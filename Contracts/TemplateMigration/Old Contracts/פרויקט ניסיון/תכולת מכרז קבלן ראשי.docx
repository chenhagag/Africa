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283D5B"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hint="cs"/>
          <w:sz w:val="32"/>
          <w:szCs w:val="32"/>
          <w:u w:val="single"/>
          <w:rtl/>
        </w:rPr>
      </w:pPr>
      <w:bookmarkStart w:id="0" w:name="_GoBack"/>
      <w:bookmarkEnd w:id="0"/>
    </w:p>
    <w:p w14:paraId="79C6AF7C"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r w:rsidRPr="00E56613">
        <w:rPr>
          <w:rFonts w:ascii="David" w:eastAsia="Times New Roman" w:hAnsi="David" w:cs="David"/>
          <w:noProof/>
          <w:sz w:val="26"/>
          <w:szCs w:val="26"/>
        </w:rPr>
        <w:drawing>
          <wp:anchor distT="0" distB="0" distL="114300" distR="114300" simplePos="0" relativeHeight="251670528" behindDoc="0" locked="0" layoutInCell="1" allowOverlap="1" wp14:anchorId="35A82E09" wp14:editId="0FFAF134">
            <wp:simplePos x="0" y="0"/>
            <wp:positionH relativeFrom="column">
              <wp:posOffset>1346200</wp:posOffset>
            </wp:positionH>
            <wp:positionV relativeFrom="paragraph">
              <wp:posOffset>20955</wp:posOffset>
            </wp:positionV>
            <wp:extent cx="2562225" cy="428625"/>
            <wp:effectExtent l="0" t="0" r="9525" b="9525"/>
            <wp:wrapNone/>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
                    <pic:cNvPicPr>
                      <a:picLocks noChangeAspect="1" noChangeArrowheads="1"/>
                    </pic:cNvPicPr>
                  </pic:nvPicPr>
                  <pic:blipFill>
                    <a:blip r:embed="rId12">
                      <a:extLst>
                        <a:ext uri="{28A0092B-C50C-407E-A947-70E740481C1C}">
                          <a14:useLocalDpi xmlns:a14="http://schemas.microsoft.com/office/drawing/2010/main" val="0"/>
                        </a:ext>
                      </a:extLst>
                    </a:blip>
                    <a:srcRect l="32912" t="33186" r="33038" b="29941"/>
                    <a:stretch>
                      <a:fillRect/>
                    </a:stretch>
                  </pic:blipFill>
                  <pic:spPr bwMode="auto">
                    <a:xfrm>
                      <a:off x="0" y="0"/>
                      <a:ext cx="2562225" cy="4286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4729AC"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03168E9E"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136A02CA"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64F9CC7C" w14:textId="77777777" w:rsidR="00D904AB" w:rsidRDefault="00D904AB" w:rsidP="00D904AB">
      <w:pPr>
        <w:spacing w:before="0" w:beforeAutospacing="0" w:after="0" w:afterAutospacing="0" w:line="240" w:lineRule="auto"/>
        <w:ind w:left="720" w:right="175"/>
        <w:jc w:val="right"/>
        <w:rPr>
          <w:rFonts w:ascii="David" w:eastAsia="Times New Roman" w:hAnsi="David" w:cs="רמת גן"/>
          <w:sz w:val="32"/>
          <w:szCs w:val="32"/>
          <w:u w:val="single"/>
          <w:rtl/>
        </w:rPr>
      </w:pPr>
    </w:p>
    <w:p w14:paraId="5E269E5E" w14:textId="77777777" w:rsidR="00D904AB" w:rsidRPr="00237720" w:rsidRDefault="00D904AB" w:rsidP="00D904AB">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b/>
          <w:bCs/>
          <w:sz w:val="32"/>
          <w:szCs w:val="32"/>
          <w:u w:val="single"/>
          <w:rtl/>
        </w:rPr>
        <w:t xml:space="preserve">תכולת מכרז קבלן </w:t>
      </w:r>
      <w:r w:rsidRPr="00237720">
        <w:rPr>
          <w:rFonts w:ascii="David" w:eastAsia="Times New Roman" w:hAnsi="David" w:cs="David" w:hint="cs"/>
          <w:b/>
          <w:bCs/>
          <w:sz w:val="32"/>
          <w:szCs w:val="32"/>
          <w:u w:val="single"/>
          <w:rtl/>
        </w:rPr>
        <w:t>ראשי</w:t>
      </w:r>
    </w:p>
    <w:p w14:paraId="0A965684" w14:textId="490BA682" w:rsidR="00D904AB" w:rsidRPr="00237720" w:rsidRDefault="00D904AB" w:rsidP="00F23779">
      <w:pPr>
        <w:spacing w:before="0" w:beforeAutospacing="0" w:after="0" w:afterAutospacing="0" w:line="240" w:lineRule="auto"/>
        <w:ind w:left="720" w:right="175"/>
        <w:jc w:val="center"/>
        <w:rPr>
          <w:rFonts w:ascii="David" w:eastAsia="Times New Roman" w:hAnsi="David" w:cs="David"/>
          <w:b/>
          <w:bCs/>
          <w:sz w:val="32"/>
          <w:szCs w:val="32"/>
          <w:u w:val="single"/>
          <w:rtl/>
        </w:rPr>
      </w:pPr>
      <w:r w:rsidRPr="00237720">
        <w:rPr>
          <w:rFonts w:ascii="David" w:eastAsia="Times New Roman" w:hAnsi="David" w:cs="David" w:hint="cs"/>
          <w:b/>
          <w:bCs/>
          <w:sz w:val="32"/>
          <w:szCs w:val="32"/>
          <w:u w:val="single"/>
          <w:rtl/>
        </w:rPr>
        <w:t>לפרויקט</w:t>
      </w:r>
      <w:r>
        <w:rPr>
          <w:rFonts w:ascii="David" w:eastAsia="Times New Roman" w:hAnsi="David" w:cs="David" w:hint="cs"/>
          <w:b/>
          <w:bCs/>
          <w:sz w:val="32"/>
          <w:szCs w:val="32"/>
          <w:u w:val="single"/>
          <w:rtl/>
        </w:rPr>
        <w:t xml:space="preserve">: </w:t>
      </w:r>
      <w:r w:rsidRPr="00237720">
        <w:rPr>
          <w:rFonts w:ascii="David" w:eastAsia="Times New Roman" w:hAnsi="David" w:cs="David" w:hint="cs"/>
          <w:b/>
          <w:bCs/>
          <w:sz w:val="32"/>
          <w:szCs w:val="32"/>
          <w:u w:val="single"/>
          <w:rtl/>
        </w:rPr>
        <w:t xml:space="preserve"> </w:t>
      </w:r>
      <w:customXmlInsRangeStart w:id="1" w:author="עינב יורוביצקי" w:date="2020-07-06T10:42:00Z"/>
      <w:sdt>
        <w:sdtPr>
          <w:rPr>
            <w:rFonts w:ascii="David" w:eastAsia="Times New Roman" w:hAnsi="David" w:cs="David" w:hint="cs"/>
            <w:b/>
            <w:bCs/>
            <w:sz w:val="32"/>
            <w:szCs w:val="32"/>
            <w:u w:val="single"/>
            <w:rtl/>
          </w:rPr>
          <w:alias w:val="שם הפרויקט"/>
          <w:tag w:val="cntProjectName"/>
          <w:id w:val="-1310780968"/>
          <w:placeholder>
            <w:docPart w:val="D619247565AE427BB50A8038DF8DC66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InsRangeEnd w:id="1"/>
          <w:ins w:id="2" w:author="עינב יורוביצקי" w:date="2020-07-06T10:42:00Z">
            <w:r w:rsidR="00F23779">
              <w:rPr>
                <w:rFonts w:ascii="David" w:eastAsia="Times New Roman" w:hAnsi="David" w:cs="David" w:hint="cs"/>
                <w:b/>
                <w:bCs/>
                <w:sz w:val="32"/>
                <w:szCs w:val="32"/>
                <w:u w:val="single"/>
                <w:rtl/>
              </w:rPr>
              <w:t xml:space="preserve">תל אביב </w:t>
            </w:r>
          </w:ins>
          <w:customXmlInsRangeStart w:id="3" w:author="עינב יורוביצקי" w:date="2020-07-06T10:42:00Z"/>
        </w:sdtContent>
      </w:sdt>
      <w:customXmlInsRangeEnd w:id="3"/>
      <w:customXmlDelRangeStart w:id="4" w:author="עינב יורוביצקי" w:date="2020-07-06T10:42:00Z"/>
      <w:sdt>
        <w:sdtPr>
          <w:rPr>
            <w:rFonts w:ascii="David" w:eastAsia="Times New Roman" w:hAnsi="David" w:cs="David"/>
            <w:b/>
            <w:bCs/>
            <w:sz w:val="32"/>
            <w:szCs w:val="32"/>
            <w:u w:val="single"/>
            <w:rtl/>
          </w:rPr>
          <w:alias w:val="שם הפרויקט"/>
          <w:tag w:val="cntProjectName"/>
          <w:id w:val="140310480"/>
          <w:placeholder>
            <w:docPart w:val="B63D527A5808483C8B3B4725368625D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DelRangeEnd w:id="4"/>
          <w:customXmlDelRangeStart w:id="5" w:author="עינב יורוביצקי" w:date="2020-07-06T10:42:00Z"/>
        </w:sdtContent>
      </w:sdt>
      <w:customXmlDelRangeEnd w:id="5"/>
    </w:p>
    <w:p w14:paraId="4481BBAD" w14:textId="77777777" w:rsidR="00237720" w:rsidRPr="00E56613" w:rsidRDefault="00237720" w:rsidP="00E56613">
      <w:pPr>
        <w:rPr>
          <w:rFonts w:ascii="David" w:eastAsia="Times New Roman" w:hAnsi="David" w:cs="David"/>
          <w:noProof/>
          <w:sz w:val="26"/>
          <w:szCs w:val="26"/>
        </w:rPr>
      </w:pPr>
    </w:p>
    <w:tbl>
      <w:tblPr>
        <w:tblpPr w:leftFromText="180" w:rightFromText="180" w:vertAnchor="text" w:horzAnchor="margin" w:tblpXSpec="center" w:tblpY="-1439"/>
        <w:bidiVisual/>
        <w:tblW w:w="11604" w:type="dxa"/>
        <w:tblLook w:val="04A0" w:firstRow="1" w:lastRow="0" w:firstColumn="1" w:lastColumn="0" w:noHBand="0" w:noVBand="1"/>
      </w:tblPr>
      <w:tblGrid>
        <w:gridCol w:w="754"/>
        <w:gridCol w:w="1884"/>
        <w:gridCol w:w="1756"/>
        <w:gridCol w:w="2810"/>
        <w:gridCol w:w="3124"/>
        <w:gridCol w:w="1276"/>
      </w:tblGrid>
      <w:tr w:rsidR="00237720" w:rsidRPr="00E56613" w14:paraId="50E7C2F6" w14:textId="77777777" w:rsidTr="009B30C2">
        <w:trPr>
          <w:trHeight w:val="592"/>
        </w:trPr>
        <w:tc>
          <w:tcPr>
            <w:tcW w:w="11604" w:type="dxa"/>
            <w:gridSpan w:val="6"/>
            <w:tcBorders>
              <w:top w:val="nil"/>
              <w:left w:val="nil"/>
              <w:bottom w:val="nil"/>
              <w:right w:val="nil"/>
            </w:tcBorders>
            <w:shd w:val="clear" w:color="000000" w:fill="95B3D7"/>
            <w:noWrap/>
            <w:vAlign w:val="center"/>
            <w:hideMark/>
          </w:tcPr>
          <w:p w14:paraId="4009BEC1" w14:textId="0A3C274A" w:rsidR="00237720" w:rsidRPr="00E56613" w:rsidRDefault="00237720" w:rsidP="001F50AB">
            <w:pPr>
              <w:spacing w:before="0" w:beforeAutospacing="0" w:after="0" w:afterAutospacing="0" w:line="240" w:lineRule="auto"/>
              <w:jc w:val="center"/>
              <w:rPr>
                <w:rFonts w:ascii="David" w:eastAsia="Times New Roman" w:hAnsi="David" w:cs="David"/>
                <w:b/>
                <w:bCs/>
                <w:color w:val="000000"/>
                <w:sz w:val="28"/>
                <w:szCs w:val="28"/>
                <w:u w:val="single"/>
                <w:rtl/>
              </w:rPr>
            </w:pPr>
            <w:r w:rsidRPr="00E56613">
              <w:rPr>
                <w:rFonts w:ascii="David" w:eastAsia="Times New Roman" w:hAnsi="David" w:cs="David"/>
                <w:b/>
                <w:bCs/>
                <w:color w:val="000000"/>
                <w:sz w:val="28"/>
                <w:szCs w:val="28"/>
                <w:u w:val="single"/>
                <w:rtl/>
              </w:rPr>
              <w:lastRenderedPageBreak/>
              <w:t>תכולת מכרז קבלן לפרויקט:</w:t>
            </w:r>
            <w:r w:rsidR="001F50AB">
              <w:rPr>
                <w:rFonts w:ascii="David" w:eastAsia="Times New Roman" w:hAnsi="David" w:cs="David" w:hint="cs"/>
                <w:b/>
                <w:bCs/>
                <w:color w:val="000000"/>
                <w:sz w:val="28"/>
                <w:szCs w:val="28"/>
                <w:u w:val="single"/>
                <w:rtl/>
              </w:rPr>
              <w:t xml:space="preserve"> </w:t>
            </w:r>
            <w:sdt>
              <w:sdtPr>
                <w:rPr>
                  <w:rFonts w:ascii="David" w:eastAsia="Times New Roman" w:hAnsi="David" w:cs="David" w:hint="cs"/>
                  <w:b/>
                  <w:bCs/>
                  <w:color w:val="000000"/>
                  <w:sz w:val="28"/>
                  <w:szCs w:val="28"/>
                  <w:u w:val="single"/>
                  <w:rtl/>
                </w:rPr>
                <w:alias w:val="שם הפרויקט"/>
                <w:tag w:val="cntProjectName"/>
                <w:id w:val="-758676076"/>
                <w:placeholder>
                  <w:docPart w:val="19D30BA193C14867863A0D01FEED005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 w:author="עינב יורוביצקי" w:date="2020-07-06T10:26:00Z">
                  <w:r w:rsidR="001C2A3D">
                    <w:rPr>
                      <w:rFonts w:ascii="David" w:eastAsia="Times New Roman" w:hAnsi="David" w:cs="David" w:hint="cs"/>
                      <w:b/>
                      <w:bCs/>
                      <w:color w:val="000000"/>
                      <w:sz w:val="28"/>
                      <w:szCs w:val="28"/>
                      <w:u w:val="single"/>
                      <w:rtl/>
                    </w:rPr>
                    <w:t xml:space="preserve">תל אביב </w:t>
                  </w:r>
                </w:ins>
              </w:sdtContent>
            </w:sdt>
            <w:r w:rsidR="001F50AB">
              <w:rPr>
                <w:rFonts w:ascii="David" w:eastAsia="Times New Roman" w:hAnsi="David" w:cs="David" w:hint="cs"/>
                <w:b/>
                <w:bCs/>
                <w:color w:val="000000"/>
                <w:sz w:val="28"/>
                <w:szCs w:val="28"/>
                <w:u w:val="single"/>
                <w:rtl/>
              </w:rPr>
              <w:t xml:space="preserve"> </w:t>
            </w:r>
            <w:r w:rsidRPr="00E56613">
              <w:rPr>
                <w:rFonts w:ascii="David" w:eastAsia="Times New Roman" w:hAnsi="David" w:cs="David" w:hint="cs"/>
                <w:b/>
                <w:bCs/>
                <w:color w:val="000000"/>
                <w:sz w:val="28"/>
                <w:szCs w:val="28"/>
                <w:u w:val="single"/>
                <w:rtl/>
              </w:rPr>
              <w:t>.</w:t>
            </w:r>
          </w:p>
        </w:tc>
      </w:tr>
      <w:tr w:rsidR="00237720" w:rsidRPr="00E56613" w14:paraId="65B30CD1" w14:textId="77777777" w:rsidTr="009B30C2">
        <w:trPr>
          <w:trHeight w:val="482"/>
        </w:trPr>
        <w:tc>
          <w:tcPr>
            <w:tcW w:w="75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662F30D4"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מסמך</w:t>
            </w:r>
          </w:p>
        </w:tc>
        <w:tc>
          <w:tcPr>
            <w:tcW w:w="1884"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3B713093"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נושא</w:t>
            </w:r>
          </w:p>
        </w:tc>
        <w:tc>
          <w:tcPr>
            <w:tcW w:w="1756" w:type="dxa"/>
            <w:tcBorders>
              <w:top w:val="single" w:sz="4" w:space="0" w:color="auto"/>
              <w:left w:val="single" w:sz="4" w:space="0" w:color="auto"/>
              <w:bottom w:val="double" w:sz="6" w:space="0" w:color="auto"/>
              <w:right w:val="single" w:sz="4" w:space="0" w:color="auto"/>
            </w:tcBorders>
            <w:shd w:val="clear" w:color="000000" w:fill="B8CCE4"/>
            <w:noWrap/>
            <w:vAlign w:val="center"/>
            <w:hideMark/>
          </w:tcPr>
          <w:p w14:paraId="00613F0A"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אופן עריכה</w:t>
            </w:r>
          </w:p>
        </w:tc>
        <w:tc>
          <w:tcPr>
            <w:tcW w:w="2810" w:type="dxa"/>
            <w:tcBorders>
              <w:top w:val="single" w:sz="4" w:space="0" w:color="auto"/>
              <w:left w:val="single" w:sz="4" w:space="0" w:color="auto"/>
              <w:bottom w:val="double" w:sz="6" w:space="0" w:color="auto"/>
              <w:right w:val="nil"/>
            </w:tcBorders>
            <w:shd w:val="clear" w:color="000000" w:fill="B8CCE4"/>
            <w:vAlign w:val="center"/>
            <w:hideMark/>
          </w:tcPr>
          <w:p w14:paraId="2DBC089F"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פרקים </w:t>
            </w:r>
          </w:p>
        </w:tc>
        <w:tc>
          <w:tcPr>
            <w:tcW w:w="3124" w:type="dxa"/>
            <w:tcBorders>
              <w:top w:val="single" w:sz="4" w:space="0" w:color="auto"/>
              <w:left w:val="single" w:sz="4" w:space="0" w:color="auto"/>
              <w:bottom w:val="double" w:sz="6" w:space="0" w:color="auto"/>
              <w:right w:val="nil"/>
            </w:tcBorders>
            <w:shd w:val="clear" w:color="000000" w:fill="B8CCE4"/>
            <w:noWrap/>
            <w:vAlign w:val="center"/>
            <w:hideMark/>
          </w:tcPr>
          <w:p w14:paraId="21A39920"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פירוט/הערות</w:t>
            </w:r>
          </w:p>
        </w:tc>
        <w:tc>
          <w:tcPr>
            <w:tcW w:w="1276" w:type="dxa"/>
            <w:tcBorders>
              <w:top w:val="single" w:sz="4" w:space="0" w:color="auto"/>
              <w:left w:val="single" w:sz="4" w:space="0" w:color="auto"/>
              <w:bottom w:val="double" w:sz="6" w:space="0" w:color="auto"/>
              <w:right w:val="single" w:sz="4" w:space="0" w:color="auto"/>
            </w:tcBorders>
            <w:shd w:val="clear" w:color="000000" w:fill="B8CCE4"/>
            <w:vAlign w:val="center"/>
            <w:hideMark/>
          </w:tcPr>
          <w:p w14:paraId="1C362EED" w14:textId="77777777" w:rsidR="00237720" w:rsidRPr="00E56613" w:rsidRDefault="00237720" w:rsidP="00237720">
            <w:pPr>
              <w:spacing w:before="0" w:beforeAutospacing="0" w:after="0" w:afterAutospacing="0" w:line="240" w:lineRule="auto"/>
              <w:jc w:val="center"/>
              <w:rPr>
                <w:rFonts w:ascii="David" w:eastAsia="Times New Roman" w:hAnsi="David" w:cs="David"/>
                <w:b/>
                <w:bCs/>
                <w:color w:val="000000"/>
                <w:sz w:val="24"/>
                <w:szCs w:val="24"/>
                <w:u w:val="single"/>
                <w:rtl/>
              </w:rPr>
            </w:pPr>
            <w:r w:rsidRPr="00E56613">
              <w:rPr>
                <w:rFonts w:ascii="David" w:eastAsia="Times New Roman" w:hAnsi="David" w:cs="David"/>
                <w:b/>
                <w:bCs/>
                <w:color w:val="000000"/>
                <w:sz w:val="24"/>
                <w:szCs w:val="24"/>
                <w:u w:val="single"/>
                <w:rtl/>
              </w:rPr>
              <w:t xml:space="preserve">סטאטוס </w:t>
            </w:r>
          </w:p>
        </w:tc>
      </w:tr>
      <w:tr w:rsidR="00237720" w:rsidRPr="00E56613" w14:paraId="6D88BBFD" w14:textId="77777777" w:rsidTr="009B30C2">
        <w:trPr>
          <w:trHeight w:val="292"/>
        </w:trPr>
        <w:tc>
          <w:tcPr>
            <w:tcW w:w="754"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20FF9C26"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r w:rsidRPr="00E56613">
              <w:rPr>
                <w:rFonts w:ascii="David" w:eastAsia="Times New Roman" w:hAnsi="David" w:cs="David"/>
                <w:b/>
                <w:bCs/>
                <w:rtl/>
              </w:rPr>
              <w:t>מסמך א'</w:t>
            </w:r>
          </w:p>
        </w:tc>
        <w:tc>
          <w:tcPr>
            <w:tcW w:w="1884" w:type="dxa"/>
            <w:vMerge w:val="restart"/>
            <w:tcBorders>
              <w:top w:val="nil"/>
              <w:left w:val="single" w:sz="4" w:space="0" w:color="auto"/>
              <w:bottom w:val="single" w:sz="4" w:space="0" w:color="000000"/>
              <w:right w:val="single" w:sz="4" w:space="0" w:color="auto"/>
            </w:tcBorders>
            <w:shd w:val="clear" w:color="auto" w:fill="auto"/>
            <w:vAlign w:val="center"/>
            <w:hideMark/>
          </w:tcPr>
          <w:p w14:paraId="091618B4"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הזמנה לקבלת הצעות</w:t>
            </w:r>
          </w:p>
        </w:tc>
        <w:tc>
          <w:tcPr>
            <w:tcW w:w="1756" w:type="dxa"/>
            <w:vMerge w:val="restart"/>
            <w:tcBorders>
              <w:top w:val="nil"/>
              <w:left w:val="single" w:sz="4" w:space="0" w:color="auto"/>
              <w:bottom w:val="single" w:sz="4" w:space="0" w:color="000000"/>
              <w:right w:val="single" w:sz="4" w:space="0" w:color="auto"/>
            </w:tcBorders>
            <w:shd w:val="clear" w:color="auto" w:fill="auto"/>
            <w:vAlign w:val="center"/>
            <w:hideMark/>
          </w:tcPr>
          <w:p w14:paraId="2FBE5C07" w14:textId="77777777" w:rsidR="00237720" w:rsidRPr="00E56613" w:rsidRDefault="00237720" w:rsidP="00237720">
            <w:pPr>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double" w:sz="6" w:space="0" w:color="auto"/>
              <w:left w:val="nil"/>
              <w:right w:val="nil"/>
            </w:tcBorders>
            <w:shd w:val="clear" w:color="auto" w:fill="auto"/>
            <w:noWrap/>
            <w:vAlign w:val="center"/>
            <w:hideMark/>
          </w:tcPr>
          <w:p w14:paraId="34DD3995"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25F6D61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097FAC03"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01F6B467"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7073879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הוראות למשתתפים בהזמנה</w:t>
            </w:r>
          </w:p>
        </w:tc>
        <w:tc>
          <w:tcPr>
            <w:tcW w:w="3124" w:type="dxa"/>
            <w:vMerge w:val="restart"/>
            <w:tcBorders>
              <w:top w:val="nil"/>
              <w:left w:val="single" w:sz="4" w:space="0" w:color="auto"/>
              <w:right w:val="single" w:sz="4" w:space="0" w:color="auto"/>
            </w:tcBorders>
            <w:shd w:val="clear" w:color="auto" w:fill="auto"/>
            <w:hideMark/>
          </w:tcPr>
          <w:p w14:paraId="1B24AFB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w:t>
            </w:r>
            <w:r w:rsidRPr="00E56613">
              <w:rPr>
                <w:rFonts w:ascii="David" w:eastAsia="Times New Roman" w:hAnsi="David" w:cs="David"/>
              </w:rPr>
              <w:t> </w:t>
            </w:r>
            <w:r w:rsidRPr="00E56613">
              <w:rPr>
                <w:rFonts w:ascii="David" w:eastAsia="Times New Roman" w:hAnsi="David" w:cs="David"/>
                <w:rtl/>
              </w:rPr>
              <w:t>בחזית של כל חוברת יחד עם לוגו החברה, שם ותמונת הפרויקט</w:t>
            </w:r>
          </w:p>
          <w:p w14:paraId="697557B1"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55B2103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2B242169"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p w14:paraId="24228B6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vMerge w:val="restart"/>
            <w:tcBorders>
              <w:top w:val="nil"/>
              <w:left w:val="single" w:sz="4" w:space="0" w:color="auto"/>
              <w:right w:val="single" w:sz="4" w:space="0" w:color="auto"/>
            </w:tcBorders>
            <w:shd w:val="clear" w:color="auto" w:fill="auto"/>
            <w:vAlign w:val="center"/>
            <w:hideMark/>
          </w:tcPr>
          <w:p w14:paraId="5C4B4C4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p w14:paraId="4FBA39C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647560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9BCBA2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083EB2C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685C534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38F2C6D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54C32B5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5E620DB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72B4AA9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p w14:paraId="1800B0B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E5A813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1A0D2B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01C1AA5B"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DB104A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right w:val="single" w:sz="4" w:space="0" w:color="auto"/>
            </w:tcBorders>
            <w:shd w:val="clear" w:color="auto" w:fill="auto"/>
            <w:noWrap/>
            <w:vAlign w:val="bottom"/>
            <w:hideMark/>
          </w:tcPr>
          <w:p w14:paraId="0B0D53B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פרטי הקבלן</w:t>
            </w:r>
          </w:p>
        </w:tc>
        <w:tc>
          <w:tcPr>
            <w:tcW w:w="3124" w:type="dxa"/>
            <w:vMerge/>
            <w:tcBorders>
              <w:left w:val="single" w:sz="4" w:space="0" w:color="auto"/>
              <w:right w:val="single" w:sz="4" w:space="0" w:color="auto"/>
            </w:tcBorders>
            <w:shd w:val="clear" w:color="auto" w:fill="auto"/>
            <w:noWrap/>
            <w:vAlign w:val="bottom"/>
            <w:hideMark/>
          </w:tcPr>
          <w:p w14:paraId="19516F6C"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42C30D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41D9C30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11B33E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BA21AF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24F1B34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noWrap/>
            <w:vAlign w:val="bottom"/>
            <w:hideMark/>
          </w:tcPr>
          <w:p w14:paraId="6778599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הצהרת הקבלן</w:t>
            </w:r>
          </w:p>
        </w:tc>
        <w:tc>
          <w:tcPr>
            <w:tcW w:w="3124" w:type="dxa"/>
            <w:vMerge/>
            <w:tcBorders>
              <w:left w:val="single" w:sz="4" w:space="0" w:color="auto"/>
              <w:right w:val="single" w:sz="4" w:space="0" w:color="auto"/>
            </w:tcBorders>
            <w:shd w:val="clear" w:color="auto" w:fill="auto"/>
            <w:vAlign w:val="center"/>
            <w:hideMark/>
          </w:tcPr>
          <w:p w14:paraId="0F115CFC"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2828D75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0114E2F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A1BB3A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3C77B15"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46C9D30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7B1C43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לוחות זמנים</w:t>
            </w:r>
          </w:p>
        </w:tc>
        <w:tc>
          <w:tcPr>
            <w:tcW w:w="3124" w:type="dxa"/>
            <w:vMerge/>
            <w:tcBorders>
              <w:left w:val="single" w:sz="4" w:space="0" w:color="auto"/>
              <w:right w:val="single" w:sz="4" w:space="0" w:color="auto"/>
            </w:tcBorders>
            <w:shd w:val="clear" w:color="auto" w:fill="auto"/>
            <w:vAlign w:val="center"/>
            <w:hideMark/>
          </w:tcPr>
          <w:p w14:paraId="09C1DB9C"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6D12B0C8"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26FABCB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952FBD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F932040"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A48F36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BADB44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נוסח ערבות בנקאית </w:t>
            </w:r>
          </w:p>
        </w:tc>
        <w:tc>
          <w:tcPr>
            <w:tcW w:w="3124" w:type="dxa"/>
            <w:vMerge/>
            <w:tcBorders>
              <w:left w:val="single" w:sz="4" w:space="0" w:color="auto"/>
              <w:right w:val="single" w:sz="4" w:space="0" w:color="auto"/>
            </w:tcBorders>
            <w:shd w:val="clear" w:color="auto" w:fill="auto"/>
            <w:vAlign w:val="center"/>
            <w:hideMark/>
          </w:tcPr>
          <w:p w14:paraId="21EAF140"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4D35E0B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F6E686B" w14:textId="77777777" w:rsidTr="009B30C2">
        <w:trPr>
          <w:trHeight w:val="573"/>
        </w:trPr>
        <w:tc>
          <w:tcPr>
            <w:tcW w:w="754" w:type="dxa"/>
            <w:vMerge/>
            <w:tcBorders>
              <w:top w:val="nil"/>
              <w:left w:val="single" w:sz="4" w:space="0" w:color="auto"/>
              <w:bottom w:val="single" w:sz="4" w:space="0" w:color="000000"/>
              <w:right w:val="single" w:sz="4" w:space="0" w:color="auto"/>
            </w:tcBorders>
            <w:vAlign w:val="center"/>
            <w:hideMark/>
          </w:tcPr>
          <w:p w14:paraId="7C26E2C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AD75A90"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32BA37D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CFCA10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כתב הצעת המחיר הכוללת ופירוט מרכיבי ההצעה:</w:t>
            </w:r>
          </w:p>
        </w:tc>
        <w:tc>
          <w:tcPr>
            <w:tcW w:w="3124" w:type="dxa"/>
            <w:vMerge/>
            <w:tcBorders>
              <w:left w:val="single" w:sz="4" w:space="0" w:color="auto"/>
              <w:right w:val="single" w:sz="4" w:space="0" w:color="auto"/>
            </w:tcBorders>
            <w:shd w:val="clear" w:color="auto" w:fill="auto"/>
            <w:noWrap/>
            <w:vAlign w:val="bottom"/>
            <w:hideMark/>
          </w:tcPr>
          <w:p w14:paraId="72BB2BD0"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noWrap/>
            <w:vAlign w:val="bottom"/>
            <w:hideMark/>
          </w:tcPr>
          <w:p w14:paraId="118CBE54"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9E8BE1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9A8AAC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46ACB9A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6B5B5DA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B25115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כללי (מחיר פאושלי)</w:t>
            </w:r>
          </w:p>
        </w:tc>
        <w:tc>
          <w:tcPr>
            <w:tcW w:w="3124" w:type="dxa"/>
            <w:vMerge/>
            <w:tcBorders>
              <w:left w:val="single" w:sz="4" w:space="0" w:color="auto"/>
              <w:right w:val="single" w:sz="4" w:space="0" w:color="auto"/>
            </w:tcBorders>
            <w:shd w:val="clear" w:color="auto" w:fill="auto"/>
            <w:vAlign w:val="center"/>
            <w:hideMark/>
          </w:tcPr>
          <w:p w14:paraId="4817BEB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51FCCA4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3CE55009"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0D0557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736B6E0D"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7B69CEE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5342AA6"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פרקים</w:t>
            </w:r>
          </w:p>
        </w:tc>
        <w:tc>
          <w:tcPr>
            <w:tcW w:w="3124" w:type="dxa"/>
            <w:vMerge/>
            <w:tcBorders>
              <w:left w:val="single" w:sz="4" w:space="0" w:color="auto"/>
              <w:right w:val="single" w:sz="4" w:space="0" w:color="auto"/>
            </w:tcBorders>
            <w:shd w:val="clear" w:color="auto" w:fill="auto"/>
            <w:vAlign w:val="center"/>
            <w:hideMark/>
          </w:tcPr>
          <w:p w14:paraId="5D54DFF8"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1C2119BE"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39D6181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43C4415"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570CB92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1E284A7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ABC7DC9"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 לפי חלקי מבנה</w:t>
            </w:r>
          </w:p>
        </w:tc>
        <w:tc>
          <w:tcPr>
            <w:tcW w:w="3124" w:type="dxa"/>
            <w:vMerge/>
            <w:tcBorders>
              <w:left w:val="single" w:sz="4" w:space="0" w:color="auto"/>
              <w:right w:val="single" w:sz="4" w:space="0" w:color="auto"/>
            </w:tcBorders>
            <w:shd w:val="clear" w:color="auto" w:fill="auto"/>
            <w:vAlign w:val="center"/>
            <w:hideMark/>
          </w:tcPr>
          <w:p w14:paraId="7C324C5A"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right w:val="single" w:sz="4" w:space="0" w:color="auto"/>
            </w:tcBorders>
            <w:shd w:val="clear" w:color="auto" w:fill="auto"/>
            <w:vAlign w:val="center"/>
            <w:hideMark/>
          </w:tcPr>
          <w:p w14:paraId="30A80BB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69F1ED5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565FA9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single" w:sz="4" w:space="0" w:color="000000"/>
              <w:right w:val="single" w:sz="4" w:space="0" w:color="auto"/>
            </w:tcBorders>
            <w:vAlign w:val="center"/>
            <w:hideMark/>
          </w:tcPr>
          <w:p w14:paraId="144AAE4D"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single" w:sz="4" w:space="0" w:color="000000"/>
              <w:right w:val="single" w:sz="4" w:space="0" w:color="auto"/>
            </w:tcBorders>
            <w:vAlign w:val="center"/>
            <w:hideMark/>
          </w:tcPr>
          <w:p w14:paraId="100D6BBC"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6DEAC1C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מחירון לתוספות/הפחתות</w:t>
            </w:r>
          </w:p>
        </w:tc>
        <w:tc>
          <w:tcPr>
            <w:tcW w:w="3124" w:type="dxa"/>
            <w:vMerge/>
            <w:tcBorders>
              <w:left w:val="single" w:sz="4" w:space="0" w:color="auto"/>
              <w:bottom w:val="single" w:sz="4" w:space="0" w:color="auto"/>
              <w:right w:val="single" w:sz="4" w:space="0" w:color="auto"/>
            </w:tcBorders>
            <w:shd w:val="clear" w:color="auto" w:fill="auto"/>
            <w:vAlign w:val="center"/>
            <w:hideMark/>
          </w:tcPr>
          <w:p w14:paraId="62187E6D"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p>
        </w:tc>
        <w:tc>
          <w:tcPr>
            <w:tcW w:w="1276" w:type="dxa"/>
            <w:vMerge/>
            <w:tcBorders>
              <w:left w:val="single" w:sz="4" w:space="0" w:color="auto"/>
              <w:bottom w:val="single" w:sz="4" w:space="0" w:color="auto"/>
              <w:right w:val="single" w:sz="4" w:space="0" w:color="auto"/>
            </w:tcBorders>
            <w:shd w:val="clear" w:color="auto" w:fill="auto"/>
            <w:vAlign w:val="center"/>
            <w:hideMark/>
          </w:tcPr>
          <w:p w14:paraId="60B7101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p>
        </w:tc>
      </w:tr>
      <w:tr w:rsidR="00237720" w:rsidRPr="00E56613" w14:paraId="51DA33B8" w14:textId="77777777" w:rsidTr="009B30C2">
        <w:trPr>
          <w:trHeight w:val="303"/>
        </w:trPr>
        <w:tc>
          <w:tcPr>
            <w:tcW w:w="754" w:type="dxa"/>
            <w:vMerge w:val="restart"/>
            <w:tcBorders>
              <w:top w:val="nil"/>
              <w:left w:val="single" w:sz="4" w:space="0" w:color="auto"/>
              <w:bottom w:val="nil"/>
              <w:right w:val="single" w:sz="4" w:space="0" w:color="auto"/>
            </w:tcBorders>
            <w:shd w:val="clear" w:color="auto" w:fill="auto"/>
            <w:hideMark/>
          </w:tcPr>
          <w:p w14:paraId="012A32E4"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ב'</w:t>
            </w:r>
          </w:p>
        </w:tc>
        <w:tc>
          <w:tcPr>
            <w:tcW w:w="1884" w:type="dxa"/>
            <w:vMerge w:val="restart"/>
            <w:tcBorders>
              <w:top w:val="nil"/>
              <w:left w:val="single" w:sz="4" w:space="0" w:color="auto"/>
              <w:bottom w:val="nil"/>
              <w:right w:val="single" w:sz="4" w:space="0" w:color="auto"/>
            </w:tcBorders>
            <w:shd w:val="clear" w:color="auto" w:fill="auto"/>
            <w:hideMark/>
          </w:tcPr>
          <w:p w14:paraId="4AEF0EF9"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br/>
              <w:t>נוסח החוזה</w:t>
            </w:r>
            <w:r w:rsidRPr="00E56613">
              <w:rPr>
                <w:rFonts w:ascii="David" w:eastAsia="Times New Roman" w:hAnsi="David" w:cs="David"/>
                <w:b/>
                <w:bCs/>
                <w:strike/>
                <w:u w:val="single"/>
                <w:rtl/>
              </w:rPr>
              <w:br/>
            </w:r>
            <w:r w:rsidRPr="00E56613">
              <w:rPr>
                <w:rFonts w:ascii="David" w:eastAsia="Times New Roman" w:hAnsi="David" w:cs="David"/>
                <w:b/>
                <w:bCs/>
                <w:u w:val="single"/>
                <w:rtl/>
              </w:rPr>
              <w:t>ונספחיו</w:t>
            </w:r>
          </w:p>
        </w:tc>
        <w:tc>
          <w:tcPr>
            <w:tcW w:w="1756" w:type="dxa"/>
            <w:vMerge w:val="restart"/>
            <w:tcBorders>
              <w:top w:val="nil"/>
              <w:left w:val="single" w:sz="4" w:space="0" w:color="auto"/>
              <w:bottom w:val="nil"/>
              <w:right w:val="single" w:sz="4" w:space="0" w:color="auto"/>
            </w:tcBorders>
            <w:shd w:val="clear" w:color="auto" w:fill="auto"/>
            <w:hideMark/>
          </w:tcPr>
          <w:p w14:paraId="501E3E8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br/>
              <w:t xml:space="preserve">כרוך בחוברת  </w:t>
            </w:r>
            <w:r w:rsidRPr="00E56613">
              <w:rPr>
                <w:rFonts w:ascii="David" w:eastAsia="Times New Roman" w:hAnsi="David" w:cs="David"/>
                <w:rtl/>
              </w:rPr>
              <w:br/>
            </w:r>
          </w:p>
        </w:tc>
        <w:tc>
          <w:tcPr>
            <w:tcW w:w="2810" w:type="dxa"/>
            <w:tcBorders>
              <w:top w:val="single" w:sz="4" w:space="0" w:color="auto"/>
              <w:left w:val="single" w:sz="4" w:space="0" w:color="auto"/>
              <w:right w:val="single" w:sz="4" w:space="0" w:color="auto"/>
            </w:tcBorders>
            <w:shd w:val="clear" w:color="auto" w:fill="auto"/>
            <w:vAlign w:val="center"/>
            <w:hideMark/>
          </w:tcPr>
          <w:p w14:paraId="335083DA"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32DF036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vMerge w:val="restart"/>
            <w:tcBorders>
              <w:top w:val="nil"/>
              <w:left w:val="single" w:sz="4" w:space="0" w:color="auto"/>
              <w:right w:val="single" w:sz="4" w:space="0" w:color="auto"/>
            </w:tcBorders>
            <w:shd w:val="clear" w:color="auto" w:fill="auto"/>
          </w:tcPr>
          <w:p w14:paraId="3091A17E"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p w14:paraId="5DED1EE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הנספחים הקבועים</w:t>
            </w:r>
          </w:p>
          <w:p w14:paraId="6CC7BD1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45AD08A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 xml:space="preserve">יצורף בנפרד </w:t>
            </w:r>
          </w:p>
          <w:p w14:paraId="1A31894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796BE20C"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ACBD93A"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9594B14"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1A2234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342FE236"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p w14:paraId="2C060AC9"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r w:rsidRPr="00E56613">
              <w:rPr>
                <w:rFonts w:ascii="David" w:eastAsia="Times New Roman" w:hAnsi="David" w:cs="David"/>
                <w:rtl/>
              </w:rPr>
              <w:t>לרבות הערך של כל מרכיב בבנייה לצורך ההתחשבנות במהלך הביצוע</w:t>
            </w:r>
            <w:r w:rsidRPr="00E56613">
              <w:rPr>
                <w:rFonts w:ascii="David" w:eastAsia="Times New Roman" w:hAnsi="David" w:cs="David"/>
              </w:rPr>
              <w:t> </w:t>
            </w:r>
          </w:p>
        </w:tc>
        <w:tc>
          <w:tcPr>
            <w:tcW w:w="1276" w:type="dxa"/>
            <w:tcBorders>
              <w:top w:val="nil"/>
              <w:left w:val="single" w:sz="4" w:space="0" w:color="auto"/>
              <w:bottom w:val="nil"/>
              <w:right w:val="single" w:sz="4" w:space="0" w:color="auto"/>
            </w:tcBorders>
            <w:shd w:val="clear" w:color="auto" w:fill="auto"/>
            <w:vAlign w:val="center"/>
            <w:hideMark/>
          </w:tcPr>
          <w:p w14:paraId="7ED87A56"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275EACD3"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3AFF0B1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655829E5"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024C222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left w:val="single" w:sz="4" w:space="0" w:color="auto"/>
              <w:bottom w:val="nil"/>
              <w:right w:val="single" w:sz="4" w:space="0" w:color="auto"/>
            </w:tcBorders>
            <w:shd w:val="clear" w:color="auto" w:fill="auto"/>
            <w:vAlign w:val="center"/>
          </w:tcPr>
          <w:p w14:paraId="3DC7754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tcPr>
          <w:p w14:paraId="27EB24B3"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2EBB3D5"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r>
      <w:tr w:rsidR="00237720" w:rsidRPr="00E56613" w14:paraId="685742DD"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7618E83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349103A9"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3A462C1B"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tcPr>
          <w:p w14:paraId="3116ED1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57933B30"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6528F7B"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5017733B"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76AD08A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6732C05E"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10AC92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5D4232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יועצים ופרטיהם</w:t>
            </w:r>
            <w:r w:rsidRPr="00E56613">
              <w:rPr>
                <w:rFonts w:ascii="David" w:eastAsia="Times New Roman" w:hAnsi="David" w:cs="David" w:hint="cs"/>
                <w:rtl/>
              </w:rPr>
              <w:t xml:space="preserve"> </w:t>
            </w:r>
          </w:p>
        </w:tc>
        <w:tc>
          <w:tcPr>
            <w:tcW w:w="3124" w:type="dxa"/>
            <w:vMerge/>
            <w:tcBorders>
              <w:left w:val="single" w:sz="4" w:space="0" w:color="auto"/>
              <w:right w:val="single" w:sz="4" w:space="0" w:color="auto"/>
            </w:tcBorders>
            <w:shd w:val="clear" w:color="auto" w:fill="auto"/>
            <w:vAlign w:val="center"/>
            <w:hideMark/>
          </w:tcPr>
          <w:p w14:paraId="26547EC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29097A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42876975"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2EAC7ECB"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2A88FBDA"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432A652"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623869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התאמות כללי לחוזה.</w:t>
            </w:r>
          </w:p>
          <w:p w14:paraId="1BEFDAF4"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3124" w:type="dxa"/>
            <w:vMerge/>
            <w:tcBorders>
              <w:left w:val="single" w:sz="4" w:space="0" w:color="auto"/>
              <w:right w:val="single" w:sz="4" w:space="0" w:color="auto"/>
            </w:tcBorders>
            <w:shd w:val="clear" w:color="auto" w:fill="auto"/>
            <w:vAlign w:val="center"/>
            <w:hideMark/>
          </w:tcPr>
          <w:p w14:paraId="5BAF72AB"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4CEF484"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024CD3C4" w14:textId="77777777" w:rsidTr="009B30C2">
        <w:trPr>
          <w:trHeight w:val="286"/>
        </w:trPr>
        <w:tc>
          <w:tcPr>
            <w:tcW w:w="754" w:type="dxa"/>
            <w:vMerge/>
            <w:tcBorders>
              <w:top w:val="nil"/>
              <w:left w:val="single" w:sz="4" w:space="0" w:color="auto"/>
              <w:bottom w:val="nil"/>
              <w:right w:val="single" w:sz="4" w:space="0" w:color="auto"/>
            </w:tcBorders>
            <w:vAlign w:val="center"/>
            <w:hideMark/>
          </w:tcPr>
          <w:p w14:paraId="5FE590E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04F5FC17"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6BD4BAF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B15BA4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3124" w:type="dxa"/>
            <w:vMerge/>
            <w:tcBorders>
              <w:left w:val="single" w:sz="4" w:space="0" w:color="auto"/>
              <w:right w:val="single" w:sz="4" w:space="0" w:color="auto"/>
            </w:tcBorders>
            <w:shd w:val="clear" w:color="auto" w:fill="auto"/>
            <w:vAlign w:val="center"/>
            <w:hideMark/>
          </w:tcPr>
          <w:p w14:paraId="6B97E4C5"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3D30558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574CD855" w14:textId="77777777" w:rsidTr="009B30C2">
        <w:trPr>
          <w:trHeight w:val="1276"/>
        </w:trPr>
        <w:tc>
          <w:tcPr>
            <w:tcW w:w="754" w:type="dxa"/>
            <w:vMerge/>
            <w:tcBorders>
              <w:top w:val="nil"/>
              <w:left w:val="single" w:sz="4" w:space="0" w:color="auto"/>
              <w:bottom w:val="nil"/>
              <w:right w:val="single" w:sz="4" w:space="0" w:color="auto"/>
            </w:tcBorders>
            <w:vAlign w:val="center"/>
            <w:hideMark/>
          </w:tcPr>
          <w:p w14:paraId="5864A586"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vMerge/>
            <w:tcBorders>
              <w:top w:val="nil"/>
              <w:left w:val="single" w:sz="4" w:space="0" w:color="auto"/>
              <w:bottom w:val="nil"/>
              <w:right w:val="single" w:sz="4" w:space="0" w:color="auto"/>
            </w:tcBorders>
            <w:vAlign w:val="center"/>
            <w:hideMark/>
          </w:tcPr>
          <w:p w14:paraId="282EDCAD" w14:textId="77777777" w:rsidR="00237720" w:rsidRPr="00E56613" w:rsidRDefault="00237720" w:rsidP="00237720">
            <w:pPr>
              <w:spacing w:before="0" w:beforeAutospacing="0" w:after="0" w:afterAutospacing="0" w:line="240" w:lineRule="auto"/>
              <w:rPr>
                <w:rFonts w:ascii="David" w:eastAsia="Times New Roman" w:hAnsi="David" w:cs="David"/>
                <w:b/>
                <w:bCs/>
                <w:u w:val="single"/>
              </w:rPr>
            </w:pPr>
          </w:p>
        </w:tc>
        <w:tc>
          <w:tcPr>
            <w:tcW w:w="1756" w:type="dxa"/>
            <w:vMerge/>
            <w:tcBorders>
              <w:top w:val="nil"/>
              <w:left w:val="single" w:sz="4" w:space="0" w:color="auto"/>
              <w:bottom w:val="nil"/>
              <w:right w:val="single" w:sz="4" w:space="0" w:color="auto"/>
            </w:tcBorders>
            <w:vAlign w:val="center"/>
            <w:hideMark/>
          </w:tcPr>
          <w:p w14:paraId="28D49EE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7FE0FDBF"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757395E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זמנים כללי - יוכן ע"י הקבלן ויאושר ע"י המזמין</w:t>
            </w:r>
            <w:r w:rsidRPr="00E56613">
              <w:rPr>
                <w:rFonts w:ascii="David" w:eastAsia="Times New Roman" w:hAnsi="David" w:cs="David" w:hint="cs"/>
                <w:rtl/>
              </w:rPr>
              <w:t>.</w:t>
            </w:r>
          </w:p>
          <w:p w14:paraId="6E4B839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לוח תשלומים (על בסיס אחוזים מתוך המחיר הכולל)</w:t>
            </w:r>
            <w:r w:rsidRPr="00E56613">
              <w:rPr>
                <w:rFonts w:ascii="David" w:eastAsia="Times New Roman" w:hAnsi="David" w:cs="David" w:hint="cs"/>
                <w:rtl/>
              </w:rPr>
              <w:t>.</w:t>
            </w:r>
          </w:p>
          <w:p w14:paraId="6203C6E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ערבויות בנקאיות</w:t>
            </w:r>
            <w:r w:rsidRPr="00E56613">
              <w:rPr>
                <w:rFonts w:ascii="David" w:eastAsia="Times New Roman" w:hAnsi="David" w:cs="David" w:hint="cs"/>
                <w:rtl/>
              </w:rPr>
              <w:t>.</w:t>
            </w:r>
          </w:p>
          <w:p w14:paraId="45F2EC7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נוסח חוזה משולש</w:t>
            </w:r>
            <w:r w:rsidRPr="00E56613">
              <w:rPr>
                <w:rFonts w:ascii="David" w:eastAsia="Times New Roman" w:hAnsi="David" w:cs="David" w:hint="cs"/>
                <w:rtl/>
              </w:rPr>
              <w:t>.</w:t>
            </w:r>
          </w:p>
          <w:p w14:paraId="1366ECA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אישור ביטוח</w:t>
            </w:r>
            <w:r w:rsidRPr="00E56613">
              <w:rPr>
                <w:rFonts w:ascii="David" w:eastAsia="Times New Roman" w:hAnsi="David" w:cs="David" w:hint="cs"/>
                <w:rtl/>
              </w:rPr>
              <w:t>.</w:t>
            </w:r>
          </w:p>
          <w:p w14:paraId="6E90639B"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נטילת ייצוג</w:t>
            </w:r>
            <w:r w:rsidRPr="00E56613">
              <w:rPr>
                <w:rFonts w:ascii="David" w:eastAsia="Times New Roman" w:hAnsi="David" w:cs="David" w:hint="cs"/>
                <w:rtl/>
              </w:rPr>
              <w:t>.</w:t>
            </w:r>
          </w:p>
          <w:p w14:paraId="344A14F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היעדר תביעות</w:t>
            </w:r>
            <w:r w:rsidRPr="00E56613">
              <w:rPr>
                <w:rFonts w:ascii="David" w:eastAsia="Times New Roman" w:hAnsi="David" w:cs="David" w:hint="cs"/>
                <w:rtl/>
              </w:rPr>
              <w:t>.</w:t>
            </w:r>
          </w:p>
          <w:p w14:paraId="191311B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העתק רישיון קבלן - יצורף לחוזה ע"י הקבלן הראשי</w:t>
            </w:r>
            <w:r w:rsidRPr="00E56613">
              <w:rPr>
                <w:rFonts w:ascii="David" w:eastAsia="Times New Roman" w:hAnsi="David" w:cs="David" w:hint="cs"/>
                <w:rtl/>
              </w:rPr>
              <w:t>.</w:t>
            </w:r>
          </w:p>
          <w:p w14:paraId="0B9A4B2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נוהל ביצוע עבודות בחום</w:t>
            </w:r>
            <w:r w:rsidRPr="00E56613">
              <w:rPr>
                <w:rFonts w:ascii="David" w:eastAsia="Times New Roman" w:hAnsi="David" w:cs="David" w:hint="cs"/>
                <w:rtl/>
              </w:rPr>
              <w:t>.</w:t>
            </w:r>
          </w:p>
          <w:p w14:paraId="394101B0"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הצהרת הממונה על הבטיחות המופנית למזמין</w:t>
            </w:r>
            <w:r w:rsidRPr="00E56613">
              <w:rPr>
                <w:rFonts w:ascii="David" w:eastAsia="Times New Roman" w:hAnsi="David" w:cs="David" w:hint="cs"/>
                <w:rtl/>
              </w:rPr>
              <w:t>.</w:t>
            </w:r>
          </w:p>
          <w:p w14:paraId="0DEA887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מבנה מפקח בהתאם לסעיף 18.2.6 להלן.</w:t>
            </w:r>
          </w:p>
          <w:p w14:paraId="79821AA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הסכם לביצוע שינויים בין הקבלן לרוכשים.</w:t>
            </w:r>
          </w:p>
          <w:p w14:paraId="0F45D90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אריחי ריצוף וחיפוי לכלים סניטריים - ברזים וארונות אמבטיה</w:t>
            </w:r>
            <w:r w:rsidRPr="00E56613">
              <w:rPr>
                <w:rFonts w:ascii="David" w:eastAsia="Times New Roman" w:hAnsi="David" w:cs="David" w:hint="cs"/>
                <w:rtl/>
              </w:rPr>
              <w:t>.</w:t>
            </w:r>
          </w:p>
          <w:p w14:paraId="05A2CEEA"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ארונות מטבח ו/או ארונות אמבטיה</w:t>
            </w:r>
            <w:r w:rsidRPr="00E56613">
              <w:rPr>
                <w:rFonts w:ascii="David" w:eastAsia="Times New Roman" w:hAnsi="David" w:cs="David" w:hint="cs"/>
                <w:rtl/>
              </w:rPr>
              <w:t>.</w:t>
            </w:r>
          </w:p>
          <w:p w14:paraId="51E8886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והרכבת דלתות פנים</w:t>
            </w:r>
            <w:r w:rsidRPr="00E56613">
              <w:rPr>
                <w:rFonts w:ascii="David" w:eastAsia="Times New Roman" w:hAnsi="David" w:cs="David" w:hint="cs"/>
                <w:rtl/>
              </w:rPr>
              <w:t>.</w:t>
            </w:r>
          </w:p>
          <w:p w14:paraId="60C697E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תנאים מיוחדים לאספקת והתקנת חיפויי פרקט</w:t>
            </w:r>
            <w:r w:rsidRPr="00E56613">
              <w:rPr>
                <w:rFonts w:ascii="David" w:eastAsia="Times New Roman" w:hAnsi="David" w:cs="David" w:hint="cs"/>
                <w:rtl/>
              </w:rPr>
              <w:t>.</w:t>
            </w:r>
          </w:p>
          <w:p w14:paraId="3DBDB49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פרוגראמה לבדיקות מעבדה</w:t>
            </w:r>
            <w:r w:rsidRPr="00E56613">
              <w:rPr>
                <w:rFonts w:ascii="David" w:eastAsia="Times New Roman" w:hAnsi="David" w:cs="David" w:hint="cs"/>
                <w:rtl/>
              </w:rPr>
              <w:t>.</w:t>
            </w:r>
          </w:p>
          <w:p w14:paraId="31C59F28"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לגידור אתר הפרויקט</w:t>
            </w:r>
            <w:r w:rsidRPr="00E56613">
              <w:rPr>
                <w:rFonts w:ascii="David" w:eastAsia="Times New Roman" w:hAnsi="David" w:cs="David" w:hint="cs"/>
                <w:rtl/>
              </w:rPr>
              <w:t>.</w:t>
            </w:r>
          </w:p>
          <w:p w14:paraId="05779202"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שילוט הפרויקט</w:t>
            </w:r>
            <w:r w:rsidRPr="00E56613">
              <w:rPr>
                <w:rFonts w:ascii="David" w:eastAsia="Times New Roman" w:hAnsi="David" w:cs="David" w:hint="cs"/>
                <w:rtl/>
              </w:rPr>
              <w:t>.</w:t>
            </w:r>
          </w:p>
          <w:p w14:paraId="57290D59"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lastRenderedPageBreak/>
              <w:t>שלט יועצים</w:t>
            </w:r>
            <w:r w:rsidRPr="00E56613">
              <w:rPr>
                <w:rFonts w:ascii="David" w:eastAsia="Times New Roman" w:hAnsi="David" w:cs="David" w:hint="cs"/>
                <w:rtl/>
              </w:rPr>
              <w:t>.</w:t>
            </w:r>
          </w:p>
          <w:p w14:paraId="5CF1F92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מפרט ותכנון עקרוני של שוט אשפה וטיפול בו - יוכן ע"י הקבלן</w:t>
            </w:r>
            <w:r w:rsidRPr="00E56613">
              <w:rPr>
                <w:rFonts w:ascii="David" w:eastAsia="Times New Roman" w:hAnsi="David" w:cs="David" w:hint="cs"/>
                <w:rtl/>
              </w:rPr>
              <w:t>.</w:t>
            </w:r>
          </w:p>
          <w:p w14:paraId="49EF531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נספח שכר טרחת יועצים בגין שינויי דיירים</w:t>
            </w:r>
            <w:r w:rsidRPr="00E56613">
              <w:rPr>
                <w:rFonts w:ascii="David" w:eastAsia="Times New Roman" w:hAnsi="David" w:cs="David" w:hint="cs"/>
                <w:rtl/>
              </w:rPr>
              <w:t>.</w:t>
            </w:r>
            <w:r w:rsidRPr="00E56613">
              <w:rPr>
                <w:rFonts w:ascii="David" w:eastAsia="Times New Roman" w:hAnsi="David" w:cs="David"/>
                <w:rtl/>
              </w:rPr>
              <w:t xml:space="preserve"> </w:t>
            </w:r>
          </w:p>
          <w:p w14:paraId="7D543721"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טופס אישור סיום</w:t>
            </w:r>
            <w:r w:rsidRPr="00E56613">
              <w:rPr>
                <w:rFonts w:ascii="David" w:eastAsia="Times New Roman" w:hAnsi="David" w:cs="David" w:hint="cs"/>
                <w:rtl/>
              </w:rPr>
              <w:t xml:space="preserve"> בדירה</w:t>
            </w:r>
            <w:r w:rsidRPr="00E56613">
              <w:rPr>
                <w:rFonts w:ascii="David" w:eastAsia="Times New Roman" w:hAnsi="David" w:cs="David"/>
                <w:rtl/>
              </w:rPr>
              <w:t xml:space="preserve"> </w:t>
            </w:r>
            <w:r w:rsidRPr="00E56613">
              <w:rPr>
                <w:rFonts w:ascii="David" w:eastAsia="Times New Roman" w:hAnsi="David" w:cs="David" w:hint="cs"/>
                <w:rtl/>
              </w:rPr>
              <w:t xml:space="preserve">וטופס </w:t>
            </w:r>
            <w:r w:rsidRPr="00E56613">
              <w:rPr>
                <w:rFonts w:ascii="David" w:eastAsia="Times New Roman" w:hAnsi="David" w:cs="David"/>
                <w:rtl/>
              </w:rPr>
              <w:t>אישור סיום עבודות ברכוש המשותף</w:t>
            </w:r>
            <w:r w:rsidRPr="00E56613">
              <w:rPr>
                <w:rFonts w:ascii="David" w:eastAsia="Times New Roman" w:hAnsi="David" w:cs="David" w:hint="cs"/>
                <w:rtl/>
              </w:rPr>
              <w:t>.</w:t>
            </w:r>
          </w:p>
          <w:p w14:paraId="22D3E4A7" w14:textId="77777777" w:rsidR="00237720" w:rsidRPr="00E56613" w:rsidRDefault="00237720" w:rsidP="009B30C2">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למעבר בטוח להולכי רגל</w:t>
            </w:r>
          </w:p>
        </w:tc>
        <w:tc>
          <w:tcPr>
            <w:tcW w:w="3124" w:type="dxa"/>
            <w:vMerge/>
            <w:tcBorders>
              <w:left w:val="single" w:sz="4" w:space="0" w:color="auto"/>
              <w:bottom w:val="single" w:sz="4" w:space="0" w:color="auto"/>
              <w:right w:val="single" w:sz="4" w:space="0" w:color="auto"/>
            </w:tcBorders>
            <w:shd w:val="clear" w:color="auto" w:fill="auto"/>
            <w:hideMark/>
          </w:tcPr>
          <w:p w14:paraId="35F7914B"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758DADAE"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r>
      <w:tr w:rsidR="00237720" w:rsidRPr="00E56613" w14:paraId="55E000DE" w14:textId="77777777" w:rsidTr="009B30C2">
        <w:trPr>
          <w:trHeight w:val="978"/>
        </w:trPr>
        <w:tc>
          <w:tcPr>
            <w:tcW w:w="754"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3A1412EA"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lastRenderedPageBreak/>
              <w:br/>
            </w:r>
            <w:r w:rsidRPr="00E56613">
              <w:rPr>
                <w:rFonts w:ascii="David" w:eastAsia="Times New Roman" w:hAnsi="David" w:cs="David"/>
                <w:b/>
                <w:bCs/>
                <w:rtl/>
              </w:rPr>
              <w:br/>
              <w:t>מסמך ג'</w:t>
            </w:r>
          </w:p>
        </w:tc>
        <w:tc>
          <w:tcPr>
            <w:tcW w:w="1884" w:type="dxa"/>
            <w:tcBorders>
              <w:top w:val="single" w:sz="4" w:space="0" w:color="auto"/>
              <w:left w:val="single" w:sz="4" w:space="0" w:color="auto"/>
              <w:bottom w:val="nil"/>
              <w:right w:val="single" w:sz="4" w:space="0" w:color="auto"/>
            </w:tcBorders>
            <w:shd w:val="clear" w:color="auto" w:fill="auto"/>
            <w:vAlign w:val="center"/>
            <w:hideMark/>
          </w:tcPr>
          <w:p w14:paraId="2F267346"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מפרטים מיוחדים ומפרטים טכניים לעבודות</w:t>
            </w:r>
          </w:p>
        </w:tc>
        <w:tc>
          <w:tcPr>
            <w:tcW w:w="1756" w:type="dxa"/>
            <w:vMerge w:val="restart"/>
            <w:tcBorders>
              <w:top w:val="single" w:sz="4" w:space="0" w:color="auto"/>
              <w:left w:val="single" w:sz="4" w:space="0" w:color="auto"/>
              <w:bottom w:val="single" w:sz="4" w:space="0" w:color="000000"/>
              <w:right w:val="single" w:sz="4" w:space="0" w:color="auto"/>
            </w:tcBorders>
            <w:shd w:val="clear" w:color="auto" w:fill="auto"/>
            <w:hideMark/>
          </w:tcPr>
          <w:p w14:paraId="71211D38" w14:textId="77777777" w:rsidR="00237720" w:rsidRPr="00E56613" w:rsidRDefault="00237720" w:rsidP="00237720">
            <w:pPr>
              <w:spacing w:before="0" w:beforeAutospacing="0" w:after="0" w:afterAutospacing="0" w:line="240" w:lineRule="auto"/>
              <w:rPr>
                <w:rFonts w:ascii="David" w:eastAsia="Times New Roman" w:hAnsi="David" w:cs="David"/>
                <w:b/>
                <w:bCs/>
                <w:rtl/>
              </w:rPr>
            </w:pPr>
            <w:r w:rsidRPr="00E56613">
              <w:rPr>
                <w:rFonts w:ascii="David" w:eastAsia="Times New Roman" w:hAnsi="David" w:cs="David"/>
                <w:rtl/>
              </w:rPr>
              <w:br/>
            </w:r>
            <w:r w:rsidRPr="00E56613">
              <w:rPr>
                <w:rFonts w:ascii="David" w:eastAsia="Times New Roman" w:hAnsi="David" w:cs="David" w:hint="cs"/>
                <w:b/>
                <w:bCs/>
                <w:rtl/>
              </w:rPr>
              <w:t xml:space="preserve">יש לכרוך </w:t>
            </w:r>
            <w:r w:rsidRPr="00E56613">
              <w:rPr>
                <w:rFonts w:ascii="David" w:eastAsia="Times New Roman" w:hAnsi="David" w:cs="David"/>
                <w:b/>
                <w:bCs/>
                <w:rtl/>
              </w:rPr>
              <w:t xml:space="preserve">כל מפרט בחוברת נפרדת </w:t>
            </w:r>
            <w:r w:rsidRPr="00E56613">
              <w:rPr>
                <w:rFonts w:ascii="David" w:eastAsia="Times New Roman" w:hAnsi="David" w:cs="David"/>
                <w:b/>
                <w:bCs/>
                <w:rtl/>
              </w:rPr>
              <w:br/>
            </w:r>
          </w:p>
        </w:tc>
        <w:tc>
          <w:tcPr>
            <w:tcW w:w="2810" w:type="dxa"/>
            <w:tcBorders>
              <w:top w:val="nil"/>
              <w:left w:val="single" w:sz="4" w:space="0" w:color="auto"/>
              <w:bottom w:val="nil"/>
              <w:right w:val="single" w:sz="4" w:space="0" w:color="auto"/>
            </w:tcBorders>
            <w:shd w:val="clear" w:color="auto" w:fill="auto"/>
            <w:vAlign w:val="center"/>
            <w:hideMark/>
          </w:tcPr>
          <w:p w14:paraId="1E6AD08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nil"/>
              <w:right w:val="single" w:sz="4" w:space="0" w:color="auto"/>
            </w:tcBorders>
            <w:shd w:val="clear" w:color="auto" w:fill="auto"/>
            <w:vAlign w:val="center"/>
            <w:hideMark/>
          </w:tcPr>
          <w:p w14:paraId="02CF779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bottom w:val="nil"/>
              <w:right w:val="single" w:sz="4" w:space="0" w:color="auto"/>
            </w:tcBorders>
            <w:shd w:val="clear" w:color="auto" w:fill="auto"/>
            <w:vAlign w:val="center"/>
            <w:hideMark/>
          </w:tcPr>
          <w:p w14:paraId="6C2B581B"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4C5D7F73" w14:textId="77777777" w:rsidTr="009B30C2">
        <w:trPr>
          <w:trHeight w:val="301"/>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0D8E153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1ED0031F"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2D147B94"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5D5A2E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 טכני אפ"י </w:t>
            </w:r>
          </w:p>
        </w:tc>
        <w:tc>
          <w:tcPr>
            <w:tcW w:w="3124" w:type="dxa"/>
            <w:tcBorders>
              <w:top w:val="nil"/>
              <w:left w:val="nil"/>
              <w:bottom w:val="nil"/>
              <w:right w:val="nil"/>
            </w:tcBorders>
            <w:shd w:val="clear" w:color="auto" w:fill="auto"/>
            <w:vAlign w:val="center"/>
            <w:hideMark/>
          </w:tcPr>
          <w:p w14:paraId="6FD72BFE"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תכולת העבודה</w:t>
            </w:r>
          </w:p>
        </w:tc>
        <w:tc>
          <w:tcPr>
            <w:tcW w:w="1276" w:type="dxa"/>
            <w:tcBorders>
              <w:top w:val="nil"/>
              <w:left w:val="single" w:sz="4" w:space="0" w:color="auto"/>
              <w:bottom w:val="nil"/>
              <w:right w:val="single" w:sz="4" w:space="0" w:color="auto"/>
            </w:tcBorders>
            <w:shd w:val="clear" w:color="auto" w:fill="auto"/>
            <w:vAlign w:val="center"/>
            <w:hideMark/>
          </w:tcPr>
          <w:p w14:paraId="2CBF9255"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6DD815F6"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39EF3DF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2A27EDE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58DE052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58790515"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35C4D4E4"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B27F5A2"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 תגמירים אפ"י (סטנדרט יזם)</w:t>
            </w:r>
          </w:p>
          <w:p w14:paraId="27073AA5" w14:textId="77777777" w:rsidR="00237720" w:rsidRPr="00E56613" w:rsidRDefault="00237720" w:rsidP="00237720">
            <w:pPr>
              <w:spacing w:before="0" w:beforeAutospacing="0" w:after="0" w:afterAutospacing="0" w:line="240" w:lineRule="auto"/>
              <w:jc w:val="both"/>
              <w:rPr>
                <w:rFonts w:ascii="David" w:eastAsia="Times New Roman" w:hAnsi="David" w:cs="David"/>
                <w:rtl/>
              </w:rPr>
            </w:pPr>
          </w:p>
          <w:p w14:paraId="5B6189E8" w14:textId="77777777" w:rsidR="00237720" w:rsidRPr="00E56613" w:rsidRDefault="00237720" w:rsidP="00237720">
            <w:pPr>
              <w:spacing w:before="0" w:beforeAutospacing="0" w:after="0" w:afterAutospacing="0" w:line="240" w:lineRule="auto"/>
              <w:jc w:val="both"/>
              <w:rPr>
                <w:rFonts w:ascii="David" w:eastAsia="Times New Roman" w:hAnsi="David" w:cs="David"/>
              </w:rPr>
            </w:pPr>
            <w:r w:rsidRPr="00E56613">
              <w:rPr>
                <w:rFonts w:ascii="David" w:eastAsia="Times New Roman" w:hAnsi="David" w:cs="David"/>
                <w:rtl/>
              </w:rPr>
              <w:t>מפרטי מכר ותכניות מכר</w:t>
            </w:r>
          </w:p>
          <w:p w14:paraId="47F46B70"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06CA7F9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מפרטי היועצים לפי פרקים </w:t>
            </w:r>
          </w:p>
        </w:tc>
        <w:tc>
          <w:tcPr>
            <w:tcW w:w="3124" w:type="dxa"/>
            <w:tcBorders>
              <w:top w:val="nil"/>
              <w:left w:val="nil"/>
              <w:bottom w:val="nil"/>
              <w:right w:val="nil"/>
            </w:tcBorders>
            <w:shd w:val="clear" w:color="auto" w:fill="auto"/>
            <w:vAlign w:val="center"/>
            <w:hideMark/>
          </w:tcPr>
          <w:p w14:paraId="218D2D1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לרבות מחירי יסוד</w:t>
            </w:r>
          </w:p>
        </w:tc>
        <w:tc>
          <w:tcPr>
            <w:tcW w:w="1276" w:type="dxa"/>
            <w:tcBorders>
              <w:top w:val="nil"/>
              <w:left w:val="single" w:sz="4" w:space="0" w:color="auto"/>
              <w:bottom w:val="nil"/>
              <w:right w:val="single" w:sz="4" w:space="0" w:color="auto"/>
            </w:tcBorders>
            <w:shd w:val="clear" w:color="auto" w:fill="auto"/>
            <w:vAlign w:val="center"/>
            <w:hideMark/>
          </w:tcPr>
          <w:p w14:paraId="400729B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tl/>
              </w:rPr>
            </w:pPr>
            <w:r w:rsidRPr="00E56613">
              <w:rPr>
                <w:rFonts w:ascii="David" w:eastAsia="Times New Roman" w:hAnsi="David" w:cs="David"/>
              </w:rPr>
              <w:t> </w:t>
            </w:r>
          </w:p>
        </w:tc>
      </w:tr>
      <w:tr w:rsidR="00237720" w:rsidRPr="00E56613" w14:paraId="14FCC908" w14:textId="77777777" w:rsidTr="009B30C2">
        <w:trPr>
          <w:trHeight w:val="603"/>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15CF7F52"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tcPr>
          <w:p w14:paraId="5454377E"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3DE1BA4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7B4505F"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r w:rsidRPr="00E56613">
              <w:rPr>
                <w:rFonts w:ascii="David" w:eastAsia="Times New Roman" w:hAnsi="David" w:cs="David"/>
              </w:rPr>
              <w:t> </w:t>
            </w:r>
          </w:p>
        </w:tc>
        <w:tc>
          <w:tcPr>
            <w:tcW w:w="3124" w:type="dxa"/>
            <w:tcBorders>
              <w:top w:val="nil"/>
              <w:left w:val="nil"/>
              <w:bottom w:val="nil"/>
              <w:right w:val="nil"/>
            </w:tcBorders>
            <w:shd w:val="clear" w:color="auto" w:fill="auto"/>
            <w:vAlign w:val="center"/>
            <w:hideMark/>
          </w:tcPr>
          <w:p w14:paraId="7B7C1BC8" w14:textId="77777777" w:rsidR="00237720" w:rsidRPr="00E56613" w:rsidRDefault="00237720" w:rsidP="00237720">
            <w:pPr>
              <w:bidi w:val="0"/>
              <w:spacing w:before="0" w:beforeAutospacing="0" w:after="0" w:afterAutospacing="0" w:line="240" w:lineRule="auto"/>
              <w:jc w:val="right"/>
              <w:rPr>
                <w:rFonts w:ascii="David" w:eastAsia="Times New Roman" w:hAnsi="David" w:cs="David"/>
              </w:rPr>
            </w:pPr>
          </w:p>
        </w:tc>
        <w:tc>
          <w:tcPr>
            <w:tcW w:w="1276" w:type="dxa"/>
            <w:tcBorders>
              <w:top w:val="nil"/>
              <w:left w:val="single" w:sz="4" w:space="0" w:color="auto"/>
              <w:bottom w:val="nil"/>
              <w:right w:val="single" w:sz="4" w:space="0" w:color="auto"/>
            </w:tcBorders>
            <w:shd w:val="clear" w:color="auto" w:fill="auto"/>
            <w:vAlign w:val="center"/>
            <w:hideMark/>
          </w:tcPr>
          <w:p w14:paraId="6342CE9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2EE08C83" w14:textId="77777777" w:rsidTr="009B30C2">
        <w:trPr>
          <w:trHeight w:val="70"/>
        </w:trPr>
        <w:tc>
          <w:tcPr>
            <w:tcW w:w="754" w:type="dxa"/>
            <w:vMerge/>
            <w:tcBorders>
              <w:top w:val="single" w:sz="4" w:space="0" w:color="auto"/>
              <w:left w:val="single" w:sz="4" w:space="0" w:color="auto"/>
              <w:bottom w:val="single" w:sz="4" w:space="0" w:color="000000"/>
              <w:right w:val="single" w:sz="4" w:space="0" w:color="auto"/>
            </w:tcBorders>
            <w:vAlign w:val="center"/>
            <w:hideMark/>
          </w:tcPr>
          <w:p w14:paraId="40B8FEA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auto" w:fill="auto"/>
            <w:vAlign w:val="center"/>
          </w:tcPr>
          <w:p w14:paraId="140D9F0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756" w:type="dxa"/>
            <w:vMerge/>
            <w:tcBorders>
              <w:top w:val="single" w:sz="4" w:space="0" w:color="auto"/>
              <w:left w:val="single" w:sz="4" w:space="0" w:color="auto"/>
              <w:bottom w:val="single" w:sz="4" w:space="0" w:color="000000"/>
              <w:right w:val="single" w:sz="4" w:space="0" w:color="auto"/>
            </w:tcBorders>
            <w:vAlign w:val="center"/>
            <w:hideMark/>
          </w:tcPr>
          <w:p w14:paraId="699B04B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7B10E89F" w14:textId="77777777" w:rsidR="00237720" w:rsidRPr="00E56613" w:rsidRDefault="00237720" w:rsidP="00237720">
            <w:pPr>
              <w:bidi w:val="0"/>
              <w:spacing w:before="0" w:beforeAutospacing="0" w:after="0" w:afterAutospacing="0" w:line="240" w:lineRule="auto"/>
              <w:jc w:val="both"/>
              <w:rPr>
                <w:rFonts w:ascii="David" w:eastAsia="Times New Roman" w:hAnsi="David" w:cs="David"/>
                <w:rtl/>
              </w:rPr>
            </w:pPr>
            <w:r w:rsidRPr="00E56613">
              <w:rPr>
                <w:rFonts w:ascii="David" w:eastAsia="Times New Roman" w:hAnsi="David" w:cs="David"/>
              </w:rPr>
              <w:t> </w:t>
            </w:r>
          </w:p>
        </w:tc>
        <w:tc>
          <w:tcPr>
            <w:tcW w:w="3124" w:type="dxa"/>
            <w:tcBorders>
              <w:top w:val="nil"/>
              <w:left w:val="nil"/>
              <w:bottom w:val="single" w:sz="4" w:space="0" w:color="auto"/>
              <w:right w:val="nil"/>
            </w:tcBorders>
            <w:shd w:val="clear" w:color="auto" w:fill="auto"/>
            <w:vAlign w:val="center"/>
            <w:hideMark/>
          </w:tcPr>
          <w:p w14:paraId="52B91D8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22AF01B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318A5E63" w14:textId="77777777" w:rsidTr="009B30C2">
        <w:trPr>
          <w:trHeight w:val="944"/>
        </w:trPr>
        <w:tc>
          <w:tcPr>
            <w:tcW w:w="754" w:type="dxa"/>
            <w:vMerge w:val="restart"/>
            <w:tcBorders>
              <w:top w:val="nil"/>
              <w:left w:val="single" w:sz="4" w:space="0" w:color="auto"/>
              <w:bottom w:val="single" w:sz="4" w:space="0" w:color="000000"/>
              <w:right w:val="single" w:sz="4" w:space="0" w:color="auto"/>
            </w:tcBorders>
            <w:shd w:val="clear" w:color="auto" w:fill="auto"/>
            <w:hideMark/>
          </w:tcPr>
          <w:p w14:paraId="777B53AE" w14:textId="77777777" w:rsidR="00237720" w:rsidRPr="00E56613" w:rsidRDefault="00237720" w:rsidP="00237720">
            <w:pPr>
              <w:spacing w:before="0" w:beforeAutospacing="0" w:after="0" w:afterAutospacing="0" w:line="240" w:lineRule="auto"/>
              <w:jc w:val="center"/>
              <w:rPr>
                <w:rFonts w:ascii="David" w:eastAsia="Times New Roman" w:hAnsi="David" w:cs="David"/>
                <w:b/>
                <w:bCs/>
                <w:rtl/>
              </w:rPr>
            </w:pPr>
          </w:p>
          <w:p w14:paraId="51462F19"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br/>
              <w:t>מסמך ד'</w:t>
            </w:r>
          </w:p>
        </w:tc>
        <w:tc>
          <w:tcPr>
            <w:tcW w:w="1884" w:type="dxa"/>
            <w:tcBorders>
              <w:top w:val="nil"/>
              <w:left w:val="single" w:sz="4" w:space="0" w:color="auto"/>
              <w:bottom w:val="nil"/>
              <w:right w:val="single" w:sz="4" w:space="0" w:color="auto"/>
            </w:tcBorders>
            <w:shd w:val="clear" w:color="000000" w:fill="FFFFFF"/>
            <w:vAlign w:val="center"/>
            <w:hideMark/>
          </w:tcPr>
          <w:p w14:paraId="0C89B9B6"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תכניות ונספחים טכניים</w:t>
            </w:r>
          </w:p>
        </w:tc>
        <w:tc>
          <w:tcPr>
            <w:tcW w:w="1756" w:type="dxa"/>
            <w:tcBorders>
              <w:top w:val="nil"/>
              <w:left w:val="single" w:sz="4" w:space="0" w:color="auto"/>
              <w:right w:val="single" w:sz="4" w:space="0" w:color="auto"/>
            </w:tcBorders>
            <w:shd w:val="clear" w:color="auto" w:fill="auto"/>
            <w:hideMark/>
          </w:tcPr>
          <w:p w14:paraId="1AA6369D" w14:textId="77777777" w:rsidR="00237720" w:rsidRPr="00E56613" w:rsidRDefault="00237720" w:rsidP="00237720">
            <w:pPr>
              <w:spacing w:before="0" w:beforeAutospacing="0" w:after="0" w:afterAutospacing="0" w:line="240" w:lineRule="auto"/>
              <w:rPr>
                <w:rFonts w:ascii="David" w:eastAsia="Times New Roman" w:hAnsi="David" w:cs="David"/>
                <w:rtl/>
              </w:rPr>
            </w:pPr>
          </w:p>
          <w:p w14:paraId="7589E10D"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r w:rsidRPr="00E56613">
              <w:rPr>
                <w:rFonts w:ascii="David" w:eastAsia="Times New Roman" w:hAnsi="David" w:cs="David"/>
                <w:rtl/>
              </w:rPr>
              <w:br/>
            </w:r>
          </w:p>
        </w:tc>
        <w:tc>
          <w:tcPr>
            <w:tcW w:w="2810" w:type="dxa"/>
            <w:tcBorders>
              <w:top w:val="nil"/>
              <w:left w:val="nil"/>
              <w:right w:val="nil"/>
            </w:tcBorders>
            <w:shd w:val="clear" w:color="auto" w:fill="auto"/>
            <w:vAlign w:val="center"/>
            <w:hideMark/>
          </w:tcPr>
          <w:p w14:paraId="458B9C8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p w14:paraId="18006A45"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רשימת תכניות לפי פרקים</w:t>
            </w:r>
          </w:p>
        </w:tc>
        <w:tc>
          <w:tcPr>
            <w:tcW w:w="3124" w:type="dxa"/>
            <w:tcBorders>
              <w:top w:val="nil"/>
              <w:left w:val="single" w:sz="4" w:space="0" w:color="auto"/>
              <w:right w:val="single" w:sz="4" w:space="0" w:color="auto"/>
            </w:tcBorders>
            <w:shd w:val="clear" w:color="auto" w:fill="auto"/>
            <w:vAlign w:val="center"/>
            <w:hideMark/>
          </w:tcPr>
          <w:p w14:paraId="62F98546"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single" w:sz="4" w:space="0" w:color="auto"/>
              <w:left w:val="single" w:sz="4" w:space="0" w:color="auto"/>
              <w:right w:val="single" w:sz="4" w:space="0" w:color="auto"/>
            </w:tcBorders>
            <w:shd w:val="clear" w:color="000000" w:fill="FFFFFF"/>
            <w:vAlign w:val="center"/>
            <w:hideMark/>
          </w:tcPr>
          <w:p w14:paraId="197AAEB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128D659F"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p w14:paraId="55802EA5" w14:textId="77777777" w:rsidR="00237720" w:rsidRPr="00E56613" w:rsidRDefault="00237720" w:rsidP="00237720">
            <w:pPr>
              <w:bidi w:val="0"/>
              <w:spacing w:before="0" w:beforeAutospacing="0" w:after="0" w:afterAutospacing="0" w:line="360" w:lineRule="auto"/>
              <w:jc w:val="both"/>
              <w:rPr>
                <w:rFonts w:ascii="David" w:eastAsia="Times New Roman" w:hAnsi="David" w:cs="David"/>
              </w:rPr>
            </w:pPr>
          </w:p>
        </w:tc>
      </w:tr>
      <w:tr w:rsidR="00237720" w:rsidRPr="00E56613" w14:paraId="24E3B4AB"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2453CBC4"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auto" w:fill="auto"/>
            <w:vAlign w:val="center"/>
            <w:hideMark/>
          </w:tcPr>
          <w:p w14:paraId="3DBCE2D7"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val="restart"/>
            <w:tcBorders>
              <w:left w:val="single" w:sz="4" w:space="0" w:color="auto"/>
              <w:bottom w:val="single" w:sz="4" w:space="0" w:color="000000"/>
              <w:right w:val="single" w:sz="4" w:space="0" w:color="auto"/>
            </w:tcBorders>
            <w:shd w:val="clear" w:color="auto" w:fill="auto"/>
            <w:hideMark/>
          </w:tcPr>
          <w:p w14:paraId="1257144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ירוכזו בארגזים/קלסרים גדולים הכוללים את לוגו החברה, שם ותמונת הפרויקט.</w:t>
            </w:r>
            <w:r w:rsidRPr="00E56613">
              <w:rPr>
                <w:rFonts w:ascii="David" w:eastAsia="Times New Roman" w:hAnsi="David" w:cs="David"/>
                <w:rtl/>
              </w:rPr>
              <w:br/>
            </w:r>
            <w:r w:rsidRPr="00E56613">
              <w:rPr>
                <w:rFonts w:ascii="David" w:eastAsia="Times New Roman" w:hAnsi="David" w:cs="David"/>
                <w:rtl/>
              </w:rPr>
              <w:br/>
              <w:t xml:space="preserve">מפרטים/דו"חות ורשימות שונות יכרכו בחוברת </w:t>
            </w:r>
          </w:p>
        </w:tc>
        <w:tc>
          <w:tcPr>
            <w:tcW w:w="2810" w:type="dxa"/>
            <w:tcBorders>
              <w:left w:val="single" w:sz="4" w:space="0" w:color="auto"/>
              <w:bottom w:val="nil"/>
              <w:right w:val="single" w:sz="4" w:space="0" w:color="auto"/>
            </w:tcBorders>
            <w:shd w:val="clear" w:color="auto" w:fill="auto"/>
            <w:vAlign w:val="center"/>
            <w:hideMark/>
          </w:tcPr>
          <w:p w14:paraId="31B15D7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תכניות פיתוח</w:t>
            </w:r>
          </w:p>
        </w:tc>
        <w:tc>
          <w:tcPr>
            <w:tcW w:w="3124" w:type="dxa"/>
            <w:tcBorders>
              <w:left w:val="nil"/>
              <w:bottom w:val="nil"/>
              <w:right w:val="nil"/>
            </w:tcBorders>
            <w:shd w:val="clear" w:color="auto" w:fill="auto"/>
            <w:noWrap/>
            <w:vAlign w:val="bottom"/>
            <w:hideMark/>
          </w:tcPr>
          <w:p w14:paraId="7C5B026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left w:val="single" w:sz="4" w:space="0" w:color="auto"/>
              <w:bottom w:val="nil"/>
              <w:right w:val="single" w:sz="4" w:space="0" w:color="auto"/>
            </w:tcBorders>
            <w:shd w:val="clear" w:color="auto" w:fill="auto"/>
            <w:vAlign w:val="center"/>
            <w:hideMark/>
          </w:tcPr>
          <w:p w14:paraId="4A79274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45CA313"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4E96C59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0927C213"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554D028E"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667EF82"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תכניות אדריכלות פנים לשטחים ציבוריים</w:t>
            </w:r>
          </w:p>
        </w:tc>
        <w:tc>
          <w:tcPr>
            <w:tcW w:w="3124" w:type="dxa"/>
            <w:tcBorders>
              <w:top w:val="nil"/>
              <w:left w:val="nil"/>
              <w:bottom w:val="nil"/>
              <w:right w:val="nil"/>
            </w:tcBorders>
            <w:shd w:val="clear" w:color="auto" w:fill="auto"/>
            <w:noWrap/>
            <w:vAlign w:val="bottom"/>
            <w:hideMark/>
          </w:tcPr>
          <w:p w14:paraId="5C5C139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369292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5D3F9DED" w14:textId="77777777" w:rsidTr="009B30C2">
        <w:trPr>
          <w:trHeight w:val="471"/>
        </w:trPr>
        <w:tc>
          <w:tcPr>
            <w:tcW w:w="754" w:type="dxa"/>
            <w:vMerge/>
            <w:tcBorders>
              <w:top w:val="nil"/>
              <w:left w:val="single" w:sz="4" w:space="0" w:color="auto"/>
              <w:bottom w:val="single" w:sz="4" w:space="0" w:color="000000"/>
              <w:right w:val="single" w:sz="4" w:space="0" w:color="auto"/>
            </w:tcBorders>
            <w:vAlign w:val="center"/>
            <w:hideMark/>
          </w:tcPr>
          <w:p w14:paraId="70E8C493"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CCA2FD8" w14:textId="77777777" w:rsidR="00237720" w:rsidRPr="00E56613" w:rsidRDefault="00237720" w:rsidP="00237720">
            <w:pPr>
              <w:bidi w:val="0"/>
              <w:spacing w:before="0" w:beforeAutospacing="0" w:after="0" w:afterAutospacing="0" w:line="240" w:lineRule="auto"/>
              <w:ind w:firstLineChars="100" w:firstLine="221"/>
              <w:jc w:val="right"/>
              <w:rPr>
                <w:rFonts w:ascii="David" w:eastAsia="Times New Roman" w:hAnsi="David" w:cs="David"/>
                <w:b/>
                <w:bCs/>
              </w:rPr>
            </w:pPr>
            <w:r w:rsidRPr="00E56613">
              <w:rPr>
                <w:rFonts w:ascii="David" w:eastAsia="Times New Roman" w:hAnsi="David" w:cs="David"/>
                <w:b/>
                <w:bCs/>
              </w:rPr>
              <w:t> </w:t>
            </w:r>
          </w:p>
        </w:tc>
        <w:tc>
          <w:tcPr>
            <w:tcW w:w="1756" w:type="dxa"/>
            <w:vMerge/>
            <w:tcBorders>
              <w:top w:val="nil"/>
              <w:left w:val="single" w:sz="4" w:space="0" w:color="auto"/>
              <w:bottom w:val="single" w:sz="4" w:space="0" w:color="000000"/>
              <w:right w:val="single" w:sz="4" w:space="0" w:color="auto"/>
            </w:tcBorders>
            <w:vAlign w:val="center"/>
            <w:hideMark/>
          </w:tcPr>
          <w:p w14:paraId="639A2F6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2D1A977B"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מסגרות</w:t>
            </w:r>
          </w:p>
        </w:tc>
        <w:tc>
          <w:tcPr>
            <w:tcW w:w="3124" w:type="dxa"/>
            <w:tcBorders>
              <w:top w:val="nil"/>
              <w:left w:val="nil"/>
              <w:bottom w:val="nil"/>
              <w:right w:val="nil"/>
            </w:tcBorders>
            <w:shd w:val="clear" w:color="auto" w:fill="auto"/>
            <w:vAlign w:val="center"/>
            <w:hideMark/>
          </w:tcPr>
          <w:p w14:paraId="7032219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E3EE0B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28DA052"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C9A77F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7CF85980"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E8E7491"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A1ABC4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נגרות</w:t>
            </w:r>
          </w:p>
        </w:tc>
        <w:tc>
          <w:tcPr>
            <w:tcW w:w="3124" w:type="dxa"/>
            <w:tcBorders>
              <w:top w:val="nil"/>
              <w:left w:val="nil"/>
              <w:bottom w:val="nil"/>
              <w:right w:val="nil"/>
            </w:tcBorders>
            <w:shd w:val="clear" w:color="auto" w:fill="auto"/>
            <w:vAlign w:val="center"/>
            <w:hideMark/>
          </w:tcPr>
          <w:p w14:paraId="0EB52B29"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7458F0C"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125A74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2E4C1EEA"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394AC888"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4FBD4D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C21D264"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רשימת אלומ</w:t>
            </w:r>
            <w:r w:rsidR="001F50AB">
              <w:rPr>
                <w:rFonts w:ascii="David" w:eastAsia="Times New Roman" w:hAnsi="David" w:cs="David" w:hint="cs"/>
                <w:rtl/>
              </w:rPr>
              <w:t>י</w:t>
            </w:r>
            <w:r w:rsidRPr="00E56613">
              <w:rPr>
                <w:rFonts w:ascii="David" w:eastAsia="Times New Roman" w:hAnsi="David" w:cs="David"/>
                <w:rtl/>
              </w:rPr>
              <w:t>ניום</w:t>
            </w:r>
          </w:p>
        </w:tc>
        <w:tc>
          <w:tcPr>
            <w:tcW w:w="3124" w:type="dxa"/>
            <w:tcBorders>
              <w:top w:val="nil"/>
              <w:left w:val="nil"/>
              <w:bottom w:val="nil"/>
              <w:right w:val="nil"/>
            </w:tcBorders>
            <w:shd w:val="clear" w:color="auto" w:fill="auto"/>
            <w:vAlign w:val="center"/>
            <w:hideMark/>
          </w:tcPr>
          <w:p w14:paraId="48911155"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052BCE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95382B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C8F6C4C"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center"/>
            <w:hideMark/>
          </w:tcPr>
          <w:p w14:paraId="453A5A1E" w14:textId="77777777" w:rsidR="00237720" w:rsidRPr="00E56613" w:rsidRDefault="00237720" w:rsidP="00237720">
            <w:pPr>
              <w:bidi w:val="0"/>
              <w:spacing w:before="0" w:beforeAutospacing="0" w:after="0" w:afterAutospacing="0" w:line="240" w:lineRule="auto"/>
              <w:ind w:firstLineChars="100" w:firstLine="220"/>
              <w:jc w:val="right"/>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A9FFA07"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647C32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חוברת מטבחים</w:t>
            </w:r>
          </w:p>
        </w:tc>
        <w:tc>
          <w:tcPr>
            <w:tcW w:w="3124" w:type="dxa"/>
            <w:tcBorders>
              <w:top w:val="nil"/>
              <w:left w:val="nil"/>
              <w:bottom w:val="nil"/>
              <w:right w:val="nil"/>
            </w:tcBorders>
            <w:shd w:val="clear" w:color="auto" w:fill="auto"/>
            <w:vAlign w:val="center"/>
            <w:hideMark/>
          </w:tcPr>
          <w:p w14:paraId="5A1746A6"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9FE3C13"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927E1CA"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53CA69D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174B4243" w14:textId="77777777" w:rsidR="00237720" w:rsidRPr="00E56613" w:rsidRDefault="00237720" w:rsidP="00237720">
            <w:pPr>
              <w:bidi w:val="0"/>
              <w:spacing w:before="0" w:beforeAutospacing="0" w:after="0" w:afterAutospacing="0" w:line="240" w:lineRule="auto"/>
              <w:rPr>
                <w:rFonts w:ascii="David" w:eastAsia="Times New Roman" w:hAnsi="David" w:cs="David"/>
                <w:b/>
                <w:bCs/>
              </w:rPr>
            </w:pPr>
            <w:r w:rsidRPr="00E56613">
              <w:rPr>
                <w:rFonts w:ascii="David" w:eastAsia="Times New Roman" w:hAnsi="David" w:cs="David"/>
                <w:b/>
                <w:bCs/>
                <w:strike/>
              </w:rPr>
              <w:t> </w:t>
            </w:r>
          </w:p>
        </w:tc>
        <w:tc>
          <w:tcPr>
            <w:tcW w:w="1756" w:type="dxa"/>
            <w:vMerge/>
            <w:tcBorders>
              <w:top w:val="nil"/>
              <w:left w:val="single" w:sz="4" w:space="0" w:color="auto"/>
              <w:bottom w:val="single" w:sz="4" w:space="0" w:color="000000"/>
              <w:right w:val="single" w:sz="4" w:space="0" w:color="auto"/>
            </w:tcBorders>
            <w:vAlign w:val="center"/>
            <w:hideMark/>
          </w:tcPr>
          <w:p w14:paraId="3D39C00F"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B89D05F"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מהיתר הבניה/הבקשה להיתר</w:t>
            </w:r>
          </w:p>
        </w:tc>
        <w:tc>
          <w:tcPr>
            <w:tcW w:w="3124" w:type="dxa"/>
            <w:tcBorders>
              <w:top w:val="nil"/>
              <w:left w:val="nil"/>
              <w:bottom w:val="nil"/>
              <w:right w:val="nil"/>
            </w:tcBorders>
            <w:shd w:val="clear" w:color="auto" w:fill="auto"/>
            <w:vAlign w:val="center"/>
            <w:hideMark/>
          </w:tcPr>
          <w:p w14:paraId="210BACF2"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7F6910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38E53023"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7A0DC71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noWrap/>
            <w:vAlign w:val="bottom"/>
            <w:hideMark/>
          </w:tcPr>
          <w:p w14:paraId="7D9BACD8"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842E576"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969B79C"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הנחיות יועץ בטיחות + תכנית בקשה להיתר המאושרת ע"י כיבוי אש</w:t>
            </w:r>
            <w:r w:rsidRPr="00E56613">
              <w:rPr>
                <w:rFonts w:ascii="David" w:eastAsia="Times New Roman" w:hAnsi="David" w:cs="David" w:hint="cs"/>
                <w:rtl/>
              </w:rPr>
              <w:t>.</w:t>
            </w:r>
          </w:p>
          <w:p w14:paraId="07B5AA0D"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הבטיחות</w:t>
            </w:r>
          </w:p>
        </w:tc>
        <w:tc>
          <w:tcPr>
            <w:tcW w:w="3124" w:type="dxa"/>
            <w:tcBorders>
              <w:top w:val="nil"/>
              <w:left w:val="nil"/>
              <w:bottom w:val="nil"/>
              <w:right w:val="nil"/>
            </w:tcBorders>
            <w:shd w:val="clear" w:color="auto" w:fill="auto"/>
            <w:vAlign w:val="center"/>
            <w:hideMark/>
          </w:tcPr>
          <w:p w14:paraId="5F49680C"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E297E76"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7E93A45E"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4B747C31"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ECD3699"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31B45A68"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6EFD24EA"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מהנספח הסניטרי</w:t>
            </w:r>
          </w:p>
        </w:tc>
        <w:tc>
          <w:tcPr>
            <w:tcW w:w="3124" w:type="dxa"/>
            <w:tcBorders>
              <w:top w:val="nil"/>
              <w:left w:val="nil"/>
              <w:bottom w:val="nil"/>
              <w:right w:val="nil"/>
            </w:tcBorders>
            <w:shd w:val="clear" w:color="auto" w:fill="auto"/>
            <w:vAlign w:val="center"/>
            <w:hideMark/>
          </w:tcPr>
          <w:p w14:paraId="007E1CB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121890F"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F1964EF"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01159E0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355C1EAD"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A11AC2A"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3069A05"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הגא</w:t>
            </w:r>
          </w:p>
        </w:tc>
        <w:tc>
          <w:tcPr>
            <w:tcW w:w="3124" w:type="dxa"/>
            <w:tcBorders>
              <w:top w:val="nil"/>
              <w:left w:val="nil"/>
              <w:bottom w:val="nil"/>
              <w:right w:val="nil"/>
            </w:tcBorders>
            <w:shd w:val="clear" w:color="auto" w:fill="auto"/>
            <w:vAlign w:val="center"/>
            <w:hideMark/>
          </w:tcPr>
          <w:p w14:paraId="2F4F69F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14A167D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80CF2F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C41DB0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657CBEE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7DB5536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304C7C71"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נגישות</w:t>
            </w:r>
          </w:p>
        </w:tc>
        <w:tc>
          <w:tcPr>
            <w:tcW w:w="3124" w:type="dxa"/>
            <w:tcBorders>
              <w:top w:val="nil"/>
              <w:left w:val="nil"/>
              <w:bottom w:val="nil"/>
              <w:right w:val="nil"/>
            </w:tcBorders>
            <w:shd w:val="clear" w:color="auto" w:fill="auto"/>
            <w:vAlign w:val="center"/>
            <w:hideMark/>
          </w:tcPr>
          <w:p w14:paraId="014ECA8E"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46BD5259"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6FBA4607"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3D25389"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46DB8C21"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F9BB44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35F6C3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איכה"ס / בנייה ירוקה</w:t>
            </w:r>
          </w:p>
        </w:tc>
        <w:tc>
          <w:tcPr>
            <w:tcW w:w="3124" w:type="dxa"/>
            <w:tcBorders>
              <w:top w:val="nil"/>
              <w:left w:val="nil"/>
              <w:bottom w:val="nil"/>
              <w:right w:val="nil"/>
            </w:tcBorders>
            <w:shd w:val="clear" w:color="auto" w:fill="auto"/>
            <w:vAlign w:val="center"/>
            <w:hideMark/>
          </w:tcPr>
          <w:p w14:paraId="3EC7802D"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068D246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5B9E6C10"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581D66B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7AFB4596"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14A97F0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457B335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עותק מנספח אקוסטיקה</w:t>
            </w:r>
          </w:p>
        </w:tc>
        <w:tc>
          <w:tcPr>
            <w:tcW w:w="3124" w:type="dxa"/>
            <w:tcBorders>
              <w:top w:val="nil"/>
              <w:left w:val="nil"/>
              <w:bottom w:val="nil"/>
              <w:right w:val="nil"/>
            </w:tcBorders>
            <w:shd w:val="clear" w:color="auto" w:fill="auto"/>
            <w:vAlign w:val="center"/>
            <w:hideMark/>
          </w:tcPr>
          <w:p w14:paraId="226D7DD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D81E797"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684DD7A"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67A4845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D75F857"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21C4E950"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1A377563"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תרמי</w:t>
            </w:r>
          </w:p>
        </w:tc>
        <w:tc>
          <w:tcPr>
            <w:tcW w:w="3124" w:type="dxa"/>
            <w:tcBorders>
              <w:top w:val="nil"/>
              <w:left w:val="nil"/>
              <w:bottom w:val="nil"/>
              <w:right w:val="nil"/>
            </w:tcBorders>
            <w:shd w:val="clear" w:color="auto" w:fill="auto"/>
            <w:vAlign w:val="center"/>
            <w:hideMark/>
          </w:tcPr>
          <w:p w14:paraId="5C9F09D7"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5C4963C1"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15FC8BF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32313630"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4F89100"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6EDF845D"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0FE5DC0C"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דוח קרקע</w:t>
            </w:r>
          </w:p>
        </w:tc>
        <w:tc>
          <w:tcPr>
            <w:tcW w:w="3124" w:type="dxa"/>
            <w:tcBorders>
              <w:top w:val="nil"/>
              <w:left w:val="nil"/>
              <w:bottom w:val="nil"/>
              <w:right w:val="nil"/>
            </w:tcBorders>
            <w:shd w:val="clear" w:color="auto" w:fill="auto"/>
            <w:vAlign w:val="center"/>
            <w:hideMark/>
          </w:tcPr>
          <w:p w14:paraId="0037805F"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C445EFA"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05CFA431" w14:textId="77777777" w:rsidTr="009B30C2">
        <w:trPr>
          <w:trHeight w:val="286"/>
        </w:trPr>
        <w:tc>
          <w:tcPr>
            <w:tcW w:w="754" w:type="dxa"/>
            <w:vMerge/>
            <w:tcBorders>
              <w:top w:val="nil"/>
              <w:left w:val="single" w:sz="4" w:space="0" w:color="auto"/>
              <w:bottom w:val="single" w:sz="4" w:space="0" w:color="000000"/>
              <w:right w:val="single" w:sz="4" w:space="0" w:color="auto"/>
            </w:tcBorders>
            <w:vAlign w:val="center"/>
            <w:hideMark/>
          </w:tcPr>
          <w:p w14:paraId="14916CCD"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nil"/>
              <w:right w:val="single" w:sz="4" w:space="0" w:color="auto"/>
            </w:tcBorders>
            <w:shd w:val="clear" w:color="000000" w:fill="FFFFFF"/>
            <w:vAlign w:val="center"/>
            <w:hideMark/>
          </w:tcPr>
          <w:p w14:paraId="2A07BC8E"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05D96363"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nil"/>
              <w:right w:val="single" w:sz="4" w:space="0" w:color="auto"/>
            </w:tcBorders>
            <w:shd w:val="clear" w:color="auto" w:fill="auto"/>
            <w:vAlign w:val="center"/>
            <w:hideMark/>
          </w:tcPr>
          <w:p w14:paraId="7FC69198"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מפרט אבן</w:t>
            </w:r>
          </w:p>
        </w:tc>
        <w:tc>
          <w:tcPr>
            <w:tcW w:w="3124" w:type="dxa"/>
            <w:tcBorders>
              <w:top w:val="nil"/>
              <w:left w:val="nil"/>
              <w:bottom w:val="nil"/>
              <w:right w:val="nil"/>
            </w:tcBorders>
            <w:shd w:val="clear" w:color="auto" w:fill="auto"/>
            <w:vAlign w:val="center"/>
            <w:hideMark/>
          </w:tcPr>
          <w:p w14:paraId="7FCC831A" w14:textId="77777777" w:rsidR="00237720" w:rsidRPr="00E56613" w:rsidRDefault="00237720" w:rsidP="00237720">
            <w:pPr>
              <w:spacing w:before="0" w:beforeAutospacing="0" w:after="0" w:afterAutospacing="0" w:line="240" w:lineRule="auto"/>
              <w:rPr>
                <w:rFonts w:ascii="David" w:eastAsia="Times New Roman" w:hAnsi="David" w:cs="David"/>
                <w:rtl/>
              </w:rPr>
            </w:pPr>
          </w:p>
        </w:tc>
        <w:tc>
          <w:tcPr>
            <w:tcW w:w="1276" w:type="dxa"/>
            <w:tcBorders>
              <w:top w:val="nil"/>
              <w:left w:val="single" w:sz="4" w:space="0" w:color="auto"/>
              <w:bottom w:val="nil"/>
              <w:right w:val="single" w:sz="4" w:space="0" w:color="auto"/>
            </w:tcBorders>
            <w:shd w:val="clear" w:color="auto" w:fill="auto"/>
            <w:vAlign w:val="center"/>
            <w:hideMark/>
          </w:tcPr>
          <w:p w14:paraId="63CE8BA2" w14:textId="77777777" w:rsidR="00237720" w:rsidRPr="00E56613" w:rsidRDefault="00237720" w:rsidP="00237720">
            <w:pPr>
              <w:bidi w:val="0"/>
              <w:spacing w:before="0" w:beforeAutospacing="0" w:after="0" w:afterAutospacing="0" w:line="240" w:lineRule="auto"/>
              <w:jc w:val="center"/>
              <w:rPr>
                <w:rFonts w:ascii="David" w:eastAsia="Times New Roman" w:hAnsi="David" w:cs="David"/>
              </w:rPr>
            </w:pPr>
            <w:r w:rsidRPr="00E56613">
              <w:rPr>
                <w:rFonts w:ascii="David" w:eastAsia="Times New Roman" w:hAnsi="David" w:cs="David"/>
              </w:rPr>
              <w:t> </w:t>
            </w:r>
          </w:p>
        </w:tc>
      </w:tr>
      <w:tr w:rsidR="00237720" w:rsidRPr="00E56613" w14:paraId="2F6C6D50" w14:textId="77777777" w:rsidTr="009B30C2">
        <w:trPr>
          <w:trHeight w:val="301"/>
        </w:trPr>
        <w:tc>
          <w:tcPr>
            <w:tcW w:w="754" w:type="dxa"/>
            <w:vMerge/>
            <w:tcBorders>
              <w:top w:val="nil"/>
              <w:left w:val="single" w:sz="4" w:space="0" w:color="auto"/>
              <w:bottom w:val="single" w:sz="4" w:space="0" w:color="000000"/>
              <w:right w:val="single" w:sz="4" w:space="0" w:color="auto"/>
            </w:tcBorders>
            <w:vAlign w:val="center"/>
            <w:hideMark/>
          </w:tcPr>
          <w:p w14:paraId="09DA9337" w14:textId="77777777" w:rsidR="00237720" w:rsidRPr="00E56613" w:rsidRDefault="00237720" w:rsidP="00237720">
            <w:pPr>
              <w:spacing w:before="0" w:beforeAutospacing="0" w:after="0" w:afterAutospacing="0" w:line="240" w:lineRule="auto"/>
              <w:rPr>
                <w:rFonts w:ascii="David" w:eastAsia="Times New Roman" w:hAnsi="David" w:cs="David"/>
                <w:b/>
                <w:bCs/>
              </w:rPr>
            </w:pP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214E6D4A"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c>
          <w:tcPr>
            <w:tcW w:w="1756" w:type="dxa"/>
            <w:vMerge/>
            <w:tcBorders>
              <w:top w:val="nil"/>
              <w:left w:val="single" w:sz="4" w:space="0" w:color="auto"/>
              <w:bottom w:val="single" w:sz="4" w:space="0" w:color="000000"/>
              <w:right w:val="single" w:sz="4" w:space="0" w:color="auto"/>
            </w:tcBorders>
            <w:vAlign w:val="center"/>
            <w:hideMark/>
          </w:tcPr>
          <w:p w14:paraId="58C36E39" w14:textId="77777777" w:rsidR="00237720" w:rsidRPr="00E56613" w:rsidRDefault="00237720" w:rsidP="00237720">
            <w:pPr>
              <w:spacing w:before="0" w:beforeAutospacing="0" w:after="0" w:afterAutospacing="0" w:line="240" w:lineRule="auto"/>
              <w:rPr>
                <w:rFonts w:ascii="David" w:eastAsia="Times New Roman" w:hAnsi="David" w:cs="David"/>
              </w:rPr>
            </w:pP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5C685F57" w14:textId="77777777" w:rsidR="00237720" w:rsidRPr="00E56613" w:rsidRDefault="00237720" w:rsidP="00237720">
            <w:pPr>
              <w:spacing w:before="0" w:beforeAutospacing="0" w:after="0" w:afterAutospacing="0" w:line="240" w:lineRule="auto"/>
              <w:rPr>
                <w:rFonts w:ascii="David" w:eastAsia="Times New Roman" w:hAnsi="David" w:cs="David"/>
              </w:rPr>
            </w:pPr>
            <w:r w:rsidRPr="00E56613">
              <w:rPr>
                <w:rFonts w:ascii="David" w:eastAsia="Times New Roman" w:hAnsi="David" w:cs="David"/>
                <w:rtl/>
              </w:rPr>
              <w:t xml:space="preserve">תשריט הגבולות הפאושליים </w:t>
            </w:r>
          </w:p>
        </w:tc>
        <w:tc>
          <w:tcPr>
            <w:tcW w:w="3124" w:type="dxa"/>
            <w:tcBorders>
              <w:top w:val="nil"/>
              <w:left w:val="nil"/>
              <w:bottom w:val="single" w:sz="4" w:space="0" w:color="auto"/>
              <w:right w:val="nil"/>
            </w:tcBorders>
            <w:shd w:val="clear" w:color="auto" w:fill="auto"/>
            <w:vAlign w:val="center"/>
            <w:hideMark/>
          </w:tcPr>
          <w:p w14:paraId="2B1E7642" w14:textId="77777777" w:rsidR="00237720" w:rsidRPr="00E56613" w:rsidRDefault="00237720" w:rsidP="00237720">
            <w:pPr>
              <w:bidi w:val="0"/>
              <w:spacing w:before="0" w:beforeAutospacing="0" w:after="0" w:afterAutospacing="0" w:line="240" w:lineRule="auto"/>
              <w:rPr>
                <w:rFonts w:ascii="David" w:eastAsia="Times New Roman" w:hAnsi="David" w:cs="David"/>
                <w:rtl/>
              </w:rPr>
            </w:pPr>
            <w:r w:rsidRPr="00E56613">
              <w:rPr>
                <w:rFonts w:ascii="David" w:eastAsia="Times New Roman" w:hAnsi="David" w:cs="David"/>
              </w:rPr>
              <w:t> </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4AAB79CC" w14:textId="77777777" w:rsidR="00237720" w:rsidRPr="00E56613"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tc>
      </w:tr>
      <w:tr w:rsidR="00237720" w:rsidRPr="00E56613" w14:paraId="4F9D865E" w14:textId="77777777" w:rsidTr="009B30C2">
        <w:trPr>
          <w:trHeight w:val="834"/>
        </w:trPr>
        <w:tc>
          <w:tcPr>
            <w:tcW w:w="754" w:type="dxa"/>
            <w:tcBorders>
              <w:top w:val="nil"/>
              <w:left w:val="single" w:sz="4" w:space="0" w:color="auto"/>
              <w:bottom w:val="single" w:sz="4" w:space="0" w:color="auto"/>
              <w:right w:val="single" w:sz="4" w:space="0" w:color="auto"/>
            </w:tcBorders>
            <w:shd w:val="clear" w:color="auto" w:fill="auto"/>
            <w:vAlign w:val="center"/>
            <w:hideMark/>
          </w:tcPr>
          <w:p w14:paraId="6DAA669C" w14:textId="77777777" w:rsidR="00237720" w:rsidRPr="00E56613" w:rsidRDefault="00237720" w:rsidP="00237720">
            <w:pPr>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tl/>
              </w:rPr>
              <w:lastRenderedPageBreak/>
              <w:t>מסמך ה'</w:t>
            </w:r>
          </w:p>
        </w:tc>
        <w:tc>
          <w:tcPr>
            <w:tcW w:w="1884" w:type="dxa"/>
            <w:tcBorders>
              <w:top w:val="nil"/>
              <w:left w:val="single" w:sz="4" w:space="0" w:color="auto"/>
              <w:bottom w:val="single" w:sz="4" w:space="0" w:color="auto"/>
              <w:right w:val="single" w:sz="4" w:space="0" w:color="auto"/>
            </w:tcBorders>
            <w:shd w:val="clear" w:color="000000" w:fill="FFFFFF"/>
            <w:vAlign w:val="center"/>
            <w:hideMark/>
          </w:tcPr>
          <w:p w14:paraId="3D2F52A0" w14:textId="77777777" w:rsidR="00237720" w:rsidRPr="00E56613" w:rsidRDefault="00237720" w:rsidP="00237720">
            <w:pPr>
              <w:spacing w:before="0" w:beforeAutospacing="0" w:after="0" w:afterAutospacing="0" w:line="240" w:lineRule="auto"/>
              <w:rPr>
                <w:rFonts w:ascii="David" w:eastAsia="Times New Roman" w:hAnsi="David" w:cs="David"/>
                <w:b/>
                <w:bCs/>
                <w:u w:val="single"/>
                <w:rtl/>
              </w:rPr>
            </w:pPr>
            <w:r w:rsidRPr="00E56613">
              <w:rPr>
                <w:rFonts w:ascii="David" w:eastAsia="Times New Roman" w:hAnsi="David" w:cs="David"/>
                <w:b/>
                <w:bCs/>
                <w:u w:val="single"/>
                <w:rtl/>
              </w:rPr>
              <w:t>חוזה לביצוע תשתיות/פיתוח/אחר - ככל וישנו</w:t>
            </w:r>
          </w:p>
        </w:tc>
        <w:tc>
          <w:tcPr>
            <w:tcW w:w="1756" w:type="dxa"/>
            <w:tcBorders>
              <w:top w:val="nil"/>
              <w:left w:val="single" w:sz="4" w:space="0" w:color="auto"/>
              <w:bottom w:val="single" w:sz="4" w:space="0" w:color="auto"/>
              <w:right w:val="single" w:sz="4" w:space="0" w:color="auto"/>
            </w:tcBorders>
            <w:shd w:val="clear" w:color="000000" w:fill="FFFFFF"/>
            <w:vAlign w:val="center"/>
            <w:hideMark/>
          </w:tcPr>
          <w:p w14:paraId="5B81A9F4"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 xml:space="preserve">כרוך בחוברת  </w:t>
            </w:r>
          </w:p>
        </w:tc>
        <w:tc>
          <w:tcPr>
            <w:tcW w:w="2810" w:type="dxa"/>
            <w:tcBorders>
              <w:top w:val="nil"/>
              <w:left w:val="single" w:sz="4" w:space="0" w:color="auto"/>
              <w:bottom w:val="single" w:sz="4" w:space="0" w:color="auto"/>
              <w:right w:val="single" w:sz="4" w:space="0" w:color="auto"/>
            </w:tcBorders>
            <w:shd w:val="clear" w:color="auto" w:fill="auto"/>
            <w:vAlign w:val="center"/>
            <w:hideMark/>
          </w:tcPr>
          <w:p w14:paraId="1861C9B7"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hint="cs"/>
                <w:rtl/>
              </w:rPr>
              <w:t>שער כריכת החוברת</w:t>
            </w:r>
          </w:p>
        </w:tc>
        <w:tc>
          <w:tcPr>
            <w:tcW w:w="3124" w:type="dxa"/>
            <w:tcBorders>
              <w:top w:val="nil"/>
              <w:left w:val="single" w:sz="4" w:space="0" w:color="auto"/>
              <w:bottom w:val="single" w:sz="4" w:space="0" w:color="auto"/>
              <w:right w:val="single" w:sz="4" w:space="0" w:color="auto"/>
            </w:tcBorders>
            <w:shd w:val="clear" w:color="auto" w:fill="auto"/>
            <w:vAlign w:val="center"/>
            <w:hideMark/>
          </w:tcPr>
          <w:p w14:paraId="7A841D4F" w14:textId="77777777" w:rsidR="00237720" w:rsidRPr="00E56613" w:rsidRDefault="00237720" w:rsidP="00237720">
            <w:pPr>
              <w:spacing w:before="0" w:beforeAutospacing="0" w:after="0" w:afterAutospacing="0" w:line="240" w:lineRule="auto"/>
              <w:rPr>
                <w:rFonts w:ascii="David" w:eastAsia="Times New Roman" w:hAnsi="David" w:cs="David"/>
                <w:rtl/>
              </w:rPr>
            </w:pPr>
            <w:r w:rsidRPr="00E56613">
              <w:rPr>
                <w:rFonts w:ascii="David" w:eastAsia="Times New Roman" w:hAnsi="David" w:cs="David"/>
                <w:rtl/>
              </w:rPr>
              <w:t>כריכה קבועה לכל המכרז</w:t>
            </w:r>
            <w:r w:rsidRPr="00E56613">
              <w:rPr>
                <w:rFonts w:ascii="David" w:eastAsia="Times New Roman" w:hAnsi="David" w:cs="David" w:hint="cs"/>
                <w:rtl/>
              </w:rPr>
              <w:t xml:space="preserve"> - </w:t>
            </w:r>
            <w:r w:rsidRPr="00E56613">
              <w:rPr>
                <w:rFonts w:ascii="David" w:eastAsia="Times New Roman" w:hAnsi="David" w:cs="David"/>
                <w:rtl/>
              </w:rPr>
              <w:t>בחזית של כל חוברת יחד עם לוגו החברה, שם ותמונת הפרויקט</w:t>
            </w:r>
          </w:p>
        </w:tc>
        <w:tc>
          <w:tcPr>
            <w:tcW w:w="1276" w:type="dxa"/>
            <w:tcBorders>
              <w:top w:val="nil"/>
              <w:left w:val="single" w:sz="4" w:space="0" w:color="auto"/>
              <w:bottom w:val="single" w:sz="4" w:space="0" w:color="auto"/>
              <w:right w:val="single" w:sz="4" w:space="0" w:color="auto"/>
            </w:tcBorders>
            <w:shd w:val="clear" w:color="auto" w:fill="auto"/>
            <w:vAlign w:val="center"/>
            <w:hideMark/>
          </w:tcPr>
          <w:p w14:paraId="396569DE" w14:textId="77777777" w:rsidR="00237720" w:rsidRDefault="00237720" w:rsidP="00237720">
            <w:pPr>
              <w:bidi w:val="0"/>
              <w:spacing w:before="0" w:beforeAutospacing="0" w:after="0" w:afterAutospacing="0" w:line="240" w:lineRule="auto"/>
              <w:rPr>
                <w:rFonts w:ascii="David" w:eastAsia="Times New Roman" w:hAnsi="David" w:cs="David"/>
              </w:rPr>
            </w:pPr>
            <w:r w:rsidRPr="00E56613">
              <w:rPr>
                <w:rFonts w:ascii="David" w:eastAsia="Times New Roman" w:hAnsi="David" w:cs="David"/>
              </w:rPr>
              <w:t> </w:t>
            </w:r>
          </w:p>
          <w:p w14:paraId="029B4165" w14:textId="77777777" w:rsidR="00237720" w:rsidRDefault="00237720" w:rsidP="00237720">
            <w:pPr>
              <w:bidi w:val="0"/>
              <w:spacing w:before="0" w:beforeAutospacing="0" w:after="0" w:afterAutospacing="0" w:line="240" w:lineRule="auto"/>
              <w:rPr>
                <w:rFonts w:ascii="David" w:eastAsia="Times New Roman" w:hAnsi="David" w:cs="David"/>
              </w:rPr>
            </w:pPr>
          </w:p>
          <w:p w14:paraId="192867B5" w14:textId="77777777" w:rsidR="00237720" w:rsidRDefault="00237720" w:rsidP="00237720">
            <w:pPr>
              <w:bidi w:val="0"/>
              <w:spacing w:before="0" w:beforeAutospacing="0" w:after="0" w:afterAutospacing="0" w:line="240" w:lineRule="auto"/>
              <w:rPr>
                <w:rFonts w:ascii="David" w:eastAsia="Times New Roman" w:hAnsi="David" w:cs="David"/>
              </w:rPr>
            </w:pPr>
          </w:p>
          <w:p w14:paraId="3E1F3E15" w14:textId="77777777" w:rsidR="00237720" w:rsidRPr="00E56613" w:rsidRDefault="00237720" w:rsidP="00237720">
            <w:pPr>
              <w:bidi w:val="0"/>
              <w:spacing w:before="0" w:beforeAutospacing="0" w:after="0" w:afterAutospacing="0" w:line="240" w:lineRule="auto"/>
              <w:rPr>
                <w:rFonts w:ascii="David" w:eastAsia="Times New Roman" w:hAnsi="David" w:cs="David"/>
              </w:rPr>
            </w:pPr>
          </w:p>
        </w:tc>
      </w:tr>
    </w:tbl>
    <w:p w14:paraId="69389CB6" w14:textId="77777777" w:rsidR="00E56613" w:rsidRPr="00E56613" w:rsidRDefault="00E56613" w:rsidP="00E56613">
      <w:pPr>
        <w:rPr>
          <w:rFonts w:ascii="David" w:eastAsia="Times New Roman" w:hAnsi="David" w:cs="David"/>
          <w:b/>
          <w:bCs/>
          <w:sz w:val="32"/>
          <w:szCs w:val="32"/>
          <w:u w:val="single"/>
        </w:rPr>
      </w:pPr>
      <w:r w:rsidRPr="00E56613">
        <w:rPr>
          <w:rFonts w:ascii="David" w:eastAsia="Times New Roman" w:hAnsi="David" w:cs="David" w:hint="cs"/>
          <w:b/>
          <w:bCs/>
          <w:sz w:val="32"/>
          <w:szCs w:val="32"/>
          <w:u w:val="single"/>
          <w:rtl/>
        </w:rPr>
        <w:lastRenderedPageBreak/>
        <w:t xml:space="preserve"> </w:t>
      </w:r>
    </w:p>
    <w:p w14:paraId="3BE0E6C8" w14:textId="77777777" w:rsidR="00E56613" w:rsidRPr="00E56613" w:rsidRDefault="00E56613" w:rsidP="00E56613">
      <w:pPr>
        <w:spacing w:before="0" w:beforeAutospacing="0" w:after="0" w:afterAutospacing="0" w:line="240" w:lineRule="auto"/>
        <w:ind w:right="175"/>
        <w:jc w:val="right"/>
        <w:rPr>
          <w:rFonts w:ascii="David" w:eastAsia="Times New Roman" w:hAnsi="David" w:cs="David"/>
          <w:color w:val="000000"/>
          <w:rtl/>
        </w:rPr>
      </w:pPr>
    </w:p>
    <w:p w14:paraId="3E02596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B2BA61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48FC7F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F792F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6CE031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8588E3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855F67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4DCABB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0B5453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52CCA1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3252756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06FCDF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C3D176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EB7BDB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9F69DC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50EC16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21DEFD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1880FFB"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BDA057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60FCA9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6DBFD7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09691D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B6500D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CDE83A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F6EBE4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68633E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5823933"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FD9454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D43700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F2EE34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4D260D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5D981C7"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454843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95FF78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1A905C9"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C4FCBE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C4D6B19" w14:textId="77777777" w:rsidR="00237720" w:rsidRDefault="00293249">
      <w:pPr>
        <w:tabs>
          <w:tab w:val="left" w:pos="2332"/>
        </w:tabs>
        <w:spacing w:before="0" w:beforeAutospacing="0" w:after="0" w:afterAutospacing="0" w:line="240" w:lineRule="auto"/>
        <w:ind w:left="720" w:right="175"/>
        <w:rPr>
          <w:rFonts w:ascii="David" w:eastAsia="Times New Roman" w:hAnsi="David" w:cs="David"/>
          <w:color w:val="000000"/>
        </w:rPr>
        <w:pPrChange w:id="7" w:author="עינב יורוביצקי" w:date="2020-07-06T10:15:00Z">
          <w:pPr>
            <w:spacing w:before="0" w:beforeAutospacing="0" w:after="0" w:afterAutospacing="0" w:line="240" w:lineRule="auto"/>
            <w:ind w:left="720" w:right="175"/>
            <w:jc w:val="center"/>
          </w:pPr>
        </w:pPrChange>
      </w:pPr>
      <w:ins w:id="8" w:author="עינב יורוביצקי" w:date="2020-07-06T10:15:00Z">
        <w:r>
          <w:rPr>
            <w:rFonts w:ascii="David" w:eastAsia="Times New Roman" w:hAnsi="David" w:cs="David"/>
            <w:color w:val="000000"/>
            <w:rtl/>
          </w:rPr>
          <w:tab/>
        </w:r>
      </w:ins>
    </w:p>
    <w:p w14:paraId="4112A1A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02D0826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426564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1DC8742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E1CD9E8"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3E055AD"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04390C2"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B15442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9E59385"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759241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61C97657"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tl/>
        </w:rPr>
      </w:pPr>
    </w:p>
    <w:p w14:paraId="08CDE377" w14:textId="77777777" w:rsidR="00377752" w:rsidRDefault="00377752" w:rsidP="00237720">
      <w:pPr>
        <w:spacing w:before="0" w:beforeAutospacing="0" w:after="0" w:afterAutospacing="0" w:line="240" w:lineRule="auto"/>
        <w:ind w:left="720" w:right="175"/>
        <w:jc w:val="center"/>
        <w:rPr>
          <w:rFonts w:ascii="David" w:eastAsia="Times New Roman" w:hAnsi="David" w:cs="David"/>
          <w:color w:val="000000"/>
        </w:rPr>
      </w:pPr>
    </w:p>
    <w:p w14:paraId="5D9C095F"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462063BE"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639F4EE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1A20C4A"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70BE6B11"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541E528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Pr>
      </w:pPr>
    </w:p>
    <w:p w14:paraId="2A4FE4EC" w14:textId="77777777" w:rsidR="00E56613" w:rsidRDefault="00E56613" w:rsidP="00237720">
      <w:pPr>
        <w:tabs>
          <w:tab w:val="left" w:pos="9163"/>
        </w:tabs>
        <w:spacing w:before="0" w:beforeAutospacing="0" w:after="0" w:afterAutospacing="0" w:line="240" w:lineRule="auto"/>
        <w:ind w:left="-1186" w:right="-709"/>
        <w:jc w:val="center"/>
        <w:rPr>
          <w:rFonts w:ascii="David" w:eastAsia="Times New Roman" w:hAnsi="David" w:cs="David"/>
          <w:color w:val="000000"/>
          <w:rtl/>
        </w:rPr>
      </w:pPr>
      <w:r w:rsidRPr="00237720">
        <w:rPr>
          <w:rFonts w:ascii="Times New Roman" w:eastAsia="Times New Roman" w:hAnsi="Times New Roman" w:cs="David"/>
          <w:noProof/>
          <w:sz w:val="28"/>
          <w:szCs w:val="24"/>
        </w:rPr>
        <w:lastRenderedPageBreak/>
        <w:drawing>
          <wp:inline distT="0" distB="0" distL="0" distR="0" wp14:anchorId="29041AE1" wp14:editId="1D87EC0D">
            <wp:extent cx="5285740" cy="476250"/>
            <wp:effectExtent l="0" t="0" r="0" b="0"/>
            <wp:docPr id="32"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5740" cy="476250"/>
                    </a:xfrm>
                    <a:prstGeom prst="rect">
                      <a:avLst/>
                    </a:prstGeom>
                    <a:noFill/>
                  </pic:spPr>
                </pic:pic>
              </a:graphicData>
            </a:graphic>
          </wp:inline>
        </w:drawing>
      </w:r>
    </w:p>
    <w:p w14:paraId="560E0534"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2EA8310"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29B30196"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5350AC3C" w14:textId="77777777" w:rsid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58EC6458" w14:textId="77777777" w:rsidR="00237720" w:rsidRPr="00237720" w:rsidRDefault="00237720" w:rsidP="00237720">
      <w:pPr>
        <w:spacing w:before="0" w:beforeAutospacing="0" w:after="0" w:afterAutospacing="0" w:line="240" w:lineRule="auto"/>
        <w:ind w:left="720" w:right="175"/>
        <w:jc w:val="center"/>
        <w:rPr>
          <w:rFonts w:ascii="David" w:eastAsia="Times New Roman" w:hAnsi="David" w:cs="David"/>
          <w:color w:val="000000"/>
          <w:rtl/>
        </w:rPr>
      </w:pPr>
    </w:p>
    <w:p w14:paraId="7FD2690B"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4614CC79" w14:textId="77777777" w:rsidR="00E56613" w:rsidRPr="00237720"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6"/>
          <w:szCs w:val="32"/>
          <w:u w:val="single"/>
          <w:rtl/>
        </w:rPr>
      </w:pPr>
      <w:r w:rsidRPr="00237720">
        <w:rPr>
          <w:rFonts w:ascii="Times New Roman" w:eastAsia="Times New Roman" w:hAnsi="Times New Roman" w:cs="David" w:hint="cs"/>
          <w:b/>
          <w:bCs/>
          <w:sz w:val="36"/>
          <w:szCs w:val="32"/>
          <w:u w:val="single"/>
          <w:rtl/>
        </w:rPr>
        <w:t>הזמנה לקבלת הצעות</w:t>
      </w:r>
    </w:p>
    <w:p w14:paraId="26F51301" w14:textId="77777777" w:rsidR="00E56613" w:rsidRPr="00E56613" w:rsidRDefault="00E56613" w:rsidP="00E56613">
      <w:pPr>
        <w:keepNext/>
        <w:spacing w:before="0" w:beforeAutospacing="0" w:after="0" w:afterAutospacing="0" w:line="480" w:lineRule="auto"/>
        <w:ind w:right="142"/>
        <w:jc w:val="center"/>
        <w:outlineLvl w:val="0"/>
        <w:rPr>
          <w:rFonts w:ascii="David" w:eastAsia="Times New Roman" w:hAnsi="David" w:cs="David"/>
          <w:sz w:val="24"/>
          <w:szCs w:val="24"/>
          <w:rtl/>
        </w:rPr>
      </w:pPr>
    </w:p>
    <w:p w14:paraId="22E6C70F" w14:textId="236D5760" w:rsidR="001F50AB" w:rsidRDefault="00E56613">
      <w:pPr>
        <w:keepNext/>
        <w:spacing w:before="0" w:beforeAutospacing="0" w:after="0" w:afterAutospacing="0" w:line="480" w:lineRule="auto"/>
        <w:ind w:right="142"/>
        <w:jc w:val="center"/>
        <w:outlineLvl w:val="0"/>
        <w:rPr>
          <w:rFonts w:ascii="David" w:eastAsia="Times New Roman" w:hAnsi="David" w:cs="David"/>
          <w:sz w:val="24"/>
          <w:szCs w:val="24"/>
          <w:rtl/>
        </w:rPr>
        <w:pPrChange w:id="9" w:author="עינב יורוביצקי" w:date="2020-07-06T10:45:00Z">
          <w:pPr>
            <w:keepNext/>
            <w:spacing w:before="0" w:beforeAutospacing="0" w:after="0" w:afterAutospacing="0" w:line="480" w:lineRule="auto"/>
            <w:ind w:right="142"/>
            <w:jc w:val="center"/>
            <w:outlineLvl w:val="0"/>
          </w:pPr>
        </w:pPrChange>
      </w:pPr>
      <w:r w:rsidRPr="00E56613">
        <w:rPr>
          <w:rFonts w:ascii="David" w:eastAsia="Times New Roman" w:hAnsi="David" w:cs="David"/>
          <w:sz w:val="24"/>
          <w:szCs w:val="24"/>
          <w:rtl/>
        </w:rPr>
        <w:t>שם פרויקט</w:t>
      </w:r>
      <w:r w:rsidR="001F50AB">
        <w:rPr>
          <w:rFonts w:ascii="David" w:eastAsia="Times New Roman" w:hAnsi="David" w:cs="David" w:hint="cs"/>
          <w:sz w:val="24"/>
          <w:szCs w:val="24"/>
          <w:rtl/>
        </w:rPr>
        <w:t xml:space="preserve">: </w:t>
      </w:r>
      <w:customXmlInsRangeStart w:id="10" w:author="עינב יורוביצקי" w:date="2020-07-06T10:45:00Z"/>
      <w:sdt>
        <w:sdtPr>
          <w:rPr>
            <w:rFonts w:ascii="David" w:eastAsia="Times New Roman" w:hAnsi="David" w:cs="David" w:hint="cs"/>
            <w:sz w:val="24"/>
            <w:szCs w:val="24"/>
            <w:rtl/>
          </w:rPr>
          <w:alias w:val="שם הפרויקט"/>
          <w:tag w:val="cntProjectName"/>
          <w:id w:val="1840810624"/>
          <w:placeholder>
            <w:docPart w:val="5436FBC67E2740FBB223C4ABB032CA2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customXmlInsRangeEnd w:id="10"/>
          <w:ins w:id="11" w:author="עינב יורוביצקי" w:date="2020-07-06T10:45:00Z">
            <w:r w:rsidR="00F23779">
              <w:rPr>
                <w:rFonts w:ascii="David" w:eastAsia="Times New Roman" w:hAnsi="David" w:cs="David" w:hint="cs"/>
                <w:sz w:val="24"/>
                <w:szCs w:val="24"/>
                <w:rtl/>
              </w:rPr>
              <w:t xml:space="preserve">תל אביב </w:t>
            </w:r>
          </w:ins>
          <w:customXmlInsRangeStart w:id="12" w:author="עינב יורוביצקי" w:date="2020-07-06T10:45:00Z"/>
        </w:sdtContent>
      </w:sdt>
      <w:customXmlInsRangeEnd w:id="12"/>
      <w:del w:id="13" w:author="עינב יורוביצקי" w:date="2020-07-06T10:45:00Z">
        <w:r w:rsidRPr="00E56613" w:rsidDel="00F23779">
          <w:rPr>
            <w:rFonts w:ascii="David" w:eastAsia="Times New Roman" w:hAnsi="David" w:cs="David"/>
            <w:sz w:val="24"/>
            <w:szCs w:val="24"/>
            <w:rtl/>
          </w:rPr>
          <w:delText xml:space="preserve"> </w:delText>
        </w:r>
      </w:del>
    </w:p>
    <w:p w14:paraId="0A6F5F0C" w14:textId="1AE48327" w:rsidR="001F50AB" w:rsidRDefault="00E56613">
      <w:pPr>
        <w:keepNext/>
        <w:spacing w:before="0" w:beforeAutospacing="0" w:after="0" w:afterAutospacing="0" w:line="480" w:lineRule="auto"/>
        <w:ind w:right="142"/>
        <w:jc w:val="center"/>
        <w:outlineLvl w:val="0"/>
        <w:rPr>
          <w:rFonts w:ascii="David" w:eastAsia="Times New Roman" w:hAnsi="David" w:cs="David"/>
          <w:sz w:val="24"/>
          <w:szCs w:val="24"/>
          <w:rtl/>
        </w:rPr>
        <w:pPrChange w:id="14" w:author="עינב יורוביצקי" w:date="2020-07-06T10:25:00Z">
          <w:pPr>
            <w:keepNext/>
            <w:spacing w:before="0" w:beforeAutospacing="0" w:after="0" w:afterAutospacing="0" w:line="480" w:lineRule="auto"/>
            <w:ind w:right="142"/>
            <w:jc w:val="center"/>
            <w:outlineLvl w:val="0"/>
          </w:pPr>
        </w:pPrChange>
      </w:pPr>
      <w:r w:rsidRPr="00E56613">
        <w:rPr>
          <w:rFonts w:ascii="David" w:eastAsia="Times New Roman" w:hAnsi="David" w:cs="David"/>
          <w:sz w:val="24"/>
          <w:szCs w:val="24"/>
          <w:rtl/>
        </w:rPr>
        <w:t>שם אתר</w:t>
      </w:r>
      <w:r w:rsidR="001F50AB">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AC34A1A7406445B9A9DEBE9EEB691D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5" w:author="עינב יורוביצקי" w:date="2020-07-06T10:52:00Z">
            <w:r w:rsidR="002A6DCD">
              <w:rPr>
                <w:rFonts w:ascii="David" w:eastAsia="Times New Roman" w:hAnsi="David" w:cs="David" w:hint="cs"/>
                <w:sz w:val="24"/>
                <w:szCs w:val="24"/>
                <w:rtl/>
              </w:rPr>
              <w:t>פרויקט ניסיון</w:t>
            </w:r>
          </w:ins>
        </w:sdtContent>
      </w:sdt>
      <w:r w:rsidRPr="00E56613">
        <w:rPr>
          <w:rFonts w:ascii="David" w:eastAsia="Times New Roman" w:hAnsi="David" w:cs="David"/>
          <w:sz w:val="24"/>
          <w:szCs w:val="24"/>
          <w:rtl/>
        </w:rPr>
        <w:t xml:space="preserve"> </w:t>
      </w:r>
    </w:p>
    <w:p w14:paraId="6D9E059B"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D0F01E48189B4169B065941F6580333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1F50AB">
            <w:rPr>
              <w:rStyle w:val="a8"/>
              <w:color w:val="00B0F0"/>
              <w:rtl/>
            </w:rPr>
            <w:t>[שדה נוסף 2]</w:t>
          </w:r>
        </w:sdtContent>
      </w:sdt>
    </w:p>
    <w:p w14:paraId="6249F8A1" w14:textId="77777777" w:rsidR="001F50AB" w:rsidRDefault="001F50AB" w:rsidP="001F50AB">
      <w:pPr>
        <w:keepNext/>
        <w:spacing w:before="0" w:beforeAutospacing="0" w:after="0" w:afterAutospacing="0" w:line="480" w:lineRule="auto"/>
        <w:ind w:right="142"/>
        <w:jc w:val="center"/>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99ABEC0E2CBB4A20BCB09FEAE10332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1F50AB">
            <w:rPr>
              <w:rStyle w:val="a8"/>
              <w:color w:val="00B0F0"/>
              <w:rtl/>
            </w:rPr>
            <w:t>[שדה נוסף 1]</w:t>
          </w:r>
        </w:sdtContent>
      </w:sdt>
    </w:p>
    <w:p w14:paraId="4AD412ED" w14:textId="77777777" w:rsidR="001F50AB" w:rsidRDefault="001F50AB" w:rsidP="001F50AB">
      <w:pPr>
        <w:keepNext/>
        <w:spacing w:before="0" w:beforeAutospacing="0" w:after="0" w:afterAutospacing="0" w:line="480" w:lineRule="auto"/>
        <w:ind w:right="142"/>
        <w:jc w:val="center"/>
        <w:outlineLvl w:val="0"/>
        <w:rPr>
          <w:ins w:id="16" w:author="עינב יורוביצקי" w:date="2020-07-06T10:29:00Z"/>
          <w:rFonts w:ascii="David" w:eastAsia="Times New Roman" w:hAnsi="David" w:cs="David"/>
          <w:sz w:val="24"/>
          <w:szCs w:val="24"/>
          <w:rtl/>
        </w:rPr>
      </w:pPr>
      <w:r>
        <w:rPr>
          <w:rFonts w:ascii="David" w:eastAsia="Times New Roman" w:hAnsi="David" w:cs="David" w:hint="cs"/>
          <w:sz w:val="24"/>
          <w:szCs w:val="24"/>
          <w:rtl/>
        </w:rPr>
        <w:t>כתובת : __________________</w:t>
      </w:r>
    </w:p>
    <w:p w14:paraId="4FA79126" w14:textId="0C4F94A8" w:rsidR="001C2A3D" w:rsidRDefault="001E4512">
      <w:pPr>
        <w:keepNext/>
        <w:spacing w:before="0" w:beforeAutospacing="0" w:after="0" w:afterAutospacing="0" w:line="480" w:lineRule="auto"/>
        <w:ind w:right="142"/>
        <w:outlineLvl w:val="0"/>
        <w:rPr>
          <w:rFonts w:ascii="David" w:eastAsia="Times New Roman" w:hAnsi="David" w:cs="David"/>
          <w:sz w:val="24"/>
          <w:szCs w:val="24"/>
          <w:rtl/>
        </w:rPr>
        <w:pPrChange w:id="17" w:author="עינב יורוביצקי" w:date="2020-07-06T10:31:00Z">
          <w:pPr>
            <w:keepNext/>
            <w:spacing w:before="0" w:beforeAutospacing="0" w:after="0" w:afterAutospacing="0" w:line="480" w:lineRule="auto"/>
            <w:ind w:right="142"/>
            <w:jc w:val="center"/>
            <w:outlineLvl w:val="0"/>
          </w:pPr>
        </w:pPrChange>
      </w:pPr>
      <w:ins w:id="18" w:author="עינב יורוביצקי" w:date="2020-07-06T10:30:00Z">
        <w:r>
          <w:rPr>
            <w:rFonts w:ascii="David" w:eastAsia="Times New Roman" w:hAnsi="David" w:cs="David" w:hint="cs"/>
            <w:sz w:val="24"/>
            <w:szCs w:val="24"/>
            <w:rtl/>
          </w:rPr>
          <w:t xml:space="preserve">                                               ניסיון</w:t>
        </w:r>
      </w:ins>
      <w:ins w:id="19" w:author="עינב יורוביצקי" w:date="2020-07-06T10:31:00Z">
        <w:r>
          <w:rPr>
            <w:rFonts w:ascii="David" w:eastAsia="Times New Roman" w:hAnsi="David" w:cs="David" w:hint="cs"/>
            <w:sz w:val="24"/>
            <w:szCs w:val="24"/>
            <w:rtl/>
          </w:rPr>
          <w:t xml:space="preserve">: </w:t>
        </w:r>
      </w:ins>
      <w:customXmlInsRangeStart w:id="20" w:author="עינב יורוביצקי" w:date="2020-07-06T10:31:00Z"/>
      <w:sdt>
        <w:sdtPr>
          <w:rPr>
            <w:rFonts w:ascii="David" w:eastAsia="Times New Roman" w:hAnsi="David" w:cs="David" w:hint="cs"/>
            <w:sz w:val="24"/>
            <w:szCs w:val="24"/>
            <w:rtl/>
          </w:rPr>
          <w:alias w:val="מדד בסיס"/>
          <w:tag w:val="cntMadadBase"/>
          <w:id w:val="913204246"/>
          <w:placeholder>
            <w:docPart w:val="3883FB519F804B6A9F4B69F501B36F5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6-01T00:00:00Z">
            <w:dateFormat w:val="dd/MM/yyyy"/>
            <w:lid w:val="he-IL"/>
            <w:storeMappedDataAs w:val="dateTime"/>
            <w:calendar w:val="gregorian"/>
          </w:date>
        </w:sdtPr>
        <w:sdtEndPr/>
        <w:sdtContent>
          <w:customXmlInsRangeEnd w:id="20"/>
          <w:ins w:id="21" w:author="עינב יורוביצקי" w:date="2020-07-06T10:32:00Z">
            <w:r>
              <w:rPr>
                <w:rFonts w:ascii="David" w:eastAsia="Times New Roman" w:hAnsi="David" w:cs="David" w:hint="cs"/>
                <w:sz w:val="24"/>
                <w:szCs w:val="24"/>
                <w:rtl/>
              </w:rPr>
              <w:t>‏01/06/2020</w:t>
            </w:r>
          </w:ins>
          <w:customXmlInsRangeStart w:id="22" w:author="עינב יורוביצקי" w:date="2020-07-06T10:31:00Z"/>
        </w:sdtContent>
      </w:sdt>
      <w:customXmlInsRangeEnd w:id="22"/>
    </w:p>
    <w:p w14:paraId="44E6F127"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6ABE43F3" w14:textId="60257D03" w:rsidR="00E56613" w:rsidRPr="00E56613" w:rsidRDefault="001E4512"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ins w:id="23" w:author="עינב יורוביצקי" w:date="2020-07-06T10:32:00Z">
        <w:r>
          <w:rPr>
            <w:rFonts w:ascii="Times New Roman" w:eastAsia="Times New Roman" w:hAnsi="Times New Roman" w:cs="David" w:hint="cs"/>
            <w:b/>
            <w:bCs/>
            <w:sz w:val="28"/>
            <w:szCs w:val="24"/>
            <w:u w:val="single"/>
            <w:rtl/>
          </w:rPr>
          <w:t xml:space="preserve">נק מדד : </w:t>
        </w:r>
      </w:ins>
      <w:customXmlInsRangeStart w:id="24" w:author="עינב יורוביצקי" w:date="2020-07-06T10:32:00Z"/>
      <w:sdt>
        <w:sdtPr>
          <w:rPr>
            <w:rFonts w:ascii="Times New Roman" w:eastAsia="Times New Roman" w:hAnsi="Times New Roman" w:cs="David" w:hint="cs"/>
            <w:b/>
            <w:bCs/>
            <w:sz w:val="28"/>
            <w:szCs w:val="24"/>
            <w:u w:val="single"/>
            <w:rtl/>
          </w:rPr>
          <w:alias w:val="נקודות מדד"/>
          <w:tag w:val="cntMadadPoints"/>
          <w:id w:val="-1891717989"/>
          <w:placeholder>
            <w:docPart w:val="559286E9DD094FF3A9D3763A359A30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customXmlInsRangeEnd w:id="24"/>
          <w:ins w:id="25" w:author="עינב יורוביצקי" w:date="2020-07-06T10:33:00Z">
            <w:r>
              <w:rPr>
                <w:rFonts w:ascii="Times New Roman" w:eastAsia="Times New Roman" w:hAnsi="Times New Roman" w:cs="David" w:hint="cs"/>
                <w:b/>
                <w:bCs/>
                <w:sz w:val="28"/>
                <w:szCs w:val="24"/>
                <w:u w:val="single"/>
                <w:rtl/>
              </w:rPr>
              <w:t>310.7801</w:t>
            </w:r>
          </w:ins>
          <w:customXmlInsRangeStart w:id="26" w:author="עינב יורוביצקי" w:date="2020-07-06T10:32:00Z"/>
        </w:sdtContent>
      </w:sdt>
      <w:customXmlInsRangeEnd w:id="26"/>
    </w:p>
    <w:p w14:paraId="2041B8DD"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28"/>
          <w:szCs w:val="24"/>
          <w:u w:val="single"/>
          <w:rtl/>
        </w:rPr>
      </w:pPr>
    </w:p>
    <w:p w14:paraId="145DCC3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D70B40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7B713B0"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57B01C1"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3AFF398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6C4DF56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5CBA38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04DD78C"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7552FDB5"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0BDBFFAB" w14:textId="77777777" w:rsid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11EC00CA"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25E70BAB" w14:textId="77777777" w:rsidR="00377752"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2BB76122" w14:textId="77777777" w:rsidR="00377752" w:rsidRPr="00E56613" w:rsidRDefault="00377752" w:rsidP="00E56613">
      <w:pPr>
        <w:spacing w:before="0" w:beforeAutospacing="0" w:after="0" w:afterAutospacing="0" w:line="360" w:lineRule="auto"/>
        <w:jc w:val="both"/>
        <w:rPr>
          <w:rFonts w:ascii="Times New Roman" w:eastAsia="Times New Roman" w:hAnsi="Times New Roman" w:cs="David"/>
          <w:sz w:val="26"/>
          <w:szCs w:val="26"/>
          <w:rtl/>
        </w:rPr>
      </w:pPr>
    </w:p>
    <w:p w14:paraId="3516302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6"/>
          <w:szCs w:val="26"/>
          <w:rtl/>
        </w:rPr>
      </w:pPr>
    </w:p>
    <w:p w14:paraId="2F429ACB" w14:textId="77777777" w:rsidR="00E56613" w:rsidRPr="00237720" w:rsidRDefault="00E56613" w:rsidP="00237720">
      <w:pPr>
        <w:keepNext/>
        <w:spacing w:before="0" w:beforeAutospacing="0" w:after="0" w:afterAutospacing="0" w:line="480" w:lineRule="auto"/>
        <w:ind w:right="142"/>
        <w:outlineLvl w:val="0"/>
        <w:rPr>
          <w:rFonts w:ascii="Times New Roman" w:eastAsia="Times New Roman" w:hAnsi="Times New Roman" w:cs="David"/>
          <w:sz w:val="28"/>
          <w:szCs w:val="24"/>
          <w:u w:val="single"/>
          <w:rtl/>
        </w:rPr>
      </w:pPr>
    </w:p>
    <w:p w14:paraId="293927ED" w14:textId="77777777" w:rsidR="00E56613" w:rsidRPr="00E56613" w:rsidRDefault="00E56613" w:rsidP="00E56613">
      <w:pPr>
        <w:keepNext/>
        <w:spacing w:before="0" w:beforeAutospacing="0" w:after="0" w:afterAutospacing="0" w:line="480" w:lineRule="auto"/>
        <w:ind w:right="142"/>
        <w:jc w:val="center"/>
        <w:outlineLvl w:val="0"/>
        <w:rPr>
          <w:rFonts w:ascii="Times New Roman" w:eastAsia="Times New Roman" w:hAnsi="Times New Roman" w:cs="David"/>
          <w:b/>
          <w:bCs/>
          <w:sz w:val="32"/>
          <w:szCs w:val="28"/>
          <w:u w:val="single"/>
          <w:rtl/>
        </w:rPr>
      </w:pPr>
      <w:r w:rsidRPr="00E56613">
        <w:rPr>
          <w:rFonts w:ascii="Times New Roman" w:eastAsia="Times New Roman" w:hAnsi="Times New Roman" w:cs="David" w:hint="cs"/>
          <w:b/>
          <w:bCs/>
          <w:sz w:val="32"/>
          <w:szCs w:val="28"/>
          <w:u w:val="single"/>
          <w:rtl/>
        </w:rPr>
        <w:t>הזמנה לקבלת הצעות</w:t>
      </w:r>
    </w:p>
    <w:p w14:paraId="10BD823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1387C7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ההזמנה מתייחסת  למסמכים הבאים (להלן - "</w:t>
      </w:r>
      <w:r w:rsidRPr="00E56613">
        <w:rPr>
          <w:rFonts w:ascii="Times New Roman" w:eastAsia="Times New Roman" w:hAnsi="Times New Roman" w:cs="David" w:hint="cs"/>
          <w:b/>
          <w:bCs/>
          <w:snapToGrid w:val="0"/>
          <w:sz w:val="26"/>
          <w:szCs w:val="24"/>
          <w:u w:val="single"/>
          <w:rtl/>
        </w:rPr>
        <w:t>מסמכי ההזמנה</w:t>
      </w:r>
      <w:r w:rsidRPr="00E56613">
        <w:rPr>
          <w:rFonts w:ascii="Times New Roman" w:eastAsia="Times New Roman" w:hAnsi="Times New Roman" w:cs="David" w:hint="cs"/>
          <w:snapToGrid w:val="0"/>
          <w:sz w:val="26"/>
          <w:szCs w:val="24"/>
          <w:u w:val="single"/>
          <w:rtl/>
        </w:rPr>
        <w:t>"):</w:t>
      </w:r>
    </w:p>
    <w:p w14:paraId="7F0D072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1D8360A"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א':</w:t>
      </w:r>
      <w:r w:rsidRPr="00E56613">
        <w:rPr>
          <w:rFonts w:ascii="Times New Roman" w:eastAsia="Times New Roman" w:hAnsi="Times New Roman" w:cs="David" w:hint="cs"/>
          <w:b/>
          <w:bCs/>
          <w:snapToGrid w:val="0"/>
          <w:sz w:val="26"/>
          <w:szCs w:val="24"/>
          <w:rtl/>
        </w:rPr>
        <w:t xml:space="preserve"> הזמנה לקבלת הצעות</w:t>
      </w:r>
    </w:p>
    <w:p w14:paraId="4E9DF393"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א1- הוראות למשתתפים בהזמנה</w:t>
      </w:r>
    </w:p>
    <w:p w14:paraId="1C96355B"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א2- פרטי הקבלן</w:t>
      </w:r>
    </w:p>
    <w:p w14:paraId="4989AD90"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א3- הצהרת הקבלן ורישיון הקבלן</w:t>
      </w:r>
    </w:p>
    <w:p w14:paraId="41D44E6B"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א4- לוח זמנים (נספח 3.1.10 לחוזה)</w:t>
      </w:r>
    </w:p>
    <w:p w14:paraId="08D1484D"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א5- נוסח ערבות בנקאית</w:t>
      </w:r>
    </w:p>
    <w:p w14:paraId="5FCF54E3" w14:textId="77777777" w:rsidR="00E56613" w:rsidRPr="00E56613" w:rsidRDefault="00E56613" w:rsidP="00E56613">
      <w:pPr>
        <w:spacing w:before="0" w:beforeAutospacing="0" w:after="0" w:afterAutospacing="0" w:line="360" w:lineRule="auto"/>
        <w:ind w:left="941"/>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א6-  כתב ההצעה/הצעת הקבלן:</w:t>
      </w:r>
    </w:p>
    <w:p w14:paraId="2FF87B08"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כללי (פאושלי)</w:t>
      </w:r>
    </w:p>
    <w:p w14:paraId="6A94B154"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פרקים</w:t>
      </w:r>
    </w:p>
    <w:p w14:paraId="6563D208"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מחיר לפי חלקי מבנה</w:t>
      </w:r>
    </w:p>
    <w:p w14:paraId="417D7A09" w14:textId="77777777" w:rsidR="00E56613" w:rsidRPr="00E56613" w:rsidRDefault="00E56613" w:rsidP="00237720">
      <w:pPr>
        <w:numPr>
          <w:ilvl w:val="3"/>
          <w:numId w:val="27"/>
        </w:numPr>
        <w:spacing w:before="0" w:beforeAutospacing="0" w:after="0" w:afterAutospacing="0" w:line="240" w:lineRule="auto"/>
        <w:ind w:left="2517"/>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lastRenderedPageBreak/>
        <w:t>מחירון לתוספות/הפחתות</w:t>
      </w:r>
    </w:p>
    <w:p w14:paraId="05BF9226" w14:textId="77777777" w:rsidR="00E56613" w:rsidRPr="00E56613" w:rsidRDefault="00E56613" w:rsidP="00E56613">
      <w:pPr>
        <w:spacing w:before="0" w:beforeAutospacing="0" w:after="0" w:afterAutospacing="0" w:line="240" w:lineRule="auto"/>
        <w:ind w:left="567" w:hanging="567"/>
        <w:jc w:val="both"/>
        <w:rPr>
          <w:rFonts w:ascii="Times New Roman" w:eastAsia="Times New Roman" w:hAnsi="Times New Roman" w:cs="David"/>
          <w:snapToGrid w:val="0"/>
          <w:sz w:val="26"/>
          <w:szCs w:val="24"/>
          <w:rtl/>
        </w:rPr>
      </w:pPr>
    </w:p>
    <w:p w14:paraId="21567E5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0E39B4D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מסמך ב':</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נוסח החוזה ונספחיו</w:t>
      </w:r>
      <w:r w:rsidRPr="00E56613">
        <w:rPr>
          <w:rFonts w:ascii="Times New Roman" w:eastAsia="Times New Roman" w:hAnsi="Times New Roman" w:cs="David" w:hint="cs"/>
          <w:snapToGrid w:val="0"/>
          <w:sz w:val="26"/>
          <w:szCs w:val="24"/>
          <w:rtl/>
        </w:rPr>
        <w:t xml:space="preserve"> </w:t>
      </w:r>
    </w:p>
    <w:p w14:paraId="56DB386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310A0C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ג':</w:t>
      </w:r>
      <w:r w:rsidRPr="00E56613">
        <w:rPr>
          <w:rFonts w:ascii="Times New Roman" w:eastAsia="Times New Roman" w:hAnsi="Times New Roman" w:cs="David" w:hint="cs"/>
          <w:snapToGrid w:val="0"/>
          <w:sz w:val="26"/>
          <w:szCs w:val="24"/>
          <w:rtl/>
        </w:rPr>
        <w:t xml:space="preserve"> </w:t>
      </w:r>
      <w:r w:rsidRPr="00E56613">
        <w:rPr>
          <w:rFonts w:ascii="Times New Roman" w:eastAsia="Times New Roman" w:hAnsi="Times New Roman" w:cs="David" w:hint="cs"/>
          <w:b/>
          <w:bCs/>
          <w:snapToGrid w:val="0"/>
          <w:sz w:val="26"/>
          <w:szCs w:val="24"/>
          <w:rtl/>
        </w:rPr>
        <w:t>מפרטים מיוחדים ומפרטים טכניים לעבודות</w:t>
      </w:r>
    </w:p>
    <w:p w14:paraId="1FF439A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775462DA" w14:textId="77777777" w:rsidR="00E56613" w:rsidRPr="00E56613" w:rsidRDefault="00E56613" w:rsidP="00E56613">
      <w:pPr>
        <w:keepNext/>
        <w:spacing w:before="0" w:beforeAutospacing="0" w:after="0" w:afterAutospacing="0" w:line="360" w:lineRule="auto"/>
        <w:jc w:val="both"/>
        <w:outlineLvl w:val="4"/>
        <w:rPr>
          <w:rFonts w:ascii="Times New Roman" w:eastAsia="Times New Roman" w:hAnsi="Times New Roman" w:cs="David"/>
          <w:b/>
          <w:bCs/>
          <w:sz w:val="26"/>
          <w:szCs w:val="24"/>
          <w:u w:val="single"/>
          <w:rtl/>
        </w:rPr>
      </w:pPr>
      <w:r w:rsidRPr="00E56613">
        <w:rPr>
          <w:rFonts w:ascii="Times New Roman" w:eastAsia="Times New Roman" w:hAnsi="Times New Roman" w:cs="David" w:hint="cs"/>
          <w:b/>
          <w:bCs/>
          <w:sz w:val="26"/>
          <w:szCs w:val="24"/>
          <w:u w:val="single"/>
          <w:rtl/>
        </w:rPr>
        <w:t>מסמך ד':</w:t>
      </w:r>
      <w:r w:rsidRPr="00E56613">
        <w:rPr>
          <w:rFonts w:ascii="Times New Roman" w:eastAsia="Times New Roman" w:hAnsi="Times New Roman" w:cs="David" w:hint="cs"/>
          <w:sz w:val="26"/>
          <w:szCs w:val="24"/>
          <w:rtl/>
        </w:rPr>
        <w:t xml:space="preserve"> </w:t>
      </w:r>
      <w:r w:rsidRPr="00E56613">
        <w:rPr>
          <w:rFonts w:ascii="Times New Roman" w:eastAsia="Times New Roman" w:hAnsi="Times New Roman" w:cs="David" w:hint="cs"/>
          <w:b/>
          <w:bCs/>
          <w:sz w:val="26"/>
          <w:szCs w:val="24"/>
          <w:rtl/>
        </w:rPr>
        <w:t xml:space="preserve">תכניות ונספחים טכניים </w:t>
      </w:r>
    </w:p>
    <w:p w14:paraId="7B6145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DAD4C0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מסמך ה':</w:t>
      </w:r>
      <w:r w:rsidRPr="00E56613">
        <w:rPr>
          <w:rFonts w:ascii="Times New Roman" w:eastAsia="Times New Roman" w:hAnsi="Times New Roman" w:cs="David" w:hint="cs"/>
          <w:b/>
          <w:bCs/>
          <w:snapToGrid w:val="0"/>
          <w:sz w:val="26"/>
          <w:szCs w:val="24"/>
          <w:rtl/>
        </w:rPr>
        <w:t xml:space="preserve"> חוזה לביצוע תשתיות ככל וישנו</w:t>
      </w:r>
    </w:p>
    <w:p w14:paraId="5C49ADE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11A0AA0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5BA833E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br w:type="page"/>
      </w:r>
    </w:p>
    <w:p w14:paraId="5EDBD878" w14:textId="77777777" w:rsidR="00E56613" w:rsidRPr="00E56613" w:rsidRDefault="00E56613" w:rsidP="00E56613">
      <w:pPr>
        <w:keepNext/>
        <w:spacing w:before="0" w:beforeAutospacing="0" w:after="0" w:afterAutospacing="0" w:line="240" w:lineRule="auto"/>
        <w:jc w:val="center"/>
        <w:outlineLvl w:val="0"/>
        <w:rPr>
          <w:rFonts w:ascii="Times New Roman" w:eastAsia="Times New Roman" w:hAnsi="Times New Roman" w:cs="David"/>
          <w:b/>
          <w:bCs/>
          <w:sz w:val="28"/>
          <w:szCs w:val="24"/>
          <w:u w:val="single"/>
          <w:rtl/>
        </w:rPr>
      </w:pPr>
      <w:r w:rsidRPr="00E56613">
        <w:rPr>
          <w:rFonts w:ascii="Times New Roman" w:eastAsia="Times New Roman" w:hAnsi="Times New Roman" w:cs="David" w:hint="cs"/>
          <w:b/>
          <w:bCs/>
          <w:sz w:val="28"/>
          <w:szCs w:val="24"/>
          <w:u w:val="single"/>
          <w:rtl/>
        </w:rPr>
        <w:lastRenderedPageBreak/>
        <w:t>מסמך א'1</w:t>
      </w:r>
    </w:p>
    <w:p w14:paraId="330C4C3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9D56F1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הוראות למשתתפים בהזמנה</w:t>
      </w:r>
    </w:p>
    <w:p w14:paraId="0C12ADC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43A17399"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יש לראות בהזמנה זו הזמנה מצד המזמין לקבלת הצעות ולא הצעה.</w:t>
      </w:r>
    </w:p>
    <w:p w14:paraId="23DC994A" w14:textId="77777777" w:rsidR="00E56613" w:rsidRPr="00E56613" w:rsidRDefault="00E56613" w:rsidP="00E56613">
      <w:pPr>
        <w:spacing w:before="0" w:beforeAutospacing="0" w:after="0" w:afterAutospacing="0" w:line="240" w:lineRule="auto"/>
        <w:ind w:left="460" w:firstLine="5"/>
        <w:jc w:val="both"/>
        <w:rPr>
          <w:rFonts w:ascii="Times New Roman" w:eastAsia="Times New Roman" w:hAnsi="Times New Roman" w:cs="David"/>
          <w:snapToGrid w:val="0"/>
          <w:sz w:val="26"/>
          <w:szCs w:val="24"/>
          <w:rtl/>
        </w:rPr>
      </w:pPr>
    </w:p>
    <w:p w14:paraId="60F16427"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על הקבלן המבקש להגיש הצעה, לעשות את הבאות:</w:t>
      </w:r>
    </w:p>
    <w:p w14:paraId="279C15D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Pr>
      </w:pPr>
    </w:p>
    <w:p w14:paraId="29FDD11D"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צרף הצעת מחיר ולמלא בה את סה"כ מחיר העבודות ולסמנה כמסמך א6' של מסמכי ההזמנה. סכום זה יהווה את מחיר העבודות למטרת סעיף 6 של החוזה המצ"ב כמסמך ב' למסמכי ההזמנה (להלן:"</w:t>
      </w:r>
      <w:r w:rsidRPr="00E56613">
        <w:rPr>
          <w:rFonts w:ascii="Times New Roman" w:eastAsia="Times New Roman" w:hAnsi="Times New Roman" w:cs="David" w:hint="cs"/>
          <w:b/>
          <w:bCs/>
          <w:sz w:val="26"/>
          <w:szCs w:val="24"/>
          <w:rtl/>
        </w:rPr>
        <w:t>סכום הצעת הקבלן</w:t>
      </w:r>
      <w:r w:rsidRPr="00E56613">
        <w:rPr>
          <w:rFonts w:ascii="Times New Roman" w:eastAsia="Times New Roman" w:hAnsi="Times New Roman" w:cs="David" w:hint="cs"/>
          <w:sz w:val="26"/>
          <w:szCs w:val="24"/>
          <w:rtl/>
        </w:rPr>
        <w:t>")</w:t>
      </w:r>
      <w:r w:rsidRPr="00E56613">
        <w:rPr>
          <w:rFonts w:ascii="Times New Roman" w:eastAsia="Times New Roman" w:hAnsi="Times New Roman" w:cs="David" w:hint="cs"/>
          <w:snapToGrid w:val="0"/>
          <w:sz w:val="26"/>
          <w:szCs w:val="24"/>
          <w:rtl/>
        </w:rPr>
        <w:t>.</w:t>
      </w:r>
    </w:p>
    <w:p w14:paraId="094C0561"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z w:val="26"/>
          <w:szCs w:val="24"/>
          <w:rtl/>
        </w:rPr>
      </w:pPr>
      <w:r w:rsidRPr="00E56613">
        <w:rPr>
          <w:rFonts w:ascii="Times New Roman" w:eastAsia="Times New Roman" w:hAnsi="Times New Roman" w:cs="David" w:hint="cs"/>
          <w:snapToGrid w:val="0"/>
          <w:sz w:val="26"/>
          <w:szCs w:val="24"/>
          <w:rtl/>
        </w:rPr>
        <w:t>ל</w:t>
      </w:r>
      <w:r w:rsidRPr="00E56613">
        <w:rPr>
          <w:rFonts w:ascii="Times New Roman" w:eastAsia="Times New Roman" w:hAnsi="Times New Roman" w:cs="David" w:hint="cs"/>
          <w:sz w:val="26"/>
          <w:szCs w:val="24"/>
          <w:rtl/>
        </w:rPr>
        <w:t>מלא בסעיף 6 למסמך "הצעת הקבלן" המצ"ב כמסמך א'-6 למסמכי ההזמנה, את סכום הערבות הבנקאית השווה ל- 10% מסכום הצעת הקבלן, וכן את פרטיו האישיים ותאריך החתימה.</w:t>
      </w:r>
    </w:p>
    <w:p w14:paraId="4477046C"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z w:val="26"/>
          <w:szCs w:val="24"/>
          <w:rtl/>
        </w:rPr>
        <w:t>לצרף</w:t>
      </w:r>
      <w:r w:rsidRPr="00E56613">
        <w:rPr>
          <w:rFonts w:ascii="Times New Roman" w:eastAsia="Times New Roman" w:hAnsi="Times New Roman" w:cs="David" w:hint="cs"/>
          <w:snapToGrid w:val="0"/>
          <w:sz w:val="26"/>
          <w:szCs w:val="24"/>
          <w:rtl/>
        </w:rPr>
        <w:t xml:space="preserve"> לוח זמנים שיסומן כנספח א-4 למסמכי ההזמנה, לפרט בו שלבי ביניים ומועדים להשלמתם בהתאם לפרק הזמן להשלמה הקבוע בנספח 3.1.1 בקשר לסעיף 10.1 לחוזה. לוח הזמנים כאמור יהווה את נספח 3.1.9 לחוזה, ככל שיאושר ע"י המזמין.</w:t>
      </w:r>
    </w:p>
    <w:p w14:paraId="24F18731"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לצרף להצעתו ערבות בנקאית אוטונומית ובלתי מותנית בנוסח המצורף להזמנה כנספח א-5 בסכום בשקלים חדשים השווה ל </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hint="cs"/>
          <w:snapToGrid w:val="0"/>
          <w:sz w:val="26"/>
          <w:szCs w:val="24"/>
          <w:rtl/>
        </w:rPr>
        <w:t>10% מסכום הצעת הקבלן. הערבות תהיה בתוקף למשך 3 חודשים מהיום האחרון שנקבע ע"י המזמין להגשת הצעות בגין הזמנה זו. המזמין יהא זכאי לגבות את הערבות הבנקאית ולחלטה לעצמו כפיצוי קבוע ומוסכם מראש אם קבל המזמין את הצעת הקבלן או הצעה מעודכנת שיעביר הקבלן מאוחר יותר והקבלן לא חתם על חוזה בנוסח המצ"ב כמסמך ב' (להלן:"</w:t>
      </w:r>
      <w:r w:rsidRPr="00E56613">
        <w:rPr>
          <w:rFonts w:ascii="Times New Roman" w:eastAsia="Times New Roman" w:hAnsi="Times New Roman" w:cs="David" w:hint="cs"/>
          <w:b/>
          <w:bCs/>
          <w:snapToGrid w:val="0"/>
          <w:sz w:val="26"/>
          <w:szCs w:val="24"/>
          <w:rtl/>
        </w:rPr>
        <w:t>החוזה</w:t>
      </w:r>
      <w:r w:rsidRPr="00E56613">
        <w:rPr>
          <w:rFonts w:ascii="Times New Roman" w:eastAsia="Times New Roman" w:hAnsi="Times New Roman" w:cs="David" w:hint="cs"/>
          <w:snapToGrid w:val="0"/>
          <w:sz w:val="26"/>
          <w:szCs w:val="24"/>
          <w:rtl/>
        </w:rPr>
        <w:t>") עם המזמין, בתוך 15 ימים ממועד  דרישת המזמין ו/או אפילו אם חתם על החוזה במועד הנ"ל, אך נמנע מלהמציא ערבויות כאמור בסעיף 9.1 לחוזה בתוך 15 ימים ממועד חתימת החוזה. הערבות תוחזר לקבלן במקרה שהצעתו לא תתקבל וכן במקרה שהצעתו נתקבלה והוא חתם על החוזה במועד שנדרש ע"י המזמין והמציא למזמין את הערבויות עפ"י סעיף 9.1 לחוזה.</w:t>
      </w:r>
    </w:p>
    <w:p w14:paraId="60DC221D" w14:textId="77777777" w:rsidR="00E56613" w:rsidRPr="00E56613" w:rsidRDefault="00E56613" w:rsidP="00237720">
      <w:pPr>
        <w:numPr>
          <w:ilvl w:val="1"/>
          <w:numId w:val="4"/>
        </w:numPr>
        <w:spacing w:before="24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לצרף להצעתו את המסמכים והאישורים הבאים:</w:t>
      </w:r>
    </w:p>
    <w:p w14:paraId="78159F07" w14:textId="77777777" w:rsidR="00E56613" w:rsidRPr="00E56613" w:rsidRDefault="00E56613" w:rsidP="00E56613">
      <w:pPr>
        <w:spacing w:before="0" w:beforeAutospacing="0" w:after="0" w:afterAutospacing="0" w:line="240" w:lineRule="auto"/>
        <w:ind w:left="483" w:hanging="5"/>
        <w:jc w:val="both"/>
        <w:rPr>
          <w:rFonts w:ascii="Times New Roman" w:eastAsia="Times New Roman" w:hAnsi="Times New Roman" w:cs="David"/>
          <w:snapToGrid w:val="0"/>
          <w:sz w:val="26"/>
          <w:szCs w:val="24"/>
          <w:rtl/>
        </w:rPr>
      </w:pPr>
    </w:p>
    <w:p w14:paraId="7082D058"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רואה חשבון המאשר כי הקבלן מנהל ספרי חשבונות כדין.</w:t>
      </w:r>
    </w:p>
    <w:p w14:paraId="657FA319"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6CA0DBE8"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אישור מאת שלטונות מע"מ המאשר את היות הקבלן עוסק מורשה.</w:t>
      </w:r>
      <w:r w:rsidRPr="00E56613">
        <w:rPr>
          <w:rFonts w:ascii="Times New Roman" w:eastAsia="Times New Roman" w:hAnsi="Times New Roman" w:cs="David" w:hint="cs"/>
          <w:sz w:val="24"/>
          <w:szCs w:val="24"/>
          <w:rtl/>
        </w:rPr>
        <w:br/>
      </w:r>
    </w:p>
    <w:p w14:paraId="72214DB6"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באם הקבלן הינו תאגיד - העתק מאושר מתעודת הרישום בישראל בצירוף אישור רואה חשבון או עו"ד בדבר זהות מנהלי התאגיד וזכויות החתימה בשמו לכל דבר ועניין.</w:t>
      </w:r>
      <w:r w:rsidRPr="00E56613">
        <w:rPr>
          <w:rFonts w:ascii="Times New Roman" w:eastAsia="Times New Roman" w:hAnsi="Times New Roman" w:cs="David" w:hint="cs"/>
          <w:sz w:val="24"/>
          <w:szCs w:val="24"/>
          <w:rtl/>
        </w:rPr>
        <w:br/>
      </w:r>
    </w:p>
    <w:p w14:paraId="02AF37D5" w14:textId="77777777" w:rsidR="00E56613" w:rsidRPr="00E56613" w:rsidRDefault="00E56613" w:rsidP="00237720">
      <w:pPr>
        <w:numPr>
          <w:ilvl w:val="2"/>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המסמכים, האישורים וההמלצות הנדרשים עפ"י מסמכי ההזמנה לקבלת הצעות.</w:t>
      </w:r>
      <w:r w:rsidRPr="00E56613">
        <w:rPr>
          <w:rFonts w:ascii="Times New Roman" w:eastAsia="Times New Roman" w:hAnsi="Times New Roman" w:cs="David" w:hint="cs"/>
          <w:sz w:val="24"/>
          <w:szCs w:val="24"/>
          <w:rtl/>
        </w:rPr>
        <w:br/>
      </w:r>
    </w:p>
    <w:p w14:paraId="16FD8B79"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לפרט במסמך המצ"ב כמסמך א-2 את פרטיו וכן את פרטי ניסיונו, פרויקטים דומים שבוצעו על ידו, הציוד העומד לרשותו, פרטים מלאים של כל קבלני המשנה מטעמו אשר עתידים או עשויים לבצע את העבודות או חלקן, במידה והמזמין יבחר להתקשר עם הקבלן בחוזה וגופים שניתן לפנות אליהם לקבלת חוות דעתם עליו.</w:t>
      </w:r>
      <w:r w:rsidRPr="00E56613">
        <w:rPr>
          <w:rFonts w:ascii="Times New Roman" w:eastAsia="Times New Roman" w:hAnsi="Times New Roman" w:cs="David" w:hint="cs"/>
          <w:sz w:val="24"/>
          <w:szCs w:val="24"/>
          <w:rtl/>
        </w:rPr>
        <w:br/>
      </w:r>
    </w:p>
    <w:p w14:paraId="17DC5111"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לחתום בחתימה מלאה על מסמך "הצעת הקבלן" המצ"ב כמסמך א6- של ההזמנה, וכן לחתום בראשי תיבות על כל אחד ממסמכי ההזמנה ללא יוצא מהכלל, ואולם במקרה שמסמך כלשהו לא נחתם על ידו, תחשב עצם הגשת ההצעה מצידו למזמין כהסכמה מצדו לכל המסמכים הכלולים בהזמנה וכהתחייבות לנהוג על פיהם, ויראו אותם כאילו נחתמו על ידו. החתימה תהיה בצירוף חותמת הקבלן.</w:t>
      </w:r>
      <w:r w:rsidRPr="00E56613">
        <w:rPr>
          <w:rFonts w:ascii="Times New Roman" w:eastAsia="Times New Roman" w:hAnsi="Times New Roman" w:cs="David" w:hint="cs"/>
          <w:sz w:val="24"/>
          <w:szCs w:val="24"/>
          <w:rtl/>
        </w:rPr>
        <w:br/>
      </w:r>
    </w:p>
    <w:p w14:paraId="7A1EB4D1" w14:textId="77777777" w:rsidR="00E56613" w:rsidRPr="00E56613" w:rsidRDefault="00E56613" w:rsidP="00237720">
      <w:pPr>
        <w:numPr>
          <w:ilvl w:val="1"/>
          <w:numId w:val="4"/>
        </w:numPr>
        <w:tabs>
          <w:tab w:val="left" w:pos="342"/>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להגיש את הצעת הקבלן בצירוף כל מסמכי ההזמנה מושלמים וחתומים כאמור, בתוך מעטפה סגורה במשרדי אפריקה ישראל למגורים בע"מ</w:t>
      </w:r>
      <w:r w:rsidR="00913564">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t>אגף הנדסה, ברח' יוני נתניהו 1, קומה 1, אור יהודה, עד לא יאוחר מיום _______ שעה 12:00 בצהרים.</w:t>
      </w:r>
    </w:p>
    <w:p w14:paraId="070BA63F" w14:textId="77777777" w:rsidR="00E56613" w:rsidRPr="00E56613" w:rsidRDefault="00E56613" w:rsidP="00E56613">
      <w:pPr>
        <w:tabs>
          <w:tab w:val="left" w:pos="342"/>
        </w:tabs>
        <w:spacing w:before="0" w:beforeAutospacing="0" w:after="0" w:afterAutospacing="0" w:line="240" w:lineRule="auto"/>
        <w:ind w:left="720"/>
        <w:jc w:val="both"/>
        <w:rPr>
          <w:rFonts w:ascii="Times New Roman" w:eastAsia="Times New Roman" w:hAnsi="Times New Roman" w:cs="David"/>
          <w:sz w:val="24"/>
          <w:szCs w:val="24"/>
          <w:rtl/>
        </w:rPr>
      </w:pPr>
    </w:p>
    <w:p w14:paraId="64F57D2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כל הפרטים שעל הקבלן למלא בהתאם להוראות דלעיל יעשו בדיו או בדפוס באופן בהיר לקריאה.</w:t>
      </w:r>
    </w:p>
    <w:p w14:paraId="38CF18D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p>
    <w:p w14:paraId="7BF89125"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אין לרשום כל שינוי, תוספת, מחיקה, הערה או הסתייגות (להלן- "</w:t>
      </w:r>
      <w:r w:rsidRPr="00E56613">
        <w:rPr>
          <w:rFonts w:ascii="Times New Roman" w:eastAsia="Times New Roman" w:hAnsi="Times New Roman" w:cs="David" w:hint="cs"/>
          <w:b/>
          <w:bCs/>
          <w:sz w:val="24"/>
          <w:szCs w:val="24"/>
          <w:rtl/>
        </w:rPr>
        <w:t>ההסתייגות</w:t>
      </w:r>
      <w:r w:rsidRPr="00E56613">
        <w:rPr>
          <w:rFonts w:ascii="Times New Roman" w:eastAsia="Times New Roman" w:hAnsi="Times New Roman" w:cs="David" w:hint="cs"/>
          <w:sz w:val="24"/>
          <w:szCs w:val="24"/>
          <w:rtl/>
        </w:rPr>
        <w:t>") במסמכי  ההזמנה בין בגוף המסמכים ובין במכתב לוואי או בכל אופן אחר שהוא, ובכל מקרה שנרשמה הסתייגות כאמור, יהיה המזמין רשאי לפי שיקול דעתו הבלעדי להתחשב בה או להתעלם ממנה ובמקרה האחרון יראו את ההצעה כאילו לא כללה את ההסתייגות, או לנהוג בכל דרך אחרת שימצא לנכון, לרבות פסילת ההצעה.</w:t>
      </w:r>
    </w:p>
    <w:p w14:paraId="09E53C9E" w14:textId="77777777" w:rsidR="00E56613" w:rsidRPr="00E56613" w:rsidRDefault="00E56613" w:rsidP="00E56613">
      <w:pPr>
        <w:spacing w:before="0" w:beforeAutospacing="0" w:after="0" w:afterAutospacing="0" w:line="240" w:lineRule="auto"/>
        <w:ind w:left="618"/>
        <w:jc w:val="both"/>
        <w:rPr>
          <w:rFonts w:ascii="Times New Roman" w:eastAsia="Times New Roman" w:hAnsi="Times New Roman" w:cs="David"/>
          <w:sz w:val="24"/>
          <w:szCs w:val="24"/>
          <w:rtl/>
        </w:rPr>
      </w:pPr>
    </w:p>
    <w:p w14:paraId="3A533CC2"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רצה הקבלן להגיש הצעות אלטרנטיביות למפרט ולתוכניות (להלן- "</w:t>
      </w:r>
      <w:r w:rsidRPr="00E56613">
        <w:rPr>
          <w:rFonts w:ascii="Times New Roman" w:eastAsia="Times New Roman" w:hAnsi="Times New Roman" w:cs="David" w:hint="cs"/>
          <w:b/>
          <w:bCs/>
          <w:sz w:val="24"/>
          <w:szCs w:val="24"/>
          <w:rtl/>
        </w:rPr>
        <w:t>ההצעה האלטרנטיבית</w:t>
      </w:r>
      <w:r w:rsidRPr="00E56613">
        <w:rPr>
          <w:rFonts w:ascii="Times New Roman" w:eastAsia="Times New Roman" w:hAnsi="Times New Roman" w:cs="David" w:hint="cs"/>
          <w:sz w:val="24"/>
          <w:szCs w:val="24"/>
          <w:rtl/>
        </w:rPr>
        <w:t>") רשאי הוא לעשות כן במסמך נפרד ובלבד שיתקיימו התנאים הבאים:</w:t>
      </w:r>
      <w:r w:rsidRPr="00E56613" w:rsidDel="00D509CB">
        <w:rPr>
          <w:rFonts w:ascii="Times New Roman" w:eastAsia="Times New Roman" w:hAnsi="Times New Roman" w:cs="David" w:hint="cs"/>
          <w:sz w:val="24"/>
          <w:szCs w:val="24"/>
          <w:rtl/>
        </w:rPr>
        <w:t xml:space="preserve"> </w:t>
      </w:r>
      <w:r w:rsidRPr="00E56613">
        <w:rPr>
          <w:rFonts w:ascii="Times New Roman" w:eastAsia="Times New Roman" w:hAnsi="Times New Roman" w:cs="David" w:hint="cs"/>
          <w:sz w:val="24"/>
          <w:szCs w:val="24"/>
          <w:rtl/>
        </w:rPr>
        <w:br/>
      </w:r>
    </w:p>
    <w:p w14:paraId="264EC3A2"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הגיש גם את ההצעה כמפורט לעיל בהוראות למשתתפים בהזמנה.</w:t>
      </w:r>
    </w:p>
    <w:p w14:paraId="36B3D992" w14:textId="77777777" w:rsidR="00E56613" w:rsidRPr="00E56613" w:rsidRDefault="00E56613" w:rsidP="00E56613">
      <w:pPr>
        <w:tabs>
          <w:tab w:val="left" w:pos="1759"/>
        </w:tabs>
        <w:spacing w:before="0" w:beforeAutospacing="0" w:after="0" w:afterAutospacing="0" w:line="240" w:lineRule="auto"/>
        <w:ind w:left="1134"/>
        <w:rPr>
          <w:rFonts w:ascii="Times New Roman" w:eastAsia="Times New Roman" w:hAnsi="Times New Roman" w:cs="David"/>
          <w:sz w:val="24"/>
          <w:szCs w:val="24"/>
          <w:rtl/>
        </w:rPr>
      </w:pPr>
    </w:p>
    <w:p w14:paraId="2CAE86F7" w14:textId="77777777" w:rsidR="00E56613" w:rsidRPr="00E56613" w:rsidRDefault="00E56613" w:rsidP="00237720">
      <w:pPr>
        <w:numPr>
          <w:ilvl w:val="2"/>
          <w:numId w:val="4"/>
        </w:numPr>
        <w:tabs>
          <w:tab w:val="left" w:pos="1759"/>
        </w:tabs>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lastRenderedPageBreak/>
        <w:t>הזכות למזמין לבחור בין ההצעה כאמור לפי סעיף 4.2.1 לעיל לבין ההצעה האלטרנטיבית.</w:t>
      </w:r>
      <w:r w:rsidRPr="00E56613">
        <w:rPr>
          <w:rFonts w:ascii="Times New Roman" w:eastAsia="Times New Roman" w:hAnsi="Times New Roman" w:cs="David" w:hint="cs"/>
          <w:sz w:val="24"/>
          <w:szCs w:val="24"/>
          <w:rtl/>
        </w:rPr>
        <w:br/>
        <w:t>"הצעה אלטרנטיבית" - משמעה כל הצעה המתייחסת למפרטים השונים מהמפרט המצ"ב כמסמך ג-1 של ההזמנה, לרבות כל הסתייגות מפריט כלשהו שבמסמך ג-1.</w:t>
      </w:r>
      <w:r w:rsidRPr="00E56613">
        <w:rPr>
          <w:rFonts w:ascii="Times New Roman" w:eastAsia="Times New Roman" w:hAnsi="Times New Roman" w:cs="David" w:hint="cs"/>
          <w:sz w:val="24"/>
          <w:szCs w:val="24"/>
          <w:rtl/>
        </w:rPr>
        <w:br/>
      </w:r>
    </w:p>
    <w:p w14:paraId="3E7C6BCD"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חרף האמור בסעיף 4.1 לעיל - הקבלן רשאי להגיש גם הצעות אלטרנטיבות בהן יציע לבצע את העבודות בתוך פרק זמן אשר יהא קצר מפרק הזמן הנקוב לבצוע העבודות כמפורט במסמך א-4 להלן ו/או בשיטות בניה אחרות מאלו המפורטות במפרט הטכני.</w:t>
      </w:r>
      <w:r w:rsidRPr="00E56613">
        <w:rPr>
          <w:rFonts w:ascii="Times New Roman" w:eastAsia="Times New Roman" w:hAnsi="Times New Roman" w:cs="David" w:hint="cs"/>
          <w:sz w:val="24"/>
          <w:szCs w:val="24"/>
          <w:rtl/>
        </w:rPr>
        <w:br/>
      </w:r>
    </w:p>
    <w:p w14:paraId="4640688C"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 </w:t>
      </w:r>
    </w:p>
    <w:p w14:paraId="2FF78ADE"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לפני הגשת ההצעה, על הקבלן לבקר באתר העבודות ולבדוק את כל הפרטים המתייחסים להזמנה ולבצוע העבודות, לרבות אך לא רק דרישות הרשויות הרלוונטיות, ולא תשמע כל טענה מצד הקבלן כי לא ידע פרט כלשהו או לא הביא בחשבון גורם כלשהו בעת הגישו את הצעתו.</w:t>
      </w:r>
      <w:r w:rsidRPr="00E56613">
        <w:rPr>
          <w:rFonts w:ascii="Times New Roman" w:eastAsia="Times New Roman" w:hAnsi="Times New Roman" w:cs="David" w:hint="cs"/>
          <w:sz w:val="24"/>
          <w:szCs w:val="24"/>
          <w:rtl/>
        </w:rPr>
        <w:br/>
      </w:r>
    </w:p>
    <w:p w14:paraId="46972F7B"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אם יהיה לקבלן ספק בקשר למובן המדויק של איזה פריט, עליו להודיע על כך למזמין לפחות 7 ימים לפני המועד הסופי להגשת ההצעות.</w:t>
      </w:r>
      <w:r w:rsidRPr="00E56613">
        <w:rPr>
          <w:rFonts w:ascii="Times New Roman" w:eastAsia="Times New Roman" w:hAnsi="Times New Roman" w:cs="David" w:hint="cs"/>
          <w:sz w:val="24"/>
          <w:szCs w:val="24"/>
          <w:rtl/>
        </w:rPr>
        <w:br/>
      </w:r>
    </w:p>
    <w:p w14:paraId="31054A71"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סיור באתר העבודות יתקיים ביום_______ בשעה  _________. הסברים נוספים ניתן לקבל אצל מנהל הפרויקט, מר </w:t>
      </w:r>
      <w:sdt>
        <w:sdtPr>
          <w:rPr>
            <w:rFonts w:ascii="Times New Roman" w:eastAsia="Times New Roman" w:hAnsi="Times New Roman" w:cs="David" w:hint="cs"/>
            <w:sz w:val="24"/>
            <w:szCs w:val="24"/>
            <w:rtl/>
          </w:rPr>
          <w:alias w:val="שדה נוסף 3"/>
          <w:tag w:val="cntCustomField3"/>
          <w:id w:val="-1080131848"/>
          <w:placeholder>
            <w:docPart w:val="C686D6FBF6814E1881D0A62B0E27AFB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sdtContent>
          <w:r w:rsidR="00FB4C73" w:rsidRPr="00FB4C73">
            <w:rPr>
              <w:rStyle w:val="a8"/>
              <w:color w:val="00B0F0"/>
              <w:rtl/>
            </w:rPr>
            <w:t>[שדה נוסף 3]</w:t>
          </w:r>
        </w:sdtContent>
      </w:sdt>
      <w:r w:rsidRPr="00E56613">
        <w:rPr>
          <w:rFonts w:ascii="Times New Roman" w:eastAsia="Times New Roman" w:hAnsi="Times New Roman" w:cs="David" w:hint="cs"/>
          <w:sz w:val="24"/>
          <w:szCs w:val="24"/>
          <w:rtl/>
        </w:rPr>
        <w:t>.</w:t>
      </w:r>
    </w:p>
    <w:p w14:paraId="330592D7"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Pr>
      </w:pPr>
    </w:p>
    <w:p w14:paraId="77DF0803" w14:textId="77777777" w:rsidR="00E56613" w:rsidRPr="00E56613" w:rsidRDefault="00E56613" w:rsidP="00237720">
      <w:pPr>
        <w:numPr>
          <w:ilvl w:val="1"/>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 xml:space="preserve">המזמין אינו אחראי לכל פירושים או הסברים </w:t>
      </w:r>
      <w:r w:rsidR="00FB4C73" w:rsidRPr="00E56613">
        <w:rPr>
          <w:rFonts w:ascii="Times New Roman" w:eastAsia="Times New Roman" w:hAnsi="Times New Roman" w:cs="David" w:hint="cs"/>
          <w:sz w:val="24"/>
          <w:szCs w:val="24"/>
          <w:rtl/>
        </w:rPr>
        <w:t>שיינתנ</w:t>
      </w:r>
      <w:r w:rsidR="00FB4C73" w:rsidRPr="00E56613">
        <w:rPr>
          <w:rFonts w:ascii="Times New Roman" w:eastAsia="Times New Roman" w:hAnsi="Times New Roman" w:cs="David" w:hint="eastAsia"/>
          <w:sz w:val="24"/>
          <w:szCs w:val="24"/>
          <w:rtl/>
        </w:rPr>
        <w:t>ו</w:t>
      </w:r>
      <w:r w:rsidRPr="00E56613">
        <w:rPr>
          <w:rFonts w:ascii="Times New Roman" w:eastAsia="Times New Roman" w:hAnsi="Times New Roman" w:cs="David" w:hint="cs"/>
          <w:sz w:val="24"/>
          <w:szCs w:val="24"/>
          <w:rtl/>
        </w:rPr>
        <w:t xml:space="preserve"> בע"פ אפילו אם ניתנו במסגרת האמור בסעיף 5.3 לעיל.</w:t>
      </w:r>
    </w:p>
    <w:p w14:paraId="424346FD" w14:textId="77777777" w:rsidR="00E56613" w:rsidRPr="00E56613" w:rsidRDefault="00E56613" w:rsidP="00E56613">
      <w:pPr>
        <w:spacing w:before="0" w:beforeAutospacing="0" w:after="0" w:afterAutospacing="0" w:line="240" w:lineRule="auto"/>
        <w:ind w:left="567"/>
        <w:jc w:val="both"/>
        <w:rPr>
          <w:rFonts w:ascii="Times New Roman" w:eastAsia="Times New Roman" w:hAnsi="Times New Roman" w:cs="David"/>
          <w:sz w:val="24"/>
          <w:szCs w:val="24"/>
          <w:rtl/>
        </w:rPr>
      </w:pPr>
    </w:p>
    <w:p w14:paraId="2A0720F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תשומת לב המשתתפים מופנית לכך כי מסמכי ההזמנה ו/או מסמכים שיסופקו למשתתפים כהשלמה, הם רכושו הבלעדי של המזמין ומושאלים בזה למציעים אך ורק למטרת השתתפותם בהזמנה. כל המקבל מסמך ממסמכים אלה, חייב להחזירם למזמין, לא יעתיק ולא ישאיר בידו כל צילום או העתק מהם ולא יעשה בהם כל שימוש למטרה אחרת, לבד מהגשת ההצעה למזמין, בין אם יגיש בסופו של דבר הצעה למזמין ובין אם לאו.</w:t>
      </w:r>
    </w:p>
    <w:p w14:paraId="6E888163"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rPr>
      </w:pPr>
    </w:p>
    <w:p w14:paraId="05D8B51F"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tl/>
        </w:rPr>
      </w:pPr>
      <w:r w:rsidRPr="00E56613">
        <w:rPr>
          <w:rFonts w:ascii="Times New Roman" w:eastAsia="Times New Roman" w:hAnsi="Times New Roman" w:cs="David" w:hint="cs"/>
          <w:sz w:val="24"/>
          <w:szCs w:val="24"/>
          <w:rtl/>
        </w:rPr>
        <w:t>התכניות הרצופות להזמנה נועדו על מנת לתת מידע כללי בלבד, וכל שינוי בהם לא יכול לשמש עילה לשינוי מחירי העבודות בהצעת הקבלן אלא בהתאם לקבוע בחוזה לגבי שינויים.</w:t>
      </w:r>
    </w:p>
    <w:p w14:paraId="65A9070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207E99A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lastRenderedPageBreak/>
        <w:t>הגשת הצעה ע"י הקבלן מהווה התחייבות מצידו לחתום על החוזה על כל נספחיו, וזאת מיד לפי דרישת המזמין.</w:t>
      </w:r>
    </w:p>
    <w:p w14:paraId="33D9E29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48D7119A"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ההוראות המפורטות במסמכי ההזמנה, הינן בבחינת מסמך המחייב את הצדדים אך ורק בכל הנוגע לתנאי ההשתתפות בהזמנה וגביית הערבות ע"י המזמין כאמור בסעיף 2.4 לעיל. עם חתימת החוזה יהווה החוזה על נספחיו את המסמך היחידי המחייב בין הצדדים בכפוף להוראות סעיף 2 לעיל.</w:t>
      </w:r>
    </w:p>
    <w:p w14:paraId="7DCB0AB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71683E5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המזמין רשאי, למרות האמור במסמכי ההזמנה, למסור לקבלן את ביצוע חלק או חלקים מהעבודות בלבד, עפ"י שיקול דעתו הבלעדי ואת יתרת העבודות שלא לבצע או לבצען באמצעות גורמים אחרים, ובמקרה כאמור לא יהא הקבלן זכאי לכל תמורה נוספת ו/או לפיצוי כלשהו, מעבר לסך שיגיע לו מהמזמין בגין ביצוע אותו חלק מהעבודות כאמור.</w:t>
      </w:r>
    </w:p>
    <w:p w14:paraId="472D751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5F1BE36"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אין המזמין מתחייב לקבל את ההצעה הזולה ביותר או כל הצעה שהיא, וההכרעה בעניין זה נתונה לשיקול דעתו של המזמין בלבד מבלי שתהא לקבלן כל זכות או רשות לערער על שיקולי המזמין או לטעון כנגדם, וזאת בעילה כלשהי.</w:t>
      </w:r>
    </w:p>
    <w:p w14:paraId="161AE2B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2077D900"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מתן הסברים ע"י המזמין למשתתף כלשהו בהזמנה לפי פנייתו אינו מחייב את המזמין במתן אותם הסברים ליתר המציעים.</w:t>
      </w:r>
    </w:p>
    <w:p w14:paraId="30CCA50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5E3B0B8"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הזכות למזמין לנהל מו"מ עם משתתף בהזמנה, קודם להגשת ההצעה ו/או לאחריה לרבות בדבר שינוי סכום ו/או פרטי ההצעה שהוגשה, ואין הוא חייב לנהל מו"מ דומה או לתת הזדמנות שווה בכל דרך אחרת ליתר המשתתפים.</w:t>
      </w:r>
    </w:p>
    <w:p w14:paraId="7AFF5F0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1EC933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לקבל חלק מההצעה ולהזמין ביצוע חלק מהעבודות.</w:t>
      </w:r>
    </w:p>
    <w:p w14:paraId="5BD957F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C10592D" w14:textId="77777777" w:rsidR="00E56613" w:rsidRPr="00E56613" w:rsidRDefault="00E56613" w:rsidP="00237720">
      <w:pPr>
        <w:numPr>
          <w:ilvl w:val="0"/>
          <w:numId w:val="4"/>
        </w:numPr>
        <w:spacing w:before="0" w:beforeAutospacing="0" w:after="0" w:afterAutospacing="0" w:line="240" w:lineRule="auto"/>
        <w:jc w:val="both"/>
        <w:rPr>
          <w:rFonts w:ascii="Times New Roman" w:eastAsia="Times New Roman" w:hAnsi="Times New Roman" w:cs="David"/>
          <w:sz w:val="24"/>
          <w:szCs w:val="24"/>
        </w:rPr>
      </w:pPr>
      <w:r w:rsidRPr="00E56613">
        <w:rPr>
          <w:rFonts w:ascii="Times New Roman" w:eastAsia="Times New Roman" w:hAnsi="Times New Roman" w:cs="David" w:hint="cs"/>
          <w:sz w:val="24"/>
          <w:szCs w:val="24"/>
          <w:rtl/>
        </w:rPr>
        <w:t>למזמין הזכות לבטל את ההזמנה לקבלת הצעות ו/או לא להזמין ביצוע העבודות, מכל סיבה שהיא, לפי שיקול דעתו הבלעדי ולמשתתפים בהזמנה כאמור לרבות למי מהם אין ולא תהיה כל טענה ו/או דרישה ו/או תביעה מכל סוג שהיא כלפיו בגין החלטה כאמור.</w:t>
      </w:r>
    </w:p>
    <w:p w14:paraId="5A39E0E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Pr>
      </w:pPr>
    </w:p>
    <w:p w14:paraId="7975B15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z w:val="24"/>
          <w:szCs w:val="24"/>
          <w:rtl/>
        </w:rPr>
      </w:pPr>
    </w:p>
    <w:p w14:paraId="3320617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br w:type="page"/>
      </w:r>
    </w:p>
    <w:p w14:paraId="7C48FC5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lastRenderedPageBreak/>
        <w:t>מסמך א'2</w:t>
      </w:r>
    </w:p>
    <w:p w14:paraId="17062A3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628F57A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b/>
          <w:bCs/>
          <w:snapToGrid w:val="0"/>
          <w:sz w:val="26"/>
          <w:szCs w:val="24"/>
          <w:u w:val="single"/>
          <w:rtl/>
        </w:rPr>
        <w:t>פרטי הקבלן</w:t>
      </w:r>
    </w:p>
    <w:p w14:paraId="302368C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97882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 xml:space="preserve">שם:____________________________________________________________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7F2C7BA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891674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תעודת זיהוי או רישום: ___________________________________________</w:t>
      </w:r>
      <w:r w:rsidRPr="00E56613">
        <w:rPr>
          <w:rFonts w:ascii="Times New Roman" w:eastAsia="Times New Roman" w:hAnsi="Times New Roman" w:cs="David" w:hint="cs"/>
          <w:snapToGrid w:val="0"/>
          <w:sz w:val="26"/>
          <w:szCs w:val="24"/>
          <w:u w:val="single"/>
          <w:rtl/>
        </w:rPr>
        <w:t xml:space="preserve">                                                                                        </w:t>
      </w:r>
    </w:p>
    <w:p w14:paraId="2D34CB8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5D7058E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מס' קבלן מורשה:__________________________________________________</w:t>
      </w:r>
    </w:p>
    <w:p w14:paraId="3A104AF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1E19FCB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שמות הדירקטורים:________________________________________________ </w:t>
      </w:r>
      <w:r w:rsidRPr="00E56613">
        <w:rPr>
          <w:rFonts w:ascii="Times New Roman" w:eastAsia="Times New Roman" w:hAnsi="Times New Roman" w:cs="David" w:hint="cs"/>
          <w:snapToGrid w:val="0"/>
          <w:sz w:val="26"/>
          <w:szCs w:val="24"/>
          <w:u w:val="single"/>
          <w:rtl/>
        </w:rPr>
        <w:t xml:space="preserve">                                                                                                  </w:t>
      </w:r>
    </w:p>
    <w:p w14:paraId="6601D24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EECABA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שמות מורשי החתימה (לצרף אשור רו"ח/עו"ד):_____________________________</w:t>
      </w:r>
    </w:p>
    <w:p w14:paraId="088333C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C659BE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מקום המשרדים: 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511BB60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F22153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מען להודעות:____________________________________________________</w:t>
      </w:r>
    </w:p>
    <w:p w14:paraId="4994921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3B504D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טלפון: 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3286DA4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7A70EED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דואר אלקטרוני </w:t>
      </w:r>
      <w:r w:rsidRPr="00E56613">
        <w:rPr>
          <w:rFonts w:ascii="Times New Roman" w:eastAsia="Times New Roman" w:hAnsi="Times New Roman" w:cs="David" w:hint="cs"/>
          <w:snapToGrid w:val="0"/>
          <w:sz w:val="26"/>
          <w:szCs w:val="24"/>
          <w:u w:val="single"/>
          <w:rtl/>
        </w:rPr>
        <w:t>(</w:t>
      </w:r>
      <w:r w:rsidRPr="00E56613">
        <w:rPr>
          <w:rFonts w:ascii="Times New Roman" w:eastAsia="Times New Roman" w:hAnsi="Times New Roman" w:cs="David"/>
          <w:snapToGrid w:val="0"/>
          <w:sz w:val="26"/>
          <w:szCs w:val="24"/>
        </w:rPr>
        <w:t>(</w:t>
      </w:r>
      <w:r w:rsidRPr="00E56613">
        <w:rPr>
          <w:rFonts w:ascii="Times New Roman" w:eastAsia="Times New Roman" w:hAnsi="Times New Roman" w:cs="David"/>
          <w:snapToGrid w:val="0"/>
          <w:sz w:val="26"/>
          <w:szCs w:val="24"/>
          <w:u w:val="single"/>
        </w:rPr>
        <w:t>e-mail</w:t>
      </w:r>
      <w:r w:rsidRPr="00E56613">
        <w:rPr>
          <w:rFonts w:ascii="Times New Roman" w:eastAsia="Times New Roman" w:hAnsi="Times New Roman" w:cs="David" w:hint="cs"/>
          <w:snapToGrid w:val="0"/>
          <w:sz w:val="26"/>
          <w:szCs w:val="24"/>
          <w:rtl/>
        </w:rPr>
        <w:t xml:space="preserve">:___________________________________________ </w:t>
      </w:r>
    </w:p>
    <w:p w14:paraId="5988BE5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DFC28F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rtl/>
        </w:rPr>
        <w:t>פקס: __________________________________________________________</w:t>
      </w:r>
      <w:r w:rsidRPr="00E56613">
        <w:rPr>
          <w:rFonts w:ascii="Times New Roman" w:eastAsia="Times New Roman" w:hAnsi="Times New Roman" w:cs="David" w:hint="cs"/>
          <w:snapToGrid w:val="0"/>
          <w:sz w:val="26"/>
          <w:szCs w:val="24"/>
          <w:u w:val="single"/>
          <w:rtl/>
        </w:rPr>
        <w:t xml:space="preserve">                                                                                                                     </w:t>
      </w:r>
    </w:p>
    <w:p w14:paraId="7DBB64A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1910BF5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32887B3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rtl/>
        </w:rPr>
      </w:pPr>
    </w:p>
    <w:p w14:paraId="38ECB3D2"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BBB3EE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b/>
          <w:bCs/>
          <w:snapToGrid w:val="0"/>
          <w:sz w:val="26"/>
          <w:szCs w:val="24"/>
          <w:u w:val="single"/>
          <w:rtl/>
        </w:rPr>
        <w:t>ניסיון ופרויקטים דומים שבוצעו ע"י הקבלן:</w:t>
      </w:r>
    </w:p>
    <w:p w14:paraId="096905E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tbl>
      <w:tblPr>
        <w:bidiVisual/>
        <w:tblW w:w="8504" w:type="dxa"/>
        <w:tblInd w:w="-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6"/>
        <w:gridCol w:w="4646"/>
        <w:gridCol w:w="1275"/>
        <w:gridCol w:w="2017"/>
      </w:tblGrid>
      <w:tr w:rsidR="00E56613" w:rsidRPr="00E56613" w14:paraId="052DE366" w14:textId="77777777" w:rsidTr="00E56613">
        <w:tc>
          <w:tcPr>
            <w:tcW w:w="566" w:type="dxa"/>
            <w:shd w:val="clear" w:color="auto" w:fill="auto"/>
          </w:tcPr>
          <w:p w14:paraId="1D151F0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4E551A4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מס'</w:t>
            </w:r>
          </w:p>
        </w:tc>
        <w:tc>
          <w:tcPr>
            <w:tcW w:w="4646" w:type="dxa"/>
            <w:shd w:val="clear" w:color="auto" w:fill="auto"/>
          </w:tcPr>
          <w:p w14:paraId="31DDE67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28E03B4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תיאור הפרויקט</w:t>
            </w:r>
          </w:p>
        </w:tc>
        <w:tc>
          <w:tcPr>
            <w:tcW w:w="1275" w:type="dxa"/>
            <w:shd w:val="clear" w:color="auto" w:fill="auto"/>
          </w:tcPr>
          <w:p w14:paraId="3D4FD66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תקופת הביצוע</w:t>
            </w:r>
          </w:p>
        </w:tc>
        <w:tc>
          <w:tcPr>
            <w:tcW w:w="2017" w:type="dxa"/>
            <w:shd w:val="clear" w:color="auto" w:fill="auto"/>
          </w:tcPr>
          <w:p w14:paraId="3AE1410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p w14:paraId="6E887CF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היקף כספי בדולרים</w:t>
            </w:r>
          </w:p>
        </w:tc>
      </w:tr>
      <w:tr w:rsidR="00E56613" w:rsidRPr="00E56613" w14:paraId="62DBCF67" w14:textId="77777777" w:rsidTr="00E56613">
        <w:tc>
          <w:tcPr>
            <w:tcW w:w="566" w:type="dxa"/>
            <w:shd w:val="clear" w:color="auto" w:fill="auto"/>
          </w:tcPr>
          <w:p w14:paraId="4C797C3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1</w:t>
            </w:r>
          </w:p>
        </w:tc>
        <w:tc>
          <w:tcPr>
            <w:tcW w:w="4646" w:type="dxa"/>
            <w:shd w:val="clear" w:color="auto" w:fill="auto"/>
          </w:tcPr>
          <w:p w14:paraId="6B9F6B1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5DDBA5F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4E7B14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418CC541" w14:textId="77777777" w:rsidTr="00E56613">
        <w:tc>
          <w:tcPr>
            <w:tcW w:w="566" w:type="dxa"/>
            <w:shd w:val="clear" w:color="auto" w:fill="auto"/>
          </w:tcPr>
          <w:p w14:paraId="25B084F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2</w:t>
            </w:r>
          </w:p>
        </w:tc>
        <w:tc>
          <w:tcPr>
            <w:tcW w:w="4646" w:type="dxa"/>
            <w:shd w:val="clear" w:color="auto" w:fill="auto"/>
          </w:tcPr>
          <w:p w14:paraId="7FE932A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3048D20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74AD907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54159834" w14:textId="77777777" w:rsidTr="00E56613">
        <w:tc>
          <w:tcPr>
            <w:tcW w:w="566" w:type="dxa"/>
            <w:shd w:val="clear" w:color="auto" w:fill="auto"/>
          </w:tcPr>
          <w:p w14:paraId="5078312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3</w:t>
            </w:r>
          </w:p>
        </w:tc>
        <w:tc>
          <w:tcPr>
            <w:tcW w:w="4646" w:type="dxa"/>
            <w:shd w:val="clear" w:color="auto" w:fill="auto"/>
          </w:tcPr>
          <w:p w14:paraId="2E022CD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247DEF4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0E50FD6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78639C76" w14:textId="77777777" w:rsidTr="00E56613">
        <w:tc>
          <w:tcPr>
            <w:tcW w:w="566" w:type="dxa"/>
            <w:shd w:val="clear" w:color="auto" w:fill="auto"/>
          </w:tcPr>
          <w:p w14:paraId="5B7CE98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4</w:t>
            </w:r>
          </w:p>
        </w:tc>
        <w:tc>
          <w:tcPr>
            <w:tcW w:w="4646" w:type="dxa"/>
            <w:shd w:val="clear" w:color="auto" w:fill="auto"/>
          </w:tcPr>
          <w:p w14:paraId="62184D7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5961A60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122A35E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r w:rsidR="00E56613" w:rsidRPr="00E56613" w14:paraId="1F8C097C" w14:textId="77777777" w:rsidTr="00E56613">
        <w:tc>
          <w:tcPr>
            <w:tcW w:w="566" w:type="dxa"/>
            <w:shd w:val="clear" w:color="auto" w:fill="auto"/>
          </w:tcPr>
          <w:p w14:paraId="2076532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snapToGrid w:val="0"/>
                <w:sz w:val="26"/>
                <w:szCs w:val="24"/>
                <w:u w:val="single"/>
                <w:rtl/>
              </w:rPr>
              <w:t>5</w:t>
            </w:r>
          </w:p>
        </w:tc>
        <w:tc>
          <w:tcPr>
            <w:tcW w:w="4646" w:type="dxa"/>
            <w:shd w:val="clear" w:color="auto" w:fill="auto"/>
          </w:tcPr>
          <w:p w14:paraId="765FE0FE"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1275" w:type="dxa"/>
            <w:shd w:val="clear" w:color="auto" w:fill="auto"/>
          </w:tcPr>
          <w:p w14:paraId="57475F77"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c>
          <w:tcPr>
            <w:tcW w:w="2017" w:type="dxa"/>
            <w:shd w:val="clear" w:color="auto" w:fill="auto"/>
          </w:tcPr>
          <w:p w14:paraId="6826475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p>
        </w:tc>
      </w:tr>
    </w:tbl>
    <w:p w14:paraId="5A549FF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b/>
          <w:bCs/>
          <w:snapToGrid w:val="0"/>
          <w:sz w:val="26"/>
          <w:szCs w:val="24"/>
          <w:u w:val="single"/>
          <w:rtl/>
        </w:rPr>
      </w:pPr>
    </w:p>
    <w:p w14:paraId="7B893F8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u w:val="single"/>
          <w:rtl/>
        </w:rPr>
      </w:pPr>
      <w:r w:rsidRPr="00E56613">
        <w:rPr>
          <w:rFonts w:ascii="Times New Roman" w:eastAsia="Times New Roman" w:hAnsi="Times New Roman" w:cs="David" w:hint="cs"/>
          <w:b/>
          <w:bCs/>
          <w:snapToGrid w:val="0"/>
          <w:sz w:val="26"/>
          <w:szCs w:val="24"/>
          <w:u w:val="single"/>
          <w:rtl/>
        </w:rPr>
        <w:t>גופים ממליצים:</w:t>
      </w:r>
    </w:p>
    <w:p w14:paraId="5B575A3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(בין היתר שני משרדי תכנון לפחות)</w:t>
      </w:r>
    </w:p>
    <w:p w14:paraId="412BC12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469E97BD"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4D3016E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lastRenderedPageBreak/>
        <w:t>______________________________________________________________</w:t>
      </w:r>
    </w:p>
    <w:p w14:paraId="48ECB088"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______________________________________________________________</w:t>
      </w:r>
    </w:p>
    <w:p w14:paraId="3B3D25DA"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______________________________________________________________   </w:t>
      </w:r>
    </w:p>
    <w:p w14:paraId="33E1EAD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                                                                                                                           </w:t>
      </w:r>
    </w:p>
    <w:p w14:paraId="7CFC3C3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u w:val="single"/>
          <w:rtl/>
        </w:rPr>
        <w:t xml:space="preserve">                                                                                                                            </w:t>
      </w:r>
    </w:p>
    <w:p w14:paraId="739EBD3B"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BCE6391"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27CE7124"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35D74626"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EAAF201"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b/>
          <w:bCs/>
          <w:snapToGrid w:val="0"/>
          <w:sz w:val="26"/>
          <w:szCs w:val="24"/>
          <w:u w:val="single"/>
          <w:rtl/>
        </w:rPr>
        <w:br w:type="page"/>
      </w:r>
      <w:r w:rsidRPr="00E56613">
        <w:rPr>
          <w:rFonts w:ascii="Times New Roman" w:eastAsia="Times New Roman" w:hAnsi="Times New Roman" w:cs="David" w:hint="cs"/>
          <w:b/>
          <w:bCs/>
          <w:snapToGrid w:val="0"/>
          <w:sz w:val="26"/>
          <w:szCs w:val="24"/>
          <w:u w:val="single"/>
          <w:rtl/>
        </w:rPr>
        <w:lastRenderedPageBreak/>
        <w:t>מסמך א'3</w:t>
      </w:r>
    </w:p>
    <w:p w14:paraId="1F12CDCF"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napToGrid w:val="0"/>
          <w:sz w:val="26"/>
          <w:szCs w:val="24"/>
          <w:u w:val="single"/>
        </w:rPr>
      </w:pPr>
      <w:r w:rsidRPr="00E56613">
        <w:rPr>
          <w:rFonts w:ascii="Times New Roman" w:eastAsia="Times New Roman" w:hAnsi="Times New Roman" w:cs="David" w:hint="cs"/>
          <w:b/>
          <w:bCs/>
          <w:snapToGrid w:val="0"/>
          <w:sz w:val="26"/>
          <w:szCs w:val="24"/>
          <w:u w:val="single"/>
          <w:rtl/>
        </w:rPr>
        <w:t xml:space="preserve">הצהרת הקבלן ורישיון קבלן </w:t>
      </w:r>
    </w:p>
    <w:p w14:paraId="2F6E2F94"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31240F2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שם הקבלן:_______________________________________________________                                                                                                                        </w:t>
      </w:r>
    </w:p>
    <w:p w14:paraId="4F65B1C4"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מס' תעודת זיהוי או רישום: ___________________________________________                                                                                        </w:t>
      </w:r>
    </w:p>
    <w:p w14:paraId="0B61964E" w14:textId="77777777" w:rsidR="00E56613" w:rsidRPr="00E56613" w:rsidRDefault="00E56613" w:rsidP="00E56613">
      <w:pPr>
        <w:spacing w:before="0" w:beforeAutospacing="0" w:after="0" w:afterAutospacing="0" w:line="480" w:lineRule="auto"/>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מס' קבלן מורשה:__________________________________________________</w:t>
      </w:r>
    </w:p>
    <w:p w14:paraId="39CFE99B"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u w:val="single"/>
          <w:rtl/>
        </w:rPr>
      </w:pPr>
    </w:p>
    <w:p w14:paraId="7841ACC8"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napToGrid w:val="0"/>
          <w:sz w:val="26"/>
          <w:szCs w:val="26"/>
          <w:rtl/>
        </w:rPr>
      </w:pPr>
      <w:r w:rsidRPr="00E56613">
        <w:rPr>
          <w:rFonts w:ascii="Times New Roman" w:eastAsia="Times New Roman" w:hAnsi="Times New Roman" w:cs="David" w:hint="cs"/>
          <w:b/>
          <w:bCs/>
          <w:snapToGrid w:val="0"/>
          <w:sz w:val="26"/>
          <w:szCs w:val="26"/>
          <w:rtl/>
        </w:rPr>
        <w:t>הקבלן מצהיר כי הינו קבלן רשום בפנקס הקבלנים בהתאם לחוק רישום קבלנים לעבודות הנדסה בנאיות התשכ"ט - 1969 ותקנותיו, המורשה לבצע עבודות בענף ראשי ________      בסיווג כספי _________ לפחות.</w:t>
      </w:r>
    </w:p>
    <w:p w14:paraId="0A8E6DD2"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p>
    <w:p w14:paraId="1517B9D4"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rtl/>
        </w:rPr>
        <w:t xml:space="preserve">על הקבלן לצרף למסמך זה רישיון ואישור רשם הקבלנים. </w:t>
      </w:r>
    </w:p>
    <w:p w14:paraId="4A40B7C2" w14:textId="77777777" w:rsidR="00E56613" w:rsidRPr="00E56613" w:rsidRDefault="00E56613" w:rsidP="00E56613">
      <w:pPr>
        <w:spacing w:before="0" w:beforeAutospacing="0" w:after="0" w:afterAutospacing="0"/>
        <w:rPr>
          <w:rFonts w:ascii="Times New Roman" w:eastAsia="Times New Roman" w:hAnsi="Times New Roman" w:cs="David"/>
          <w:b/>
          <w:bCs/>
          <w:snapToGrid w:val="0"/>
          <w:sz w:val="28"/>
          <w:szCs w:val="24"/>
          <w:rtl/>
        </w:rPr>
      </w:pPr>
      <w:r w:rsidRPr="00E56613">
        <w:rPr>
          <w:rFonts w:ascii="Times New Roman" w:eastAsia="Times New Roman" w:hAnsi="Times New Roman" w:cs="David" w:hint="cs"/>
          <w:b/>
          <w:bCs/>
          <w:snapToGrid w:val="0"/>
          <w:sz w:val="28"/>
          <w:szCs w:val="24"/>
          <w:u w:val="single"/>
          <w:rtl/>
        </w:rPr>
        <w:t>לידיעה - אישור לתקופה או זמני לא יתקבל</w:t>
      </w:r>
      <w:r w:rsidRPr="00E56613">
        <w:rPr>
          <w:rFonts w:ascii="Times New Roman" w:eastAsia="Times New Roman" w:hAnsi="Times New Roman" w:cs="David" w:hint="cs"/>
          <w:b/>
          <w:bCs/>
          <w:snapToGrid w:val="0"/>
          <w:sz w:val="28"/>
          <w:szCs w:val="24"/>
          <w:rtl/>
        </w:rPr>
        <w:t>.</w:t>
      </w:r>
    </w:p>
    <w:p w14:paraId="2FD65ABB"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4D6375D3" w14:textId="77777777" w:rsidR="00E56613" w:rsidRPr="00E56613" w:rsidRDefault="00E56613" w:rsidP="00E56613">
      <w:pPr>
        <w:spacing w:before="0" w:beforeAutospacing="0" w:after="0" w:afterAutospacing="0" w:line="240" w:lineRule="auto"/>
        <w:rPr>
          <w:rFonts w:ascii="Times New Roman" w:eastAsia="Times New Roman" w:hAnsi="Times New Roman" w:cs="David"/>
          <w:b/>
          <w:bCs/>
          <w:snapToGrid w:val="0"/>
          <w:sz w:val="28"/>
          <w:szCs w:val="24"/>
          <w:u w:val="single"/>
          <w:rtl/>
        </w:rPr>
      </w:pPr>
    </w:p>
    <w:p w14:paraId="7BABFAD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FC2E61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302E8D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1AB2EB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F2BD53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9F2AF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840485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23AF5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50B250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79857C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A6B7BA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872944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EAF118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D40488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62C214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04F19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6B4F71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776E60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7642DE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941E51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FD714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8EE874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1C99A2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E2A687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BF732FE"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456C11D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 xml:space="preserve">מסמך א'4 </w:t>
      </w:r>
    </w:p>
    <w:p w14:paraId="5DF6321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 xml:space="preserve"> לוח זמנים (נספח 3.1.10 לחוזה)</w:t>
      </w:r>
    </w:p>
    <w:p w14:paraId="48EC57E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DF5E21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CEF284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DEA08A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65B0A7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DAC831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E2DF4B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412689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142A38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4890B1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87BA4B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A6B9FD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DDF788F"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120D90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43365B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2D12A5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D51384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FE99167"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E7BF58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48654F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0757DC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66778D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A947EE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DD4D68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935FF5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79246D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1B548F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2BD7D9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A88748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FEB5B5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31C4C4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FA7560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19C054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983AAF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B41CF3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6B67D5D"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1F44E9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4772590"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9E8B5B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2F902B5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8DC4841"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45CCCBA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CAE21B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F50EF22"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EF2A9E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E6D698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0676FD4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1DE0137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8589C2B"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A6BFDD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5BF5908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6B71F3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A35E223"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0315279"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F35CC2A"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7DE649C9" w14:textId="77777777" w:rsidR="007A2932" w:rsidRDefault="007A2932"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Pr>
          <w:rFonts w:ascii="Times New Roman" w:eastAsia="Times New Roman" w:hAnsi="Times New Roman" w:cs="David"/>
          <w:b/>
          <w:bCs/>
          <w:snapToGrid w:val="0"/>
          <w:sz w:val="28"/>
          <w:szCs w:val="24"/>
          <w:u w:val="single"/>
          <w:rtl/>
        </w:rPr>
        <w:br w:type="page"/>
      </w:r>
    </w:p>
    <w:p w14:paraId="06A99ED5"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lastRenderedPageBreak/>
        <w:t>מסמך א'5</w:t>
      </w:r>
    </w:p>
    <w:p w14:paraId="343EF9C4"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6F00AA5E"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b/>
          <w:bCs/>
          <w:snapToGrid w:val="0"/>
          <w:sz w:val="28"/>
          <w:szCs w:val="24"/>
          <w:u w:val="single"/>
          <w:rtl/>
        </w:rPr>
        <w:t>נוסח ערבות בנקאית</w:t>
      </w:r>
    </w:p>
    <w:p w14:paraId="0794D40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8"/>
          <w:szCs w:val="24"/>
          <w:rtl/>
        </w:rPr>
      </w:pPr>
      <w:r w:rsidRPr="00E56613">
        <w:rPr>
          <w:rFonts w:ascii="Times New Roman" w:eastAsia="Times New Roman" w:hAnsi="Times New Roman" w:cs="David" w:hint="cs"/>
          <w:snapToGrid w:val="0"/>
          <w:sz w:val="28"/>
          <w:szCs w:val="24"/>
          <w:rtl/>
        </w:rPr>
        <w:tab/>
      </w:r>
    </w:p>
    <w:p w14:paraId="73960DF1"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EA1BFC0"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7E46037C"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trike/>
          <w:snapToGrid w:val="0"/>
          <w:sz w:val="24"/>
          <w:szCs w:val="24"/>
          <w:rtl/>
        </w:rPr>
      </w:pPr>
      <w:r w:rsidRPr="00E56613">
        <w:rPr>
          <w:rFonts w:ascii="Times New Roman" w:eastAsia="Times New Roman" w:hAnsi="Times New Roman" w:cs="David" w:hint="cs"/>
          <w:snapToGrid w:val="0"/>
          <w:sz w:val="24"/>
          <w:szCs w:val="24"/>
          <w:rtl/>
        </w:rPr>
        <w:t>לכבוד</w:t>
      </w:r>
      <w:r w:rsidRPr="00E56613">
        <w:rPr>
          <w:rFonts w:ascii="Times New Roman" w:eastAsia="Times New Roman" w:hAnsi="Times New Roman" w:cs="David" w:hint="cs"/>
          <w:snapToGrid w:val="0"/>
          <w:sz w:val="24"/>
          <w:szCs w:val="24"/>
          <w:rtl/>
        </w:rPr>
        <w:tab/>
      </w:r>
      <w:r w:rsidRPr="00E56613">
        <w:rPr>
          <w:rFonts w:ascii="Times New Roman" w:eastAsia="Times New Roman" w:hAnsi="Times New Roman" w:cs="David" w:hint="cs"/>
          <w:snapToGrid w:val="0"/>
          <w:sz w:val="24"/>
          <w:szCs w:val="24"/>
          <w:rtl/>
        </w:rPr>
        <w:tab/>
      </w:r>
    </w:p>
    <w:p w14:paraId="5F00AAF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37AC0745"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_____________</w:t>
      </w:r>
    </w:p>
    <w:p w14:paraId="5D9FC2B9"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54FE192F"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4"/>
          <w:szCs w:val="24"/>
          <w:rtl/>
        </w:rPr>
      </w:pPr>
    </w:p>
    <w:p w14:paraId="33190215"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ג.א.נ.,</w:t>
      </w:r>
    </w:p>
    <w:p w14:paraId="6171A995"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b/>
          <w:bCs/>
          <w:snapToGrid w:val="0"/>
          <w:sz w:val="24"/>
          <w:szCs w:val="24"/>
          <w:rtl/>
        </w:rPr>
        <w:t xml:space="preserve">                                                                   </w:t>
      </w:r>
      <w:r w:rsidRPr="00E56613">
        <w:rPr>
          <w:rFonts w:ascii="Times New Roman" w:eastAsia="Times New Roman" w:hAnsi="Times New Roman" w:cs="David" w:hint="cs"/>
          <w:b/>
          <w:bCs/>
          <w:snapToGrid w:val="0"/>
          <w:sz w:val="24"/>
          <w:szCs w:val="24"/>
          <w:u w:val="single"/>
          <w:rtl/>
        </w:rPr>
        <w:t>כתב ערבות</w:t>
      </w:r>
    </w:p>
    <w:p w14:paraId="60839DAE" w14:textId="77777777" w:rsidR="00E56613" w:rsidRPr="00E56613" w:rsidRDefault="00E56613" w:rsidP="00E56613">
      <w:pPr>
        <w:tabs>
          <w:tab w:val="left" w:pos="58"/>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4451346" w14:textId="77777777" w:rsidR="00E56613" w:rsidRPr="00E56613" w:rsidRDefault="00E56613" w:rsidP="00E56613">
      <w:pPr>
        <w:tabs>
          <w:tab w:val="left" w:pos="58"/>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לפי בקשת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הקבלן</w:t>
      </w:r>
      <w:r w:rsidRPr="00E56613">
        <w:rPr>
          <w:rFonts w:ascii="Times New Roman" w:eastAsia="Times New Roman" w:hAnsi="Times New Roman" w:cs="David" w:hint="cs"/>
          <w:snapToGrid w:val="0"/>
          <w:sz w:val="24"/>
          <w:szCs w:val="24"/>
          <w:rtl/>
        </w:rPr>
        <w:t xml:space="preserve">") הרינו מתחייבים ואחראים כלפיכם עבור הקבלן לתשלום כל סכום בגבול סך של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ש"ח כשסכום זה צמוד במלואו למדד תשומות הבניה למגורים  (להלן - "המדד") כשהמדד הבסיסי הוא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(להלן - "</w:t>
      </w:r>
      <w:r w:rsidRPr="00E56613">
        <w:rPr>
          <w:rFonts w:ascii="Times New Roman" w:eastAsia="Times New Roman" w:hAnsi="Times New Roman" w:cs="David" w:hint="cs"/>
          <w:b/>
          <w:bCs/>
          <w:snapToGrid w:val="0"/>
          <w:sz w:val="24"/>
          <w:szCs w:val="24"/>
          <w:rtl/>
        </w:rPr>
        <w:t>סכום הערבות</w:t>
      </w:r>
      <w:r w:rsidRPr="00E56613">
        <w:rPr>
          <w:rFonts w:ascii="Times New Roman" w:eastAsia="Times New Roman" w:hAnsi="Times New Roman" w:cs="David" w:hint="cs"/>
          <w:snapToGrid w:val="0"/>
          <w:sz w:val="24"/>
          <w:szCs w:val="24"/>
          <w:rtl/>
        </w:rPr>
        <w:t>").</w:t>
      </w:r>
    </w:p>
    <w:p w14:paraId="59012FF5" w14:textId="77777777" w:rsidR="00E56613" w:rsidRPr="00E56613" w:rsidRDefault="00E56613" w:rsidP="00E56613">
      <w:pPr>
        <w:tabs>
          <w:tab w:val="left" w:pos="58"/>
        </w:tabs>
        <w:spacing w:before="0" w:beforeAutospacing="0" w:after="0" w:afterAutospacing="0" w:line="240" w:lineRule="auto"/>
        <w:ind w:left="58"/>
        <w:jc w:val="both"/>
        <w:rPr>
          <w:rFonts w:ascii="Times New Roman" w:eastAsia="Times New Roman" w:hAnsi="Times New Roman" w:cs="David"/>
          <w:snapToGrid w:val="0"/>
          <w:sz w:val="24"/>
          <w:szCs w:val="24"/>
          <w:rtl/>
        </w:rPr>
      </w:pPr>
    </w:p>
    <w:p w14:paraId="1D99A771" w14:textId="77777777" w:rsidR="00E56613" w:rsidRPr="00E56613" w:rsidRDefault="00E56613" w:rsidP="00E56613">
      <w:pPr>
        <w:tabs>
          <w:tab w:val="left" w:pos="58"/>
          <w:tab w:val="left" w:pos="200"/>
          <w:tab w:val="left" w:pos="767"/>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אתם תהיו זכאים לדרוש מאתנו יחד וכל אחת מכן לחוד, תשלום סכום הערבות בשלמות או לדרוש מאתנו מפעם לפעם סכומים על חשבון סכום הערבות ובמקרה זה לאחר כל תשלום, תשאר הערבות בתוקפה לגבי יתרת סכום הערבות, ובלבד שסך כל דרישותיכם יחד לא יעלה על סכום הערבות.</w:t>
      </w:r>
    </w:p>
    <w:p w14:paraId="2AB960EF"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4C88439" w14:textId="77777777" w:rsidR="00E56613" w:rsidRPr="00E56613" w:rsidRDefault="00E56613" w:rsidP="00E56613">
      <w:pPr>
        <w:tabs>
          <w:tab w:val="left" w:pos="58"/>
          <w:tab w:val="left" w:pos="200"/>
          <w:tab w:val="left" w:pos="625"/>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הננו מתחייבים לשלם לכם כל סכום שיידרש על ידכם בגבול סכום הערבות מיד לפי דרישה ראשונה בכתב שלכם ו/או של מי מכם ומבלי שיהיה עליכם לבסס או להוכיח דרישה זו.</w:t>
      </w:r>
    </w:p>
    <w:p w14:paraId="3B85388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00D75BC2" w14:textId="77777777" w:rsidR="00E56613" w:rsidRPr="00E56613" w:rsidRDefault="00E56613" w:rsidP="00E56613">
      <w:pPr>
        <w:tabs>
          <w:tab w:val="lef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כל סכום שישולם מכח ערבותנו זו יגדל בשיעור השווה לשיעור העלייה במדד האחרון אשר יהא ידוע בעת ביצוע כל תשלום לזכותכם, לעומת שערו הבסיסי של המדד הנקוב לעיל.</w:t>
      </w:r>
    </w:p>
    <w:p w14:paraId="60E7CF7B"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380F8FC1" w14:textId="77777777" w:rsidR="00E56613" w:rsidRPr="00E56613" w:rsidRDefault="00E56613" w:rsidP="00E56613">
      <w:pPr>
        <w:tabs>
          <w:tab w:val="right" w:pos="58"/>
          <w:tab w:val="right" w:pos="200"/>
        </w:tabs>
        <w:spacing w:before="0" w:beforeAutospacing="0" w:after="0" w:afterAutospacing="0" w:line="240" w:lineRule="auto"/>
        <w:ind w:left="58"/>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אנו לא נהיה רשאים לבטל הערבות ו/או להימנע מתשלום עפ"י כתב ערבות זה מכל סיבה ועילה שהיא. הננו מוותרים בזה במפורש ומראש על כל טענה לרבות כל ברירה המוענקת לקבלן עפ"י דין.</w:t>
      </w:r>
    </w:p>
    <w:p w14:paraId="480ABDE6"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F23F1C6"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ערבות זו בלתי חוזרת ובלתי מותנית.</w:t>
      </w:r>
    </w:p>
    <w:p w14:paraId="00FF353D"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59AA25BF"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 xml:space="preserve">ערבות זו תהיה בתוקף עד ליום </w:t>
      </w:r>
      <w:r w:rsidRPr="00E56613">
        <w:rPr>
          <w:rFonts w:ascii="Times New Roman" w:eastAsia="Times New Roman" w:hAnsi="Times New Roman" w:cs="David" w:hint="cs"/>
          <w:snapToGrid w:val="0"/>
          <w:sz w:val="24"/>
          <w:szCs w:val="24"/>
          <w:u w:val="single"/>
          <w:rtl/>
        </w:rPr>
        <w:t xml:space="preserve">                </w:t>
      </w:r>
      <w:r w:rsidRPr="00E56613">
        <w:rPr>
          <w:rFonts w:ascii="Times New Roman" w:eastAsia="Times New Roman" w:hAnsi="Times New Roman" w:cs="David" w:hint="cs"/>
          <w:snapToGrid w:val="0"/>
          <w:sz w:val="24"/>
          <w:szCs w:val="24"/>
          <w:rtl/>
        </w:rPr>
        <w:t xml:space="preserve"> שעה 12:00 ועד בכלל וכל דרישה על פיה חייבת </w:t>
      </w:r>
    </w:p>
    <w:p w14:paraId="6F770041" w14:textId="77777777" w:rsidR="00E56613" w:rsidRPr="00E56613" w:rsidRDefault="00E56613" w:rsidP="00E56613">
      <w:pPr>
        <w:tabs>
          <w:tab w:val="left" w:pos="200"/>
        </w:tabs>
        <w:spacing w:before="0" w:beforeAutospacing="0" w:after="0" w:afterAutospacing="0" w:line="240" w:lineRule="auto"/>
        <w:ind w:left="483" w:right="-1418"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להימסר לנו לא יאוחר מאשר במועד הנ"ל.</w:t>
      </w:r>
    </w:p>
    <w:p w14:paraId="4351AA2F" w14:textId="77777777" w:rsidR="00E56613" w:rsidRPr="00E56613" w:rsidRDefault="00E56613" w:rsidP="00E56613">
      <w:pPr>
        <w:tabs>
          <w:tab w:val="left" w:pos="200"/>
        </w:tabs>
        <w:spacing w:before="0" w:beforeAutospacing="0" w:after="0" w:afterAutospacing="0" w:line="240" w:lineRule="auto"/>
        <w:ind w:left="483" w:hanging="425"/>
        <w:jc w:val="both"/>
        <w:rPr>
          <w:rFonts w:ascii="Times New Roman" w:eastAsia="Times New Roman" w:hAnsi="Times New Roman" w:cs="David"/>
          <w:snapToGrid w:val="0"/>
          <w:sz w:val="24"/>
          <w:szCs w:val="24"/>
          <w:u w:val="single"/>
          <w:rtl/>
        </w:rPr>
      </w:pPr>
    </w:p>
    <w:p w14:paraId="2EFAAE8F"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207637D"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lastRenderedPageBreak/>
        <w:t xml:space="preserve">בנק ______________________ </w:t>
      </w:r>
      <w:r w:rsidRPr="00E56613">
        <w:rPr>
          <w:rFonts w:ascii="Times New Roman" w:eastAsia="Times New Roman" w:hAnsi="Times New Roman" w:cs="David" w:hint="cs"/>
          <w:snapToGrid w:val="0"/>
          <w:sz w:val="24"/>
          <w:szCs w:val="24"/>
          <w:u w:val="single"/>
          <w:rtl/>
        </w:rPr>
        <w:t xml:space="preserve">                                  </w:t>
      </w:r>
    </w:p>
    <w:p w14:paraId="50808D73"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6EBF42DA" w14:textId="77777777" w:rsidR="00E56613" w:rsidRPr="00E56613" w:rsidRDefault="00E56613" w:rsidP="00E56613">
      <w:pPr>
        <w:tabs>
          <w:tab w:val="center" w:pos="2540"/>
          <w:tab w:val="right" w:pos="5600"/>
        </w:tabs>
        <w:spacing w:before="0" w:beforeAutospacing="0" w:after="0" w:afterAutospacing="0" w:line="240" w:lineRule="auto"/>
        <w:ind w:left="483" w:hanging="425"/>
        <w:jc w:val="both"/>
        <w:rPr>
          <w:rFonts w:ascii="Times New Roman" w:eastAsia="Times New Roman" w:hAnsi="Times New Roman" w:cs="David"/>
          <w:snapToGrid w:val="0"/>
          <w:sz w:val="24"/>
          <w:szCs w:val="24"/>
          <w:rtl/>
        </w:rPr>
      </w:pPr>
      <w:r w:rsidRPr="00E56613">
        <w:rPr>
          <w:rFonts w:ascii="Times New Roman" w:eastAsia="Times New Roman" w:hAnsi="Times New Roman" w:cs="David" w:hint="cs"/>
          <w:snapToGrid w:val="0"/>
          <w:sz w:val="24"/>
          <w:szCs w:val="24"/>
          <w:rtl/>
        </w:rPr>
        <w:t>תאריך ____________________</w:t>
      </w:r>
      <w:r w:rsidRPr="00E56613">
        <w:rPr>
          <w:rFonts w:ascii="Times New Roman" w:eastAsia="Times New Roman" w:hAnsi="Times New Roman" w:cs="David" w:hint="cs"/>
          <w:snapToGrid w:val="0"/>
          <w:sz w:val="24"/>
          <w:szCs w:val="24"/>
          <w:u w:val="single"/>
          <w:rtl/>
        </w:rPr>
        <w:t xml:space="preserve">                              </w:t>
      </w:r>
    </w:p>
    <w:p w14:paraId="3A748960"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3C6FC2C"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4"/>
          <w:szCs w:val="24"/>
          <w:rtl/>
        </w:rPr>
      </w:pPr>
    </w:p>
    <w:p w14:paraId="23C4E4B9"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538764A6"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snapToGrid w:val="0"/>
          <w:sz w:val="26"/>
          <w:szCs w:val="24"/>
          <w:rtl/>
        </w:rPr>
        <w:br w:type="page"/>
      </w:r>
      <w:r w:rsidRPr="00E56613">
        <w:rPr>
          <w:rFonts w:ascii="Times New Roman" w:eastAsia="Times New Roman" w:hAnsi="Times New Roman" w:cs="David" w:hint="cs"/>
          <w:b/>
          <w:bCs/>
          <w:snapToGrid w:val="0"/>
          <w:sz w:val="28"/>
          <w:szCs w:val="24"/>
          <w:u w:val="single"/>
          <w:rtl/>
        </w:rPr>
        <w:lastRenderedPageBreak/>
        <w:t>מסמך א'6</w:t>
      </w:r>
    </w:p>
    <w:p w14:paraId="0C2D0D2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p>
    <w:p w14:paraId="375F14CC"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b/>
          <w:bCs/>
          <w:snapToGrid w:val="0"/>
          <w:sz w:val="28"/>
          <w:szCs w:val="24"/>
          <w:u w:val="single"/>
          <w:rtl/>
        </w:rPr>
      </w:pPr>
      <w:r w:rsidRPr="00E56613">
        <w:rPr>
          <w:rFonts w:ascii="Times New Roman" w:eastAsia="Times New Roman" w:hAnsi="Times New Roman" w:cs="David" w:hint="cs"/>
          <w:b/>
          <w:bCs/>
          <w:snapToGrid w:val="0"/>
          <w:sz w:val="28"/>
          <w:szCs w:val="24"/>
          <w:u w:val="single"/>
          <w:rtl/>
        </w:rPr>
        <w:t>הצעת הקבלן</w:t>
      </w:r>
    </w:p>
    <w:p w14:paraId="55AD9858" w14:textId="77777777" w:rsidR="00E56613" w:rsidRPr="00E56613" w:rsidRDefault="00E56613" w:rsidP="00E56613">
      <w:pPr>
        <w:spacing w:before="0" w:beforeAutospacing="0" w:after="0" w:afterAutospacing="0" w:line="240" w:lineRule="auto"/>
        <w:jc w:val="center"/>
        <w:rPr>
          <w:rFonts w:ascii="Times New Roman" w:eastAsia="Times New Roman" w:hAnsi="Times New Roman" w:cs="David"/>
          <w:snapToGrid w:val="0"/>
          <w:sz w:val="26"/>
          <w:szCs w:val="24"/>
          <w:rtl/>
        </w:rPr>
      </w:pPr>
    </w:p>
    <w:p w14:paraId="7FBA57AF" w14:textId="43F2FF97" w:rsidR="00E56613" w:rsidRPr="00913564" w:rsidRDefault="00E56613" w:rsidP="00FB4C7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color w:val="70AD47"/>
          <w:sz w:val="24"/>
          <w:szCs w:val="24"/>
          <w:u w:val="single"/>
          <w:rtl/>
        </w:rPr>
      </w:pPr>
      <w:r w:rsidRPr="00913564">
        <w:rPr>
          <w:rFonts w:ascii="Times New Roman" w:eastAsia="Times New Roman" w:hAnsi="Times New Roman" w:cs="David" w:hint="cs"/>
          <w:b/>
          <w:bCs/>
          <w:snapToGrid w:val="0"/>
          <w:sz w:val="24"/>
          <w:szCs w:val="24"/>
          <w:u w:val="single"/>
          <w:rtl/>
        </w:rPr>
        <w:t>הנדון:</w:t>
      </w:r>
      <w:r w:rsidRPr="00913564">
        <w:rPr>
          <w:rFonts w:ascii="Times New Roman" w:eastAsia="Times New Roman" w:hAnsi="Times New Roman" w:cs="David" w:hint="cs"/>
          <w:b/>
          <w:bCs/>
          <w:snapToGrid w:val="0"/>
          <w:sz w:val="24"/>
          <w:szCs w:val="24"/>
          <w:u w:val="single"/>
          <w:rtl/>
        </w:rPr>
        <w:tab/>
      </w:r>
      <w:r w:rsidR="00FB4C73" w:rsidRPr="00913564">
        <w:rPr>
          <w:rFonts w:ascii="Times New Roman" w:eastAsia="Times New Roman" w:hAnsi="Times New Roman" w:cs="David" w:hint="cs"/>
          <w:b/>
          <w:bCs/>
          <w:snapToGrid w:val="0"/>
          <w:sz w:val="24"/>
          <w:szCs w:val="24"/>
          <w:u w:val="single"/>
          <w:rtl/>
        </w:rPr>
        <w:t xml:space="preserve">הצעה </w:t>
      </w:r>
      <w:r w:rsidRPr="00913564">
        <w:rPr>
          <w:rFonts w:ascii="Times New Roman" w:eastAsia="Times New Roman" w:hAnsi="Times New Roman" w:cs="David" w:hint="cs"/>
          <w:b/>
          <w:bCs/>
          <w:snapToGrid w:val="0"/>
          <w:sz w:val="24"/>
          <w:szCs w:val="24"/>
          <w:u w:val="single"/>
          <w:rtl/>
        </w:rPr>
        <w:t>לביצוע</w:t>
      </w:r>
      <w:r w:rsidR="00FB4C73" w:rsidRPr="00913564">
        <w:rPr>
          <w:rFonts w:ascii="Times New Roman" w:eastAsia="Times New Roman" w:hAnsi="Times New Roman" w:cs="David" w:hint="cs"/>
          <w:b/>
          <w:bCs/>
          <w:snapToGrid w:val="0"/>
          <w:sz w:val="24"/>
          <w:szCs w:val="24"/>
          <w:u w:val="single"/>
          <w:rtl/>
        </w:rPr>
        <w:t xml:space="preserve"> </w:t>
      </w:r>
      <w:r w:rsidRPr="00913564">
        <w:rPr>
          <w:rFonts w:ascii="Times New Roman" w:eastAsia="Times New Roman" w:hAnsi="Times New Roman" w:cs="David" w:hint="cs"/>
          <w:b/>
          <w:bCs/>
          <w:snapToGrid w:val="0"/>
          <w:sz w:val="24"/>
          <w:szCs w:val="24"/>
          <w:u w:val="single"/>
          <w:rtl/>
        </w:rPr>
        <w:t>פרויקט</w:t>
      </w:r>
      <w:r w:rsidR="004A28B6" w:rsidRPr="00913564">
        <w:rPr>
          <w:rFonts w:ascii="Times New Roman" w:eastAsia="Times New Roman" w:hAnsi="Times New Roman" w:cs="David" w:hint="cs"/>
          <w:b/>
          <w:bCs/>
          <w:snapToGrid w:val="0"/>
          <w:sz w:val="24"/>
          <w:szCs w:val="24"/>
          <w:u w:val="single"/>
          <w:rtl/>
        </w:rPr>
        <w:t>:</w:t>
      </w:r>
      <w:r w:rsidRPr="00913564">
        <w:rPr>
          <w:rFonts w:ascii="Times New Roman" w:eastAsia="Times New Roman" w:hAnsi="Times New Roman" w:cs="David" w:hint="cs"/>
          <w:b/>
          <w:bCs/>
          <w:snapToGrid w:val="0"/>
          <w:sz w:val="24"/>
          <w:szCs w:val="24"/>
          <w:u w:val="single"/>
          <w:rtl/>
        </w:rPr>
        <w:t xml:space="preserve"> </w:t>
      </w:r>
      <w:sdt>
        <w:sdtPr>
          <w:rPr>
            <w:rFonts w:ascii="Times New Roman" w:eastAsia="Times New Roman" w:hAnsi="Times New Roman" w:cs="David" w:hint="cs"/>
            <w:b/>
            <w:bCs/>
            <w:snapToGrid w:val="0"/>
            <w:sz w:val="24"/>
            <w:szCs w:val="24"/>
            <w:u w:val="single"/>
            <w:rtl/>
          </w:rPr>
          <w:alias w:val="שם הפרויקט"/>
          <w:tag w:val="cntProjectName"/>
          <w:id w:val="152567383"/>
          <w:placeholder>
            <w:docPart w:val="CCBF54E1C2C64AEB8C0C3FDA79B594A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7" w:author="עינב יורוביצקי" w:date="2020-07-06T10:26:00Z">
            <w:r w:rsidR="001C2A3D">
              <w:rPr>
                <w:rFonts w:ascii="Times New Roman" w:eastAsia="Times New Roman" w:hAnsi="Times New Roman" w:cs="David" w:hint="cs"/>
                <w:b/>
                <w:bCs/>
                <w:snapToGrid w:val="0"/>
                <w:sz w:val="24"/>
                <w:szCs w:val="24"/>
                <w:u w:val="single"/>
                <w:rtl/>
              </w:rPr>
              <w:t xml:space="preserve">תל אביב </w:t>
            </w:r>
          </w:ins>
        </w:sdtContent>
      </w:sdt>
      <w:r w:rsidR="00FB4C73" w:rsidRPr="00913564">
        <w:rPr>
          <w:rFonts w:ascii="Times New Roman" w:eastAsia="Times New Roman" w:hAnsi="Times New Roman" w:cs="David" w:hint="cs"/>
          <w:b/>
          <w:bCs/>
          <w:snapToGrid w:val="0"/>
          <w:sz w:val="24"/>
          <w:szCs w:val="24"/>
          <w:u w:val="single"/>
          <w:rtl/>
        </w:rPr>
        <w:t xml:space="preserve"> באתר: </w:t>
      </w:r>
      <w:sdt>
        <w:sdtPr>
          <w:rPr>
            <w:rFonts w:ascii="Times New Roman" w:eastAsia="Times New Roman" w:hAnsi="Times New Roman" w:cs="David" w:hint="cs"/>
            <w:b/>
            <w:bCs/>
            <w:snapToGrid w:val="0"/>
            <w:sz w:val="24"/>
            <w:szCs w:val="24"/>
            <w:u w:val="single"/>
            <w:rtl/>
          </w:rPr>
          <w:alias w:val="שם אתר"/>
          <w:tag w:val="cntSite"/>
          <w:id w:val="-1931810932"/>
          <w:placeholder>
            <w:docPart w:val="D5F80B1DC7F5446CBBF0A0948BF21C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28" w:author="עינב יורוביצקי" w:date="2020-07-06T10:52:00Z">
            <w:r w:rsidR="002A6DCD">
              <w:rPr>
                <w:rFonts w:ascii="Times New Roman" w:eastAsia="Times New Roman" w:hAnsi="Times New Roman" w:cs="David" w:hint="cs"/>
                <w:b/>
                <w:bCs/>
                <w:snapToGrid w:val="0"/>
                <w:sz w:val="24"/>
                <w:szCs w:val="24"/>
                <w:u w:val="single"/>
                <w:rtl/>
              </w:rPr>
              <w:t>פרויקט ניסיון</w:t>
            </w:r>
          </w:ins>
        </w:sdtContent>
      </w:sdt>
      <w:r w:rsidR="00FB4C73" w:rsidRPr="00913564">
        <w:rPr>
          <w:rFonts w:ascii="Times New Roman" w:eastAsia="Times New Roman" w:hAnsi="Times New Roman" w:cs="David" w:hint="cs"/>
          <w:b/>
          <w:bCs/>
          <w:snapToGrid w:val="0"/>
          <w:sz w:val="24"/>
          <w:szCs w:val="24"/>
          <w:u w:val="single"/>
          <w:rtl/>
        </w:rPr>
        <w:t xml:space="preserve"> </w:t>
      </w:r>
      <w:r w:rsidR="004A28B6" w:rsidRPr="00913564">
        <w:rPr>
          <w:rFonts w:ascii="Times New Roman" w:eastAsia="Times New Roman" w:hAnsi="Times New Roman" w:cs="David" w:hint="cs"/>
          <w:b/>
          <w:bCs/>
          <w:snapToGrid w:val="0"/>
          <w:sz w:val="24"/>
          <w:szCs w:val="24"/>
          <w:u w:val="single"/>
          <w:rtl/>
        </w:rPr>
        <w:t>שב</w:t>
      </w:r>
      <w:sdt>
        <w:sdtPr>
          <w:rPr>
            <w:rFonts w:ascii="Times New Roman" w:eastAsia="Times New Roman" w:hAnsi="Times New Roman" w:cs="David" w:hint="cs"/>
            <w:b/>
            <w:bCs/>
            <w:snapToGrid w:val="0"/>
            <w:sz w:val="24"/>
            <w:szCs w:val="24"/>
            <w:u w:val="single"/>
            <w:rtl/>
          </w:rPr>
          <w:alias w:val="רשות מקומית"/>
          <w:tag w:val="cntLocalAuth"/>
          <w:id w:val="704454103"/>
          <w:placeholder>
            <w:docPart w:val="E81A4FAFFD8B4859B747154C819550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color w:val="70AD47"/>
          </w:rPr>
        </w:sdtEndPr>
        <w:sdtContent>
          <w:ins w:id="29" w:author="עינב יורוביצקי" w:date="2020-07-06T10:26:00Z">
            <w:r w:rsidR="001C2A3D">
              <w:rPr>
                <w:rFonts w:ascii="Times New Roman" w:eastAsia="Times New Roman" w:hAnsi="Times New Roman" w:cs="David" w:hint="cs"/>
                <w:b/>
                <w:bCs/>
                <w:snapToGrid w:val="0"/>
                <w:sz w:val="24"/>
                <w:szCs w:val="24"/>
                <w:u w:val="single"/>
                <w:rtl/>
              </w:rPr>
              <w:t>תל אביב-יפו</w:t>
            </w:r>
          </w:ins>
        </w:sdtContent>
      </w:sdt>
    </w:p>
    <w:p w14:paraId="2AC2CE1C" w14:textId="77777777" w:rsidR="00E56613" w:rsidRPr="00E56613" w:rsidRDefault="00E56613" w:rsidP="00E56613">
      <w:pPr>
        <w:tabs>
          <w:tab w:val="right" w:pos="6600"/>
          <w:tab w:val="right" w:pos="7420"/>
        </w:tabs>
        <w:spacing w:before="0" w:beforeAutospacing="0" w:after="0" w:afterAutospacing="0" w:line="240" w:lineRule="auto"/>
        <w:ind w:left="625" w:hanging="567"/>
        <w:jc w:val="both"/>
        <w:rPr>
          <w:rFonts w:ascii="Times New Roman" w:eastAsia="Times New Roman" w:hAnsi="Times New Roman" w:cs="David"/>
          <w:snapToGrid w:val="0"/>
          <w:sz w:val="26"/>
          <w:szCs w:val="24"/>
        </w:rPr>
      </w:pPr>
    </w:p>
    <w:p w14:paraId="0E69D3A1"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b/>
          <w:bCs/>
          <w:snapToGrid w:val="0"/>
          <w:sz w:val="26"/>
          <w:szCs w:val="24"/>
          <w:u w:val="single"/>
          <w:rtl/>
        </w:rPr>
      </w:pPr>
      <w:r w:rsidRPr="00E56613">
        <w:rPr>
          <w:rFonts w:ascii="Times New Roman" w:eastAsia="Times New Roman" w:hAnsi="Times New Roman" w:cs="David" w:hint="cs"/>
          <w:snapToGrid w:val="0"/>
          <w:sz w:val="26"/>
          <w:szCs w:val="24"/>
          <w:rtl/>
        </w:rPr>
        <w:tab/>
      </w:r>
    </w:p>
    <w:p w14:paraId="0CE87798" w14:textId="77777777" w:rsidR="00E56613" w:rsidRPr="00E56613" w:rsidRDefault="00E56613" w:rsidP="00E56613">
      <w:pPr>
        <w:tabs>
          <w:tab w:val="right" w:pos="6600"/>
          <w:tab w:val="right" w:pos="7420"/>
        </w:tabs>
        <w:spacing w:before="0" w:beforeAutospacing="0" w:after="0" w:afterAutospacing="0" w:line="240" w:lineRule="auto"/>
        <w:ind w:left="58"/>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אנו הח"מ, לאחר שקראנו בעיון את מסמכי ההזמנה, מצהירים ומתחייבים בזה כדלקמן:</w:t>
      </w:r>
    </w:p>
    <w:p w14:paraId="4D40CD39" w14:textId="77777777" w:rsidR="00E56613" w:rsidRPr="00E56613" w:rsidRDefault="00E56613" w:rsidP="00E56613">
      <w:pPr>
        <w:tabs>
          <w:tab w:val="right" w:pos="6600"/>
          <w:tab w:val="right" w:pos="7420"/>
        </w:tabs>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4A0DD6BA"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הננו מגישים הצעה זו, מתוך ידיעה והבנה מלאים של כל מסמכי ההזמנה, בהם עיינו בקפדנות, ומתוך בדיקת וידיעת כל הפרטים הקשורים לאתר הבניה ולסביבתו - בהם בקרנו, ובידיעת כל גורם שיש לו ו/או שיכולה להיות לו השפעה על בצוע העבודות ועל כל הכלול בהצעה זו, לרבות ומבלי לפגוע בכלליות האמור לעיל  ידיעה והבנה בדבר - </w:t>
      </w:r>
    </w:p>
    <w:p w14:paraId="0FF3814E"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BB437C0"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{במקרה שמדובר באתר עתיקות מוכרז - העובדה כי העבודות תבוצענה בתחום אתר עתיקות מוכרז, חלקן בשטח ששוחרר ע"י רשות העתיקות, וחלקן בשטח שטרם שוחרר, כך שעלינו מוטלת החובה לדאוג לקבלת כל ההיתרים הדרושים עפ"י כל דין לביצוע העבודות, לנקוט זהירות בביצוען ולפעול בהתאם לכל דין, לרבות במקרה של גילוי עתיקות במהלך ביצוע העבודות.}</w:t>
      </w:r>
    </w:p>
    <w:p w14:paraId="1BCB6CE3" w14:textId="77777777" w:rsidR="00E56613" w:rsidRPr="00E56613" w:rsidRDefault="00E56613" w:rsidP="00E56613">
      <w:pPr>
        <w:spacing w:before="0" w:beforeAutospacing="0" w:after="0" w:afterAutospacing="0" w:line="240" w:lineRule="auto"/>
        <w:ind w:left="662"/>
        <w:jc w:val="both"/>
        <w:rPr>
          <w:rFonts w:ascii="Times New Roman" w:eastAsia="Times New Roman" w:hAnsi="Times New Roman" w:cs="David"/>
          <w:snapToGrid w:val="0"/>
          <w:sz w:val="26"/>
          <w:szCs w:val="24"/>
        </w:rPr>
      </w:pPr>
    </w:p>
    <w:p w14:paraId="661CF36A" w14:textId="77777777" w:rsidR="00E56613" w:rsidRPr="00E56613" w:rsidRDefault="00E56613" w:rsidP="00237720">
      <w:pPr>
        <w:numPr>
          <w:ilvl w:val="1"/>
          <w:numId w:val="5"/>
        </w:numPr>
        <w:spacing w:before="0" w:beforeAutospacing="0" w:after="0" w:afterAutospacing="0" w:line="240" w:lineRule="auto"/>
        <w:ind w:left="1082"/>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טיב הקרקע, צנרת קוי המים, הביוב, החשמל, הטלפון, הניקוז, מתקנים תת-קרקעיים אחרים, פסולת ומפגעים ואלמנטים אחרים שיש לסלקם, תנאי ודרכי הגישה לאתר, וכן כל  הגורמים העובדים באתר.</w:t>
      </w:r>
    </w:p>
    <w:p w14:paraId="7FB31720"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148B1CDD"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כי בהתבסס על כל התנאים והגורמים כמפורט לעיל, הכנו את הצעתנו, וכי אנו נהיה מנועים מלהגיש כנגדכם כל דרישה ו/או תביעה המבוססות ו/או נובעות מטענות של אי הבנה, או אי ידיעה כלשהי של מסמכי ההזמנה ו/או התנאים והגורמים אשר יש להם ו/או יכולה להיות להם השפעה על בצוע העבודות.</w:t>
      </w:r>
    </w:p>
    <w:p w14:paraId="37DF160A"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045D499D"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מציעים בזאת להוציא לפועל את העבודות כמוגדר וכמפורט במסמכי ההזמנה במחירים המפורטים על ידינו בהצעתנו, והננו מתחייבים להשלים את בצוע העבודות בהתאם ללוח הזמנים המצורף על ידינו כנספח א-3 ובמסגרת משך זמן הביצוע לכל שלב כאמור בנספח 3.1.1 בקשר לסעיף 10.1 לחוזה, מיום קבלת צו התחלת עבודה לכל שלב בהתאם לחוזה.</w:t>
      </w:r>
    </w:p>
    <w:p w14:paraId="09DDC68F"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1C170A1C"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במידה שתקבלו את הצעתנו, הננו מתחייבים לחתום על החוזה (מסמך ב' להזמנה) על כל נספחיו וזאת מיד עפ"י דרישתכם, ולהמציא לכם את הערבויות ופוליסות הבטוח כמוגדר בחוזה.</w:t>
      </w:r>
    </w:p>
    <w:p w14:paraId="3AEB8374"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781EC437"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הצעתנו זו תהיה בתוקף ותחייב אותנו מיום חתימת הצעה זו ולמשך תקופה של </w:t>
      </w:r>
      <w:r w:rsidRPr="00E56613">
        <w:rPr>
          <w:rFonts w:ascii="Times New Roman" w:eastAsia="Times New Roman" w:hAnsi="Times New Roman" w:cs="David" w:hint="cs"/>
          <w:snapToGrid w:val="0"/>
          <w:sz w:val="26"/>
          <w:szCs w:val="24"/>
          <w:u w:val="single"/>
          <w:rtl/>
        </w:rPr>
        <w:t>90</w:t>
      </w:r>
      <w:r w:rsidRPr="00E56613">
        <w:rPr>
          <w:rFonts w:ascii="Times New Roman" w:eastAsia="Times New Roman" w:hAnsi="Times New Roman" w:cs="David" w:hint="cs"/>
          <w:snapToGrid w:val="0"/>
          <w:sz w:val="26"/>
          <w:szCs w:val="24"/>
          <w:rtl/>
        </w:rPr>
        <w:t xml:space="preserve"> יום.</w:t>
      </w:r>
    </w:p>
    <w:p w14:paraId="4F5A7255"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BE10690"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 xml:space="preserve">כבטחון לקיום הצעתנו זו הננו מצרפים ערבות (המחאה בנקאית) על סך </w:t>
      </w:r>
      <w:r w:rsidRPr="00E56613">
        <w:rPr>
          <w:rFonts w:ascii="Times New Roman" w:eastAsia="Times New Roman" w:hAnsi="Times New Roman" w:cs="David" w:hint="cs"/>
          <w:snapToGrid w:val="0"/>
          <w:sz w:val="26"/>
          <w:szCs w:val="24"/>
          <w:u w:val="single"/>
          <w:rtl/>
        </w:rPr>
        <w:t xml:space="preserve">          </w:t>
      </w:r>
      <w:r w:rsidRPr="00E56613">
        <w:rPr>
          <w:rFonts w:ascii="Times New Roman" w:eastAsia="Times New Roman" w:hAnsi="Times New Roman" w:cs="David" w:hint="cs"/>
          <w:snapToGrid w:val="0"/>
          <w:sz w:val="26"/>
          <w:szCs w:val="24"/>
          <w:rtl/>
        </w:rPr>
        <w:t xml:space="preserve"> שקל חדש בהתאם להוראות סעיף 2.4 להוראות למשתתפים בהזמנה (המצ"ב כמסמך א'-1).</w:t>
      </w:r>
    </w:p>
    <w:p w14:paraId="62C59A6D" w14:textId="77777777" w:rsidR="00E56613" w:rsidRPr="00E56613" w:rsidRDefault="00E56613" w:rsidP="00E56613">
      <w:pPr>
        <w:spacing w:before="0" w:beforeAutospacing="0" w:after="0" w:afterAutospacing="0" w:line="240" w:lineRule="auto"/>
        <w:ind w:left="625" w:hanging="567"/>
        <w:jc w:val="both"/>
        <w:rPr>
          <w:rFonts w:ascii="Times New Roman" w:eastAsia="Times New Roman" w:hAnsi="Times New Roman" w:cs="David"/>
          <w:snapToGrid w:val="0"/>
          <w:sz w:val="26"/>
          <w:szCs w:val="24"/>
          <w:rtl/>
        </w:rPr>
      </w:pPr>
    </w:p>
    <w:p w14:paraId="51C238D0" w14:textId="77777777" w:rsidR="00E56613" w:rsidRPr="00E56613" w:rsidRDefault="00E56613" w:rsidP="00237720">
      <w:pPr>
        <w:numPr>
          <w:ilvl w:val="0"/>
          <w:numId w:val="5"/>
        </w:numPr>
        <w:spacing w:before="0" w:beforeAutospacing="0" w:after="0" w:afterAutospacing="0" w:line="240" w:lineRule="auto"/>
        <w:ind w:left="625"/>
        <w:jc w:val="both"/>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הננו מצהירים בזה כי הצעתנו מוגשת מבלי שהיה ו/או יש לנו כל הסכם או קשר אחר עם אחרים המגישים הצעות להזמנה שבנדון.</w:t>
      </w:r>
    </w:p>
    <w:p w14:paraId="230A6F03"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62518BB2" w14:textId="77777777" w:rsidR="00E56613" w:rsidRPr="00E56613" w:rsidRDefault="00E56613" w:rsidP="00E56613">
      <w:pPr>
        <w:keepNext/>
        <w:spacing w:before="0" w:beforeAutospacing="0" w:after="0" w:afterAutospacing="0" w:line="240" w:lineRule="auto"/>
        <w:ind w:left="483" w:hanging="425"/>
        <w:jc w:val="center"/>
        <w:outlineLvl w:val="3"/>
        <w:rPr>
          <w:rFonts w:ascii="Times New Roman" w:eastAsia="Times New Roman" w:hAnsi="Times New Roman" w:cs="David"/>
          <w:sz w:val="26"/>
          <w:szCs w:val="24"/>
          <w:rtl/>
        </w:rPr>
      </w:pPr>
      <w:r w:rsidRPr="00E56613">
        <w:rPr>
          <w:rFonts w:ascii="Times New Roman" w:eastAsia="Times New Roman" w:hAnsi="Times New Roman" w:cs="David" w:hint="cs"/>
          <w:sz w:val="26"/>
          <w:szCs w:val="24"/>
          <w:rtl/>
        </w:rPr>
        <w:t>שם הקבלן וכתובתו:___________________________________________</w:t>
      </w:r>
    </w:p>
    <w:p w14:paraId="6D69220C" w14:textId="77777777" w:rsidR="00E56613" w:rsidRPr="00E56613" w:rsidRDefault="00E56613" w:rsidP="00E56613">
      <w:pPr>
        <w:spacing w:before="0" w:beforeAutospacing="0" w:after="0" w:afterAutospacing="0" w:line="240" w:lineRule="auto"/>
        <w:ind w:left="483" w:hanging="425"/>
        <w:jc w:val="both"/>
        <w:rPr>
          <w:rFonts w:ascii="Times New Roman" w:eastAsia="Times New Roman" w:hAnsi="Times New Roman" w:cs="David"/>
          <w:snapToGrid w:val="0"/>
          <w:sz w:val="26"/>
          <w:szCs w:val="24"/>
          <w:rtl/>
        </w:rPr>
      </w:pPr>
    </w:p>
    <w:p w14:paraId="754C2642"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r w:rsidRPr="00E56613">
        <w:rPr>
          <w:rFonts w:ascii="Times New Roman" w:eastAsia="Times New Roman" w:hAnsi="Times New Roman" w:cs="David" w:hint="cs"/>
          <w:snapToGrid w:val="0"/>
          <w:sz w:val="26"/>
          <w:szCs w:val="24"/>
          <w:rtl/>
        </w:rPr>
        <w:t>חתימת הקבלן: ___________________________תאריך:______________</w:t>
      </w:r>
    </w:p>
    <w:p w14:paraId="0564B495"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03705C53"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0892855E" w14:textId="77777777" w:rsidR="00E56613" w:rsidRPr="00E56613" w:rsidRDefault="00E56613" w:rsidP="00E56613">
      <w:pPr>
        <w:spacing w:before="0" w:beforeAutospacing="0" w:after="0" w:afterAutospacing="0" w:line="240" w:lineRule="auto"/>
        <w:ind w:left="483" w:hanging="425"/>
        <w:jc w:val="center"/>
        <w:rPr>
          <w:rFonts w:ascii="Times New Roman" w:eastAsia="Times New Roman" w:hAnsi="Times New Roman" w:cs="David"/>
          <w:snapToGrid w:val="0"/>
          <w:sz w:val="26"/>
          <w:szCs w:val="24"/>
          <w:rtl/>
        </w:rPr>
      </w:pPr>
    </w:p>
    <w:p w14:paraId="781316E0" w14:textId="77777777" w:rsid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0F618444" w14:textId="77777777" w:rsidR="00913564" w:rsidRPr="00E56613" w:rsidRDefault="00913564" w:rsidP="00E56613">
      <w:pPr>
        <w:spacing w:before="0" w:beforeAutospacing="0" w:after="0" w:afterAutospacing="0" w:line="360" w:lineRule="auto"/>
        <w:jc w:val="both"/>
        <w:rPr>
          <w:rFonts w:ascii="Times New Roman" w:eastAsia="Times New Roman" w:hAnsi="Times New Roman" w:cs="David"/>
          <w:b/>
          <w:bCs/>
          <w:sz w:val="26"/>
          <w:szCs w:val="26"/>
          <w:rtl/>
        </w:rPr>
      </w:pPr>
    </w:p>
    <w:p w14:paraId="2B1BE5F8" w14:textId="7412FD16" w:rsidR="00E56613" w:rsidRPr="00913564" w:rsidRDefault="00E56613" w:rsidP="004A28B6">
      <w:pPr>
        <w:spacing w:before="0" w:beforeAutospacing="0" w:after="0" w:afterAutospacing="0" w:line="360" w:lineRule="auto"/>
        <w:jc w:val="center"/>
        <w:rPr>
          <w:rFonts w:ascii="Times New Roman" w:eastAsia="Times New Roman" w:hAnsi="Times New Roman" w:cs="David"/>
          <w:sz w:val="26"/>
          <w:szCs w:val="26"/>
          <w:u w:val="single"/>
          <w:rtl/>
        </w:rPr>
      </w:pPr>
      <w:r w:rsidRPr="00913564">
        <w:rPr>
          <w:rFonts w:ascii="Times New Roman" w:eastAsia="Times New Roman" w:hAnsi="Times New Roman" w:cs="David" w:hint="cs"/>
          <w:b/>
          <w:bCs/>
          <w:sz w:val="26"/>
          <w:szCs w:val="26"/>
          <w:u w:val="single"/>
          <w:rtl/>
        </w:rPr>
        <w:t xml:space="preserve">פרויקט "  </w:t>
      </w:r>
      <w:sdt>
        <w:sdtPr>
          <w:rPr>
            <w:rFonts w:ascii="Times New Roman" w:eastAsia="Times New Roman" w:hAnsi="Times New Roman" w:cs="David" w:hint="cs"/>
            <w:b/>
            <w:bCs/>
            <w:sz w:val="26"/>
            <w:szCs w:val="26"/>
            <w:u w:val="single"/>
            <w:rtl/>
          </w:rPr>
          <w:alias w:val="שם הפרויקט"/>
          <w:tag w:val="cntProjectName"/>
          <w:id w:val="907815236"/>
          <w:placeholder>
            <w:docPart w:val="24837AB5C05B4AB18BCFDA55CE062CF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0" w:author="עינב יורוביצקי" w:date="2020-07-06T10:26:00Z">
            <w:r w:rsidR="001C2A3D">
              <w:rPr>
                <w:rFonts w:ascii="Times New Roman" w:eastAsia="Times New Roman" w:hAnsi="Times New Roman" w:cs="David" w:hint="cs"/>
                <w:b/>
                <w:bCs/>
                <w:sz w:val="26"/>
                <w:szCs w:val="26"/>
                <w:u w:val="single"/>
                <w:rtl/>
              </w:rPr>
              <w:t xml:space="preserve">תל אביב </w:t>
            </w:r>
          </w:ins>
        </w:sdtContent>
      </w:sdt>
      <w:r w:rsidRPr="00913564">
        <w:rPr>
          <w:rFonts w:ascii="Times New Roman" w:eastAsia="Times New Roman" w:hAnsi="Times New Roman" w:cs="David" w:hint="cs"/>
          <w:b/>
          <w:bCs/>
          <w:sz w:val="26"/>
          <w:szCs w:val="26"/>
          <w:u w:val="single"/>
          <w:rtl/>
        </w:rPr>
        <w:t xml:space="preserve">  "</w:t>
      </w:r>
      <w:r w:rsidRPr="00913564">
        <w:rPr>
          <w:rFonts w:ascii="Times New Roman" w:eastAsia="Times New Roman" w:hAnsi="Times New Roman" w:cs="David" w:hint="cs"/>
          <w:sz w:val="26"/>
          <w:szCs w:val="26"/>
          <w:u w:val="single"/>
          <w:rtl/>
        </w:rPr>
        <w:t xml:space="preserve">  </w:t>
      </w:r>
      <w:r w:rsidRPr="00913564">
        <w:rPr>
          <w:rFonts w:ascii="Times New Roman" w:eastAsia="Times New Roman" w:hAnsi="Times New Roman" w:cs="David"/>
          <w:sz w:val="26"/>
          <w:szCs w:val="26"/>
          <w:u w:val="single"/>
          <w:rtl/>
        </w:rPr>
        <w:t>- כתב פירוט הצעה לקבלן ראשי</w:t>
      </w:r>
    </w:p>
    <w:p w14:paraId="6852169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b/>
          <w:bCs/>
          <w:sz w:val="26"/>
          <w:szCs w:val="26"/>
          <w:rtl/>
        </w:rPr>
      </w:pPr>
    </w:p>
    <w:p w14:paraId="30395AE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הסכומים הרשומים בכתב פירוט הצעה זה אינם כוללים מע"מ.</w:t>
      </w:r>
    </w:p>
    <w:tbl>
      <w:tblPr>
        <w:bidiVisual/>
        <w:tblW w:w="9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
        <w:gridCol w:w="4678"/>
        <w:gridCol w:w="850"/>
        <w:gridCol w:w="567"/>
        <w:gridCol w:w="2258"/>
        <w:gridCol w:w="16"/>
      </w:tblGrid>
      <w:tr w:rsidR="00E56613" w:rsidRPr="00E56613" w14:paraId="5FA8F660" w14:textId="77777777" w:rsidTr="00E56613">
        <w:trPr>
          <w:gridAfter w:val="1"/>
          <w:wAfter w:w="16" w:type="dxa"/>
          <w:trHeight w:val="181"/>
        </w:trPr>
        <w:tc>
          <w:tcPr>
            <w:tcW w:w="9118" w:type="dxa"/>
            <w:gridSpan w:val="5"/>
            <w:vAlign w:val="bottom"/>
          </w:tcPr>
          <w:p w14:paraId="236009C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36651A2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1 -</w:t>
            </w:r>
            <w:r w:rsidRPr="00E56613">
              <w:rPr>
                <w:rFonts w:ascii="David" w:eastAsia="Times New Roman" w:hAnsi="David" w:cs="David"/>
                <w:b/>
                <w:bCs/>
                <w:sz w:val="24"/>
                <w:szCs w:val="24"/>
                <w:rtl/>
              </w:rPr>
              <w:t>הקמת המבנים והפיתוח</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מחיר סופי</w:t>
            </w:r>
          </w:p>
        </w:tc>
      </w:tr>
      <w:tr w:rsidR="00E56613" w:rsidRPr="00E56613" w14:paraId="71460E60" w14:textId="77777777" w:rsidTr="00E56613">
        <w:trPr>
          <w:gridAfter w:val="1"/>
          <w:wAfter w:w="16" w:type="dxa"/>
        </w:trPr>
        <w:tc>
          <w:tcPr>
            <w:tcW w:w="765" w:type="dxa"/>
            <w:vAlign w:val="center"/>
          </w:tcPr>
          <w:p w14:paraId="7000A12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סעיף</w:t>
            </w:r>
          </w:p>
        </w:tc>
        <w:tc>
          <w:tcPr>
            <w:tcW w:w="4678" w:type="dxa"/>
            <w:vAlign w:val="center"/>
          </w:tcPr>
          <w:p w14:paraId="6333650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w:t>
            </w:r>
            <w:r w:rsidRPr="00E5661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850" w:type="dxa"/>
            <w:vAlign w:val="center"/>
          </w:tcPr>
          <w:p w14:paraId="45B7B42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vAlign w:val="center"/>
          </w:tcPr>
          <w:p w14:paraId="33872A9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vAlign w:val="center"/>
          </w:tcPr>
          <w:p w14:paraId="637A98D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7F41C537" w14:textId="77777777" w:rsidTr="00E56613">
        <w:trPr>
          <w:gridAfter w:val="1"/>
          <w:wAfter w:w="16" w:type="dxa"/>
        </w:trPr>
        <w:tc>
          <w:tcPr>
            <w:tcW w:w="765" w:type="dxa"/>
          </w:tcPr>
          <w:p w14:paraId="27A2616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4678" w:type="dxa"/>
          </w:tcPr>
          <w:p w14:paraId="1B7F6EE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הקמת המבנים  והפיתוח- פאושלי</w:t>
            </w:r>
          </w:p>
          <w:p w14:paraId="02CD8C0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 העבודות יבוצעו בהתאם למפורט במפרט המיוחד המצורף, התשריטים המגדירים את תחום העבודה הפאושלי ובהתאם לאמור בהסכם, לרבות בין היתר הביסוס, מתקני החימום מסוג דקוהיט ולרבות המטבחים וכן רכיבים, מכלולים ועבודות,  שאינם מפורטים בפירוט הצעה זו,</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המחירים כוללים את כל האמור בהסכם ובכלל זה, אספקה, הובלה, ביצוע, הרכבה  עד לגמר מושלם.</w:t>
            </w:r>
          </w:p>
          <w:p w14:paraId="2280A2C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והכל  במחיר הפאושלי ואינו למדידה</w:t>
            </w:r>
          </w:p>
        </w:tc>
        <w:tc>
          <w:tcPr>
            <w:tcW w:w="850" w:type="dxa"/>
          </w:tcPr>
          <w:p w14:paraId="3BF2ABA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7AF147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42B0A59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DCD90F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23DFD1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F22194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A311AD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8DFF76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7323454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B26396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7474A7F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A5B90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5C866C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41C990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8281B4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5AB5C4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A00797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79613213" w14:textId="77777777" w:rsidTr="00E56613">
        <w:tc>
          <w:tcPr>
            <w:tcW w:w="6860" w:type="dxa"/>
            <w:gridSpan w:val="4"/>
            <w:tcBorders>
              <w:bottom w:val="single" w:sz="4" w:space="0" w:color="auto"/>
            </w:tcBorders>
          </w:tcPr>
          <w:p w14:paraId="1937C54C"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6 המבנים חניונים והפיתוח – מחיר סופי</w:t>
            </w:r>
          </w:p>
        </w:tc>
        <w:tc>
          <w:tcPr>
            <w:tcW w:w="2274" w:type="dxa"/>
            <w:gridSpan w:val="2"/>
            <w:tcBorders>
              <w:bottom w:val="single" w:sz="4" w:space="0" w:color="auto"/>
            </w:tcBorders>
          </w:tcPr>
          <w:p w14:paraId="0B98A0E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25087F1C" w14:textId="77777777" w:rsidTr="00E56613">
        <w:tc>
          <w:tcPr>
            <w:tcW w:w="9134" w:type="dxa"/>
            <w:gridSpan w:val="6"/>
            <w:tcBorders>
              <w:bottom w:val="single" w:sz="4" w:space="0" w:color="auto"/>
            </w:tcBorders>
          </w:tcPr>
          <w:p w14:paraId="20CB0EA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8FDA0A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במילים </w:t>
            </w:r>
            <w:r w:rsidRPr="00E56613">
              <w:rPr>
                <w:rFonts w:ascii="David" w:eastAsia="Times New Roman" w:hAnsi="David" w:cs="David"/>
                <w:sz w:val="24"/>
                <w:szCs w:val="24"/>
                <w:rtl/>
              </w:rPr>
              <w:t>: ____________________________________________________________ ש"ח</w:t>
            </w:r>
          </w:p>
        </w:tc>
      </w:tr>
      <w:tr w:rsidR="00E56613" w:rsidRPr="00E56613" w14:paraId="5B14BFF6" w14:textId="77777777" w:rsidTr="00E56613">
        <w:tc>
          <w:tcPr>
            <w:tcW w:w="6860" w:type="dxa"/>
            <w:gridSpan w:val="4"/>
            <w:tcBorders>
              <w:top w:val="single" w:sz="4" w:space="0" w:color="auto"/>
              <w:left w:val="nil"/>
              <w:bottom w:val="single" w:sz="4" w:space="0" w:color="auto"/>
              <w:right w:val="nil"/>
            </w:tcBorders>
          </w:tcPr>
          <w:p w14:paraId="52010C3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2274" w:type="dxa"/>
            <w:gridSpan w:val="2"/>
            <w:tcBorders>
              <w:top w:val="single" w:sz="4" w:space="0" w:color="auto"/>
              <w:left w:val="nil"/>
              <w:bottom w:val="single" w:sz="4" w:space="0" w:color="auto"/>
              <w:right w:val="nil"/>
            </w:tcBorders>
          </w:tcPr>
          <w:p w14:paraId="0D3F93C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rtl/>
              </w:rPr>
            </w:pPr>
          </w:p>
        </w:tc>
      </w:tr>
      <w:tr w:rsidR="00E56613" w:rsidRPr="00E56613" w14:paraId="24AB6A32" w14:textId="77777777" w:rsidTr="00E56613">
        <w:tc>
          <w:tcPr>
            <w:tcW w:w="9134" w:type="dxa"/>
            <w:gridSpan w:val="6"/>
            <w:tcBorders>
              <w:top w:val="single" w:sz="4" w:space="0" w:color="auto"/>
            </w:tcBorders>
          </w:tcPr>
          <w:p w14:paraId="4615209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p w14:paraId="338F89E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מבנה 2-</w:t>
            </w:r>
            <w:r w:rsidRPr="00E56613">
              <w:rPr>
                <w:rFonts w:ascii="David" w:eastAsia="Times New Roman" w:hAnsi="David" w:cs="David" w:hint="cs"/>
                <w:b/>
                <w:bCs/>
                <w:sz w:val="24"/>
                <w:szCs w:val="24"/>
                <w:rtl/>
              </w:rPr>
              <w:t xml:space="preserve"> </w:t>
            </w:r>
            <w:r w:rsidRPr="00E56613">
              <w:rPr>
                <w:rFonts w:ascii="David" w:eastAsia="Times New Roman" w:hAnsi="David" w:cs="David"/>
                <w:b/>
                <w:bCs/>
                <w:sz w:val="24"/>
                <w:szCs w:val="24"/>
                <w:rtl/>
              </w:rPr>
              <w:t xml:space="preserve">פירוק המחיר הפאושלי הנ"ל  אך לכל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בניינים והחניון שמתחתם ולרבות הפיתוח הצמוד, בנפרד,  לפי פרקים:</w:t>
            </w:r>
          </w:p>
        </w:tc>
      </w:tr>
      <w:tr w:rsidR="00E56613" w:rsidRPr="00E56613" w14:paraId="6DB24492" w14:textId="77777777" w:rsidTr="00E56613">
        <w:trPr>
          <w:gridAfter w:val="1"/>
          <w:wAfter w:w="16" w:type="dxa"/>
        </w:trPr>
        <w:tc>
          <w:tcPr>
            <w:tcW w:w="765" w:type="dxa"/>
          </w:tcPr>
          <w:p w14:paraId="5F15C7D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סעיף</w:t>
            </w:r>
          </w:p>
        </w:tc>
        <w:tc>
          <w:tcPr>
            <w:tcW w:w="4678" w:type="dxa"/>
          </w:tcPr>
          <w:p w14:paraId="61A18955"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תיאור</w:t>
            </w:r>
          </w:p>
        </w:tc>
        <w:tc>
          <w:tcPr>
            <w:tcW w:w="850" w:type="dxa"/>
          </w:tcPr>
          <w:p w14:paraId="0D1E5B1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609A748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58" w:type="dxa"/>
          </w:tcPr>
          <w:p w14:paraId="20761938"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681BF29A" w14:textId="77777777" w:rsidTr="00E56613">
        <w:trPr>
          <w:gridAfter w:val="1"/>
          <w:wAfter w:w="16" w:type="dxa"/>
        </w:trPr>
        <w:tc>
          <w:tcPr>
            <w:tcW w:w="765" w:type="dxa"/>
          </w:tcPr>
          <w:p w14:paraId="6AFD7CF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19AFE72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2.1</w:t>
            </w:r>
          </w:p>
          <w:p w14:paraId="0C445BE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35875DE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הבטון עבור ביסוס ושלד המבנים כולל חיפויי האבן, לרבות עב' איטום וכיוצ"ב</w:t>
            </w:r>
          </w:p>
        </w:tc>
        <w:tc>
          <w:tcPr>
            <w:tcW w:w="850" w:type="dxa"/>
          </w:tcPr>
          <w:p w14:paraId="25293ED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A5D214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1D2E38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326FB57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0291870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3F4CCA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015B678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2AA0710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3D231DC" w14:textId="77777777" w:rsidTr="00E56613">
        <w:trPr>
          <w:gridAfter w:val="1"/>
          <w:wAfter w:w="16" w:type="dxa"/>
        </w:trPr>
        <w:tc>
          <w:tcPr>
            <w:tcW w:w="765" w:type="dxa"/>
          </w:tcPr>
          <w:p w14:paraId="1336EEF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3D7AB3B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2.2</w:t>
            </w:r>
          </w:p>
          <w:p w14:paraId="274CD3C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4678" w:type="dxa"/>
          </w:tcPr>
          <w:p w14:paraId="4965A63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הגמר, וכל יתר העבודות הנדרשות להשלמת הבניין עד לגמר מושלם לרבות  במבואות הכניסה הראשיים ובמבואות הקומתיים ובמעברים המשותפים לרבות כל הדקורציה והתאורה בכל בניין ובניין וכיוצ"ב</w:t>
            </w:r>
          </w:p>
        </w:tc>
        <w:tc>
          <w:tcPr>
            <w:tcW w:w="850" w:type="dxa"/>
          </w:tcPr>
          <w:p w14:paraId="5BA6E19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C29A55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54B7DC2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p w14:paraId="2C84D7A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c>
          <w:tcPr>
            <w:tcW w:w="2258" w:type="dxa"/>
          </w:tcPr>
          <w:p w14:paraId="7F52BAB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05746A6" w14:textId="77777777" w:rsidTr="00E56613">
        <w:trPr>
          <w:gridAfter w:val="1"/>
          <w:wAfter w:w="16" w:type="dxa"/>
        </w:trPr>
        <w:tc>
          <w:tcPr>
            <w:tcW w:w="765" w:type="dxa"/>
          </w:tcPr>
          <w:p w14:paraId="51CF991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2.3</w:t>
            </w:r>
          </w:p>
        </w:tc>
        <w:tc>
          <w:tcPr>
            <w:tcW w:w="4678" w:type="dxa"/>
          </w:tcPr>
          <w:p w14:paraId="242FFA5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אינסטלציה וכיבוי אש</w:t>
            </w:r>
          </w:p>
        </w:tc>
        <w:tc>
          <w:tcPr>
            <w:tcW w:w="850" w:type="dxa"/>
          </w:tcPr>
          <w:p w14:paraId="5FA3BB4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754DE00"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7DD570DA"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3D79E0EE" w14:textId="77777777" w:rsidTr="00E56613">
        <w:trPr>
          <w:gridAfter w:val="1"/>
          <w:wAfter w:w="16" w:type="dxa"/>
        </w:trPr>
        <w:tc>
          <w:tcPr>
            <w:tcW w:w="765" w:type="dxa"/>
          </w:tcPr>
          <w:p w14:paraId="2F3DEDB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2.4</w:t>
            </w:r>
          </w:p>
        </w:tc>
        <w:tc>
          <w:tcPr>
            <w:tcW w:w="4678" w:type="dxa"/>
          </w:tcPr>
          <w:p w14:paraId="75D4C9F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חשמל מ"ג, מ"נ ותקשורת לרבות מתקני החימום מסוג דקוהיט</w:t>
            </w:r>
          </w:p>
        </w:tc>
        <w:tc>
          <w:tcPr>
            <w:tcW w:w="850" w:type="dxa"/>
          </w:tcPr>
          <w:p w14:paraId="7F55CE9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9E3756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61C0F0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AD83A3B" w14:textId="77777777" w:rsidTr="00E56613">
        <w:trPr>
          <w:gridAfter w:val="1"/>
          <w:wAfter w:w="16" w:type="dxa"/>
        </w:trPr>
        <w:tc>
          <w:tcPr>
            <w:tcW w:w="765" w:type="dxa"/>
          </w:tcPr>
          <w:p w14:paraId="07B6CC5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2.5</w:t>
            </w:r>
          </w:p>
        </w:tc>
        <w:tc>
          <w:tcPr>
            <w:tcW w:w="4678" w:type="dxa"/>
          </w:tcPr>
          <w:p w14:paraId="0AC9590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מערכות מיזוג אויר ואוורור והשלמת עבודות הגמר סביבן</w:t>
            </w:r>
          </w:p>
        </w:tc>
        <w:tc>
          <w:tcPr>
            <w:tcW w:w="850" w:type="dxa"/>
          </w:tcPr>
          <w:p w14:paraId="6969495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072E983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192767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82B13F5" w14:textId="77777777" w:rsidTr="00E56613">
        <w:trPr>
          <w:gridAfter w:val="1"/>
          <w:wAfter w:w="16" w:type="dxa"/>
        </w:trPr>
        <w:tc>
          <w:tcPr>
            <w:tcW w:w="765" w:type="dxa"/>
          </w:tcPr>
          <w:p w14:paraId="243EB25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2.6</w:t>
            </w:r>
          </w:p>
        </w:tc>
        <w:tc>
          <w:tcPr>
            <w:tcW w:w="4678" w:type="dxa"/>
          </w:tcPr>
          <w:p w14:paraId="144C835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אלומיניום לרבות קירות המסך, הויטרינות, חיפויי קירות בפנלים מאלומיניום, מעקות וכד'</w:t>
            </w:r>
          </w:p>
        </w:tc>
        <w:tc>
          <w:tcPr>
            <w:tcW w:w="850" w:type="dxa"/>
          </w:tcPr>
          <w:p w14:paraId="5657118B"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548EE2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9E4C37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7E894D8" w14:textId="77777777" w:rsidTr="00E56613">
        <w:trPr>
          <w:gridAfter w:val="1"/>
          <w:wAfter w:w="16" w:type="dxa"/>
        </w:trPr>
        <w:tc>
          <w:tcPr>
            <w:tcW w:w="765" w:type="dxa"/>
          </w:tcPr>
          <w:p w14:paraId="47A9572D"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2.7</w:t>
            </w:r>
          </w:p>
        </w:tc>
        <w:tc>
          <w:tcPr>
            <w:tcW w:w="4678" w:type="dxa"/>
          </w:tcPr>
          <w:p w14:paraId="4682238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עבודות נגרות ומסגרות לרבות המטבחים</w:t>
            </w:r>
          </w:p>
        </w:tc>
        <w:tc>
          <w:tcPr>
            <w:tcW w:w="850" w:type="dxa"/>
          </w:tcPr>
          <w:p w14:paraId="0999C524"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6B2CBA6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2DF8412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D49EF66" w14:textId="77777777" w:rsidTr="00E56613">
        <w:trPr>
          <w:gridAfter w:val="1"/>
          <w:wAfter w:w="16" w:type="dxa"/>
        </w:trPr>
        <w:tc>
          <w:tcPr>
            <w:tcW w:w="765" w:type="dxa"/>
          </w:tcPr>
          <w:p w14:paraId="20A2D8D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2.8</w:t>
            </w:r>
          </w:p>
        </w:tc>
        <w:tc>
          <w:tcPr>
            <w:tcW w:w="4678" w:type="dxa"/>
          </w:tcPr>
          <w:p w14:paraId="2266918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מתקני מעליות</w:t>
            </w:r>
          </w:p>
        </w:tc>
        <w:tc>
          <w:tcPr>
            <w:tcW w:w="850" w:type="dxa"/>
          </w:tcPr>
          <w:p w14:paraId="53EA539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5F96B13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331A26A9"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50178C7B" w14:textId="77777777" w:rsidTr="00E56613">
        <w:trPr>
          <w:gridAfter w:val="1"/>
          <w:wAfter w:w="16" w:type="dxa"/>
        </w:trPr>
        <w:tc>
          <w:tcPr>
            <w:tcW w:w="765" w:type="dxa"/>
          </w:tcPr>
          <w:p w14:paraId="6871D2E6"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2.9</w:t>
            </w:r>
          </w:p>
        </w:tc>
        <w:tc>
          <w:tcPr>
            <w:tcW w:w="4678" w:type="dxa"/>
          </w:tcPr>
          <w:p w14:paraId="71B4C04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עבודות הפיתוח והתשתית בתחום המגרש ומחוצה לו, ביצוע תשתיות וחיבור הבניין והפיתוח למערכות עירוניות. </w:t>
            </w:r>
          </w:p>
        </w:tc>
        <w:tc>
          <w:tcPr>
            <w:tcW w:w="850" w:type="dxa"/>
          </w:tcPr>
          <w:p w14:paraId="3E4083BC"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4C0AA288"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58" w:type="dxa"/>
          </w:tcPr>
          <w:p w14:paraId="4F0A1013"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1C21F3AC" w14:textId="77777777" w:rsidTr="00E56613">
        <w:tc>
          <w:tcPr>
            <w:tcW w:w="6293" w:type="dxa"/>
            <w:gridSpan w:val="3"/>
          </w:tcPr>
          <w:p w14:paraId="327533E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 xml:space="preserve">סה"כ הקמת </w:t>
            </w:r>
            <w:r w:rsidRPr="00E56613">
              <w:rPr>
                <w:rFonts w:ascii="David" w:eastAsia="Times New Roman" w:hAnsi="David" w:cs="David" w:hint="cs"/>
                <w:b/>
                <w:bCs/>
                <w:sz w:val="24"/>
                <w:szCs w:val="24"/>
                <w:rtl/>
              </w:rPr>
              <w:t>___</w:t>
            </w:r>
            <w:r w:rsidRPr="00E56613">
              <w:rPr>
                <w:rFonts w:ascii="David" w:eastAsia="Times New Roman" w:hAnsi="David" w:cs="David"/>
                <w:b/>
                <w:bCs/>
                <w:sz w:val="24"/>
                <w:szCs w:val="24"/>
                <w:rtl/>
              </w:rPr>
              <w:t xml:space="preserve">  המבנים חניונים והפיתוח הצמוד – מחיר סופי</w:t>
            </w:r>
          </w:p>
        </w:tc>
        <w:tc>
          <w:tcPr>
            <w:tcW w:w="2841" w:type="dxa"/>
            <w:gridSpan w:val="3"/>
          </w:tcPr>
          <w:p w14:paraId="55543FD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ש"ח</w:t>
            </w:r>
          </w:p>
        </w:tc>
      </w:tr>
      <w:tr w:rsidR="00E56613" w:rsidRPr="00E56613" w14:paraId="263580BE" w14:textId="77777777" w:rsidTr="00E56613">
        <w:tc>
          <w:tcPr>
            <w:tcW w:w="9134" w:type="dxa"/>
            <w:gridSpan w:val="6"/>
          </w:tcPr>
          <w:p w14:paraId="5D8DDBC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6D98C0E1"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182C58FF" w14:textId="77777777" w:rsidR="00E56613" w:rsidRPr="00E56613" w:rsidRDefault="00E56613" w:rsidP="00E56613">
      <w:pPr>
        <w:spacing w:before="0" w:beforeAutospacing="0" w:after="0" w:afterAutospacing="0" w:line="360" w:lineRule="auto"/>
        <w:jc w:val="both"/>
        <w:rPr>
          <w:rFonts w:ascii="David" w:eastAsia="Times New Roman" w:hAnsi="David" w:cs="David"/>
          <w:b/>
          <w:bCs/>
          <w:snapToGrid w:val="0"/>
          <w:sz w:val="24"/>
          <w:szCs w:val="24"/>
          <w:rtl/>
        </w:rPr>
      </w:pPr>
    </w:p>
    <w:tbl>
      <w:tblPr>
        <w:bidiVisual/>
        <w:tblW w:w="9133"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9"/>
        <w:gridCol w:w="4678"/>
        <w:gridCol w:w="850"/>
        <w:gridCol w:w="567"/>
        <w:gridCol w:w="2269"/>
      </w:tblGrid>
      <w:tr w:rsidR="00E56613" w:rsidRPr="00E56613" w14:paraId="3ED24B7F" w14:textId="77777777" w:rsidTr="00E56613">
        <w:trPr>
          <w:trHeight w:val="343"/>
        </w:trPr>
        <w:tc>
          <w:tcPr>
            <w:tcW w:w="9133" w:type="dxa"/>
            <w:gridSpan w:val="5"/>
          </w:tcPr>
          <w:p w14:paraId="785EFFC8"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rtl/>
              </w:rPr>
            </w:pPr>
          </w:p>
          <w:p w14:paraId="6F8790FE" w14:textId="77777777" w:rsidR="00E56613" w:rsidRPr="00E56613" w:rsidRDefault="00E56613" w:rsidP="00E56613">
            <w:pPr>
              <w:spacing w:before="0" w:beforeAutospacing="0" w:after="0" w:afterAutospacing="0" w:line="360" w:lineRule="auto"/>
              <w:rPr>
                <w:rFonts w:ascii="David" w:eastAsia="Times New Roman" w:hAnsi="David" w:cs="David"/>
                <w:sz w:val="24"/>
                <w:szCs w:val="24"/>
                <w:rtl/>
              </w:rPr>
            </w:pPr>
            <w:r w:rsidRPr="00E56613">
              <w:rPr>
                <w:rFonts w:ascii="David" w:eastAsia="Times New Roman" w:hAnsi="David" w:cs="David" w:hint="cs"/>
                <w:b/>
                <w:bCs/>
                <w:sz w:val="24"/>
                <w:szCs w:val="24"/>
                <w:rtl/>
              </w:rPr>
              <w:t xml:space="preserve">מבנה 3 - </w:t>
            </w:r>
            <w:r w:rsidRPr="00E56613">
              <w:rPr>
                <w:rFonts w:ascii="David" w:eastAsia="Times New Roman" w:hAnsi="David" w:cs="David"/>
                <w:b/>
                <w:bCs/>
                <w:sz w:val="24"/>
                <w:szCs w:val="24"/>
                <w:rtl/>
              </w:rPr>
              <w:t xml:space="preserve">פירוק המחיר הפאושלי הנ"ל  לפי שלבים/חלקי מבנה לכל </w:t>
            </w:r>
            <w:r w:rsidRPr="00E56613">
              <w:rPr>
                <w:rFonts w:ascii="David" w:eastAsia="Times New Roman" w:hAnsi="David" w:cs="David" w:hint="cs"/>
                <w:b/>
                <w:bCs/>
                <w:sz w:val="24"/>
                <w:szCs w:val="24"/>
                <w:rtl/>
              </w:rPr>
              <w:t>____</w:t>
            </w:r>
            <w:r w:rsidRPr="00E56613">
              <w:rPr>
                <w:rFonts w:ascii="David" w:eastAsia="Times New Roman" w:hAnsi="David" w:cs="David"/>
                <w:b/>
                <w:bCs/>
                <w:sz w:val="24"/>
                <w:szCs w:val="24"/>
                <w:rtl/>
              </w:rPr>
              <w:t xml:space="preserve"> בניינים בנפרד:</w:t>
            </w:r>
          </w:p>
        </w:tc>
      </w:tr>
      <w:tr w:rsidR="00E56613" w:rsidRPr="00E56613" w14:paraId="3DD7ABD2" w14:textId="77777777" w:rsidTr="00E56613">
        <w:trPr>
          <w:trHeight w:val="373"/>
        </w:trPr>
        <w:tc>
          <w:tcPr>
            <w:tcW w:w="769" w:type="dxa"/>
          </w:tcPr>
          <w:p w14:paraId="24A71E4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lastRenderedPageBreak/>
              <w:t>סעיף</w:t>
            </w:r>
          </w:p>
        </w:tc>
        <w:tc>
          <w:tcPr>
            <w:tcW w:w="4678" w:type="dxa"/>
          </w:tcPr>
          <w:p w14:paraId="3A416D2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תיאור </w:t>
            </w:r>
          </w:p>
        </w:tc>
        <w:tc>
          <w:tcPr>
            <w:tcW w:w="850" w:type="dxa"/>
          </w:tcPr>
          <w:p w14:paraId="7B051F1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567" w:type="dxa"/>
          </w:tcPr>
          <w:p w14:paraId="0E86E930"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tc>
        <w:tc>
          <w:tcPr>
            <w:tcW w:w="2269" w:type="dxa"/>
          </w:tcPr>
          <w:p w14:paraId="68AC878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סך הכל בש"ח</w:t>
            </w:r>
          </w:p>
        </w:tc>
      </w:tr>
      <w:tr w:rsidR="00E56613" w:rsidRPr="00E56613" w14:paraId="3BB11610" w14:textId="77777777" w:rsidTr="00E56613">
        <w:trPr>
          <w:trHeight w:val="1014"/>
        </w:trPr>
        <w:tc>
          <w:tcPr>
            <w:tcW w:w="769" w:type="dxa"/>
          </w:tcPr>
          <w:p w14:paraId="15E75B1A"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3.1</w:t>
            </w:r>
          </w:p>
        </w:tc>
        <w:tc>
          <w:tcPr>
            <w:tcW w:w="4678" w:type="dxa"/>
          </w:tcPr>
          <w:p w14:paraId="679EB6A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מבנה החניון התת קרקעי על כל מרכיביו לרבות המבואות  המחסנים והמחסנים הצמודים לדירות  מס' 1 בכל בניין, פירי המעליות, עד גמר מלא ועד בכלל.</w:t>
            </w:r>
          </w:p>
        </w:tc>
        <w:tc>
          <w:tcPr>
            <w:tcW w:w="850" w:type="dxa"/>
          </w:tcPr>
          <w:p w14:paraId="4ED320E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14A31DA2"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50B49B27"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08BEACD9" w14:textId="77777777" w:rsidTr="00E56613">
        <w:trPr>
          <w:trHeight w:val="1793"/>
        </w:trPr>
        <w:tc>
          <w:tcPr>
            <w:tcW w:w="769" w:type="dxa"/>
          </w:tcPr>
          <w:p w14:paraId="13A8371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hint="cs"/>
                <w:sz w:val="24"/>
                <w:szCs w:val="24"/>
                <w:rtl/>
              </w:rPr>
              <w:t>3.2</w:t>
            </w:r>
          </w:p>
        </w:tc>
        <w:tc>
          <w:tcPr>
            <w:tcW w:w="4678" w:type="dxa"/>
          </w:tcPr>
          <w:p w14:paraId="37550CB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הקמת 2 בניין מגורים בין 3  קומות ועליית גג מתקרת החניון ומעלה על כל המרכיבים לרבות עבודות הפיתוח הצמוד עד גמר מלא קבלת טופס 4 / תעודת גמר, מסירה לדיירים ובדק.</w:t>
            </w:r>
          </w:p>
        </w:tc>
        <w:tc>
          <w:tcPr>
            <w:tcW w:w="850" w:type="dxa"/>
          </w:tcPr>
          <w:p w14:paraId="54D5D99E"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קומפ'</w:t>
            </w:r>
          </w:p>
        </w:tc>
        <w:tc>
          <w:tcPr>
            <w:tcW w:w="567" w:type="dxa"/>
          </w:tcPr>
          <w:p w14:paraId="2B0A5605"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269" w:type="dxa"/>
          </w:tcPr>
          <w:p w14:paraId="4692CC9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tc>
      </w:tr>
      <w:tr w:rsidR="00E56613" w:rsidRPr="00E56613" w14:paraId="21AB80CB" w14:textId="77777777" w:rsidTr="00E56613">
        <w:tc>
          <w:tcPr>
            <w:tcW w:w="769" w:type="dxa"/>
          </w:tcPr>
          <w:p w14:paraId="15F9AFF7"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p>
        </w:tc>
        <w:tc>
          <w:tcPr>
            <w:tcW w:w="4678" w:type="dxa"/>
          </w:tcPr>
          <w:p w14:paraId="26E053E0"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rtl/>
              </w:rPr>
              <w:t>סה"כ הקמת 2  המבנים חניונים והפיתוח הצמוד – מחיר סופי</w:t>
            </w:r>
          </w:p>
        </w:tc>
        <w:tc>
          <w:tcPr>
            <w:tcW w:w="3686" w:type="dxa"/>
            <w:gridSpan w:val="3"/>
          </w:tcPr>
          <w:p w14:paraId="06FE743F"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p>
          <w:p w14:paraId="6ABE4D61" w14:textId="77777777" w:rsidR="00E56613" w:rsidRPr="00E56613" w:rsidRDefault="00E56613" w:rsidP="00E56613">
            <w:pPr>
              <w:spacing w:before="0" w:beforeAutospacing="0" w:after="0" w:afterAutospacing="0" w:line="360" w:lineRule="auto"/>
              <w:jc w:val="center"/>
              <w:rPr>
                <w:rFonts w:ascii="David" w:eastAsia="Times New Roman" w:hAnsi="David" w:cs="David"/>
                <w:sz w:val="24"/>
                <w:szCs w:val="24"/>
                <w:rtl/>
              </w:rPr>
            </w:pPr>
            <w:r w:rsidRPr="00E56613">
              <w:rPr>
                <w:rFonts w:ascii="David" w:eastAsia="Times New Roman" w:hAnsi="David" w:cs="David"/>
                <w:sz w:val="24"/>
                <w:szCs w:val="24"/>
                <w:rtl/>
              </w:rPr>
              <w:t>_________________________ש"ח</w:t>
            </w:r>
          </w:p>
        </w:tc>
      </w:tr>
      <w:tr w:rsidR="00E56613" w:rsidRPr="00E56613" w14:paraId="03032B5A" w14:textId="77777777" w:rsidTr="00E56613">
        <w:tc>
          <w:tcPr>
            <w:tcW w:w="769" w:type="dxa"/>
          </w:tcPr>
          <w:p w14:paraId="4B78BD9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tc>
        <w:tc>
          <w:tcPr>
            <w:tcW w:w="8364" w:type="dxa"/>
            <w:gridSpan w:val="4"/>
          </w:tcPr>
          <w:p w14:paraId="720D4B0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rtl/>
              </w:rPr>
              <w:t>במילים:</w:t>
            </w:r>
            <w:r w:rsidRPr="00E56613">
              <w:rPr>
                <w:rFonts w:ascii="David" w:eastAsia="Times New Roman" w:hAnsi="David" w:cs="David"/>
                <w:sz w:val="24"/>
                <w:szCs w:val="24"/>
                <w:rtl/>
              </w:rPr>
              <w:t xml:space="preserve">  ___________________________________________________ ש"ח</w:t>
            </w:r>
          </w:p>
        </w:tc>
      </w:tr>
    </w:tbl>
    <w:p w14:paraId="2BA2C1FC"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p w14:paraId="1DF8B36C"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הערות:</w:t>
      </w:r>
    </w:p>
    <w:p w14:paraId="6907FCA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tl/>
        </w:rPr>
      </w:pPr>
      <w:r w:rsidRPr="00E56613">
        <w:rPr>
          <w:rFonts w:ascii="David" w:eastAsia="Times New Roman" w:hAnsi="David" w:cs="David"/>
          <w:sz w:val="24"/>
          <w:szCs w:val="24"/>
          <w:rtl/>
        </w:rPr>
        <w:t xml:space="preserve">למרות המפורט בטבלה דלעיל יצוין ויודגש שוב כי המחיר לביצוע כל הפרויקט להקמת המבנים והפיתוח  הוא סופי ומוחלט (פאושלי) , כאמור.  </w:t>
      </w:r>
    </w:p>
    <w:p w14:paraId="7274FC1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 מילוי המחירים בטבלה לעיל ישמשו את המזמין רק לצורך אינדיקציה ולהשוואה.  בכל מקרה העבודות לא תהיינה למדידה. </w:t>
      </w:r>
    </w:p>
    <w:p w14:paraId="0CF7111D"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מחירי פרקים ו/או מחירי עבודות כלשהן שלא מפורטות בטבלאות הנ"ל יחשבו ככלולים ומגולמים בהצעה ובפירוט לה הנ"ל. </w:t>
      </w:r>
    </w:p>
    <w:p w14:paraId="7D583F9A"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z w:val="24"/>
          <w:szCs w:val="24"/>
        </w:rPr>
      </w:pPr>
      <w:r w:rsidRPr="00E56613">
        <w:rPr>
          <w:rFonts w:ascii="David" w:eastAsia="Times New Roman" w:hAnsi="David" w:cs="David"/>
          <w:sz w:val="24"/>
          <w:szCs w:val="24"/>
          <w:rtl/>
        </w:rPr>
        <w:t xml:space="preserve">בכל מקרה המחיר אינו כולל את עבודות הדיפון החפירה והעיגון הנשעות על ידי קבלן אחר. </w:t>
      </w:r>
    </w:p>
    <w:p w14:paraId="3D8CEE62"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בכל מקרה, יהיה המזמין רשאי להפחית את סטנדרט הגמר ו/או לא לבצע חלקים ו/או לפרק את החוזה לשלבים ו/או להוציא מהחוזה חלק מעבודות (להעבירן לביצוע בידי קבלן מיוחד בחוזה משולש) ולהפחיתן ממחיר הקמת המבנים והפיתוח הנ"ל, בהתאם.</w:t>
      </w:r>
    </w:p>
    <w:p w14:paraId="62A1EDC1"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עמלת הקבלן בגין ביצוע עבודות באמצעות קבלנים מיוחדים תהא 6% ממחיר עבודות אילו, כאמור, למעט התקנת מטבחים ו/או דיקוהיט שלגביהן לא תשולם כל תוספת.</w:t>
      </w:r>
    </w:p>
    <w:p w14:paraId="792B023E"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snapToGrid w:val="0"/>
          <w:sz w:val="24"/>
          <w:szCs w:val="24"/>
        </w:rPr>
      </w:pPr>
      <w:r w:rsidRPr="00E56613">
        <w:rPr>
          <w:rFonts w:ascii="David" w:eastAsia="Times New Roman" w:hAnsi="David" w:cs="David"/>
          <w:snapToGrid w:val="0"/>
          <w:sz w:val="24"/>
          <w:szCs w:val="24"/>
          <w:rtl/>
        </w:rPr>
        <w:t>יובהר כי בגין ביצוע עבודות הדיפון החפירה והעיגון ו/או הביסוס המבוצעות ע"י הקבלן המיוחד, קבלן החפירה, לא ישולם לקבלן כל עמלה גם אם העבודות טרם הסתיימו וכי במקרה שהעבודות טרם הסתיימו קבלן החפירה יהפוך לקבלן משנה וקבלן מיוחד ויהיה תחת אחריות הקבלן ועל כך יחתם הסכם משולש כאמור.</w:t>
      </w:r>
    </w:p>
    <w:p w14:paraId="0201EB67" w14:textId="77777777" w:rsidR="00E56613" w:rsidRPr="00E56613" w:rsidRDefault="00E56613" w:rsidP="00237720">
      <w:pPr>
        <w:widowControl w:val="0"/>
        <w:numPr>
          <w:ilvl w:val="0"/>
          <w:numId w:val="22"/>
        </w:numPr>
        <w:tabs>
          <w:tab w:val="left" w:pos="2764"/>
          <w:tab w:val="center" w:pos="3962"/>
          <w:tab w:val="left" w:pos="8306"/>
        </w:tabs>
        <w:overflowPunct w:val="0"/>
        <w:autoSpaceDE w:val="0"/>
        <w:autoSpaceDN w:val="0"/>
        <w:adjustRightInd w:val="0"/>
        <w:spacing w:before="40" w:beforeAutospacing="0" w:afterLines="40" w:after="96" w:afterAutospacing="0" w:line="240" w:lineRule="auto"/>
        <w:ind w:right="180"/>
        <w:jc w:val="both"/>
        <w:textAlignment w:val="baseline"/>
        <w:rPr>
          <w:rFonts w:ascii="David" w:eastAsia="Times New Roman" w:hAnsi="David" w:cs="David"/>
          <w:b/>
          <w:bCs/>
          <w:snapToGrid w:val="0"/>
          <w:sz w:val="24"/>
          <w:szCs w:val="24"/>
          <w:u w:val="single"/>
        </w:rPr>
      </w:pPr>
      <w:r w:rsidRPr="00E56613">
        <w:rPr>
          <w:rFonts w:ascii="David" w:eastAsia="Times New Roman" w:hAnsi="David" w:cs="David"/>
          <w:snapToGrid w:val="0"/>
          <w:sz w:val="24"/>
          <w:szCs w:val="24"/>
          <w:rtl/>
        </w:rPr>
        <w:t xml:space="preserve"> </w:t>
      </w:r>
      <w:r w:rsidRPr="00E56613">
        <w:rPr>
          <w:rFonts w:ascii="David" w:eastAsia="Times New Roman" w:hAnsi="David" w:cs="David"/>
          <w:b/>
          <w:bCs/>
          <w:snapToGrid w:val="0"/>
          <w:sz w:val="24"/>
          <w:szCs w:val="24"/>
          <w:u w:val="single"/>
          <w:rtl/>
        </w:rPr>
        <w:t xml:space="preserve">המחיר יהיה צמוד למדד הבנייה בגין  חודש –    </w:t>
      </w:r>
      <w:r w:rsidRPr="00E56613">
        <w:rPr>
          <w:rFonts w:ascii="David" w:eastAsia="Times New Roman" w:hAnsi="David" w:cs="David" w:hint="cs"/>
          <w:b/>
          <w:bCs/>
          <w:snapToGrid w:val="0"/>
          <w:sz w:val="24"/>
          <w:szCs w:val="24"/>
          <w:u w:val="single"/>
          <w:rtl/>
        </w:rPr>
        <w:t>____</w:t>
      </w:r>
      <w:r w:rsidRPr="00E56613">
        <w:rPr>
          <w:rFonts w:ascii="David" w:eastAsia="Times New Roman" w:hAnsi="David" w:cs="David"/>
          <w:b/>
          <w:bCs/>
          <w:snapToGrid w:val="0"/>
          <w:sz w:val="24"/>
          <w:szCs w:val="24"/>
          <w:u w:val="single"/>
          <w:rtl/>
        </w:rPr>
        <w:t>ֹֹֹֹֹֹֹ</w:t>
      </w:r>
      <w:r w:rsidRPr="00E56613">
        <w:rPr>
          <w:rFonts w:ascii="David" w:eastAsia="Times New Roman" w:hAnsi="David" w:cs="David"/>
          <w:b/>
          <w:bCs/>
          <w:snapToGrid w:val="0"/>
          <w:sz w:val="24"/>
          <w:szCs w:val="24"/>
          <w:u w:val="single"/>
        </w:rPr>
        <w:t xml:space="preserve">                                        </w:t>
      </w:r>
      <w:r w:rsidRPr="00E56613">
        <w:rPr>
          <w:rFonts w:ascii="David" w:eastAsia="Times New Roman" w:hAnsi="David" w:cs="David"/>
          <w:b/>
          <w:bCs/>
          <w:snapToGrid w:val="0"/>
          <w:sz w:val="24"/>
          <w:szCs w:val="24"/>
          <w:u w:val="single"/>
          <w:rtl/>
        </w:rPr>
        <w:t xml:space="preserve">. </w:t>
      </w:r>
    </w:p>
    <w:p w14:paraId="1EB09108"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tl/>
        </w:rPr>
      </w:pPr>
    </w:p>
    <w:p w14:paraId="76B8A5BD"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24BB3F98"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David" w:eastAsia="Times New Roman" w:hAnsi="David" w:cs="David"/>
          <w:b/>
          <w:bCs/>
          <w:snapToGrid w:val="0"/>
          <w:sz w:val="24"/>
          <w:szCs w:val="24"/>
          <w:u w:val="single"/>
        </w:rPr>
      </w:pPr>
    </w:p>
    <w:p w14:paraId="3E836E7B"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53322A5E"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46902F24" w14:textId="77777777" w:rsidR="00E56613" w:rsidRPr="00E56613" w:rsidRDefault="00E56613" w:rsidP="00E56613">
      <w:pPr>
        <w:widowControl w:val="0"/>
        <w:tabs>
          <w:tab w:val="left" w:pos="2764"/>
          <w:tab w:val="center" w:pos="3962"/>
          <w:tab w:val="left" w:pos="8306"/>
        </w:tabs>
        <w:spacing w:before="40" w:beforeAutospacing="0" w:afterLines="40" w:after="96" w:afterAutospacing="0" w:line="240" w:lineRule="auto"/>
        <w:ind w:right="180"/>
        <w:jc w:val="both"/>
        <w:rPr>
          <w:rFonts w:ascii="Times New Roman" w:eastAsia="Times New Roman" w:hAnsi="Times New Roman" w:cs="David"/>
          <w:b/>
          <w:bCs/>
          <w:snapToGrid w:val="0"/>
          <w:sz w:val="24"/>
          <w:szCs w:val="26"/>
          <w:u w:val="single"/>
        </w:rPr>
      </w:pPr>
    </w:p>
    <w:p w14:paraId="246D4D80" w14:textId="77777777" w:rsidR="00E56613" w:rsidRPr="00E56613" w:rsidRDefault="00E56613" w:rsidP="00E56613">
      <w:pPr>
        <w:spacing w:before="0" w:beforeAutospacing="0" w:after="0" w:afterAutospacing="0" w:line="240" w:lineRule="auto"/>
        <w:jc w:val="both"/>
        <w:rPr>
          <w:rFonts w:ascii="Times New Roman" w:eastAsia="Times New Roman" w:hAnsi="Times New Roman" w:cs="David"/>
          <w:snapToGrid w:val="0"/>
          <w:sz w:val="26"/>
          <w:szCs w:val="24"/>
          <w:rtl/>
        </w:rPr>
      </w:pPr>
    </w:p>
    <w:p w14:paraId="1042DDAD"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br w:type="page"/>
      </w:r>
      <w:r w:rsidRPr="00E56613">
        <w:rPr>
          <w:rFonts w:ascii="David" w:eastAsia="Times New Roman" w:hAnsi="David" w:cs="David"/>
          <w:noProof/>
          <w:sz w:val="26"/>
          <w:szCs w:val="26"/>
        </w:rPr>
        <w:lastRenderedPageBreak/>
        <w:drawing>
          <wp:inline distT="0" distB="0" distL="0" distR="0" wp14:anchorId="02777F0D" wp14:editId="3D51BE69">
            <wp:extent cx="5276850" cy="466725"/>
            <wp:effectExtent l="0" t="0" r="0" b="9525"/>
            <wp:docPr id="2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703EF5D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p>
    <w:p w14:paraId="3A69F13A"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32"/>
          <w:szCs w:val="32"/>
          <w:u w:val="single"/>
          <w:rtl/>
        </w:rPr>
      </w:pPr>
      <w:r w:rsidRPr="00E56613">
        <w:rPr>
          <w:rFonts w:ascii="David" w:eastAsia="Times New Roman" w:hAnsi="David" w:cs="David"/>
          <w:b/>
          <w:bCs/>
          <w:sz w:val="32"/>
          <w:szCs w:val="32"/>
          <w:u w:val="single"/>
          <w:rtl/>
        </w:rPr>
        <w:t xml:space="preserve">חוזה קבלן ראשי </w:t>
      </w:r>
    </w:p>
    <w:p w14:paraId="0D5819D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07E4D3F5" w14:textId="77777777" w:rsidR="00E56613" w:rsidRPr="004A28B6" w:rsidRDefault="00E56613" w:rsidP="00E56613">
      <w:pPr>
        <w:spacing w:before="0" w:beforeAutospacing="0" w:after="0" w:afterAutospacing="0" w:line="360" w:lineRule="auto"/>
        <w:jc w:val="center"/>
        <w:rPr>
          <w:rFonts w:ascii="David" w:eastAsia="Times New Roman" w:hAnsi="David" w:cs="David"/>
          <w:b/>
          <w:bCs/>
          <w:sz w:val="28"/>
          <w:szCs w:val="28"/>
          <w:rtl/>
        </w:rPr>
      </w:pPr>
      <w:r w:rsidRPr="004A28B6">
        <w:rPr>
          <w:rFonts w:ascii="David" w:eastAsia="Times New Roman" w:hAnsi="David" w:cs="David"/>
          <w:b/>
          <w:bCs/>
          <w:sz w:val="28"/>
          <w:szCs w:val="28"/>
          <w:rtl/>
        </w:rPr>
        <w:t xml:space="preserve"> </w:t>
      </w:r>
      <w:sdt>
        <w:sdtPr>
          <w:rPr>
            <w:rFonts w:ascii="David" w:eastAsia="Times New Roman" w:hAnsi="David" w:cs="David"/>
            <w:b/>
            <w:bCs/>
            <w:sz w:val="28"/>
            <w:szCs w:val="28"/>
            <w:rtl/>
          </w:rPr>
          <w:alias w:val="שם ספק"/>
          <w:tag w:val="cntSupllierName"/>
          <w:id w:val="-443077407"/>
          <w:placeholder>
            <w:docPart w:val="2F5C1CF6186C4FBE9DA59650F3680A4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4A28B6" w:rsidRPr="004A28B6">
            <w:rPr>
              <w:rStyle w:val="a8"/>
              <w:color w:val="00B0F0"/>
              <w:rtl/>
            </w:rPr>
            <w:t>[שם ספק]</w:t>
          </w:r>
        </w:sdtContent>
      </w:sdt>
    </w:p>
    <w:p w14:paraId="70A418F8"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r w:rsidRPr="00E56613">
        <w:rPr>
          <w:rFonts w:ascii="David" w:eastAsia="Times New Roman" w:hAnsi="David" w:cs="David"/>
          <w:noProof/>
          <w:sz w:val="26"/>
          <w:szCs w:val="26"/>
        </w:rPr>
        <mc:AlternateContent>
          <mc:Choice Requires="wps">
            <w:drawing>
              <wp:anchor distT="45720" distB="45720" distL="114300" distR="114300" simplePos="0" relativeHeight="251645952" behindDoc="0" locked="0" layoutInCell="1" allowOverlap="1" wp14:anchorId="04028DD4" wp14:editId="7107B3A9">
                <wp:simplePos x="0" y="0"/>
                <wp:positionH relativeFrom="column">
                  <wp:align>center</wp:align>
                </wp:positionH>
                <wp:positionV relativeFrom="paragraph">
                  <wp:posOffset>187960</wp:posOffset>
                </wp:positionV>
                <wp:extent cx="4070985" cy="1254125"/>
                <wp:effectExtent l="10160" t="10795" r="5080" b="11430"/>
                <wp:wrapSquare wrapText="bothSides"/>
                <wp:docPr id="30" name="תיבת טקסט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254125"/>
                        </a:xfrm>
                        <a:prstGeom prst="rect">
                          <a:avLst/>
                        </a:prstGeom>
                        <a:solidFill>
                          <a:srgbClr val="FFFFFF"/>
                        </a:solidFill>
                        <a:ln w="9525">
                          <a:solidFill>
                            <a:srgbClr val="000000"/>
                          </a:solidFill>
                          <a:miter lim="800000"/>
                          <a:headEnd/>
                          <a:tailEnd/>
                        </a:ln>
                      </wps:spPr>
                      <wps:txbx>
                        <w:txbxContent>
                          <w:p w14:paraId="3349CA7F" w14:textId="77777777" w:rsidR="001E4512" w:rsidRDefault="001E4512" w:rsidP="00E56613">
                            <w:pPr>
                              <w:jc w:val="center"/>
                              <w:rPr>
                                <w:sz w:val="24"/>
                                <w:szCs w:val="24"/>
                                <w:rtl/>
                              </w:rPr>
                            </w:pPr>
                          </w:p>
                          <w:p w14:paraId="30EA4314" w14:textId="77777777" w:rsidR="001E4512" w:rsidRDefault="001E4512" w:rsidP="00E56613">
                            <w:pPr>
                              <w:jc w:val="center"/>
                              <w:rPr>
                                <w:sz w:val="24"/>
                                <w:szCs w:val="24"/>
                                <w:rtl/>
                              </w:rPr>
                            </w:pPr>
                          </w:p>
                          <w:p w14:paraId="261C210C" w14:textId="77777777" w:rsidR="001E4512" w:rsidRDefault="001E4512" w:rsidP="00E56613">
                            <w:pPr>
                              <w:jc w:val="center"/>
                              <w:rPr>
                                <w:sz w:val="24"/>
                                <w:szCs w:val="24"/>
                                <w:rtl/>
                              </w:rPr>
                            </w:pPr>
                            <w:r w:rsidRPr="00422E7D">
                              <w:rPr>
                                <w:rFonts w:hint="cs"/>
                                <w:sz w:val="24"/>
                                <w:szCs w:val="24"/>
                                <w:rtl/>
                              </w:rPr>
                              <w:t xml:space="preserve">הדמיית הפרויקט </w:t>
                            </w:r>
                          </w:p>
                          <w:p w14:paraId="202C877A" w14:textId="77777777" w:rsidR="001E4512" w:rsidRDefault="001E4512" w:rsidP="00E56613"/>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028DD4" id="_x0000_t202" coordsize="21600,21600" o:spt="202" path="m,l,21600r21600,l21600,xe">
                <v:stroke joinstyle="miter"/>
                <v:path gradientshapeok="t" o:connecttype="rect"/>
              </v:shapetype>
              <v:shape id="תיבת טקסט 30" o:spid="_x0000_s1026" type="#_x0000_t202" style="position:absolute;left:0;text-align:left;margin-left:0;margin-top:14.8pt;width:320.55pt;height:98.75pt;z-index:251645952;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">
                <v:textbox>
                  <w:txbxContent>
                    <w:p w14:paraId="3349CA7F" w14:textId="77777777" w:rsidR="001E4512" w:rsidRDefault="001E4512" w:rsidP="00E56613">
                      <w:pPr>
                        <w:jc w:val="center"/>
                        <w:rPr>
                          <w:sz w:val="24"/>
                          <w:szCs w:val="24"/>
                          <w:rtl/>
                        </w:rPr>
                      </w:pPr>
                    </w:p>
                    <w:p w14:paraId="30EA4314" w14:textId="77777777" w:rsidR="001E4512" w:rsidRDefault="001E4512" w:rsidP="00E56613">
                      <w:pPr>
                        <w:jc w:val="center"/>
                        <w:rPr>
                          <w:sz w:val="24"/>
                          <w:szCs w:val="24"/>
                          <w:rtl/>
                        </w:rPr>
                      </w:pPr>
                    </w:p>
                    <w:p w14:paraId="261C210C" w14:textId="77777777" w:rsidR="001E4512" w:rsidRDefault="001E4512" w:rsidP="00E56613">
                      <w:pPr>
                        <w:jc w:val="center"/>
                        <w:rPr>
                          <w:sz w:val="24"/>
                          <w:szCs w:val="24"/>
                          <w:rtl/>
                        </w:rPr>
                      </w:pPr>
                      <w:r w:rsidRPr="00422E7D">
                        <w:rPr>
                          <w:rFonts w:hint="cs"/>
                          <w:sz w:val="24"/>
                          <w:szCs w:val="24"/>
                          <w:rtl/>
                        </w:rPr>
                        <w:t xml:space="preserve">הדמיית הפרויקט </w:t>
                      </w:r>
                    </w:p>
                    <w:p w14:paraId="202C877A" w14:textId="77777777" w:rsidR="001E4512" w:rsidRDefault="001E4512" w:rsidP="00E56613"/>
                  </w:txbxContent>
                </v:textbox>
                <w10:wrap type="square"/>
              </v:shape>
            </w:pict>
          </mc:Fallback>
        </mc:AlternateContent>
      </w:r>
    </w:p>
    <w:p w14:paraId="625EE06C"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6CD472A9" w14:textId="77777777" w:rsidR="00E56613" w:rsidRPr="00E56613" w:rsidRDefault="00E56613" w:rsidP="00E56613">
      <w:pPr>
        <w:spacing w:before="0" w:beforeAutospacing="0" w:after="0" w:afterAutospacing="0"/>
        <w:jc w:val="center"/>
        <w:rPr>
          <w:rFonts w:ascii="David" w:eastAsia="Times New Roman" w:hAnsi="David" w:cs="David"/>
          <w:sz w:val="24"/>
          <w:szCs w:val="24"/>
          <w:rtl/>
        </w:rPr>
      </w:pPr>
    </w:p>
    <w:p w14:paraId="2D3FBF06" w14:textId="77777777" w:rsidR="00E56613" w:rsidRPr="00E56613" w:rsidRDefault="00E56613" w:rsidP="004A28B6">
      <w:pPr>
        <w:spacing w:before="0" w:beforeAutospacing="0" w:after="0" w:afterAutospacing="0"/>
        <w:jc w:val="center"/>
        <w:rPr>
          <w:rFonts w:ascii="David" w:eastAsia="Times New Roman" w:hAnsi="David" w:cs="David"/>
          <w:sz w:val="24"/>
          <w:szCs w:val="24"/>
          <w:rtl/>
        </w:rPr>
      </w:pPr>
    </w:p>
    <w:p w14:paraId="019005F3" w14:textId="4FC502E0" w:rsid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הפרויקט: </w:t>
      </w:r>
      <w:sdt>
        <w:sdtPr>
          <w:rPr>
            <w:rFonts w:ascii="David" w:eastAsia="Times New Roman" w:hAnsi="David" w:cs="David"/>
            <w:sz w:val="26"/>
            <w:szCs w:val="26"/>
            <w:rtl/>
          </w:rPr>
          <w:alias w:val="שם הפרויקט"/>
          <w:tag w:val="cntProjectName"/>
          <w:id w:val="1138686301"/>
          <w:placeholder>
            <w:docPart w:val="E5332C3FE6EA4F1B95C86A8B89C92E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1" w:author="עינב יורוביצקי" w:date="2020-07-06T10:26:00Z">
            <w:r w:rsidR="001C2A3D">
              <w:rPr>
                <w:rFonts w:ascii="David" w:eastAsia="Times New Roman" w:hAnsi="David" w:cs="David" w:hint="cs"/>
                <w:sz w:val="26"/>
                <w:szCs w:val="26"/>
                <w:rtl/>
              </w:rPr>
              <w:t xml:space="preserve">תל אביב </w:t>
            </w:r>
          </w:ins>
        </w:sdtContent>
      </w:sdt>
    </w:p>
    <w:p w14:paraId="0D40FAAC" w14:textId="024C8756"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שם האתר: </w:t>
      </w:r>
      <w:sdt>
        <w:sdtPr>
          <w:rPr>
            <w:rFonts w:ascii="David" w:eastAsia="Times New Roman" w:hAnsi="David" w:cs="David"/>
            <w:sz w:val="26"/>
            <w:szCs w:val="26"/>
            <w:rtl/>
          </w:rPr>
          <w:alias w:val="שם אתר"/>
          <w:tag w:val="cntSite"/>
          <w:id w:val="237750940"/>
          <w:placeholder>
            <w:docPart w:val="38055790966449ECB34F6245186C470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32" w:author="עינב יורוביצקי" w:date="2020-07-06T10:52:00Z">
            <w:r w:rsidR="002A6DCD">
              <w:rPr>
                <w:rFonts w:ascii="David" w:eastAsia="Times New Roman" w:hAnsi="David" w:cs="David" w:hint="cs"/>
                <w:sz w:val="26"/>
                <w:szCs w:val="26"/>
                <w:rtl/>
              </w:rPr>
              <w:t>פרויקט ניסיון</w:t>
            </w:r>
          </w:ins>
        </w:sdtContent>
      </w:sdt>
    </w:p>
    <w:p w14:paraId="10DD3F3A" w14:textId="4E175D68"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רשות מקומית: </w:t>
      </w:r>
      <w:sdt>
        <w:sdtPr>
          <w:rPr>
            <w:rFonts w:ascii="David" w:eastAsia="Times New Roman" w:hAnsi="David" w:cs="David"/>
            <w:sz w:val="26"/>
            <w:szCs w:val="26"/>
            <w:rtl/>
          </w:rPr>
          <w:alias w:val="רשות מקומית"/>
          <w:tag w:val="cntLocalAuth"/>
          <w:id w:val="-1392656440"/>
          <w:placeholder>
            <w:docPart w:val="50598E2FB38C4B08ACA86CA809652B3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33" w:author="עינב יורוביצקי" w:date="2020-07-06T10:26:00Z">
            <w:r w:rsidR="001C2A3D">
              <w:rPr>
                <w:rFonts w:ascii="David" w:eastAsia="Times New Roman" w:hAnsi="David" w:cs="David" w:hint="cs"/>
                <w:sz w:val="26"/>
                <w:szCs w:val="26"/>
                <w:rtl/>
              </w:rPr>
              <w:t>תל אביב-יפו</w:t>
            </w:r>
          </w:ins>
        </w:sdtContent>
      </w:sdt>
    </w:p>
    <w:p w14:paraId="12CF4F87" w14:textId="77777777" w:rsidR="004A28B6"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פרטי גוש וחלקה: </w:t>
      </w:r>
      <w:sdt>
        <w:sdtPr>
          <w:rPr>
            <w:rFonts w:ascii="David" w:eastAsia="Times New Roman" w:hAnsi="David" w:cs="David"/>
            <w:sz w:val="26"/>
            <w:szCs w:val="26"/>
            <w:rtl/>
          </w:rPr>
          <w:alias w:val="שדה נוסף 1"/>
          <w:tag w:val="cntCustomField1"/>
          <w:id w:val="-1754502283"/>
          <w:placeholder>
            <w:docPart w:val="1C8A8DECAF9842A3A6022FE168D204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4A28B6">
            <w:rPr>
              <w:rStyle w:val="a8"/>
              <w:color w:val="00B0F0"/>
              <w:rtl/>
            </w:rPr>
            <w:t>[שדה נוסף 1]</w:t>
          </w:r>
        </w:sdtContent>
      </w:sdt>
    </w:p>
    <w:p w14:paraId="362AB9C2" w14:textId="77777777" w:rsidR="004A28B6" w:rsidRPr="00E56613" w:rsidRDefault="004A28B6" w:rsidP="004A28B6">
      <w:pPr>
        <w:spacing w:before="0" w:beforeAutospacing="0" w:after="0" w:afterAutospacing="0" w:line="360" w:lineRule="auto"/>
        <w:jc w:val="center"/>
        <w:rPr>
          <w:rFonts w:ascii="David" w:eastAsia="Times New Roman" w:hAnsi="David" w:cs="David"/>
          <w:sz w:val="26"/>
          <w:szCs w:val="26"/>
          <w:rtl/>
        </w:rPr>
      </w:pPr>
      <w:r>
        <w:rPr>
          <w:rFonts w:ascii="David" w:eastAsia="Times New Roman" w:hAnsi="David" w:cs="David" w:hint="cs"/>
          <w:sz w:val="26"/>
          <w:szCs w:val="26"/>
          <w:rtl/>
        </w:rPr>
        <w:t xml:space="preserve">כתובת: </w:t>
      </w:r>
    </w:p>
    <w:p w14:paraId="20252327" w14:textId="77777777" w:rsidR="00E56613" w:rsidRPr="00E56613" w:rsidRDefault="00E56613" w:rsidP="004A28B6">
      <w:pPr>
        <w:spacing w:before="0" w:beforeAutospacing="0" w:after="240" w:afterAutospacing="0"/>
        <w:jc w:val="center"/>
        <w:rPr>
          <w:rFonts w:ascii="David" w:eastAsia="Times New Roman" w:hAnsi="David" w:cs="David"/>
          <w:sz w:val="26"/>
          <w:szCs w:val="26"/>
          <w:rtl/>
        </w:rPr>
      </w:pPr>
    </w:p>
    <w:p w14:paraId="4BC25EE4"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7ABF34DB" w14:textId="77777777" w:rsidR="00E56613" w:rsidRPr="00E56613" w:rsidRDefault="00E56613" w:rsidP="00E56613">
      <w:pPr>
        <w:spacing w:before="0" w:beforeAutospacing="0" w:after="240" w:afterAutospacing="0"/>
        <w:jc w:val="center"/>
        <w:rPr>
          <w:rFonts w:ascii="David" w:eastAsia="Times New Roman" w:hAnsi="David" w:cs="David"/>
          <w:sz w:val="26"/>
          <w:szCs w:val="26"/>
          <w:rtl/>
        </w:rPr>
      </w:pPr>
    </w:p>
    <w:p w14:paraId="145BA235"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1A6A8D6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4C00443"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5702F44"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4BD234F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5A47E6B0"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1369D5CB" w14:textId="77777777" w:rsidR="004A28B6" w:rsidRDefault="004A28B6"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p>
    <w:p w14:paraId="5E3B76C8" w14:textId="77777777" w:rsidR="00CD183F" w:rsidRDefault="00CD183F" w:rsidP="00E56613">
      <w:pPr>
        <w:spacing w:before="0" w:beforeAutospacing="0" w:after="0" w:afterAutospacing="0" w:line="240" w:lineRule="auto"/>
        <w:ind w:left="180" w:right="180"/>
        <w:jc w:val="center"/>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2A48ACAD" w14:textId="77777777" w:rsidR="00E56613" w:rsidRPr="00E56613" w:rsidRDefault="00E56613" w:rsidP="00E56613">
      <w:pPr>
        <w:spacing w:before="0" w:beforeAutospacing="0" w:after="0" w:afterAutospacing="0" w:line="240" w:lineRule="auto"/>
        <w:ind w:left="180" w:right="18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lastRenderedPageBreak/>
        <w:t>ח ו ז ה</w:t>
      </w:r>
    </w:p>
    <w:p w14:paraId="41153068"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64EECB2A" w14:textId="77777777" w:rsidR="00E56613" w:rsidRPr="00E56613" w:rsidRDefault="00E56613" w:rsidP="004A28B6">
      <w:pPr>
        <w:spacing w:before="0" w:beforeAutospacing="0" w:after="0" w:afterAutospacing="0" w:line="240" w:lineRule="auto"/>
        <w:jc w:val="center"/>
        <w:rPr>
          <w:rFonts w:ascii="David" w:eastAsia="Times New Roman" w:hAnsi="David" w:cs="David"/>
          <w:bCs/>
          <w:color w:val="008000"/>
          <w:sz w:val="24"/>
          <w:szCs w:val="24"/>
          <w:rtl/>
        </w:rPr>
      </w:pPr>
      <w:r w:rsidRPr="00E56613">
        <w:rPr>
          <w:rFonts w:ascii="David" w:eastAsia="Times New Roman" w:hAnsi="David" w:cs="David"/>
          <w:snapToGrid w:val="0"/>
          <w:sz w:val="24"/>
          <w:szCs w:val="24"/>
          <w:rtl/>
        </w:rPr>
        <w:t>שנערך ונחתם בתאריך</w:t>
      </w:r>
      <w:r w:rsidR="004A28B6">
        <w:rPr>
          <w:rFonts w:ascii="David" w:eastAsia="Times New Roman" w:hAnsi="David" w:cs="David" w:hint="cs"/>
          <w:snapToGrid w:val="0"/>
          <w:sz w:val="24"/>
          <w:szCs w:val="24"/>
          <w:rtl/>
        </w:rPr>
        <w:t>:</w:t>
      </w:r>
      <w:r w:rsidRPr="00E56613">
        <w:rPr>
          <w:rFonts w:ascii="David" w:eastAsia="Times New Roman" w:hAnsi="David" w:cs="David"/>
          <w:snapToGrid w:val="0"/>
          <w:sz w:val="24"/>
          <w:szCs w:val="24"/>
          <w:rtl/>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F00084C1107E4BEEB26E5F694AF7DD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4A28B6" w:rsidRPr="006323AD">
            <w:rPr>
              <w:rStyle w:val="AutoFieldsChar"/>
              <w:color w:val="00B0F0"/>
              <w:rtl/>
            </w:rPr>
            <w:t>[תאריך חתימת חוזה]</w:t>
          </w:r>
        </w:sdtContent>
      </w:sdt>
    </w:p>
    <w:p w14:paraId="37F4EBBE"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4A049790"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2D374A5A"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3D2C2CC5" w14:textId="77777777" w:rsidR="004A28B6" w:rsidRPr="00876F47" w:rsidRDefault="004A28B6" w:rsidP="004A28B6">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BC27FE2248D54C4A95D48A35BB7B55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2BE65BE"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3D52249B"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13532E72"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7929809C"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p>
    <w:p w14:paraId="4837DF86" w14:textId="77777777" w:rsidR="004A28B6" w:rsidRPr="00876F47" w:rsidRDefault="004A28B6" w:rsidP="004A28B6">
      <w:pPr>
        <w:widowControl w:val="0"/>
        <w:tabs>
          <w:tab w:val="left" w:pos="5187"/>
        </w:tabs>
        <w:spacing w:before="0" w:beforeAutospacing="0" w:after="0" w:afterAutospacing="0" w:line="240" w:lineRule="auto"/>
        <w:ind w:left="515" w:right="2977"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ל ב י ן</w:t>
      </w:r>
    </w:p>
    <w:p w14:paraId="22870574" w14:textId="77777777" w:rsidR="004A28B6" w:rsidRPr="00876F47" w:rsidRDefault="004A28B6" w:rsidP="004A28B6">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p>
    <w:p w14:paraId="30E8EA97" w14:textId="77777777" w:rsidR="004A28B6" w:rsidRDefault="002A6DCD" w:rsidP="004A28B6">
      <w:pPr>
        <w:spacing w:before="0" w:beforeAutospacing="0" w:after="0" w:afterAutospacing="0" w:line="240" w:lineRule="auto"/>
        <w:ind w:left="515" w:right="2620" w:firstLine="3261"/>
        <w:rPr>
          <w:rFonts w:ascii="David" w:eastAsia="Times New Roman" w:hAnsi="David" w:cs="David"/>
          <w:snapToGrid w:val="0"/>
          <w:sz w:val="24"/>
          <w:szCs w:val="24"/>
          <w:rtl/>
        </w:rPr>
      </w:pPr>
      <w:sdt>
        <w:sdtPr>
          <w:rPr>
            <w:rFonts w:ascii="Times New Roman" w:eastAsia="Times New Roman" w:hAnsi="Times New Roman" w:cs="David"/>
            <w:color w:val="800080"/>
            <w:sz w:val="24"/>
            <w:szCs w:val="24"/>
            <w:rtl/>
          </w:rPr>
          <w:alias w:val="צדדים נוספים"/>
          <w:tag w:val="cntTzadB_x002C__x0020_cntTzadC_x002C__x0020_cntTzadD"/>
          <w:id w:val="-1370135030"/>
          <w:placeholder>
            <w:docPart w:val="0D913DBA5BD14CCABDC46CB14FC45C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r w:rsidR="004A28B6" w:rsidRPr="006323AD">
            <w:rPr>
              <w:rStyle w:val="AutoFieldsChar"/>
              <w:color w:val="00B0F0"/>
              <w:rtl/>
            </w:rPr>
            <w:t>[צדדים נוספים]</w:t>
          </w:r>
        </w:sdtContent>
      </w:sdt>
    </w:p>
    <w:p w14:paraId="727C6637" w14:textId="77777777" w:rsidR="00E56613" w:rsidRPr="00E56613" w:rsidRDefault="00E56613" w:rsidP="004A28B6">
      <w:pPr>
        <w:spacing w:before="0" w:beforeAutospacing="0" w:after="0" w:afterAutospacing="0" w:line="240" w:lineRule="auto"/>
        <w:ind w:left="515" w:right="2620" w:firstLine="3261"/>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w:t>
      </w:r>
    </w:p>
    <w:p w14:paraId="296A3123" w14:textId="77777777" w:rsidR="00E56613" w:rsidRPr="004A28B6" w:rsidRDefault="00E56613" w:rsidP="004A28B6">
      <w:pPr>
        <w:spacing w:before="0" w:beforeAutospacing="0" w:after="0" w:afterAutospacing="0" w:line="240" w:lineRule="auto"/>
        <w:ind w:left="515" w:right="240" w:firstLine="3261"/>
        <w:rPr>
          <w:rFonts w:ascii="David" w:eastAsia="Times New Roman" w:hAnsi="David" w:cs="David"/>
          <w:b/>
          <w:bCs/>
          <w:snapToGrid w:val="0"/>
          <w:sz w:val="24"/>
          <w:szCs w:val="24"/>
          <w:rtl/>
        </w:rPr>
      </w:pPr>
      <w:r w:rsidRPr="004A28B6">
        <w:rPr>
          <w:rFonts w:ascii="David" w:eastAsia="Times New Roman" w:hAnsi="David" w:cs="David"/>
          <w:b/>
          <w:bCs/>
          <w:snapToGrid w:val="0"/>
          <w:sz w:val="24"/>
          <w:szCs w:val="24"/>
          <w:rtl/>
        </w:rPr>
        <w:t>מצד שני;</w:t>
      </w:r>
    </w:p>
    <w:p w14:paraId="69EBC795" w14:textId="77777777" w:rsidR="00E56613" w:rsidRPr="00E56613" w:rsidRDefault="00E56613" w:rsidP="00E56613">
      <w:pPr>
        <w:spacing w:before="0" w:beforeAutospacing="0" w:after="0" w:afterAutospacing="0" w:line="360" w:lineRule="auto"/>
        <w:ind w:left="180" w:right="180"/>
        <w:jc w:val="both"/>
        <w:rPr>
          <w:rFonts w:ascii="David" w:eastAsia="Times New Roman" w:hAnsi="David" w:cs="David"/>
          <w:b/>
          <w:bCs/>
          <w:snapToGrid w:val="0"/>
          <w:sz w:val="24"/>
          <w:szCs w:val="24"/>
          <w:u w:val="single"/>
          <w:rtl/>
        </w:rPr>
      </w:pPr>
    </w:p>
    <w:p w14:paraId="15547DFE" w14:textId="77777777" w:rsidR="00E56613" w:rsidRPr="00E56613" w:rsidRDefault="00E56613" w:rsidP="00E56613">
      <w:pPr>
        <w:keepNext/>
        <w:spacing w:before="0" w:beforeAutospacing="0" w:after="0" w:afterAutospacing="0" w:line="240" w:lineRule="auto"/>
        <w:jc w:val="center"/>
        <w:outlineLvl w:val="5"/>
        <w:rPr>
          <w:rFonts w:ascii="David" w:eastAsia="Times New Roman" w:hAnsi="David" w:cs="David"/>
          <w:b/>
          <w:bCs/>
          <w:snapToGrid w:val="0"/>
          <w:sz w:val="24"/>
          <w:szCs w:val="24"/>
          <w:u w:val="single"/>
          <w:rtl/>
        </w:rPr>
      </w:pPr>
    </w:p>
    <w:p w14:paraId="65722B19" w14:textId="77777777" w:rsidR="00E56613" w:rsidRPr="00E56613" w:rsidRDefault="00E56613" w:rsidP="00E56613">
      <w:pPr>
        <w:spacing w:before="0" w:beforeAutospacing="0" w:after="0" w:afterAutospacing="0" w:line="240" w:lineRule="auto"/>
        <w:ind w:left="360" w:right="360"/>
        <w:rPr>
          <w:rFonts w:ascii="David" w:eastAsia="Times New Roman" w:hAnsi="David" w:cs="David"/>
          <w:snapToGrid w:val="0"/>
          <w:sz w:val="24"/>
          <w:szCs w:val="24"/>
          <w:rtl/>
        </w:rPr>
      </w:pPr>
    </w:p>
    <w:p w14:paraId="67EC564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והמזמין מעוניין בביצוע העבודות כהגדרתן בסעיף 1.1 להלן (להלן:"</w:t>
      </w: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w:t>
      </w:r>
    </w:p>
    <w:p w14:paraId="70B65607"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1E0F36E4"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sz w:val="24"/>
          <w:szCs w:val="24"/>
          <w:rtl/>
        </w:rPr>
        <w:tab/>
        <w:t>והקבלן הציע למזמין לבצע את העבודות בתמורה למחיר הכולל המפורט בנספח 3.1.1;</w:t>
      </w:r>
    </w:p>
    <w:p w14:paraId="48B9957B" w14:textId="77777777" w:rsidR="00E56613" w:rsidRPr="00E56613" w:rsidRDefault="00E56613" w:rsidP="00E56613">
      <w:pPr>
        <w:spacing w:before="0" w:beforeAutospacing="0" w:after="0" w:afterAutospacing="0" w:line="240" w:lineRule="auto"/>
        <w:ind w:left="360"/>
        <w:rPr>
          <w:rFonts w:ascii="David" w:eastAsia="Times New Roman" w:hAnsi="David" w:cs="David"/>
          <w:snapToGrid w:val="0"/>
          <w:sz w:val="24"/>
          <w:szCs w:val="24"/>
          <w:rtl/>
        </w:rPr>
      </w:pPr>
    </w:p>
    <w:p w14:paraId="12A8628F"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והקבלן מצהיר כי הינו קבלן מורשה ובעל ניסיון בביצוע עבודות נשוא החוזה וברשותו ידע, ציוד, אמצעים וכוח אדם מנוסה ומיומן המאפשרים לו ביצוע יעיל ומעולה של העבודות;</w:t>
      </w:r>
    </w:p>
    <w:p w14:paraId="60D9B761"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1B5CDD41"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והמזמין הסכים לביצוע העבודות ע"י הקבלן בכפיפות לתנאים המפורטים בחוזה זה; </w:t>
      </w:r>
    </w:p>
    <w:p w14:paraId="54A0D85C"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99921C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לפיכך  הוצהר  הותנה  והוסכם  בין  הצדדים  כדלקמן:- </w:t>
      </w:r>
    </w:p>
    <w:p w14:paraId="42B1BFC3" w14:textId="77777777" w:rsidR="00E56613" w:rsidRPr="00E56613" w:rsidRDefault="00E56613" w:rsidP="00E56613">
      <w:pPr>
        <w:spacing w:before="0" w:beforeAutospacing="0" w:after="0" w:afterAutospacing="0" w:line="360" w:lineRule="auto"/>
        <w:ind w:left="1180" w:hanging="940"/>
        <w:jc w:val="both"/>
        <w:rPr>
          <w:rFonts w:ascii="David" w:eastAsia="Times New Roman" w:hAnsi="David" w:cs="David"/>
          <w:snapToGrid w:val="0"/>
          <w:sz w:val="24"/>
          <w:szCs w:val="24"/>
          <w:rtl/>
        </w:rPr>
      </w:pPr>
    </w:p>
    <w:p w14:paraId="381667F8" w14:textId="77777777" w:rsidR="00E56613" w:rsidRPr="00E56613" w:rsidRDefault="00E56613" w:rsidP="00237720">
      <w:pPr>
        <w:numPr>
          <w:ilvl w:val="0"/>
          <w:numId w:val="23"/>
        </w:numPr>
        <w:spacing w:before="120" w:beforeAutospacing="0" w:after="120" w:afterAutospacing="0" w:line="240" w:lineRule="auto"/>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הגדרות ופירושים</w:t>
      </w:r>
    </w:p>
    <w:p w14:paraId="4E9F5D8D"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לביטויים הבאים יהיה הפירוש הנקוב בצידם:-</w:t>
      </w:r>
    </w:p>
    <w:p w14:paraId="52D4B680"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456A22E4" w14:textId="77777777" w:rsidR="00E56613" w:rsidRPr="00E56613" w:rsidRDefault="00E56613" w:rsidP="00E56613">
      <w:pPr>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"החוזה"</w:t>
      </w:r>
      <w:r w:rsidRPr="00E56613">
        <w:rPr>
          <w:rFonts w:ascii="David" w:eastAsia="Times New Roman" w:hAnsi="David" w:cs="David"/>
          <w:snapToGrid w:val="0"/>
          <w:sz w:val="24"/>
          <w:szCs w:val="24"/>
          <w:rtl/>
        </w:rPr>
        <w:tab/>
        <w:t>חוזה זה על נספחיו וכל מסמך שהוסכם ו/או שיוסכם כי יהווה חלק מהחוזה.</w:t>
      </w:r>
    </w:p>
    <w:p w14:paraId="13C96F3B" w14:textId="77777777" w:rsidR="00E56613" w:rsidRPr="00E56613" w:rsidRDefault="00E56613" w:rsidP="00E56613">
      <w:pPr>
        <w:tabs>
          <w:tab w:val="left" w:pos="3917"/>
        </w:tabs>
        <w:spacing w:before="0" w:beforeAutospacing="0" w:after="0" w:afterAutospacing="0" w:line="240" w:lineRule="auto"/>
        <w:ind w:left="4201" w:hanging="2621"/>
        <w:jc w:val="both"/>
        <w:rPr>
          <w:rFonts w:ascii="David" w:eastAsia="Times New Roman" w:hAnsi="David" w:cs="David"/>
          <w:snapToGrid w:val="0"/>
          <w:sz w:val="24"/>
          <w:szCs w:val="24"/>
          <w:rtl/>
        </w:rPr>
      </w:pPr>
    </w:p>
    <w:p w14:paraId="31BCDB37"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"קבלן משנה"</w:t>
      </w:r>
      <w:r w:rsidRPr="00E56613">
        <w:rPr>
          <w:rFonts w:ascii="David" w:eastAsia="Times New Roman" w:hAnsi="David" w:cs="David"/>
          <w:snapToGrid w:val="0"/>
          <w:sz w:val="24"/>
          <w:szCs w:val="24"/>
          <w:rtl/>
        </w:rPr>
        <w:tab/>
        <w:t>כל מי שמבצע עבודה כלשהי באתר עפ"י התקשרות בינו לבין הקבלן.</w:t>
      </w:r>
    </w:p>
    <w:p w14:paraId="353289F9" w14:textId="77777777" w:rsidR="00E56613" w:rsidRPr="00E56613" w:rsidRDefault="00E56613" w:rsidP="00E56613">
      <w:pPr>
        <w:tabs>
          <w:tab w:val="left" w:pos="3917"/>
        </w:tabs>
        <w:spacing w:before="0" w:beforeAutospacing="0" w:after="0" w:afterAutospacing="0" w:line="240" w:lineRule="auto"/>
        <w:ind w:left="4202" w:hanging="2620"/>
        <w:jc w:val="both"/>
        <w:rPr>
          <w:rFonts w:ascii="David" w:eastAsia="Times New Roman" w:hAnsi="David" w:cs="David"/>
          <w:snapToGrid w:val="0"/>
          <w:sz w:val="24"/>
          <w:szCs w:val="24"/>
          <w:rtl/>
        </w:rPr>
      </w:pPr>
    </w:p>
    <w:p w14:paraId="6EE3E9C0"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"הפרויקט"</w:t>
      </w:r>
      <w:r w:rsidRPr="00E56613">
        <w:rPr>
          <w:rFonts w:ascii="David" w:eastAsia="Times New Roman" w:hAnsi="David" w:cs="David"/>
          <w:snapToGrid w:val="0"/>
          <w:sz w:val="24"/>
          <w:szCs w:val="24"/>
          <w:rtl/>
        </w:rPr>
        <w:tab/>
        <w:t xml:space="preserve">כמוגדר בנספח 3.1.1. </w:t>
      </w:r>
    </w:p>
    <w:p w14:paraId="388B51DA"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u w:val="single"/>
          <w:rtl/>
        </w:rPr>
      </w:pPr>
    </w:p>
    <w:p w14:paraId="53CFEFA3"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"שלבים בפרויקט"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כמוגדר בהגדרת הפרויקט בנספח 3.1.1 (במובחן משלבי ביניים בעבודות).</w:t>
      </w:r>
    </w:p>
    <w:p w14:paraId="6B291914" w14:textId="77777777" w:rsidR="00E56613" w:rsidRPr="00E56613" w:rsidRDefault="00E56613" w:rsidP="00E56613">
      <w:pPr>
        <w:tabs>
          <w:tab w:val="left" w:pos="3917"/>
        </w:tabs>
        <w:spacing w:before="0" w:beforeAutospacing="0" w:after="0" w:afterAutospacing="0" w:line="240" w:lineRule="auto"/>
        <w:ind w:left="3471" w:right="4202" w:hanging="2620"/>
        <w:jc w:val="both"/>
        <w:rPr>
          <w:rFonts w:ascii="David" w:eastAsia="Times New Roman" w:hAnsi="David" w:cs="David"/>
          <w:snapToGrid w:val="0"/>
          <w:sz w:val="24"/>
          <w:szCs w:val="24"/>
          <w:rtl/>
        </w:rPr>
      </w:pPr>
    </w:p>
    <w:p w14:paraId="22B3FE71" w14:textId="77777777" w:rsidR="00E56613" w:rsidRPr="00E56613" w:rsidRDefault="00E56613" w:rsidP="00E56613">
      <w:pPr>
        <w:tabs>
          <w:tab w:val="left" w:pos="3917"/>
        </w:tabs>
        <w:spacing w:before="0" w:beforeAutospacing="0" w:after="0" w:afterAutospacing="0" w:line="240" w:lineRule="auto"/>
        <w:ind w:left="3471" w:hanging="262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"המבנה"</w:t>
      </w:r>
      <w:r w:rsidRPr="00E56613">
        <w:rPr>
          <w:rFonts w:ascii="David" w:eastAsia="Times New Roman" w:hAnsi="David" w:cs="David"/>
          <w:snapToGrid w:val="0"/>
          <w:sz w:val="24"/>
          <w:szCs w:val="24"/>
          <w:rtl/>
        </w:rPr>
        <w:tab/>
        <w:t>המבנה נשוא העבודות כמוגדר בנספח 3.1.1.</w:t>
      </w:r>
    </w:p>
    <w:p w14:paraId="6E34F75C" w14:textId="77777777" w:rsidR="00E56613" w:rsidRPr="00E56613" w:rsidRDefault="00E56613" w:rsidP="00E56613">
      <w:pPr>
        <w:tabs>
          <w:tab w:val="left" w:pos="3917"/>
        </w:tabs>
        <w:spacing w:before="0" w:beforeAutospacing="0" w:after="0" w:afterAutospacing="0" w:line="360" w:lineRule="auto"/>
        <w:ind w:left="3470" w:hanging="2621"/>
        <w:jc w:val="both"/>
        <w:rPr>
          <w:rFonts w:ascii="David" w:eastAsia="Times New Roman" w:hAnsi="David" w:cs="David"/>
          <w:snapToGrid w:val="0"/>
          <w:sz w:val="24"/>
          <w:szCs w:val="24"/>
          <w:rtl/>
        </w:rPr>
      </w:pPr>
    </w:p>
    <w:p w14:paraId="01027B1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"העבודות"</w:t>
      </w:r>
      <w:r w:rsidRPr="00E56613">
        <w:rPr>
          <w:rFonts w:ascii="David" w:eastAsia="Times New Roman" w:hAnsi="David" w:cs="David"/>
          <w:snapToGrid w:val="0"/>
          <w:sz w:val="24"/>
          <w:szCs w:val="24"/>
          <w:rtl/>
        </w:rPr>
        <w:tab/>
        <w:t>כל העבודות הנדרשות לצורך הקמת הפרויקט והשלמתו כהגדרתן בנספח 3.1.1 לרבות שנויים ועבודות שיבוצעו ע"י הקבלן או באחריותו בהתאם להוראות החוזה ובכללן עבודות עזר ועבודות ארעיות שתידרשנה לשם בצוע העבודות.</w:t>
      </w:r>
    </w:p>
    <w:p w14:paraId="5739B038"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B2A4662"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"הרוכשים"</w:t>
      </w:r>
      <w:r w:rsidRPr="00E56613">
        <w:rPr>
          <w:rFonts w:ascii="David" w:eastAsia="Times New Roman" w:hAnsi="David" w:cs="David"/>
          <w:snapToGrid w:val="0"/>
          <w:sz w:val="24"/>
          <w:szCs w:val="24"/>
          <w:rtl/>
        </w:rPr>
        <w:t>/</w:t>
      </w:r>
      <w:r w:rsidRPr="00E56613">
        <w:rPr>
          <w:rFonts w:ascii="David" w:eastAsia="Times New Roman" w:hAnsi="David" w:cs="David"/>
          <w:b/>
          <w:bCs/>
          <w:snapToGrid w:val="0"/>
          <w:sz w:val="24"/>
          <w:szCs w:val="24"/>
          <w:rtl/>
        </w:rPr>
        <w:t xml:space="preserve"> "הרוכש"</w:t>
      </w:r>
      <w:r w:rsidRPr="00E56613">
        <w:rPr>
          <w:rFonts w:ascii="David" w:eastAsia="Times New Roman" w:hAnsi="David" w:cs="David"/>
          <w:snapToGrid w:val="0"/>
          <w:sz w:val="24"/>
          <w:szCs w:val="24"/>
          <w:rtl/>
        </w:rPr>
        <w:tab/>
        <w:t>מי שירכוש יחידות או שטחים בפרויקט, בין למגורים ובין לכל מטרה אחרת.</w:t>
      </w:r>
    </w:p>
    <w:p w14:paraId="7FDB146F"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2ABE9A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"האתר"</w:t>
      </w:r>
      <w:r w:rsidRPr="00E56613">
        <w:rPr>
          <w:rFonts w:ascii="David" w:eastAsia="Times New Roman" w:hAnsi="David" w:cs="David"/>
          <w:snapToGrid w:val="0"/>
          <w:sz w:val="24"/>
          <w:szCs w:val="24"/>
          <w:rtl/>
        </w:rPr>
        <w:tab/>
        <w:t>המקום בו תבוצענה העבודות לרבות המבנה נשוא העבודות ולרבות כל מקום אחר במידה שיועמד לרשות הקבלן לצורך החוזה.</w:t>
      </w:r>
    </w:p>
    <w:p w14:paraId="6830555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2147772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"חומרים"</w:t>
      </w:r>
      <w:r w:rsidRPr="00E56613">
        <w:rPr>
          <w:rFonts w:ascii="David" w:eastAsia="Times New Roman" w:hAnsi="David" w:cs="David"/>
          <w:snapToGrid w:val="0"/>
          <w:sz w:val="24"/>
          <w:szCs w:val="24"/>
          <w:rtl/>
        </w:rPr>
        <w:tab/>
        <w:t>החומרים, הציוד, האביזרים והמתקנים המיועדים להיות חלק מהעבודות כפי מצבם בכל עת, בין מוגמרים ובין בלתי מוגמרים.</w:t>
      </w:r>
    </w:p>
    <w:p w14:paraId="4DB2C6A5"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E7B799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"שווה ערך"/</w:t>
      </w:r>
    </w:p>
    <w:p w14:paraId="41F5556D"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 xml:space="preserve"> "שווה ערך טכני"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מלאכה ו/או חומר ו/או מוצר העומדים בתקן הישראלי, ככל שיש כזה עפ"י מכון התקנים אשר אינם נופלים ברמתם ו/או בתכונות הטכניות ו/או מבחינה תפקודית ו/או קיים ו/או בלאי ו/או עמידות ו/או אפשרויות ועלויות אחזקה מאלה הנזכרים במקור, לפי קביעתו הבלעדית של המפקח ונציג המזמין.</w:t>
      </w:r>
    </w:p>
    <w:p w14:paraId="7BDB04D2"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1C54DE68"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rtl/>
        </w:rPr>
        <w:t>"טופס 4"</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4 לפי תקנה 5 לתקנות התכנון והבניה (אישורים למתן שירותי חשמל, מים וטלפון) תשמ"א-1981 בנוסח המקובל בוועדה המקומית הרלוונטית, שלא נקבעה בו מניעה לאכלוס.</w:t>
      </w:r>
    </w:p>
    <w:p w14:paraId="7EE507D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36A5E3B"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lastRenderedPageBreak/>
        <w:t>"תעודת גמר"</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טופס 5 לפי תקנה 21(ד) לתקנות התכנון והבניה (בקשה להיתר, תנאים ואגרות) תש"ל- 1970.</w:t>
      </w:r>
    </w:p>
    <w:p w14:paraId="12ADCDFC"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30C3FA2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"אמצעים"</w:t>
      </w:r>
      <w:r w:rsidRPr="00E56613">
        <w:rPr>
          <w:rFonts w:ascii="David" w:eastAsia="Times New Roman" w:hAnsi="David" w:cs="David"/>
          <w:snapToGrid w:val="0"/>
          <w:sz w:val="24"/>
          <w:szCs w:val="24"/>
          <w:rtl/>
        </w:rPr>
        <w:tab/>
        <w:t>הציוד, הכלים, הפיגומים, המתקנים וכל יתר הנדרש לבצוע העבודות שאינו נכלל בעבודות.</w:t>
      </w:r>
    </w:p>
    <w:p w14:paraId="695FF664"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napToGrid w:val="0"/>
          <w:sz w:val="24"/>
          <w:szCs w:val="24"/>
          <w:rtl/>
        </w:rPr>
      </w:pPr>
    </w:p>
    <w:p w14:paraId="217C46D4"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"תקופת העבודות"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החל ממתן צו התחלת עבודה לפי סעיף 10.1 ועד לתאריך מסירת העבודות כהגדרתו בסעיף 27.5 להלן.</w:t>
      </w:r>
    </w:p>
    <w:p w14:paraId="37B5E71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p>
    <w:p w14:paraId="586F4069"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"המפקח"</w:t>
      </w:r>
      <w:r w:rsidRPr="00E56613">
        <w:rPr>
          <w:rFonts w:ascii="David" w:eastAsia="Times New Roman" w:hAnsi="David" w:cs="David"/>
          <w:snapToGrid w:val="0"/>
          <w:sz w:val="24"/>
          <w:szCs w:val="24"/>
          <w:rtl/>
        </w:rPr>
        <w:tab/>
        <w:t>מי שימונה ע"י המזמין לפי סעיף 4.1 להלן, ככל שימונה.</w:t>
      </w:r>
    </w:p>
    <w:p w14:paraId="3F06DAEE" w14:textId="77777777" w:rsidR="00E56613" w:rsidRPr="00E56613" w:rsidRDefault="00E56613" w:rsidP="00E56613">
      <w:pPr>
        <w:tabs>
          <w:tab w:val="left" w:pos="3917"/>
          <w:tab w:val="right" w:pos="5560"/>
        </w:tabs>
        <w:spacing w:before="0" w:beforeAutospacing="0" w:after="0" w:afterAutospacing="0" w:line="240" w:lineRule="auto"/>
        <w:ind w:left="3472" w:hanging="2621"/>
        <w:jc w:val="both"/>
        <w:rPr>
          <w:rFonts w:ascii="David" w:eastAsia="Times New Roman" w:hAnsi="David" w:cs="David"/>
          <w:snapToGrid w:val="0"/>
          <w:sz w:val="24"/>
          <w:szCs w:val="24"/>
          <w:rtl/>
        </w:rPr>
      </w:pPr>
    </w:p>
    <w:p w14:paraId="0509ADB0"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"נציג המזמין"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מי שימונה ע"י המזמין להיות נציגו.</w:t>
      </w:r>
    </w:p>
    <w:p w14:paraId="5F58E884" w14:textId="77777777" w:rsidR="00E56613" w:rsidRPr="00E56613" w:rsidRDefault="00E56613" w:rsidP="00E56613">
      <w:pPr>
        <w:tabs>
          <w:tab w:val="left" w:pos="4059"/>
        </w:tabs>
        <w:spacing w:before="0" w:beforeAutospacing="0" w:after="0" w:afterAutospacing="0" w:line="240" w:lineRule="auto"/>
        <w:ind w:left="3614" w:hanging="2763"/>
        <w:jc w:val="both"/>
        <w:rPr>
          <w:rFonts w:ascii="David" w:eastAsia="Times New Roman" w:hAnsi="David" w:cs="David"/>
          <w:snapToGrid w:val="0"/>
          <w:sz w:val="24"/>
          <w:szCs w:val="24"/>
          <w:rtl/>
        </w:rPr>
      </w:pPr>
    </w:p>
    <w:p w14:paraId="70DCF6E7" w14:textId="77777777" w:rsidR="00E56613" w:rsidRPr="00E56613" w:rsidRDefault="00E56613" w:rsidP="00E56613">
      <w:pPr>
        <w:tabs>
          <w:tab w:val="left" w:pos="3917"/>
        </w:tabs>
        <w:spacing w:before="0" w:beforeAutospacing="0" w:after="0" w:afterAutospacing="0" w:line="240" w:lineRule="auto"/>
        <w:ind w:left="3472" w:hanging="2621"/>
        <w:jc w:val="both"/>
        <w:rPr>
          <w:rFonts w:ascii="David" w:eastAsia="Times New Roman" w:hAnsi="David" w:cs="David"/>
          <w:strike/>
          <w:snapToGrid w:val="0"/>
          <w:sz w:val="24"/>
          <w:szCs w:val="24"/>
          <w:u w:val="single"/>
          <w:rtl/>
        </w:rPr>
      </w:pPr>
      <w:r w:rsidRPr="00E56613">
        <w:rPr>
          <w:rFonts w:ascii="David" w:eastAsia="Times New Roman" w:hAnsi="David" w:cs="David"/>
          <w:b/>
          <w:bCs/>
          <w:snapToGrid w:val="0"/>
          <w:sz w:val="24"/>
          <w:szCs w:val="24"/>
          <w:rtl/>
        </w:rPr>
        <w:t>"היועצים"</w:t>
      </w:r>
      <w:r w:rsidRPr="00E56613">
        <w:rPr>
          <w:rFonts w:ascii="David" w:eastAsia="Times New Roman" w:hAnsi="David" w:cs="David"/>
          <w:snapToGrid w:val="0"/>
          <w:sz w:val="24"/>
          <w:szCs w:val="24"/>
          <w:rtl/>
        </w:rPr>
        <w:tab/>
        <w:t>מתכנני העבודות אדריכלים, מהנדסים, יועצים מקצועיים  ובעלי מקצוע הנדסי וטכנולוגי אחרים מטעם המזמין, לרבות מתכננים ו/או יועצים מטעם הקבלן, הנזכרים בסעיף 5.7.8 להלן, אשר שכרם ישולם ע"י הקבלן.</w:t>
      </w:r>
    </w:p>
    <w:p w14:paraId="67F8EBC9" w14:textId="77777777" w:rsidR="00E56613" w:rsidRPr="00E56613" w:rsidRDefault="00E56613" w:rsidP="00E56613">
      <w:pPr>
        <w:tabs>
          <w:tab w:val="right" w:pos="5560"/>
        </w:tabs>
        <w:spacing w:before="0" w:beforeAutospacing="0" w:after="0" w:afterAutospacing="0" w:line="240" w:lineRule="auto"/>
        <w:ind w:left="3271" w:hanging="2420"/>
        <w:jc w:val="both"/>
        <w:rPr>
          <w:rFonts w:ascii="David" w:eastAsia="Times New Roman" w:hAnsi="David" w:cs="David"/>
          <w:strike/>
          <w:snapToGrid w:val="0"/>
          <w:sz w:val="24"/>
          <w:szCs w:val="24"/>
          <w:u w:val="single"/>
          <w:rtl/>
        </w:rPr>
      </w:pPr>
    </w:p>
    <w:p w14:paraId="537A5F33"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הזמנים הכללי"</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לוח הזמנים הכללי לביצוע כל שלב בפרויקט ושלב ביניים בעבודות כמפורט בנספח 3.1.10. </w:t>
      </w:r>
    </w:p>
    <w:p w14:paraId="18A317EC" w14:textId="77777777" w:rsidR="00E56613" w:rsidRPr="00E56613" w:rsidRDefault="00E56613" w:rsidP="00E56613">
      <w:pPr>
        <w:tabs>
          <w:tab w:val="left" w:pos="4059"/>
          <w:tab w:val="right" w:pos="5560"/>
        </w:tabs>
        <w:spacing w:before="0" w:beforeAutospacing="0" w:after="0" w:afterAutospacing="0" w:line="240" w:lineRule="auto"/>
        <w:ind w:left="3755" w:hanging="2420"/>
        <w:jc w:val="both"/>
        <w:rPr>
          <w:rFonts w:ascii="David" w:eastAsia="Times New Roman" w:hAnsi="David" w:cs="David"/>
          <w:snapToGrid w:val="0"/>
          <w:sz w:val="24"/>
          <w:szCs w:val="24"/>
          <w:rtl/>
        </w:rPr>
      </w:pPr>
    </w:p>
    <w:p w14:paraId="43D97DE5" w14:textId="77777777" w:rsidR="00E56613" w:rsidRPr="00E56613" w:rsidRDefault="00E56613" w:rsidP="00E56613">
      <w:pPr>
        <w:tabs>
          <w:tab w:val="left" w:pos="3917"/>
          <w:tab w:val="right" w:pos="5560"/>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"לוח הזמנים המפורט"</w:t>
      </w: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ab/>
        <w:t>לוח הזמנים המפורט לביצוע כל שלב בפרויקט ושלב ביניים של העבודות על בסיס לוח הזמנים הכללי כפי שיעודכן ע"י הקבלן מדי חודש וככל שיאושר ע"י המפקח ונציג המזמין. לוח הזמנים המפורט יכלול הן את המועדים המוקדמים לביצוע העבודות והן את המועדים המאוחרים לביצוען.</w:t>
      </w:r>
    </w:p>
    <w:p w14:paraId="09BF86C6" w14:textId="77777777" w:rsidR="00E56613" w:rsidRPr="00E56613" w:rsidRDefault="00E56613" w:rsidP="00E56613">
      <w:pPr>
        <w:tabs>
          <w:tab w:val="right" w:pos="5560"/>
        </w:tabs>
        <w:spacing w:before="0" w:beforeAutospacing="0" w:after="0" w:afterAutospacing="0" w:line="240" w:lineRule="auto"/>
        <w:ind w:left="3271" w:right="4000" w:hanging="2420"/>
        <w:jc w:val="both"/>
        <w:rPr>
          <w:rFonts w:ascii="David" w:eastAsia="Times New Roman" w:hAnsi="David" w:cs="David"/>
          <w:snapToGrid w:val="0"/>
          <w:sz w:val="24"/>
          <w:szCs w:val="24"/>
          <w:rtl/>
        </w:rPr>
      </w:pPr>
    </w:p>
    <w:p w14:paraId="13A1FF79"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"לוח התשלומים"</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לוח התשלומים המפרט את אחוז התשלום היחסי מהמחיר הכולל בעבור ביצוע כל אחד משלבי הביניים של הבניה,</w:t>
      </w:r>
      <w:r w:rsidR="00913564">
        <w:rPr>
          <w:rFonts w:ascii="David" w:eastAsia="Times New Roman" w:hAnsi="David" w:cs="David" w:hint="cs"/>
          <w:snapToGrid w:val="0"/>
          <w:sz w:val="24"/>
          <w:szCs w:val="24"/>
          <w:rtl/>
        </w:rPr>
        <w:t xml:space="preserve"> </w:t>
      </w:r>
      <w:r w:rsidRPr="00E56613">
        <w:rPr>
          <w:rFonts w:ascii="David" w:eastAsia="Times New Roman" w:hAnsi="David" w:cs="David"/>
          <w:snapToGrid w:val="0"/>
          <w:sz w:val="24"/>
          <w:szCs w:val="24"/>
          <w:rtl/>
        </w:rPr>
        <w:t>המצורף כנספח 3.1.11.</w:t>
      </w:r>
    </w:p>
    <w:p w14:paraId="48D27882"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4D65EBDE"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"מדד"</w:t>
      </w:r>
      <w:r w:rsidRPr="00E56613">
        <w:rPr>
          <w:rFonts w:ascii="David" w:eastAsia="Times New Roman" w:hAnsi="David" w:cs="David"/>
          <w:snapToGrid w:val="0"/>
          <w:sz w:val="24"/>
          <w:szCs w:val="24"/>
          <w:rtl/>
        </w:rPr>
        <w:tab/>
        <w:t>המדד הכללי למחירי התשומה לבניה למגורים המתפרסם ע"י הלשכה המרכזית לסטטיסטיקה בעיקור שעות קיץ או כל מדד אשר יבוא במקומו.</w:t>
      </w:r>
    </w:p>
    <w:p w14:paraId="5A1678EA"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2B299DF9"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"הדין"</w:t>
      </w:r>
      <w:r w:rsidRPr="00E56613">
        <w:rPr>
          <w:rFonts w:ascii="David" w:eastAsia="Times New Roman" w:hAnsi="David" w:cs="David"/>
          <w:snapToGrid w:val="0"/>
          <w:sz w:val="24"/>
          <w:szCs w:val="24"/>
          <w:rtl/>
        </w:rPr>
        <w:tab/>
        <w:t>לרבות כל הוראת רשות מוסמכת ופסק-דין ו/או צו של בית משפט.</w:t>
      </w:r>
    </w:p>
    <w:p w14:paraId="769E21AF"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snapToGrid w:val="0"/>
          <w:sz w:val="24"/>
          <w:szCs w:val="24"/>
          <w:rtl/>
        </w:rPr>
      </w:pPr>
    </w:p>
    <w:p w14:paraId="2B7F3AAD" w14:textId="77777777" w:rsidR="00E56613" w:rsidRPr="00E56613" w:rsidRDefault="00E56613" w:rsidP="00E56613">
      <w:pPr>
        <w:keepNext/>
        <w:tabs>
          <w:tab w:val="left" w:pos="3917"/>
        </w:tabs>
        <w:spacing w:before="0" w:beforeAutospacing="0" w:after="0" w:afterAutospacing="0" w:line="240" w:lineRule="auto"/>
        <w:ind w:left="3545" w:hanging="2694"/>
        <w:jc w:val="both"/>
        <w:outlineLvl w:val="8"/>
        <w:rPr>
          <w:rFonts w:ascii="David" w:eastAsia="Times New Roman" w:hAnsi="David" w:cs="David"/>
          <w:b/>
          <w:bCs/>
          <w:sz w:val="24"/>
          <w:szCs w:val="24"/>
          <w:rtl/>
        </w:rPr>
      </w:pPr>
      <w:r w:rsidRPr="00E56613">
        <w:rPr>
          <w:rFonts w:ascii="David" w:eastAsia="Times New Roman" w:hAnsi="David" w:cs="David"/>
          <w:b/>
          <w:bCs/>
          <w:sz w:val="24"/>
          <w:szCs w:val="24"/>
          <w:rtl/>
        </w:rPr>
        <w:t>"העירייה" / הרשות</w:t>
      </w:r>
    </w:p>
    <w:p w14:paraId="4AFABB50"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המקומית"</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כהגדרתה בנספח 3.1.1.</w:t>
      </w:r>
    </w:p>
    <w:p w14:paraId="0FF0DC4F"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264079EC"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"מחיר יסוד"</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מחיר נטו של החומר או המוצר באתר רכישתו, קרי ללא הוצאות העמסה, הובלה, פריקה, גזורת, פחת, רווח קבלן, מימון, הוצאות אחרות וכיו"ב. לצורך התחשבנות ככל שתיעשה במקים מיוחדים המפורטים בחוזה זה ו/או בנספחיו לרבות בנספחים 3.1.2, 3.1.2.1 ,3.1.31 ו 3.1.32 יוכפל מחיר היסוד ביחידות המידה (הנקובה במחיר היסוד) באתר רכישתו, בכמויות נטו שייעשה בהן שימוש בפועל בפרויקט בתוספת קבועה של 10% מאותן כמויות (התוספת-למעט למוצרים שמגיעים מאתר רכישתם ביחידות שלמות ואינם דורשים עיבוד נוסף ופחת באתר הבניה) ולא בכמויות הרכישה בפועל. מחיר היסוד לא יכלול עיבוד סופי (כגון: חיתוך אריחים למידות, ליטוש באתר, קידוח חורים, חריצים ו/או מגרעות עיגון) שיבוצע ע"ח הקבלן.</w:t>
      </w:r>
    </w:p>
    <w:p w14:paraId="1292278E" w14:textId="77777777" w:rsidR="00E56613" w:rsidRPr="00E56613" w:rsidRDefault="00E56613" w:rsidP="00E56613">
      <w:pPr>
        <w:tabs>
          <w:tab w:val="left" w:pos="3917"/>
        </w:tabs>
        <w:spacing w:before="0" w:beforeAutospacing="0" w:after="0" w:afterAutospacing="0" w:line="240" w:lineRule="auto"/>
        <w:ind w:left="3614" w:hanging="3106"/>
        <w:jc w:val="both"/>
        <w:rPr>
          <w:rFonts w:ascii="David" w:eastAsia="Times New Roman" w:hAnsi="David" w:cs="David"/>
          <w:b/>
          <w:bCs/>
          <w:snapToGrid w:val="0"/>
          <w:sz w:val="24"/>
          <w:szCs w:val="24"/>
          <w:rtl/>
        </w:rPr>
      </w:pPr>
    </w:p>
    <w:p w14:paraId="0C043DBE" w14:textId="77777777" w:rsidR="00E56613" w:rsidRPr="00E56613" w:rsidRDefault="00E56613" w:rsidP="00E56613">
      <w:pPr>
        <w:tabs>
          <w:tab w:val="left" w:pos="3917"/>
        </w:tabs>
        <w:spacing w:before="0" w:beforeAutospacing="0" w:after="0" w:afterAutospacing="0" w:line="240" w:lineRule="auto"/>
        <w:ind w:left="3472" w:hanging="2552"/>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"מסמכי התכנון"</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היתר בניה על תנאיו, תכניות, חישובים, תיאורים, מדידות, תרשימים, דיאגרמות, שרטוטים, מפרטים, כתבי כמויות וכל יתר המסמכים שנערכו ו/או יערכו במשך ביצוע הפרויקט על ידי היועצים לרבות עדכונים, הנחיות ופרטים.</w:t>
      </w:r>
    </w:p>
    <w:p w14:paraId="19C15C9F" w14:textId="77777777" w:rsidR="00E56613" w:rsidRPr="00E56613" w:rsidRDefault="00E56613" w:rsidP="00E56613">
      <w:pPr>
        <w:tabs>
          <w:tab w:val="right" w:pos="5560"/>
        </w:tabs>
        <w:spacing w:before="0" w:beforeAutospacing="0" w:after="0" w:afterAutospacing="0" w:line="360" w:lineRule="auto"/>
        <w:ind w:left="3271" w:hanging="2420"/>
        <w:jc w:val="both"/>
        <w:rPr>
          <w:rFonts w:ascii="David" w:eastAsia="Times New Roman" w:hAnsi="David" w:cs="David"/>
          <w:snapToGrid w:val="0"/>
          <w:sz w:val="24"/>
          <w:szCs w:val="24"/>
          <w:rtl/>
        </w:rPr>
      </w:pPr>
    </w:p>
    <w:p w14:paraId="2A0AF4E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מקום בו מאוזכר דין בחוזה זה, יחול אותו דין כפי שיהיה בכל עת או כל דין שיבוא במקומו וכל תקנות וצווים שיוצאו על פיו.</w:t>
      </w:r>
    </w:p>
    <w:p w14:paraId="016179FE"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391AA5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להסתמך על כותרות סעיפים למטרת פירוש החוזה.</w:t>
      </w:r>
    </w:p>
    <w:p w14:paraId="5641884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2B14FC1F" w14:textId="3DA67829"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del w:id="34" w:author="עינב יורוביצקי" w:date="2020-07-06T10:19:00Z">
        <w:r w:rsidRPr="00E56613" w:rsidDel="001C2A3D">
          <w:rPr>
            <w:rFonts w:ascii="David" w:eastAsia="Times New Roman" w:hAnsi="David" w:cs="David"/>
            <w:b/>
            <w:i/>
            <w:snapToGrid w:val="0"/>
            <w:sz w:val="26"/>
            <w:szCs w:val="24"/>
            <w:rtl/>
          </w:rPr>
          <w:delText>בכל מקרה שהקבלן מסופק</w:delText>
        </w:r>
      </w:del>
      <w:ins w:id="35" w:author="עינב יורוביצקי" w:date="2020-07-06T10:19:00Z">
        <w:r w:rsidR="001C2A3D">
          <w:rPr>
            <w:rFonts w:ascii="David" w:eastAsia="Times New Roman" w:hAnsi="David" w:cs="David" w:hint="cs"/>
            <w:b/>
            <w:i/>
            <w:snapToGrid w:val="0"/>
            <w:sz w:val="26"/>
            <w:szCs w:val="24"/>
            <w:rtl/>
          </w:rPr>
          <w:t>חיחעחעחיע</w:t>
        </w:r>
      </w:ins>
      <w:r w:rsidRPr="00E56613">
        <w:rPr>
          <w:rFonts w:ascii="David" w:eastAsia="Times New Roman" w:hAnsi="David" w:cs="David"/>
          <w:b/>
          <w:i/>
          <w:snapToGrid w:val="0"/>
          <w:sz w:val="26"/>
          <w:szCs w:val="24"/>
          <w:rtl/>
        </w:rPr>
        <w:t xml:space="preserve"> בפרוש הנכון של הוראה כלשהי מהוראות החוזה, יהיה הוא חייב לפנות למפקח ובמקרה ולא מונה כאמור, יפנה לנציג המזמין וזה יהיה מחליט בלעדית בדבר הפרוש הנכון שיש לנהוג לפיו, והוראותיו תחייבנה.</w:t>
      </w:r>
    </w:p>
    <w:p w14:paraId="5F18EC9A"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A39CAC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סתירה בין מסמכי חוזה זה, תגבר ההוראה לפי קביעת המפקח. מבלי לגרוע מהאמור, במקרה של אי התאמה בין המפרט הכללי לבין המפרט המיוחד, יכריע המפרט המיוחד אך זאת בכפוף להוראות המפקח.</w:t>
      </w:r>
    </w:p>
    <w:p w14:paraId="76241CC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מובהר בכל מקרה כי המפרט המיוחד והתכניות לביצוע אינם גורעים ו/או גוברים על מפרטי ותוכניות המכר, ו/או תוכנית ההיתר ואינם באים במקומם אלא באים להוסיף עליהם בלבד. במקרה של אי התאמה ביניהם, יפנה הקבלן למפקח ויפעל בהתאם להנחיותיו בכתב.</w:t>
      </w:r>
    </w:p>
    <w:p w14:paraId="6271409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2DC76DD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על אף האמור לעיל, לצורך התחשבנות כספית במקרה של סתירה בין מסמכים - המסמך בו נכללת הדרישה היקרה יותר, יחשב למסמך המכריע. ואילו לצורך ביצוע במקרה של סתירה בין מסמכים - תכריע הוראת המפקח.</w:t>
      </w:r>
    </w:p>
    <w:p w14:paraId="56CCD506" w14:textId="77777777" w:rsidR="00E56613" w:rsidRPr="00E56613" w:rsidRDefault="00E56613" w:rsidP="00E56613">
      <w:pPr>
        <w:spacing w:before="0" w:beforeAutospacing="0" w:after="0" w:afterAutospacing="0" w:line="240" w:lineRule="auto"/>
        <w:ind w:left="2199" w:right="2140" w:hanging="600"/>
        <w:jc w:val="both"/>
        <w:rPr>
          <w:rFonts w:ascii="David" w:eastAsia="Times New Roman" w:hAnsi="David" w:cs="David"/>
          <w:snapToGrid w:val="0"/>
          <w:sz w:val="24"/>
          <w:szCs w:val="24"/>
          <w:rtl/>
        </w:rPr>
      </w:pPr>
    </w:p>
    <w:p w14:paraId="0B1528D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עם חתימת החוזה לא תהיה עוד כל נפקות למסמכי ההזמנה לקבלת הצעות שקדמו לחתימתו, ו/או לכל מצג או מסמך שניתן קודם לחתימתו אלא עד כמה שצורפו כנספחים לחוזה.</w:t>
      </w:r>
    </w:p>
    <w:p w14:paraId="45CB810A"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B222F6E"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חוק חוזה קבלנות תשל"ד - 1974, כפי נוסחו בכל עת, לא יחול על היחסים בין הקבלן לבין המזמין לפי החוזה.</w:t>
      </w:r>
    </w:p>
    <w:p w14:paraId="59825DC9"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7954C527"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 xml:space="preserve">מהות החוזה </w:t>
      </w:r>
    </w:p>
    <w:p w14:paraId="441C60E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מוסר בזה לקבלן והקבלן מקבל בזאת על עצמו לבצע על חשבונו ועל אחריותו את העבודות בהתאם להוראות החוזה ולשביעות רצונו הגמורה של המזמין.</w:t>
      </w:r>
    </w:p>
    <w:p w14:paraId="0FBE61F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5C06D9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בזה כלפי המזמין לבצע עבורו את הפרויקט ולמסור לו ו/או לרוכשים את השטחים בפרויקט, כפי שיקבעו ע"י המזמין, לרבות המערכות והמתקנים המשולבים בהם כשהם מושלמים, ראויים למגורים, מוכנים לאכלוס, והכול בהתאם לדרישות דיני התכנון והבניה, הוראות חוק המכר (דירות), התשל"ג-1973 על תיקוניו מעת לעת (להלן: </w:t>
      </w:r>
      <w:r w:rsidRPr="00E56613">
        <w:rPr>
          <w:rFonts w:ascii="David" w:eastAsia="Times New Roman" w:hAnsi="David" w:cs="David"/>
          <w:bCs/>
          <w:i/>
          <w:snapToGrid w:val="0"/>
          <w:sz w:val="26"/>
          <w:szCs w:val="24"/>
          <w:rtl/>
        </w:rPr>
        <w:t>"חוק המכר (דירות)"</w:t>
      </w:r>
      <w:r w:rsidRPr="00E56613">
        <w:rPr>
          <w:rFonts w:ascii="David" w:eastAsia="Times New Roman" w:hAnsi="David" w:cs="David"/>
          <w:b/>
          <w:i/>
          <w:snapToGrid w:val="0"/>
          <w:sz w:val="26"/>
          <w:szCs w:val="24"/>
          <w:rtl/>
        </w:rPr>
        <w:t>) והוראות חוזה זה על נספחיו, הוראות התב"ע החלות על מקרקעי הפרויקט, לרבות תכניות הבינוי והפיתוח ודרישות האקוסטיקה והבידוד התרמי המצורפות לה ו/או הנחיות היועצים באשר אליהן, ובכללן הנחיות יועץ הקרקע, יועץ הבטיחות והיועץ האקוסטי, דרישות הרשויות השונות, לרבות אך לא רק כיבוי אש, הג"א, פיקוד העורף, משטרה, חברת החשמל, מכון התקנים, משרד התקשורת, בזק, חברת טל"כ / לווין, הרשות המקומית והוועדה המקומית לתכנון ובניה,  הכול כפי שיהיו בעת קבלת טפסי 4, או במועד קבלת כל היתר לכל שלב, לפי הדרישה המחמירה יותר, בכפוף לשק"ד המפקח בתמורה למחיר הכולל כהגדרתו בסעיף 6 להלן, כולל ביצוע התחייבויות הקבלן עפ"י חוזה זה באשר לתקופות הבדק והאחריות גם לאחר שכבר ניתנו לגבי השטחים הללו טפסי 4 ותעודות גמר מאת הרשויות המוסמכות וכל זאת בתנאים המפורטים בחוזה, בכפוף לאמור בסעיף 5.14 להלן. מבלי לגרוע מכלליות האמור לעיל ולהסרת ספקות, מובהר כי קיום כלל הוראות הדין לעניין שילוט באתר לרבות הצגת היתר הבניה חלה על הקבלן.</w:t>
      </w:r>
    </w:p>
    <w:p w14:paraId="1237EF5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נספחים</w:t>
      </w:r>
      <w:r w:rsidRPr="00E56613">
        <w:rPr>
          <w:rFonts w:ascii="David" w:eastAsia="Times New Roman" w:hAnsi="David" w:cs="David" w:hint="cs"/>
          <w:snapToGrid w:val="0"/>
          <w:sz w:val="26"/>
          <w:szCs w:val="24"/>
          <w:rtl/>
        </w:rPr>
        <w:t xml:space="preserve"> </w:t>
      </w:r>
    </w:p>
    <w:p w14:paraId="06E51DF8" w14:textId="77777777" w:rsidR="00E56613" w:rsidRPr="00E56613" w:rsidRDefault="00E56613" w:rsidP="00237720">
      <w:pPr>
        <w:numPr>
          <w:ilvl w:val="1"/>
          <w:numId w:val="23"/>
        </w:numPr>
        <w:spacing w:before="120" w:beforeAutospacing="0" w:after="120" w:afterAutospacing="0" w:line="240" w:lineRule="auto"/>
        <w:ind w:left="1649" w:hanging="708"/>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הנספחים לחוזה המהווים חלק בלתי נפרד הימנו, בין אם מצורפים פיזית לחוזה זה ובין אם לאו ובלבד שהוצגו לקבלן טרם חתימת החוזה או יוצגו בעתיד בהתאם להוראות החוזה למעט נספח 3.1.7 שלא יצורף ולא יוצג כאמור, הם:</w:t>
      </w:r>
    </w:p>
    <w:p w14:paraId="1EBB6C44" w14:textId="77777777" w:rsidR="00E56613" w:rsidRPr="00E56613" w:rsidRDefault="00E56613" w:rsidP="00E56613">
      <w:pPr>
        <w:spacing w:before="120" w:beforeAutospacing="0" w:after="120" w:afterAutospacing="0" w:line="240" w:lineRule="auto"/>
        <w:ind w:left="99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3.1.1   נספח התאמות כללי לחוזה.</w:t>
      </w:r>
    </w:p>
    <w:p w14:paraId="173536E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"המפרט המיוחד" אשר מורכב מ:</w:t>
      </w:r>
    </w:p>
    <w:p w14:paraId="6F874F32"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טכני ותיאור העבודות</w:t>
      </w:r>
    </w:p>
    <w:p w14:paraId="34F61BDD" w14:textId="77777777" w:rsidR="00E56613" w:rsidRPr="00E56613" w:rsidRDefault="00E56613" w:rsidP="00237720">
      <w:pPr>
        <w:numPr>
          <w:ilvl w:val="3"/>
          <w:numId w:val="23"/>
        </w:numPr>
        <w:spacing w:before="120" w:beforeAutospacing="0" w:after="120" w:afterAutospacing="0" w:line="240" w:lineRule="auto"/>
        <w:ind w:left="2358"/>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בעלי הקרקע</w:t>
      </w:r>
      <w:r w:rsidRPr="00E56613">
        <w:rPr>
          <w:rFonts w:ascii="David" w:eastAsia="Times New Roman" w:hAnsi="David" w:cs="David" w:hint="cs"/>
          <w:b/>
          <w:i/>
          <w:snapToGrid w:val="0"/>
          <w:sz w:val="26"/>
          <w:szCs w:val="24"/>
          <w:rtl/>
        </w:rPr>
        <w:t xml:space="preserve"> (ככל וישנו)</w:t>
      </w:r>
    </w:p>
    <w:p w14:paraId="6097B9E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מפרטי מכר לפי חוק המכר (דירות) שיצורפו לחוזי המכר בין המזמין לרוכשים (להלן: "</w:t>
      </w:r>
      <w:r w:rsidRPr="00E56613">
        <w:rPr>
          <w:rFonts w:ascii="David" w:eastAsia="Times New Roman" w:hAnsi="David" w:cs="David"/>
          <w:bCs/>
          <w:i/>
          <w:snapToGrid w:val="0"/>
          <w:sz w:val="26"/>
          <w:szCs w:val="24"/>
          <w:rtl/>
        </w:rPr>
        <w:t>מפרטי המכר</w:t>
      </w:r>
      <w:r w:rsidRPr="00E56613">
        <w:rPr>
          <w:rFonts w:ascii="David" w:eastAsia="Times New Roman" w:hAnsi="David" w:cs="David"/>
          <w:b/>
          <w:i/>
          <w:snapToGrid w:val="0"/>
          <w:sz w:val="26"/>
          <w:szCs w:val="24"/>
          <w:rtl/>
        </w:rPr>
        <w:t>").</w:t>
      </w:r>
    </w:p>
    <w:p w14:paraId="37C4FF0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מכר</w:t>
      </w:r>
    </w:p>
    <w:p w14:paraId="1B79B83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בקשה להיתר/י הבניה (גרמושקה) ו/או כל תכנית נוספת במידה וצורפה, ויתר תנאי היתר הבניה (אף אם טרם ניתן ולא צורף בפועל).</w:t>
      </w:r>
    </w:p>
    <w:p w14:paraId="279DFB8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טכני למערכת שילוט חוץ ופנים בבנייני מגורים. </w:t>
      </w:r>
    </w:p>
    <w:p w14:paraId="72C7AEE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רשימת תכניות ופרטים מיוחדים והתכניות המצורפות אליה (ככל שיצורפו).</w:t>
      </w:r>
    </w:p>
    <w:p w14:paraId="718CCE1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מפרט כללי לעבודות בנין בהוצאת הועדה הבין משרדית של משרדי הממשלה (מהדורה אחרונה שבתוקף עובר לחתימת החוזה) אף שאינו מצורף לחוזה (להלן - </w:t>
      </w:r>
      <w:r w:rsidRPr="00E56613">
        <w:rPr>
          <w:rFonts w:ascii="David" w:eastAsia="Times New Roman" w:hAnsi="David" w:cs="David"/>
          <w:bCs/>
          <w:i/>
          <w:snapToGrid w:val="0"/>
          <w:sz w:val="26"/>
          <w:szCs w:val="24"/>
          <w:rtl/>
        </w:rPr>
        <w:t>"המפרט הכללי"</w:t>
      </w:r>
      <w:r w:rsidRPr="00E56613">
        <w:rPr>
          <w:rFonts w:ascii="David" w:eastAsia="Times New Roman" w:hAnsi="David" w:cs="David"/>
          <w:b/>
          <w:i/>
          <w:snapToGrid w:val="0"/>
          <w:sz w:val="26"/>
          <w:szCs w:val="24"/>
          <w:rtl/>
        </w:rPr>
        <w:t>).</w:t>
      </w:r>
    </w:p>
    <w:p w14:paraId="41CB5F5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תכניות, שרטוטים, תיאורי עבודה, לוחות זמנים וכל הוראה אחרת בכתב אשר יינתנו לאחר תאריך חתימת החוזה ועפ"י הוראותיו יחשבו עם הינתנם או עריכתם כנספחים לחוזה וכחלק בלתי נפרד הימנו.</w:t>
      </w:r>
    </w:p>
    <w:p w14:paraId="3215406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לוח זמנים כללי </w:t>
      </w:r>
      <w:r w:rsidRPr="00E56613">
        <w:rPr>
          <w:rFonts w:ascii="David" w:eastAsia="Times New Roman" w:hAnsi="David" w:cs="David" w:hint="cs"/>
          <w:b/>
          <w:i/>
          <w:snapToGrid w:val="0"/>
          <w:sz w:val="24"/>
          <w:szCs w:val="24"/>
          <w:rtl/>
        </w:rPr>
        <w:t>-</w:t>
      </w:r>
      <w:r w:rsidRPr="00E56613">
        <w:rPr>
          <w:rFonts w:ascii="David" w:eastAsia="Times New Roman" w:hAnsi="David" w:cs="David"/>
          <w:b/>
          <w:i/>
          <w:snapToGrid w:val="0"/>
          <w:sz w:val="24"/>
          <w:szCs w:val="24"/>
          <w:rtl/>
        </w:rPr>
        <w:t xml:space="preserve"> יוכן ע"י הקבלן ויאושר ע"י המזמין</w:t>
      </w:r>
    </w:p>
    <w:p w14:paraId="7453B6C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לוח תשלומים (על בסיס אחוזים מתוך המחיר הכולל)</w:t>
      </w:r>
    </w:p>
    <w:p w14:paraId="4A9805E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ערבויות בנקאיות</w:t>
      </w:r>
    </w:p>
    <w:p w14:paraId="452824E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חוזה משולש</w:t>
      </w:r>
    </w:p>
    <w:p w14:paraId="301C503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אישור ביטוח</w:t>
      </w:r>
    </w:p>
    <w:p w14:paraId="493D29F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הסכם נטילת ייצוג</w:t>
      </w:r>
    </w:p>
    <w:p w14:paraId="4A7FAB1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הצהרת היעדר תביעות</w:t>
      </w:r>
    </w:p>
    <w:p w14:paraId="1ED4753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העתק רישיון קבלן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יצורף לחוזה ע"י הקבלן הראשי</w:t>
      </w:r>
    </w:p>
    <w:p w14:paraId="57A0A3B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נוהל ביצוע עבודות בחום</w:t>
      </w:r>
    </w:p>
    <w:p w14:paraId="48B608F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הצהרת הממונה על הבטיחות המופנית למזמין</w:t>
      </w:r>
    </w:p>
    <w:p w14:paraId="0A83936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יועץ קרקע, הנחיות היועץ ובדיקות הקרקע</w:t>
      </w:r>
    </w:p>
    <w:p w14:paraId="74BA80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תרמי והנחיות היועץ</w:t>
      </w:r>
    </w:p>
    <w:p w14:paraId="31DEB82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הנחיות יועץ בטיחות + תכנית בקשה להיתר המאושרת ע"י כיבוי אש</w:t>
      </w:r>
    </w:p>
    <w:p w14:paraId="484BC4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תכניות עקרוניות למעליות</w:t>
      </w:r>
    </w:p>
    <w:p w14:paraId="1DBC5B8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lastRenderedPageBreak/>
        <w:t>מפרט מבנה מפקח בהתאם לסעיף 18.2.6 להלן.</w:t>
      </w:r>
    </w:p>
    <w:p w14:paraId="5E10052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הסכם לביצוע שינויים בין הקבלן לרוכשים.</w:t>
      </w:r>
    </w:p>
    <w:p w14:paraId="27A2DBCC" w14:textId="77777777" w:rsidR="00E56613" w:rsidRPr="00E56613" w:rsidRDefault="00E56613" w:rsidP="00237720">
      <w:pPr>
        <w:numPr>
          <w:ilvl w:val="2"/>
          <w:numId w:val="23"/>
        </w:numPr>
        <w:spacing w:before="120" w:beforeAutospacing="0" w:after="120" w:afterAutospacing="0" w:line="240" w:lineRule="auto"/>
        <w:ind w:left="1701" w:right="-1134"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אריחי ריצוף וחיפוי לכלים סניטריים</w:t>
      </w:r>
      <w:r w:rsidRPr="00E56613">
        <w:rPr>
          <w:rFonts w:ascii="David" w:eastAsia="Times New Roman" w:hAnsi="David" w:cs="David" w:hint="cs"/>
          <w:b/>
          <w:i/>
          <w:snapToGrid w:val="0"/>
          <w:sz w:val="26"/>
          <w:szCs w:val="24"/>
          <w:rtl/>
        </w:rPr>
        <w:t xml:space="preserve"> - </w:t>
      </w:r>
      <w:r w:rsidRPr="00E56613">
        <w:rPr>
          <w:rFonts w:ascii="David" w:eastAsia="Times New Roman" w:hAnsi="David" w:cs="David"/>
          <w:b/>
          <w:i/>
          <w:snapToGrid w:val="0"/>
          <w:sz w:val="26"/>
          <w:szCs w:val="24"/>
          <w:rtl/>
        </w:rPr>
        <w:t>ברזים וארונות אמבטיה</w:t>
      </w:r>
    </w:p>
    <w:p w14:paraId="2DD6FC2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ארונות מטבח ו/או ארונות אמבטיה</w:t>
      </w:r>
    </w:p>
    <w:p w14:paraId="2B940BE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והרכבת דלתות פנים</w:t>
      </w:r>
    </w:p>
    <w:p w14:paraId="69989AE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תנאים מיוחדים לאספקת והתקנת חיפויי פרקט</w:t>
      </w:r>
    </w:p>
    <w:p w14:paraId="1E7BFD9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Pr>
      </w:pPr>
      <w:r w:rsidRPr="00E56613">
        <w:rPr>
          <w:rFonts w:ascii="David" w:eastAsia="Times New Roman" w:hAnsi="David" w:cs="David"/>
          <w:b/>
          <w:i/>
          <w:snapToGrid w:val="0"/>
          <w:sz w:val="26"/>
          <w:szCs w:val="24"/>
          <w:rtl/>
        </w:rPr>
        <w:t>פרוגראמה לבדיקות מעבדה</w:t>
      </w:r>
    </w:p>
    <w:p w14:paraId="15BC69F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מבוטל</w:t>
      </w:r>
    </w:p>
    <w:p w14:paraId="783AEA7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מבוטל</w:t>
      </w:r>
    </w:p>
    <w:p w14:paraId="0741FC7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מפרט לגידור אתר הפרויקט</w:t>
      </w:r>
    </w:p>
    <w:p w14:paraId="097E8F3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מפרט שילוט הפרויקט</w:t>
      </w:r>
    </w:p>
    <w:p w14:paraId="5747DBE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שלט יועצים</w:t>
      </w:r>
    </w:p>
    <w:p w14:paraId="7ACB56D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סטנדרט יזם </w:t>
      </w:r>
    </w:p>
    <w:p w14:paraId="65CEC1C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אלומיניום </w:t>
      </w:r>
    </w:p>
    <w:p w14:paraId="47EDDE1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דו"ח פרטים והנחיות אקוסטיקה </w:t>
      </w:r>
    </w:p>
    <w:p w14:paraId="0B6D110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דו"ח, פרטים והנחיות איטום</w:t>
      </w:r>
    </w:p>
    <w:p w14:paraId="72335E7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מפרט ותכנון עקרוני של שוט אשפה וטיפול בו </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יוכן ע"י הקבלן </w:t>
      </w:r>
    </w:p>
    <w:p w14:paraId="37BBA6B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נספח שכר טרחת יועצים בגין שינויי דיירים </w:t>
      </w:r>
    </w:p>
    <w:p w14:paraId="34F69544" w14:textId="77777777" w:rsidR="00E56613" w:rsidRPr="00E56613" w:rsidRDefault="00E56613" w:rsidP="00237720">
      <w:pPr>
        <w:numPr>
          <w:ilvl w:val="2"/>
          <w:numId w:val="23"/>
        </w:numPr>
        <w:spacing w:before="120" w:beforeAutospacing="0" w:after="120" w:afterAutospacing="0" w:line="240" w:lineRule="auto"/>
        <w:ind w:left="1701" w:right="-709" w:hanging="73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טופס 3.1  אישור סיום עבודות בדירה וטופס 3.2 אישור סיום עבודות ברכוש המשותף</w:t>
      </w:r>
    </w:p>
    <w:p w14:paraId="72C917AF" w14:textId="77777777" w:rsidR="00E56613" w:rsidRPr="00E56613" w:rsidRDefault="00E56613" w:rsidP="00E56613">
      <w:pPr>
        <w:spacing w:before="0" w:beforeAutospacing="0" w:after="0" w:afterAutospacing="0" w:line="240" w:lineRule="auto"/>
        <w:ind w:left="3140" w:right="3140" w:hanging="2199"/>
        <w:jc w:val="both"/>
        <w:rPr>
          <w:rFonts w:ascii="David" w:eastAsia="Times New Roman" w:hAnsi="David" w:cs="David"/>
          <w:snapToGrid w:val="0"/>
          <w:sz w:val="24"/>
          <w:szCs w:val="24"/>
          <w:rtl/>
        </w:rPr>
      </w:pPr>
      <w:r w:rsidRPr="00E56613">
        <w:rPr>
          <w:rFonts w:ascii="David" w:eastAsia="Times New Roman" w:hAnsi="David" w:cs="David" w:hint="cs"/>
          <w:snapToGrid w:val="0"/>
          <w:sz w:val="26"/>
          <w:szCs w:val="24"/>
          <w:rtl/>
        </w:rPr>
        <w:t>3.1.43   מפרט למעבר בטוח להולכי רגל</w:t>
      </w:r>
    </w:p>
    <w:p w14:paraId="279E8771"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פקוח</w:t>
      </w:r>
    </w:p>
    <w:p w14:paraId="07BEBF10"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rtl/>
        </w:rPr>
      </w:pPr>
      <w:r w:rsidRPr="00E56613">
        <w:rPr>
          <w:rFonts w:ascii="David" w:eastAsia="Times New Roman" w:hAnsi="David" w:cs="David"/>
          <w:b/>
          <w:i/>
          <w:snapToGrid w:val="0"/>
          <w:sz w:val="26"/>
          <w:rtl/>
        </w:rPr>
        <w:t xml:space="preserve">    המזמין רשאי למנות מפקח אחד או יותר אשר ימלא את התפקידים המוטלים על המפקח בהתאם להוראות החוזה ובהתאם לחוק ארגון הפיקוח על העבודה תשי"ד-1954. הקבלן מתחייב למלא אחר הוראות המפקח ולציית לו. הזכות למזמין להחליף את המפקח ובלבד שיודיע על כך לקבלן.</w:t>
      </w:r>
    </w:p>
    <w:p w14:paraId="3BB48774"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7BD414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ככל שימונה מפקח, בצוע העבודות יהיה נתון לפיקוח המפקח. את ההוראות והתכניות בקשר לבצוע העבודות יקבל הקבלן רק באמצעות המפקח ואליו יעביר הקבלן את כל פניותיו.</w:t>
      </w:r>
    </w:p>
    <w:p w14:paraId="527E66A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636274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מבלי לגרוע מכלליות סמכויות המפקח כאמור לעיל רשאי המפקח:</w:t>
      </w:r>
    </w:p>
    <w:p w14:paraId="768CE717"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168A4E9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את העבודות ולפקח על בצוען, וכן לבדוק את טיב החומרים שמשתמשים בהם וטיב המלאכה הנעשית ע"י הקבלן.</w:t>
      </w:r>
    </w:p>
    <w:p w14:paraId="52F5228F"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213BBAE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לבדוק אם הקבלן מקיים התחייבויותיו עפ"י החוזה.</w:t>
      </w:r>
    </w:p>
    <w:p w14:paraId="0B7D88BC"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69F347D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להמציא לקבלן בכל עת במהלך בצוע העבודות הוראות ותכניות לבצוע העבודות.</w:t>
      </w:r>
    </w:p>
    <w:p w14:paraId="35182879"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7AD57F39"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להנחות את הקבלן להאט או להחיש את קצב עבודתו ולשנות את סדר הביצוע, בכפוף לאישור המזמין מראש ובכתב.</w:t>
      </w:r>
    </w:p>
    <w:p w14:paraId="6B7EA2A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4"/>
          <w:szCs w:val="24"/>
          <w:rtl/>
        </w:rPr>
      </w:pPr>
    </w:p>
    <w:p w14:paraId="743368C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חוות דעתו של המפקח תהיה מכרעת בכל הנוגע לפירוש התכניות, המפרט המיוחד, המפרט הכללי, מסמכי הבקשה להיתר, והעבודות, אופן בצוען, טיבן ומועדי בצוען.</w:t>
      </w:r>
    </w:p>
    <w:p w14:paraId="7347F229"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2A21F49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ישתף פעולה עם המפקח, יופיע לפגישות עמו במועד ובמקום שיקבע המפקח בלווית אותם בעלי מקצוע שידרוש המפקח, יעזור ויאפשר לו להיכנס בכל עת לאתר ולכל מקום אחר שבו נעשית עבודה כלשהי לבצוע החוזה (כולל בתי המלאכה) וכן לכל מקום שממנו מובאים חומרים, וישתף פעולה עם המפקח בכל דרך שתראה למפקח כמועילה לבצוע העבודות.</w:t>
      </w:r>
    </w:p>
    <w:p w14:paraId="73B0719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53034F1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אין בסמכויות המוקנות למפקח וכל שימוש שיעשה בהן על ידו כדי לשחרר את הקבלן מאחריותו ומהתחייבויותיו לפי חוזה זה או לצמצמן.</w:t>
      </w:r>
    </w:p>
    <w:p w14:paraId="40FD913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AB830A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מעשה או מחדל של המפקח יחייבו את המזמין, אך זאת בתנאים המוקדמים שאם הוראה כאמור העלולה להביא למעשה או מחדל תראה לקבלן כבלתי סבירה, יודיע הקבלן למזמין על עמדתו זו בכתב לפני בצוע ההוראה, וכן בתנאי שהקבלן יבצע את ההוראות שתינתנה לו על ידי המפקח במקצועיות ובדייקנות וכן בתנאי שהקבלן בירר עם המפקח כל הוראה שאינה ברורה.</w:t>
      </w:r>
    </w:p>
    <w:p w14:paraId="67309DA3"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4F1C5DEA" w14:textId="77777777" w:rsidR="00D904AB" w:rsidRDefault="00E56613" w:rsidP="00D904AB">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 xml:space="preserve">   כל עוד לא הורה המזמין לקבלן אחרת, יהיה המפקח כאמור בנספח 3.1.1 ואולם במקרה ולא ימונה מפקח, וכן בכל עת אשר במהלכה לא יכהן בפועל מפקח, תהיינה למזמין כל סמכויות המפקח. </w:t>
      </w:r>
    </w:p>
    <w:p w14:paraId="0E4BC2D6" w14:textId="77777777" w:rsidR="00D904AB" w:rsidRPr="00C24089" w:rsidRDefault="00D904AB" w:rsidP="00C24089">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Pr>
        <w:br w:type="page"/>
      </w:r>
    </w:p>
    <w:p w14:paraId="0B7E43A4"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lastRenderedPageBreak/>
        <w:t xml:space="preserve">הצהרות הקבלן </w:t>
      </w:r>
    </w:p>
    <w:p w14:paraId="05F5B16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הקבלן מצהיר ומתחייב כי:</w:t>
      </w:r>
    </w:p>
    <w:p w14:paraId="3DA2EF64"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הינו קבלן רשום לפי חוק רישום קבלנים לעבודות הנדסה בנאיות תשכ"ט - 1969 באופן ובסיווג התואמים היקף העבודות וטיבן וכי ביצע עבודות בהיקפים דומים בעבר. העתק של רישיון הקבלן לעבודות הנדסה בנאיות יצורף לחוזה כנספח _3.1.17.</w:t>
      </w:r>
    </w:p>
    <w:p w14:paraId="2EC6B3A9"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17E7163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קרא את החוזה לפני חתימתו, וכי החוזה על כל נספחיו כולל את כל הדרוש למילוי תנאיו.</w:t>
      </w:r>
    </w:p>
    <w:p w14:paraId="174B0755"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Pr>
      </w:pPr>
    </w:p>
    <w:p w14:paraId="3464FDD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ביקר באתר, בדקו והינו יודע את מצבו, את התנאים והנסיבות בהם יהיה עליו לבצע את העבודות ואת כל שאר הגורמים העלולים להשפיע על בצוע העבודות ועל קצב התקדמותן, לרבות - אך מבלי לגרוע מכלליות האמור - טיב הקרקע, התשתיות באזור, צנרת ומתקנים תת-קרקעיים, מפגעים ואלמנטים אחרים שיש לסלקם ו/או לעבוד במשנה זהירות בסמוך אליהם, התנהלותה של תנועה ערה של עוברים ושבים ואחרים בסביבת האתר וחובתו להתאים פעולותיו, כך שלא יפריעו לה, דרכי גישה לאתר ובאתר, מבנים סמוכים קיימים ומתוכננים הימצאותה של פסולת מעל ומתחת לפני השטח אשר עליו לסלקה, אתרי פינוי פסולת, מכיר את כל דרישות הרשויות בכלל והרשות המקומית בפרט וכל גורמים אחרים לרבות אלה המפורטים בנספח 3.1.1. ידוע ומוסכם עליו כי אין באזכורם או באי אזכורם של גורמים אלו או אחרים בנספח 3.1.1, שיש או שיכולה להיות להם השפעה על העבודות וקצב בצוען, כדי לגרוע מהצהרת הקבלן או מאחריותו על פי סעיף זה ו/או כדי לבסס דרישה כספית כלשהי או טענה כלשהי מצידו בדבר איחור כלשהו והוא מוותר בקשר לכך על כל טענה ו/או תביעה כלפי המזמין לרבות אך לא רק על יסוד טענת אי ידיעה ו/או אי הבנה כולל סטנדרט החומרים ורמת הספקים וקבלני המשנה.</w:t>
      </w:r>
    </w:p>
    <w:p w14:paraId="216A7F77"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0DA8BCB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בדק ומצא את האתר במצבו הנוכחי "</w:t>
      </w:r>
      <w:r w:rsidRPr="00E56613">
        <w:rPr>
          <w:rFonts w:ascii="David" w:eastAsia="Times New Roman" w:hAnsi="David" w:cs="David"/>
          <w:b/>
          <w:i/>
          <w:snapToGrid w:val="0"/>
          <w:sz w:val="26"/>
          <w:szCs w:val="24"/>
        </w:rPr>
        <w:t>AS IS</w:t>
      </w:r>
      <w:r w:rsidRPr="00E56613">
        <w:rPr>
          <w:rFonts w:ascii="David" w:eastAsia="Times New Roman" w:hAnsi="David" w:cs="David"/>
          <w:b/>
          <w:i/>
          <w:snapToGrid w:val="0"/>
          <w:sz w:val="26"/>
          <w:szCs w:val="24"/>
          <w:rtl/>
        </w:rPr>
        <w:t>" כשהוא ראוי ומוכן לתחילת בצוע העבודות, וידוע לו כי עם תחילת ביצוע העבודות, יקבל קובץ ממוחשב המכיל קואורדינטות ארציות לסימון גבולותיו. כל עבודות המדידה והעמדת מבנים בפרויקט תבוצענה ע"י הקבלן ועל חשבונו.</w:t>
      </w:r>
    </w:p>
    <w:p w14:paraId="1D5C931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ידועים לו החומרים, כח האדם והאמצעים הנדרשים לבצוע העבודות בהתאם להוראות החוזה וכיצד ניתן לספקם והם נמצאים ברשותו או בהישג ידו לרבות קשר יעיל שוטף ותקין לספק אינטרנט, והינו מסוגל מכל הבחינות לבצע את העבודות בהתאם להוראות החוזה.</w:t>
      </w:r>
    </w:p>
    <w:p w14:paraId="0382E42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4F781C2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קיבל את כל ההסברים מהם יכול היה לקבל תמונה מספקת על פרטי העבודות והיקפן, הביא בחשבון שההסברים שקיבל אינם מהווים מפרטים מלאים, אולם הם היו מספיקים על מנת לתת לקבלן תמונה נאמנה של העבודות שעליו לבצע וכן די בהם כדי להביא בחשבון את כל הפרטים החסרים והנוספים שיחדיו יהוו מפרט מלא של העבודות.</w:t>
      </w:r>
    </w:p>
    <w:p w14:paraId="4DDD493B" w14:textId="77777777" w:rsidR="00E56613" w:rsidRPr="00E56613" w:rsidRDefault="00E56613" w:rsidP="00E56613">
      <w:pPr>
        <w:spacing w:before="0" w:beforeAutospacing="0" w:after="0" w:afterAutospacing="0" w:line="240" w:lineRule="auto"/>
        <w:ind w:left="1588" w:right="1588"/>
        <w:jc w:val="both"/>
        <w:outlineLvl w:val="2"/>
        <w:rPr>
          <w:rFonts w:ascii="David" w:eastAsia="Times New Roman" w:hAnsi="David" w:cs="David"/>
          <w:snapToGrid w:val="0"/>
          <w:sz w:val="26"/>
          <w:szCs w:val="24"/>
          <w:rtl/>
        </w:rPr>
      </w:pPr>
    </w:p>
    <w:p w14:paraId="3D4F2B5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לו כי הבקשה להיתר הבניה (גרמושקה) שתחייב אותו עפ"י חוזה זה הינה התכנית, כפי שתאושר בפועל ע"י רשויות התכנון ושתהיה מצורפת להיתר הבניה לרבות שינויים לתכנית הגשה זו ופיצולה לשלבים על כל הכרוך בכך ובתנאי שלא יהיו בה שינויים מהותיים לעומת תכנית ההגשה המצורפת כנספח 3.1.5 לחוזה. במקרה של שינויים מהותיים כאמור, יהיה זכאי הקבלן לתוספת תשלום, כפי שתקבע ע"י המפקח בהתאם לסעיף 22.4 להלן ובכפוף לאמור בסעיף 6.6.23 להלן. וזאת בכפיפה לכך שהשינוי יצדיק מתן תוספת עקב עבודה נוספת ועלויות נוספות לקבלן.</w:t>
      </w:r>
    </w:p>
    <w:p w14:paraId="213E3FFC"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C2973C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קיבל תכניות עבודה ומפרטים המאפשרים את התחלת בצוע</w:t>
      </w:r>
      <w:r w:rsidRPr="00E56613">
        <w:rPr>
          <w:rFonts w:ascii="David" w:eastAsia="Times New Roman" w:hAnsi="David" w:cs="David"/>
          <w:b/>
          <w:i/>
          <w:snapToGrid w:val="0"/>
          <w:sz w:val="26"/>
          <w:szCs w:val="24"/>
          <w:rtl/>
        </w:rPr>
        <w:t xml:space="preserve"> העבודות.</w:t>
      </w:r>
    </w:p>
    <w:p w14:paraId="0D4C3D5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בכפוף למותנה בסעיף 5.7.8 להלן, על המזמין לספק לקבלן באמצעות המפקח, את מסמכי התכנון עד לא יאוחר מהמועד, שלפי קביעת המפקח, יאפשר ביצוע העבודות במועדן המאוחר עפ"י לוח הזמנים המפורט, בכפוף לאספקת המידע והתכניות שבאחריות מתכנני ויועצי הקבלן הנזכרים בסעיף 5.7.8 להלן במועד סביר מראש, למזמין. ואולם כל עוד לא מונה מפקח, הקבלן מתחייב לפנות ישירות ליועצים על מנת לקבל מהם התכניות הדרושות, ורק במקרה של אי שיתוף פעולה מצד היועצים, יפנה הקבלן למזמין לצורך זירוז היועצים. המזמין רשאי אך לא חייב, להורות לקבלן לפנות ישירות למתכננים במועד הנדרש לקבלת תכניות ביצוע, נתונים חסרים והבהרות ולתאם בין המתכננים במקרים של חוסר התאמה בין תכניותיהם. בכל מקרה בו קיבל הקבלן הנחיות ישירות מהמתכננים ולדעתו יש ביישום הנחיות אלה או כל חלק מהן משום סתירה עם מסמך ממסמכי החוזה, עליו להודיע על כך מיד למזמין ולקבל את אישורו ליישום כאמור. </w:t>
      </w:r>
    </w:p>
    <w:p w14:paraId="40DAF41F"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2AD4333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להגיש למפקח סמוך לאחר חתימת חוזה זה הצעה לגבי רשימת מסמכי התכנון הנדרשים לו לבצוע העבודות והמועדים לאספקתם, ככל שאלה לא צורפו כנספחים לחוזה עובר לחתימתו. המפקח יהיה הקובע בלעדית מהם מסמכי התכנון ומועדי אספקתם הנדרשים לבצוע העבודות לפי לוח הזמנים.</w:t>
      </w:r>
    </w:p>
    <w:p w14:paraId="29BD7250" w14:textId="77777777" w:rsidR="00E56613" w:rsidRPr="00E56613" w:rsidRDefault="00E56613" w:rsidP="00E56613">
      <w:pPr>
        <w:tabs>
          <w:tab w:val="num" w:pos="1366"/>
        </w:tabs>
        <w:spacing w:before="0" w:beforeAutospacing="0" w:after="0" w:afterAutospacing="0" w:line="240" w:lineRule="auto"/>
        <w:ind w:left="1224" w:right="3140" w:hanging="1000"/>
        <w:jc w:val="both"/>
        <w:rPr>
          <w:rFonts w:ascii="David" w:eastAsia="Times New Roman" w:hAnsi="David" w:cs="David"/>
          <w:snapToGrid w:val="0"/>
          <w:sz w:val="24"/>
          <w:szCs w:val="24"/>
          <w:rtl/>
        </w:rPr>
      </w:pPr>
    </w:p>
    <w:p w14:paraId="63D73CC7"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אי אספקת מסמך תכנון ע"י המזמין במועד שנקבע ע"י המפקח לא תיחשב כהפרת החוזה אולם אפשר שתובא בחשבון ע"י המפקח כגורם המצדיק איחור בבצוע העבודות, ובלבד שאם סופק מסמך תכנון עשרה ימים לפני הבצוע בפועל של אותו חלק של העבודות שמסמך התכנון מתיחס אליו יחשב מסמך התכנון כמוגש לקבלן במועד אף אם הוגש שלא במועד שנקבע להגשתו.</w:t>
      </w:r>
    </w:p>
    <w:p w14:paraId="534396B4" w14:textId="77777777" w:rsidR="00E56613" w:rsidRPr="00E56613" w:rsidRDefault="00E56613" w:rsidP="00E56613">
      <w:pPr>
        <w:tabs>
          <w:tab w:val="num" w:pos="1366"/>
        </w:tabs>
        <w:spacing w:before="0" w:beforeAutospacing="0" w:after="0" w:afterAutospacing="0" w:line="240" w:lineRule="auto"/>
        <w:ind w:left="1224" w:right="2140" w:hanging="600"/>
        <w:jc w:val="both"/>
        <w:rPr>
          <w:rFonts w:ascii="David" w:eastAsia="Times New Roman" w:hAnsi="David" w:cs="David"/>
          <w:snapToGrid w:val="0"/>
          <w:sz w:val="24"/>
          <w:szCs w:val="24"/>
          <w:rtl/>
        </w:rPr>
      </w:pPr>
    </w:p>
    <w:p w14:paraId="62F94D4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אין באמור לעיל כדי לגרוע מזכות המזמין ו/או המפקח להוסיף</w:t>
      </w:r>
      <w:r w:rsidRPr="00E56613">
        <w:rPr>
          <w:rFonts w:ascii="David" w:eastAsia="Times New Roman" w:hAnsi="David" w:cs="David"/>
          <w:b/>
          <w:i/>
          <w:snapToGrid w:val="0"/>
          <w:sz w:val="26"/>
          <w:szCs w:val="24"/>
          <w:rtl/>
        </w:rPr>
        <w:t xml:space="preserve"> מעת לעת תוך כדי ביצוע העבודות ובהתאם לקצב התקדמותן הוראות נוספות לרבות מסמכי תכנון וביאורים לפי הצורך, על אלה שפורטו על ידי המפקח כאמור בסעיף 5.7.4 לעיל, והקבלן מתחייב לבצע את העבודות בהתאם לאותן הוראות, תכניות ובאורים, מבלי שיהא זכאי לתוספת תשלום בשל כך.</w:t>
      </w:r>
    </w:p>
    <w:p w14:paraId="1115BCF7" w14:textId="77777777" w:rsidR="00E56613" w:rsidRPr="00E56613" w:rsidRDefault="00E56613" w:rsidP="00E56613">
      <w:pPr>
        <w:tabs>
          <w:tab w:val="num" w:pos="1366"/>
          <w:tab w:val="right" w:pos="6880"/>
        </w:tabs>
        <w:spacing w:before="0" w:beforeAutospacing="0" w:after="0" w:afterAutospacing="0" w:line="240" w:lineRule="auto"/>
        <w:ind w:left="1224" w:right="3140" w:hanging="1600"/>
        <w:jc w:val="both"/>
        <w:rPr>
          <w:rFonts w:ascii="David" w:eastAsia="Times New Roman" w:hAnsi="David" w:cs="David"/>
          <w:snapToGrid w:val="0"/>
          <w:sz w:val="24"/>
          <w:szCs w:val="24"/>
          <w:rtl/>
        </w:rPr>
      </w:pPr>
    </w:p>
    <w:p w14:paraId="09FEF6F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מאחר ולא קיימת אפשרות טכנית לתאר כל פרט ופרט מן השאלות הטכניות שתתעוררנה במהלך ביצוע העבודות, ובשים לב לכך שחלק מהתכניות עדיין אינו מוכן בשלב זה, ואלה תצורפנה לחוזה בעתיד, מוסכם בין הצדדים שכל שאלה שתתעורר עקב זאת, תיפתר בעת מהלך העבודה ע"י המפקח וכל הוראה שתינתן על ידו תיחשב כאילו פורטה בחוזה מראש. עוד מובהר כי האמור בסעיף זה כבר נכלל ע"י הצדדים במחיר הכולל כהגדרתו בסעיף 6 להלן, והקבלן לא יהיה זכאי לכל תמורה ו/או תשלום נוסף בקשר לכך.</w:t>
      </w:r>
    </w:p>
    <w:p w14:paraId="15564F02" w14:textId="77777777" w:rsidR="00E56613" w:rsidRPr="00E56613" w:rsidRDefault="00E56613" w:rsidP="00E56613">
      <w:pPr>
        <w:tabs>
          <w:tab w:val="num" w:pos="1366"/>
        </w:tabs>
        <w:spacing w:before="120" w:beforeAutospacing="0" w:after="0" w:afterAutospacing="0" w:line="240" w:lineRule="auto"/>
        <w:ind w:left="1224"/>
        <w:jc w:val="both"/>
        <w:outlineLvl w:val="2"/>
        <w:rPr>
          <w:rFonts w:ascii="David" w:eastAsia="Times New Roman" w:hAnsi="David" w:cs="David"/>
          <w:snapToGrid w:val="0"/>
          <w:sz w:val="26"/>
          <w:szCs w:val="24"/>
          <w:rtl/>
        </w:rPr>
      </w:pPr>
    </w:p>
    <w:p w14:paraId="2B21C65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אף האמור בסעיף 5.7.3 לעיל מוסכם ומובהר בזאת כי</w:t>
      </w:r>
      <w:r w:rsidRPr="00E56613">
        <w:rPr>
          <w:rFonts w:ascii="David" w:eastAsia="Times New Roman" w:hAnsi="David" w:cs="David"/>
          <w:b/>
          <w:i/>
          <w:snapToGrid w:val="0"/>
          <w:sz w:val="26"/>
          <w:szCs w:val="24"/>
          <w:rtl/>
        </w:rPr>
        <w:t xml:space="preserve"> המזמין לא יספק בכל מקרה מסמכי תכנון מפורט בקשר למפורט להלן, ועל הקבלן להעסיק מתכננים, על </w:t>
      </w:r>
      <w:r w:rsidRPr="00E56613">
        <w:rPr>
          <w:rFonts w:ascii="David" w:eastAsia="Times New Roman" w:hAnsi="David" w:cs="David"/>
          <w:snapToGrid w:val="0"/>
          <w:sz w:val="26"/>
          <w:szCs w:val="24"/>
          <w:rtl/>
        </w:rPr>
        <w:t>חשבונו ובאחריותו (שלא ייפסלו ע"י המזמין) ולהכין את התכנון והתכניות</w:t>
      </w:r>
      <w:r w:rsidRPr="00E56613">
        <w:rPr>
          <w:rFonts w:ascii="David" w:eastAsia="Times New Roman" w:hAnsi="David" w:cs="David"/>
          <w:b/>
          <w:i/>
          <w:snapToGrid w:val="0"/>
          <w:sz w:val="26"/>
          <w:szCs w:val="24"/>
          <w:rtl/>
        </w:rPr>
        <w:t xml:space="preserve"> המפורטות בנספח 3.1.1.</w:t>
      </w:r>
    </w:p>
    <w:p w14:paraId="49C1A29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להגיש התכניות הנ"ל לאישור המזמין, המפקח והיועצים אשר רשאים לדרוש ביצוע תיקונים בתכניות וכן רשאים לפסול אלמנטים המוצעים ע"י הקבלן ו/או מי מטעמו והקבלן יישא באחריות המלאה והבלעדית בכל הכרוך בתכניות אלה. המתכננים יחתמו בפני רשויות התכנון כאחראים לתכנון ולביקורת ו/או כעורכי הבקשה בתחומם, ככל שיידרש ע"י המזמין.</w:t>
      </w:r>
    </w:p>
    <w:p w14:paraId="24871ED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p>
    <w:p w14:paraId="6EB63F52"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רשאי להמציא לאישור מוקדם של המזמין ויועציו, מסמכי תכנון חלופיים לאלה שהומצאו לו. אין באמור כדי לגרוע מזכות המזמין ו/או יועציו שלא לאשר ו/או לאשר בתנאים, מסמכי תכנון חלופיים אלה.</w:t>
      </w:r>
    </w:p>
    <w:p w14:paraId="60A80F3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2A5DB170"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באחריות הקבלן לוודא התאמה בין מסמכי התכנון של המתכננים והיועצים לבין עצמם לרבות בינם לבין התכניות שיוכנו באחריותו כאמור </w:t>
      </w:r>
      <w:r w:rsidRPr="00E56613">
        <w:rPr>
          <w:rFonts w:ascii="David" w:eastAsia="Times New Roman" w:hAnsi="David" w:cs="David"/>
          <w:b/>
          <w:i/>
          <w:snapToGrid w:val="0"/>
          <w:sz w:val="26"/>
          <w:szCs w:val="24"/>
          <w:rtl/>
        </w:rPr>
        <w:lastRenderedPageBreak/>
        <w:t>בסעיף 5.7.8 לעיל, בינם לבין ההיתר ותנאיו וכן בין תכניות המכר המצורפות לחוזי המכר שבין המזמין לרוכשים לבין ההיתר והתכניות לביצוע. כל שינוי שיהיה צורך לבצע בשל אי התאמה בין התכניות כאמור לבין עצמן יחול על הקבלן. באחריות הקבלן לתאם התכנון שלו מול כל מתכנני ויועצי המזמין ואלה של הרשויות הרלוונטיות.</w:t>
      </w:r>
    </w:p>
    <w:p w14:paraId="676CEF73"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4"/>
          <w:szCs w:val="24"/>
        </w:rPr>
      </w:pPr>
    </w:p>
    <w:p w14:paraId="592AFFD8"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לקבלן רשות להשתמש במסמכי התכנון לצורך אחר פרט לשם ביצוע העבודות עפ"י החוזה.</w:t>
      </w:r>
    </w:p>
    <w:p w14:paraId="61A5DEFA"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3368110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על אף האמור בסעיף 5.7 לעיל, לבצוע העבודות ישמשו מסמכי התכנון אך ורק אם נשאו חותמת "לבצוע" של המפקח או נציג המזמין במידה ולא מונה, שכן מסמכי התכנון שצורפו כנספחים לחוזה הינם עקרוניים בלבד. קיבל הקבלן מסמכי תכנון שאינם נושאים חותמת "לבצוע", עליו להפנות מיד תשומת לב המפקח לכך ולנהוג לפי הוראותיו.</w:t>
      </w:r>
    </w:p>
    <w:p w14:paraId="3A62558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להעביר לאישור המזמין פרטי כל קבלני המשנה עד לא יאוחר מ-3 חודשים ממועד צו התחלת עבודה, ולהתקשר עם הקבלנים ו/או הספקים הממונים שיימסרו לו ע"י המזמין לביצוע מטבחים, אספקת ריצוף, חיפויים, כלים סניטריים וברזים, דלתות כניסה ודלתות פנים בדירות. המזמין רשאי להורות לקבלן להתקשר עם אחד, שנים או שלושה קבלני משנה ו/או ספקים בכל תחום. אין באמור לגרוע מזכות המזמין כמפורט בסעיף 19.16 להלן.</w:t>
      </w:r>
    </w:p>
    <w:p w14:paraId="6978961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ממונה</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בטיחות </w:t>
      </w:r>
      <w:r w:rsidRPr="00E56613">
        <w:rPr>
          <w:rFonts w:ascii="David" w:eastAsia="Times New Roman" w:hAnsi="David" w:cs="David" w:hint="cs"/>
          <w:b/>
          <w:i/>
          <w:snapToGrid w:val="0"/>
          <w:sz w:val="26"/>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 וזאת </w:t>
      </w:r>
      <w:r w:rsidRPr="00E56613">
        <w:rPr>
          <w:rFonts w:ascii="David" w:eastAsia="Times New Roman" w:hAnsi="David" w:cs="David"/>
          <w:b/>
          <w:i/>
          <w:snapToGrid w:val="0"/>
          <w:sz w:val="26"/>
          <w:szCs w:val="24"/>
          <w:rtl/>
        </w:rPr>
        <w:t xml:space="preserve">על פי תקנות ארגון הפיקוח על העבודה (ממונים על הבטיחות) תשנ"ו 1996 (להלן בהתאמה: </w:t>
      </w:r>
      <w:r w:rsidRPr="00E56613">
        <w:rPr>
          <w:rFonts w:ascii="David" w:eastAsia="Times New Roman" w:hAnsi="David" w:cs="David"/>
          <w:bCs/>
          <w:i/>
          <w:snapToGrid w:val="0"/>
          <w:sz w:val="26"/>
          <w:szCs w:val="24"/>
          <w:rtl/>
        </w:rPr>
        <w:t>"הממונה על הבטיחות"</w:t>
      </w:r>
      <w:r w:rsidRPr="00E56613">
        <w:rPr>
          <w:rFonts w:ascii="David" w:eastAsia="Times New Roman" w:hAnsi="David" w:cs="David"/>
          <w:b/>
          <w:i/>
          <w:snapToGrid w:val="0"/>
          <w:sz w:val="26"/>
          <w:szCs w:val="24"/>
          <w:rtl/>
        </w:rPr>
        <w:t>, "</w:t>
      </w:r>
      <w:r w:rsidRPr="00E56613">
        <w:rPr>
          <w:rFonts w:ascii="David" w:eastAsia="Times New Roman" w:hAnsi="David" w:cs="David"/>
          <w:bCs/>
          <w:i/>
          <w:snapToGrid w:val="0"/>
          <w:sz w:val="26"/>
          <w:szCs w:val="24"/>
          <w:rtl/>
        </w:rPr>
        <w:t>התקנות</w:t>
      </w:r>
      <w:r w:rsidRPr="00E56613">
        <w:rPr>
          <w:rFonts w:ascii="David" w:eastAsia="Times New Roman" w:hAnsi="David" w:cs="David"/>
          <w:b/>
          <w:i/>
          <w:snapToGrid w:val="0"/>
          <w:sz w:val="26"/>
          <w:szCs w:val="24"/>
          <w:rtl/>
        </w:rPr>
        <w:t xml:space="preserve">"). </w:t>
      </w:r>
    </w:p>
    <w:p w14:paraId="52225C46"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4"/>
          <w:szCs w:val="24"/>
          <w:rtl/>
        </w:rPr>
        <w:t xml:space="preserve">להסרת ספקות יובהר כי הקבלן יהא אחראי בלעדית למינויו ולכל עניין הכרוך בהפעלתו ובפעולתו על פי התקנות ועפ"י כל דין, של ממונה על הבטיחות מטעם מבצע בניה כהגדרתו בתקנות וזאת על חשבונו של הקבלן בלבד. </w:t>
      </w:r>
    </w:p>
    <w:p w14:paraId="0B3ACF8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ולרשויות בדבר מינויו ו/או החלפתו עפ"י דין של ממונה על הבטיחות, בדבר קבלת אישור על פי דין למינוי וכן ידווח הקבלן למזמין בדבר כל עניין אחר הכרוך בממונה על הבטיחות.</w:t>
      </w:r>
    </w:p>
    <w:p w14:paraId="6A396A8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37B8A51F"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snapToGrid w:val="0"/>
          <w:sz w:val="24"/>
          <w:szCs w:val="24"/>
          <w:rtl/>
        </w:rPr>
      </w:pPr>
      <w:r w:rsidRPr="00E56613">
        <w:rPr>
          <w:rFonts w:ascii="David" w:eastAsia="Times New Roman" w:hAnsi="David" w:cs="David"/>
          <w:snapToGrid w:val="0"/>
          <w:sz w:val="24"/>
          <w:szCs w:val="24"/>
          <w:rtl/>
        </w:rPr>
        <w:t>הממונה על הבטיחות יחתום לפי דרישת המזמין על כל מסמך שיידרש ע"י הרשויות לשם דיווח בדבר מינויו.</w:t>
      </w:r>
    </w:p>
    <w:p w14:paraId="41A3553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lastRenderedPageBreak/>
        <w:t>הקבלן ידאג להעברת הצהרה חתומה ע"י הממונה על הבטיחות בדבר היעדר יחסי עובד מעביד בינו לבין המזמין בנוסח המצ"ב כנספח 3.1.19 לחוזה זה.</w:t>
      </w:r>
    </w:p>
    <w:p w14:paraId="3208758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0992448B" w14:textId="77777777" w:rsidR="00E56613" w:rsidRPr="00E56613" w:rsidRDefault="00E56613" w:rsidP="00E56613">
      <w:pPr>
        <w:spacing w:before="0" w:beforeAutospacing="0" w:after="0" w:afterAutospacing="0" w:line="240" w:lineRule="auto"/>
        <w:ind w:left="964"/>
        <w:jc w:val="both"/>
        <w:rPr>
          <w:rFonts w:ascii="Times New Roman" w:eastAsia="Times New Roman" w:hAnsi="Times New Roman" w:cs="David"/>
          <w:sz w:val="24"/>
          <w:szCs w:val="24"/>
        </w:rPr>
      </w:pPr>
      <w:r w:rsidRPr="00E56613">
        <w:rPr>
          <w:rFonts w:ascii="Times New Roman" w:eastAsia="Times New Roman" w:hAnsi="Times New Roman" w:cs="David"/>
          <w:sz w:val="24"/>
          <w:szCs w:val="24"/>
          <w:rtl/>
        </w:rPr>
        <w:t xml:space="preserve">מבלי לגרוע מהאמור לעיל, ובנוסף לכל המינויים החלים על הקבלן על פי הוראות סעיף 5 זה, </w:t>
      </w:r>
      <w:r w:rsidRPr="00E56613">
        <w:rPr>
          <w:rFonts w:ascii="Times New Roman" w:eastAsia="Times New Roman" w:hAnsi="Times New Roman" w:cs="David" w:hint="cs"/>
          <w:sz w:val="24"/>
          <w:szCs w:val="24"/>
          <w:rtl/>
        </w:rPr>
        <w:t>רשאי המזמין</w:t>
      </w:r>
      <w:r w:rsidRPr="00E56613">
        <w:rPr>
          <w:rFonts w:ascii="Times New Roman" w:eastAsia="Times New Roman" w:hAnsi="Times New Roman" w:cs="David"/>
          <w:sz w:val="24"/>
          <w:szCs w:val="24"/>
          <w:rtl/>
        </w:rPr>
        <w:t xml:space="preserve"> להתקשר עם </w:t>
      </w:r>
      <w:r w:rsidRPr="00E56613">
        <w:rPr>
          <w:rFonts w:ascii="Times New Roman" w:eastAsia="Times New Roman" w:hAnsi="Times New Roman" w:cs="David" w:hint="cs"/>
          <w:sz w:val="24"/>
          <w:szCs w:val="24"/>
          <w:rtl/>
        </w:rPr>
        <w:t>מנהל</w:t>
      </w:r>
      <w:r w:rsidRPr="00E56613">
        <w:rPr>
          <w:rFonts w:ascii="Times New Roman" w:eastAsia="Times New Roman" w:hAnsi="Times New Roman" w:cs="David"/>
          <w:sz w:val="24"/>
          <w:szCs w:val="24"/>
          <w:rtl/>
        </w:rPr>
        <w:t xml:space="preserve"> בטיחות(להלן: "</w:t>
      </w:r>
      <w:r w:rsidRPr="00E56613">
        <w:rPr>
          <w:rFonts w:ascii="Times New Roman" w:eastAsia="Times New Roman" w:hAnsi="Times New Roman" w:cs="David"/>
          <w:b/>
          <w:bCs/>
          <w:sz w:val="24"/>
          <w:szCs w:val="24"/>
          <w:rtl/>
        </w:rPr>
        <w:t>יועץ הבטיחות</w:t>
      </w:r>
      <w:r w:rsidRPr="00E56613">
        <w:rPr>
          <w:rFonts w:ascii="Times New Roman" w:eastAsia="Times New Roman" w:hAnsi="Times New Roman" w:cs="David"/>
          <w:sz w:val="24"/>
          <w:szCs w:val="24"/>
          <w:rtl/>
        </w:rPr>
        <w:t xml:space="preserve">"), </w:t>
      </w:r>
      <w:r w:rsidRPr="00E56613">
        <w:rPr>
          <w:rFonts w:ascii="Times New Roman" w:eastAsia="Times New Roman" w:hAnsi="Times New Roman" w:cs="David" w:hint="cs"/>
          <w:sz w:val="24"/>
          <w:szCs w:val="24"/>
          <w:rtl/>
        </w:rPr>
        <w:t xml:space="preserve">מטעמו </w:t>
      </w:r>
      <w:r w:rsidRPr="00E56613">
        <w:rPr>
          <w:rFonts w:ascii="Times New Roman" w:eastAsia="Times New Roman" w:hAnsi="Times New Roman" w:cs="David"/>
          <w:sz w:val="24"/>
          <w:szCs w:val="24"/>
          <w:rtl/>
        </w:rPr>
        <w:t>לצורך ביצוע פיקוח עליון על הבטיחות באתר ומתן חוות דעת מקצועית בנושא. על הקבלן לפעול בהתאם לדו"חות אשר יופקו על ידי יועץ הבטיחות החיצוני.</w:t>
      </w:r>
    </w:p>
    <w:p w14:paraId="4B5C435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4"/>
          <w:szCs w:val="24"/>
          <w:rtl/>
        </w:rPr>
      </w:pPr>
    </w:p>
    <w:p w14:paraId="2D8F447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C4201A9"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 xml:space="preserve">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w:t>
      </w:r>
    </w:p>
    <w:p w14:paraId="3B46A35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המזמין לא יתנגד, בכפיפה לקבלת אישור העירייה, קבלת כל אישור על פי דין ובכפיפה לקיום כל הוראות תקנות התכנון, כי אותו אדם ישמש כאחראי על הביקורת ו/או על הביצוע מטעם הקבלן.</w:t>
      </w:r>
    </w:p>
    <w:p w14:paraId="1FF4E64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ידווח למזמין בדבר מינויו של האחראי על הביקורת, בדבר קבלת אישור על פי דין למיני וכן ידווח הקבלן למזמין בדבר כל עניין אחר הכרוך באחראי על הביקורת לרבות הליכים הקשורים בהחלפתו עפ"י דין.</w:t>
      </w:r>
    </w:p>
    <w:p w14:paraId="1133B31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הקבלן יהיה אחראי לכל נזק אשר יגרם למזמין בגין הפרת התחייבויותיו של הקבלן כדלעיל.</w:t>
      </w:r>
    </w:p>
    <w:p w14:paraId="076A967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Cs/>
          <w:i/>
          <w:snapToGrid w:val="0"/>
          <w:sz w:val="24"/>
          <w:szCs w:val="24"/>
          <w:u w:val="single"/>
          <w:rtl/>
        </w:rPr>
      </w:pPr>
      <w:r w:rsidRPr="00E56613">
        <w:rPr>
          <w:rFonts w:ascii="David" w:eastAsia="Times New Roman" w:hAnsi="David" w:cs="David"/>
          <w:bCs/>
          <w:i/>
          <w:snapToGrid w:val="0"/>
          <w:sz w:val="24"/>
          <w:szCs w:val="24"/>
          <w:u w:val="single"/>
          <w:rtl/>
        </w:rPr>
        <w:t>האחראי על הביקורת יחתום לפי דרישת המזמין על כל מסמך שיידרש ע"י הרשויות לשם דיווח בדבר מינויו.</w:t>
      </w:r>
    </w:p>
    <w:p w14:paraId="1F1BC2B4"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07093AF3"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מן האמור בחוזה זה מתחייב הקבלן למנות אחראי על ביצוע השלד כמובנו על פי תקנות התכנון (להלן: </w:t>
      </w:r>
      <w:r w:rsidRPr="00E56613">
        <w:rPr>
          <w:rFonts w:ascii="David" w:eastAsia="Times New Roman" w:hAnsi="David" w:cs="David"/>
          <w:bCs/>
          <w:i/>
          <w:snapToGrid w:val="0"/>
          <w:sz w:val="26"/>
          <w:szCs w:val="24"/>
          <w:rtl/>
        </w:rPr>
        <w:t>"האחראי על ביצוע השלד"</w:t>
      </w:r>
      <w:r w:rsidRPr="00E56613">
        <w:rPr>
          <w:rFonts w:ascii="David" w:eastAsia="Times New Roman" w:hAnsi="David" w:cs="David"/>
          <w:b/>
          <w:i/>
          <w:snapToGrid w:val="0"/>
          <w:sz w:val="26"/>
          <w:szCs w:val="24"/>
          <w:rtl/>
        </w:rPr>
        <w:t>).</w:t>
      </w:r>
    </w:p>
    <w:p w14:paraId="082741A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להסרת ספקות יובהר כי הקבלן יהא אחראי בלעדית למינויו ולכל עניין הכרוך בהפעלתו ובפעולתו על פי תקנות התכנון ועפ"י כל דין, של האחראי על ביצוע השלד, וזאת על חשבונו של הקבלן בלבד.</w:t>
      </w:r>
    </w:p>
    <w:p w14:paraId="650ED1E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ידווח למזמין בדבר מינויו של האחראי על ביצוע השלד, בדבר קבלת אישור על פי דין למינוי וכן ידווח הקבלן למזמין בדבר כל עניין אחר הכרוך באחראי על ביצוע השלד לרבות בהליכים הקשורים בהחלפתו עפ"י דין.</w:t>
      </w:r>
    </w:p>
    <w:p w14:paraId="0496644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אחראי לכל נזק אשר יגרם למזמין בגין הפרת התחייבויותיו של הקבלן כדלעיל.</w:t>
      </w:r>
    </w:p>
    <w:p w14:paraId="1891D2D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האחראי על ביצוע השלד יחתום לפי דרישת המזמין על כל מסמך שיידרש ע"י הרשויות לשם דיווח בדבר מינויו.</w:t>
      </w:r>
    </w:p>
    <w:p w14:paraId="2D52037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E5B5D52"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trike/>
          <w:snapToGrid w:val="0"/>
          <w:sz w:val="24"/>
          <w:szCs w:val="24"/>
          <w:rtl/>
        </w:rPr>
      </w:pPr>
    </w:p>
    <w:p w14:paraId="5217E702"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הינו אחראי בלעדית, על חשבונו, להתאמת העבודות לתקנים ישראליים (בין שהוכרו כ"תקן רשמי" ובין שלא) ולדרישות המפרט הכללי, וכן אחראי כאמור להשגת כל האישורים ו/או הרישיונות ו/או ההיתרים הדרושים לצורך ביצוע העבודות מכל רשות מוסמכת, לרבות אך לא רק הרשות המקומית על כל מחלקותיה, הועדה המקומית לתכנון ובניה, משרד הבריאות, חברת החשמל, בזק, משטרה, מקורות, רשות הגנים הלאומיים, רשות שמורות הטבע, רשויות ניקוז, רשות העתיקות, קק"ל, מע"צ, רשות הנמלים והרכבות וכל רשות מוסמכת אחרת ויישום כל דרישותיהן ודרישות כל דין. על אף האמור לעיל, האחריות לקבלת היתר בניה חלה על המזמין. בכל מקרה יהיה הקבלן אחראי בלעדית להשגת כל אישור ו/או היתר שיידרש לצורך שימוש כלשהו בשטחים שמחוץ לאתר לרבות דרכים, דרכים זמניות, שימוש בשטחים ציבוריים פתוחים ויישא בכל העלויות הכרוכות בכך. </w:t>
      </w:r>
    </w:p>
    <w:p w14:paraId="7A0617DB"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יבדוק את מסמכי התכנון וכן כל מסמך המתייחס לקבלנים אחרים (להלן - "</w:t>
      </w:r>
      <w:r w:rsidRPr="00E56613">
        <w:rPr>
          <w:rFonts w:ascii="David" w:eastAsia="Times New Roman" w:hAnsi="David" w:cs="David"/>
          <w:bCs/>
          <w:i/>
          <w:snapToGrid w:val="0"/>
          <w:sz w:val="26"/>
          <w:szCs w:val="24"/>
          <w:rtl/>
        </w:rPr>
        <w:t>מסמכי הפרויקט</w:t>
      </w:r>
      <w:r w:rsidRPr="00E56613">
        <w:rPr>
          <w:rFonts w:ascii="David" w:eastAsia="Times New Roman" w:hAnsi="David" w:cs="David"/>
          <w:b/>
          <w:i/>
          <w:snapToGrid w:val="0"/>
          <w:sz w:val="26"/>
          <w:szCs w:val="24"/>
          <w:rtl/>
        </w:rPr>
        <w:t>") ויביא לתשומת לב המפקח כל אי התאמה, או סתירה, בין אלה לבין עצמם או/וגם בין איזה מהם לבין נתונים אחרים הקשורים לעבודות, לרבות ההיתר והוראות כל דין או כל טעות או השמטה בהם אשר ניתן לגלותם בבדיקה סבירה על ידי בעל מקצוע מעולה. הקבלן מתחייב להודיע למפקח מיד על כל אי התאמה, סתירה, טעות או השמטה כאמור ולנהוג לפי הוראות המפקח ובהתאם לחוק מכר (דירות).</w:t>
      </w:r>
    </w:p>
    <w:p w14:paraId="56CE2E7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תוצא לפועל עבודה כלשהי על יסוד מסמך הכולל אי התאמה, סתירה, טעות או השמטה כאמור מבלי שהתגלה אותו פגם, יהיה על הקבלן לשאת בכל ההוצאות שידרשו לשם ביצוע העבודה באופן נאות. המפקח יכריע בלעדית בכל הנוגע לעניינים שפסקה זו מתייחסת אליהם.</w:t>
      </w:r>
    </w:p>
    <w:p w14:paraId="3EDA23B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197EC35"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יביא לתשומת לב המפקח כל הסתייגות שיש לו מהתכנון ומההוראות הכלולות בנספחים ו/או מאלה שיקבל במהלך העבודות, ומהתוצאות הצפויות מביצוען. הסתייגות כאמור תיעשה סמוך לקבלת התכנון, הנספחים או ההוראות ובמידה ולא תימסר למפקח כאמור, תוך 14 ימים בכתב, יחשב הקבלן כמאשר הסכמתו להן.</w:t>
      </w:r>
    </w:p>
    <w:p w14:paraId="4C4D7BD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הינו ערוך לביצוע העבודות, בין היתר, גם במערכת ניהול ותיאום פרויקטים באמצעות האינטרנט, כדוגמת "</w:t>
      </w:r>
      <w:r w:rsidRPr="00E56613">
        <w:rPr>
          <w:rFonts w:ascii="David" w:eastAsia="Times New Roman" w:hAnsi="David" w:cs="David"/>
          <w:b/>
          <w:i/>
          <w:snapToGrid w:val="0"/>
          <w:sz w:val="26"/>
          <w:szCs w:val="24"/>
        </w:rPr>
        <w:t>view</w:t>
      </w:r>
      <w:r w:rsidRPr="00E56613">
        <w:rPr>
          <w:rFonts w:ascii="David" w:eastAsia="Times New Roman" w:hAnsi="David" w:cs="David"/>
          <w:b/>
          <w:i/>
          <w:snapToGrid w:val="0"/>
          <w:sz w:val="26"/>
          <w:szCs w:val="24"/>
          <w:rtl/>
        </w:rPr>
        <w:t>@" של רמדור או אחרת המאושרת ע"י המזמין וכן במערכת ניהול דירות כדוגמת "אדג'י" או אחרת המאושרת על ידי המזמין, ויפעל במערכות אלו ללא כל תמורה נוספת.</w:t>
      </w: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מובהר בזאת שמערכת זו נועדה לשרת גם את הקבלן וגם את הייזם ולייזם תהיה זכות לנהל את כל המידע במערכת בכפוף לעדכון הקבלן. וכן כל המידע אשמור במערכת יוגדר קניינו של היזם</w:t>
      </w:r>
      <w:r w:rsidRPr="00E56613">
        <w:rPr>
          <w:rFonts w:ascii="David" w:eastAsia="Times New Roman" w:hAnsi="David" w:cs="Arial" w:hint="cs"/>
          <w:b/>
          <w:i/>
          <w:snapToGrid w:val="0"/>
          <w:sz w:val="26"/>
          <w:szCs w:val="24"/>
          <w:rtl/>
        </w:rPr>
        <w:t>.</w:t>
      </w:r>
    </w:p>
    <w:p w14:paraId="539548CA"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יבצע את העבודות בהתאם להוראות כל דין. הקבלן מודע ומסכים לכך שלא יהא רשאי לתבוע בגין טענת אי ידיעת הדין ו/או בגין ציות לדין.</w:t>
      </w:r>
      <w:r w:rsidRPr="00E56613">
        <w:rPr>
          <w:rFonts w:ascii="David" w:eastAsia="Times New Roman" w:hAnsi="David" w:cs="David"/>
          <w:b/>
          <w:i/>
          <w:snapToGrid w:val="0"/>
          <w:sz w:val="24"/>
          <w:szCs w:val="24"/>
          <w:rtl/>
        </w:rPr>
        <w:t xml:space="preserve"> </w:t>
      </w:r>
      <w:r w:rsidRPr="00E56613">
        <w:rPr>
          <w:rFonts w:ascii="David" w:eastAsia="Times New Roman" w:hAnsi="David" w:cs="David"/>
          <w:b/>
          <w:i/>
          <w:snapToGrid w:val="0"/>
          <w:sz w:val="26"/>
          <w:szCs w:val="24"/>
          <w:rtl/>
        </w:rPr>
        <w:t xml:space="preserve">במקרה ויתגלו באתר עתיקות כמשמעותן בפקודת העתיקות או בכל דין בדבר עתיקות שיהיה בתוקף מזמן </w:t>
      </w:r>
      <w:r w:rsidRPr="00E56613">
        <w:rPr>
          <w:rFonts w:ascii="David" w:eastAsia="Times New Roman" w:hAnsi="David" w:cs="David"/>
          <w:b/>
          <w:i/>
          <w:snapToGrid w:val="0"/>
          <w:sz w:val="26"/>
          <w:szCs w:val="24"/>
          <w:rtl/>
        </w:rPr>
        <w:lastRenderedPageBreak/>
        <w:t>לזמן, או חפצים אחרים כלשהם בעלי ערך גיאולוגי או ארכיאולוגי, ינקוט הקבלן באמצעי זהירות מתאימים למניעת הפגיעה בהם או הזזתם. מיד לאחר גלוי החפץ ולפני הזזתו ממקומו יודיע למפקח על התגלית, ויקיים את הוראות הדין בדבר עתיקות. הוצאות ממשיות בפועל בגין הוצאת העתיקות יחולו על המזמין.</w:t>
      </w:r>
    </w:p>
    <w:p w14:paraId="21164B1F"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תהיה לו כל טענה ו/או דרישה ו/או תביעה כלפי המזמין בגין כל עיכוב שיגרם בביצוע העבודות בשל מניעה כלשהי בביצוע העבודות שמקורה הוראת רשות מוסמכת לרבות אך לא רק בשל גילוי עתיקות באתר, אף אם יגרמו לו נזקים והוצאות בגין עיכוב כאמור.</w:t>
      </w:r>
    </w:p>
    <w:p w14:paraId="6F4CA0A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עוד יבצע עבודות בפרויקט וישתמש לצורך כך בשטחים משותפים, ו/או מערכות משותפות, שנמסרו או עתידים להימסר לרוכשים, יישא בתשלום בגין הוצאות מים, חשמל, ניקיון, אחזקת מעליות וכד', לפי קביעת המזמין.</w:t>
      </w:r>
    </w:p>
    <w:p w14:paraId="69BC0FF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ימסור את העבודות כשהן מושלמות לשביעות רצון המזמין, המפקח והרוכשים והינו אחראי לטיב העבודות לרבות במשך תקופות הבדק והאחריות בהתאם לחוק המכר (דירות).</w:t>
      </w:r>
    </w:p>
    <w:p w14:paraId="6EBC7254"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יכין, על חשבונו, ספר הוראות תחזוקה ושימוש כאמור בסעיף 27.2.6 להלן וימסור אותו למזמין ולרוכשים עד מועד מסירת הנכס ובכפוף להוראות חוק המכר (דירות).</w:t>
      </w:r>
    </w:p>
    <w:p w14:paraId="4E7B024A" w14:textId="77777777" w:rsidR="00E56613" w:rsidRPr="00CE1CB0"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CE1CB0">
        <w:rPr>
          <w:rFonts w:ascii="David" w:eastAsia="Times New Roman" w:hAnsi="David" w:cs="David"/>
          <w:b/>
          <w:i/>
          <w:snapToGrid w:val="0"/>
          <w:sz w:val="24"/>
          <w:szCs w:val="24"/>
          <w:rtl/>
        </w:rPr>
        <w:t>ינהל מערך אבטחת איכות (</w:t>
      </w:r>
      <w:r w:rsidRPr="00CE1CB0">
        <w:rPr>
          <w:rFonts w:ascii="David" w:eastAsia="Times New Roman" w:hAnsi="David" w:cs="David"/>
          <w:b/>
          <w:i/>
          <w:snapToGrid w:val="0"/>
          <w:sz w:val="24"/>
          <w:szCs w:val="24"/>
        </w:rPr>
        <w:t>ISO</w:t>
      </w:r>
      <w:r w:rsidRPr="00CE1CB0">
        <w:rPr>
          <w:rFonts w:ascii="David" w:eastAsia="Times New Roman" w:hAnsi="David" w:cs="David"/>
          <w:b/>
          <w:i/>
          <w:snapToGrid w:val="0"/>
          <w:sz w:val="24"/>
          <w:szCs w:val="24"/>
          <w:rtl/>
        </w:rPr>
        <w:t>) ויציג מעת לעת, לבקשת המזמין, את רשימות התיוג.</w:t>
      </w:r>
    </w:p>
    <w:p w14:paraId="6013C1CC" w14:textId="77777777" w:rsidR="000206B7"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w:t>
      </w:r>
      <w:r w:rsidR="000206B7" w:rsidRPr="00CE1CB0">
        <w:rPr>
          <w:rFonts w:ascii="David" w:eastAsia="Times New Roman" w:hAnsi="David" w:cs="David"/>
          <w:b/>
          <w:i/>
          <w:snapToGrid w:val="0"/>
          <w:sz w:val="24"/>
          <w:szCs w:val="24"/>
          <w:rtl/>
        </w:rPr>
        <w:t xml:space="preserve"> </w:t>
      </w:r>
    </w:p>
    <w:p w14:paraId="70FEA50B" w14:textId="77777777" w:rsidR="000206B7" w:rsidRPr="00CE1CB0" w:rsidRDefault="000206B7"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Pr>
      </w:pPr>
      <w:r w:rsidRPr="00CE1CB0">
        <w:rPr>
          <w:rFonts w:ascii="David" w:eastAsia="Times New Roman" w:hAnsi="David" w:cs="David"/>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sidRPr="00CE1CB0">
        <w:rPr>
          <w:rFonts w:ascii="David" w:hAnsi="David" w:cs="David"/>
          <w:color w:val="000000"/>
          <w:sz w:val="20"/>
          <w:szCs w:val="20"/>
          <w:rtl/>
        </w:rPr>
        <w:t>.</w:t>
      </w:r>
    </w:p>
    <w:p w14:paraId="740E9373" w14:textId="77777777" w:rsidR="0038219B" w:rsidRPr="00CE1CB0" w:rsidRDefault="0038219B" w:rsidP="00C24089">
      <w:pPr>
        <w:numPr>
          <w:ilvl w:val="1"/>
          <w:numId w:val="23"/>
        </w:numPr>
        <w:spacing w:before="120" w:beforeAutospacing="0" w:after="120" w:afterAutospacing="0" w:line="240" w:lineRule="auto"/>
        <w:ind w:left="964" w:hanging="567"/>
        <w:jc w:val="both"/>
        <w:outlineLvl w:val="1"/>
        <w:rPr>
          <w:rFonts w:ascii="David" w:hAnsi="David" w:cs="David"/>
          <w:b/>
          <w:i/>
          <w:snapToGrid w:val="0"/>
          <w:sz w:val="24"/>
          <w:szCs w:val="24"/>
          <w:rtl/>
        </w:rPr>
      </w:pPr>
      <w:r w:rsidRPr="00CE1CB0">
        <w:rPr>
          <w:rFonts w:ascii="David" w:eastAsia="Times New Roman" w:hAnsi="David" w:cs="David"/>
          <w:b/>
          <w:i/>
          <w:snapToGrid w:val="0"/>
          <w:sz w:val="24"/>
          <w:szCs w:val="24"/>
          <w:rtl/>
        </w:rPr>
        <w:t>מבלי לגרוע מן האמור בחוזה זה, מתחייב הקבלן לפעול בהתאם לתקנות התכנון והבניה (בקשה להיתר, תנאיו ואגרות), תש"ל-1970, לרבות ביצוע כלל התאמות הנגישות הדרושות במשרדי שינויי דיירים ובמשרדים באתר.</w:t>
      </w:r>
    </w:p>
    <w:p w14:paraId="6E3B97BD"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4"/>
          <w:szCs w:val="24"/>
          <w:rtl/>
        </w:rPr>
      </w:pPr>
    </w:p>
    <w:p w14:paraId="7F391C53"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מחיר העבודות</w:t>
      </w:r>
    </w:p>
    <w:p w14:paraId="4D00A74B"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תמורת בצוע כל העבודות ומלוי מלא ומדויק של כל התחייבויות הקבלן בהתאם להוראות החוזה, ישלם המזמין לקבלן מחיר פאושלי כולל וסופי (להלן:"</w:t>
      </w:r>
      <w:r w:rsidRPr="00E56613">
        <w:rPr>
          <w:rFonts w:ascii="David" w:eastAsia="Times New Roman" w:hAnsi="David" w:cs="David"/>
          <w:b/>
          <w:bCs/>
          <w:snapToGrid w:val="0"/>
          <w:sz w:val="24"/>
          <w:szCs w:val="24"/>
          <w:rtl/>
        </w:rPr>
        <w:t>המחיר הכולל</w:t>
      </w:r>
      <w:r w:rsidRPr="00E56613">
        <w:rPr>
          <w:rFonts w:ascii="David" w:eastAsia="Times New Roman" w:hAnsi="David" w:cs="David"/>
          <w:snapToGrid w:val="0"/>
          <w:sz w:val="24"/>
          <w:szCs w:val="24"/>
          <w:rtl/>
        </w:rPr>
        <w:t>") כנקוב בנספח 3.1.1.</w:t>
      </w:r>
    </w:p>
    <w:p w14:paraId="2D1ECDED"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lastRenderedPageBreak/>
        <w:t>התמורה בגין מילוי כל התחייבויות הקבלן המפורטות בחוזה זה כלולה במחיר הכולל פרט להתחייבויות אשר נאמר בחוזה זה מפורשות כי התמורה בגין ביצוען אינה כלולה במחיר הכולל.</w:t>
      </w:r>
    </w:p>
    <w:p w14:paraId="11CEC33C"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442488DF" w14:textId="77777777" w:rsidR="00E56613" w:rsidRPr="00E56613" w:rsidRDefault="00E56613" w:rsidP="00E56613">
      <w:pPr>
        <w:spacing w:before="0" w:beforeAutospacing="0" w:after="0" w:afterAutospacing="0" w:line="240" w:lineRule="auto"/>
        <w:ind w:firstLine="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ההוראות הבאות תחולנה על המחיר הכולל:</w:t>
      </w:r>
    </w:p>
    <w:p w14:paraId="48A3B61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כוחו יפה בין אם העבודה תבוצע בזמן אחד או בשלבים, בין אם יוזמן מהקבלן ביצוע שלב אחד בלבד ובין אם ביצוע כל השלבים או חלקם, בהתאם למפורט בנספח 3.1.1, במקום אחד או במקומות שונים באתר בכמויות גדולות או קטנות.</w:t>
      </w:r>
    </w:p>
    <w:p w14:paraId="4B8C88F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96F1696"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את אספקת כל החומרים והמתקנים המתוארים במפרט, ובתוכניות, לרבות שווה ערך טכני לרבות חומרים ומתקנים שלא נזכרו בחוזה זה בכל כמות ובכל תקן הנדרשים על מנת להקים את הפרויקט באיכות מעולה על פי התכניות ועל פי כל דין. שיהיו בתוקף במועד קבלת ההיתר/ים ולרבות אלה שיהיו בתוקף במועד המסירה של כל חלק בפרויקט, כך שכל חלקי הפרויקט יהיו מושלמים וראויים לאכלוס. יובהר כי במקרה של שינוי בדין המבטל תנאי שהיה בתוקף במועד קבלת ההיתר, יהא הקבלן פטור מביצוע התנאי שבוטל כאמור, רק בכפוף להסכמת המזמין מראש ובכתב.</w:t>
      </w:r>
    </w:p>
    <w:p w14:paraId="65C274CC"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0079D0F" w14:textId="77777777" w:rsid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ומובהר כי המחיר הכולל כולל גם הובלה טעינה ופריקה של כל חומר מתקן או אמצעי לאתר וממנו וכן כל הרכבה הנחה וחיפוי של כל חומר או אמצעי או מתקן שהוא הדרושים לביצוע העבודות.</w:t>
      </w:r>
      <w:r w:rsidR="00EB50C8">
        <w:rPr>
          <w:rFonts w:ascii="David" w:eastAsia="Times New Roman" w:hAnsi="David" w:cs="David" w:hint="cs"/>
          <w:b/>
          <w:i/>
          <w:snapToGrid w:val="0"/>
          <w:sz w:val="26"/>
          <w:szCs w:val="24"/>
          <w:rtl/>
        </w:rPr>
        <w:t xml:space="preserve"> </w:t>
      </w:r>
    </w:p>
    <w:p w14:paraId="6F213851" w14:textId="77777777" w:rsidR="00EB50C8" w:rsidRPr="00E56613" w:rsidRDefault="00EB50C8"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87A5C9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93F96C7"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מוסכם כי המחיר הכולל מהווה תמורה מלאה וסופית לקבלן בגין ביצוע העבודות בהתאם לכל הוראות החוזה ולכל הפרטים המסומנים בתוכניות, במפרטים, בתנאים הכלליים לביצוע העבודה ובשאר מסמכי החוזה, והוא לא ישתנה מכל סיבה שהיא, לרבות,  ומבלי לפגוע בכלליות האמור לעיל, כתוצאה משינוי בשכר העבודה, במחירי החומרים, בהוצאות ההובלה, בשער המטבע, במדדים שונים, מיסים, היטלים ותשלומי חובה קיימים או חדשים למעט הפרשי הצמדה למדד כמפורט בסעיף 7 להלן.</w:t>
      </w:r>
    </w:p>
    <w:p w14:paraId="57881C6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BB723B1"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הקבלן מצהיר כי בשעת קביעת המחיר הכולל היה היקף העבודות מוכר לו על כל פרטיו, ובכלל זה ביקר באתר וערך את כל הבדיקות המוקדמות ידועים לו התנאים במקום והוא הביא בחשבון מצב שוק העבודה ושכר העבודה ומצב אספקת החומרים האמצעים והשירותים הנדרשים לבצוע העבודות ומחירם, זה הקיים כיום וכל מצב או שנוי אפשרי בתהליך בצוע העבודות.</w:t>
      </w:r>
    </w:p>
    <w:p w14:paraId="5BE10994"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3394928" w14:textId="77777777" w:rsidR="00E56613" w:rsidRPr="00E56613" w:rsidRDefault="00E56613" w:rsidP="00237720">
      <w:pPr>
        <w:numPr>
          <w:ilvl w:val="1"/>
          <w:numId w:val="23"/>
        </w:numPr>
        <w:spacing w:before="120" w:beforeAutospacing="0" w:after="120" w:afterAutospacing="0" w:line="240" w:lineRule="auto"/>
        <w:ind w:left="941"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המחיר הכולל כולל את כל הנדרש לעבודות לביצוען ולמסירתן למזמין ו/או לרוכשים, לפי העניין, וביצוע העבודות בתקופות הבדק והאחריות לגביהן, בהתאם להוראות חוק המכר (דירות) ולהוראות החוזה לרבות רווח הקבלן, ומבלי לגרוע מכלליות האמור לעיל הינו כולל את:-</w:t>
      </w:r>
    </w:p>
    <w:p w14:paraId="27B86DE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תאום עם כל הגורמים הפועלים באתר, ובסמוך לו לרבות כל היועצים, המזמין וכל הרשויות.</w:t>
      </w:r>
    </w:p>
    <w:p w14:paraId="695E1A9A"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החומרים, הפחת שלהם והמסים החלים ו/או שיחולו עליהם לרבות מס קניה, בלו, מכס, מע"מ וכו'.</w:t>
      </w:r>
    </w:p>
    <w:p w14:paraId="5A2F694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עבור כל הכרוך בהקמה, שימוש ופינוי האמצעים כמפורט בסעיף 18 להלן.</w:t>
      </w:r>
    </w:p>
    <w:p w14:paraId="67E78344"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לבצוע העבודות בהתאם לתנאי החוזה, לרבות עבודות שתאורן לא מצא את ביטויו בנספחים אולם הן דרושות לבצוע העבודות או מתחייבות באופן אחר מהחוזה או מהנספחים, ולרבות כל עבודה ו/או פעולה שידרשו בכל עת עד למסירת כל חלק מחלקי הפרויקט ע"י רשות כלשהי ובכלל זה ע"י רשויות התכנון, חברת החשמל, חברת תקשורת פנים לרבות בזק, חברת הגז, רשות כיבוי אש, הג"א, פיקוד העורף, המשרד לאיכות הסביבה חברת טלוויזיה בכבלים, חברת שידורי לווין וכיו"ב. למען הסר ספק מובהר כי המחיר הכולל כולל גם תמורה מלאה לקבלן עבור כל הכרוך בהישארותו באתר והמשך ביצוע העבודות במשך 3 חודשים מהמועד הקובע. המועד הקובע הינו המאוחר מבין המועדים הבאים:</w:t>
      </w:r>
    </w:p>
    <w:p w14:paraId="37A3AECE"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snapToGrid w:val="0"/>
          <w:sz w:val="24"/>
          <w:szCs w:val="24"/>
          <w:rtl/>
        </w:rPr>
      </w:pPr>
      <w:r w:rsidRPr="00E56613">
        <w:rPr>
          <w:rFonts w:ascii="David" w:eastAsia="Times New Roman" w:hAnsi="David" w:cs="David"/>
          <w:b/>
          <w:i/>
          <w:snapToGrid w:val="0"/>
          <w:sz w:val="26"/>
          <w:szCs w:val="24"/>
          <w:rtl/>
        </w:rPr>
        <w:t>מועד מסירה לרוכשים של כל הדירות שנמכרו בבנין האחרון ובבניינים</w:t>
      </w:r>
      <w:r w:rsidRPr="00E56613">
        <w:rPr>
          <w:rFonts w:ascii="David" w:eastAsia="Times New Roman" w:hAnsi="David" w:cs="David"/>
          <w:snapToGrid w:val="0"/>
          <w:sz w:val="24"/>
          <w:szCs w:val="24"/>
          <w:rtl/>
        </w:rPr>
        <w:t>;</w:t>
      </w:r>
    </w:p>
    <w:p w14:paraId="1D75EC48"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מסירת הרכוש המשותף בכל שלב או בפרויקט;</w:t>
      </w:r>
    </w:p>
    <w:p w14:paraId="4FF638A8"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מועד גמר הפיתוח הציבורי בכל שלב או בפרויקט;</w:t>
      </w:r>
    </w:p>
    <w:p w14:paraId="33E86F3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ניקוי האתר מפסולת עפ"י הוראות המפקח ולפחות אחת ליום.</w:t>
      </w:r>
    </w:p>
    <w:p w14:paraId="76FF067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הכשרת דרכי גישה לאתר ובאתר, דרכים זמניות ועוקפות, אחזקתן וביטולן לאחר גמר העבודות, לרבות תשלום לרשות המקומית בגין הכשרת דרכי גישה זמניות שבוצעו/יבוצעו על ידה, לאתר ולרבות תשלום עבור העסקת שוטרים בשכר להכוונת התנועה.</w:t>
      </w:r>
    </w:p>
    <w:p w14:paraId="30A8D92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הובלת כל החומרים והאמצעים לאתר ובכלל זה העמסתם, פריקתם והתקנתם  וכן הובלת</w:t>
      </w:r>
      <w:r w:rsidRPr="00E56613">
        <w:rPr>
          <w:rFonts w:ascii="David" w:eastAsia="Times New Roman" w:hAnsi="David" w:cs="David"/>
          <w:b/>
          <w:i/>
          <w:snapToGrid w:val="0"/>
          <w:sz w:val="26"/>
          <w:szCs w:val="24"/>
          <w:rtl/>
        </w:rPr>
        <w:t xml:space="preserve"> העובדים לאתר וממנו. </w:t>
      </w:r>
    </w:p>
    <w:p w14:paraId="589E9A3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יצור, אספקה והצבת שלטים מוארים בגבול מגרש האתר במיקום שייקבע ע"י המזמין, בגודל שלא יפחת מ- 4 </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 2 מ"ר וכן שני שלטים מוארים בגודל שלא יפחת מ- 10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 xml:space="preserve">2 מ"ר על גבי המנוף/ים שיוצבו באתר בנוסח שיקבע ע"י המזמין ושעיצובו יוכן ע"י הקבלן ויאושר ע"י המזמין לרבות קבלת היתר לשילוט, </w:t>
      </w:r>
      <w:r w:rsidRPr="00E56613">
        <w:rPr>
          <w:rFonts w:ascii="David" w:eastAsia="Times New Roman" w:hAnsi="David" w:cs="David"/>
          <w:b/>
          <w:i/>
          <w:snapToGrid w:val="0"/>
          <w:sz w:val="26"/>
          <w:szCs w:val="24"/>
          <w:rtl/>
        </w:rPr>
        <w:lastRenderedPageBreak/>
        <w:t>אגרת שילוט הוצאות חשמל להארת השילוט וכל הוצאה אחרת הכרוכה בכך. תוכן השלטים יקבע ע"י המזמין.</w:t>
      </w:r>
    </w:p>
    <w:p w14:paraId="578FC21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סיוע להתקנת שלטים לפי דרישת המזמין על גבי חזיתות הבניינים לצרכים שיווקי</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ם ושמירה עליהם.</w:t>
      </w:r>
    </w:p>
    <w:p w14:paraId="4114F0F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התקנת גופי תאורה לפי דרישת המזמין להארת הצפה של חזיתות הבניינים לצרכים שיווקיים לרבות אחזקתם והוצאות צריכת החשמל הכרוכות בכך.</w:t>
      </w:r>
    </w:p>
    <w:p w14:paraId="5B6C6DE5"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התקנת מעלית שירות/משא והפעלתה בין היתר לצרכי שיווק של המזמין כמפורט בסעיף 18.2.15 להלן. להסרת ספק מובהר כי הקבלן אינו </w:t>
      </w:r>
      <w:r w:rsidR="00EB50C8" w:rsidRPr="00E56613">
        <w:rPr>
          <w:rFonts w:ascii="David" w:eastAsia="Times New Roman" w:hAnsi="David" w:cs="David" w:hint="cs"/>
          <w:b/>
          <w:i/>
          <w:snapToGrid w:val="0"/>
          <w:sz w:val="26"/>
          <w:szCs w:val="24"/>
          <w:rtl/>
        </w:rPr>
        <w:t>מחויב</w:t>
      </w:r>
      <w:r w:rsidRPr="00E56613">
        <w:rPr>
          <w:rFonts w:ascii="David" w:eastAsia="Times New Roman" w:hAnsi="David" w:cs="David"/>
          <w:b/>
          <w:i/>
          <w:snapToGrid w:val="0"/>
          <w:sz w:val="26"/>
          <w:szCs w:val="24"/>
          <w:rtl/>
        </w:rPr>
        <w:t xml:space="preserve"> בהתקנת מעלית בבניינים עד 6 קומות כאמור. אך ככל שתוקם, השימוש בה על ידי המזמין כאמור לא יחויב בכל תשלום. בבניינים מעל 6 קומות יקים הקבלן מעליות שירות/משא אשר ישמשו את השיווק לכל אורך תקופת הקמת המבנה, ולא יאוחר מיציקת קומה 6.</w:t>
      </w:r>
    </w:p>
    <w:p w14:paraId="69C0DF4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תחזוקת מבנה המכירות שהוקם/יוקם באתר, (רק במקרה של תקלות שבר ובעבודה בלבד), בין אם מדובר במבנה חדש ובין אם אינו חדש. הקמת מבנה המכירות, במובחן מתחזוקתו, תיעשה ע"י המזמין ועל חשבונו.</w:t>
      </w:r>
    </w:p>
    <w:p w14:paraId="2743898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ושמירה על העבודות, החומרים, האמצעים, (לרבות חומרים ואמצעים של המזמין), העובדים וצד שלישי בפני גניבה, אבדן ופגיעה.</w:t>
      </w:r>
    </w:p>
    <w:p w14:paraId="64FEEF5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כלל העלויות הכרוכות ברכישת ובקיום הביטוחים בהתאם ובכפוף להוראות חוזה זה.</w:t>
      </w:r>
    </w:p>
    <w:p w14:paraId="2331599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הנהלת עבודה, מדידה, סימון, הכנת לוחות זמנים וניהולם והוצאות משרדיות, לרבות הוצאות בגין הכנת חשבונות באופן המפורט בסעיף 8 להלן.</w:t>
      </w:r>
    </w:p>
    <w:p w14:paraId="3745CB8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המסים, ההיטלים, האגרות ותשלומי חובה, כולל המסים הסוציאליים, כגון - תשלומים למוסד לבטוח לאומי, מס מקביל, תשלומים לקרן לבטוח של פועלי הבניין. </w:t>
      </w:r>
    </w:p>
    <w:p w14:paraId="0B9E725C"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הנפקת הערבויות, ויתר ההוצאות הקשורות בקיום החוזה.</w:t>
      </w:r>
    </w:p>
    <w:p w14:paraId="5895E53F"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לטיב העבודות ובצוע העבודות בתקופות הבדק והאחריות, בהתאם להוראות כל דין.</w:t>
      </w:r>
    </w:p>
    <w:p w14:paraId="09889A13"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רווח הקבלן.</w:t>
      </w:r>
    </w:p>
    <w:p w14:paraId="588B8BDD"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ביצוע עבודות זמניות להפרדה בין אזורים המיועדים לאכלוס לבין אזורי עבודה ו/או אחרים. התאמות זמניות במערכות, בהסדרי תנועה, אמצעי בטיחות וכיו"ב, כפי שיידרשו ע"י המזמין ו/או הרשויות הרלוונטיות לאור אכלוס הפרויקט בשלבים.</w:t>
      </w:r>
    </w:p>
    <w:p w14:paraId="7C8189A1"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ביצוע אחזקת רכוש משותף וניקיון השטחים המשותפים באתר, באופן רציף, במועדים לפי דרישת המזמין, בקשר עם הדירות שלא נמסרו באותו בנין לרוכשיהן ו/או למזמין, בגין התקופה המתחילה במועד מסירת הדירה </w:t>
      </w:r>
      <w:r w:rsidRPr="00E56613">
        <w:rPr>
          <w:rFonts w:ascii="David" w:eastAsia="Times New Roman" w:hAnsi="David" w:cs="David"/>
          <w:b/>
          <w:i/>
          <w:snapToGrid w:val="0"/>
          <w:sz w:val="26"/>
          <w:szCs w:val="24"/>
          <w:rtl/>
        </w:rPr>
        <w:lastRenderedPageBreak/>
        <w:t>הראשונה בבניין ומסתיימת בחלוף 3 חודשים מאז או עם מסירת כל הדירות בבניין לרוכשיהן ו/או למזמין, לפי המאוחר מביניהם.</w:t>
      </w:r>
    </w:p>
    <w:p w14:paraId="1089D85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הוצאות דמי בדיקות של מערכות הכלולות בעבודות לרבות חשמל, גז, מעליות, כיבוי אש לרבות תיקי שטח, איטום, אינסטלציה וכיו"ב לרבות דמי בדיקות חוזרות ודמי בדיקות כאמור בסעיף 19 להלן.</w:t>
      </w:r>
    </w:p>
    <w:p w14:paraId="133DE01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ההוצאות המתחייבות לשם השגת טפסי 4 חלקיים או מלאים ותעודות גמר לרבות בטוחות להבטחת השלמת התחייבויות הקבלן לגמר ביצוע עד לקבלת תעודת גמר כדין, לפי דרישת המזמין  ו/או הרשות המקומית. ואולם יודגש כי תשלומים לחברת חשמל בגין חיבורי חשמל למבנה/ים, היטל השבחה, אגרות בניה והיטלי פיתוח יחולו על המזמין.</w:t>
      </w:r>
    </w:p>
    <w:p w14:paraId="47C9D12E"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הישירות והבלתי ישירות של הקבלן, הקשורות בעבודות קבלני המשנה והוצאות הקבלנים האחרים באתר.</w:t>
      </w:r>
    </w:p>
    <w:p w14:paraId="246AA5DB"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בהקשר לסעיף זה, מוסכם בין הצדדים כי המחיר הכולל עבור כל שלב, כולל תמורה גם בגין תביעות כספיות נוספות ומוצדקות של הקבלן לרבות בגין תוספות ושינויים בביסוס, ביסודות ובפיתוח הצמוד וכן בגין השלמת פרטי תכנון ושינויים ו/או תוספות הנובעים מדרישות הדין, דרישות התקן ודרישות הרשויות השונות (כגון:</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רשות מקומית, כיבוי אש, פיקוד העורף, מוסד תכנון, חברת החשמל, בזק) וכל זאת הן במהלך הביצוע והן בסיומו ועד לקבלת תעודת גמר לאותו שלב.</w:t>
      </w:r>
    </w:p>
    <w:p w14:paraId="2A699BBA"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דרישות כספיות של הקבלן ככל ובמידה שתאושרנה ע"י המזמין תשולמנה רק במקרים המפורטים כדלהלן:</w:t>
      </w:r>
    </w:p>
    <w:p w14:paraId="3087E7E4"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שיפורי סטנדרט שנועדו לשיפור הפרויקט שיוזמו והוזמנו בנפרד ובכתב על ידי המזמין מעבר למצוין בחוזה על נספחיו. (במקרה של הפחתות בסטנדרט כאמור, יזוכה המזמין בעלות העבודות שבוטלו ו/או שונו).</w:t>
      </w:r>
    </w:p>
    <w:p w14:paraId="68D7EDF1"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 שתידרשנה בעקבות טעויות תכנוניות בתכניות שסופקו ע"י המזמין ו/או שתכנונן באחריותו עפ"י חוזה זה, שנתגלו לאחר ביצוע ושלא ניתן היה לגלותן כאמור בסעיף 5.15 לחוזה. מובהר כי האמור לא יחול בקשר עם טעויות תכנוניות בתכניות שיוכנו ע"י הקבלן ו/או ע"י מי מטעמו לרבות תכניות קונסטרוקציה ו/או טעויות בגין תיאום תכנון שבאחריות הקבלן לתאמו עפ"י החוזה. מובהר כי האמור לא יחול בקשר עם טעויות בתכניות ו/במפרטים שסופקו על ידי המזמין, שנתגלו לפני ביצוע (גם אם הקבלן התקשר עם קבלני משנה וספקים לפי התוכניות ו/או המפרטים השגויים.</w:t>
      </w:r>
    </w:p>
    <w:p w14:paraId="3ED027C5"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השיפוי בגין תיקון הטעות לא יכלול את שאמור היה להתבצע לולא הטעות, ויהיה בגין עבודות בפועל ולא בגין תקורות לו"ז, רווח, וכיוצא בזה, והכול בהסכמת ובאישור המפקח.</w:t>
      </w:r>
    </w:p>
    <w:p w14:paraId="529275A6" w14:textId="77777777" w:rsidR="00E56613" w:rsidRPr="00E56613" w:rsidRDefault="00E56613" w:rsidP="00237720">
      <w:pPr>
        <w:numPr>
          <w:ilvl w:val="3"/>
          <w:numId w:val="23"/>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הגדלת שטחי בנייה.</w:t>
      </w:r>
    </w:p>
    <w:p w14:paraId="57B84D46" w14:textId="77777777" w:rsidR="00E56613" w:rsidRPr="00E56613" w:rsidRDefault="00E56613" w:rsidP="00237720">
      <w:pPr>
        <w:numPr>
          <w:ilvl w:val="2"/>
          <w:numId w:val="23"/>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כל יתר ההוצאות המתחייבות מהחוזה ומביצועו, הן הישירות והן העקיפות, ובכלל זה התקורה והוצאות המימון.</w:t>
      </w:r>
    </w:p>
    <w:p w14:paraId="54796CD1" w14:textId="77777777" w:rsidR="00E56613" w:rsidRPr="00E56613" w:rsidRDefault="00E56613" w:rsidP="00EB50C8">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אלה אלא אם הותנה במפורש אחרת בחוזה.</w:t>
      </w:r>
    </w:p>
    <w:p w14:paraId="51506777"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149E1C65"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הצמדה</w:t>
      </w:r>
    </w:p>
    <w:p w14:paraId="10B41234"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המגיע לקבלן לפי כל חשבון ביניים לאחר בצוע הניכויים לפי סעיף 8.2.4 להלן, ויתרת המגיע לפי החשבון הסופי, יהיו צמודים למדד תשומות הבניה למגורים בעיקור שעות קיץ בהתאם ובכפוף למפורט בנספח 3.1.1.</w:t>
      </w:r>
    </w:p>
    <w:p w14:paraId="672B219D"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 מובהר בזאת כי תוספת תשלום בגין הפרשי הצמדה למדד לא תחול על התקופה שבין סיום העבודות עפ"י לוח הזמנים המפורט כהגדרתו בסעיף 1.1 לעיל, לבין סיום העבודה בפועל והקבלן לא יהיה זכאי לכל תוספת תשלום עקב כך, אלא באם אושרה לו הארכת מועד לביצוע ע"י המפקח, בכתב.</w:t>
      </w:r>
    </w:p>
    <w:p w14:paraId="7CB5843C"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5A9EE9D5" w14:textId="77777777" w:rsidR="00E56613" w:rsidRPr="00E56613" w:rsidRDefault="00E56613" w:rsidP="00E56613">
      <w:pPr>
        <w:spacing w:before="0" w:beforeAutospacing="0" w:after="0" w:afterAutospacing="0" w:line="360" w:lineRule="auto"/>
        <w:ind w:left="1480" w:hanging="709"/>
        <w:jc w:val="both"/>
        <w:rPr>
          <w:rFonts w:ascii="David" w:eastAsia="Times New Roman" w:hAnsi="David" w:cs="David"/>
          <w:snapToGrid w:val="0"/>
          <w:sz w:val="24"/>
          <w:szCs w:val="24"/>
          <w:rtl/>
        </w:rPr>
      </w:pPr>
    </w:p>
    <w:p w14:paraId="1D7D69EC" w14:textId="77777777" w:rsidR="00E56613" w:rsidRPr="00E56613" w:rsidRDefault="00E56613" w:rsidP="00237720">
      <w:pPr>
        <w:numPr>
          <w:ilvl w:val="0"/>
          <w:numId w:val="23"/>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הגשת חשבונות ותשלומם</w:t>
      </w:r>
    </w:p>
    <w:p w14:paraId="6F55388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בוטל.</w:t>
      </w:r>
    </w:p>
    <w:p w14:paraId="3366A348" w14:textId="77777777" w:rsidR="00E56613" w:rsidRPr="00E56613" w:rsidRDefault="00E56613" w:rsidP="00237720">
      <w:pPr>
        <w:numPr>
          <w:ilvl w:val="1"/>
          <w:numId w:val="23"/>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בראשית כל חודש ולא יאוחר מאשר עד ה- 5 בו, על הקבלן להגיש למפקח חשבון ביניים (במדיה מגנטית בפורמט משרד השיכון) בצירוף העתק מודפס וחתום, המתייחס ומפרט את העבודות שבוצעו מיום תחילת העבודות ועד תום החודש הגרגוריאני החולף במדד היסודי. החשבונות יוגשו ע"י הקבלן תוך פירוט חלוקה ליחידות דיור ולשטחים משותפים על פי לוח התשלומים.</w:t>
      </w:r>
    </w:p>
    <w:p w14:paraId="0392CDF6" w14:textId="77777777" w:rsidR="00E56613" w:rsidRPr="00E56613" w:rsidRDefault="00E56613" w:rsidP="00237720">
      <w:pPr>
        <w:numPr>
          <w:ilvl w:val="2"/>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z w:val="26"/>
          <w:szCs w:val="24"/>
          <w:rtl/>
        </w:rPr>
        <w:t xml:space="preserve">    על אף האמור לעיל הקבלן לא יהיה רשאי להגיש חשבון ביניים ולקבל סכום כלשהו בגינו בקשר לעבודות שבוצעו בחודש הגרגוריאני החולף אשר בוצעו בהקדמה לעומת לוח הזמנים הכללי שאושר ע"י המזמין, ואשר הקדמת</w:t>
      </w:r>
      <w:r w:rsidRPr="00E56613">
        <w:rPr>
          <w:rFonts w:ascii="David" w:eastAsia="Times New Roman" w:hAnsi="David" w:cs="David"/>
          <w:b/>
          <w:i/>
          <w:snapToGrid w:val="0"/>
          <w:sz w:val="26"/>
          <w:szCs w:val="24"/>
          <w:rtl/>
        </w:rPr>
        <w:t xml:space="preserve"> ביצוען בגינן לא אושרה מראש ובכתב ע"י המפקח.</w:t>
      </w:r>
    </w:p>
    <w:p w14:paraId="31F410D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יהיה רשאי להגיש חשבון ביניים אלא בצירוף יומני עבודה בגין החודש הרלוונטי הנכונים עד למועד הגשת החשבון.</w:t>
      </w:r>
    </w:p>
    <w:p w14:paraId="7B35C9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חשבון ביניים שהוגש כאמור ייבדק על ידי המפקח תוך פרק הזמן מהגשתו הנקוב בנספח 3.1.1, והמפקח יאשר או יאשר חלקית או ידחה בכתב, כפי שימצא לנכון, בתוך אותו מועד, את התשלום המגיע לקבלן שיחושב על פי מועד הביצוע והעבודות שבוצעו בפועל במסגרת אותו שלב. אשור המפקח בכתב כאמור הוא תנאי מוקדם לבצוע כל תשלום.</w:t>
      </w:r>
    </w:p>
    <w:p w14:paraId="5971374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החשבונות יהיו מצטברים ויפורטו עפ"י העבודה שבוצעה כאמור, הכל לפי הנחיות המפקח. </w:t>
      </w:r>
    </w:p>
    <w:p w14:paraId="67634FD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בכפוף לכך שהקבלן יגיש את חשבון הביניים כאמור בסעיף 8.2.1 לעיל ויקיים את כל יתר התחייבויותיו עפ"י חוזה זה שהגיע המועד לביצוען במועדן ישלם המזמין לקבלן את סכום חשבון הביניים שאושר בכתב על ידי המפקח תוך פרק הזמן הנקוב בנספח 3.1.1, אך זאת בניכוי</w:t>
      </w:r>
    </w:p>
    <w:p w14:paraId="67FA3D1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האחוז הנקוב בנספח 3.1.1 מחשבון הביניים אשר יעוכב בידי המזמין וישולם על ידו רק לאחר אשור החשבון הסופי ע"י המפקח ועד כמה שיקבע ע"י המפקח כמגיע לקבלן. הסכום המנוכה יישא הפרשי הצמדה למדד אך לא יישא כל ריבית.</w:t>
      </w:r>
    </w:p>
    <w:p w14:paraId="0606D40F"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הסכומים ששולמו או שנזקפו כמשולמים ע"ח חשבונות הביניים הקודמים במדד היסודי וכל סכום שהמזמין זכאי לקבל או לגבות מהקבלן לפי סעיף 8.4 להלן לסכום זה יוסיף המזמין את תוספת ההצמדה כאמור בסעיף 7 לעיל, ינכה את החלק היחסי במקדמה, ככל וניתנה לקבלן, כשהיא צמודה למדד ואת דמי הביטוח כמפורט בסעיף 16.2 להלן.</w:t>
      </w:r>
    </w:p>
    <w:p w14:paraId="4F01ED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lastRenderedPageBreak/>
        <w:t>על אף האמור לעיל לא ישולם חשבון הביניים הראשון אלא אם הגיש הקבלן למזמין את לוח</w:t>
      </w:r>
      <w:r w:rsidRPr="00E56613">
        <w:rPr>
          <w:rFonts w:ascii="David" w:eastAsia="Times New Roman" w:hAnsi="David" w:cs="David"/>
          <w:b/>
          <w:i/>
          <w:snapToGrid w:val="0"/>
          <w:sz w:val="26"/>
          <w:szCs w:val="24"/>
          <w:rtl/>
        </w:rPr>
        <w:t xml:space="preserve"> הזמנים המעודכן כמותנה בסעיף 10.7 להלן, את המפורט בסעיף 10.10.2 להלן ואת אישור קיום הביטוחים הנזכר בסעיף 16.9 להלן, ולא ישולם כל חשבון ביניים אחר אלא אם הגיש הקבלן למזמין דו"ח על התקדמות בצוע העבודות, הגיש תכניות עדות ומדידות של העבודות חתומות ע"י מודד מוסמך ועדכן את לוח הזמנים בהתאם להוראות החוזה ולשביעות רצון המפקח.</w:t>
      </w:r>
    </w:p>
    <w:p w14:paraId="17F224B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תנאי לביצוע תשלום כלשהו ע"ח המחיר הכולל הינו המצאת אישור בדבר ניהול ספרי הקבלן כדין, חתום ע"י רו"ח או רשויות המס, כנדרש. </w:t>
      </w:r>
    </w:p>
    <w:p w14:paraId="3F77364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p>
    <w:p w14:paraId="5B6A2BA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כמו כן ככל שהקבלן לא ימציא למזמין אישור תקף בדבר פטור מניכוי מס במקור, קודם לביצוע כל תשלום ע"ח המחיר הכולל, ינוכה מס במקור כדין, מכל סכום ע"ח המחיר הכולל שישולם ע"י המזמין. למען הסר ספק מובהר ומוסכם כי המצאת אישור בדבר ניכוי המס במקור, תיחשב כביצוע תשלום של המזמין ע"ח המחיר הכולל, בגובה הסכום הנקוב באישור.</w:t>
      </w:r>
    </w:p>
    <w:p w14:paraId="131A0BDA"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69455DA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כל עוד לא בוצע שלב הביניים האחרון, כל תשלום יחשב כתשלום ע"ח החשבון הסופי כמוגדר להלן, וכי אשור חשבון ביניים ע"י המפקח או/וגם בצוע איזה תשלום שהוא לא יחשב כאשור איזה מחשבונות הביניים או/וגם כאשור או קבלה של כל חלק של העבודות.</w:t>
      </w:r>
    </w:p>
    <w:p w14:paraId="25276128"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72C714E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סמוך לאחר תאריך גמר כל העבודות והתחייבויות הקבלן, בכל שלב בפרויקט, ובכפוף להשלמת האמור בסעיף 8.3.4 להלן על הקבלן להגיש למזמין חשבון סופי (להלן - "</w:t>
      </w:r>
      <w:r w:rsidRPr="00E56613">
        <w:rPr>
          <w:rFonts w:ascii="David" w:eastAsia="Times New Roman" w:hAnsi="David" w:cs="David"/>
          <w:bCs/>
          <w:i/>
          <w:snapToGrid w:val="0"/>
          <w:sz w:val="26"/>
          <w:szCs w:val="24"/>
          <w:rtl/>
        </w:rPr>
        <w:t>החשבון הסופי</w:t>
      </w:r>
      <w:r w:rsidRPr="00E56613">
        <w:rPr>
          <w:rFonts w:ascii="David" w:eastAsia="Times New Roman" w:hAnsi="David" w:cs="David"/>
          <w:b/>
          <w:i/>
          <w:snapToGrid w:val="0"/>
          <w:sz w:val="26"/>
          <w:szCs w:val="24"/>
          <w:rtl/>
        </w:rPr>
        <w:t>") אשר יתייחס לכל העבודות שבוצעו ע"י הקבלן באותו השלב ויבוסס על ביצוע מלא ומדויק על פי כל הוראות החוזה, התכניות והמפרטים.</w:t>
      </w:r>
    </w:p>
    <w:p w14:paraId="5A7A6FF5"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הקבלן יגיש חשבון סופי כאמור אף לפני השלמת עבודות גמר בחלק מהדירות אשר לגביהן ניתנה הנחיה מפורשת בכתב מאת המזמין, לעכב השלמתן. להבטחת השלמת הגמר בדירות אלה, יעכב המזמין סכום מהחשבון הסופי, כפי שיקבע ע"י המפקח, עד להשלמתן.</w:t>
      </w:r>
    </w:p>
    <w:p w14:paraId="2625FC1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החשבון הסופי שיגיש הקבלן, ימצה את כל דרישותיו ותביעותיו מהמזמין, ואין לקבלן הזכות לבוא למזמין בכל תביעה או דרישה שלא מצאה ביטוי מפורט בחשבון הסופי והוא יהיה מנוע מלהציג דרישה או תביעה כזאת.</w:t>
      </w:r>
    </w:p>
    <w:p w14:paraId="1A45FD3E"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חשבון סופי שהוגש למפקח ייבדק על ידו תוך פרק הזמן מהגשתו הנקוב בנספח 3.1.1, והמפקח יאשר בתעודה בכתב תוך אותו מועד את החשבון, כולו או חלקו, כפי שימצא לנכון. אשור בכתב כאמור הוא תנאי מוקדם לבצוע כל תשלום. </w:t>
      </w:r>
      <w:r w:rsidRPr="00E56613">
        <w:rPr>
          <w:rFonts w:ascii="David" w:eastAsia="Times New Roman" w:hAnsi="David" w:cs="David"/>
          <w:b/>
          <w:i/>
          <w:snapToGrid w:val="0"/>
          <w:sz w:val="26"/>
          <w:szCs w:val="24"/>
          <w:rtl/>
        </w:rPr>
        <w:lastRenderedPageBreak/>
        <w:t>האמור לעיל לגבי מועד הבדיקה ע"י המפקח מותנה במילוי התחייבויות הקבלן לפי סעיף 25 להלן.</w:t>
      </w:r>
    </w:p>
    <w:p w14:paraId="0A10EE0C" w14:textId="77777777" w:rsidR="007C2C6F" w:rsidRDefault="007C2C6F" w:rsidP="007C2C6F">
      <w:pPr>
        <w:numPr>
          <w:ilvl w:val="2"/>
          <w:numId w:val="24"/>
        </w:num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Pr>
      </w:pPr>
      <w:r w:rsidRPr="007C2C6F">
        <w:rPr>
          <w:rFonts w:ascii="David" w:eastAsia="Times New Roman" w:hAnsi="David" w:cs="David"/>
          <w:b/>
          <w:i/>
          <w:snapToGrid w:val="0"/>
          <w:sz w:val="26"/>
          <w:szCs w:val="24"/>
          <w:rtl/>
        </w:rPr>
        <w:t>שחרור החשבון הסופי לקבלן יתבצע רק לאחר גמר תיקון הליקויים המופיעים בפרוטוקולי המסירה של הדירות והשטחים הציבוריים וחתימת הדיירים על גמר התיקון.</w:t>
      </w:r>
    </w:p>
    <w:p w14:paraId="4688F084" w14:textId="77777777" w:rsidR="00E56613" w:rsidRPr="00E56613" w:rsidRDefault="00E56613" w:rsidP="00936C35">
      <w:pPr>
        <w:tabs>
          <w:tab w:val="left" w:pos="1112"/>
        </w:tabs>
        <w:spacing w:before="120" w:beforeAutospacing="0" w:after="120" w:afterAutospacing="0" w:line="240" w:lineRule="auto"/>
        <w:ind w:left="179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יתרת המגיע לקבלן על פי החשבון הסופי (לאחר הפחתת התשלומים ששולמו בגין חשבונות הביניים), עד כמה שאושר על-ידי המפקח, תשולם לקבלן תוך פרק הזמן הנקוב בנספח 3.1.1 מהמועד בו התמלאו כל התנאים המוקדמים הבאים:-</w:t>
      </w:r>
    </w:p>
    <w:p w14:paraId="0E7FCD9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העבודות למזמין ולרוכשים ועמידה בכל תנאי התכניות, המפרט הטכני ויתר הוראות החוזה.</w:t>
      </w:r>
    </w:p>
    <w:p w14:paraId="57FF31A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אשור החשבון הסופי ע"י המפקח.</w:t>
      </w:r>
    </w:p>
    <w:p w14:paraId="7420FA61"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קבלת תעודת גמר חתומה כדין ע"י הרשויות המוסמכות.</w:t>
      </w:r>
    </w:p>
    <w:p w14:paraId="3032613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מסירת הערבות הבנקאית כאמור בסעיף 9.4 להלן למזמין.</w:t>
      </w:r>
    </w:p>
    <w:p w14:paraId="17C825C4" w14:textId="77777777" w:rsidR="00E56613" w:rsidRPr="00E56613" w:rsidRDefault="00EB50C8"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Pr>
          <w:rFonts w:ascii="David" w:eastAsia="Times New Roman" w:hAnsi="David" w:cs="David"/>
          <w:b/>
          <w:i/>
          <w:snapToGrid w:val="0"/>
          <w:sz w:val="26"/>
          <w:szCs w:val="24"/>
          <w:rtl/>
        </w:rPr>
        <w:t>מסירת ת</w:t>
      </w:r>
      <w:r w:rsidR="00E56613" w:rsidRPr="00E56613">
        <w:rPr>
          <w:rFonts w:ascii="David" w:eastAsia="Times New Roman" w:hAnsi="David" w:cs="David"/>
          <w:b/>
          <w:i/>
          <w:snapToGrid w:val="0"/>
          <w:sz w:val="26"/>
          <w:szCs w:val="24"/>
          <w:rtl/>
        </w:rPr>
        <w:t>כניות עדות (</w:t>
      </w:r>
      <w:r w:rsidR="00E56613" w:rsidRPr="00E56613">
        <w:rPr>
          <w:rFonts w:ascii="David" w:eastAsia="Times New Roman" w:hAnsi="David" w:cs="David"/>
          <w:b/>
          <w:i/>
          <w:snapToGrid w:val="0"/>
          <w:sz w:val="20"/>
          <w:szCs w:val="24"/>
        </w:rPr>
        <w:t>AS MADE</w:t>
      </w:r>
      <w:r w:rsidR="00E56613" w:rsidRPr="00E56613">
        <w:rPr>
          <w:rFonts w:ascii="David" w:eastAsia="Times New Roman" w:hAnsi="David" w:cs="David"/>
          <w:b/>
          <w:i/>
          <w:snapToGrid w:val="0"/>
          <w:sz w:val="26"/>
          <w:szCs w:val="24"/>
          <w:rtl/>
        </w:rPr>
        <w:t>) הסברים מילוליים וכל ספרי המתקנים ו/או הוראות התחזוקה והשימוש של כל המערכות, לפי קביעת המפקח.</w:t>
      </w:r>
    </w:p>
    <w:p w14:paraId="745D9F2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המצאת הצהרת היעדר תביעות חתומה בנוסח נספח 3.1.16 לחוזה.</w:t>
      </w:r>
    </w:p>
    <w:p w14:paraId="46B06C6C" w14:textId="77777777" w:rsidR="00E56613" w:rsidRPr="00E56613" w:rsidRDefault="00E56613" w:rsidP="00E56613">
      <w:pPr>
        <w:widowControl w:val="0"/>
        <w:spacing w:before="0" w:beforeAutospacing="0" w:after="0" w:afterAutospacing="0" w:line="240" w:lineRule="auto"/>
        <w:ind w:left="3660" w:hanging="520"/>
        <w:jc w:val="both"/>
        <w:rPr>
          <w:rFonts w:ascii="David" w:eastAsia="Times New Roman" w:hAnsi="David" w:cs="David"/>
          <w:snapToGrid w:val="0"/>
          <w:sz w:val="24"/>
          <w:szCs w:val="24"/>
          <w:rtl/>
        </w:rPr>
      </w:pPr>
    </w:p>
    <w:p w14:paraId="793C3470"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מלוי התנאים המוקדמים הנ"ל הוא תנאי לכל זכאות של הקבלן לפי החשבון הסופי.</w:t>
      </w:r>
    </w:p>
    <w:p w14:paraId="15B4984A" w14:textId="77777777" w:rsidR="00E56613" w:rsidRPr="00E56613" w:rsidRDefault="00E56613" w:rsidP="00E56613">
      <w:pPr>
        <w:widowControl w:val="0"/>
        <w:spacing w:before="0" w:beforeAutospacing="0" w:after="0" w:afterAutospacing="0" w:line="240" w:lineRule="auto"/>
        <w:ind w:left="2552"/>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על אף האמור לעיל, תשלום בגין עבודה שטרם בוצעה ו/או הושלמה לפי קביעת המפקח, יעוכב ממילא וישולם בתוך פרק זמן כאמור לעיל, מהמועד בו נתקיימו התנאים המוקדמים דלעיל בקשר לאותה עבודה.</w:t>
      </w:r>
    </w:p>
    <w:p w14:paraId="4C42FC10" w14:textId="77777777" w:rsidR="00E56613" w:rsidRPr="00E56613" w:rsidRDefault="00E56613" w:rsidP="00E56613">
      <w:pPr>
        <w:widowControl w:val="0"/>
        <w:spacing w:before="0" w:beforeAutospacing="0" w:after="0" w:afterAutospacing="0" w:line="240" w:lineRule="auto"/>
        <w:ind w:left="2620" w:hanging="640"/>
        <w:jc w:val="both"/>
        <w:rPr>
          <w:rFonts w:ascii="David" w:eastAsia="Times New Roman" w:hAnsi="David" w:cs="David"/>
          <w:snapToGrid w:val="0"/>
          <w:sz w:val="24"/>
          <w:szCs w:val="24"/>
          <w:rtl/>
        </w:rPr>
      </w:pPr>
    </w:p>
    <w:p w14:paraId="40CCDFF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של פיגור בתשלום חשבון ביניים מאושר או החשבון הסופי המאושר מעבר למועדים הנקובים לעיל לתשלומם, יישא התשלום בפיגור רבית בשיעור הנקוב בנספח 3.1.1 והוא לא יהיה צמוד למדד. היה והקבלן איחר בהגשת חשבון ביניים - ייווסף לפרק הזמן לתשלום חשבון הביניים ממועד אישורו, אותו פרק זמן שבו איחר הקבלן בהגשת חשבון הביניים. אין באמור כדי לגרוע מסעיף 30.4 להלן.</w:t>
      </w:r>
    </w:p>
    <w:p w14:paraId="0EB8944C" w14:textId="77777777" w:rsidR="00E56613" w:rsidRPr="00E56613" w:rsidRDefault="00E56613" w:rsidP="00E56613">
      <w:pPr>
        <w:widowControl w:val="0"/>
        <w:spacing w:before="0" w:beforeAutospacing="0" w:after="0" w:afterAutospacing="0" w:line="240" w:lineRule="auto"/>
        <w:ind w:left="3140" w:hanging="1000"/>
        <w:jc w:val="both"/>
        <w:rPr>
          <w:rFonts w:ascii="David" w:eastAsia="Times New Roman" w:hAnsi="David" w:cs="David"/>
          <w:snapToGrid w:val="0"/>
          <w:sz w:val="24"/>
          <w:szCs w:val="24"/>
          <w:rtl/>
        </w:rPr>
      </w:pPr>
    </w:p>
    <w:p w14:paraId="5A1DD65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היה והתברר לפי החשבון הסופי כי שולם לקבלן יותר מהמגיע לו אזי יחזיר הקבלן את תשלום היתרה מיד לפי דרישת המזמין כשתשלום זה צמוד למדד, כשהמדד היסודי הוא המדד במועד בו נוצר תשלום היתר והמדד הקובע הוא </w:t>
      </w:r>
      <w:r w:rsidRPr="00E56613">
        <w:rPr>
          <w:rFonts w:ascii="David" w:eastAsia="Times New Roman" w:hAnsi="David" w:cs="David"/>
          <w:b/>
          <w:i/>
          <w:snapToGrid w:val="0"/>
          <w:sz w:val="26"/>
          <w:szCs w:val="24"/>
          <w:rtl/>
        </w:rPr>
        <w:lastRenderedPageBreak/>
        <w:t>המדד שהתפרסם לאחרונה לפני החזרתו למזמין. במידה והקבלן יפגר בביצוע תשלום היתרה ו/או כל חלק הימנה מעבר ל-15 יום מיום קבלת דרישת המזמין, יישא התשלום בפיגור ריבית החשב הכללי, כפי שתהא מעת לעת.</w:t>
      </w:r>
    </w:p>
    <w:p w14:paraId="45B594D0" w14:textId="77777777" w:rsidR="00E56613" w:rsidRPr="00E56613" w:rsidRDefault="00E56613" w:rsidP="00E56613">
      <w:pPr>
        <w:widowControl w:val="0"/>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היה והקבלן איחר בהגשת החשבון הסופי ייווסף לפרק הזמן לתשלום החשבון הסופי ממועד אישורו, אותו פרק זמן שבו איחר הקבלן בהגשת החשבון הסופי.</w:t>
      </w:r>
    </w:p>
    <w:p w14:paraId="621AC00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מכל תשלום מהתשלומים לפי סעיפים 8.2 ו/או 8.3 לעיל כל סכום המגיע אותה עת מהקבלן למזמין עפ"י הוראות החוזה וזאת בין אם נזכרה זכות כזו מפורשות בחוזה ובין אם לאו, ומבלי לגרוע מזכות המזמין לגבות כל סכום המגיע לו מהקבלן בכל דרך אחרת.</w:t>
      </w:r>
    </w:p>
    <w:p w14:paraId="3745F6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חשבון ביניים והחשבון הסופי יערכו על בסיס מצטבר ובמתואם עם התכניות והמפרטים ויכללו את הבאות:</w:t>
      </w:r>
    </w:p>
    <w:p w14:paraId="120505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פירוט העבודות שבוצעו בפועל בהתייחס לחשבון המוגש ובמצטבר.</w:t>
      </w:r>
    </w:p>
    <w:p w14:paraId="65AD79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על התקדמות העבודות.</w:t>
      </w:r>
    </w:p>
    <w:p w14:paraId="4B1203A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חישוב הצמדה.</w:t>
      </w:r>
    </w:p>
    <w:p w14:paraId="0D23620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פירוט ונתונים אחרים שידרשו ע"י המפקח.</w:t>
      </w:r>
    </w:p>
    <w:p w14:paraId="2175900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יחד עם כל חשבון ביניים יגיש הקבלן למזמין במסמך נפרד, חשבון המתייחס לשנויים שבוצעו בחודש שקדם לחודש הגשת החשבון ואשר יכלול את פירוט השינויים ומחיריהם. למען הסר ספק מובהר כי הקבלן לא יהיה זכאי לתשלום בעבור שינוי או תוספת למעט בגין האמור בסעיף 6.6.25.1-6.6.25.3.</w:t>
      </w:r>
    </w:p>
    <w:p w14:paraId="36220C7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שהקבלן יכלול בחשבון ביניים או בחשבון הסופי, לראשונה, כמויות או עבודות שבוצעו בתקופה שלפני החודש החולף להגשת החשבון, אזי הוא לא יהא זכאי לכל הפרשי הצמדה ולכל תשלום אחר הנובעים מתביעתן על ידו באחור.</w:t>
      </w:r>
    </w:p>
    <w:p w14:paraId="5345217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כמו כן לא יהא הקבלן זכאי לכל הצמדה ולכל תשלום אחר בגין אחור בתשלום עבור פריטי חשבון ביניים או סופי שהמפקח לא אישר תשלומם עקב הפרת סעיף 8.5 לעיל ע"י הקבלן.</w:t>
      </w:r>
    </w:p>
    <w:p w14:paraId="1E21FC8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המזמין ישלם לקבלן את מס הערך המוסף בגין הסכומים ששולמו על ידו לקבלן לפי סעיף 8 זה, ובלבד שהוגשה למזמין חשבונית מס כדין. מס הערך המוסף ישולם סמוך לפני המועד שבו על הקבלן לדווח לשלטונות מס ערך מוסף על ההכנסה שמס הערך המוסף מתייחס אליה.</w:t>
      </w:r>
    </w:p>
    <w:p w14:paraId="18E2355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לנכות מס מהמגיע לקבלן ככל שנדרש עפ"י הדין.</w:t>
      </w:r>
    </w:p>
    <w:p w14:paraId="39242F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   הזכות למזמין לעכב בצוע תשלום לקבלן עד להגשת דיווח כמותנה בסעיף 10.7 להלן ולקבלן לא יגיע פיצוי כלשהו, ובכלל זה גם לא הפרשי הצמדה בגין עיכוב זה.</w:t>
      </w:r>
    </w:p>
    <w:p w14:paraId="3C4221B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01491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lastRenderedPageBreak/>
        <w:t>הקבלן יגיש למפקח בסוף כל חודש רשימה שתפרט את כל תביעותיו לתשלומים שלא הוסכם עליהם במפורש ואשר לפי דעתו הוא זכאי להם עקב בצוע העבודות או כל אירוע אחר במשך החודש החולף. אין באמור לעיל כדי לגרוע מחובת הקבלן לכלול כל תביעות כאמור בחשבונות הביניים ובחשבון הסופי.</w:t>
      </w:r>
    </w:p>
    <w:p w14:paraId="40262B3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תביעה שלא הוכללה ברשימת התביעות כאמור בסעיף 8.12.1 רואים את הקבלן כאילו ויתר עליה לחלוטין וללא תנאי אלא אם הודיע בכתב בסוף החודש כאמור על כוונתו להגיש את התביעה ואכן הגישה לא יאוחר מאשר תוך חודש נוסף.</w:t>
      </w:r>
    </w:p>
    <w:p w14:paraId="13539BE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שיתברר כי אכן מגיע לקבלן תשלום בגין נשוא התביעה כאמור, יקבע תשלום זה לפי ערך התביעה בחודש בו בוצעה העבודה נשוא התביעה ובלבד שנכללה ברשימת התביעות, במועדה כמפורט בסעיף 8.12.2 לעיל.</w:t>
      </w:r>
    </w:p>
    <w:p w14:paraId="0990504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האמור בסעיף זה אינו גורע מהמותנה בסעיף 22 להלן.</w:t>
      </w:r>
    </w:p>
    <w:p w14:paraId="00653E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במקרה והקבלן יקדים ביוזמתו ביצוע עבודות או כל חלק מהן לעומת לוח הזמנים המאושר ע"י המזמין, רשאי המזמין שלא לשלם לקבלן את חשבונות הביניים ו/או את החשבון הסופי לפי מועד הביצוע בפועל אלא לפי המועד שנקבע לביצועו עפ"י לוח הזמנים המאושר. כמו כן, אין המזמין חייב לספק לקבלן הנחיות ביצוע ותכניות ביצוע בהתאם לקצב עבודתו של הקבלן אלא לפי לוח הזמנים שאושר.</w:t>
      </w:r>
    </w:p>
    <w:p w14:paraId="471FE00E" w14:textId="77777777" w:rsidR="00E56613" w:rsidRPr="00E56613" w:rsidRDefault="00E56613" w:rsidP="00E56613">
      <w:pPr>
        <w:spacing w:before="0" w:beforeAutospacing="0" w:after="0" w:afterAutospacing="0" w:line="360" w:lineRule="auto"/>
        <w:ind w:left="3140" w:hanging="1000"/>
        <w:jc w:val="both"/>
        <w:rPr>
          <w:rFonts w:ascii="David" w:eastAsia="Times New Roman" w:hAnsi="David" w:cs="David"/>
          <w:snapToGrid w:val="0"/>
          <w:sz w:val="24"/>
          <w:szCs w:val="24"/>
          <w:rtl/>
        </w:rPr>
      </w:pPr>
    </w:p>
    <w:p w14:paraId="2CE35CD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ערבויות</w:t>
      </w:r>
    </w:p>
    <w:p w14:paraId="296C9D16" w14:textId="77777777" w:rsidR="00E56613" w:rsidRPr="00E56613" w:rsidRDefault="00E56613" w:rsidP="00237720">
      <w:pPr>
        <w:numPr>
          <w:ilvl w:val="1"/>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תוך 3 ימים מחתימת חוזה זה ימסור הקבלן למזמין ערבות בנקאית בסכום השווה לאחוז הנקוב בנספח 3.1.1 ממחיר העבודות, ללא מע"מ בגינו, בהתאם לשיעורו עפ"י דין, אשר תשמש להבטחת תשלום כל סכומים שיגיעו מהקבלן למזמין או לרוכשים שהזמינו שינויים ו/או שדרוגים מהקבלן בהתאם להוראות החוזה, לרבות אך מבלי לפגוע בכלליות האמור לעיל:</w:t>
      </w:r>
    </w:p>
    <w:p w14:paraId="46D322B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הפיצויים, דמי הנזק, השפוי, ההפסדים וההוצאות שיגיעו למזמין מאת הקבלן בכל מקרה של הפרת התחייבות כלשהי מהתחייבויותיו של הקבלן לפי החוזה.</w:t>
      </w:r>
    </w:p>
    <w:p w14:paraId="2CE6C80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כל סכומים שהמזמין ישלם לקבלן או/וגם ע"ח הקבלן בהתאם להוראות חוזה זה.</w:t>
      </w:r>
    </w:p>
    <w:p w14:paraId="2C9390D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ההוראות הבאות תחולנה על הערבויות הנזכרות בסעיפים 9.1 לעיל ו- 9.3  להלן: </w:t>
      </w:r>
    </w:p>
    <w:p w14:paraId="3427CCE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נוסח הערבויות יהיה כמפורט בנספח 3.1.11.</w:t>
      </w:r>
    </w:p>
    <w:p w14:paraId="75ECF3D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הערבויות יהיה צמוד במלואו למדד כשהמדד היסודי הוא כהגדרתו בנספח 3.1.1.</w:t>
      </w:r>
    </w:p>
    <w:p w14:paraId="1E52655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lastRenderedPageBreak/>
        <w:t>על הקבלן להאריך את תוקפן של הערבויות למשך שנה כל פעם, או למשך תקופה אחרת ככל שיורה המזמין בכתב, ובלבד שאלה תהיינה בתוקף רצוף עד למתן תעודת הגמר הנזכרת בסעיף 27.2 להלן וזאת מבלי לגרוע מזכות המזמין לפי סעיף 9.3.4 להלן.</w:t>
      </w:r>
    </w:p>
    <w:p w14:paraId="5A0712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שיגיע למזמין סכום כלשהו מהקבלן, או במקרה שלא ניתנה תעודת הגמר עד למועד המיועד לגמר העבודות כקבוע בסעיף 10.1 להלן או בכל מקרה של איחור במסירה מעבר למועד הקבוע בחוזה זה, או בכל מקרה שהקבלן לא מבצע תיקונים באופן ובמועדים לפי דרישת המפקח או נכשל בתיקונם או מתנער מליתן אחריות בדק למזמין ו/או לרוכשים בהתאם לחוק המכר (דירות) ו/או מסרב להצטרף כנתבע בהליך כמתואר בסעיף 15.8 להלן ו/או נמנע מלפעול בהתאם לאמור בסעיף 15 כאמור, או נמנע מלהאריך תוקף ערבות מהערבויות המפורטות בסעיף 9 לעיל ולהלן עד 30 יום לפני מועד תפוגת תוקפן או נמנע מלפעול בהתאם להוראות סעיף 9.4 להלן במועד שנקבע ע"י אותה רשות או בכל מקרה אחר בו הקבלן אינו ממלא אחר הוראות החוזה, יהיה המזמין זכאי לדרוש את פירעון הערבויות, כולן או חלקן, בבת אחת או בחלקים חלקים במספר פעמים, וזאת בלא שיהיה חייב להוכיח או לבסס את דרישתו, והקבלן מתחייב שלא לנקוט בכל פעולה למניעת או לעיכוב כל תשלום שהמזמין ידרוש בתוקף הערבויות ובכלל זה, מתחייב שלא לבקש צו מניעה זמני ו/או קבוע ו/או עיכוב ביצוע בקשר עם חילוט הערבויות.</w:t>
      </w:r>
    </w:p>
    <w:p w14:paraId="5C4B525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מוצהר למניעת ספקות, כי אין סכום הערבויות מגביל את המזמין בתביעותיו מהקבלן, ובמידה והמגיע למזמין מהקבלן יעלה על סכום הערבויות, יהיה המזמין זכאי לגבות מהקבלן את הסכום העודף בכל דרך שימצא לנכון.</w:t>
      </w:r>
    </w:p>
    <w:p w14:paraId="50A2852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עם גמר בצוע כל העבודות בכל שלב בפרויקט ומסירתן למזמין ולרוכשים ולפני סילוק החשבון הסופי ימסור הקבלן למזמין ערבות בנקאית וזאת בהתאם להוראות דלקמן:</w:t>
      </w:r>
    </w:p>
    <w:p w14:paraId="05DA45A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הערבות תהיה על סך 5% מהמחיר הכולל ללא המע"מ בגינו כשהוא צמוד במלואו למדד עד למועד מסירת העבודות ותקופתה תהיה שווה לתקופת הבדק כנקוב בסעיף 28 להלן.</w:t>
      </w:r>
    </w:p>
    <w:p w14:paraId="21AF5C3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כלל החשבון הסופי תוספות למחיר הכולל בסך העולה על 5% - תגדל הערבות הבנקאית ב- 5% מסכום התוספת (להלן: "</w:t>
      </w:r>
      <w:r w:rsidRPr="00E56613">
        <w:rPr>
          <w:rFonts w:ascii="David" w:eastAsia="Times New Roman" w:hAnsi="David" w:cs="David"/>
          <w:b/>
          <w:bCs/>
          <w:snapToGrid w:val="0"/>
          <w:sz w:val="24"/>
          <w:szCs w:val="24"/>
          <w:rtl/>
        </w:rPr>
        <w:t>מחיר העבודות</w:t>
      </w:r>
      <w:r w:rsidRPr="00E56613">
        <w:rPr>
          <w:rFonts w:ascii="David" w:eastAsia="Times New Roman" w:hAnsi="David" w:cs="David"/>
          <w:snapToGrid w:val="0"/>
          <w:sz w:val="24"/>
          <w:szCs w:val="24"/>
          <w:rtl/>
        </w:rPr>
        <w:t>").</w:t>
      </w:r>
    </w:p>
    <w:p w14:paraId="5F7121B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בתום 36 חודשים מיום מסירת העבודות ולאחר קבלת אישור</w:t>
      </w:r>
      <w:r w:rsidRPr="00E56613">
        <w:rPr>
          <w:rFonts w:ascii="David" w:eastAsia="Times New Roman" w:hAnsi="David" w:cs="David"/>
          <w:snapToGrid w:val="0"/>
          <w:sz w:val="24"/>
          <w:szCs w:val="24"/>
        </w:rPr>
        <w:t xml:space="preserve"> </w:t>
      </w:r>
      <w:r w:rsidRPr="00E56613">
        <w:rPr>
          <w:rFonts w:ascii="David" w:eastAsia="Times New Roman" w:hAnsi="David" w:cs="David"/>
          <w:snapToGrid w:val="0"/>
          <w:sz w:val="24"/>
          <w:szCs w:val="24"/>
          <w:rtl/>
        </w:rPr>
        <w:t>המפקח באשר לביצוע תיקוני הבדק והאחריות במועד זה ע"י הקבלן, וכן בכפיפה להיעדר תביעות מצד הרוכשים באשר לאיכות הבניה וכל הכרוך בכך, תוקטן הערבות באופן שתהיה על סך  2.5% ממחיר העבודות הצמוד כאמור, ללא המע"מ בגינו.</w:t>
      </w:r>
    </w:p>
    <w:p w14:paraId="12282A4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בתום 60 חודשים מיום מסירת העבודות ובכפוף לקבלת אישור המפקח באשר להשלמת ביצוע תיקוני הבדק והאחריות עד למועד זה ע"י הקבלן, וכן בכפיפה להיעדר תביעות מצד הרוכשים באשר לאיכות הבניה וכל הכרוך בכך, תוחזר הערבות לקבלן.</w:t>
      </w:r>
    </w:p>
    <w:p w14:paraId="29E9A3E1" w14:textId="77777777" w:rsidR="00E56613" w:rsidRPr="00E56613" w:rsidRDefault="00E56613" w:rsidP="00E56613">
      <w:pPr>
        <w:spacing w:before="0" w:beforeAutospacing="0" w:after="0" w:afterAutospacing="0" w:line="240" w:lineRule="auto"/>
        <w:ind w:left="2783"/>
        <w:jc w:val="both"/>
        <w:rPr>
          <w:rFonts w:ascii="David" w:eastAsia="Times New Roman" w:hAnsi="David" w:cs="David"/>
          <w:snapToGrid w:val="0"/>
          <w:sz w:val="24"/>
          <w:szCs w:val="24"/>
          <w:rtl/>
        </w:rPr>
      </w:pPr>
    </w:p>
    <w:p w14:paraId="0340C54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הערבות תהיה להבטחת תשלום כל הנזקים (ובכלל זה כל תשלום שיעשה ע"י המזמין) שיגרמו למזמין בגין מעשה ו/או מחדל של הקבלן לרבות אך לא רק הפרת התחייבות מהתחייבויותיו עפ"י חוזה זה. המזמין רשאי להורות לקבלן והקבלן מתחייב לפעול בתוך 7 ימים ממועד קבלת הוראה כאמור, לתיקון נוסח ערבות זו כך שהעירייה תתווסף כמוטב על פיה, להבטחת תשלום כל הנזקים שיגרמו גם לעירייה בגין מעשה ו/או מחדל של הקבלן כאמור.</w:t>
      </w:r>
    </w:p>
    <w:p w14:paraId="66DD2D2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9.1 לעיל תחולנה בשנויים המחויבים גם על הערבות שתינתן בהתאם להוראות סעיף 9.3 זה.</w:t>
      </w:r>
    </w:p>
    <w:p w14:paraId="4E1919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בס"ק 9.3.1 לעיל מוסכם כדלקמן:</w:t>
      </w:r>
    </w:p>
    <w:p w14:paraId="34031493"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להאריך תוקף הערבות מעת לעת, עד לגמר תקופת הבדק כהגדרתה בסעיף 28 להלן או עד לקבלת אישור המזמין בדבר השלמת ביצוע התיקונים הנדרשים בתקופות הבדק והאחריות, או עד למשך התקופה שתידרש לשם הבטחת זכות המזמין לשיפוי מלא מהקבלן בגין תביעות ליקויי בניה לפי המאוחר מביניהם.</w:t>
      </w:r>
    </w:p>
    <w:p w14:paraId="75390F9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די בקיומן של טענות ו/או דרישות ו/או תביעות רוכשים בעניין ליקויי בניה, מכל מין וסוג שהוא, כדי להוות עילה למימוש הערבות ו/או להארכת תוקפה, לפי קביעת המזמין וזאת מבלי לגרוע מטענות המזמין וזכויותיו הדיוניות להתגונן מפני דרישות ו/או תביעות כאמור ו/או להכחישן.</w:t>
      </w:r>
    </w:p>
    <w:p w14:paraId="2917D292"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המזמין זכאי להוסיף ולהחזיק בערבות, גם לאחר תום תקופת הבדק כהגדרתה בסעיף 28 להלן,</w:t>
      </w:r>
      <w:r w:rsidRPr="00E56613">
        <w:rPr>
          <w:rFonts w:ascii="David" w:eastAsia="Times New Roman" w:hAnsi="David" w:cs="David"/>
          <w:b/>
          <w:i/>
          <w:snapToGrid w:val="0"/>
          <w:sz w:val="26"/>
          <w:szCs w:val="24"/>
          <w:rtl/>
        </w:rPr>
        <w:t xml:space="preserve"> ככל שהדבר דרוש להבטחת התחייבויות הקבלן להשלים את ביצוע כל התיקונים הנדרשים בתקופות הבדק והאחריות וזאת מבלי לגרוע מיתר האמור בסעיף 9.3.4 לעיל ולהלן.</w:t>
      </w:r>
    </w:p>
    <w:p w14:paraId="11F6063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 הארכה או אי תיקון ליקויים בתקופות הבדק והאחריות כאמור מהווה, כשלעצמו, מבלי לגרוע מכל סיבה אחרת, עילה למימוש הערבות ו/או להארכת תוקפה ו/או זכות לעכבה בידי המזמין.</w:t>
      </w:r>
    </w:p>
    <w:p w14:paraId="2659BB1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אין בזכויות המזמין לעכב הערבות בידיו ו/או להאריך תוקפה כאמור לעיל, כדי לגרוע מזכויות המזמין עפ"י החוזה ועפ"י כל דין לרבות זכותו למימוש הערבות בהתקיים כל אחת משאר העילות הקבועות בסעיף 27 להלן.</w:t>
      </w:r>
    </w:p>
    <w:p w14:paraId="5B6AF09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מבלי לגרוע מהאמור לעיל, הקבלן ימציא בטחונות לפי דרישת כל רשות מוסמכת, כתנאי לאישורה לקבלת טפסי 4 ו/או טפסי 4 חלקיים, להבטחת קיום דרישות אותה רשות, ככל שקיום דרישות אלה חל עפ"י חוזה זה על הקבלן.</w:t>
      </w:r>
    </w:p>
    <w:p w14:paraId="309BBFA5"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6213F608"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לוח זמנים שלבי בצוע ודיווח</w:t>
      </w:r>
    </w:p>
    <w:p w14:paraId="32D269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להתחיל בבצוע העבודות לא יאוחר מאשר תוך 10 ימים מדרישת המזמין בכתב (להלן -"</w:t>
      </w:r>
      <w:r w:rsidRPr="00E56613">
        <w:rPr>
          <w:rFonts w:ascii="David" w:eastAsia="Times New Roman" w:hAnsi="David" w:cs="David"/>
          <w:bCs/>
          <w:i/>
          <w:snapToGrid w:val="0"/>
          <w:sz w:val="26"/>
          <w:szCs w:val="24"/>
          <w:rtl/>
        </w:rPr>
        <w:t>צו התחלת עבודה</w:t>
      </w:r>
      <w:r w:rsidRPr="00E56613">
        <w:rPr>
          <w:rFonts w:ascii="David" w:eastAsia="Times New Roman" w:hAnsi="David" w:cs="David"/>
          <w:b/>
          <w:i/>
          <w:snapToGrid w:val="0"/>
          <w:sz w:val="26"/>
          <w:szCs w:val="24"/>
          <w:rtl/>
        </w:rPr>
        <w:t>") ולהשלים בצוען, כמפורט בסעיף 27 להלן, תוך פרק הזמן מצו התחלת עבודה לאותו שלב הנקוב בנספח 3.1.1 (להלן ולעיל - "</w:t>
      </w:r>
      <w:r w:rsidRPr="00E56613">
        <w:rPr>
          <w:rFonts w:ascii="David" w:eastAsia="Times New Roman" w:hAnsi="David" w:cs="David"/>
          <w:bCs/>
          <w:i/>
          <w:snapToGrid w:val="0"/>
          <w:sz w:val="26"/>
          <w:szCs w:val="24"/>
          <w:rtl/>
        </w:rPr>
        <w:t>המועד המיועד למסירת העבודות</w:t>
      </w:r>
      <w:r w:rsidRPr="00E56613">
        <w:rPr>
          <w:rFonts w:ascii="David" w:eastAsia="Times New Roman" w:hAnsi="David" w:cs="David"/>
          <w:b/>
          <w:i/>
          <w:snapToGrid w:val="0"/>
          <w:sz w:val="26"/>
          <w:szCs w:val="24"/>
          <w:rtl/>
        </w:rPr>
        <w:t>") ובהתאם ללוח הזמנים הכללי המצורף כנספח 3.1.10 לחוזה זה, ובלבד שהקבלן קיבל תכניות עבודה ומפרטים המאפשרים את התחלת ביצוע העבודות. במקרה וימונה מפקח, המזמין ידאג להעביר לקבלן תכניות ומפרטים כאמור, בכפוף לסעיף 5.7.3 לעיל.</w:t>
      </w:r>
    </w:p>
    <w:p w14:paraId="4D2AD4F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הקבלן להעביר לאישור המפקח לוח זמנים מפורט לביצוע העבודות על בסיס לוח הזמנים הכללי עד לא יאוחר מ- 30 יום ממועד קבלת צו התחלת עבודה.</w:t>
      </w:r>
    </w:p>
    <w:p w14:paraId="7F3A2B7A"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75A2D64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מוסכם כי באם לא יינתן צו התחלת עבודה בתוך 120 יום ממועד חתימת חוזה זה ע"י כל הצדדים, יבוטל חוזה זה מאליו והקבלן לא יהא זכאי לכל סעד נוסף בגין זאת.</w:t>
      </w:r>
    </w:p>
    <w:p w14:paraId="0303AF2D" w14:textId="77777777" w:rsidR="00E56613" w:rsidRPr="00E56613" w:rsidRDefault="00E56613" w:rsidP="00E56613">
      <w:pPr>
        <w:spacing w:before="0" w:beforeAutospacing="0" w:after="0" w:afterAutospacing="0" w:line="240" w:lineRule="auto"/>
        <w:ind w:left="3312" w:hanging="1000"/>
        <w:jc w:val="both"/>
        <w:rPr>
          <w:rFonts w:ascii="David" w:eastAsia="Times New Roman" w:hAnsi="David" w:cs="David"/>
          <w:snapToGrid w:val="0"/>
          <w:sz w:val="24"/>
          <w:szCs w:val="24"/>
          <w:u w:val="single"/>
          <w:rtl/>
        </w:rPr>
      </w:pPr>
    </w:p>
    <w:p w14:paraId="3F64002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 זכאי להורות לקבלן לבצע שלב אחד או יותר משלבי הבניה בפרויקט. לגבי כל שלב, יינתן צו התחלת עבודה בנפרד. הקבלן מתחייב לבצע שלב אחד או יותר משלבי הבניה בפרויקט, לפי הוראת המזמין, בהתאם למחירים הנקובים בנספח 3.1.1.</w:t>
      </w:r>
    </w:p>
    <w:p w14:paraId="7A67AC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764B8F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לפני מתן או בעת מתן צו התחלת העבודה יעמיד המזמין לרשות הקבלן את האתר או אותו חלק ממנו הדרוש להתחלת בצוע העבודות בהתאם ללוח הזמנים לפי דעתו של המפקח, ולאחר מכן יעמיד המזמין לרשות הקבלן מזמן לזמן חלקים נוספים מהאתר הכול כפי שיידרש לבצוע העבודות בהתאם ללוח הזמנים.</w:t>
      </w:r>
    </w:p>
    <w:p w14:paraId="4BC6379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או/וגם של האתר עוד לפני השלמת כל העבודות והקבלן חייב למלא אחר דרישת המזמין.</w:t>
      </w:r>
    </w:p>
    <w:p w14:paraId="0E4FB75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למזמין לדרוש מהקבלן לדחות מסירת חלקים של העבודות שהושלמו עד למסירת כל העבודות נשוא חוזה זה.</w:t>
      </w:r>
    </w:p>
    <w:p w14:paraId="23390E0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להכניס ולהתקין באתר ציוד, אביזרים, ריהוט ומכונות אף קודם להשלמת כל העבודות בכל עת ומקום שיקבעו ויאושרו ע"י המפקח בדירות לדוגמא ובמבואות הראשיות בלבד, אף אם טרם נמסרו העבודות ע"י הקבלן למזמין ו/או לרוכשים לרבות מטלטלין של הרוכשים, בהתאם להנחיית המזמין, והקבלן מתחייב לאפשר זאת למזמין ולרוכשים ולנקוט בכל האמצעים אשר יבטיחו את שלמות הציוד, האביזרים, הריהוט והמכונות ואת העוסקים בהם.</w:t>
      </w:r>
    </w:p>
    <w:p w14:paraId="5EDCB7DA"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548609B3"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352EFA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64394D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מצהיר כי ידוע לו עד כמה חיונית השלמת בצוע העבודות במועד המיועד לגמר העבודות בשים לב לכך שכל עיכוב בהשלמת העבודות יגרום מאליו לעיכוב בשימוש בעבודות למטרתם.</w:t>
      </w:r>
    </w:p>
    <w:p w14:paraId="49B1ADE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איחור במסירת העבודות למזמין, כמפורט בסעיף 27 להלן, ישלם הקבלן למזמין כפיצוי מוסכם ומוערך מראש את הסכום הנקוב בנספח 3.1.1 לכל יום של אחור.</w:t>
      </w:r>
    </w:p>
    <w:p w14:paraId="406A7BA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סכומי הפיצויים הנ"ל צמודים למדד כשהמדד היסודי הוא כנקוב בנספח 3.1.1 והמדד הקובע הוא המדד שהתפרסם לאחרונה לפני מועד תשלום הפיצויים בפועל.</w:t>
      </w:r>
    </w:p>
    <w:p w14:paraId="5016504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לנכות סכומי הפיצויים הנ"ל מהמגיע לקבלן או/וגם לגבותם בכל דרך אחרת.</w:t>
      </w:r>
    </w:p>
    <w:p w14:paraId="03122D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סכום הפיצויים הנ"ל נקבע לאחר הערכה שקולה וזהירה של מינימום הנזקים שיגרמו למזמין עקב אי השלמת בצוע העבודות ומסירתן במועד, אולם במקרה והנזק בפועל, יעלה על סכומי הפיצויים הנ"ל יהיה המזמין זכאי לגבות מהקבלן את הפיצויים הנ"ל וכל סכום נוסף עד לכסוי הנזק בפועל.</w:t>
      </w:r>
    </w:p>
    <w:p w14:paraId="6B57183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בתשלום הפיצויים הנ"ל כדי לשחרר את הקבלן מאיזה מהתחייבויותיו לפי חוזה זה.</w:t>
      </w:r>
    </w:p>
    <w:p w14:paraId="07492E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העבודות באופן התואם את לוח הזמנים המפורט המאושר ע"י המפקח ונציג המזמין ולשלבן בעבודות הקבלנים האחרים באתר באופן שלא תעוכב כל עבודה שהיא.</w:t>
      </w:r>
    </w:p>
    <w:p w14:paraId="1D76D1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rtl/>
        </w:rPr>
      </w:pPr>
      <w:r w:rsidRPr="00E56613">
        <w:rPr>
          <w:rFonts w:ascii="David" w:eastAsia="Times New Roman" w:hAnsi="David" w:cs="David"/>
          <w:b/>
          <w:i/>
          <w:snapToGrid w:val="0"/>
          <w:sz w:val="26"/>
          <w:szCs w:val="24"/>
          <w:rtl/>
        </w:rPr>
        <w:t xml:space="preserve">על הקבלן </w:t>
      </w:r>
      <w:r w:rsidRPr="00E56613">
        <w:rPr>
          <w:rFonts w:ascii="David" w:eastAsia="Times New Roman" w:hAnsi="David" w:cs="David"/>
          <w:b/>
          <w:i/>
          <w:snapToGrid w:val="0"/>
          <w:rtl/>
        </w:rPr>
        <w:t>לדווח מדי כל חודש למפקח  בדיווח פרטני בכתב  על התקדמות העבודות ועבודות הקבלנים האחרים, ולעדכן את לוח הזמנים המפורט בתוכנת "</w:t>
      </w:r>
      <w:r w:rsidRPr="00E56613">
        <w:rPr>
          <w:rFonts w:ascii="David" w:eastAsia="Times New Roman" w:hAnsi="David" w:cs="David"/>
          <w:b/>
          <w:i/>
          <w:snapToGrid w:val="0"/>
        </w:rPr>
        <w:t>m.s. project</w:t>
      </w:r>
      <w:r w:rsidRPr="00E56613">
        <w:rPr>
          <w:rFonts w:ascii="David" w:eastAsia="Times New Roman" w:hAnsi="David" w:cs="David"/>
          <w:b/>
          <w:i/>
          <w:snapToGrid w:val="0"/>
          <w:rtl/>
        </w:rPr>
        <w:t>", או בתוכנה דומה  לפי קביעת המזמין מעת לעת, הכול לפי דרישת המפקח ולהנחת דעתו.</w:t>
      </w:r>
    </w:p>
    <w:p w14:paraId="724F0B7C"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עדכון לוח הזמנים המפורט והשנויים שיתחייבו מכך מיועדים רק על מנת לשקף סדר העבודות, הקשר ביניהן והזמן המוקצב לביצוען, ואין בהם כדי לקבוע תאריכים חדשים לבצוע העבודות ומסירתן ו/או כדי להקדים המועדים שנקבעו לביצוע תשלומים בגינם עפ"י לוח התשלומים המפורט בנספח 3.1.11 ו/או כדי לשחרר הקבלן מהתחייבותו לבצוע העבודות ומסירתן בהתאם ללוח הזמנים הכללי.</w:t>
      </w:r>
    </w:p>
    <w:p w14:paraId="5D788FE7"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7535747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המועדים לבצוע העבודות הקבועים בלוח הזמנים יהא המפקח קובע בלעדית באיזה מועדים תתבצענה העבודות ויהא זכאי מעת לעת להורות לקבלן את מועדי העבודה ולשנות מועדים אלה, ובכלל זה להאט ו/או לעכב ביצוע חלק מהעבודות לרבות אך לא רק לעכב ביצוע עבודות גמר בכל שלב שלהם בדירות (לאחר שנחתמה בקשת התקשרות לרכישת הדירה) ולעכב התקנת ארונות, משטח (שיש), כיור, סוללה וחיפוי קירות במטבח, ריצוף, הקמת מחיצות ע"ג ריצוף, חיפוי קירות, התקנת ארונות, כלים סניטריים וסוללות בחדרים רטובים והתקנת יחידות מיזוג אויר, מאיידים ומעבים ככל שנדרשו בחוזה זה (בדירות שטרם נמכרו) ו/או להאיץ ביצוע עבודות בחלק מהדירות, הכול לפי קביעת המפקח אף אם זו מנוגדת לסדר הביצוע שקבע לעצמו הקבלן, ועל הקבלן לבצע את העבודות בהתאם להוראות המפקח. יחד עם זאת הקבלן יהיה רשאי להבהיר עמדתו בפני המפקח.</w:t>
      </w:r>
    </w:p>
    <w:p w14:paraId="1EC315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למניעת ספקות מוצהר במפורש, כי מועדי העבודה שיקבעו ע"י המפקח וכל שנוי שיערך בהם על ידו, לא יצדיקו דחית מועד השלמת בצוע העבודות ולא יהוו צידוק לאחור בהשלמת בצוע העבודות, אלא אם אושרה דחייה לפי סעיף 10.12 להלן. כמו כן, לא יצדיק הדבר שנוי במחיר הכולל.</w:t>
      </w:r>
    </w:p>
    <w:p w14:paraId="3D165EF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כמו כן המזמין רשאי להורות לקבלן לדחות את השלמת העבודות המתוארות לעיל בדירות לא מכורות בתנאים כדלקמן -בדירות שאינן דירות גג עד 6 חודשים לאחר קבלת טופס 4, תהיה ללא תמורה נוספת. בגין השלמת עבודות בדירה שעבודות בה עוכבו למעלה 6 חודשים כאמור לעיל, יהיה זכאי הקבלן לקבלת תוספת קבועה סופית וממצה כמפורט בנספח 3.1.1. בכל הנוגע לדירות גג המזמין רשאי להורות על עיכוב בכל עבודות הגמר בדירות גג עד ל-12 חודשים לאחר קבלת טופס 4. בגין השלמת עבודות בדירה שעבודות בה עוכבו למעלה מ-12 חודשים כאמור יהיה זכאי הקבלן לקבלת תוספת קבועה סופית וממצה כמפורט בנספח 3.1.1.</w:t>
      </w:r>
    </w:p>
    <w:p w14:paraId="1E469BC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15D1E30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להתמיד בבצוע העבודות בשקידה, באמצעים ובקצב המבטיחים השלמתן במועד המיועד לגמר העבודות, ובלבד שקצב זה לא יהיה איטי מזה הקבוע בלוח הזמנים.</w:t>
      </w:r>
    </w:p>
    <w:p w14:paraId="30003C7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המפקח יהיה קובע בלעדית, סופית וללא עוררין אם באיזה שלב שהוא של בצוע העבודות אין הקבלן ממלא אחר התחייבותו כאמור, ובמקרה של קביעה כזו יהיה המזמין זכאי לפעול בהתאם להוראות סעיף 24 להלן. </w:t>
      </w:r>
    </w:p>
    <w:p w14:paraId="141BA94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מצהיר ומתחייב כי בהתחייבו להשלים את בצוע העבודות במועד המיועד לגמר העבודות הביא בחשבון את כל גורמי העיכוב האפשריים ובכלל זה - אך מבלי לפגוע בכלליות האמור לעיל - שרות מילואים של עובדים ושוק העבודה, החומרים והשירותים כפי שהוא עלול להיות במשך בצוע העבודה, עבודות המבוצעות ע"י קבלני משנה, קבלנים מיוחדים וקבלנים אחרים, עבודות נוספות או/וגם שנויים אפשריים בעבודות וכן כל גורמי טבע כגון: מזג אויר וכו', ואולם אין באמור לעיל כדי להביא בחשבון גיוס כללי לצבא.</w:t>
      </w:r>
    </w:p>
    <w:p w14:paraId="04399D5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1554A2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ימציא למפקח, לפי דרישתו מזמן לזמן, פירוט ודיווח מלא בכתב על בצוע העבודות ודרכי הבצוע, לרבות רשימת מתקנים ומבני עזר שיש בדעת הקבלן להשתמש בהם, רשימת בתי המלאכה בהם תבוצענה עבודות, מצבת כוח אדם, תזרים מזומנים וכל מידע אחר שהמפקח ידרוש. המצאת החומר האמור ע"י הקבלן למפקח, בין שאישר אותו המפקח במפורש ובין שלא אישרו, אינה פוטרת את הקבלן מאחריות כלשהי המוטלת עליו. נדרש הקבלן ע"י המפקח להגיש דיווח איזה שהוא כאמור לעיל, יהיה כל תשלום שעל המזמין לשלם לקבלן מותנה בהגשת הדיווח קודם לכן.</w:t>
      </w:r>
    </w:p>
    <w:p w14:paraId="300A7B3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ימציא לפי דרישת המזמין, תכנית שתפרט את אמצעי ההרמה ו/או אמצעי ההובלה ו/או השינוע ו/או האכסון של החומרים וכל ציוד אחר ו/או את התבניות לביצוע החלקים היצוקים באתר, ו/או את אופן הרכבתם ופירוקם ו/או מועדי ההרכבה והפירוק, ו/או תיאור הפיגומים ו/או התבניות ו/או שיטות היציקה ו/או סוג מעליות המשא הזמניות והיכן בכוונתו למקמן. אישור המזמין ו/או מתכנניו ו/או מנהל הפרויקט מטעמו לכל אשר יוצע בפניהם עפ"י סעיף זה, לא ישחרר את הקבלן מאחריות לביצוע כל אלה ולא יגרע הימנה והקבלן יוותר האחראי הבלעדי לביצוע ויישא בכל ההוצאות הכרוכות בכך. על הקבלן להגיש תכניות התארגנות באתר. כל שטחי ההתארגנות של הקבלן יהיו בתחומי המגרש.</w:t>
      </w:r>
    </w:p>
    <w:p w14:paraId="1D256D3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רשאי לבקש מהרשות המקומית, אישורים להתארגנות או להצבת ציוד מחוץ לתחומי המגרש, אך מחויבותו כלפי המזמין לא תהיה מותנית בקבלת אישורים אלה.</w:t>
      </w:r>
    </w:p>
    <w:p w14:paraId="3FDB52A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כי המזמין לא יישא בהוצאות כלשהן שתיגרמנה לקבלן בגין או לשם קבלת אישורים כאמור.</w:t>
      </w:r>
    </w:p>
    <w:p w14:paraId="5BFDFC8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מבלי לגרוע מהאמור בסעיף 10.10.1 ימציא הקבלן תוך 7 ימים מתאריך חתימת חוזה זה למפקח את האישורים למינוי ממונה על בטיחות, אחראי על הביקורת, אחראי על תכנון השלד ואחראי על ביצוע השלד ותכנית התארגנות שתפרט את מקום התקנת והפעלת האמצעים, דרכי הגישה וכל יתר הנדרש לבצוע העבודות וכל מידע אחר שיידרש ע"י המפקח. </w:t>
      </w:r>
    </w:p>
    <w:p w14:paraId="39CD7B3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תכנית ההתארגנות טעונה אשור המפקח ובכל מקרה הקבלן לא יתחיל בבצוע העבודות אם טרם מונו האחראים הנזכרים לעיל. לא הגיש הקבלן למפקח את תכנית ההתארגנות כאמור, יראו את התקופה בה על הקבלן לבצע העבודות כאילו התחילה בתום 7 ימים מהמועד בו היה עליו להגיש למפקח את תכנית ההתארגנות אף שלא ניתן צו התחלת עבודה.</w:t>
      </w:r>
    </w:p>
    <w:p w14:paraId="1AFBF0D4"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4E52A95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בכל זמן שהוא יהיה המפקח בדעה שקצב בצוע העבודות איטי מדי מכדי להבטיח את השלמת בצוע העבודות במועד המיועד לגמר העבודות, או השלמת חלק של העבודות לפי לוח הזמנים, יודיע המפקח לקבלן בכתב והקבלן ינקוט מיד באמצעים הדרושים בכדי להבטיח את השלמת בצוע העבודות במועד ויודיע על אמצעים אלה למפקח בכתב.</w:t>
      </w:r>
    </w:p>
    <w:p w14:paraId="54365A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המפקח בדעה שהאמצעים שנקט בהם הקבלן כאמור בסעיף 10.11.1 לעיל אינם מספיקים בכדי להבטיח השלמת בצוע העבודות במועד המיועד לגמר העבודות, יורה המפקח לקבלן בכתב על האמצעים שלדעת המפקח יש לנקוט בהם - לרבות אך מבלי לפגוע בכלליות האמור לעיל - תוספת כוח אדם (לרבות שעות נוספות ומשמרות נוספות) ו/או תוספת אמצעים, ועל הקבלן לנקוט מיד בצעדים המתחייבים.</w:t>
      </w:r>
    </w:p>
    <w:p w14:paraId="44286A9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ספק מובהר כי הקבלן לא יהיה רשאי לתבוע כל תשלום נוסף בגין עבודה ביותר מאשר משמרת אחת של פועלים ליום, אף לא בגין עבודת לילה.</w:t>
      </w:r>
    </w:p>
    <w:p w14:paraId="5D8E684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מלא הקבלן את התחייבותו כאמור בסעיפים 10.11.1 ו</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10.11.2 לעיל, יהיה המזמין זכאי לנהוג באחת או יותר מהדרכים הבאות:</w:t>
      </w:r>
    </w:p>
    <w:p w14:paraId="3B43D0A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שקצב הבצוע איטי מחמת שחומרים הנדרשים לעבודות לא סופקו ו/או נאגרו ע"י הקבלן במועד הנדרש לבצוע העבודות לפי לוח הזמנים, זכאי המזמין לספק חומרים לקבלן ובמקרה זה יפחת ממחיר העבודות סכום השווה לעלות החומרים ואספקתם בפועל כשהיא צמודה למדד.</w:t>
      </w:r>
    </w:p>
    <w:p w14:paraId="33A759A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לבצע את העבודות או כל חלק מהן באמצעות קבלן אחר או נוסף ובמקרה זה יפחת ממחיר העבודות הסכום שישולם לאותו קבלן כשהוא צמוד למדד.</w:t>
      </w:r>
    </w:p>
    <w:p w14:paraId="36261E4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לנהוג בהתאם להוראות סעיף 24 להלן.</w:t>
      </w:r>
    </w:p>
    <w:p w14:paraId="6F634FE5"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אלה מבלי לגרוע מכל זכות אחרת של המזמין לפי החוזה ולפי כל דין.</w:t>
      </w:r>
    </w:p>
    <w:p w14:paraId="4FFCEB71" w14:textId="77777777" w:rsidR="00E56613" w:rsidRPr="00E56613" w:rsidRDefault="00E56613" w:rsidP="00E56613">
      <w:pPr>
        <w:spacing w:before="0" w:beforeAutospacing="0" w:after="0" w:afterAutospacing="0" w:line="240" w:lineRule="auto"/>
        <w:ind w:left="2900" w:hanging="340"/>
        <w:jc w:val="both"/>
        <w:rPr>
          <w:rFonts w:ascii="David" w:eastAsia="Times New Roman" w:hAnsi="David" w:cs="David"/>
          <w:snapToGrid w:val="0"/>
          <w:sz w:val="24"/>
          <w:szCs w:val="24"/>
          <w:rtl/>
        </w:rPr>
      </w:pPr>
    </w:p>
    <w:p w14:paraId="34E1339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דחיות במועד לגמר בצוע העבודות תינתנה על ידי המפקח אם תופרע עבודת הקבלן עקב רשלנותם של המזמין או של המפקח או עקב שנויים או כח עליון, כל אלה במידה שהמפקח קבע כי התקיימו וכי הם מצדיקים דחיית מועד גמר העבודות. המונח "כח עליון" בסעיף זה יכלול אך ורק שריפה ורעידת אדמה שפגעו בעבודות או גיוס כללי או שביתה כללית. כל דחייה עפ"י סעיף זה תהיה אך ורק לתקופה שנקבעה ע"י המפקח כמוצדקת בנסיבות הקבועות בסעיף זה, ולא תשמש עילה לכל תשלום נוסף או/וגם לפיצוי לקבלן אלא אם אישר המפקח אחרת. </w:t>
      </w:r>
    </w:p>
    <w:p w14:paraId="3E84935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לדיון בבקשת דחייה עפ"י סעיף זה הוא שהקבלן בקש זאת לא יאוחר מאשר תוך 15 יום מהמועד בו חל האירוע אשר לטענתו מצדיק הדחייה, והוכיח להנחת דעת המפקח קיומו של אירוע זה, רישומו במועד התרחשותו ביומן העבודה ומידת השפעתו על בצוע העבודות.</w:t>
      </w:r>
    </w:p>
    <w:p w14:paraId="7F14B9D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במקרה שנתנה פקודת שנויים המצמצמת היקף העבודות, יקבע המפקח את הזמן הנחסך ולפי דרישתו, יוקדם המועד לגמר בצוע העבודות.</w:t>
      </w:r>
    </w:p>
    <w:p w14:paraId="592A02A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התקופה לבצוע העבודות כמוגדר בלוח הזמנים, בכפוף אך ורק להתאמות בלוח הזמנים שהמפקח אישר לפי סעיף 10.12 לעיל, תחשב כתקופת הבצוע המאושרת לצרכי חוזה זה.</w:t>
      </w:r>
    </w:p>
    <w:p w14:paraId="3BB5D96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יעשה כל האפשרי להחשת קצב ביצוע העבודות או להאטתו אף מעבר למתחייב מלוח הזמנים אם יתבקש לעשות זאת ע"י המפקח ויהיה נכון וערוך להחשת או האטת הקצב כאמור ויחולו הוראות סעיף 10.8 לעיל.</w:t>
      </w:r>
    </w:p>
    <w:p w14:paraId="4A62187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שומר לעצמו זכות לא לקבל מהקבלן את העבודות לפני המועד המיועד למסירת העבודות.</w:t>
      </w:r>
    </w:p>
    <w:p w14:paraId="3052459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ירצה המזמין בהמשך שרותיו של הקבלן לעניין תחזוקת דירות לא מכורות ודחיית מועד מסירתן מעבר ל-3 חודשים מהמועד הקובע כאמור בסעיף 6.6.5 לעיל ישלם המזמין לקבלן סכום סופי נוסף בסך 500 ₪ לחודש לכל יח"ד שמועד מסירתה נדחה, יובהר כי הקבלן לא יישא בתשלומי ארנונה וועד הבית החל מהמועד הקובע ואלה ישולמו על ידי המזמין, ככל ויחולו.</w:t>
      </w:r>
    </w:p>
    <w:p w14:paraId="5F452F1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תקופת הביצוע שנקבעה כוללת 60 יום בגין תביעת הקבלן להארכת זמן הביצוע. תביעות הקבלן להארכת תקופת הביצוע תידונה לאחר ניכוי 60 יום מתקופת הביצוע כאמור לעיל. המזמין רשאי שלא לאשר את מסירת החזקה במבנה/דירה ו/או את החשבון הסופי שיוגש בקשר לכך לפני גמר תקופת הביצוע המוגדרת בסעיף זה.</w:t>
      </w:r>
    </w:p>
    <w:p w14:paraId="7C2D4346" w14:textId="77777777" w:rsidR="00E56613" w:rsidRPr="00E56613" w:rsidRDefault="00E56613" w:rsidP="00E56613">
      <w:pPr>
        <w:spacing w:before="0" w:beforeAutospacing="0" w:after="0" w:afterAutospacing="0" w:line="360" w:lineRule="auto"/>
        <w:ind w:left="2140" w:hanging="600"/>
        <w:jc w:val="both"/>
        <w:rPr>
          <w:rFonts w:ascii="David" w:eastAsia="Times New Roman" w:hAnsi="David" w:cs="David"/>
          <w:snapToGrid w:val="0"/>
          <w:sz w:val="24"/>
          <w:szCs w:val="24"/>
          <w:rtl/>
        </w:rPr>
      </w:pPr>
    </w:p>
    <w:p w14:paraId="6F7AC92A"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הסבת החוזה וקבלני משנה</w:t>
      </w:r>
    </w:p>
    <w:p w14:paraId="54845076"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730F909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למסור, להסב, להמחות או להעביר לאחרים כל זכויות ו/או התחייבויות לפי החוזה, אלא בתנאים ובמידה שהמזמין הסכים בכתב ומראש, לרבות לזהות הנמחים ו/או הנעברים. העסקת קבלני משנה תהא באישור מוקדם של המזמין בפועל בכתב.</w:t>
      </w:r>
    </w:p>
    <w:p w14:paraId="372BB76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מסעדי המזמין עפ"י חוזה זה ועפ"י כל דין, במקרה של הפרת התחייבות זו ע"י הקבלן, לא יהיה זכאי הקבלן ו/או אותו נמחה ו/או נעבר לתמורה כלשהי בגין ביצוע העבודות שתעשנה ע"י אותו נמחה ו/או נעבר.</w:t>
      </w:r>
    </w:p>
    <w:p w14:paraId="232767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להסב ו/או להעביר ו/או לשעבד בכל צורה שהיא את הזכויות והערבויות עפ"י החוזה לכל גורם ולרבות לבנק המלווה את הפרויקט וזאת ללא צורך בהסכמת הקבלן.</w:t>
      </w:r>
    </w:p>
    <w:p w14:paraId="39CB88F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להסב לאחר את החוזה או כל חלק ממנו או לבצע עבודה כלשהי ע"י קבלן משנה מבלי הסכמת המפקח בכתב, ואף אם יקבל הסכמה זאת, לא יופטר מאחריותו ומהתחייבויותיו לפי החוזה, יישא באחריות מלאה לכל מעשיו ומחדליו של כל קבלן משנה כזה ויהיה אחראי כלפי המזמין באופן מלא בכל הנוגע לעבודה המבוצעת ע"י קבלן המשנה, כאילו על הקבלן לבצעה ואכן בצעה בעצמו.</w:t>
      </w:r>
    </w:p>
    <w:p w14:paraId="5052C56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ביצוע עבודות פיתוח ותשתיות מחוץ לגבולות מקרקעי הפרויקט ע"י קבלני משנה, טעון בנוסף גם אישורם ע"י הרשות המקומית, ככל שזו תדרוש זאת.</w:t>
      </w:r>
    </w:p>
    <w:p w14:paraId="126BA71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מאחריות הקבלן לפי סעיף 11.3 לעיל, על הקבלן להבטיח כי על כל קבלן משנה תחולנה כל התחייבויות הקבלן לפי החוזה וכי ימלא אחריהם, ומבלי לגרוע מכלליות האמור לעיל להבטיח שקבלן המשנה יציית להוראות המפקח כמפורט בחוזה. על הקבלן לכלול בכל חוזה שיעשה בינו לבין קבלן משנה הוראות המבטאות את האמור לעיל בסעיף זה והמבטיחות את ביצועו.</w:t>
      </w:r>
    </w:p>
    <w:p w14:paraId="46F59FF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עבודת קבלן משנה לפי דרישת המפקח, ועליו לגרום לכך שקבלן המשנה לא יבוא בכל טענה ובכל תביעה כלפי המזמין בקשר עם הפסקת עבודתו.</w:t>
      </w:r>
    </w:p>
    <w:p w14:paraId="580721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המפקח רשאי להורות לקבלן והקבלן מתחייב להרחיק משטח העבודה כל עובד של הקבלן ו/או כל קבלן משנה ו/או כל  מי מטעמו ועל הקבלן להחליפו באחר למען ביצוע העבודה. ההחלפה הנ"ל תיעשה באחריותו ועל חשבונו של הקבלן. </w:t>
      </w:r>
    </w:p>
    <w:p w14:paraId="24981467" w14:textId="77777777" w:rsidR="00E56613" w:rsidRPr="00E56613" w:rsidRDefault="00E56613" w:rsidP="00E56613">
      <w:pPr>
        <w:spacing w:before="0" w:beforeAutospacing="0" w:after="0" w:afterAutospacing="0" w:line="360" w:lineRule="auto"/>
        <w:ind w:left="2900" w:right="2900" w:hanging="340"/>
        <w:jc w:val="both"/>
        <w:rPr>
          <w:rFonts w:ascii="David" w:eastAsia="Times New Roman" w:hAnsi="David" w:cs="David"/>
          <w:snapToGrid w:val="0"/>
          <w:sz w:val="24"/>
          <w:szCs w:val="24"/>
          <w:rtl/>
        </w:rPr>
      </w:pPr>
    </w:p>
    <w:p w14:paraId="7953738E"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קבלנים וגורמים אחרים באתר</w:t>
      </w:r>
    </w:p>
    <w:p w14:paraId="1184FB03" w14:textId="77777777" w:rsidR="00E56613" w:rsidRPr="00E56613" w:rsidRDefault="00E56613" w:rsidP="00E56613">
      <w:pPr>
        <w:spacing w:before="120" w:beforeAutospacing="0" w:after="0" w:afterAutospacing="0" w:line="240" w:lineRule="auto"/>
        <w:ind w:left="397"/>
        <w:jc w:val="both"/>
        <w:outlineLvl w:val="0"/>
        <w:rPr>
          <w:rFonts w:ascii="David" w:eastAsia="Times New Roman" w:hAnsi="David" w:cs="David"/>
          <w:b/>
          <w:bCs/>
          <w:snapToGrid w:val="0"/>
          <w:sz w:val="26"/>
          <w:szCs w:val="24"/>
          <w:rtl/>
        </w:rPr>
      </w:pPr>
      <w:r w:rsidRPr="00E56613">
        <w:rPr>
          <w:rFonts w:ascii="David" w:eastAsia="Times New Roman" w:hAnsi="David" w:cs="David"/>
          <w:b/>
          <w:bCs/>
          <w:snapToGrid w:val="0"/>
          <w:sz w:val="26"/>
          <w:szCs w:val="24"/>
          <w:rtl/>
        </w:rPr>
        <w:t>קבלנים מיוחדים</w:t>
      </w:r>
    </w:p>
    <w:p w14:paraId="359E4F4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זכאי למסור כל עבודה שאינה כלולה בעבודות, לביצועם של קבלנים אחרים שיקבעו ע"י המזמין לפי החלטתו הבלעדית (להלן - "</w:t>
      </w:r>
      <w:r w:rsidRPr="00E56613">
        <w:rPr>
          <w:rFonts w:ascii="David" w:eastAsia="Times New Roman" w:hAnsi="David" w:cs="David"/>
          <w:bCs/>
          <w:i/>
          <w:snapToGrid w:val="0"/>
          <w:sz w:val="26"/>
          <w:szCs w:val="24"/>
          <w:rtl/>
        </w:rPr>
        <w:t>קבלנים מיוחדים</w:t>
      </w:r>
      <w:r w:rsidRPr="00E56613">
        <w:rPr>
          <w:rFonts w:ascii="David" w:eastAsia="Times New Roman" w:hAnsi="David" w:cs="David"/>
          <w:b/>
          <w:i/>
          <w:snapToGrid w:val="0"/>
          <w:sz w:val="26"/>
          <w:szCs w:val="24"/>
          <w:rtl/>
        </w:rPr>
        <w:t>").</w:t>
      </w:r>
    </w:p>
    <w:p w14:paraId="1553F83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הקבלן מתחייב לספק ללא תשלום את השירותים הבאים ככל הנדרש לבצוע עבודות הקבלנים המיוחדים ולתעדם ביומן העבודה:</w:t>
      </w:r>
    </w:p>
    <w:p w14:paraId="516609E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השאלת תכניות הפרויקט לעיון ומתן הדרכה והסברים על הפרויקט, שלבי הבצוע ושילוב עבודות הגורמים השונים הפועלים באתר.</w:t>
      </w:r>
    </w:p>
    <w:p w14:paraId="5296DE6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מתן מידע על העבודות שכבר בוצעו באתר והמערכות הקיימות בו או בסביבתו.</w:t>
      </w:r>
    </w:p>
    <w:p w14:paraId="00DED61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נקודות מיקום וגובה בכל חלקי האתר.</w:t>
      </w:r>
    </w:p>
    <w:p w14:paraId="7FC7B41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הדרכה על כללי העבודה הנדרשים מבחינת בטיחות האתר וכל המבוצע בו ומבחינת בטיחות מבנים וכבישים בסביבתו.</w:t>
      </w:r>
    </w:p>
    <w:p w14:paraId="2B55266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הכנת מקומות התארגנות ואחסון בתחומי האתר (בשטחים פתוחים או במחסנים נעולים כפי שיקבע ע"י המפקח).</w:t>
      </w:r>
    </w:p>
    <w:p w14:paraId="7CB03F5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שמירה על חומרי ואמצעי הקבלנים המיוחדים ועל עבודותיהם.</w:t>
      </w:r>
    </w:p>
    <w:p w14:paraId="107C118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באמצעי הרמה ושינוע כולל שימוש בעגורן ובמעלית שרות.</w:t>
      </w:r>
    </w:p>
    <w:p w14:paraId="02BA39C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בשירותים, וכן שימוש חלקי במשרד הקבלן באתר.</w:t>
      </w:r>
    </w:p>
    <w:p w14:paraId="3D4620F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שימוש בחשמל ובמים ובמוליכיהם.</w:t>
      </w:r>
    </w:p>
    <w:p w14:paraId="466B6FA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הצבת פגומים, כולל פיגום למעלית, סעדים ומתקנים אחרים, או שימוש באמצעים כאמור.</w:t>
      </w:r>
    </w:p>
    <w:p w14:paraId="22A68AC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אספקה של חומר קטן כגון טיט, צמנט, אגרגט וכו'.</w:t>
      </w:r>
    </w:p>
    <w:p w14:paraId="6A26772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שלוב עבודת הקבלנים המיוחדים בלוח הזמנים, ותאום עבודותיהם עם עבודות אחרות בבנ</w:t>
      </w:r>
      <w:r w:rsidR="00762722">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ין בהתאם ללוח הזמנים באופן שיבטיח את השלמת העבודות (לרבות אלה של הקבלנים המיוחדים) לא יאוחר מאשר במועד המיועד לגמר העבודות (ובלבד שבכל מקרה שקבלן מיוחד יפסיק עבודתו לפני השלמתה ידאג המזמין למסירת השלמת העבודה לקבלן מיוחד אחר בהקדם האפשרי).</w:t>
      </w:r>
    </w:p>
    <w:p w14:paraId="60B5762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עבודות הכנה לבצוע עבודות הקבלנים המיוחדים (כגון - מגרעות, חורים, חריצים, סיתותים וחציבות ואיטומם, על כל הכרוך בכך).</w:t>
      </w:r>
    </w:p>
    <w:p w14:paraId="2C83448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השתתפות במסירת עבודות קבלנים מיוחדים, פקוח על בצוע התיקונים עד למסירה הסופית, וסיוע בבדיקת אישור חשבונות הקבלנים המיוחדים.</w:t>
      </w:r>
    </w:p>
    <w:p w14:paraId="42E816D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כל התיקונים שיהיו מתחייבים מעבודות הקבלנים המיוחדים, לרבות אלה שיתחייבו מתיקונים שיעשו ע"י הקבלנים המיוחדים בתוקף האחריות שאלה יתנו בגין העבודות שיבוצעו על ידם.</w:t>
      </w:r>
    </w:p>
    <w:p w14:paraId="5CC18B0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יודיע לקבלן שם כל קבלן מיוחד ופרטי העבודה שנמסרה לו, לרבות מועד סיומה המיועד, סמוך לאחר ההתקשרות עמו.</w:t>
      </w:r>
    </w:p>
    <w:p w14:paraId="080054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בתמורה להתחייבויות הקבלן לפי סעיף 12 זה לעיל ולהלן ולביצוען, כולל כסוי כל הוצאותיו ורווחיו, ישלם המזמין לקבלן סכום בשיעור הנקוב בנספח 3.1.1 ממחיר עבודות מסוימות של קבלנים מיוחדים (להלן-"</w:t>
      </w:r>
      <w:r w:rsidRPr="00E56613">
        <w:rPr>
          <w:rFonts w:ascii="David" w:eastAsia="Times New Roman" w:hAnsi="David" w:cs="David"/>
          <w:bCs/>
          <w:i/>
          <w:snapToGrid w:val="0"/>
          <w:sz w:val="26"/>
          <w:szCs w:val="24"/>
          <w:rtl/>
        </w:rPr>
        <w:t>עמלת הקבלן</w:t>
      </w:r>
      <w:r w:rsidRPr="00E56613">
        <w:rPr>
          <w:rFonts w:ascii="David" w:eastAsia="Times New Roman" w:hAnsi="David" w:cs="David"/>
          <w:b/>
          <w:i/>
          <w:snapToGrid w:val="0"/>
          <w:sz w:val="26"/>
          <w:szCs w:val="24"/>
          <w:rtl/>
        </w:rPr>
        <w:t>").</w:t>
      </w:r>
    </w:p>
    <w:p w14:paraId="0FA7563F" w14:textId="77777777" w:rsidR="00E56613" w:rsidRPr="00E56613" w:rsidRDefault="00E56613" w:rsidP="00E56613">
      <w:pPr>
        <w:spacing w:before="120" w:beforeAutospacing="0" w:after="0" w:afterAutospacing="0" w:line="240" w:lineRule="auto"/>
        <w:ind w:left="964"/>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עמלת הקבלן תשולם עם תשלום חשבון ביניים של הקבלן הכולל את עמלת הקבלן בגין חשבונות ביניים ששולמו לקבלנים מיוחדים, לפני הגשתו.</w:t>
      </w:r>
    </w:p>
    <w:p w14:paraId="21A4587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בכל מקרה רשויות מוסמכות, חברת חשמל, בזק, חברות הכבלים, חברת הלוין וכל גוף שיבוא במקומם, לא יהוו קבלנים מיוחדים לעניין זכאות הקבלן לעמלה כאמור, ובכלל זה גם קבלני ריהוט, ציוד ואביזרים בדירות/קומה לדוגמא. לרבות קבלני ריהוט וציוד עבור השטחים המשותפים למניעת ספקות מוצהר במפורש כי התחייבותו של הקבלן לספק שירותים כמוגדר בסעיף 12.2 לעיל, תתייחס גם לאותו חלק מעבודות הקבלנים המיוחדים מהם לא משולמת עמלת הקבלן.</w:t>
      </w:r>
    </w:p>
    <w:p w14:paraId="38E2EC8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יהיה רשאי להתקשר עם חברת גז שתיקבע על-ידו, באישור המזמין, לבצוע עבודות הגז בבניין. בהתקשרות בין הקבלן לבין חברת הגז יובטח שחברת הגז לא תיגבה מדיירי הבניין מעבר לתשלום החודשי הקבוע ולתשלום בגין צריכת הגז, יותר מ- 380 ₪ כולל מע"מ (לרבות בגין: ריכוז מונים, התקנת מונה וחיבור לרשת הגז, ברזי בטחון לנקודות הגז, צנרת, השלמה ואביזרים ממוצע הגז הראשי בדירה ועד למכשירים, מס קניה, פיקדון עבור ציוד מושאל, תוספת אחסון ומלאי גז ומקדמה על חשבון צריכת הגז), ובכל מקרה לא יותר מהסכום המותר על פי דין.</w:t>
      </w:r>
    </w:p>
    <w:p w14:paraId="7498D75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הזכות למזמין לדרוש מהקבלן כי ההתקשרות עם קבלן מיוחד תהיה ישירות בין הקבלן לבין הקבלן המיוחד. על הקבלן למלא אחר דרישה כאמור של המזמין, ובמקרה זה תחולנה ההוראות דלקמן: </w:t>
      </w:r>
    </w:p>
    <w:p w14:paraId="268974A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יחתום על הסכם עם הקבלן המיוחד בנוסח שיקבע ע"י המזמין, או במקרה שהמזמין כבר חתם על הסכם עם הקבלן המיוחד - על חוזה משולש שהצדדים לו הקבלן המזמין והקבלן המיוחד בנוסח הרצוף לחוזה (נספח 3.1.13) או בנוסח אחר כפי שיוסכם בין המזמין לבין הקבלנים המיוחדים (להלן - "</w:t>
      </w:r>
      <w:r w:rsidRPr="00E56613">
        <w:rPr>
          <w:rFonts w:ascii="David" w:eastAsia="Times New Roman" w:hAnsi="David" w:cs="David"/>
          <w:bCs/>
          <w:i/>
          <w:snapToGrid w:val="0"/>
          <w:sz w:val="26"/>
          <w:szCs w:val="24"/>
          <w:rtl/>
        </w:rPr>
        <w:t>הסכם הקבלן המיוחד</w:t>
      </w:r>
      <w:r w:rsidRPr="00E56613">
        <w:rPr>
          <w:rFonts w:ascii="David" w:eastAsia="Times New Roman" w:hAnsi="David" w:cs="David"/>
          <w:b/>
          <w:i/>
          <w:snapToGrid w:val="0"/>
          <w:sz w:val="26"/>
          <w:szCs w:val="24"/>
          <w:rtl/>
        </w:rPr>
        <w:t>").</w:t>
      </w:r>
    </w:p>
    <w:p w14:paraId="024CFAE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יראו את העבודה נשוא הסכם הקבלן המיוחד כאילו נכללה בעבודות נשוא חוזה זה, הקבלן יהיה</w:t>
      </w:r>
      <w:r w:rsidRPr="00E56613">
        <w:rPr>
          <w:rFonts w:ascii="David" w:eastAsia="Times New Roman" w:hAnsi="David" w:cs="David"/>
          <w:b/>
          <w:i/>
          <w:snapToGrid w:val="0"/>
          <w:sz w:val="26"/>
          <w:szCs w:val="24"/>
          <w:rtl/>
        </w:rPr>
        <w:t xml:space="preserve"> אחראי כלפי המזמין לבצועה, וכל הוראות חוזה זה המתייחסות לעבודות, לביצוען ומועד מסירתן יחולו על עבודות הקבלן המיוחד.</w:t>
      </w:r>
    </w:p>
    <w:p w14:paraId="5E42D17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יראו את הקבלן המיוחד לכל עניין כקבלן משנה של הקבלן, והאחריות המלאה בכל הנוגע לעבודה המתבצעת על ידו תחול על הקבלן. ואולם עריכת המדידות והחשבונות עם הקבלן המיוחד ותשלום המגיע לו יעשו ע"י קבלן או ישירות ע"י המזמין, כפי שהמזמין יקבע לפני ההתקשרות עם הקבלן המיוחד.</w:t>
      </w:r>
    </w:p>
    <w:p w14:paraId="446A1EF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לדאוג לבטוח הקבלן המיוחד והעבודות שתבוצענה על ידו, וכן לדאוג לבטוח צד ג' בגינו, הכול לפי העקרונות המפורטים בסעיף 16 להלן.</w:t>
      </w:r>
    </w:p>
    <w:p w14:paraId="3631DF30"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324C13E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הערבויות לקיום תנאי החוזה עם הקבלנים המיוחדים יהיו וישארו לטובת המזמין.</w:t>
      </w:r>
    </w:p>
    <w:p w14:paraId="2BA421C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למרות האמור בסעיפים 12.4 ו </w:t>
      </w:r>
      <w:r w:rsidRPr="00E56613">
        <w:rPr>
          <w:rFonts w:ascii="David" w:eastAsia="Times New Roman" w:hAnsi="David" w:cs="David"/>
          <w:b/>
          <w:i/>
          <w:snapToGrid w:val="0"/>
          <w:sz w:val="26"/>
          <w:szCs w:val="24"/>
        </w:rPr>
        <w:t>–</w:t>
      </w:r>
      <w:r w:rsidRPr="00E56613">
        <w:rPr>
          <w:rFonts w:ascii="David" w:eastAsia="Times New Roman" w:hAnsi="David" w:cs="David"/>
          <w:b/>
          <w:i/>
          <w:snapToGrid w:val="0"/>
          <w:sz w:val="26"/>
          <w:szCs w:val="24"/>
          <w:rtl/>
        </w:rPr>
        <w:t xml:space="preserve"> 12.5 לעיל לא יהיה הקבלן זכאי לכל עמלה שהיא בגין כל עבודה נוספת שזכה בה בהשתתפו במכרז של המזמין לקבלנים מיוחדים. למטרות פסקת משנה זו "הקבלן" משמעו - לרבות כל חברת בת, או חברת אם של הקבלן או כל חברה הנשלטת ע"י הקבלן, או כל גוף אחר שלפי שקול דעתו הבלעדי של המפקח קיימת בינו לבין הקבלן זיקה כזו המצדיקה שלילת העמלה הנ"ל מהקבלן.</w:t>
      </w:r>
    </w:p>
    <w:p w14:paraId="52B0336B" w14:textId="77777777" w:rsidR="00E56613" w:rsidRPr="00E56613" w:rsidRDefault="00E56613" w:rsidP="00EB50C8">
      <w:pPr>
        <w:spacing w:before="120" w:beforeAutospacing="0" w:after="120" w:afterAutospacing="0" w:line="240" w:lineRule="auto"/>
        <w:ind w:left="397"/>
        <w:jc w:val="both"/>
        <w:outlineLvl w:val="1"/>
        <w:rPr>
          <w:rFonts w:ascii="David" w:eastAsia="Times New Roman" w:hAnsi="David" w:cs="David"/>
          <w:bCs/>
          <w:i/>
          <w:snapToGrid w:val="0"/>
          <w:sz w:val="26"/>
          <w:szCs w:val="24"/>
        </w:rPr>
      </w:pPr>
      <w:r w:rsidRPr="00E56613">
        <w:rPr>
          <w:rFonts w:ascii="David" w:eastAsia="Times New Roman" w:hAnsi="David" w:cs="David"/>
          <w:bCs/>
          <w:i/>
          <w:snapToGrid w:val="0"/>
          <w:sz w:val="26"/>
          <w:szCs w:val="24"/>
          <w:rtl/>
        </w:rPr>
        <w:t>קבלנים אחרים</w:t>
      </w:r>
    </w:p>
    <w:p w14:paraId="4CB17A3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להורות כי על קבלנים מיוחדים שיקבעו על ידו תחולנה הוראות סעיף 12.7 זה (להלן - "</w:t>
      </w:r>
      <w:r w:rsidRPr="00E56613">
        <w:rPr>
          <w:rFonts w:ascii="David" w:eastAsia="Times New Roman" w:hAnsi="David" w:cs="David"/>
          <w:bCs/>
          <w:i/>
          <w:snapToGrid w:val="0"/>
          <w:sz w:val="26"/>
          <w:szCs w:val="24"/>
          <w:rtl/>
        </w:rPr>
        <w:t>קבלנים אחרים</w:t>
      </w:r>
      <w:r w:rsidRPr="00E56613">
        <w:rPr>
          <w:rFonts w:ascii="David" w:eastAsia="Times New Roman" w:hAnsi="David" w:cs="David"/>
          <w:b/>
          <w:i/>
          <w:snapToGrid w:val="0"/>
          <w:sz w:val="26"/>
          <w:szCs w:val="24"/>
          <w:rtl/>
        </w:rPr>
        <w:t>") ואזי לא תחולנה עליהם הוראות סעיפים 12.2 ו- 12.4 לעיל.  למטרות סעיף 12.7 זה יראו את עובדי המזמין כ"קבלנים אחרים".</w:t>
      </w:r>
    </w:p>
    <w:p w14:paraId="4FA9A05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יאפשר עבודת הקבלנים האחרים וישתף ויתאם פעולה אתם בהתאם להוראות המפקח. לפי דרישת המזמין יאפשר הקבלן לקבלנים האחרים את השימוש במידת המצוי והאפשר בשירותים ובאמצעים שברשותו, לרבות אמצעי הרמה, מים וחשמל וזאת ללא תשלום. למניעת ספק מוצהר במפורש כי הקבלנים האחרים יהיו רשאים לנצל שטחים לאכסון, להקים מחסנים ולעשות באתר כל הנדרש לבצוע עבודותיהם.</w:t>
      </w:r>
    </w:p>
    <w:p w14:paraId="3978EA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בצוע העבודות כולו או חלקו תלוי ו/או קשור בבצוע הנכון של עבודת קבלנים מיוחדים, או כל גורם אחר הפועל באתר (לרבות חברת החשמל, משרד התקשורת וכו') (להלן בשם הכולל - "</w:t>
      </w:r>
      <w:r w:rsidRPr="00E56613">
        <w:rPr>
          <w:rFonts w:ascii="David" w:eastAsia="Times New Roman" w:hAnsi="David" w:cs="David"/>
          <w:bCs/>
          <w:i/>
          <w:snapToGrid w:val="0"/>
          <w:sz w:val="26"/>
          <w:szCs w:val="24"/>
          <w:rtl/>
        </w:rPr>
        <w:t>שאר הקבלנים</w:t>
      </w:r>
      <w:r w:rsidRPr="00E56613">
        <w:rPr>
          <w:rFonts w:ascii="David" w:eastAsia="Times New Roman" w:hAnsi="David" w:cs="David"/>
          <w:b/>
          <w:i/>
          <w:snapToGrid w:val="0"/>
          <w:sz w:val="26"/>
          <w:szCs w:val="24"/>
          <w:rtl/>
        </w:rPr>
        <w:t>"), על הקבלן לבדוק את עבודתם של שאר הקבלנים, ולהודיע מיד למפקח בכתב על כל גורם בעבודתם העלול לגרום קושי או שבוש בבצוע העבודות על ידי הקבלן. העדר הודעתו של הקבלן למפקח כנ"ל יתפרש כהסכמה מצד הקבלן, כי עבודות שאר הקבלנים בוצעו כיאות ומתאימות לבצוע עבודות הקבלן לפי החוזה.</w:t>
      </w:r>
    </w:p>
    <w:p w14:paraId="6ED168C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ידוע לקבלן כי אף לפני מסירת העבודות יתכן ויפעלו באתר שאר הקבלנים, ופעולתם עלולה לגרום להפרעה לעבודות הקבלן ולפגיעה בהם. הקבלן לא יבוא בכל טענה בגין פגיעה בעבודות כתוצאה מפעולת קבלנים אחרים, ובלבד שתיקון פגיעות ונזקים שיגרמו לעבודות ע"י קבלנים אחרים באשמתם, ובלא שהקבלן יכול היה למנעם ע"י אמצעי שמירה, הגנה ו/או תאום, יעשה ע"י הקבלן תמורת תשלום שיקבע ע"י המפקח.</w:t>
      </w:r>
    </w:p>
    <w:p w14:paraId="72ACEB7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דרישה כספית כאמור, ככל שתועלה ע"י הקבלן ותימצא מוצדקת, תקוזז בהתאם לגובהה מהתוספת בשיעור 5% הכלולה במחיר הכולל כאמור בסעיף 6.6.23 לעיל.</w:t>
      </w:r>
    </w:p>
    <w:p w14:paraId="6ED1F9F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לבצע את עבודתו תוך שיתוף פעולה ותיאום מלא עם כל שאר הקבלנים להגן על העבודות בפניהם ולציית לכל הוראות המפקח בנדון.</w:t>
      </w:r>
    </w:p>
    <w:p w14:paraId="08703C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יהיה זכאי לקבל תשלום כלשהו תמורת מלוי התחייבויותיו לפי סעיפים 12.7, 12.8 ו- 12.9 לעיל.</w:t>
      </w:r>
    </w:p>
    <w:p w14:paraId="54DEE841" w14:textId="77777777" w:rsidR="00E56613" w:rsidRPr="00E56613" w:rsidRDefault="00E56613" w:rsidP="00E56613">
      <w:pPr>
        <w:spacing w:before="120" w:beforeAutospacing="0" w:after="120" w:afterAutospacing="0" w:line="240" w:lineRule="auto"/>
        <w:ind w:left="397"/>
        <w:jc w:val="both"/>
        <w:outlineLvl w:val="1"/>
        <w:rPr>
          <w:rFonts w:ascii="David" w:eastAsia="Times New Roman" w:hAnsi="David" w:cs="David"/>
          <w:b/>
          <w:i/>
          <w:snapToGrid w:val="0"/>
          <w:sz w:val="26"/>
          <w:szCs w:val="24"/>
        </w:rPr>
      </w:pPr>
      <w:r w:rsidRPr="00E56613">
        <w:rPr>
          <w:rFonts w:ascii="David" w:eastAsia="Times New Roman" w:hAnsi="David" w:cs="David" w:hint="cs"/>
          <w:b/>
          <w:i/>
          <w:snapToGrid w:val="0"/>
          <w:sz w:val="26"/>
          <w:szCs w:val="24"/>
          <w:rtl/>
        </w:rPr>
        <w:t xml:space="preserve">12.12 </w:t>
      </w:r>
      <w:r w:rsidRPr="00E56613">
        <w:rPr>
          <w:rFonts w:ascii="David" w:eastAsia="Times New Roman" w:hAnsi="David" w:cs="David"/>
          <w:b/>
          <w:i/>
          <w:snapToGrid w:val="0"/>
          <w:sz w:val="26"/>
          <w:szCs w:val="24"/>
          <w:rtl/>
        </w:rPr>
        <w:t>ספק ממונה</w:t>
      </w:r>
    </w:p>
    <w:p w14:paraId="0680E560"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רשאי להנחות את הקבלן והקבלן מתחייב  להתקשר עם ספק (להלן: "</w:t>
      </w:r>
      <w:r w:rsidRPr="00E56613">
        <w:rPr>
          <w:rFonts w:ascii="David" w:eastAsia="Times New Roman" w:hAnsi="David" w:cs="David"/>
          <w:bCs/>
          <w:i/>
          <w:snapToGrid w:val="0"/>
          <w:sz w:val="26"/>
          <w:szCs w:val="24"/>
          <w:rtl/>
        </w:rPr>
        <w:t>הספק הממונה</w:t>
      </w:r>
      <w:r w:rsidRPr="00E56613">
        <w:rPr>
          <w:rFonts w:ascii="David" w:eastAsia="Times New Roman" w:hAnsi="David" w:cs="David"/>
          <w:b/>
          <w:i/>
          <w:snapToGrid w:val="0"/>
          <w:sz w:val="26"/>
          <w:szCs w:val="24"/>
          <w:rtl/>
        </w:rPr>
        <w:t>"), וזאת מבלי שיהיה בכך להטיל על המזמין חבות ו/או אחריות כלשהי. לפי דרישת המזמין יעביר הקבלן למזמין, נוסח ותנאי ההסכם שבכוונת הקבלן לחתום עם הספק הממונה. התקשר הקבלן עם ספק ממונה כאמור, תחול עליו מלוא האחריות בקשר עם ההתקשרות עם אותו ספק ממונה.</w:t>
      </w:r>
      <w:r w:rsidRPr="00E56613">
        <w:rPr>
          <w:rFonts w:ascii="David" w:eastAsia="Times New Roman" w:hAnsi="David" w:cs="David" w:hint="cs"/>
          <w:b/>
          <w:i/>
          <w:snapToGrid w:val="0"/>
          <w:sz w:val="26"/>
          <w:szCs w:val="24"/>
          <w:rtl/>
        </w:rPr>
        <w:t xml:space="preserve"> ול</w:t>
      </w:r>
      <w:r w:rsidRPr="00E56613">
        <w:rPr>
          <w:rFonts w:ascii="David" w:eastAsia="Times New Roman" w:hAnsi="David" w:cs="Arial" w:hint="cs"/>
          <w:b/>
          <w:i/>
          <w:snapToGrid w:val="0"/>
          <w:sz w:val="26"/>
          <w:szCs w:val="24"/>
          <w:rtl/>
        </w:rPr>
        <w:t>א תהיה לקבלן כל טענה מכל סוג שהו כלפי המזמין בקשר עם התקשרות זו.</w:t>
      </w:r>
    </w:p>
    <w:p w14:paraId="19EC4C99"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עבודות/חומרים שלגביהן נקבע בחוזה זה מחיר יסוד יוזמנו ע"י הקבלן מהספק הממונה שיקבע ע"י המזמין. תנאי ההתקשרות בין הקבלן ממונים לספק הממונה לאביזרים קצה בתחום החשמל, כולל תאורה, ספק אבן, פרקט, דקים,  ארונות מטבח, שיש למטבח, ספק לרצוף, לחפוי, לכלים סניטריים, לברזים וארונות אמבטיה, לדלתות פנים וחוץ ולפרקט, יקבעו ע"י המזמין בהתאם לנספחים 3.1.26,3.1.27,3.1.28,3.1.29. למען הסר ספק, לא תשולם לקבלן כל עמלה בגין הנ"ל.</w:t>
      </w:r>
    </w:p>
    <w:p w14:paraId="19435051" w14:textId="77777777" w:rsidR="00E56613" w:rsidRPr="00E56613" w:rsidRDefault="00E56613" w:rsidP="00E56613">
      <w:pPr>
        <w:spacing w:before="120" w:beforeAutospacing="0" w:after="0" w:afterAutospacing="0" w:line="240" w:lineRule="auto"/>
        <w:ind w:left="851"/>
        <w:jc w:val="both"/>
        <w:outlineLvl w:val="1"/>
        <w:rPr>
          <w:rFonts w:ascii="David" w:eastAsia="Times New Roman" w:hAnsi="David" w:cs="David"/>
          <w:b/>
          <w:i/>
          <w:snapToGrid w:val="0"/>
          <w:sz w:val="26"/>
          <w:szCs w:val="24"/>
          <w:rtl/>
        </w:rPr>
      </w:pPr>
    </w:p>
    <w:p w14:paraId="466CF8E2"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שמירה השגחה ובטיחות</w:t>
      </w:r>
    </w:p>
    <w:p w14:paraId="5D94DE8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מיום חתימת החוזה ועד למתן תעודת גמר העבודות (להלן -"</w:t>
      </w:r>
      <w:r w:rsidRPr="00E56613">
        <w:rPr>
          <w:rFonts w:ascii="David" w:eastAsia="Times New Roman" w:hAnsi="David" w:cs="David"/>
          <w:bCs/>
          <w:i/>
          <w:snapToGrid w:val="0"/>
          <w:sz w:val="26"/>
          <w:szCs w:val="24"/>
          <w:rtl/>
        </w:rPr>
        <w:t>תקופת העבודות</w:t>
      </w:r>
      <w:r w:rsidRPr="00E56613">
        <w:rPr>
          <w:rFonts w:ascii="David" w:eastAsia="Times New Roman" w:hAnsi="David" w:cs="David"/>
          <w:b/>
          <w:i/>
          <w:snapToGrid w:val="0"/>
          <w:sz w:val="26"/>
          <w:szCs w:val="24"/>
          <w:rtl/>
        </w:rPr>
        <w:t>") אחראי הקבלן לשמירת האתר ולהשגחה עליו ועל כל הנמצא ושימצא בו, ועליו לנקוט בכל האמצעים המתחייבים מאחריות זו.</w:t>
      </w:r>
    </w:p>
    <w:p w14:paraId="332AA90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לקיים בקפדנות אחר הוראות כל החוקים המתייחסים להעסקת עובדים ולבצוע העבודות נשוא חוזה זה, ומסכים ומצהיר בזה כי למטרות העבודות הוא בלעדית הינו "מבצע הבניה" ו"מנהל העבודה" למטרות החוקים הנ"ל, אחראי בלעדית לכל חובותיהם של אלה עפ"י החוקים הנ"ל, והינו מתחייב לשפות את המזמין בגין כל תביעה שתוגש נגדו בכל הנוגע לכך מיד לפי דרישתו של המזמין.</w:t>
      </w:r>
    </w:p>
    <w:p w14:paraId="06A266C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מנהל העבודה</w:t>
      </w:r>
      <w:r w:rsidRPr="00E56613">
        <w:rPr>
          <w:rFonts w:ascii="David" w:eastAsia="Times New Roman" w:hAnsi="David" w:cs="David" w:hint="cs"/>
          <w:b/>
          <w:i/>
          <w:snapToGrid w:val="0"/>
          <w:sz w:val="26"/>
          <w:szCs w:val="24"/>
          <w:rtl/>
        </w:rPr>
        <w:t>, מנהל הפרויקט מטעם הקבלן ו</w:t>
      </w:r>
      <w:r w:rsidRPr="00E56613">
        <w:rPr>
          <w:rFonts w:ascii="David" w:eastAsia="Times New Roman" w:hAnsi="David" w:cs="David"/>
          <w:b/>
          <w:i/>
          <w:snapToGrid w:val="0"/>
          <w:sz w:val="26"/>
          <w:szCs w:val="24"/>
          <w:rtl/>
        </w:rPr>
        <w:t>מהנדס האתר כמוגדר בסעיף 17.3 להלן יהיו מצויים באתר בכל זמן בו מבוצעות העבודות וישגיחו ברציפות על בצוען בהתאם להוראות חוזה זה וינהגו לפי הוראות תקנות הבטיחות בעבודה (עבודות בניה), התשמ"ח-1988.</w:t>
      </w:r>
    </w:p>
    <w:p w14:paraId="1F4DAAD9" w14:textId="77777777" w:rsidR="00E56613" w:rsidRPr="00E56613" w:rsidRDefault="00E56613" w:rsidP="00E56613">
      <w:pPr>
        <w:spacing w:before="120" w:beforeAutospacing="0" w:after="0" w:afterAutospacing="0" w:line="240" w:lineRule="auto"/>
        <w:jc w:val="both"/>
        <w:outlineLvl w:val="1"/>
        <w:rPr>
          <w:rFonts w:ascii="David" w:eastAsia="Times New Roman" w:hAnsi="David" w:cs="David"/>
          <w:b/>
          <w:i/>
          <w:snapToGrid w:val="0"/>
          <w:sz w:val="26"/>
          <w:szCs w:val="24"/>
          <w:rtl/>
        </w:rPr>
      </w:pPr>
    </w:p>
    <w:p w14:paraId="01A0166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758869D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אחראי לשלמות כל החומרים והעבודות וזאת עד למועד מסירת העבודות למזמין, ועליו לתקן או להחליף באחר על חשבונו ולפי הוראות המפקח כל חלק של העבודות וכל חומר שיאבד או ייפגם. אחריות הקבלן כאמור חלה גם לגבי ח</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מרים שנמסרו למזמין בתהליך בצוע העבודות, כל עוד לא הושלמה העבודה לגביהם ואושרה מסירתם למזמין באופן הקבוע בסעיף 27 להלן.</w:t>
      </w:r>
    </w:p>
    <w:p w14:paraId="0D5284E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13.1 לעיל, במקרה של קלקול, אבידה או גניבת חומרים או אמצעים מרכוש הקבלן, יישא הקבלן בכל ההפסד, ושום אחריות לא תחול על המזמין, ואילו במקרה של קלקול, אבידה או גניבת חומרים, ציוד כלים מכשירים וכל רכוש אחר של המזמין שיהיו באתר, יהיה על הקבלן לשפות את המזמין באופן מלא לפי דרישתו הראשונה.</w:t>
      </w:r>
    </w:p>
    <w:p w14:paraId="31C15EB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מכלליות התחייבויות הקבלן בהתאם להוראות החוזה מתחייב הקבלן על חשבונו:</w:t>
      </w:r>
    </w:p>
    <w:p w14:paraId="625B99A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להקים גדר מלוחות חדשים עשויים מפח </w:t>
      </w:r>
      <w:r w:rsidR="00EB50C8" w:rsidRPr="00E56613">
        <w:rPr>
          <w:rFonts w:ascii="David" w:eastAsia="Times New Roman" w:hAnsi="David" w:cs="David" w:hint="cs"/>
          <w:b/>
          <w:i/>
          <w:snapToGrid w:val="0"/>
          <w:sz w:val="26"/>
          <w:szCs w:val="24"/>
          <w:rtl/>
        </w:rPr>
        <w:t>מגולוו</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צבוע כדוגמת איסכורית או שו"ע טכני צמודים אחד לשני באופן שיהוו קיר אטום בגובה שלא יפחת מ- </w:t>
      </w:r>
      <w:smartTag w:uri="urn:schemas-microsoft-com:office:smarttags" w:element="metricconverter">
        <w:smartTagPr>
          <w:attr w:name="ProductID" w:val="2 מטר"/>
        </w:smartTagPr>
        <w:r w:rsidRPr="00E56613">
          <w:rPr>
            <w:rFonts w:ascii="David" w:eastAsia="Times New Roman" w:hAnsi="David" w:cs="David"/>
            <w:b/>
            <w:i/>
            <w:snapToGrid w:val="0"/>
            <w:sz w:val="26"/>
            <w:szCs w:val="24"/>
            <w:rtl/>
          </w:rPr>
          <w:t>2 מטר</w:t>
        </w:r>
      </w:smartTag>
      <w:r w:rsidRPr="00E56613">
        <w:rPr>
          <w:rFonts w:ascii="David" w:eastAsia="Times New Roman" w:hAnsi="David" w:cs="David"/>
          <w:b/>
          <w:i/>
          <w:snapToGrid w:val="0"/>
          <w:sz w:val="26"/>
          <w:szCs w:val="24"/>
          <w:rtl/>
        </w:rPr>
        <w:t xml:space="preserve"> לרבות כיסויי הגנה לאנשים ומכוניות בשילוב שערים או גידור אחר בכל מקום לפי דרישת הרשויות, או לפי כל מפרט אחר שיקבע ע"י המפקח </w:t>
      </w:r>
      <w:r w:rsidRPr="00E56613">
        <w:rPr>
          <w:rFonts w:ascii="David" w:eastAsia="Times New Roman" w:hAnsi="David" w:cs="David" w:hint="cs"/>
          <w:b/>
          <w:i/>
          <w:snapToGrid w:val="0"/>
          <w:sz w:val="26"/>
          <w:szCs w:val="24"/>
          <w:rtl/>
        </w:rPr>
        <w:t xml:space="preserve">ובלבד שלא יפחת מהמפרט האמור בנספח 3.1.33 ולנספח 3.1.43 </w:t>
      </w:r>
      <w:r w:rsidRPr="00E56613">
        <w:rPr>
          <w:rFonts w:ascii="David" w:eastAsia="Times New Roman" w:hAnsi="David" w:cs="David"/>
          <w:b/>
          <w:i/>
          <w:snapToGrid w:val="0"/>
          <w:sz w:val="26"/>
          <w:szCs w:val="24"/>
          <w:rtl/>
        </w:rPr>
        <w:t>וכן למקם הגדר בהתחשב בחפירה, מרחב עבודה ודיפון בקו מגרש והכול בכפיפה להוראות רשויות מוסמכות</w:t>
      </w:r>
      <w:r w:rsidRPr="00E56613">
        <w:rPr>
          <w:rFonts w:ascii="David" w:eastAsia="Times New Roman" w:hAnsi="David" w:cs="David" w:hint="cs"/>
          <w:b/>
          <w:i/>
          <w:snapToGrid w:val="0"/>
          <w:sz w:val="26"/>
          <w:szCs w:val="24"/>
          <w:rtl/>
        </w:rPr>
        <w:t>.</w:t>
      </w:r>
    </w:p>
    <w:p w14:paraId="6F226937"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המזמין רשאי להתקין שלטי פרסומת ו/או אחרים על הגדר או בכל מקום בשטח האתר לפי שיקול דעתו הבלעדי והמוחלט.</w:t>
      </w:r>
    </w:p>
    <w:p w14:paraId="162B631C" w14:textId="77777777" w:rsidR="00E56613" w:rsidRPr="00E56613" w:rsidRDefault="00E56613" w:rsidP="00E56613">
      <w:pPr>
        <w:spacing w:before="120" w:beforeAutospacing="0" w:after="120" w:afterAutospacing="0" w:line="240" w:lineRule="auto"/>
        <w:ind w:left="1699"/>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מובהר כי כל פרסום מטעם הקבלן ו/או קבלני המשנה ו/או הספקים אסור בתחום האתר </w:t>
      </w:r>
      <w:r w:rsidR="00EB50C8" w:rsidRPr="00E56613">
        <w:rPr>
          <w:rFonts w:ascii="David" w:eastAsia="Times New Roman" w:hAnsi="David" w:cs="David" w:hint="cs"/>
          <w:b/>
          <w:i/>
          <w:snapToGrid w:val="0"/>
          <w:sz w:val="26"/>
          <w:szCs w:val="24"/>
          <w:rtl/>
        </w:rPr>
        <w:t>ובבניי</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למרות האמור לעיל, תותר התקנת שלטים לצורכי התמצאות בלבד ע"ג מכולות ו/או מחסנים של הקבלן ו/או קבלני המשנה ו/או הספקים ובלבד שהשלטים כאמור לא יהיו גדולים מ- 80</w:t>
      </w:r>
      <w:r w:rsidRPr="00E56613">
        <w:rPr>
          <w:rFonts w:ascii="David" w:eastAsia="Times New Roman" w:hAnsi="David" w:cs="David"/>
          <w:b/>
          <w:i/>
          <w:snapToGrid w:val="0"/>
          <w:sz w:val="26"/>
          <w:szCs w:val="24"/>
        </w:rPr>
        <w:t>X</w:t>
      </w:r>
      <w:r w:rsidRPr="00E56613">
        <w:rPr>
          <w:rFonts w:ascii="David" w:eastAsia="Times New Roman" w:hAnsi="David" w:cs="David"/>
          <w:b/>
          <w:i/>
          <w:snapToGrid w:val="0"/>
          <w:sz w:val="26"/>
          <w:szCs w:val="24"/>
          <w:rtl/>
        </w:rPr>
        <w:t>80 ס"מ לכל גורם ולא יהיו גבוהים מגובה הגדר התוחמת את האתר.</w:t>
      </w:r>
    </w:p>
    <w:p w14:paraId="1985F40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שמירה באתר בכל שעות</w:t>
      </w:r>
      <w:r w:rsidRPr="00E56613">
        <w:rPr>
          <w:rFonts w:ascii="David" w:eastAsia="Times New Roman" w:hAnsi="David" w:cs="David" w:hint="cs"/>
          <w:b/>
          <w:i/>
          <w:snapToGrid w:val="0"/>
          <w:sz w:val="26"/>
          <w:szCs w:val="24"/>
          <w:rtl/>
        </w:rPr>
        <w:t xml:space="preserve"> העבודה ובכל השעות</w:t>
      </w:r>
      <w:r w:rsidRPr="00E56613">
        <w:rPr>
          <w:rFonts w:ascii="David" w:eastAsia="Times New Roman" w:hAnsi="David" w:cs="David"/>
          <w:b/>
          <w:i/>
          <w:snapToGrid w:val="0"/>
          <w:sz w:val="26"/>
          <w:szCs w:val="24"/>
          <w:rtl/>
        </w:rPr>
        <w:t xml:space="preserve"> בהן לא מתבצעת עבודה באתר לרבות בחגים ושבתות ובמועדי ישראל ולמנוע כל כניסה לאתר אלא ברשות הקבלן, המזמין או המפקח. להציב שמירה כאמור גם במשרד המכירות, בין אם הוא מצוי באתר ובין אם הוא סמוך לו. אין באמור לעיל כדי לגרוע מאחריותו של הקבלן לכל אובדן, נזק, פגיעה או גניבה שייגרמו כתוצאה מכך שהקבלן לא הציב שמירה בשעות העבודה.</w:t>
      </w:r>
    </w:p>
    <w:p w14:paraId="42EF75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לקיים סידורי בטיחות מקסימאליים אשר יבטיחו את שלום כל הנמצא באתר. ידוע לקבלן כי אי קיום נהלים אלה עלול לפגוע בזכויות עפ"י פוליסת הביטוח שנערכה בגין ביצוע הפרויקט. לספק ולקיים שמירה ושאר אמצעי זהירות ובטיחות להגנתו בטחונו ונוחיותו של הצבור בכל מקום שיהיה צורך בכך או שיידרש ע"י המפקח ו/או ע"י הרשות המקומית או שיהיה דרוש עפ"י הדין לרבות במשרד המכירות באתר או הסמוך לאתר, לפי העניין.</w:t>
      </w:r>
    </w:p>
    <w:p w14:paraId="7780671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לשמור על ניקיון האתר וכל הכלול בו.</w:t>
      </w:r>
    </w:p>
    <w:p w14:paraId="13FFFA1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להרחיק מהאתר כל פסולת ושיירי בנין בכל עת שיידרש ע"י המפקח ולהעבירה למקום המיועד להשלכת פסולת מסוגה על פי דין.</w:t>
      </w:r>
    </w:p>
    <w:p w14:paraId="5E2AB75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לדאוג שהדרכים והשבילים לאתר וממנו יהיו פנויים בכל עת לתנועה חופשית.</w:t>
      </w:r>
    </w:p>
    <w:p w14:paraId="27C8AD7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בהתאם להוראות בטיחות למבקרים כדלקמן:</w:t>
      </w:r>
    </w:p>
    <w:p w14:paraId="58B4A4A5"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להציב שלטי אזהרה בכניסה לאתר, בכניסה למבנה, ולפני משרד המכירות בהם יירשם: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"הכניסה לאתר דרך משרד המכירות ובליווי נציג הקבלן. אין להיכנס למבנה/ים ללא ליווי וללא הצטיידות ב</w:t>
      </w:r>
      <w:r w:rsidRPr="00E56613">
        <w:rPr>
          <w:rFonts w:ascii="David" w:eastAsia="Times New Roman" w:hAnsi="David" w:cs="David" w:hint="cs"/>
          <w:b/>
          <w:i/>
          <w:snapToGrid w:val="0"/>
          <w:sz w:val="26"/>
          <w:szCs w:val="24"/>
          <w:rtl/>
        </w:rPr>
        <w:t>קסדת</w:t>
      </w:r>
      <w:r w:rsidRPr="00E56613">
        <w:rPr>
          <w:rFonts w:ascii="David" w:eastAsia="Times New Roman" w:hAnsi="David" w:cs="David"/>
          <w:b/>
          <w:i/>
          <w:snapToGrid w:val="0"/>
          <w:sz w:val="26"/>
          <w:szCs w:val="24"/>
          <w:rtl/>
        </w:rPr>
        <w:t xml:space="preserve"> מגן."</w:t>
      </w:r>
    </w:p>
    <w:p w14:paraId="251D4109"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להעמיד לרשות המבקרים </w:t>
      </w:r>
      <w:r w:rsidRPr="00E56613">
        <w:rPr>
          <w:rFonts w:ascii="David" w:eastAsia="Times New Roman" w:hAnsi="David" w:cs="David" w:hint="cs"/>
          <w:b/>
          <w:i/>
          <w:snapToGrid w:val="0"/>
          <w:sz w:val="26"/>
          <w:szCs w:val="24"/>
          <w:rtl/>
        </w:rPr>
        <w:t>קסדות</w:t>
      </w:r>
      <w:r w:rsidRPr="00E56613">
        <w:rPr>
          <w:rFonts w:ascii="David" w:eastAsia="Times New Roman" w:hAnsi="David" w:cs="David"/>
          <w:b/>
          <w:i/>
          <w:snapToGrid w:val="0"/>
          <w:sz w:val="26"/>
          <w:szCs w:val="24"/>
          <w:rtl/>
        </w:rPr>
        <w:t xml:space="preserve"> מגן במשרד המכירות ובמשרד לשינויי רוכשים. להדריך וללוות מבקרים לדירות בדרך בטוחה וללא מכשולים.</w:t>
      </w:r>
    </w:p>
    <w:p w14:paraId="6E54A9B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 xml:space="preserve">בהתאם לדרישות ולתכנון היזם, הקבלן יבנה מעבר בטוח לדיירים ורוכשי דירות פוטנציאליים שיאפשר גישה מכובדת ובטוחה ממשרד </w:t>
      </w:r>
      <w:r w:rsidRPr="00E56613">
        <w:rPr>
          <w:rFonts w:ascii="David" w:eastAsia="Times New Roman" w:hAnsi="David" w:cs="David"/>
          <w:b/>
          <w:i/>
          <w:snapToGrid w:val="0"/>
          <w:sz w:val="26"/>
          <w:szCs w:val="24"/>
          <w:rtl/>
        </w:rPr>
        <w:t>המכירות ו/או חוץ הפרויקט אל תוך הפרויקט לרבות לדירה לדוגמא והלובי הקומתי  בהתאם למפרט המצורף _</w:t>
      </w:r>
      <w:r w:rsidRPr="00E56613">
        <w:rPr>
          <w:rFonts w:ascii="David" w:eastAsia="Times New Roman" w:hAnsi="David" w:cs="David" w:hint="cs"/>
          <w:b/>
          <w:i/>
          <w:snapToGrid w:val="0"/>
          <w:sz w:val="26"/>
          <w:szCs w:val="24"/>
          <w:rtl/>
        </w:rPr>
        <w:t>3.1.43</w:t>
      </w:r>
      <w:r w:rsidRPr="00E56613">
        <w:rPr>
          <w:rFonts w:ascii="David" w:eastAsia="Times New Roman" w:hAnsi="David" w:cs="David"/>
          <w:b/>
          <w:i/>
          <w:snapToGrid w:val="0"/>
          <w:sz w:val="26"/>
          <w:szCs w:val="24"/>
          <w:rtl/>
        </w:rPr>
        <w:t xml:space="preserve"> בנוסף, על הקבלן לבנות בכל הכניסות למבנה/ים גגוני הגנה בפני נפילת חומרים/אמצעים מהמבנה.</w:t>
      </w:r>
      <w:r w:rsidRPr="00E56613">
        <w:rPr>
          <w:rFonts w:ascii="David" w:eastAsia="Times New Roman" w:hAnsi="David" w:cs="David" w:hint="cs"/>
          <w:b/>
          <w:i/>
          <w:snapToGrid w:val="0"/>
          <w:sz w:val="26"/>
          <w:szCs w:val="24"/>
          <w:rtl/>
        </w:rPr>
        <w:t xml:space="preserve"> </w:t>
      </w:r>
    </w:p>
    <w:p w14:paraId="4100D60F" w14:textId="77777777" w:rsidR="00E56613" w:rsidRPr="00E56613" w:rsidRDefault="00E56613" w:rsidP="00E56613">
      <w:pPr>
        <w:spacing w:before="0" w:beforeAutospacing="0" w:after="0" w:afterAutospacing="0" w:line="240" w:lineRule="auto"/>
        <w:ind w:left="4120" w:hanging="960"/>
        <w:jc w:val="both"/>
        <w:rPr>
          <w:rFonts w:ascii="David" w:eastAsia="Times New Roman" w:hAnsi="David" w:cs="David"/>
          <w:snapToGrid w:val="0"/>
          <w:sz w:val="24"/>
          <w:szCs w:val="24"/>
          <w:rtl/>
        </w:rPr>
      </w:pPr>
    </w:p>
    <w:p w14:paraId="5820D6FD"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לפעול למניעת מפגעים לרבות חיתוך חוטים, מסמרים וברזלים היוצאים מן הקירות/ מעקה חדר המדרגות, התקנת והפעלת  תאורה בחדרי מדרגות ובמקומות חשוכים, שלבי דריכה רחבים ומעוגנים במהלכי מדרגות משופעים שלא הושלמו וכד'.</w:t>
      </w:r>
    </w:p>
    <w:p w14:paraId="7EE4841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FAB90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שתוך כדי בצוע העבודות לא תהיה פגיעה בנוחות הצבור (לרבות מתקנים, בנינים ו/או הדיירים בסביבה וביכולתם לתפקד באופן תקין), ולא תהיה כל הפרעה בזכות השימוש והמעבר של כל אדם בכביש, דרך וכיו"ב או בזכות השימוש וההחזקה ברכוש ציבורי כלשהו ובכלל זה ימנע מיצירת מטרדי רעש ומטרדים אחרים.</w:t>
      </w:r>
    </w:p>
    <w:p w14:paraId="13CFFF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שכל נזק או קלקול שיגרם עקב בצוע העבודות לכביש, דרך, מדרכה, שביל, רשת מים, ביוב, תיעול, חשמל, תשתיות ו/או מערכות </w:t>
      </w:r>
      <w:r w:rsidR="00EB50C8" w:rsidRPr="00E56613">
        <w:rPr>
          <w:rFonts w:ascii="David" w:eastAsia="Times New Roman" w:hAnsi="David" w:cs="David" w:hint="cs"/>
          <w:b/>
          <w:i/>
          <w:snapToGrid w:val="0"/>
          <w:sz w:val="26"/>
          <w:szCs w:val="24"/>
          <w:rtl/>
        </w:rPr>
        <w:t>טלוויזי</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בכבלים, טלגרף, טלפון, צינורות או מובילים אחרים וכיו"ב, (להלן בסעיף זה בשם הכולל - "</w:t>
      </w:r>
      <w:r w:rsidRPr="00E56613">
        <w:rPr>
          <w:rFonts w:ascii="David" w:eastAsia="Times New Roman" w:hAnsi="David" w:cs="David"/>
          <w:bCs/>
          <w:i/>
          <w:snapToGrid w:val="0"/>
          <w:sz w:val="26"/>
          <w:szCs w:val="24"/>
          <w:rtl/>
        </w:rPr>
        <w:t>מתקנים</w:t>
      </w:r>
      <w:r w:rsidRPr="00E56613">
        <w:rPr>
          <w:rFonts w:ascii="David" w:eastAsia="Times New Roman" w:hAnsi="David" w:cs="David"/>
          <w:b/>
          <w:i/>
          <w:snapToGrid w:val="0"/>
          <w:sz w:val="26"/>
          <w:szCs w:val="24"/>
          <w:rtl/>
        </w:rPr>
        <w:t>") בין בתחומי האתר ובין מחוצה לו, בין ברשות היחיד ובין ברשות הרבים, בין שהנזק או הקלקול נגרמו באקראי ובין שהיו מעשה הכרחי וצפוי מראש בבצוע העבודות, יתוקן מיידית על חשבונו הוא באופן היעיל ביותר ולשביעות רצונו של המפקח ושל כל אדם או רשות המוסמכים לפקח על המתקנים.</w:t>
      </w:r>
    </w:p>
    <w:p w14:paraId="2D825A82"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לפני בצוע עבודות העשויות לפגוע במתקנים המצויים מתחת לפני הקרקע, מתחייב הקבלן להיוודע אצל המפקח וכן אצל הרשויות המוסמכות בדבר המצאות מתקן כאמור במקום בצוע אותן עבודות, ולנקוט בכל האמצעים שידרשו ע"י המפקח או הרשויות המוסמכות לשם ההגנה והטפול במתקנים.</w:t>
      </w:r>
    </w:p>
    <w:p w14:paraId="7CD6FA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אחראי שתוך כדי בצוע העבודות, לא תהיינה הדרכים המובילות לאתר נתונות שלא לצורך</w:t>
      </w:r>
      <w:r w:rsidRPr="00E56613">
        <w:rPr>
          <w:rFonts w:ascii="David" w:eastAsia="Times New Roman" w:hAnsi="David" w:cs="David"/>
          <w:b/>
          <w:i/>
          <w:snapToGrid w:val="0"/>
          <w:sz w:val="26"/>
          <w:szCs w:val="24"/>
          <w:rtl/>
        </w:rPr>
        <w:t xml:space="preserve"> לתנועה או הפרעות אחרות שיקשו על התנועה הרגילה בהן, ושלצורך הובלתם של משאות מיוחדים יתקבל תחילה הרישיון הדרוש לשם כך מהרשות המוסמכת, וינקטו כל האמצעים לרבות - בחירתן של הדרכים, כלי הרכב וזמני ההובלה - כך שתמעט ככל האפשר ההפרעה לתנועה הרגילה בדרכים האמורות וימנע ככל האפשר נזק לדרכים.</w:t>
      </w:r>
    </w:p>
    <w:p w14:paraId="5E5F7E0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לשם בצוע העבודות יהא צורך להעביר חפץ כלשהו, באופן שההעברה עלולה לגרום נזק למתקנים באם לא ישתמשו באמצעי הגנה מיוחדים - יודיע הקבלן בכתב למפקח, לפני ההעברה, על פרטי החפץ שיש להעבירו, ועל תכניתו להבטחת אמצעי הגנה מתאימים. הקבלן יהיה רשאי לבצע את אמצעי ההגנה בהתאם לתכניתו אך ורק לאחר שיקבל את א</w:t>
      </w:r>
      <w:r w:rsidR="00EB50C8">
        <w:rPr>
          <w:rFonts w:ascii="David" w:eastAsia="Times New Roman" w:hAnsi="David" w:cs="David" w:hint="cs"/>
          <w:b/>
          <w:i/>
          <w:snapToGrid w:val="0"/>
          <w:sz w:val="26"/>
          <w:szCs w:val="24"/>
          <w:rtl/>
        </w:rPr>
        <w:t>י</w:t>
      </w:r>
      <w:r w:rsidRPr="00E56613">
        <w:rPr>
          <w:rFonts w:ascii="David" w:eastAsia="Times New Roman" w:hAnsi="David" w:cs="David"/>
          <w:b/>
          <w:i/>
          <w:snapToGrid w:val="0"/>
          <w:sz w:val="26"/>
          <w:szCs w:val="24"/>
          <w:rtl/>
        </w:rPr>
        <w:t>שורו של המפקח ולאחר שיהיה בידו רישיון מתאים מהרשויות המוסמכות.</w:t>
      </w:r>
    </w:p>
    <w:p w14:paraId="1073D04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מהתחייבויות הקבלן דלעיל ולהלן, הקבלן יהיה האחראי הבלעדי לבטיחות העבודות, העובדים והציבור ולנקיטת כל אמצעי הזהירות הדרושים למניעת תאונות עבודה לרבות תאונות הקשורות בעבודות חפירה, הנחת הצינורות, הובלת חומרים, הפעלת ציוד חפירה וציוד מכני וכו'. הקבלן ינקוט בכל אמצעי הזהירות הדרושים להבטחת חיי אדם ורכוש באתר או בסביבתו בעת ביצוע העבודות ויקפיד על קיום כל הוראות דיני התכנון והבניה, הוראות משרד העבודה והוראות כל דין. הקבלן יתקין דרכי גישה זמניות, פיגומים, דיפונים, מעקות, גדרות זמניות, אורות ושלטי אזהרה כנדרש, לרבות שמירה, כדי להזהיר את הציבור מתאונות העלולות להיגרם בשל הימצאותם של חפירות, בורות, תעלות, ערימות עפר, חומרים ומכשולים אחרים באתר. בשעות החשיכה ידאג הקבלן לתאורה מספקת בפינות ולאורך התעלות המגודרות. מיד עם סיום יום העבודה בכל חלק של האתר חייב הקבלן למלא את כל הבורות והחפירות, ליישר את הערימות והעפר ולסלק את כל המכשולים שנותרו באתר כתוצאה מביצוע העבודות.</w:t>
      </w:r>
    </w:p>
    <w:p w14:paraId="460B056B"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2FDBC5D8"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1D41BF7F"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קומה ודירה לדוגמא</w:t>
      </w:r>
    </w:p>
    <w:p w14:paraId="7E5C1E4F"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לפי דרישת המזמין  לבצע דירה לדוגמא כמבנה עצמאי בסמוך למבנה המכירות של המזמין וכן קומה לדוגמא או כל חלק ממנה (לרבות השלמה מלאה של כל הדירות בקומה ושטחים משותפים בכל אחד מהבניינים המפורטים בנספח 3.1.1 לרבות השלמת עבודות גמר בהן ובשטחים המשותפים שבקומה, לשם קבלת אישור המפקח לפרטי ביצוע אופייניים לצרכי השיווק של המזמין ולשימושו בכל עת. כולל פיתוח צמוד ודרכי גישה נוחות ומוגנות לשימוש לקוחות המזמין (אף אם זמניות) לרבות הכשרת מקומות חניה בסמוך למבנה/ים לצרכים שיווקיים של המזמין. מועד השלמת הקומה לדוגמא - תוך 3 חודשים ממועד גמר יציקת תקרת הקומה. מועד השלמת הדירה לדוגמא בסמוך למבנה המכירות- תוך 3 חודשים ממועד צו התחלת עבודה. מיקום הקומה לדוגמא - עפ"י הנחיות המפקח. הקומה והדירה לדוגמא תיבנינה לפי המפרט הסטנדרטי אלא אם ניתנה הוראה אחרת מאת המזמין. הקבלן יבצע ויהיה אחראי לתחזוקת מעבר מוגן לקומה לדוגמא.</w:t>
      </w:r>
    </w:p>
    <w:p w14:paraId="2F03BF3A"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שינויים לעומת מפרטי המכר שיוזמנו ע"י המזמין בהיקף של עד 1</w:t>
      </w:r>
      <w:r w:rsidRPr="00E56613">
        <w:rPr>
          <w:rFonts w:ascii="David" w:eastAsia="Times New Roman" w:hAnsi="David" w:cs="David" w:hint="cs"/>
          <w:snapToGrid w:val="0"/>
          <w:sz w:val="26"/>
          <w:szCs w:val="24"/>
          <w:rtl/>
        </w:rPr>
        <w:t>5</w:t>
      </w:r>
      <w:r w:rsidRPr="00E56613">
        <w:rPr>
          <w:rFonts w:ascii="David" w:eastAsia="Times New Roman" w:hAnsi="David" w:cs="David"/>
          <w:snapToGrid w:val="0"/>
          <w:sz w:val="26"/>
          <w:szCs w:val="24"/>
          <w:rtl/>
        </w:rPr>
        <w:t>,000 ש"ח לכל קומה לדוגמא ולדירה לדוגמא בהתאם למפורט בסעי</w:t>
      </w:r>
      <w:r w:rsidR="00345EDB">
        <w:rPr>
          <w:rFonts w:ascii="David" w:eastAsia="Times New Roman" w:hAnsi="David" w:cs="David" w:hint="cs"/>
          <w:snapToGrid w:val="0"/>
          <w:sz w:val="26"/>
          <w:szCs w:val="24"/>
          <w:rtl/>
        </w:rPr>
        <w:t>ף</w:t>
      </w:r>
      <w:r w:rsidRPr="00E56613">
        <w:rPr>
          <w:rFonts w:ascii="David" w:eastAsia="Times New Roman" w:hAnsi="David" w:cs="David"/>
          <w:snapToGrid w:val="0"/>
          <w:sz w:val="26"/>
          <w:szCs w:val="24"/>
          <w:rtl/>
        </w:rPr>
        <w:t xml:space="preserve"> 22 (שינויי המזמין) כלולים במחיר הכולל.</w:t>
      </w:r>
    </w:p>
    <w:p w14:paraId="3DCBD7BB" w14:textId="77777777" w:rsidR="00E56613" w:rsidRPr="00E56613" w:rsidRDefault="00E56613" w:rsidP="00E56613">
      <w:pPr>
        <w:spacing w:before="0" w:beforeAutospacing="0" w:after="0" w:afterAutospacing="0" w:line="240" w:lineRule="auto"/>
        <w:ind w:left="39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לבצע בקומה תיקונים, חידוש צבע, ניקיון, פוליש הריצוף וכל יתר העבודות הדרושות לצורך מסירתה לרוכשים בתוך 60 יום ממועד קבלת הודעת המזמין בדבר הכנתה למסירה לרוכשים. על אף האמור לעיל, תיקונים מהותיים שאינם נובעים מבלאי סביר ואשר נגרמו בגין רשלנות המזמין ו/או לקוחותיו ימומנו ע"י המזמין.</w:t>
      </w:r>
    </w:p>
    <w:p w14:paraId="501FFB99"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ימסור מפתחות לקומה ולדירות בקומה לשימוש נציג המכירות ולקוחות המזמין. מבלי לגרוע מהאמור לעיל, אחראי הקבלן לניקיונה השוטף של הקומה לדוגמא.</w:t>
      </w:r>
    </w:p>
    <w:p w14:paraId="7603EE2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FD52D2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אחריות לנזקים ולעבודות</w:t>
      </w:r>
    </w:p>
    <w:p w14:paraId="003143B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אחראי לכל נזק כמפורט להלן, הנגרם, במישרין או בעקיפין, עקב בצוע העבודות , בגין מעשה או מחדל של הקבלן, עובדיו, קבלני משנה ועובדיהם וכל מי שנתון למרות הקבלן או קבלני משנה או פועל לפי הזמנתם או ברשותם, וכן לכל נזק שהוא תוצאה של גורם אחר אשר על הקבלן לכסותו בבטוח כמוגדר בסעיף 16 להלן. ואלה הנזקים:</w:t>
      </w:r>
    </w:p>
    <w:p w14:paraId="7CFEF56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נזק גוף (כולל - מוות, חבלה, פגיעה או לקוי גופני נפשי או שכלי) לכל אדם, לרבות המפקח, המזמין ועובדיו, הקבלן, קבלני משנה, קבלנים מיוחדים ואחרים ועובדיהם ו/או רוכשים.</w:t>
      </w:r>
    </w:p>
    <w:p w14:paraId="5C19664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אבדן, פגיעה או/וגם נזק לעבודות, לחומרים, לאמצעים ולכל רכוש איזה שהוא, כולל רכושם של אלה המפורטים בסעיף 15.1.1 לעיל.</w:t>
      </w:r>
    </w:p>
    <w:p w14:paraId="5575B5BE"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הוראות סעיף זה תחולנה גם על כל פגיעה, אבדן או נזק שיגרמו תוך כדי או עקב בצוע עבודות בדק בהתאם להוראות סעיף 28 להלן. האחריות דלעיל חלה בין אם הנזק אירע או נתגלה בתקופת העבודות או בתקופת הבדק ובין אם בכל זמן אחר.</w:t>
      </w:r>
    </w:p>
    <w:p w14:paraId="1FCA0ED8" w14:textId="77777777" w:rsidR="00E56613" w:rsidRPr="00E56613" w:rsidRDefault="00E56613" w:rsidP="00E56613">
      <w:pPr>
        <w:spacing w:before="0" w:beforeAutospacing="0" w:after="0" w:afterAutospacing="0" w:line="240" w:lineRule="auto"/>
        <w:ind w:left="360"/>
        <w:jc w:val="both"/>
        <w:rPr>
          <w:rFonts w:ascii="David" w:eastAsia="Times New Roman" w:hAnsi="David" w:cs="David"/>
          <w:snapToGrid w:val="0"/>
          <w:sz w:val="24"/>
          <w:szCs w:val="24"/>
          <w:rtl/>
        </w:rPr>
      </w:pPr>
    </w:p>
    <w:p w14:paraId="25A83FA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לשפות ולפצות את המזמין מיד לפי דרישתו הראשונה באופן מלא בעד כל הוצאה, הפסד, מניעת רווח, אחריות תביעה, דרישה לרבות דרישות תיקונים ודרישות כספיות, או הליכים משפטיים בגין אותן פגיעות, אובדן או נזק שהקבלן אחראי להם כאמור בסעיף 15.1 לעיל ובלבד שהמזמין לא מנע מהקבלן הזדמנות לטפל בעניין לרבות כאמור בסעיף 15.3 להסכם זה. במידה והקבלן סבור כי קיים ניגוד עניינים בין ייצוג המזמין לייצוג הקבלן ידאג הקבלן כי הטיפול ייעשה ע"י שני עו"ד שונים ממשרדים נפרדים. היה והקבלן לא יעשה כן, לא יהיה רשאי הקבלן לחזור בכל טענה למזמין והקבלן יישא במלוא האחריות בגין התביעה.</w:t>
      </w:r>
    </w:p>
    <w:p w14:paraId="429D97B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אף האמור לעיל, הקבלן מתחייב לשפות ולפצות את המזמין באופן מלא, בתוך 7 ימים ממועד קבלת דרישת המזמין בכתב, ואף קודם לקיומו ו/או השלמתו של בירור משפטי כאמור בסעיף 15.3 להלן, בעד כל הוצאה ו/או הפסד ו/או אובדן ו/או נזק לתשתיות ו/או מערכות ציבוריות/עירוניות אשר הפיצוי בגין גרימתם יידרש מהמזמין ע"י הרשות המקומית ו/או ע"י מי מטעמה. זאת בכפיפה לקביעת המפקח כי שוכנע בנסיבות העניין, שהקבלן אחראי כאמור בסעיף 15.1 לגרימת ההוצאה ו/או ההפסד ו/או האובדן ו/או הנזק דנן וכי אלה אכן נגרמו לתשתיות ו/או מערכות ציבוריות/עירוניות. מוסכם כי הוראת סעיף 15.5 להלן תחול גם במקרה כאמור.</w:t>
      </w:r>
    </w:p>
    <w:p w14:paraId="32D2495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בכל מקרה בו יקבל המזמין דרישה או תביעה כלשהיא שעילתה נזכרת בסעיף זה לעיל ולהלן, יעביר העתק הימנה לקבלן. הקבלן, ימנה על חשבונו, פרקליט, על מנת להתגונן בפני אותה תביעה או דרישה בשם המזמין. הקבלן מתחייב לדאוג כי קיום תביעה או דרישה כלשהם לא יגרמו למזמין כל נזק לרבות, מבלי לפגוע בכלליות האמור, הטלת עיקולים או סנקציות משפטיות אחרות כנגד המזמין. </w:t>
      </w:r>
    </w:p>
    <w:p w14:paraId="4854136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מחובת הקבלן כאמור, הקבלן מתחייב לעשות כל שביכולתו להסיר כל עיקול ו/או צו שפוטי או מעין שפוטי אחר אשר יוטל כנגד המזמין, בתוך 60 יום מיום הטלתו של אותו צו.</w:t>
      </w:r>
    </w:p>
    <w:p w14:paraId="5C7921D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באמור לעיל כדי לגרוע מזכותו של המזמין למנות פרקליט מטעמו על מנת להתגונן בפני אותה התביעה.</w:t>
      </w:r>
    </w:p>
    <w:p w14:paraId="2E153E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לפגוע באחריות הקבלן כאמור לעיל בסעיף זה חייב הקבלן לתקן, מיד לפי דרישת המזמין או הניזוק, כל נזק לרכוש שנגרם בעטיו על חשבונו הוא ולשביעות רצונו של המפקח. למפקח הרשות לבחון בכל עת את האמצעים בהם נקט הקבלן למניעת נזק כאמור ולתיקונו, ועל הקבלן לציית להוראות שתינתנה ע"י המפקח. לא תוקן הנזק ע"י הקבלן במועד שנקבע ע"י המפקח, אזי הזכות למזמין לתקן הנזק על חשבון הקבלן ועל הקבלן לשפות את המזמין מיד לפי דרישתו בגין כל הוצאה שהמזמין הוציא לשם תיקון הנזק.</w:t>
      </w:r>
    </w:p>
    <w:p w14:paraId="000ABFB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מהאמור, הסכומים שעל הקבלן לשלם למזמין לפי סעיף 15 זה לעיל ולהלן יחשבו כחוב המגיע מהקבלן למזמין לפי החוזה והמזמין יהיה זכאי לנכותו מכל סכום שיגיע ממנו לקבלן או/וגם לגבותו בכל דרך אחרת לרבות בדרך של חילוט הערבויות שבידיו או/וגם להסיבו לאחר ללא צורך בהסכמת הקבלן. תעודה חתומה ע"י המפקח המאשרת החוב הנ"ל תהיה ראיה מכרעת ללא עוררין בדבר הסכום הנקוב בה.</w:t>
      </w:r>
    </w:p>
    <w:p w14:paraId="376895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לעיל לא יהיה הקבלן אחראי לכל נזק שיגרם מחמת מלחמה, פעולות איבה, פלישת אויב ופעולות מדינה אויבת, ואולם הוא חייב לפי דרישת המזמין ותמורת המחיר שיוסכם ביניהם לשקם כל נזק כאמור. בהעדר הסכמה לגבי המחיר יקבע זה ע"י המפקח.</w:t>
      </w:r>
    </w:p>
    <w:p w14:paraId="424DBB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חייב לתקן לפי דרישת המזמין גם כל נזק הנגרם לעבודות מחמת גורם שהקבלן אינו אחראי לו ו/או גורם שלא חלה על הקבלן החובה לבטחו, ואולם במקרה זה תחולנה הוצאות התיקון על המזמין.</w:t>
      </w:r>
    </w:p>
    <w:p w14:paraId="3B27F9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על פי סעיף זה תחול גם בקשר לכל מעשה או מחדל של הקבלן או מי מטעמו כאמור בסעיף 15.1 בקשר עם עבודות הבדק והאחריות בהן מחויב הקבלן בתקופת הבדק בהתאם להוראות חוזה זה והדין בכלל וסעיף 28 בפרט.</w:t>
      </w:r>
    </w:p>
    <w:p w14:paraId="07A3698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מובהר כדלקמן:</w:t>
      </w:r>
    </w:p>
    <w:p w14:paraId="231317B0"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2E8079A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ליתן תגובה מפורטת בכתב תוך 7 ימים ממועד קבלת תלונה כלשהי מצד הרשות המקומית ו/או מאן דהוא אחר בקשר עם העבודות שבוצעו על ידו למתלונן, לאחר שנוסחה אושר מראש ע"י המזמין וכן לצורך כך להמציא למזמין מיידית העתק כל תלונה כאמור בקשר עם העבודות ו/או הפרויקט שנתקבלה אצלו והעתק מכתב התגובה מטעמו שנשלח בפועל.</w:t>
      </w:r>
    </w:p>
    <w:p w14:paraId="11C7D6C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מתחייב להצטרף לטיפול בתלונת רוכשים, אף אם נתקבלה לראשונה אצל המזמין ובכל מקרה מתחייב לנהל את ההגנה בגין תביעה זו שעילתה ליקויי בניה. </w:t>
      </w:r>
    </w:p>
    <w:p w14:paraId="3A878BB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משאר סעדי המזמין עפ"י חוזה זה ועפ"י כל דין. במידה והקבלן לא יטפל בהליך ולא יתגונן למרות האמור בסעיף 15 דלעיל, יהא המזמין רשאי לטפל בעניין בעצמו ו/או להתפשר ולעשות כמיטב שיקול דעתו ולקבלן לא תהא כל טענה או תביעה בשל כך כנגד המזמין.</w:t>
      </w:r>
    </w:p>
    <w:p w14:paraId="7D0732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אף האמור בכל דין, הקבלן יישא באחריות מלאה ובלעדית בכל הנוגע לתלונות ו/או תביעות שעילתן ליקויי בניה בפרויקט, מכל מין וסוג שהוא לרבות מצד המזמין.</w:t>
      </w:r>
    </w:p>
    <w:p w14:paraId="18194A9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בכל מקרה שבו ישלח המזמין לקבלן, הודעת צד ג', יחולו כל הוצאות ההליך, לרבות סכומים שייפסקו לחובת המזמין, על הקבלן, ללא כל קשר לתוצאות פסק הדין והקבלן מתחייב לשלמם מיד לפי דרישת המזמין.</w:t>
      </w:r>
    </w:p>
    <w:p w14:paraId="1D4F392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הליך משפטי שעילתו ליקויי בניה בפרויקט יישא הקבלן בעלויות המומחה וכן בשכרו של המומחה מטעם בית המשפט הן בגין חוות דעת שתוגשנה על ידו, הן בגין תשובותיו לשאלות הבהרה והן בגין זימונו לעדות.</w:t>
      </w:r>
    </w:p>
    <w:p w14:paraId="035167A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בעלויות בגין לקויי בניה שמקורם בתכנון לקוי, ככל שהתכנון לא הוזמן על ידי הקבלן או מי מטעמו, יישא המזמין לרבות בגין הוצאות ההגנה והמומחים.</w:t>
      </w:r>
    </w:p>
    <w:p w14:paraId="6501AE75" w14:textId="77777777" w:rsidR="00E56613" w:rsidRPr="00E56613" w:rsidRDefault="00E56613" w:rsidP="0038219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סעיף 15 זה תחולנה גם במקרה של ניהול גישור או הליך משפטי אחר מחוץ לכותלי בית המשפט.</w:t>
      </w:r>
    </w:p>
    <w:p w14:paraId="0C8E9AF9"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55DBEC1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הפרת התחייבות מהתחייבויות הקבלן הנזכרות בסעיף זה לעיל שלא תוקנה בתוך 15 יום ממועד קבלת דרישת המזמין בכתב, תיחשב הפרה יסודית של חוזה זה.</w:t>
      </w:r>
    </w:p>
    <w:p w14:paraId="70FE146F" w14:textId="77777777" w:rsidR="00E56613" w:rsidRPr="00E56613" w:rsidRDefault="00E56613" w:rsidP="00E56613">
      <w:pPr>
        <w:spacing w:before="0" w:beforeAutospacing="0" w:after="0" w:afterAutospacing="0" w:line="240" w:lineRule="auto"/>
        <w:ind w:left="2140" w:right="2140" w:hanging="600"/>
        <w:jc w:val="both"/>
        <w:rPr>
          <w:rFonts w:ascii="David" w:eastAsia="Times New Roman" w:hAnsi="David" w:cs="David"/>
          <w:snapToGrid w:val="0"/>
          <w:sz w:val="24"/>
          <w:szCs w:val="24"/>
          <w:rtl/>
        </w:rPr>
      </w:pPr>
    </w:p>
    <w:p w14:paraId="5E62E8D9"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ביטוח</w:t>
      </w:r>
    </w:p>
    <w:p w14:paraId="138BB6D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71F2CA38"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w:t>
      </w:r>
      <w:r w:rsidRPr="00E56613">
        <w:rPr>
          <w:rFonts w:ascii="David" w:eastAsia="Times New Roman" w:hAnsi="David" w:cs="David"/>
          <w:sz w:val="24"/>
          <w:szCs w:val="24"/>
          <w:rtl/>
        </w:rPr>
        <w:tab/>
        <w:t xml:space="preserve">המזמין ירכוש עבור הקבלן, לפני תחילת ביצוע העבודות לפי הסכם זה, פוליסה לביטוח "כל הסיכונים עבודות קבלניות" (להלן: </w:t>
      </w:r>
      <w:r w:rsidRPr="00E56613">
        <w:rPr>
          <w:rFonts w:ascii="David" w:eastAsia="Times New Roman" w:hAnsi="David" w:cs="David"/>
          <w:b/>
          <w:bCs/>
          <w:sz w:val="24"/>
          <w:szCs w:val="24"/>
          <w:rtl/>
        </w:rPr>
        <w:t>"פוליסת העבודות"</w:t>
      </w:r>
      <w:r w:rsidRPr="00E56613">
        <w:rPr>
          <w:rFonts w:ascii="David" w:eastAsia="Times New Roman" w:hAnsi="David" w:cs="David"/>
          <w:sz w:val="24"/>
          <w:szCs w:val="24"/>
          <w:rtl/>
        </w:rPr>
        <w:t>). הפוליסה תכסה את העבודות עצמן, לרבות שווי החומרים, במלוא ערך כינון, וכן נזקים העלולים להיגרם לרכוש סמוך ו/או לרכוש עליו עובדים, הוצאות לפינוי הריסות, הוצאות מהנדסים ואדריכלים, נזקי רעידת אדמה, נזקי טבע, פריצה וגניבה. כן תכלול פוליסת העבודות ביטוח אחריות כלפי צד שלישי, בגבולות אחריות של 10,000,000 ₪ למקרה ובמצטבר לתקופת הביטוח וביטוח חבות מעבידים, בגבולות אחריות של 20,000,000 ₪ לתובע, למקרה ובמצטבר לתקופת הביטוח. תנאי הפוליסה לא יפחתו מתנאי הפוליסה לביטוח כל הסיכונים עבודות קבלניות "מגדלביט" במהדורתה הרלוונטית למועד עריכת הביטוח.</w:t>
      </w:r>
    </w:p>
    <w:p w14:paraId="0A44BE4F"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תכלול את הקבלן וקבלני המשנה מטעמו כמבוטחים נוספים.</w:t>
      </w:r>
    </w:p>
    <w:p w14:paraId="0A4588D6"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פוליסת העבודות תהיה ראשונית וקודמת לכל ביטוח הנערך על ידי הקבלן ו/או קבלני המשנה מטעמו המבוטחים במסגרתה כאמור.</w:t>
      </w:r>
    </w:p>
    <w:p w14:paraId="289F2CB2"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הפוליסה תעמוד לעיון הקבלן במשרדי המזמין.</w:t>
      </w:r>
    </w:p>
    <w:p w14:paraId="7D826FEB"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100C809C"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מצהיר ומאשר כי לא תהיה לו כל טענה ו/או דרישה מכל מין או סוג שהוא באשר לטיבה ו/או היקפה ו/או תוקפה של פוליסת העבודות. כן מתחייב הקבלן לקיים את כל הוראות הפוליסה.</w:t>
      </w:r>
    </w:p>
    <w:p w14:paraId="4AAEAC6D"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ab/>
      </w:r>
    </w:p>
    <w:p w14:paraId="2A199D94"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16.2.</w:t>
      </w:r>
      <w:r w:rsidRPr="00E56613">
        <w:rPr>
          <w:rFonts w:ascii="David" w:eastAsia="Times New Roman" w:hAnsi="David" w:cs="David"/>
          <w:sz w:val="24"/>
          <w:szCs w:val="24"/>
          <w:rtl/>
        </w:rPr>
        <w:tab/>
        <w:t xml:space="preserve">הקבלן יישא בדמי הביטוח בגין פוליסת העבודות, לרבות כל תוספת לפוליסה, ובעלות כל הארכה ו/או חידוש פוליסת העבודות מעת לעת, בסך השווה לשיעור של 0.3% (שלושה פרומיל) משווי העבודות. </w:t>
      </w:r>
      <w:r w:rsidRPr="00E56613">
        <w:rPr>
          <w:rFonts w:ascii="David" w:eastAsia="Times New Roman" w:hAnsi="David" w:cs="David"/>
          <w:b/>
          <w:bCs/>
          <w:sz w:val="24"/>
          <w:szCs w:val="24"/>
          <w:rtl/>
        </w:rPr>
        <w:t>למרות האמור, מובהר כי במידה ושווי העבודות עולה על סך של 40,000,000 ₪ אזי, סכום השתתפות הקבלן בעלות הביטוח יהיה בשיעור גבוה יותר כפי שיורה המזמין.</w:t>
      </w:r>
    </w:p>
    <w:p w14:paraId="33BEF149"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3F3B520A"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סכום השתתפות הקבלן בעלות הביטוח, כאמור, ינוכה באופן יחסי מכל התחשבנות חלקית וכן מההתחשבנות הסופית שתיערך עם הקבלן.</w:t>
      </w:r>
    </w:p>
    <w:p w14:paraId="61C71F46"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p>
    <w:p w14:paraId="2F07B1DF"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16.3.</w:t>
      </w:r>
      <w:r w:rsidRPr="00E56613">
        <w:rPr>
          <w:rFonts w:ascii="David" w:eastAsia="Times New Roman" w:hAnsi="David" w:cs="David"/>
          <w:sz w:val="24"/>
          <w:szCs w:val="24"/>
          <w:rtl/>
        </w:rPr>
        <w:tab/>
        <w:t>הקבלן מתחייב לסייע, ככל שיידרש על ידי המזמין, בכל מקרה בו תוגש תביעה למבטחים במסגרת הפוליסה, ולהציג כל מידע ו/או מסמכים הדרושים לשם הגשת התביעה. כן מתחייב הקבלן להודיע מיידית למזמין, בכתב, על כל נזק שייגרם במהלך ביצוע העבודות, הן לעבודות עצמן, הן לצד שלישי והן לעובדים, ולסייע למזמין לטפל, למול המבטחים, בכל הקשור לתיקון הנזק ו/או לשיפוי ו/או לפיצוי בגין הנזק כאמור.</w:t>
      </w:r>
    </w:p>
    <w:p w14:paraId="553F9200"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2D0E99D"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16.4.</w:t>
      </w:r>
      <w:r w:rsidRPr="00E56613">
        <w:rPr>
          <w:rFonts w:ascii="David" w:eastAsia="Times New Roman" w:hAnsi="David" w:cs="David"/>
          <w:sz w:val="24"/>
          <w:szCs w:val="24"/>
          <w:rtl/>
        </w:rPr>
        <w:tab/>
        <w:t>כל תגמולי הביטוח שישולמו מכוח פוליסת העבודות, בין בגין נזקים למזמין ובין בגין נזקים לקבלן, ישולמו ישירות למזמין, או למי שהמזמין יורה, והמזמין ישתמש בהם על פי שיקול דעתו המוחלט.</w:t>
      </w:r>
    </w:p>
    <w:p w14:paraId="239ED6D2"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p>
    <w:p w14:paraId="1FA40545"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בקרות מקרה ביטוח שנגרם באחריות הקבלן ו/או שנגרם לקבלן ו/או למי מטעמו ו/או הקשור בעבודות נשוא הסכם זה, הקבלן יישא בתשלומי ההשתתפות העצמית, הנקובים בפוליסה.</w:t>
      </w:r>
    </w:p>
    <w:p w14:paraId="726ADD6A"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8BD11F0"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16.5.</w:t>
      </w:r>
      <w:r w:rsidRPr="00E56613">
        <w:rPr>
          <w:rFonts w:ascii="David" w:eastAsia="Times New Roman" w:hAnsi="David" w:cs="David"/>
          <w:sz w:val="24"/>
          <w:szCs w:val="24"/>
          <w:rtl/>
        </w:rPr>
        <w:tab/>
        <w:t>מוסכם כי אין באמור לעיל, לרבות בעריכת הפוליסה על ידי המזמין, כדי לגרוע ו/או להפחית מהתחייבויות הקבלן על פי כל דין ו/או על פי הסכם זה, ואין בעצם עריכת הפוליסה על ידי המזמין כדי לגרוע ו/או להפחית מהתחייבויותיו ומאחריותו של הקבלן לשיפוי ו/או לפיצוי בגין כל נזק לגוף ו/או לרכוש, שייגרם תוך כדי ועקב ביצוע העבודות על פי ההסכם.</w:t>
      </w:r>
    </w:p>
    <w:p w14:paraId="5865E35A"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7CFD241"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16.6.</w:t>
      </w:r>
      <w:r w:rsidRPr="00E56613">
        <w:rPr>
          <w:rFonts w:ascii="David" w:eastAsia="Times New Roman" w:hAnsi="David" w:cs="David"/>
          <w:sz w:val="24"/>
          <w:szCs w:val="24"/>
          <w:rtl/>
        </w:rPr>
        <w:tab/>
        <w:t>במקרה שגבולות האחריות הנקובים בפוליסה ימוצו, במלואם או בחלקם, עקב תביעה שהוגשה כנגד הקבלן ו/או המזמין ואשר עילתה בעבודות, מתחייב הקבלן לשלם למזמין את עלות השבת גבולות האחריות לקדמותם.</w:t>
      </w:r>
    </w:p>
    <w:p w14:paraId="5AC1EA4B"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C46218D"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16.7.</w:t>
      </w:r>
      <w:r w:rsidRPr="00E56613">
        <w:rPr>
          <w:rFonts w:ascii="David" w:eastAsia="Times New Roman" w:hAnsi="David" w:cs="David"/>
          <w:sz w:val="24"/>
          <w:szCs w:val="24"/>
          <w:rtl/>
        </w:rPr>
        <w:tab/>
        <w:t xml:space="preserve">הקבלן פוטר את המזמין ו/או מי מטעמו מאחריות לכל אובדן ו/או נזק שייגרמו על ידי המזמין ו/או מי מטעמו לקבלן ו/או לרכושו ו/או לעובדי הקבלן ו/או לרכושם, ולא תהיה לו כל טענה ו/או דרישה ו/או תביעה מכל מין או סוג שהוא בגין אובדן ו/או נזק כאמור; הפטור כאמור לא יחול לטובת אדם שגרם לנזק בזדון. </w:t>
      </w:r>
    </w:p>
    <w:p w14:paraId="0982040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BE23ACA"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16.8.</w:t>
      </w:r>
      <w:r w:rsidRPr="00E56613">
        <w:rPr>
          <w:rFonts w:ascii="David" w:eastAsia="Times New Roman" w:hAnsi="David" w:cs="David"/>
          <w:sz w:val="24"/>
          <w:szCs w:val="24"/>
          <w:rtl/>
        </w:rPr>
        <w:tab/>
        <w:t xml:space="preserve">למען הסר ספק, מובהר כי המזמין יהא רשאי, על פי שיקול דעתו המוחלט ובתאום עם הקבלן, להגדיל ו/או להפחית את היקף הכיסויים ו/או הסכומים בפוליסה, והקבלן מוחל על כל טענה ו/או דרישה מכל מין או סוג שהוא בקשר להגדלה ו/או להפחתה כאמור. </w:t>
      </w:r>
    </w:p>
    <w:p w14:paraId="10F64FF2"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5465B45B"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16.9.</w:t>
      </w:r>
      <w:r w:rsidRPr="00E56613">
        <w:rPr>
          <w:rFonts w:ascii="David" w:eastAsia="Times New Roman" w:hAnsi="David" w:cs="David"/>
          <w:sz w:val="24"/>
          <w:szCs w:val="24"/>
          <w:rtl/>
        </w:rPr>
        <w:tab/>
        <w:t xml:space="preserve">מבלי לגרוע מאחריותו על פי הסכם זה ו/או על פי דין, הקבלן מתחייב לערוך ולקיים על חשבונו, את שאר הביטוחים וההתחייבויות הדרושים ו/או הנדרשים לשם ביצוע העבודות לרבות, ומבלי לגרוע מכלליות האמור, תשלומים לביטוח לאומי, ביטוח חובה לכל כלי הרכב המובאים לאתר ו/או המשמשים לביצוע העבודות, ביטוח אחריות כלפי צד שלישי רכוש לכל כלי הרכב כאמור ולרבות את הביטוחים כדלקמן (להלן ולעיל: </w:t>
      </w:r>
      <w:r w:rsidRPr="00E56613">
        <w:rPr>
          <w:rFonts w:ascii="David" w:eastAsia="Times New Roman" w:hAnsi="David" w:cs="David"/>
          <w:b/>
          <w:bCs/>
          <w:sz w:val="24"/>
          <w:szCs w:val="24"/>
          <w:rtl/>
        </w:rPr>
        <w:t>"ביטוחי הקבלן"</w:t>
      </w:r>
      <w:r w:rsidRPr="00E56613">
        <w:rPr>
          <w:rFonts w:ascii="David" w:eastAsia="Times New Roman" w:hAnsi="David" w:cs="David"/>
          <w:sz w:val="24"/>
          <w:szCs w:val="24"/>
          <w:rtl/>
        </w:rPr>
        <w:t>):-</w:t>
      </w:r>
    </w:p>
    <w:p w14:paraId="5CC4DECC"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07A42CDA"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כל רכוש, ציוד ומתקנים המובאים על ידי הקבלן לאתר ו/או המשמשים לצורך ביצוע העבודות (אשר אינם כלולים בפוליסת העבודות, באשר אינם מהווים חלק מהעבודות), והכול כמפורט בסעיף 1 לאישור עריכת הביטוח המצורף להסכם זה </w:t>
      </w:r>
      <w:r w:rsidRPr="00E56613">
        <w:rPr>
          <w:rFonts w:ascii="David" w:eastAsia="Times New Roman" w:hAnsi="David" w:cs="David"/>
          <w:sz w:val="24"/>
          <w:szCs w:val="24"/>
          <w:u w:val="single"/>
          <w:rtl/>
        </w:rPr>
        <w:t>כנספח 3.1.14</w:t>
      </w:r>
      <w:r w:rsidRPr="00E56613">
        <w:rPr>
          <w:rFonts w:ascii="David" w:eastAsia="Times New Roman" w:hAnsi="David" w:cs="David"/>
          <w:sz w:val="24"/>
          <w:szCs w:val="24"/>
          <w:rtl/>
        </w:rPr>
        <w:t xml:space="preserve">, והמהווה חלק בלתי נפרד ממנו (להלן: </w:t>
      </w:r>
      <w:r w:rsidRPr="00E56613">
        <w:rPr>
          <w:rFonts w:ascii="David" w:eastAsia="Times New Roman" w:hAnsi="David" w:cs="David"/>
          <w:b/>
          <w:bCs/>
          <w:sz w:val="24"/>
          <w:szCs w:val="24"/>
          <w:rtl/>
        </w:rPr>
        <w:t>"אישור עריכת ביטוחי הקבלן"</w:t>
      </w:r>
      <w:r w:rsidRPr="00E56613">
        <w:rPr>
          <w:rFonts w:ascii="David" w:eastAsia="Times New Roman" w:hAnsi="David" w:cs="David"/>
          <w:sz w:val="24"/>
          <w:szCs w:val="24"/>
          <w:rtl/>
        </w:rPr>
        <w:t>).</w:t>
      </w:r>
    </w:p>
    <w:p w14:paraId="40595A86" w14:textId="77777777" w:rsidR="00E56613" w:rsidRPr="00E56613" w:rsidRDefault="00E56613" w:rsidP="00E56613">
      <w:pPr>
        <w:spacing w:before="0" w:beforeAutospacing="0" w:after="0" w:afterAutospacing="0" w:line="240" w:lineRule="auto"/>
        <w:ind w:left="730"/>
        <w:jc w:val="both"/>
        <w:rPr>
          <w:rFonts w:ascii="David" w:eastAsia="Times New Roman" w:hAnsi="David" w:cs="David"/>
          <w:sz w:val="24"/>
          <w:szCs w:val="24"/>
          <w:rtl/>
        </w:rPr>
      </w:pPr>
    </w:p>
    <w:p w14:paraId="3EF28A6A"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המכאני ההנדסי המובא על ידו לאתר ו/או המשמש את הקבלן לצורך ביצוע העבודות, כמפורט בסעיף 2 לאישור עריכת ביטוחי הקבלן.</w:t>
      </w:r>
    </w:p>
    <w:p w14:paraId="79B4E623"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2BEDC08E" w14:textId="77777777" w:rsidR="00E56613" w:rsidRPr="00E56613" w:rsidRDefault="00E56613" w:rsidP="00E56613">
      <w:pPr>
        <w:spacing w:before="0" w:beforeAutospacing="0" w:after="0" w:afterAutospacing="0" w:line="240" w:lineRule="auto"/>
        <w:ind w:left="2150" w:hanging="71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כמפורט בסעיף 3 לאישור עריכת ביטוחי הקבלן. ביטוח זה יהיה בתוקף לאורך כל תקופת ההסכם ולמשך 7 שנים נוספות מתום ביצוע העבודות ומסירתן למזמין. </w:t>
      </w:r>
    </w:p>
    <w:p w14:paraId="5B00DA88" w14:textId="77777777" w:rsidR="00E56613" w:rsidRPr="00E56613" w:rsidRDefault="00E56613" w:rsidP="00E56613">
      <w:pPr>
        <w:keepNext/>
        <w:spacing w:before="0" w:beforeAutospacing="0" w:after="0" w:afterAutospacing="0" w:line="240" w:lineRule="auto"/>
        <w:ind w:left="2160"/>
        <w:jc w:val="center"/>
        <w:outlineLvl w:val="0"/>
        <w:rPr>
          <w:rFonts w:ascii="David" w:eastAsia="Times New Roman" w:hAnsi="David" w:cs="David"/>
          <w:b/>
          <w:bCs/>
          <w:sz w:val="24"/>
          <w:szCs w:val="24"/>
          <w:rtl/>
        </w:rPr>
      </w:pPr>
    </w:p>
    <w:p w14:paraId="4ACC702B" w14:textId="77777777" w:rsidR="00E56613" w:rsidRPr="00E56613" w:rsidRDefault="00E56613" w:rsidP="00E56613">
      <w:pPr>
        <w:keepNext/>
        <w:spacing w:before="0" w:beforeAutospacing="0" w:after="0" w:afterAutospacing="0" w:line="240" w:lineRule="auto"/>
        <w:ind w:left="2160" w:hanging="720"/>
        <w:outlineLvl w:val="0"/>
        <w:rPr>
          <w:rFonts w:ascii="David" w:eastAsia="Times New Roman" w:hAnsi="David" w:cs="David"/>
          <w:b/>
          <w:bCs/>
          <w:sz w:val="24"/>
          <w:szCs w:val="24"/>
          <w:rtl/>
        </w:rPr>
      </w:pPr>
      <w:r w:rsidRPr="00E56613">
        <w:rPr>
          <w:rFonts w:ascii="David" w:eastAsia="Times New Roman" w:hAnsi="David" w:cs="David"/>
          <w:sz w:val="24"/>
          <w:szCs w:val="24"/>
          <w:rtl/>
        </w:rPr>
        <w:t>ד.</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כמפורט בסעיף 4 לאישור עריכת ביטוחי הקבלן. ביטוח זה יהיה בתוקף החל ממועד מסירת העבודות ו/או כל חלק מהן ולמשך שבע שנים ממועד המסירה כאמור. </w:t>
      </w:r>
    </w:p>
    <w:p w14:paraId="1FF7F684"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למרות האמור, מוסכם כי הקבלן רשאי שלא לערוך את הביטוחים האמורים </w:t>
      </w:r>
      <w:r w:rsidRPr="00E56613">
        <w:rPr>
          <w:rFonts w:ascii="David" w:eastAsia="Times New Roman" w:hAnsi="David" w:cs="David"/>
          <w:sz w:val="24"/>
          <w:szCs w:val="24"/>
          <w:rtl/>
        </w:rPr>
        <w:tab/>
        <w:t xml:space="preserve">בס"ק (א) ו-(ב) דלעיל, במלואם או בחלקם ובלבד שהפטור כאמור בסעיף </w:t>
      </w:r>
      <w:r w:rsidRPr="00E56613">
        <w:rPr>
          <w:rFonts w:ascii="David" w:eastAsia="Times New Roman" w:hAnsi="David" w:cs="David"/>
          <w:sz w:val="24"/>
          <w:szCs w:val="24"/>
          <w:rtl/>
        </w:rPr>
        <w:tab/>
        <w:t>16.14 להלן יחול כאילו נערכו הביטוחים האמורים במלואם.</w:t>
      </w:r>
    </w:p>
    <w:p w14:paraId="06B8F814"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0111CDBE"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16.10.</w:t>
      </w:r>
      <w:r w:rsidRPr="00E56613">
        <w:rPr>
          <w:rFonts w:ascii="David" w:eastAsia="Times New Roman" w:hAnsi="David" w:cs="David"/>
          <w:sz w:val="24"/>
          <w:szCs w:val="24"/>
          <w:rtl/>
        </w:rPr>
        <w:tab/>
        <w:t>ביטוחי הקבלן יהיו ראשוניים וקודמים לכל ביטוח הנערך על ידי המזמין וכן יכללו את יתר התנאים כמפורט באישור עריכת ביטוחי הקבלן.</w:t>
      </w:r>
    </w:p>
    <w:p w14:paraId="230EA786"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043D8DAF"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16.11.</w:t>
      </w:r>
      <w:r w:rsidRPr="00E56613">
        <w:rPr>
          <w:rFonts w:ascii="David" w:eastAsia="Times New Roman" w:hAnsi="David" w:cs="David"/>
          <w:sz w:val="24"/>
          <w:szCs w:val="24"/>
          <w:rtl/>
        </w:rPr>
        <w:tab/>
        <w:t>ללא צורך בכל דרישה מצד המזמין, מתחייב הקבלן להמציא לידי המזמין, לפני תחילת ביצוע העבודות על פי הסכם זה וכתנאי מוקדם לביצוען ו/או לכל תשלום על חשבון התמורה, את אישור עריכת ביטוחי הקבלן (נספח 3.1.14), כשהוא חתום בידי מבטחיו. כן מתחייב הקבלן לגרום לכל שינוי שיידרש על ידי המזמין באישור עריכת הביטוח, על מנת להתאימו להתחייבויותיו על פי הסכם זה. ואולם, מובהר בזאת כי אין בעריכת ביטוחי הקבלן ו/או בזכות הביקורת הנתונה למזמין ביחס לאישור עריכת ביטוחי הקבלן ו/או לפוליסות הביטוח המפורטות בהסכם זה, טיבם, היקפם, תוקפם או היעדרם, כדי לגרוע ו/או להפחית מאחריות הקבלן ו/או מהתחייבויותיו על פי הסכם זה ו/או על פי דין.</w:t>
      </w:r>
    </w:p>
    <w:p w14:paraId="487134EC"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3A0828B9"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הקבלן מתחייב לוודא כי ביטוחי הקבלן יחודשו מעת לעת ויהיה בתוקף לאורך כל תקופת ההסכם ו/או העבודות (המאוחר מביניהן).</w:t>
      </w:r>
      <w:r w:rsidRPr="00E56613">
        <w:rPr>
          <w:rFonts w:ascii="David" w:eastAsia="Times New Roman" w:hAnsi="David" w:cs="David"/>
          <w:sz w:val="24"/>
          <w:szCs w:val="24"/>
          <w:rtl/>
        </w:rPr>
        <w:tab/>
      </w:r>
    </w:p>
    <w:p w14:paraId="660F216A"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p>
    <w:p w14:paraId="6D81C209" w14:textId="77777777" w:rsidR="00E56613" w:rsidRPr="00E56613" w:rsidRDefault="00E56613" w:rsidP="00E56613">
      <w:pPr>
        <w:spacing w:before="0" w:beforeAutospacing="0" w:after="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בתום תקופת ביטוחי הקבלן, ימציא הקבלן לידי המזמין אישור עריכת ביטוח מעודכן בגין חידוש ביטוחי הקבלן לתקופת ביטוח נוספת ומידי תקופת ביטוח, כל עוד הסכם זה בתוקף ו/או כל עוד מתבצעות עבודות (המאוחר מביניהם). מבלי לגרוע מהאמור, ובכל הנוגע לביטוח האחריות המקצועית וביטוח אחריות המוצר לעריכתם התחייב הקבלן – הללו יוחזקו בתוקף והקבלן מתחייב להציג אישורי עריכת ביטוח בגינם – במועדים כאמור ולמשך 7 שנים נוספות ממועד תום ביצוע העבודות ו/או מסירתן.</w:t>
      </w:r>
    </w:p>
    <w:p w14:paraId="25FDCE01"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p>
    <w:p w14:paraId="14D4C439"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16.12.</w:t>
      </w:r>
      <w:r w:rsidRPr="00E56613">
        <w:rPr>
          <w:rFonts w:ascii="David" w:eastAsia="Times New Roman" w:hAnsi="David" w:cs="David"/>
          <w:sz w:val="24"/>
          <w:szCs w:val="24"/>
          <w:rtl/>
        </w:rPr>
        <w:tab/>
        <w:t xml:space="preserve">הקבלן מתחייב לשלם את דמי הביטוח בגין ביטוחי הקבלן ולמלא אחר כל תנאי הפוליסות. </w:t>
      </w:r>
    </w:p>
    <w:p w14:paraId="4178799A"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5DDD9F1"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16.13.</w:t>
      </w:r>
      <w:r w:rsidRPr="00E56613">
        <w:rPr>
          <w:rFonts w:ascii="David" w:eastAsia="Times New Roman" w:hAnsi="David" w:cs="David"/>
          <w:sz w:val="24"/>
          <w:szCs w:val="24"/>
          <w:rtl/>
        </w:rPr>
        <w:tab/>
        <w:t>אם לדעת הקבלן יש צורך בעריכת ביטוח נוסף ו/או משלים לביטוחים דלעיל, מתחייב הקבלן לערוך ולקיים את הביטוח הנוסף ו/או המשלים כאמור. בכל ביטוח רכוש נוסף ו/או משלים לביטוחי הקבלן ייכלל סעיף בדבר ויתור המבטח על זכות התחלוף כלפי המזמין ו/או מי מטעמו (למעט כלפי אדם שגרם לנזק בזדון). כל ביטוח חבויות נוסף ו/או משלים יורחב לשפות את המזמין בגין אחריותו למעשי ו/או מחדלי הקבלן, בכפוף לסעיף אחריות צולבת.</w:t>
      </w:r>
    </w:p>
    <w:p w14:paraId="6AFED9F3"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DFC3297"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16.14.</w:t>
      </w:r>
      <w:r w:rsidRPr="00E56613">
        <w:rPr>
          <w:rFonts w:ascii="David" w:eastAsia="Times New Roman" w:hAnsi="David" w:cs="David"/>
          <w:sz w:val="24"/>
          <w:szCs w:val="24"/>
          <w:rtl/>
        </w:rPr>
        <w:tab/>
        <w:t>הקבלן פוטר את המזמין ו/או הבאים מטעמו וכן את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xml:space="preserve">") אשר בהסכמיהם של הגורמים האחרים עם המזמין נכלל פטור מקביל לטובת הקבלן, מאחריות לכל אובדן ו/או נזק לרכושו המובא לאתר ו/או המשמש לצורך ביצוע העבודות, ולא תהיה לו כל טענה ו/או דרישה ו/או תביעה כלפי הנ"ל בגין כל אובדן ו/או נזק כאמור. </w:t>
      </w:r>
    </w:p>
    <w:p w14:paraId="5F2DB9AC"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p>
    <w:p w14:paraId="7838EE1F" w14:textId="77777777" w:rsidR="00E56613" w:rsidRPr="00E56613" w:rsidRDefault="00E56613" w:rsidP="00E56613">
      <w:pPr>
        <w:spacing w:before="0" w:beforeAutospacing="0" w:after="120" w:afterAutospacing="0" w:line="24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מבלי לגרוע מהאמור, הקבלן פוטר את המזמין ו/או הבאים מטעמו וכן את הגורמים האחרים אשר בביטוחיהם של הגורמים האחרים נכלל ויתור מקביל כלפי הקבלן, מאחריות לכל אובדן ו/או נזק אשר הוא זכאי לשיפוי בגינו על פי ביטוחי הקבלן (או שהיה זכאי לשיפוי אלמלא ההשתתפות העצמית), ולא תהיה לו כל טענה ו/או דרישה ו/או תביעה כלפי הנ"ל בגין כל אובדן ו/או נזק כאמור. </w:t>
      </w:r>
    </w:p>
    <w:p w14:paraId="3B141805"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0CEA3BEE"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             האמור לעיל בדבר פטור מאחריות לא יחול לטובת אדם שגרם לנזק בזדון.</w:t>
      </w:r>
    </w:p>
    <w:p w14:paraId="1109D136"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40ABBD7D" w14:textId="77777777" w:rsidR="00E56613" w:rsidRPr="00E56613" w:rsidRDefault="00E56613" w:rsidP="00E56613">
      <w:pPr>
        <w:spacing w:before="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16.15.</w:t>
      </w:r>
      <w:r w:rsidRPr="00E56613">
        <w:rPr>
          <w:rFonts w:ascii="David" w:eastAsia="Times New Roman" w:hAnsi="David" w:cs="David"/>
          <w:sz w:val="24"/>
          <w:szCs w:val="24"/>
          <w:rtl/>
        </w:rPr>
        <w:tab/>
        <w:t>תגמולי הביטוח שישולמו במסגרת ביטוחי הקבלן בגין כל אובדן ו/או נזק, ישמשו לשיקום וכינון הנזק.</w:t>
      </w:r>
    </w:p>
    <w:p w14:paraId="17913915" w14:textId="77777777" w:rsidR="00E56613" w:rsidRPr="00E56613" w:rsidRDefault="00E56613" w:rsidP="00E56613">
      <w:pPr>
        <w:spacing w:before="0" w:beforeAutospacing="0" w:after="0" w:afterAutospacing="0" w:line="240" w:lineRule="auto"/>
        <w:ind w:left="720"/>
        <w:jc w:val="both"/>
        <w:rPr>
          <w:rFonts w:ascii="David" w:eastAsia="Times New Roman" w:hAnsi="David" w:cs="David"/>
          <w:sz w:val="24"/>
          <w:szCs w:val="24"/>
          <w:rtl/>
        </w:rPr>
      </w:pPr>
    </w:p>
    <w:p w14:paraId="394797D9" w14:textId="77777777" w:rsidR="00E56613" w:rsidRPr="00E56613" w:rsidRDefault="00E56613" w:rsidP="00E56613">
      <w:pPr>
        <w:spacing w:before="0" w:beforeAutospacing="0" w:after="12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16.16.</w:t>
      </w:r>
      <w:r w:rsidRPr="00E56613">
        <w:rPr>
          <w:rFonts w:ascii="David" w:eastAsia="Times New Roman" w:hAnsi="David" w:cs="David"/>
          <w:sz w:val="24"/>
          <w:szCs w:val="24"/>
          <w:rtl/>
        </w:rPr>
        <w:tab/>
        <w:t xml:space="preserve">מבלי לגרוע מכל הוראה מהוראות הסכם זה לעניין הסבת ההסכם, ובמקרה בו ביצוע העבודות על פי הסכם זה ייעשה על ידי קבלן משנה מטעם הקבלן, מתחייב הקבלן לדאוג כי בידי קבלן המשנה פוליסות ביטוח בהתאם לתנאים ולסכומים הנדרשים לעיל. למען הסר ספק מובהר בזאת כי הקבלן הוא הנושא באחריות כלפי המזמין ביחס לביצוע העבודות על פי הסכם זה במלואן לרבות עבודות שיבוצעו על ידי קבלן משנה והוא יהיה אחראי לשפות ו/או לפצות את המזמין בגין כל אובדן ו/או נזק שייגרם, במישרין או בעקיפין, עקב עבודות שייעשו על ידי קבלן משנה, אם ייגרם, בין אם אובדן ו/או נזק כאמור מכוסה במי מהפוליסות דלעיל ובין אם לאו.  </w:t>
      </w:r>
    </w:p>
    <w:p w14:paraId="0A9922AC" w14:textId="77777777" w:rsidR="00E56613" w:rsidRPr="00E56613" w:rsidRDefault="00E56613" w:rsidP="00E56613">
      <w:pPr>
        <w:spacing w:before="0" w:beforeAutospacing="0" w:after="0" w:afterAutospacing="0" w:line="240" w:lineRule="auto"/>
        <w:ind w:left="720"/>
        <w:jc w:val="center"/>
        <w:rPr>
          <w:rFonts w:ascii="David" w:eastAsia="Times New Roman" w:hAnsi="David" w:cs="David"/>
          <w:b/>
          <w:bCs/>
          <w:sz w:val="24"/>
          <w:szCs w:val="24"/>
          <w:highlight w:val="green"/>
          <w:rtl/>
        </w:rPr>
      </w:pPr>
    </w:p>
    <w:p w14:paraId="2FD3D4D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C99D47C"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עובדים</w:t>
      </w:r>
    </w:p>
    <w:p w14:paraId="64798DB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יספק על חשבונו ועל אחריותו את כל כוח האדם הדרוש לבצוע העבודות ואת ההשגחה עליו.</w:t>
      </w:r>
    </w:p>
    <w:p w14:paraId="263E51E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באתר, ובכל מקום אשר בו תבוצענה פעולות כלשהן בקשר עם העבודות, עובדים מקצועיים מנוסים ומורשים במספר הנחוץ להשלמת העבודות במועד. על הקבלן להעסיק רק עובדים שיתקבלו לעבודה באמצעות לשכות העבודה של שרות התעסוקה. הקבלן לא יעסיק עובדים של המזמין או/וגם של קבלנים אחרים. מבלי לגרוע מן האמור לעיל יובהר כי הקבלן יעסיק אך ורק עובדים ישראלים או עובדים זרים שהעסקתם אושרה ע"י משרד העבודה ו/או על פי כל דין.</w:t>
      </w:r>
    </w:p>
    <w:p w14:paraId="3FD94CD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על חשבונו מנהל עבודה אחד או יותר לפי הוראות המזמין וגם מהנדס אתר. מנהל העבודה ומהנדס האתר יהיו מומחים מורשים ומנוסים במקצועם, בעלי ניסיון מספק לביצוע עבודות מהסוג הנדרש בחוזה זה, לדעת המפקח. מבלי לגרוע מהאמור לעיל, מנהל העבודה יהא בעל תעודת הסמכה תקפה של משרד העבודה בעל ניסיון של לפחות 5 שנים ומהנדס האתר יהא מהנדס בעל רישיון תקף עפ"י חוק המהנדסים והאדריכלים ובעל ניסיון של לפחות 5 שנים. מנהל העבודה ומהנדס האתר ימצאו בקביעות באתר, יפקחו על העבודות ויקבלו את הוראותיו של המהנדס או המפקח, לפי העניין. מנויים של אלה טעון אשור המפקח. מנהל העבודה יחשב כבא כוחו המוסמך של הקבלן למטרות חוזה זה.</w:t>
      </w:r>
      <w:r w:rsidRPr="00E56613">
        <w:rPr>
          <w:rFonts w:ascii="David" w:eastAsia="Times New Roman" w:hAnsi="David" w:cs="David" w:hint="cs"/>
          <w:b/>
          <w:i/>
          <w:snapToGrid w:val="0"/>
          <w:sz w:val="26"/>
          <w:szCs w:val="24"/>
          <w:rtl/>
        </w:rPr>
        <w:t xml:space="preserve"> ליזם שמורה הזכות לדרוש צוות עבודה נוסף בניהולו של מנהל עבודה, לצורך השלמת הדירות המיוחדות כפי שיוגדרו ע"י היזם.  למען הסר ספק, מדובר בצוות נוסף על צוותי האתר הרגילים המיומן בביצוע עבודות ברמת גמר גבוהה במיוחד בדירות יוקרה.</w:t>
      </w:r>
    </w:p>
    <w:p w14:paraId="0E65648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יודיע למזמין את זהות מנהל העבודה באתר וינהג בעניין זה לפי הוראות תקנות הבטיחות בעבודה (עבודות בניה), התשמ"ח-1988.</w:t>
      </w:r>
    </w:p>
    <w:p w14:paraId="62CDED5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מבלי לגרוע מן האמור בחוזה זה מתחייב הקבלן למנות אחראי/ים לביקורת כמובנו על פי תקנות התכנון והבניה (בקשה להיתר, תנאיו ואגרות), התש"ל - 1970 (להלן בהתאמה: "האחראי על הביקורת", "תקנות התכנון").  להסרת ספקות יובהר כי הקבלן יהא אחראי בלעדית למינויו ולכל עניין הכרוך  בהפעלתו ובפעולתו על פי תקנות התכנון ועפ"י כל דין, של האחראי על הביקורת, וזאת על חשבונו של הקבלן בלבד. הקבלן ידווח למזמין בדבר מינויו של האחראי על הביקורת, בדבר קבלת אישור על פי דין למינוי וכן ידווח הקבלן למזמין בדבר כל עניין אחר הכרוך באחראי על הביקורת לרבות הליכים הקשורים בהחלפתו עפ"י דין. הקבלן יהיה אחראי לכל נזק אשר יגרם למזמין בגין הפרת התחייבויותיו של הקבלן כדלעיל.</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האחראי על הביקורת יחתום לפי דרישת המזמין על כל מסמך שיידרש ע"י הרשויות לשם דיווח בדבר מינויו.</w:t>
      </w:r>
    </w:p>
    <w:p w14:paraId="11166D0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יעסיק באתר, על חשבונו, איש מקצוע מטעמו (אדריכל או הנדסאי אדריכלות או בנין) בעל ידע בהפעלת תוכנת אוטוקאד</w:t>
      </w:r>
      <w:r w:rsidR="00EB50C8">
        <w:rPr>
          <w:rFonts w:ascii="David" w:eastAsia="Times New Roman" w:hAnsi="David" w:cs="David" w:hint="cs"/>
          <w:b/>
          <w:i/>
          <w:snapToGrid w:val="0"/>
          <w:sz w:val="26"/>
          <w:szCs w:val="24"/>
          <w:rtl/>
        </w:rPr>
        <w:t xml:space="preserve"> ו/או רביט</w:t>
      </w:r>
      <w:r w:rsidRPr="00E56613">
        <w:rPr>
          <w:rFonts w:ascii="David" w:eastAsia="Times New Roman" w:hAnsi="David" w:cs="David"/>
          <w:b/>
          <w:i/>
          <w:snapToGrid w:val="0"/>
          <w:sz w:val="26"/>
          <w:szCs w:val="24"/>
          <w:rtl/>
        </w:rPr>
        <w:t xml:space="preserve"> אשר יטפל בדרישות השינויים שתימסרנה לו באופן ישיר ע"י הרוכשים ואשר ימצא בקביעות באתר ככל שיידרש ולא פחות מ- 25 שעות בשבוע, בימים ובשעות שתקבענה ע"י המזמין.</w:t>
      </w:r>
    </w:p>
    <w:p w14:paraId="2461AA9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לפי דרישת המזמין יכין הקבלן אומדנים לשינויים בדירות שלא נמכרו, לפי צרכי המזמין.</w:t>
      </w:r>
    </w:p>
    <w:p w14:paraId="51DB39A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בידי המזמין הזכות לא לאשר את איש המקצוע הנ"ל מטעם הקבלן ולדרוש החלפתו בכל עת.</w:t>
      </w:r>
    </w:p>
    <w:p w14:paraId="623F95B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ימלא כל דרישה מטעם המפקח, בדבר הרחקתו מהאתר של כל אדם המועסק על ידי הקבלן (לרבות מנהל העבדה, מהנדס האתר ואיש המקצוע אשר מטפל בדרישות השינויים מטעם הרוכשים). אדם שהורחק לפי דרישה כאמור, לא יחזור הקבלן להעסיקו בעבודות, בין במישרין ובין בעקיפין, ובמקרה כזה ימציא הקבלן תוך 7 ימים עובד חליף ברמה שתאושר על ידי המפקח. </w:t>
      </w:r>
    </w:p>
    <w:p w14:paraId="3C600D8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מקום בו יעבדו עובדים בקשר עם בצוע חוזה זה, יקיים הקבלן תנאי עבודה הוגנים, יקיים כלפיהם את כל הוראות החוק והנוהג, ויקיים סידורי תברואה רווחה ובטיחות העונים על דרישות החוק ועל הדרישות המיוחדות המתחייבות מהעבודות, לרבות, אך מבלי לגרוע מכלליות האמור לעיל - חוק ארגון ופקוח על העבודה, תשי"ד - 1954 וכן בכפוף לכל דין המסדיר מקום המנוחה והשהייה לאחר שעות העבודה בדבר תנאי שיכון עובדים זרים.</w:t>
      </w:r>
    </w:p>
    <w:p w14:paraId="4BF3279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מהאמור לעיל מובהר בזאת כי הקבלן אינו רשאי לשכן באתר מי מעובדיו וכי עליו לדאוג בפועל כי אלה לא יתגוררו באתר.</w:t>
      </w:r>
    </w:p>
    <w:p w14:paraId="4A43A7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במפורש, כי הקבלן הינו קבלן עצמאי והוא לבדו יישא באחריות לכל הזכויות הסוציאליות של עובדים אלה (כגון - ניכויי מס הכנסה ובטוח לאומי, הלנה, הסעות, כלכלה ,תשלומים לקרנות איגודים מקצועיים ותשלומים סוציאליים אחרים) ולכל החובות החלות עפ"י דין על מעביד כלפי עובדיו. כן מוצהר במפורש כי לא קיימים כל יחסי עובד ומעביד בין המזמין לבין הקבלן, עובדיו וכל המשתתף בבצוע העבודות, והמזמין אינו חייב כלפי הנ"ל בכל חובה הנובעת במישרין או בעקיפין מיחסי עובד ומעביד.</w:t>
      </w:r>
    </w:p>
    <w:p w14:paraId="208731F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לשביעות רצונו של המפקח, פנקס כוח אדם בו ירשם שמו, מס' תעודת הזהות, מקצועו וסיווגו המקצועי של כל עובד וכן ימי ושעות עבודתו.</w:t>
      </w:r>
    </w:p>
    <w:p w14:paraId="7D939F1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הקבלן מתחייב להמציא למפקח לפי דרישתו את מצבת כוח אדם לכל תקופה שהמפקח יקבע, שתכלול את חלוקת העובדים לפי מקצועותיהם סוגיהם והעסקתם.</w:t>
      </w:r>
    </w:p>
    <w:p w14:paraId="234A826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תעשה כל עבודה באתר בימי שבת ומועדי ישראל. הקבלן מתחייב בזאת שלא לבצע בעצמו ו/או ע"י מי מעובדיו ו/או ע"י כל מי מטעמו במישרין ו/או בעקיפין, עבודות מכל סוג שהוא באתר בשבתות ובמועדי ישראל ובשעה קודם כניסתם ועד שעה אחר יציאתם הקבלן יתכנן את עבודתו באופן שלא יסוכל קיומה של הוראה זו.</w:t>
      </w:r>
    </w:p>
    <w:p w14:paraId="7C7995D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5F762C9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נדרשה באופן דחוף עבודה הכרחית לשמירה על בטחון העבודות בשבת או ביום מועד,  יפעל הקבלן לקבלת האשורים המתאימים מהרשויות ולאחר קבלת האישורים המתאימים כאמור, יעסיק הקבלן לבצועה במידת האפשר עובדים שאינם יהודים, ויודיע למפקח מיד על הנסיבות שבגינן נדרש בצוע העבודה כאמור.</w:t>
      </w:r>
    </w:p>
    <w:p w14:paraId="5398EABA"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אין הוראות סעיף זה חלות על עבודה שהיא הכרחית ובלתי נמנעת להצלת נפש.</w:t>
      </w:r>
    </w:p>
    <w:p w14:paraId="2C71CDEB" w14:textId="77777777" w:rsidR="00E56613" w:rsidRPr="00EB50C8" w:rsidRDefault="00E56613" w:rsidP="00EB50C8">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מוסמך לקבוע נוהלי כניסה ויציאה של עובדים לאתר לרבות בקורת חפציהם ואופן אכסונם ועל הקבלן לציית לנהלים אלו.</w:t>
      </w:r>
    </w:p>
    <w:p w14:paraId="24F57CE0" w14:textId="77777777" w:rsidR="00D904AB" w:rsidRDefault="00D904AB">
      <w:pPr>
        <w:bidi w:val="0"/>
        <w:spacing w:before="0" w:beforeAutospacing="0" w:after="160" w:afterAutospacing="0" w:line="259" w:lineRule="auto"/>
        <w:rPr>
          <w:rFonts w:ascii="David" w:eastAsia="Times New Roman" w:hAnsi="David" w:cs="David"/>
          <w:b/>
          <w:i/>
          <w:snapToGrid w:val="0"/>
          <w:sz w:val="26"/>
          <w:szCs w:val="24"/>
          <w:rtl/>
        </w:rPr>
      </w:pPr>
      <w:r>
        <w:rPr>
          <w:rFonts w:ascii="David" w:eastAsia="Times New Roman" w:hAnsi="David" w:cs="David"/>
          <w:b/>
          <w:i/>
          <w:snapToGrid w:val="0"/>
          <w:sz w:val="26"/>
          <w:szCs w:val="24"/>
          <w:rtl/>
        </w:rPr>
        <w:br w:type="page"/>
      </w:r>
    </w:p>
    <w:p w14:paraId="78C4624E"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p>
    <w:p w14:paraId="20FC4EBD"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אמצעים</w:t>
      </w:r>
    </w:p>
    <w:p w14:paraId="0A655AA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6D52FE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לספק על חשבונו, והינו מצהיר כי ברשותו או בהישג ידו, האמצעים הדרושים לביצוען היעיל של העבודות בקצב הדרוש להשלמתן.</w:t>
      </w:r>
    </w:p>
    <w:p w14:paraId="240C75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לאגור עד למועד תחילת בצוע העבודות את האמצעים באתר, או להבטיח את אספקתם לפי לוח זמנים שיוגש למפקח עד לאותו מועד ושיניח את דעתו.</w:t>
      </w:r>
    </w:p>
    <w:p w14:paraId="0D061C4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לא הגיש הקבלן לוח זמנים כאמור, או שלוח הזמנים שהגיש לא הניח דעתו של המפקח, יקבע לוח הזמנים לאספקת האמצעים ע"י המפקח והוא יחייב את הקבלן.</w:t>
      </w:r>
    </w:p>
    <w:p w14:paraId="3E78A8C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לפי דרישת המפקח מעת לעת ימציא הקבלן למפקח העתקים מטופסי הזמנת האמצעים ומאשורי</w:t>
      </w:r>
      <w:r w:rsidRPr="00E56613">
        <w:rPr>
          <w:rFonts w:ascii="David" w:eastAsia="Times New Roman" w:hAnsi="David" w:cs="David"/>
          <w:b/>
          <w:i/>
          <w:snapToGrid w:val="0"/>
          <w:sz w:val="26"/>
          <w:szCs w:val="24"/>
          <w:rtl/>
        </w:rPr>
        <w:t xml:space="preserve"> ההזמנות ע"י הספקים.</w:t>
      </w:r>
    </w:p>
    <w:p w14:paraId="35EF252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אמצעים שהובאו לאתר אין הקבלן רשאי להוציאם מהאתר ללא הסכמת המפקח בכתב.</w:t>
      </w:r>
    </w:p>
    <w:p w14:paraId="3271C4C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מהוראות סעיף 18.1 לעיל מתחייב הקבלן לספק על חשבונו לאתר:-</w:t>
      </w:r>
    </w:p>
    <w:p w14:paraId="5196DE2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האמצעים וכל דבר אחר הדרוש לבצוע העבודות, לבטיחות האתר.</w:t>
      </w:r>
    </w:p>
    <w:p w14:paraId="23D68D6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תאורה לשימוש ולהגנת הצבור והעובדים.</w:t>
      </w:r>
    </w:p>
    <w:p w14:paraId="78FAE06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הגנה בפני שיטפונות, לרבות חבור לרשת התיעול במידה וקיימת.</w:t>
      </w:r>
    </w:p>
    <w:p w14:paraId="4B8006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סידורי תברואה בהתאם לדרישות המבנה, לרבות חבור לרשת הביוב במידה וקיימת ושירותים כימיים ניידים, לפי דרישת הרשות המקומית.</w:t>
      </w:r>
    </w:p>
    <w:p w14:paraId="09991904" w14:textId="77777777" w:rsidR="00E56613" w:rsidRPr="00E56613" w:rsidRDefault="00E56613" w:rsidP="00D904AB">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מים לרבות צינורות על אביזריהם ומוני מים (אשר יהיו ע"ש המזמין). על הקבלן להתקין באתר משאבות ומיכלים רזרביים למים למקרה שתהיה הפרעה באספקת מים. מיקום המיכלים, גודלם גובהם ותכולתם יהיו כאלה שיוכלו לספק מים לצרכי עבודות כולל אשפרת הבטונים בכמויות מספיקות במשך יום שלם של יציקה, וכמו כן יוכלו לספק מים בכמויות מספיקות </w:t>
      </w:r>
      <w:r w:rsidR="00D904AB" w:rsidRPr="00E56613">
        <w:rPr>
          <w:rFonts w:ascii="David" w:eastAsia="Times New Roman" w:hAnsi="David" w:cs="David" w:hint="cs"/>
          <w:b/>
          <w:i/>
          <w:snapToGrid w:val="0"/>
          <w:sz w:val="26"/>
          <w:szCs w:val="24"/>
          <w:rtl/>
        </w:rPr>
        <w:t>לשתיי</w:t>
      </w:r>
      <w:r w:rsidR="00D904AB"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ולצרכים אחרים באתר.</w:t>
      </w:r>
    </w:p>
    <w:p w14:paraId="516160A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הקמת מבנה או מבנים זמניים, לרבות שירותים ,ציודם ואחזקתם לשימוש הקבלן, המפקח והמזמין בהם יוקצו חדרים נפרדים למפקח ולקבלן, מטיפוס, חומר, גודל, חלוקה ומיקום שיאושרו ע"י המפקח, ובכלל זה הריהוט והציוד (לרבות תאורה ומזוג אויר) הדרושים למשרדים אלה.</w:t>
      </w:r>
    </w:p>
    <w:p w14:paraId="1FC5DB5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אחד ממשרדי המפקח, והקבלן יהיה טלפון ופקס בקווים נפרדים וכן קו טלפון פנימי ביניהם והכול כמפורט בנספח 3.1.24 המצורף לחוזה זה. על הקבלן לדאוג על חשבונו לניקוי יום יומי של משרדי הקבלן והמפקח.  כל ההוצאות בגין השימוש במבנים אלה ובציוד האמור יחולו ע"ח הקבלן.</w:t>
      </w:r>
    </w:p>
    <w:p w14:paraId="047C1E9B"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הקמת המבנה/המבנים הנ"ל תהא כפופה לתנאים הבאים:</w:t>
      </w:r>
    </w:p>
    <w:p w14:paraId="28AEC1C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חייב לאשר מראש אצל המפקח את כל המבנים והציוד, טרם הבאתם לאתר.</w:t>
      </w:r>
    </w:p>
    <w:p w14:paraId="534DB6BB"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רשאי לדרוש, מעת לעת, על חשבון הקבלן, את העתקת המבנים והציוד למקום אחר באתר, עם התקדמות הביצוע.</w:t>
      </w:r>
    </w:p>
    <w:p w14:paraId="6767F4E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הציוד האמור בנספח זה יהיה רכושו של הקבלן בשימוש המזמין ו/או המפקח ולאחר אישור החשבון הסופי על ידי המפקח, יפנה הקבלן את כל המבנים והציוד אל מחוץ לאתר.</w:t>
      </w:r>
    </w:p>
    <w:p w14:paraId="1A2C35DD" w14:textId="77777777" w:rsidR="00E56613" w:rsidRPr="00E56613" w:rsidRDefault="00E56613" w:rsidP="00E56613">
      <w:pPr>
        <w:spacing w:before="120" w:beforeAutospacing="0" w:after="120" w:afterAutospacing="0" w:line="240" w:lineRule="auto"/>
        <w:ind w:left="255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על אף האמור לעיל, למזמין תהיה אופציה לרכוש את המבנה עם כל הציוד האמור בו, כנגד תשלום בסך 30,000 ש"ח אשר אינו כלול במחיר הכולל.</w:t>
      </w:r>
    </w:p>
    <w:p w14:paraId="2D1B2C3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מבנים ושטחי אחסנה להחסנת החומרים והאמצעים.</w:t>
      </w:r>
    </w:p>
    <w:p w14:paraId="067CE88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המכשירים הדרושים לסימון העבודות ולמדידתן, וכל המכשירים הדרושים למפקח, לאדריכל המזמין, לשם הביקורת, וכן אלה הדרושים לקבלן ו/או לקבלנים המיוחדים.</w:t>
      </w:r>
    </w:p>
    <w:p w14:paraId="00F1E1C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אזהרה לרבות שלטי אזהרה ושלטים אחרים במידות ככל שידרוש המפקח.</w:t>
      </w:r>
    </w:p>
    <w:p w14:paraId="5A70765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גדרות, שערים, סככות ואמצעי הגנה ושמירה אחרים כפי שיקבע המפקח.</w:t>
      </w:r>
    </w:p>
    <w:p w14:paraId="27791E5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הכרוך ביצור, אספקה והצבת שלטים מוארים בגבול מגרש האתר כאמור בסעיף 6.6.9 לעיל.</w:t>
      </w:r>
    </w:p>
    <w:p w14:paraId="6C8E6F2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כל הנדרש לאספקת חשמל לאתר ובאתר ובכל קומה מקומות המבנה עם הקמתה, ובכלל זה, בדירות שבקומה לדוגמא, במשרד המכירות, בחניה, בדירה לדוגמא, ככל שתוקם בסמוך למבנה המכירות לרבות רשת חשמל ותאורה זמניים, מוליכים, כבלים, גופי-תאורה, לוחות חשמל, שקעים, מוני חשמל (לקומה לדוגמא, למשרד המכירות ולדירה לדוגמא יהיו ע"ש המזמין) וכו'. </w:t>
      </w:r>
    </w:p>
    <w:p w14:paraId="2F4C4E05"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שהמערבלים, מעליות ואמצעים אחרים של הקבלן פועלים בעזרת חשמל, יהיה על הקבלן להחזיק באתר גנראטור, אשר יוכל לספק זרם מתאים להפעלת כל האמצעים הנ"ל במקרה של הפסקת חשמל ברשת הכללית.</w:t>
      </w:r>
    </w:p>
    <w:p w14:paraId="1D59D7A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בטיחות וציוד כבוי אש.</w:t>
      </w:r>
    </w:p>
    <w:p w14:paraId="1AB3FB1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אמצעי הרמה לרבות מנופים ומעלית שירות/משא. מעלית שירות/משא (חיצונית או פנימית) תעמוד לשימוש כל הגורמים הפועלים באתר וכל ספקי ציוד, ריהוט, מתקנים ואביזרים הדרושים להכנת המבנה לצורך תפעולו לרבות שימושו בכל עת. המעלית תהיה בגודל המתאים להעברת משאות כפי שיקבע ע"י המפקח, ותופעל ע"י עובד מנוסה של הקבלן במשך כל שעות העבודה. מועד הפסקת הפעלתה ופירוקה יקבע בתיאום עם המזמין ובכפוף להסכמתו.</w:t>
      </w:r>
    </w:p>
    <w:p w14:paraId="05B462C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מיד עם השלמת השלד של הקומה ה- 7 בכל בנין (לרבות קומת הקרקע), ככל שיש כזו, תותקן מעלית שירות שתופעל תוך חודשיים מיום יציקת הקומה ה-7 עם תחנות עצירה בכל קומה ותהיה זמינה לשימוש המזמין בכל עת.</w:t>
      </w:r>
    </w:p>
    <w:p w14:paraId="743DE8F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הנדרש לשם התקנת קו ו/או קווי טלפון במשרדי הקבלן והמפקח באתר.</w:t>
      </w:r>
    </w:p>
    <w:p w14:paraId="062058C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יתר הדרוש לבצוע העבודות, בין אם נזכר במפורש ובין אם לאו.</w:t>
      </w:r>
    </w:p>
    <w:p w14:paraId="21FA918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למען הסר ספק מובהר בזאת כי הקבלן יהא אחראי לתשלום כל הוצאות האתר, לרבות בגין תשלומי חובה, מיסים והיטלים לרשות המקומית צריכת חשמל, מים, טלפון וכיוצ"ב.</w:t>
      </w:r>
    </w:p>
    <w:p w14:paraId="24AE9E1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שיש לבצע לפי סעיף 18.2 לעיל יעשה בתאום וברישוי הרשויות המוסמכות, ובתיאום (לרבות לגבי מיקום, גודל, צורה, היקף ואופן בצוע) עם המפקח ובאישורו.</w:t>
      </w:r>
    </w:p>
    <w:p w14:paraId="59F3F0A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והמפקח ימצא לנכון במהלך העבודות שיש צורך בהעברת איזה מהאמצעים הנ"ל ממקומם והתקנתם במקום אחר, יהיה הקבלן חייב לבצע ההעברה על חשבונו ואולם אם ההעברה נעשתה ממקום שאושר קודם לכן ע"י המפקח וההעברה לא התחייבה מסטייה מלוח הזמנים שהקבלן אחראי לה לפי קביעת המפקח אזי יהיה הקבלן זכאי להחזר הוצאות ההעברה כפי שיקבעו ע"י המפקח.</w:t>
      </w:r>
    </w:p>
    <w:p w14:paraId="7E654DFA"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במידה והמזמין יספק איזה מהאמצעים הנזכרים בסעיף 18.2 לעיל (ואין עליו כל חובה לעשות כן), אז ישלם הקבלן למזמין את כל ההוצאות שהוצאו על ידו בקשר לכך וסכום זה יפחת מהמגיע לקבלן עפ"י החוזה.</w:t>
      </w:r>
    </w:p>
    <w:p w14:paraId="0F6D58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היה ולפי שיקול דעתו הבלעדי והסופי של המפקח, האמצעים או חלק מהם אינו מספיק ו/או אינו מתאים לבצוע העבודות, יהיה על הקבלן להחליפו על חשבונו, לשביעת רצונו של המפקח, ובתוך הזמן שנקבע על ידי המפקח, וזאת ללא תמורה נוספת כלשהי, ומבלי שההחלפה כאמור תזכה את הקבלן לסטייה כלשהי מהקבוע בלוח הזמנים.</w:t>
      </w:r>
    </w:p>
    <w:p w14:paraId="70FA0FC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ההוצאות הכרוכות בהספקת האמצעים, התקנתם וקיומם וכל יתר התחייבויות הקבלן לפי סעיף 18, לרבות אגרות צריכת מים וחשמל, יחולו על הקבלן ועל חשבונו.</w:t>
      </w:r>
    </w:p>
    <w:p w14:paraId="443B6922" w14:textId="77777777" w:rsidR="00D904AB" w:rsidRDefault="00D904AB">
      <w:pPr>
        <w:bidi w:val="0"/>
        <w:spacing w:before="0" w:beforeAutospacing="0" w:after="160" w:afterAutospacing="0" w:line="259" w:lineRule="auto"/>
        <w:rPr>
          <w:rFonts w:ascii="David" w:eastAsia="Times New Roman" w:hAnsi="David" w:cs="David"/>
          <w:snapToGrid w:val="0"/>
          <w:sz w:val="24"/>
          <w:szCs w:val="24"/>
          <w:rtl/>
        </w:rPr>
      </w:pPr>
      <w:r>
        <w:rPr>
          <w:rFonts w:ascii="David" w:eastAsia="Times New Roman" w:hAnsi="David" w:cs="David"/>
          <w:snapToGrid w:val="0"/>
          <w:sz w:val="24"/>
          <w:szCs w:val="24"/>
          <w:rtl/>
        </w:rPr>
        <w:br w:type="page"/>
      </w:r>
    </w:p>
    <w:p w14:paraId="363D074F"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חומרים וטיב בצוע</w:t>
      </w:r>
    </w:p>
    <w:p w14:paraId="5E4E1FE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בכל עת תוך כדי מהלך העבודה, לדאוג באופן ובצורה שיתחייבו מדי פעם בפעם מתנאי השוק ואופי החומרים, להבטיח מראש את אספקתם השוטפת כך שלא יחול כל עיכוב בעבודה לפי לוח הזמנים, הכול להנחת דעתו של המפקח.</w:t>
      </w:r>
    </w:p>
    <w:p w14:paraId="762A3E8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DAD8C9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שהובאו על ידי הקבלן לאתר למטרות העבודות אין הקבלן רשאי להוציאם מהאתר ללא הסכמת המפקח בכתב, והם יעברו עם הבאתם לאתר לבעלות המזמין, אך לא למטרת אשור קבלתם עפ"י חוזה זה, האחריות לשמירתם ולשלמותם, והמיסוי החל עליהם. על אף האמור לעיל יהיה הקבלן רשאי להוציא חומרים מהאתר אם הפסיק המזמין העבודות, שלא מסיבה הנובעת מהקבלן, לתקופה העולה על 3 חודשים.</w:t>
      </w:r>
    </w:p>
    <w:p w14:paraId="15F69A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הקבלן אחראי לשמירת החומרים, והוא רשאי להשתמש בהם לצורך בצוע החוזה, אולם בכל מקרה מן המקרים המפורטים בסעיף 24 רשאי המזמין להשתמש בזכויות המוקנות לו עפ"י אותו סעיף, וזכות השימוש של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כפופה לזכויות המזמין עפ"י סעיף 24.2.</w:t>
      </w:r>
    </w:p>
    <w:p w14:paraId="3091013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לא יישא בכל אחריות בקשר לנזק או אבדן לחומרים, בין שהבעלות עליהם בידי המזמין ובין שאינה בידו, ופרט לנזק שנגרם בזדון ע"י המזמין או המפקח או באי כחם המוסמכים.</w:t>
      </w:r>
    </w:p>
    <w:p w14:paraId="45E7FB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להסיק מהוראות סעיף זה, וכל התנהגות לפיו ע"י המזמין או המפקח, מתן אישור ע"י המפקח לטיבם של חומרים כלשהם, והמפקח רשאי לפסלם בכל זמן שהוא.</w:t>
      </w:r>
    </w:p>
    <w:p w14:paraId="6F9FFFB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אימת שנפסלו חומרים ע"י המפקח או אם הורה המפקח בכתב שחומרים אינם נחוצים לבצוע העבודות, חייב הקבלן לפי דרישת המפקח להוציאם מהאתר, ועם מתן דרישה כאמור חדלים החומרים מלהיות בבעלות המזמין. נקבע בדרישה מועד לסילוק החומרים, חייב הקבלן להוציאם בהקדם האפשרי ולא יאוחר מאשר במועד שנקבע כאמור. נמנע הקבלן מלעשות כן - רשאי המזמין למכרם במחיר ובתנאים שימצא לנכון, ולאחר שינכה ממחירם את כל ההוצאות הכרוכות במכירתם, יזכה המזמין את חשבון הקבלן בכל עודף שיוותר.</w:t>
      </w:r>
    </w:p>
    <w:p w14:paraId="6822651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בכפוף להוראות המפקח:-</w:t>
      </w:r>
    </w:p>
    <w:p w14:paraId="0A8D6AE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ישתמש הקבלן אך ורק בחומרים ממין משובח ובכמויות מספיקות, והוא מתחייב שהמלאכה</w:t>
      </w:r>
      <w:r w:rsidRPr="00E56613">
        <w:rPr>
          <w:rFonts w:ascii="David" w:eastAsia="Times New Roman" w:hAnsi="David" w:cs="David"/>
          <w:b/>
          <w:i/>
          <w:snapToGrid w:val="0"/>
          <w:sz w:val="26"/>
          <w:szCs w:val="24"/>
          <w:rtl/>
        </w:rPr>
        <w:t xml:space="preserve"> שתעשה בבצוע העבודות תהיה בעלת רמה גבוהה.</w:t>
      </w:r>
    </w:p>
    <w:p w14:paraId="6E4A7B8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חומרים שלגביהם קיימים תקנים מטעם מכון התקנים הישראלי ישאו תו תקן מהאיכות הגבוהה ביותר, ובהעדר תקן כאמור יתאימו לתקן שיקבע ע"י המפקח.</w:t>
      </w:r>
    </w:p>
    <w:p w14:paraId="3A70D31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להגיש לאשור המפקח מפרטים, תרשימים ושמות יצרנים וספקים של חומרים שבדעתו להשתמש בהם. הקבלן מתחייב שלא ישתמש בבצוע העבודות אלא בחומרים שמקור אספקתם אושר ע"י המפקח ושנבדקו ונמצאו כשרים לייעודם ע"י המפקח. סופקו חומרים ע"י המזמין - אין עובדה זו כשלעצמה גורעת מאחריות הקבלן לפי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 אלא אם הודיע למזמין בכתב בהזדמנות הראשונה הסתייגותו מהשימוש בחומרים תוך פירוט נימוקיו.</w:t>
      </w:r>
    </w:p>
    <w:p w14:paraId="155DE68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מבלי לגרוע מכלליות האמור לעיל - בדיקה ואשור מוקדמים של חומרים הוא תנאי מוקדם ליצור חומרים בסדרות ותנאי מוקדם לשימושם בעבודות.</w:t>
      </w:r>
    </w:p>
    <w:p w14:paraId="4E60A69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להגיש לאישור המפקח פרטים ותכניות יצור ותכניות לביצוע באתר, המשלימים את התכניות שיסופקו לו.</w:t>
      </w:r>
    </w:p>
    <w:p w14:paraId="6CE41D36" w14:textId="77777777" w:rsidR="00E56613" w:rsidRPr="00E56613" w:rsidRDefault="00E56613" w:rsidP="00E56613">
      <w:pPr>
        <w:spacing w:before="0" w:beforeAutospacing="0" w:after="0" w:afterAutospacing="0" w:line="240" w:lineRule="auto"/>
        <w:ind w:left="172" w:firstLine="792"/>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על הקבלן לבצע דוגמאות מכל מין וסוג באתר לאישור המפקח, לפי דרישתו.</w:t>
      </w:r>
    </w:p>
    <w:p w14:paraId="0641947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1CE91F7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לפי הוראות המפקח יהיה על הקבלן לספק על חשבונו הוא דוגמאות של חומרים הדרושים לבדיקות. כן יהיה עליו לספק את הכלים, כח האדם וכל האמצעים האחרים הדרושים לנטילת הדוגמאות, העברתן לבדיקה באתר או במעבדה ובדיקתן, הכול כפי שהמפקח יורה.</w:t>
      </w:r>
    </w:p>
    <w:p w14:paraId="36685B8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להתקשר עם מכון התקנים הישראלי ו/או הטכניון ו/או מכון מוסמך דומה שיאושר על ידי המזמין לביצוע בדיקות התאמה לתקנים ובדיקות התאמה לדרישות הרשויות, המפרטים, היועצים והמתכננים. פרוגראמת הבדיקות תיקבע ע"י המפקח ולכל הפחות תכלול את המפורט בנספח 3.1.30 בהתקשרות בין הקבלן למעבדה יקבע שהעתק מכל תוצאות הבדיקה ישלח ישירות למפקח, במקביל להעברתו לקבלן. זימון עובדי המעבדה לביצוע הבדיקות במועד הנדרש הינו באחריות הקבלן. אם תידרשנה בדיקות חוזרות או בדיקות נוספות ע"י המפקח ו/או ע"י רשויות מוסמכות מכל סיבה שהיא, יהיה על הקבלן לשלם גם את הוצאות הבדיקות החוזרות ו/או הנוספות. על הקבלן להמציא למזמין הודעה נפרדת בכתב בדבר קבלת תוצאות שליליות, ככל שתהיינה. על הקבלן להגיש את כל העזרה הדרושה להכנת הבדיקות ולביצוען, לרבות אספקת חומרים, פועלים, כלי עבודה וציוד הכול לפי הוראות המפקח. על הקבלן תחולנה כל הוצאות הבדיקות, הבדיקות החוזרות ו/או הנוספות.</w:t>
      </w:r>
    </w:p>
    <w:p w14:paraId="5C8C920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בכל מקרה בו שולמו בפועל הוצאות בדיקות ע"י המזמין בעוד שהקבלן מחויב לשאת בהן עפ"י חוזה זה, יהיה המזמין זכאי לנכותן מכל סכום שיגיע ממנו לקבלן ו/או לגבותו בכל דרך אחרת ו/או להסיבן לאחר ללא צורך בהסכמת הקבלן.</w:t>
      </w:r>
    </w:p>
    <w:p w14:paraId="17CAE8A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יהיה הפוסק הבלעדי בגין תוצאות הבדיקה של החומרים או של טיב העבודה, וכן בגין התאמת החומרים לדוגמאות שאושרו על ידו לפי סעיף 19.8 לעיל.</w:t>
      </w:r>
    </w:p>
    <w:p w14:paraId="5E4C9E9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3C6D091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אם לפי הוראות המפקח או לפי צווים חוקיים של רשויות מוסמכות יהיה צורך בבצוע בדיקות כלשהן או יידרש אשור בקשר לעבודה כלשהי (כגון - יציקה), יהיה על הקבלן לתת למפקח הודעה מוקדמת של 48 שעות בדבר התאריך בו יהיה נכון לבצוע הביקורת או הבדיקה.</w:t>
      </w:r>
    </w:p>
    <w:p w14:paraId="3E0238A1"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בוצעו עבודות כאלה ללא אשור המפקח, יהיה המפקח רשאי לדרוש את פתיחת העבודה הגמורה או את הריסת העבודות, כדי לאפשר את הבדיקה או הביקורת, ועל הקבלן יהיה לציית ללא דחוי להוראות אלה. נמצאה העבודה הטעונה אשור, בקורת או בדיקה פגומה, כולה או מקצתה, יתקנה הקבלן על חשבונו הוא, בהתאם להוראות המפקח, ובמקרים אלה תחולנה הוצאות הבדיקה, הביקורת, ההריסה והתיקון על הקבלן. אין בתיקונים אלה כדי לגרוע מאחריות הקבלן לעמוד בלוח הזמנים לביצוע העבודות.</w:t>
      </w:r>
    </w:p>
    <w:p w14:paraId="764355B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לא יופיע המפקח לביקורת או בדיקה לפי הזמנת הקבלן במועד שצוין בהודעה מוקדמת סבירה של הקבלן, תהיה הרשות בידי הקבלן להמשיך בעבודות, רק לאחר קבלת הסכמת נציג המזמין מראש ובכתב.</w:t>
      </w:r>
    </w:p>
    <w:p w14:paraId="103B8C5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p>
    <w:p w14:paraId="5784D1F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הושלם חלק מהעבודות שנועד להיות מכוסה או מוסתר, יודיע הקבלן למפקח בכתב שהחלק האמור מוכן לבדיקה והקבלן יאפשר ויעזור למפקח לבדוק, לבחון ולמדוד את החלק האמור לפני כיסויו או הסתרתו.</w:t>
      </w:r>
    </w:p>
    <w:p w14:paraId="1D78703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למנוע את כיסויו או הסתרתו של חלק כלשהו מהעבודות שנועד להיות מכוסה או מוסתר ללא הסכמתו של המפקח.</w:t>
      </w:r>
    </w:p>
    <w:p w14:paraId="307696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יחשוף, יגלה, יקדח קידוחים ויעשה חורים בכל חלק מהעבודות לפי הוראות המפקח לצורך בדיקתו, בחינתו ומדידתו, ולאחר מכן יחזירו לתיקונו לשביעות רצונו של המפקח. לא מילא הקבלן אחר הוראות המפקח לפי פסקא זו, רשאי המזמין לחשוף, לגלות, לקדוח קידוחים ולעשות חורים בכל חלק מהעבודות, ולאחר מכן יהא על הקבלן להחזירו לתיקונו.</w:t>
      </w:r>
    </w:p>
    <w:p w14:paraId="5082EFC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ההוצאות הכרוכות בעבודה האמורה בסעיף 19.11.3 תחולנה על הקבלן פרט אם קיים הקבלן את התחייבותו לפי סעיף 19.11.1 והבדיקות הוכיחו שהמלאכה בוצעה לשביעות רצון המפקח, בכפוף לאמור בסעיף 6.6.21 לעיל.</w:t>
      </w:r>
    </w:p>
    <w:p w14:paraId="4A34F0C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ab/>
        <w:t>המפקח יהיה רשאי להורות לקבלן מזמן לזמן, תוך כדי מהלך העבודה:</w:t>
      </w:r>
    </w:p>
    <w:p w14:paraId="6C0582BD"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סילוק כל חומרים שהם מהאתר בתוך תקופת זמן אשר תצוין בהוראה, בכל מקרה שלדעת המפקח אין החומרים מתאימים לתפקידם.</w:t>
      </w:r>
    </w:p>
    <w:p w14:paraId="2A75905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הבאת חומרים כשרים ומתאימים לתפקידם במקום החומרים האמורים בסעיף 19.12.1.</w:t>
      </w:r>
    </w:p>
    <w:p w14:paraId="7B2E061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אחד מהמקרים הבאים:-</w:t>
      </w:r>
    </w:p>
    <w:p w14:paraId="2FAC363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ישתמש הקבלן בחומרים שלא אושרו ע"י המפקח.</w:t>
      </w:r>
    </w:p>
    <w:p w14:paraId="7CA9772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נעשתה עבודה באופן שאינו תואם את הוראות החוזה.</w:t>
      </w:r>
    </w:p>
    <w:p w14:paraId="0C4C3D4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תוצאות בדיקה הוכיחו שהטיב או החוזק של החומרים אינם לשביעת רצון המפקח, אזי יהיה המפקח זכאי להפסיק את העבודה ולצוות על הריסת עבודות שלבנייתן השתמש הקבלן בחומרים שנפסלו או שהיו בלתי מתאימים לחוזה או שבוצעו באופן שאינו תואם הוראות החוזה, ועל הקבלן לציית להוראות המפקח ולהוציאן לפועל על חשבונו, וכן יהיה עליו לבצע מחדש על חשבונו אותה עבודה שנהרסה.</w:t>
      </w:r>
    </w:p>
    <w:p w14:paraId="63D886D1"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למפקח תהיה הרשות לוותר על הריסת עבודות כאמור ולקבוע לפי הערכתו את ההפרש בין שווי העבודות לעומת שווין אילו נעשו בחומרים שאושרו על ידו או בחומרים ובטיב, בחוזק ובאופן שהיו לשביעת רצונו. הפרש זה יהיה סכום המגיע מהקבלן למזמין.</w:t>
      </w:r>
    </w:p>
    <w:p w14:paraId="04B8E39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חו של המפקח לפי סעיף 19.13 לעיל יפה לכל דבר, על אף כל בדיקה שנערכה על ידי המפקח, ועל אף כל תשלום ביניים שבוצע בקשר לחומרים ולמלאכה האמורים.</w:t>
      </w:r>
    </w:p>
    <w:p w14:paraId="43FF94E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פגם בעבודות בזמן בצוען, רשאי המפקח לדרוש מהקבלן שיחקור אחר סיבות הפגם ויתקנו לפי שיטה שתאושר ע"י המפקח. היה הפגם כזה שלדעת המפקח אין הקבלן אחראי לו לפי החוזה, יחולו הוצאות החקירה והתיקון על המזמין.</w:t>
      </w:r>
    </w:p>
    <w:p w14:paraId="3F016B7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היה הפגם לפי דעת המפקח כזה שהקבלן אחראי לו לפי החוזה - יחולו הוצאות החקירה על הקבלן וכן יהא הקבלן חייב לתקן על חשבונו הוא את הפגם וכל הכרוך בו. אם הפגם אינו ניתן לתקון יהיה הקבלן חייב בתשלום פיצויים למזמין בשיעור שיקבע ע"י המפקח.</w:t>
      </w:r>
    </w:p>
    <w:p w14:paraId="3483A6F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מילא הקבלן אחר איזה מהוראות סעיף 19 לעיל רשאי המזמין לבצע על חשבון הקבלן את אשר היה על הקבלן לבצע, הקבלן יישא בכל ההוצאות הכרוכות בכך ויהיה חייב לשלמם למזמין.</w:t>
      </w:r>
    </w:p>
    <w:p w14:paraId="39AA290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FF5BC33"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סימון</w:t>
      </w:r>
    </w:p>
    <w:p w14:paraId="2141E09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באמצעות מודדים מוסמכים, על חשבונו, סימון נכון ומדויק לשם ביצוע העבודות שלו ושל הקבלנים המיוחדים, יבדוק את נכונותם של הגבהים המימדים וההכוונה ויספק את כל המכשירים וכ</w:t>
      </w:r>
      <w:r w:rsidR="00EB50C8">
        <w:rPr>
          <w:rFonts w:ascii="David" w:eastAsia="Times New Roman" w:hAnsi="David" w:cs="David" w:hint="cs"/>
          <w:b/>
          <w:i/>
          <w:snapToGrid w:val="0"/>
          <w:sz w:val="26"/>
          <w:szCs w:val="24"/>
          <w:rtl/>
        </w:rPr>
        <w:t>ו</w:t>
      </w:r>
      <w:r w:rsidRPr="00E56613">
        <w:rPr>
          <w:rFonts w:ascii="David" w:eastAsia="Times New Roman" w:hAnsi="David" w:cs="David"/>
          <w:b/>
          <w:i/>
          <w:snapToGrid w:val="0"/>
          <w:sz w:val="26"/>
          <w:szCs w:val="24"/>
          <w:rtl/>
        </w:rPr>
        <w:t xml:space="preserve">ח האדם הדרושים בקשר לכך. </w:t>
      </w:r>
    </w:p>
    <w:p w14:paraId="7753036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הוטל על הקבלן לבצע את הסימון לפי נקודות שנקבעו על ידי המפקח, חייב הקבלן לשמור על קיומן ושלמותן של נקודות אלה, ולחדשן על חשבונו בכל מקרה שהושחתו.</w:t>
      </w:r>
    </w:p>
    <w:p w14:paraId="46B6B03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אחריות הקבלן לסימון חלה אף אם הסימון לא נערך על ידו אלא אם הודיע למפקח לא יאוחר מאשר 5 ימים לפני המועד לבצוע עבודה עפ"י הסימון על הסתייגותו ממנו כשהיא נתמכת במדידות, פירושים וכל מידע אחר הנדרש לבצוע הסימון.</w:t>
      </w:r>
    </w:p>
    <w:p w14:paraId="6992ABC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"סימון" למטרות סעיף זה כולל כל סימון המתייחס לעבודות בין אם בתכנון ובין אם באתר.</w:t>
      </w:r>
    </w:p>
    <w:p w14:paraId="3AD5F3C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CF5C906"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תכניות יומנים ושמירת מסמכים</w:t>
      </w:r>
    </w:p>
    <w:p w14:paraId="3C2DB9B5" w14:textId="77777777" w:rsidR="00E56613" w:rsidRPr="00E56613" w:rsidRDefault="00E56613" w:rsidP="00E56613">
      <w:pPr>
        <w:spacing w:before="120" w:beforeAutospacing="0" w:after="0" w:afterAutospacing="0" w:line="240" w:lineRule="auto"/>
        <w:jc w:val="both"/>
        <w:outlineLvl w:val="0"/>
        <w:rPr>
          <w:rFonts w:ascii="David" w:eastAsia="Times New Roman" w:hAnsi="David" w:cs="David"/>
          <w:snapToGrid w:val="0"/>
          <w:sz w:val="26"/>
          <w:szCs w:val="24"/>
          <w:rtl/>
        </w:rPr>
      </w:pPr>
    </w:p>
    <w:p w14:paraId="413A160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ארבעה העתקים מהתכניות ימסרו לקבלן ללא תשלום. כל עותק נוסף שיידרש יוכן על חשבון הקבלן.</w:t>
      </w:r>
    </w:p>
    <w:p w14:paraId="6C6B794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ההוראות הבאות תחולנה על כל התכניות, השרטוטים, הפרטים והמסמכים שימסרו לקבלן למטרת העבודות:-</w:t>
      </w:r>
    </w:p>
    <w:p w14:paraId="7219AE1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הם יישארו רכושו הבלעדי של המזמין אשר הינו בעל זכות היוצרים בהם, והקבלן ישמרם בסוד לא יערוך מהם העתקים ולא יעבירם לזולתו שלא לצורך בצוע העבודות.</w:t>
      </w:r>
    </w:p>
    <w:p w14:paraId="5E38222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על הקבלן להחזיקם במקום באתר שיתואם עם המפקח ולאפשר למפקח וכל מי שהורשה על ידו</w:t>
      </w:r>
      <w:r w:rsidRPr="00E56613">
        <w:rPr>
          <w:rFonts w:ascii="David" w:eastAsia="Times New Roman" w:hAnsi="David" w:cs="David"/>
          <w:b/>
          <w:i/>
          <w:snapToGrid w:val="0"/>
          <w:sz w:val="26"/>
          <w:szCs w:val="24"/>
          <w:rtl/>
        </w:rPr>
        <w:t xml:space="preserve"> לבדקם ולהשתמש בהם.</w:t>
      </w:r>
    </w:p>
    <w:p w14:paraId="2A826FB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אסור לקבלן להשתמש בהם למטרה כלשהי בלתי אם למטרת החוזה.</w:t>
      </w:r>
    </w:p>
    <w:p w14:paraId="6904482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לפי דרישת המזמין, עם השלמת העבודות על הקבלן להחזירם בשלמות למזמין, בין אם הם הומצאו לו ע"י המזמין ובין אם הוכנו ע"י הקבלן בעצמו או ע"י אחרים.</w:t>
      </w:r>
    </w:p>
    <w:p w14:paraId="64519C8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ינהל תיקיה שתאפשר גישה נוחה והתמצאות בכל התכניות ואשר תעמוד לרשות המפקח. כמו כן ידביק הקבלן על לוחות את התכניות המשמשות לבצוע העבודות.</w:t>
      </w:r>
    </w:p>
    <w:p w14:paraId="29EE80A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ינהל יומן שיסופק ע"י הקבלן בפורמט שיקבע ע"י המפקח, לפחות במקור וב -2 עותקים בו יירשמו כל הפרטים הנוגעים למהלך העבודה, הוראות שניתנו ע"י המפקח וכל פרטים נוספים שרישומם יידרש ע"י המפקח. על הקבלן לדאוג לכך שהיומן ישקף את כל מהלך בצוע העבודות.</w:t>
      </w:r>
    </w:p>
    <w:p w14:paraId="3DCAFE9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על הקבלן לרשום ביומן מדי יום פרטים בדבר:-</w:t>
      </w:r>
    </w:p>
    <w:p w14:paraId="2F965C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מספרם של העובדים לסוגיהם המועסקים על ידי הקבלן בבצוע העבודות.</w:t>
      </w:r>
    </w:p>
    <w:p w14:paraId="3655123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החומרים למיניהם המובאים לאתר או המוצאים ממנו, והשימוש בהם בעבודות.</w:t>
      </w:r>
    </w:p>
    <w:p w14:paraId="78A9B9F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הציוד המכאני המובא לאתר והשימוש בו, והוצאת ציוד מכני מהאתר.</w:t>
      </w:r>
    </w:p>
    <w:p w14:paraId="2250836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תנאי מזג האוויר השוררים באתר.</w:t>
      </w:r>
    </w:p>
    <w:p w14:paraId="05CE3A0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תקלות והפרעות בבצוע העבודות.</w:t>
      </w:r>
    </w:p>
    <w:p w14:paraId="5394BAB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התקדמות בצוע העבודות במשך היום.</w:t>
      </w:r>
    </w:p>
    <w:p w14:paraId="0BCBE3B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Pr>
      </w:pPr>
      <w:r w:rsidRPr="00E56613">
        <w:rPr>
          <w:rFonts w:ascii="David" w:eastAsia="Times New Roman" w:hAnsi="David" w:cs="David"/>
          <w:b/>
          <w:i/>
          <w:snapToGrid w:val="0"/>
          <w:sz w:val="24"/>
          <w:szCs w:val="24"/>
          <w:rtl/>
        </w:rPr>
        <w:t>המפקח ירשום ביומן :</w:t>
      </w:r>
    </w:p>
    <w:p w14:paraId="27EB7FC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הוראות שניתנו לקבלן על ידי המפקח.</w:t>
      </w:r>
    </w:p>
    <w:p w14:paraId="1092CEA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הערות המפקח או היועץ בדבר מהלך בצוע העבודות.</w:t>
      </w:r>
    </w:p>
    <w:p w14:paraId="6B0E240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רישום מלא ושוטף של כל התכניות שנמסרו לקבלן, תוך ציון מספריהם הסידוריים.</w:t>
      </w:r>
    </w:p>
    <w:p w14:paraId="1888C7B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היומן ישמש לפי הצורך גם למתן ורישום הערות המפקח ו/או מפקח הרשות המקומית ו/או היועצים לקבלן, ועל הקבלן לציית לכל הערות והוראות המפקח שנרשמו ביומן, בין אם בנוכחותו ובין אם בהעדרו.</w:t>
      </w:r>
    </w:p>
    <w:p w14:paraId="52632AC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למפקח לערוך ביומן כל רישום שיראה לנכון המתייחס בכל דרך שהיא לעבודות.</w:t>
      </w:r>
    </w:p>
    <w:p w14:paraId="416CBF9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לחתום מדי כל יום על היומן, ואולם הקבלן רשאי להסתייג מכל פרט מהפרטים הרשומים ביומן ע"י המפקח תוך 3 ימים מרישומם על ידי מסירת הודעה בכתב למפקח, ובלבד שדבר הסתייגותו של הקבלן ירשם ביומן.</w:t>
      </w:r>
    </w:p>
    <w:p w14:paraId="03FF505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הודיע הקבלן על הסתייגות כאמור רואים אותו כאילו אישר את  נכונות הפרטים הרשומים ביומן, בין אם חתם עליהם ובין אם לאו.</w:t>
      </w:r>
    </w:p>
    <w:p w14:paraId="74B9C17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רישומים ביומן, פרט לאלה שהקבלן הסתייג מהם במפורש באופן האמור לעיל, יחייבו את הקבלן וישמשו כראיה בין הצדדים על העבודות הכלולות בהם. רישומים ביומן לא יחייבו את המזמין אלא אם נחתמו ע"י המפקח, וגם במקרה זה לא ישמשו כשלעצמם עילה לדרישת כל תשלום.</w:t>
      </w:r>
    </w:p>
    <w:p w14:paraId="153FE45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באחריות הקבלן לוודא רישום ביומן של הוראות המפקח וחתימת המפקח בצד כל הנחיה שנתן המפקח לקבלן. נתן המפקח הנחיה בע"פ, יוודא הקבלן רישומה ביומן והחתמת המפקח בתוך 24 שעות ממועד נתינתה.</w:t>
      </w:r>
    </w:p>
    <w:p w14:paraId="4F27F66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עותק אחד מהיומן יימסר מדי יום למפקח ועותק אחד ישמר באתר.</w:t>
      </w:r>
    </w:p>
    <w:p w14:paraId="4B23F57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יערוך וימסור למפקח בכל עת לפי דרישתו ולא יאוחר מאשר עד למסירת העבודות תכניות המשקפות את העבודות כפי שבוצעו בפועל (להלן - "</w:t>
      </w:r>
      <w:r w:rsidRPr="00E56613">
        <w:rPr>
          <w:rFonts w:ascii="David" w:eastAsia="Times New Roman" w:hAnsi="David" w:cs="David"/>
          <w:bCs/>
          <w:i/>
          <w:snapToGrid w:val="0"/>
          <w:sz w:val="26"/>
          <w:szCs w:val="24"/>
          <w:rtl/>
        </w:rPr>
        <w:t>תכניות עדות</w:t>
      </w:r>
      <w:r w:rsidRPr="00E56613">
        <w:rPr>
          <w:rFonts w:ascii="David" w:eastAsia="Times New Roman" w:hAnsi="David" w:cs="David"/>
          <w:b/>
          <w:i/>
          <w:snapToGrid w:val="0"/>
          <w:sz w:val="26"/>
          <w:szCs w:val="24"/>
          <w:rtl/>
        </w:rPr>
        <w:t>" -"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00EB50C8">
        <w:rPr>
          <w:rFonts w:ascii="David" w:eastAsia="Times New Roman" w:hAnsi="David" w:cs="David"/>
          <w:b/>
          <w:i/>
          <w:snapToGrid w:val="0"/>
          <w:sz w:val="26"/>
          <w:szCs w:val="24"/>
          <w:rtl/>
        </w:rPr>
        <w:t> ") במדיה מגנטית. ת</w:t>
      </w:r>
      <w:r w:rsidRPr="00E56613">
        <w:rPr>
          <w:rFonts w:ascii="David" w:eastAsia="Times New Roman" w:hAnsi="David" w:cs="David"/>
          <w:b/>
          <w:i/>
          <w:snapToGrid w:val="0"/>
          <w:sz w:val="26"/>
          <w:szCs w:val="24"/>
          <w:rtl/>
        </w:rPr>
        <w:t>כניות העדות תהיינה ערוכות באופן שיקבע ע"י המפקח ולהנחת דעתו וחתומות ע"י מודד מוסמך.</w:t>
      </w:r>
    </w:p>
    <w:p w14:paraId="3D8C338A"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6A20B27"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שינויים, הוספות והפחתות</w:t>
      </w:r>
    </w:p>
    <w:p w14:paraId="51929EB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i/>
          <w:snapToGrid w:val="0"/>
          <w:sz w:val="26"/>
          <w:szCs w:val="24"/>
          <w:rtl/>
        </w:rPr>
        <w:t>בכפוף להוראות סעיף 22.2 להלן רשאי המפקח להורות בכל עת שימצא  לנכון על כל שנוי בעבודות</w:t>
      </w:r>
      <w:r w:rsidRPr="00E56613">
        <w:rPr>
          <w:rFonts w:ascii="David" w:eastAsia="Times New Roman" w:hAnsi="David" w:cs="David"/>
          <w:b/>
          <w:i/>
          <w:snapToGrid w:val="0"/>
          <w:sz w:val="26"/>
          <w:szCs w:val="24"/>
          <w:rtl/>
        </w:rPr>
        <w:t xml:space="preserve"> לרבות - צורתן, אופיין, סגנונן, איכותן, סוגן, גודלן, כמותן, גובהן, מתארן וממדיהן, לרבות תוספות ועבודות נוספות, או צמצום, הפחתות או בטול עבודות ובכלל זה שינויים בדירות מסוימות בהתאם לדרישת המזמין (להלן בשם הכולל - "</w:t>
      </w:r>
      <w:r w:rsidRPr="00E56613">
        <w:rPr>
          <w:rFonts w:ascii="David" w:eastAsia="Times New Roman" w:hAnsi="David" w:cs="David"/>
          <w:bCs/>
          <w:i/>
          <w:snapToGrid w:val="0"/>
          <w:sz w:val="26"/>
          <w:szCs w:val="24"/>
          <w:rtl/>
        </w:rPr>
        <w:t>שנויים</w:t>
      </w:r>
      <w:r w:rsidRPr="00E56613">
        <w:rPr>
          <w:rFonts w:ascii="David" w:eastAsia="Times New Roman" w:hAnsi="David" w:cs="David"/>
          <w:b/>
          <w:i/>
          <w:snapToGrid w:val="0"/>
          <w:sz w:val="26"/>
          <w:szCs w:val="24"/>
          <w:rtl/>
        </w:rPr>
        <w:t>") הכול כפי שימצא לנכון, והקבלן מתחייב למלא אחר הוראותיו.</w:t>
      </w:r>
    </w:p>
    <w:p w14:paraId="00E00AF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הוראת המפקח על שנוי בעבודות לפי סעיף 22.1 לעיל תקרא פקודת שנויים ותינתן בכתב.</w:t>
      </w:r>
    </w:p>
    <w:p w14:paraId="2E11142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בכל מקרה שהקבלן צופה שבשל הוראה או היעדר הוראה של המפקח, צפויה תוספת למחיר הכולל, ידווח הקבלן בכתב למזמין וידרוש את אישורו לתוספת המבוקשת על ידי הקבלן.</w:t>
      </w:r>
    </w:p>
    <w:p w14:paraId="603DCF2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בכפיפה להוראות סעיף 22.12 להלן, לקבלן לא תהיה רשות לעשות שנוי כלשהו על דעת עצמו, ואם שנוי כזה הוצא לפועל, על הקבלן להרוס את העבודה הנדונה או לשנותה על חשבונו בהתאם להוראות המפקח.</w:t>
      </w:r>
    </w:p>
    <w:p w14:paraId="3E4164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 xml:space="preserve">ערכו של כל שנוי שבוצע בהתאם לפקודת שנויים יקבע ע"י המפקח. אין הקבלן רשאי </w:t>
      </w:r>
      <w:r w:rsidRPr="00E56613">
        <w:rPr>
          <w:rFonts w:ascii="David" w:eastAsia="Times New Roman" w:hAnsi="David" w:cs="David"/>
          <w:b/>
          <w:i/>
          <w:snapToGrid w:val="0"/>
          <w:sz w:val="26"/>
          <w:szCs w:val="24"/>
          <w:rtl/>
        </w:rPr>
        <w:t>לעכב את ביצועו של השנוי מחמת אי קביעת ערכו.</w:t>
      </w:r>
    </w:p>
    <w:p w14:paraId="6DC4C2D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לצורך קביעת ערכם של השינויים יתחשב המפקח ב-"מאגר המחירים לענף הבניה", בהוצאת "דקל", הידוע במועד הזמנת השינוי, ללא תוספת % קבלן ראשי ובהנחה בשיעור 20%. בהיעדר מחירי יחידות במחירון דקל הנ"ל, יתחשב המפקח בניתוח מחיר על בסיס מחירים הידועים לו בפרויקטים אחרים לעבודות דומות או לחלופין בהצעות מחיר סופיות של לפחות שלושה קבלני משנה ו/או ספקים שיגיש הקבלן בתוספת 8%. המפקח רשאי להתחשב גם בהצעה ו/או הצעות סופיות נוספות של קבלני משנה ו/או ספקים אחרים שיקבעו על ידו בתוספת בשיעור הנקוב בנספח 3.1.1. על אף האמור לעיל ולהלן, שינויים שיידרשו ע"י המזמין לפני ביצוע אותן עבודות רלוונטיות אשר לפי קביעת המפקח אין בהם תוספת עלות עבור הקבלן, יבוצעו ע"י הקבלן ללא תמורה נוספת.</w:t>
      </w:r>
    </w:p>
    <w:p w14:paraId="3074B9E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דרש המפקח באישור המזמין בפקודת שנויים את בצועה של עבודה על בסיס עבודה יומית, יודיע על כך לקבלן בפקודת השנויים והקבלן יבוא על שכרו בעד בצוע העבודה כדלקמן:-</w:t>
      </w:r>
    </w:p>
    <w:p w14:paraId="090CCB7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יהיה זכאי לתשלומים בגין עלות החומרים ושכר העבודה שהושקעו בעבודות. העלות תקבע לפי אופן קביעת המחירים כמפורט בסעיף 22.4.</w:t>
      </w:r>
    </w:p>
    <w:p w14:paraId="4AE6EB20"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בגין הוצאות טעינה, הובלה, פריקה וציוד מכני כבד, לא תשולם תוספת נפרדת.</w:t>
      </w:r>
    </w:p>
    <w:p w14:paraId="17D7025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עלויות החומרים, העבודה וההוצאות לצורך סעיף זה תקבענה ע"י המפקח על יסוד דו"חות שיגיש הקבלן לשביעת רצונו של המפקח ואשר יכללו:-</w:t>
      </w:r>
    </w:p>
    <w:p w14:paraId="2E829E86"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כמויות החומרים שהושקעו בעבודה. </w:t>
      </w:r>
    </w:p>
    <w:p w14:paraId="6408545E"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שמות העובדים, מקצועותיהם, סוגיהם במקצוע, וכן ימי העבודה, שעות העבודה, ושכר העבודה, כולל הטבות סוציאליות בטוח לאומי ותשלומי חובה אחרים של כל עובד ועובד.</w:t>
      </w:r>
    </w:p>
    <w:p w14:paraId="2E998440"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טעינה, הובלה ופריקה.</w:t>
      </w:r>
    </w:p>
    <w:p w14:paraId="52734684" w14:textId="77777777" w:rsidR="00E56613" w:rsidRPr="00E56613" w:rsidRDefault="00E56613" w:rsidP="00237720">
      <w:pPr>
        <w:numPr>
          <w:ilvl w:val="3"/>
          <w:numId w:val="24"/>
        </w:numPr>
        <w:spacing w:before="120" w:beforeAutospacing="0" w:after="120" w:afterAutospacing="0" w:line="240" w:lineRule="auto"/>
        <w:ind w:left="2552" w:hanging="851"/>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ציוד מכני כבד.</w:t>
      </w:r>
    </w:p>
    <w:p w14:paraId="2B6529CB"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301238A" w14:textId="77777777" w:rsidR="00E56613" w:rsidRPr="00E56613" w:rsidRDefault="00E56613" w:rsidP="00E56613">
      <w:pPr>
        <w:spacing w:before="0" w:beforeAutospacing="0" w:after="0" w:afterAutospacing="0" w:line="240" w:lineRule="auto"/>
        <w:ind w:left="255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הדוחות האמורים בפסקאות 22.5.2.1, 22.5.2.3 ו - 22.5.2.4  לעיל ימסרו למפקח בשני העתקים בסוף כל שבוע ודוחות על העובדים כאמור </w:t>
      </w:r>
      <w:r w:rsidR="00EB50C8" w:rsidRPr="00E56613">
        <w:rPr>
          <w:rFonts w:ascii="David" w:eastAsia="Times New Roman" w:hAnsi="David" w:cs="David" w:hint="cs"/>
          <w:snapToGrid w:val="0"/>
          <w:sz w:val="24"/>
          <w:szCs w:val="24"/>
          <w:rtl/>
        </w:rPr>
        <w:t>בפסקה</w:t>
      </w:r>
      <w:r w:rsidRPr="00E56613">
        <w:rPr>
          <w:rFonts w:ascii="David" w:eastAsia="Times New Roman" w:hAnsi="David" w:cs="David"/>
          <w:snapToGrid w:val="0"/>
          <w:sz w:val="24"/>
          <w:szCs w:val="24"/>
          <w:rtl/>
        </w:rPr>
        <w:t xml:space="preserve"> 22.5.2.2 לעיל ימסרו למפקח בשני העתקים לאחר כל יום עבודה; אחד ההעתקים מכל דו"ח יאושר ע"י המפקח, אם ימצאנו ראוי לאשור ויוחזר לקבלן לשם הגשתו לתשלום.</w:t>
      </w:r>
    </w:p>
    <w:p w14:paraId="3DBD5A5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אין הקבלן רשאי לעכב בצוע שנויים מחמת שלא נקבע ערכם אלא באשור המפקח.</w:t>
      </w:r>
    </w:p>
    <w:p w14:paraId="243ED8E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קבל הקבלן פקודת שנויים שלא נקבע בה ערכו של השנוי, והוא בדעה שהשנוי מחייב את העלאת שכר הקבלן - יודיע בכתב למפקח ולמזמין בהקדם האפשרי על כוונתו לבקש העלאת שכר הקבלן כאמור. עברו עשרה ימים מיום מתן פקודת השנויים מבלי שהקבלן פנה בכתב כאמור, רואים אותו כאילו הסכים לכך שהשנוי לא ישפיע על שכר הקבלן. הודיע הקבלן על דרישה כאמור אין בשתיקת המזמין כדי לחייבו במאומה.</w:t>
      </w:r>
    </w:p>
    <w:p w14:paraId="1A14CD7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trike/>
          <w:snapToGrid w:val="0"/>
          <w:sz w:val="26"/>
          <w:szCs w:val="24"/>
          <w:rtl/>
        </w:rPr>
      </w:pPr>
      <w:r w:rsidRPr="00E56613">
        <w:rPr>
          <w:rFonts w:ascii="David" w:eastAsia="Times New Roman" w:hAnsi="David" w:cs="David"/>
          <w:b/>
          <w:i/>
          <w:snapToGrid w:val="0"/>
          <w:sz w:val="26"/>
          <w:szCs w:val="24"/>
          <w:rtl/>
        </w:rPr>
        <w:t>מחיר העבודות יגדל או יפחת, לפי המקרה, בהתאם לערכם של השנויים כמפורט לעיל.</w:t>
      </w:r>
    </w:p>
    <w:p w14:paraId="2B1B587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נדרש הקבלן לבצע שנויים לאחר שהחל בעבודות אליהן מתייחסים השנויים או לאחר שהזמין את החומרים הנדרשים לבצוע אותן עבודות, יחזיר המזמין לקבלן את הוצאותיו בקשר לעבודות וחומרים כנ"ל לאחר שתובא בחשבון התועלת שהקבלן עשוי עדיין להפיק מהם. המפקח יהיה הקובע את הסכום שיהא על המזמין להחזיר לקבלן בהתאם להוראות </w:t>
      </w:r>
      <w:r w:rsidR="00EB50C8" w:rsidRPr="00E56613">
        <w:rPr>
          <w:rFonts w:ascii="David" w:eastAsia="Times New Roman" w:hAnsi="David" w:cs="David" w:hint="cs"/>
          <w:b/>
          <w:i/>
          <w:snapToGrid w:val="0"/>
          <w:sz w:val="26"/>
          <w:szCs w:val="24"/>
          <w:rtl/>
        </w:rPr>
        <w:t>פיסק</w:t>
      </w:r>
      <w:r w:rsidR="00EB50C8" w:rsidRPr="00E56613">
        <w:rPr>
          <w:rFonts w:ascii="David" w:eastAsia="Times New Roman" w:hAnsi="David" w:cs="David" w:hint="eastAsia"/>
          <w:b/>
          <w:i/>
          <w:snapToGrid w:val="0"/>
          <w:sz w:val="26"/>
          <w:szCs w:val="24"/>
          <w:rtl/>
        </w:rPr>
        <w:t>ה</w:t>
      </w:r>
      <w:r w:rsidRPr="00E56613">
        <w:rPr>
          <w:rFonts w:ascii="David" w:eastAsia="Times New Roman" w:hAnsi="David" w:cs="David"/>
          <w:b/>
          <w:i/>
          <w:snapToGrid w:val="0"/>
          <w:sz w:val="26"/>
          <w:szCs w:val="24"/>
          <w:rtl/>
        </w:rPr>
        <w:t xml:space="preserve"> זו.</w:t>
      </w:r>
    </w:p>
    <w:p w14:paraId="531DF8A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למניעת ספקות מוצהר ומוסכם במפורש כי בצוע שנויים אינו דוחה את המועד הקבוע להשלמת בצוע העבודות ומסירתן למזמין, וכי הקבלן אחראי גם להשלמת בצוע השנויים במועד הנקוב לגמר בצוע העבודות, בכפיפה אך ורק להוראות סעיף 10.12 לעיל.</w:t>
      </w:r>
    </w:p>
    <w:p w14:paraId="3FD9826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מחובת הקבלן שלא לעכב ביצוע שינויים מחמת אי קביעת ערכם, הרי שבמקרה והתגלעה מחלוקת בין הצדדים לגבי מחיר שנויים וטרם הוחל בביצועם, יהא המזמין זכאי אך לא חייב, לבצע השנויים באמצעות קבלן אחר. אין באמור כדי לגרוע מאחריות הקבלן לשפות את המזמין במידה והמחיר ששילם לקבלן האחר גבוה מהמחיר שהיה עליו לשלם לקבלן.</w:t>
      </w:r>
    </w:p>
    <w:p w14:paraId="166B76F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Cs/>
          <w:i/>
          <w:snapToGrid w:val="0"/>
          <w:sz w:val="26"/>
          <w:szCs w:val="24"/>
          <w:rtl/>
        </w:rPr>
      </w:pPr>
      <w:r w:rsidRPr="00E56613">
        <w:rPr>
          <w:rFonts w:ascii="David" w:eastAsia="Times New Roman" w:hAnsi="David" w:cs="David"/>
          <w:bCs/>
          <w:i/>
          <w:snapToGrid w:val="0"/>
          <w:sz w:val="26"/>
          <w:szCs w:val="24"/>
          <w:u w:val="single"/>
          <w:rtl/>
        </w:rPr>
        <w:t>שינויים ותוספות שיוזמנו ע"י רוכשים</w:t>
      </w:r>
    </w:p>
    <w:p w14:paraId="33BEBBC4"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הפקת תכניות שינויי דיירים יבוצעו בתכנת שרטוט של אוטוקד (</w:t>
      </w:r>
      <w:r w:rsidRPr="00E56613">
        <w:rPr>
          <w:rFonts w:ascii="David" w:eastAsia="Times New Roman" w:hAnsi="David" w:cs="David"/>
          <w:snapToGrid w:val="0"/>
          <w:sz w:val="24"/>
          <w:szCs w:val="24"/>
        </w:rPr>
        <w:t>AUTOCAD</w:t>
      </w:r>
      <w:r w:rsidRPr="00E56613">
        <w:rPr>
          <w:rFonts w:ascii="David" w:eastAsia="Times New Roman" w:hAnsi="David" w:cs="David"/>
          <w:snapToGrid w:val="0"/>
          <w:sz w:val="24"/>
          <w:szCs w:val="24"/>
          <w:rtl/>
        </w:rPr>
        <w:t>) הקבלן יקבל את קבצי התכניות לביצוע של הפרויקט מאת מתכנני ויועצי הפרויקט (אדריכל, חשמל, אינסטלציה ומיזוג אוויר) בפורמט אוטוקאד (</w:t>
      </w:r>
      <w:r w:rsidRPr="00E56613">
        <w:rPr>
          <w:rFonts w:ascii="David" w:eastAsia="Times New Roman" w:hAnsi="David" w:cs="David"/>
          <w:snapToGrid w:val="0"/>
          <w:sz w:val="24"/>
          <w:szCs w:val="24"/>
        </w:rPr>
        <w:t>DWG</w:t>
      </w:r>
      <w:r w:rsidRPr="00E56613">
        <w:rPr>
          <w:rFonts w:ascii="David" w:eastAsia="Times New Roman" w:hAnsi="David" w:cs="David"/>
          <w:snapToGrid w:val="0"/>
          <w:sz w:val="24"/>
          <w:szCs w:val="24"/>
          <w:rtl/>
        </w:rPr>
        <w:t xml:space="preserve">) ויכין תכניות אדריכליות, חשמל, אינסטלציה ומיזוג אוויר/אוורור לכל דירה בנפרד קנ"מ 1:50 כאשר בתוכניות אלה יופיעו רק חלק מפרטי התכניות "לביצוע", בהתאם להנחיות </w:t>
      </w:r>
      <w:r w:rsidR="00EB50C8" w:rsidRPr="00E56613">
        <w:rPr>
          <w:rFonts w:ascii="David" w:eastAsia="Times New Roman" w:hAnsi="David" w:cs="David" w:hint="cs"/>
          <w:snapToGrid w:val="0"/>
          <w:sz w:val="24"/>
          <w:szCs w:val="24"/>
          <w:rtl/>
        </w:rPr>
        <w:t>שיינתנ</w:t>
      </w:r>
      <w:r w:rsidR="00EB50C8"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על</w:t>
      </w:r>
      <w:r w:rsidR="00EB50C8">
        <w:rPr>
          <w:rFonts w:ascii="David" w:eastAsia="Times New Roman" w:hAnsi="David" w:cs="David"/>
          <w:snapToGrid w:val="0"/>
          <w:sz w:val="24"/>
          <w:szCs w:val="24"/>
          <w:rtl/>
        </w:rPr>
        <w:t xml:space="preserve"> ידי המפקח. כמו כן יכין הקבלן ת</w:t>
      </w:r>
      <w:r w:rsidRPr="00E56613">
        <w:rPr>
          <w:rFonts w:ascii="David" w:eastAsia="Times New Roman" w:hAnsi="David" w:cs="David"/>
          <w:snapToGrid w:val="0"/>
          <w:sz w:val="24"/>
          <w:szCs w:val="24"/>
          <w:rtl/>
        </w:rPr>
        <w:t>כניות ופריסות בקנ"מ 1:25 למטבחים בכל דירה. הקבלן ישלח לרוכשי הדירות "תיק דייר" שיכלול העתקים מתוכניות הדירה, טבלה המפרטת את רשימת הספקים בפרויקט, אפשרויות הבחירה (כולל קטלוגים) של הריצופים, החיפויים, הכלים הסניטאריים, הברזים, ארונות המטבח, ארונות האמבטיה/חדרי הרחצה, המטחים במטבח ובחדרי האמבטיה/רחצה, רחצה, דלתות הפנים, דלתות הכניסה, כמויות הפריטים, מחירון שינויי דיירים ותוספות, סך הזיכוי בגין כל פריט אצל הספק (במקרה בו הרוכש יזמין פריט חלופי אצל הספק בהתאם למחיר הזיכוי שנקבע בין הספק או הקבלן הממונה למזמין) ובחברה (במקרה בו הרוכש לא יזמין פריט חלופי ואז מחירי הזיכוי לא יהיו קטנים ממחירי היסוד שנקבעו בחוזה זה ונספחיו). פורמט קלסר, נוסח ופרטי  "תיק הדייר" יועבר לאישור המזמין והמפקח לפני שליחתו לרוכשי הדירות.</w:t>
      </w:r>
    </w:p>
    <w:p w14:paraId="37361B3B" w14:textId="77777777" w:rsidR="00E56613" w:rsidRPr="00E56613" w:rsidRDefault="00E56613" w:rsidP="00E56613">
      <w:pPr>
        <w:spacing w:before="0" w:beforeAutospacing="0" w:after="0" w:afterAutospacing="0" w:line="240" w:lineRule="auto"/>
        <w:ind w:left="964"/>
        <w:jc w:val="both"/>
        <w:rPr>
          <w:rFonts w:ascii="David" w:eastAsia="Times New Roman" w:hAnsi="David" w:cs="Arial"/>
          <w:snapToGrid w:val="0"/>
          <w:sz w:val="24"/>
          <w:szCs w:val="24"/>
          <w:rtl/>
        </w:rPr>
      </w:pPr>
    </w:p>
    <w:p w14:paraId="31BF75C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באחריות הקבלן לקבל מנציג המכירות של המזמין עדכון מדי שבוע לפחות בדבר חתימת חוזי מכר או בקשות רכישה בפרויקט.</w:t>
      </w:r>
    </w:p>
    <w:p w14:paraId="19166136" w14:textId="77777777" w:rsidR="00E56613" w:rsidRPr="00E56613" w:rsidRDefault="00E56613" w:rsidP="00E56613">
      <w:pPr>
        <w:spacing w:before="0" w:beforeAutospacing="0" w:after="0" w:afterAutospacing="0" w:line="240" w:lineRule="auto"/>
        <w:ind w:left="1963" w:hanging="251"/>
        <w:jc w:val="both"/>
        <w:rPr>
          <w:rFonts w:ascii="David" w:eastAsia="Times New Roman" w:hAnsi="David" w:cs="David"/>
          <w:snapToGrid w:val="0"/>
          <w:sz w:val="24"/>
          <w:szCs w:val="24"/>
          <w:u w:val="single"/>
          <w:rtl/>
        </w:rPr>
      </w:pPr>
    </w:p>
    <w:p w14:paraId="0A9C0925"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לבצע עבור רוכש/ים שיבקש/ו זאת, עבודות "שינויים ותוספות" (להלן ביחד - "</w:t>
      </w:r>
      <w:r w:rsidRPr="00E56613">
        <w:rPr>
          <w:rFonts w:ascii="David" w:eastAsia="Times New Roman" w:hAnsi="David" w:cs="David"/>
          <w:b/>
          <w:bCs/>
          <w:snapToGrid w:val="0"/>
          <w:sz w:val="24"/>
          <w:szCs w:val="24"/>
          <w:rtl/>
        </w:rPr>
        <w:t>שינויים</w:t>
      </w:r>
      <w:r w:rsidRPr="00E56613">
        <w:rPr>
          <w:rFonts w:ascii="David" w:eastAsia="Times New Roman" w:hAnsi="David" w:cs="David"/>
          <w:snapToGrid w:val="0"/>
          <w:sz w:val="24"/>
          <w:szCs w:val="24"/>
          <w:rtl/>
        </w:rPr>
        <w:t>"), בהתאם למחירון שינויי דיירים המפורסם ב"מאגר מחירי שיפוצים, תחזוקה ובניה בהיקפים קטנים בהוצאת דקל שרותי מחשב להנדסה בע"מ" הידוע במועד חתימת חוזה זה, ובהעדר סעיף מתאים במחירון הנ"ל, בהתאם למחירים המפורסמים ב"מאגר מחירים לענף הבניה" בהוצאת דקל שרותי מחשב להנדסה בע"מ, בכפוף לקיומם המצטבר של התנאים וההוראות המפורטים להלן ובהתאם לאמור בסעיף 17.6 לעיל:</w:t>
      </w:r>
    </w:p>
    <w:p w14:paraId="1F17909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שינויים שהרוכש יהיה זכאי להזמין אצל הקבלן והקבלן יהיה מחויב לבצעם, מתייחסים אך ורק לעבודות בתוך הדירה, ללא פגיעה בקירות חיצוניים של הדירה או בחזות החיצונית של הבניין ו/או בחדר המדרגות ו/או ברכוש משותף של הבניין ו/או בזכויות הרוכשים האחרים והינם מסוג עבודות שאינן דורשות שינוי להיתר הבניה, ו/או שינוי באלמנטים קונסטרוקטיביים של המבנה (למעט אם המזמין ידרוש זאת בכתב) רוכש יהיה זכאי להזמין במסגרת "שינויים ותוספות", אספקת מוצר </w:t>
      </w:r>
      <w:r w:rsidR="00EB50C8" w:rsidRPr="00E56613">
        <w:rPr>
          <w:rFonts w:ascii="David" w:eastAsia="Times New Roman" w:hAnsi="David" w:cs="David" w:hint="cs"/>
          <w:b/>
          <w:i/>
          <w:snapToGrid w:val="0"/>
          <w:sz w:val="26"/>
          <w:szCs w:val="24"/>
          <w:rtl/>
        </w:rPr>
        <w:t>סטנדרטי</w:t>
      </w:r>
      <w:r w:rsidRPr="00E56613">
        <w:rPr>
          <w:rFonts w:ascii="David" w:eastAsia="Times New Roman" w:hAnsi="David" w:cs="David"/>
          <w:b/>
          <w:i/>
          <w:snapToGrid w:val="0"/>
          <w:sz w:val="26"/>
          <w:szCs w:val="24"/>
          <w:rtl/>
        </w:rPr>
        <w:t xml:space="preserve">/ מוצר משודרג, ללא הרכבתו/ או התקנתו. </w:t>
      </w:r>
    </w:p>
    <w:p w14:paraId="66126A2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לקבל מכל רוכש שיהיה מעוניין בכך, רשימת שינויים מסודרת, למסור אותה, לפי הצורך המקצועי ליועץ ו/או ליועצים ע"ח הרוכש, אשר השינויים מתייחסים לתחום ייעוצם, ולקבל על כך את אישורו ו/או אישורם כאמור, להכין תכניות שינוי דיירים ממוחשבות בקנה מידה 1:50 לבינוי, חשמל, אינסטלציה מיזוג אוויר ואוורור ופקודת שינויים הכוללת את מחיר השינויים המוצע על ידו, ובה פירוט ההפחתות ו/או התוספות הכרוכות בביצוע השינויים ולהמציא כל אלה למפקח לאישורו.</w:t>
      </w:r>
    </w:p>
    <w:p w14:paraId="6B8086E8"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הצעות מחיר לביצוע שינויים יינתנו גם לרוכשים אשר טרם חתמו על הסכם המכר ומתנים רכישת הדירה במידע על עלויות השינויים (המזמין רשאי לבקש גם אומדן).</w:t>
      </w:r>
    </w:p>
    <w:p w14:paraId="3CC4597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3A8BBFD"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מחיר השינויים לא יעלה על המפורט לעיל, כשהוא צמוד למדד ובתוספת מע"מ כדין.</w:t>
      </w:r>
    </w:p>
    <w:p w14:paraId="0B40B4A0" w14:textId="77777777" w:rsidR="00E56613" w:rsidRPr="00E56613" w:rsidRDefault="00E56613" w:rsidP="00E56613">
      <w:pPr>
        <w:spacing w:before="0" w:beforeAutospacing="0" w:after="0" w:afterAutospacing="0" w:line="240" w:lineRule="auto"/>
        <w:ind w:left="850" w:firstLine="85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תנאי התשלום בגין ביצוע השינויים יסוכמו בין הקבלן לרוכשים.</w:t>
      </w:r>
    </w:p>
    <w:p w14:paraId="4C5E1E3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כל התקשרות לביצוע שינויים בין הקבלן לרוכש כפופה לזכות המזמין ו/או מי מטעמו להתנגד לביצועה. על הקבלן לקבל אישור המזמין בטרם יבצע התקשרות לביצוע שינויים בין הקבלן לרוכש, כי אכן נחתם הסכם מכר בין המזמין לרוכש וכי שולמו במסגרתו לפחות 15% ממחיר הדירה.</w:t>
      </w:r>
    </w:p>
    <w:p w14:paraId="51B8FCE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4"/>
          <w:szCs w:val="24"/>
          <w:rtl/>
        </w:rPr>
      </w:pPr>
      <w:r w:rsidRPr="00E56613">
        <w:rPr>
          <w:rFonts w:ascii="David" w:eastAsia="Times New Roman" w:hAnsi="David" w:cs="David"/>
          <w:snapToGrid w:val="0"/>
          <w:sz w:val="26"/>
          <w:szCs w:val="24"/>
          <w:rtl/>
        </w:rPr>
        <w:t>הקבלן מתחייב כי הסכם השינויים שיחתם בינו לבין רוכשים שיהיו מעוניינים בביצוע שינויים</w:t>
      </w:r>
      <w:r w:rsidRPr="00E56613">
        <w:rPr>
          <w:rFonts w:ascii="David" w:eastAsia="Times New Roman" w:hAnsi="David" w:cs="David"/>
          <w:b/>
          <w:i/>
          <w:snapToGrid w:val="0"/>
          <w:sz w:val="24"/>
          <w:szCs w:val="24"/>
          <w:rtl/>
        </w:rPr>
        <w:t xml:space="preserve"> יהיה בנוסח המצורף כנספח 3.1.25 לחוזה זה ו/או בנוסח אחר אשר הוראותיו יתאמו את הוראות סעיף 22.12 זה ואשר יאושר מראש ע"י המזמין.</w:t>
      </w:r>
    </w:p>
    <w:p w14:paraId="40CA8E6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יתקשר עם הרוכש בהסכם נפרד בנוסח האמור בסעיף 22.12.4 לעיל והעתק ממנו יועבר למזמין ב- 2 עותקים (אחד מהם למפקח) מיד עם חתימתו ולא יאוחר מ-7 ימים ממועד חתימתו. ההסכמים יכללו תכנית השינויים (בצבעים) שבה יסומנו השינויים ביחס לתכנית המקורית, מפרט כולל כתב כמויות ומחירים וכן לוח זמנים לביצוע השינויים. להסרת ספקות יובהר כי אין בהעברת ההסכם למזמין כדי ליצור יריבות בין הרוכש לבין המזמין ואין בכך כדי לגרוע מאחריותו המוחלטת והבלעדית של הקבלן עפ"י הסכם השינויים הנפרד עם הרוכש.</w:t>
      </w:r>
    </w:p>
    <w:p w14:paraId="35C685AC"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התמורה מהרוכשים עבור השינויים תגיע במלואה לקבלן בכפוף לאמור בסעיף 22.12.12 להלן והוא יהיה האחראי הבלעדי לגבייתה ולא תחול על המזמין כל אחריות לכך. על הקבלן לגבות התשלום לביצוע השינויים מראש מהרוכשים כתנאי לביצוע השינויים.</w:t>
      </w:r>
    </w:p>
    <w:p w14:paraId="1C02F96B"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המבצעים את השינויים ו/או השדרוגים (להלן בס"ק זה: "</w:t>
      </w:r>
      <w:r w:rsidRPr="00E56613">
        <w:rPr>
          <w:rFonts w:ascii="David" w:eastAsia="Times New Roman" w:hAnsi="David" w:cs="David"/>
          <w:bCs/>
          <w:i/>
          <w:snapToGrid w:val="0"/>
          <w:sz w:val="26"/>
          <w:szCs w:val="24"/>
          <w:rtl/>
        </w:rPr>
        <w:t>הספקים</w:t>
      </w:r>
      <w:r w:rsidRPr="00E56613">
        <w:rPr>
          <w:rFonts w:ascii="David" w:eastAsia="Times New Roman" w:hAnsi="David" w:cs="David"/>
          <w:b/>
          <w:i/>
          <w:snapToGrid w:val="0"/>
          <w:sz w:val="26"/>
          <w:szCs w:val="24"/>
          <w:rtl/>
        </w:rPr>
        <w:t>"), כי עליהם לתת לרוכשים ערבות בנקאית אוטונומית על מלוא ההיקף הכספי של התשלומים שישולמו ע"י הרוכשים לספקים בגין השינויים ו/או שדרוגים (כולל מע"מ). עמלת הערבות תפורט מראש לרוכשים, ותחול על הרוכשים.</w:t>
      </w:r>
    </w:p>
    <w:p w14:paraId="392740DC"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לרוכשים המפנה אותם אל הספקים, יצוין מפורשות כי הם זכאים לדרוש ערבות בנקאית מהספקים בגין התשלומים, תוך ציון כי עמלת הערבות תחול על הרוכשים.</w:t>
      </w:r>
    </w:p>
    <w:p w14:paraId="31EFFA3C"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p>
    <w:p w14:paraId="5E5FA01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מתחייב לקבוע בהסכמים שיחתמו בינו לבין ספקים וקבלני משנה שעליהם למסור לרוכשי דירות בפרויקט שמזמינים שינויים ו/או שדרוגים, ערבות בנקאית אוטונומית על מלוא ההיקף הכספי של התשלומים שישולמו ע"י רוכשי הדירות לספקים/קבלני המשנה בגין השינויים (כולל מע"מ) כאשר עמלת הערבות תשולם על ידי הרוכש.</w:t>
      </w:r>
    </w:p>
    <w:p w14:paraId="158E9450" w14:textId="77777777" w:rsidR="00E56613" w:rsidRPr="00E56613" w:rsidRDefault="00E56613" w:rsidP="00E56613">
      <w:pPr>
        <w:spacing w:before="120" w:beforeAutospacing="0" w:after="120" w:afterAutospacing="0" w:line="240" w:lineRule="auto"/>
        <w:ind w:left="1701"/>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עוד מתחייב הקבלן שבמכתב לרוכשי הדירות המפנה אותם לספקים ולקבלני משנה יצוין שעליהם להבטיח את התשלומים לקבלנים/ספקים על ידי קבלת ערבות בנקאית אוטונומית במלוא ערך התשלומים, כאשר עמלת הערבות תשולם על ידי הרוכש.</w:t>
      </w:r>
    </w:p>
    <w:p w14:paraId="19DC8CBE"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snapToGrid w:val="0"/>
          <w:sz w:val="26"/>
          <w:szCs w:val="24"/>
          <w:rtl/>
        </w:rPr>
        <w:t>הקבלן יהיה אחראי בלעדית כלפי הרוכש ו/או המזמין בכל הקשור לשינויים אשר יוזמנו ע"י</w:t>
      </w:r>
      <w:r w:rsidRPr="00E56613">
        <w:rPr>
          <w:rFonts w:ascii="David" w:eastAsia="Times New Roman" w:hAnsi="David" w:cs="David"/>
          <w:b/>
          <w:i/>
          <w:snapToGrid w:val="0"/>
          <w:sz w:val="26"/>
          <w:szCs w:val="24"/>
          <w:rtl/>
        </w:rPr>
        <w:t xml:space="preserve"> הרוכש. כל דרישה לתיקון פגמים ו/או ליקויים שתבוא מהרוכש ו/או מהמזמין, תחייב את הקבלן לביצוע התיקונים, כאילו הייתה דרישה בהתאם להוראות חוזה זה. ביצוע התיקון יהיה מיד לפי דרישת המזמין ובשום פנים ואופן לא יגרום לעיכוב כלשהו במסירת החזקה לרוכש עפ"י המועד החוזי הנקוב בחוזה המכר שבין המזמין לרוכש. הקבלן מתחייב לשפות את המזמין בגין כל נזק או דרישה שיופנו בעניין זה אל המזמין, מיד עם קבלת דרישתו הראשונה של המזמין בעניין זה.</w:t>
      </w:r>
    </w:p>
    <w:p w14:paraId="3D101A0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יימנע מלהתנות מסירת הדירה למזמין ו/או לרוכש בתשלום חוב כספי בקשר לשינויים והמזמין לא יהיה מנוע למסור חזקה בדירה לרוכש, גם כאשר יתגלעו חלוקי דעות כספיים ו/או אחרים בין הקבלן לרוכש בקשר לשינויים.</w:t>
      </w:r>
    </w:p>
    <w:p w14:paraId="2DC389E9"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המזמין שומר לעצמו זכות להתערב ולשנות מחירי השינויים שנקבעו ע"י הקבלן במקרים שמתעורר חשד לרווח מופרז.</w:t>
      </w:r>
    </w:p>
    <w:p w14:paraId="418E83CA" w14:textId="77777777" w:rsidR="00E56613" w:rsidRPr="00E56613" w:rsidRDefault="00E56613" w:rsidP="00E56613">
      <w:pPr>
        <w:spacing w:before="120" w:beforeAutospacing="0" w:after="0" w:afterAutospacing="0" w:line="240" w:lineRule="auto"/>
        <w:ind w:left="1701"/>
        <w:jc w:val="both"/>
        <w:outlineLvl w:val="2"/>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מהאמור לעיל, יחייב הקבלן את בעלי הקרקע בגין שינויים ותוספות בדירותיהם בשיעור הנמוך ב-10% מהמחיר עפ"י המחירון דלעיל שיהיה בתוקף אותה עת. בנוסף להנחות בעלי הקרקע המזמין יהיה רשאי להנחות את הקבלן ליתן לפי שיקול דעתו הנחה בשיעור של עד 10% מהמחיר עפ"י המחירון דלעיל לעוד כ-10% מהדירות בפרויקט.</w:t>
      </w:r>
    </w:p>
    <w:p w14:paraId="1362B58D"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מצהיר ומתחייב כי לא יגבה מהרוכשים מחירים הגבוהים מהמפורט לעיל.</w:t>
      </w:r>
    </w:p>
    <w:p w14:paraId="4CDB9B8B"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ייתן הצעות מחיר לביצוע שינויים בדירות לפי המחירון ללקוחות שיפנה אליו המזמין גם לפני חתימת חוזה מכר. ובלבד שנחתם זיכרון דברים או שהתקבל מכתב מהמזמין כי מדובר במתעניין פוטנציאלי לרכישה.</w:t>
      </w:r>
    </w:p>
    <w:p w14:paraId="1FEAFB9D"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במידה והקבלן קיבל כספים מהרוכש עבור שינויים אך לא ביצעם, יהא המזמין רשאי אך לא חייב, לקזז סכומים אלו מהמגיע לקבלן על פי חוזה זה ולהחזירם לרוכש, או לבצע את השינויים בעצמו או על ידי מי מטעמו.</w:t>
      </w:r>
    </w:p>
    <w:p w14:paraId="14C380E4"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מוסכם בזה כי אין בביצוע השינויים כאמור לעיל בכדי לפגום ו/או לגרוע ו/או לשנות מתנאי חוזה זה וביצוע השינויים עבור הרוכשים לא יהווה כל סיבה/עילה להארכת תקופת הביצוע, לעיכוב במסירת הדירה/ות (גם אם סוכם אחרת בין הקבלן לבין הרוכש) ו/או לגרוע מאחריות הקבלן לטיב העבודות.</w:t>
      </w:r>
    </w:p>
    <w:p w14:paraId="2B346FEA"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4"/>
          <w:szCs w:val="24"/>
          <w:u w:val="single"/>
          <w:rtl/>
        </w:rPr>
      </w:pPr>
      <w:r w:rsidRPr="00E56613">
        <w:rPr>
          <w:rFonts w:ascii="David" w:eastAsia="Times New Roman" w:hAnsi="David" w:cs="David"/>
          <w:b/>
          <w:i/>
          <w:snapToGrid w:val="0"/>
          <w:sz w:val="24"/>
          <w:szCs w:val="24"/>
          <w:rtl/>
        </w:rPr>
        <w:t>הקבלן יבהיר לרוכש בגוף הסכם השינויים כי אין בהסכם השינויים כדי לגרוע מחיוביו של הרוכש כלפי המזמין על פי חוזה המכר ו/או כדי לדחות את מועד ביצועם.</w:t>
      </w:r>
      <w:r w:rsidRPr="00E56613">
        <w:rPr>
          <w:rFonts w:ascii="David" w:eastAsia="Times New Roman" w:hAnsi="David" w:cs="David"/>
          <w:b/>
          <w:i/>
          <w:snapToGrid w:val="0"/>
          <w:sz w:val="24"/>
          <w:szCs w:val="24"/>
          <w:u w:val="single"/>
          <w:rtl/>
        </w:rPr>
        <w:t xml:space="preserve"> 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15B6299E"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שינויים בדירות שחוזה הרכישה שלהן בוטל ושטרם הביטול נערכו בהן שינויים, כך שהדירות תתאמנה בסופו של דבר לתכנון הסטנדרטי, לפי דרישת המזמין עפ"י פקודת שינויים, וזאת תמורת תשלום נוסף.</w:t>
      </w:r>
    </w:p>
    <w:p w14:paraId="0867626D"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מוסכם כי מחיצות הפנים של הדירה, למעט קירות המתוכננים מבטון ולמעט "קירות באזורים רטובים", בכמות המתוארת בתוכניות המכר ובקווים ישרים וניצבים ימוקמו לפי בקשת הקונה בכפוף להוראות כל דין, מבלי שהקבלן יגבה תשלום ובלבד שבקשה כאמור תוגש לקבלן, בצרוף שרטוט מפורט לפחות 30 ימים בטרם נוצקה רצפת הדירה.</w:t>
      </w:r>
    </w:p>
    <w:p w14:paraId="0137A2C7" w14:textId="77777777" w:rsidR="00E56613" w:rsidRPr="00E56613" w:rsidRDefault="00E56613" w:rsidP="00237720">
      <w:pPr>
        <w:numPr>
          <w:ilvl w:val="2"/>
          <w:numId w:val="24"/>
        </w:numPr>
        <w:spacing w:before="120" w:beforeAutospacing="0" w:after="120" w:afterAutospacing="0" w:line="240" w:lineRule="auto"/>
        <w:ind w:left="1701" w:hanging="902"/>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הקבלן לא יגבה תשלום על הזזת שקע חשמל, מפסקי חשמל, נק' תאורה, כיור ו/או אסלה ו/או ברז בתוך החדרים לפני ביצוען לפי בקשת הקונה, בכפוף להוראות כל דין ובלבד שבקשה כאמור תוגש לקבלן, בצרוף שרטוט מפורט לפחות 30 ימים בטרם נוצקה רצפת הדירה.</w:t>
      </w:r>
    </w:p>
    <w:p w14:paraId="4E6C6217"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Pr>
      </w:pPr>
    </w:p>
    <w:p w14:paraId="2EFBF63B" w14:textId="77777777" w:rsidR="00E56613" w:rsidRPr="00E56613" w:rsidRDefault="00E56613" w:rsidP="00237720">
      <w:pPr>
        <w:numPr>
          <w:ilvl w:val="0"/>
          <w:numId w:val="24"/>
        </w:numPr>
        <w:spacing w:before="120" w:beforeAutospacing="0" w:after="120" w:afterAutospacing="0" w:line="240" w:lineRule="auto"/>
        <w:ind w:left="397" w:hanging="397"/>
        <w:jc w:val="both"/>
        <w:outlineLvl w:val="0"/>
        <w:rPr>
          <w:rFonts w:ascii="David" w:eastAsia="Times New Roman" w:hAnsi="David" w:cs="David"/>
          <w:snapToGrid w:val="0"/>
          <w:sz w:val="26"/>
          <w:szCs w:val="24"/>
          <w:rtl/>
        </w:rPr>
      </w:pPr>
      <w:r w:rsidRPr="00E56613">
        <w:rPr>
          <w:rFonts w:ascii="David" w:eastAsia="Times New Roman" w:hAnsi="David" w:cs="David"/>
          <w:b/>
          <w:bCs/>
          <w:snapToGrid w:val="0"/>
          <w:sz w:val="26"/>
          <w:szCs w:val="24"/>
          <w:u w:val="single"/>
          <w:rtl/>
        </w:rPr>
        <w:t>הפסקת העבודות</w:t>
      </w:r>
    </w:p>
    <w:p w14:paraId="13220DA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יפסיק את בצוע העבודות, כולן או מקצתן, לזמן מסוים או לצמיתות, לפי הוראה בכתב מאת המזמין בהתאם לתנאים ולתקופה שיצוינו בהוראה, ולא יחדשן אלא אם נתנה לו ע"י המזמין הוראה בכתב על כך.</w:t>
      </w:r>
    </w:p>
    <w:p w14:paraId="1C7184F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לפי האמור בסעיף 23.1 לעיל, ינקוט הקבלן באמצעים להבטחת העבודות והחומרים בכל מקום בו הם מצויים לרבות מחוץ לאתר ולהגנתן לפי הצורך לשביעות רצון המפקח ולאמצעי הגנה ובטיחות כלפי העוברים ושבים והסביבה.</w:t>
      </w:r>
    </w:p>
    <w:p w14:paraId="4A061F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הוצאות שנגרמו לקבלן כתוצאה מהפסקה זמנית של בצוע העבודות לפי הוראות המזמין כאמור בסעיף 23.1 תחולנה על המזמין, ובלבד שהקבלן לא יהא רשאי לדרוש תשלום הוצאות כנ"ל אלא אם תוך 30 יום מיום קבלת הוראות המזמין נתן למפקח הודעה בכתב על כוונתו לדרוש את תשלום ההוצאות הנ"ל. שעור ההוצאות יקבע ע"י המפקח לאחר </w:t>
      </w:r>
      <w:r w:rsidR="00EB50C8" w:rsidRPr="00E56613">
        <w:rPr>
          <w:rFonts w:ascii="David" w:eastAsia="Times New Roman" w:hAnsi="David" w:cs="David" w:hint="cs"/>
          <w:b/>
          <w:i/>
          <w:snapToGrid w:val="0"/>
          <w:sz w:val="26"/>
          <w:szCs w:val="24"/>
          <w:rtl/>
        </w:rPr>
        <w:t>שיינת</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לקבלן להשמיע טענותיו ולהגיש חשבונותיו. </w:t>
      </w:r>
    </w:p>
    <w:p w14:paraId="67E9538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לא יעלה שעור ההוצאות על הוצאותיו הממשיות של הקבלן בגין הפסקת העבודות. הוצאות ממשיות לעניין זה הינן שכר עבודה לעובדים בשטח והוצאות בגין מנוף ואלו בלבד בכפוף לאמור להלן:</w:t>
      </w:r>
    </w:p>
    <w:p w14:paraId="7D356EB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עובדים - אם ניתנה התראה לקבלן 30 יום לפחות לפני הפסקת העבודות- לא יהא זכאי הקבלן, לפיצוי כלשהו בגין עובדים מהמזמין.</w:t>
      </w:r>
    </w:p>
    <w:p w14:paraId="05E5C0DF"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אם ניתנה התראה לקבלן בת פחות מ - 30 יום - ישלם המזמין לקבלן שכר עבודה עבור עובדים למשך פרק הזמן שממועד הפסקת העבודות בפועל ועד ל- 30 יום ממועד מתן ההודעה.</w:t>
      </w:r>
    </w:p>
    <w:p w14:paraId="5A24E2A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מנוף - הוצאות בגין דמי שכירות או הוצאת פירוק המנוף והעברתו.  והכול לפי הוראת המפקח בכתב.</w:t>
      </w:r>
    </w:p>
    <w:p w14:paraId="54192BD7"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על אף האמור לעיל לא יגיע לקבלן תשלום לפי סעיף זה אם ההפסקה הזמנית נגרמה בשל מעשה ו/או מחדל של הקבלן ו/או במקרה שהקבלן לא עשה ככל יכולתו למזער את הנזק, ככל האפשר. מובהר בזאת למען הסדר הטוב, שפרט להוצאות הממשיות כאמור, לא יהיה הקבלן זכאי לפיצויים כלשהם.</w:t>
      </w:r>
    </w:p>
    <w:p w14:paraId="64B3AFE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הייתה הפסקת בצוע העבודות נחוצה, לפי שקול דעתו הבלעדי של המפקח, ליעילות בצוע העבודות, או שנגרמה באשמת הקבלן - תחולנה על הקבלן ההוצאות שנגרמו לקבלן תוך כדי מילוי הוראות המפקח לפי סעיף זה.</w:t>
      </w:r>
    </w:p>
    <w:p w14:paraId="5C6FC76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הפסקה זמנית בבצוע העבודות יהיה הקבלן חייב לחדש בצוען מיד לפי דרישת המזמין במחירי החוזה וללא כל תוספת או פיצוי (בכפוף למותנה בסעיף 23.3 לעיל) אך יהיה זכאי לתאום לוח הזמנים באופן שמועדי הבצוע של עבודות שטרם בוצעו ידחו בתקופה השווה לתקופת הפסקת העבודות בתוספת 10 ימי התארגנות.</w:t>
      </w:r>
    </w:p>
    <w:p w14:paraId="47415A6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לצמיתות בכל שלב שהוא לאחר שהוחל בפועל בביצוען תעשה התחשבנות סופית על בסיס לוח התשלומים (נספח 3.1.11) בלבד לגבי העבודות שבוצעו או/וגם שנותרו לבצוע ולא הופסקו, לכל המאוחר תוך 30 יום מגמר בצוע אותן עבודות או תוך 30 יום מתאריך מתן ההוראה לפי סעיף 23.1 לעיל, הכול לפי המאוחר יותר וישולמו לקבלן הסכומים הבאים:-</w:t>
      </w:r>
    </w:p>
    <w:p w14:paraId="31365D7D"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DAD5B1B"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הסכום המגיע בהתאם לתוצאות ההתחשבנות דלעיל; </w:t>
      </w:r>
    </w:p>
    <w:p w14:paraId="4E8CD45A"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מחיר החומרים שסופקו ע"י המזמין באם הקבלן חויב בהם ולא נעשה בהם שימוש בעבודות; ונמסרו למזמין כשהם שלמים ותקינים.</w:t>
      </w:r>
    </w:p>
    <w:p w14:paraId="0BBB6DB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מההפרש שבין 70% משווי העבודות שבגינן ניתן צו התחלת עבודה לבין שווי </w:t>
      </w:r>
      <w:r w:rsidRPr="00E56613">
        <w:rPr>
          <w:rFonts w:ascii="David" w:eastAsia="Times New Roman" w:hAnsi="David" w:cs="David"/>
          <w:snapToGrid w:val="0"/>
          <w:sz w:val="26"/>
          <w:szCs w:val="24"/>
          <w:rtl/>
        </w:rPr>
        <w:t>העבודות שבוצעו בפועל כמוגדר להלן ישולם לקבלן 10%.</w:t>
      </w:r>
    </w:p>
    <w:p w14:paraId="306CEA56"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למטרת סעיף זה - "שווי העבודות" - שווי העבודות ללא תאום למדד.</w:t>
      </w:r>
    </w:p>
    <w:p w14:paraId="5D66AB73"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"שווי העבודות שבוצעו בפועל" - הסכום ששולם לפי סעיף 23.6.1 לעיל כשמעוקר ממנו סכום ההצמדה בלבד, ובלבד שאינו עולה על 50% משווי העבודות.</w:t>
      </w:r>
    </w:p>
    <w:p w14:paraId="46CC3C2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 בצוע העבודות, כולן או מקצתן, לצמיתות אחרי חתימת החוזה אך לפני צו התחלת עבודה או לפני שהקבלן החל בבצוע העבודות למעשה, לא יהא זכאי הקבלן לפיצוי כלשהו מהמזמין.</w:t>
      </w:r>
    </w:p>
    <w:p w14:paraId="242DB60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תשלום הסכומים כאמור בסעיפים 23.6 או 23.7 לעיל, לפי העניין, יהווה סילוק סופי של כל תביעות הקבלן, כולל תביעות לפיצויים כתוצאה מהפסקת העבודות ותביעות לכסוי הוצאות מיוחדות שנגרמו לו וכל תביעה אחרת בקשר וכתוצאה מהפסקת העבודות, ופרט לכך לא יגיע לקבלן דבר מהמזמין. עם בצוע התשלום יהיה המזמין חפשי ומשוחרר מכל התחייבות כלפי הקבלן, ומבלי לגרוע מכלליות האמור יהיה זכאי להשלים העבודות באמצעות קבלן אחר מבלי שיגיע דבר לקבלן בגין זאת.</w:t>
      </w:r>
    </w:p>
    <w:p w14:paraId="08AC49E4"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נגרמה הפסקת בצוע העבודות באשמת הקבלן, לרבות במקרה בו בעקבות הפרת מי מהתחייבויות הקבלן על פי חוזה זה, הורה המזמין על הפסקת ביצוע העבודות - תחולנה כל ההוצאות שנגרמו לקבלן ולמזמין עקב כך על הקבלן, ולא יגיע לקבלן כל פיצוי עקב כך, לרבות אך לא רק התשלומים הנזכרים בסעיף 23 זה לעיל ולהלן.</w:t>
      </w:r>
    </w:p>
    <w:p w14:paraId="549B572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23.3 לעיל, במידה ובצוע העבודות יופסק באמצע שלב שבגינו ניתן לקבלן צו התחלת עבודה לתקופה רצופה העולה על 9 חודשים עפ"י הוראת דין, אזי תהיה למזמין הברירה:</w:t>
      </w:r>
    </w:p>
    <w:p w14:paraId="666BCDF5"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50C918D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להפסיק בצוע העבודות לצמיתות, ובמקרה זה יראו את העבודות כמופסקות בשיעור הנקוב בסעיף 23.6 אף אם בפועל שעור העבודות המופסק היה גבוה יותר, ויחולו הוראות סעיף 23 לעיל בהתאם.</w:t>
      </w:r>
    </w:p>
    <w:p w14:paraId="4DCA5B4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במידה וביצוע העבודות יופסק למשך תקופה העולה על 9 חודשים, אך לא </w:t>
      </w:r>
      <w:r w:rsidRPr="00E56613">
        <w:rPr>
          <w:rFonts w:ascii="David" w:eastAsia="Times New Roman" w:hAnsi="David" w:cs="David"/>
          <w:snapToGrid w:val="0"/>
          <w:sz w:val="26"/>
          <w:szCs w:val="24"/>
          <w:rtl/>
        </w:rPr>
        <w:t>יותר מ- 15 חודשים, יהא רשאי המזמין להורות לקבלן לחדש את ביצוע</w:t>
      </w:r>
      <w:r w:rsidRPr="00E56613">
        <w:rPr>
          <w:rFonts w:ascii="David" w:eastAsia="Times New Roman" w:hAnsi="David" w:cs="David"/>
          <w:b/>
          <w:i/>
          <w:snapToGrid w:val="0"/>
          <w:sz w:val="26"/>
          <w:szCs w:val="24"/>
          <w:rtl/>
        </w:rPr>
        <w:t xml:space="preserve"> העבודות בתוספת בשיעור 3% ממחיר העבודות שטרם בוצעו עד אותה עת ואשר כבר ניתן לביצוען צו התחלת עבודה. במקרה כזה יהא הקבלן מחויב לבצע את העבודות במחיר כאמור. </w:t>
      </w:r>
    </w:p>
    <w:p w14:paraId="671C7999"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של הפסקת בצוע העבודות עפ"י הוראות דין, יראו את כל המועדים בלוח הזמנים החל מצו ההפסקה כנדחים בתקופה השווה לתקופת ההפסקה.</w:t>
      </w:r>
    </w:p>
    <w:p w14:paraId="4A71D55F" w14:textId="77777777" w:rsidR="00E56613" w:rsidRPr="00E56613" w:rsidRDefault="00E56613" w:rsidP="00E56613">
      <w:pPr>
        <w:spacing w:before="0" w:beforeAutospacing="0" w:after="0" w:afterAutospacing="0" w:line="240" w:lineRule="auto"/>
        <w:ind w:left="3140" w:right="3140" w:hanging="1000"/>
        <w:jc w:val="both"/>
        <w:rPr>
          <w:rFonts w:ascii="David" w:eastAsia="Times New Roman" w:hAnsi="David" w:cs="David"/>
          <w:snapToGrid w:val="0"/>
          <w:sz w:val="24"/>
          <w:szCs w:val="24"/>
          <w:rtl/>
        </w:rPr>
      </w:pPr>
    </w:p>
    <w:p w14:paraId="0C1381D8"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סילוק יד הקבלן</w:t>
      </w:r>
    </w:p>
    <w:p w14:paraId="6368F7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אם הקבלן לא ימלא אחר איזו מהתחייבויותיו עפ"י חוזה זה, או אם במהלך בצוע העבודות יקבע המפקח כי קבלן אינו ממלא את תנאי החוזה, או כי אינו מבצע את העבודות בקצב המתאים, או ברמה הנאותה או כי קיים חשש שהעבודות לא תושלמנה במועד - ידרוש המזמין או המפקח מהקבלן במכתב רשום לקיים את תנאי החוזה תוך זמן שיצוין במכתב המפקח.</w:t>
      </w:r>
    </w:p>
    <w:p w14:paraId="4CE29D3B"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לא מילא הקבלן אחרי דרישת המזמין או המפקח כאמור תוך המועד הנקוב בדרישה, אזי יהיה המזמין או המפקח רשאי להפסיק את עבודות הקבלן ע"י הודעה במכתב רשום (להלן - "</w:t>
      </w:r>
      <w:r w:rsidRPr="00E56613">
        <w:rPr>
          <w:rFonts w:ascii="David" w:eastAsia="Times New Roman" w:hAnsi="David" w:cs="David"/>
          <w:b/>
          <w:bCs/>
          <w:snapToGrid w:val="0"/>
          <w:sz w:val="24"/>
          <w:szCs w:val="24"/>
          <w:rtl/>
        </w:rPr>
        <w:t>צו הפסקת עבודה</w:t>
      </w:r>
      <w:r w:rsidRPr="00E56613">
        <w:rPr>
          <w:rFonts w:ascii="David" w:eastAsia="Times New Roman" w:hAnsi="David" w:cs="David"/>
          <w:snapToGrid w:val="0"/>
          <w:sz w:val="24"/>
          <w:szCs w:val="24"/>
          <w:rtl/>
        </w:rPr>
        <w:t>") ובמקרה זה יהיה המזמין זכאי לתפוס את העבודות, לסלק את הקבלן מהאתר ולהשלים את העבודות בעצמו או באמצעות אחרים.</w:t>
      </w:r>
    </w:p>
    <w:p w14:paraId="2CB6BCB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הופסקו העבודות על ידי המפקח כאמור בסעיף 24.1 לעיל, לא יהיה הקבלן רשאי לקבל או להוציא את האמצעים והחומרים מהאתר או/וגם מסביבתו עד לגמר העבודות ויחולו ההוראות דלקמן:-</w:t>
      </w:r>
    </w:p>
    <w:p w14:paraId="7973BCD5"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6820223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snapToGrid w:val="0"/>
          <w:sz w:val="26"/>
          <w:szCs w:val="24"/>
          <w:rtl/>
        </w:rPr>
      </w:pPr>
      <w:r w:rsidRPr="00E56613">
        <w:rPr>
          <w:rFonts w:ascii="David" w:eastAsia="Times New Roman" w:hAnsi="David" w:cs="David"/>
          <w:b/>
          <w:i/>
          <w:snapToGrid w:val="0"/>
          <w:sz w:val="26"/>
          <w:szCs w:val="24"/>
          <w:rtl/>
        </w:rPr>
        <w:t xml:space="preserve">עם מתן צו הפסקת עבודה יהיו האמצעים והחומרים משועבדים לטובת המזמין להבטחת כל סכום העשוי להגיע למזמין מהקבלן עפ"י החוזה. השעבוד יכנס לתוקפו מעצם מתן צו הפסקת עבודה ללא צורך בכל מסמך </w:t>
      </w:r>
      <w:r w:rsidRPr="00E56613">
        <w:rPr>
          <w:rFonts w:ascii="David" w:eastAsia="Times New Roman" w:hAnsi="David" w:cs="David"/>
          <w:snapToGrid w:val="0"/>
          <w:sz w:val="26"/>
          <w:szCs w:val="24"/>
          <w:rtl/>
        </w:rPr>
        <w:t>נוסף.</w:t>
      </w:r>
    </w:p>
    <w:p w14:paraId="33CDE5C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המזמין או כל אדם אחר שיורשה על ידו (לרבות קבלן אחר) רשאים להשתמש </w:t>
      </w:r>
      <w:r w:rsidRPr="00E56613">
        <w:rPr>
          <w:rFonts w:ascii="David" w:eastAsia="Times New Roman" w:hAnsi="David" w:cs="David"/>
          <w:snapToGrid w:val="0"/>
          <w:sz w:val="26"/>
          <w:szCs w:val="24"/>
          <w:rtl/>
        </w:rPr>
        <w:t>באמצעים ובחומרים, ושום פיצוי לא יגיע לקבלן תמורת השימוש שיעשה בהם על</w:t>
      </w:r>
      <w:r w:rsidRPr="00E56613">
        <w:rPr>
          <w:rFonts w:ascii="David" w:eastAsia="Times New Roman" w:hAnsi="David" w:cs="David"/>
          <w:b/>
          <w:i/>
          <w:snapToGrid w:val="0"/>
          <w:sz w:val="26"/>
          <w:szCs w:val="24"/>
          <w:rtl/>
        </w:rPr>
        <w:t xml:space="preserve"> ידי המזמין או בהתאם להוראותיו אף אם השימוש בחומרים הביא לכלייתם, בכפוף אך ורק למותנה בסעיף 24.5 להלן.</w:t>
      </w:r>
    </w:p>
    <w:p w14:paraId="7CF60EC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השמירה על האמצעים והחומרים בהם ישתמש המזמין בפועל יחולו על המזמין, אולם המזמין אחראי כלפי הקבלן בעד שלמות אמצעי הקבלן אך ורק עד לתאריך שיקבע לפי סעיף 24.2.4 להלן.</w:t>
      </w:r>
    </w:p>
    <w:p w14:paraId="06A1438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בכל עת לסלק את האמצעים והחומרים, כולם או מקצתם, על חשבונו הוא בתוך המועד שיצוין בהודעת המזמין.</w:t>
      </w:r>
    </w:p>
    <w:p w14:paraId="73A77EA8"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אם הקבלן לא יציית להוראות אלה בתוך המועד הנקוב בן, תפוג אחריותו של המזמין לשלמות אותם אמצעים וחומרים, והמזמין יהיה רשאי לעשות בהם כטוב בעיניו ובכלל זה למכרם, לנטשם, להשמידם, לסלקם ע"ח הקבלן או אחרת, ולקבלן לא תהיה טענה או תביעה כלשהי בקשר אליהם כלפי המזמין.</w:t>
      </w:r>
    </w:p>
    <w:p w14:paraId="7BB2E837"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הפסקת עבודת הקבלן וסילוק ידו של הקבלן לפי סעיף 24.1 לעיל אין בהם משום בטול החוזה ע"י המזמין, והקבלן יהא חייב לעמוד בכל התחייבויותיו לפי החוזה פרט להתחייבויות שהמזמין ימנע אותו מלמלאן, ומאידך לא יהא המזמין חייב כלפי הקבלן אלא בהתחייבויות המפורטות בסעיף זה.</w:t>
      </w:r>
    </w:p>
    <w:p w14:paraId="1983897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ממועד תפיסת העבודות ע"י המזמין ועד להשלמת העבודות ותקופת הבדק לא יהיה הקבלן זכאי לכל תשלום מהמזמין.</w:t>
      </w:r>
    </w:p>
    <w:p w14:paraId="663E052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לצורך עריכת החשבון בין הקבלן והמזמין יקבע המפקח לפי שקול דעתו הבלעדי את הבאות:-</w:t>
      </w:r>
    </w:p>
    <w:p w14:paraId="7457ADD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הסכום המגיע לקבלן בגין בצוע העבודות עד למועד סילוק יד הקבלן בניכוי הסכומים ששולמו לקבלן או שיש לזקפם כמשולמים (להלן - "</w:t>
      </w:r>
      <w:r w:rsidRPr="00E56613">
        <w:rPr>
          <w:rFonts w:ascii="David" w:eastAsia="Times New Roman" w:hAnsi="David" w:cs="David"/>
          <w:bCs/>
          <w:i/>
          <w:snapToGrid w:val="0"/>
          <w:sz w:val="26"/>
          <w:szCs w:val="24"/>
          <w:rtl/>
        </w:rPr>
        <w:t>שכר עבודות שבוצעו</w:t>
      </w:r>
      <w:r w:rsidRPr="00E56613">
        <w:rPr>
          <w:rFonts w:ascii="David" w:eastAsia="Times New Roman" w:hAnsi="David" w:cs="David"/>
          <w:b/>
          <w:i/>
          <w:snapToGrid w:val="0"/>
          <w:sz w:val="26"/>
          <w:szCs w:val="24"/>
          <w:rtl/>
        </w:rPr>
        <w:t>").</w:t>
      </w:r>
    </w:p>
    <w:p w14:paraId="62B4C554" w14:textId="77777777" w:rsidR="00E56613" w:rsidRPr="00E56613" w:rsidRDefault="00EB50C8"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hint="cs"/>
          <w:b/>
          <w:i/>
          <w:snapToGrid w:val="0"/>
          <w:sz w:val="26"/>
          <w:szCs w:val="24"/>
          <w:rtl/>
        </w:rPr>
        <w:t>אומד</w:t>
      </w:r>
      <w:r w:rsidRPr="00E56613">
        <w:rPr>
          <w:rFonts w:ascii="David" w:eastAsia="Times New Roman" w:hAnsi="David" w:cs="David" w:hint="eastAsia"/>
          <w:b/>
          <w:i/>
          <w:snapToGrid w:val="0"/>
          <w:sz w:val="26"/>
          <w:szCs w:val="24"/>
          <w:rtl/>
        </w:rPr>
        <w:t>ן</w:t>
      </w:r>
      <w:r w:rsidR="00E56613" w:rsidRPr="00E56613">
        <w:rPr>
          <w:rFonts w:ascii="David" w:eastAsia="Times New Roman" w:hAnsi="David" w:cs="David"/>
          <w:b/>
          <w:i/>
          <w:snapToGrid w:val="0"/>
          <w:sz w:val="26"/>
          <w:szCs w:val="24"/>
          <w:rtl/>
        </w:rPr>
        <w:t xml:space="preserve"> הסכום שהיה מגיע לקבלן אילו השלים העבודות בניכוי הסכומים ששולמו לקבלן או שיש לזקפם כמשולמים (להלן - "</w:t>
      </w:r>
      <w:r w:rsidRPr="00E56613">
        <w:rPr>
          <w:rFonts w:ascii="David" w:eastAsia="Times New Roman" w:hAnsi="David" w:cs="David" w:hint="cs"/>
          <w:bCs/>
          <w:i/>
          <w:snapToGrid w:val="0"/>
          <w:sz w:val="26"/>
          <w:szCs w:val="24"/>
          <w:rtl/>
        </w:rPr>
        <w:t>אומד</w:t>
      </w:r>
      <w:r w:rsidRPr="00E56613">
        <w:rPr>
          <w:rFonts w:ascii="David" w:eastAsia="Times New Roman" w:hAnsi="David" w:cs="David" w:hint="eastAsia"/>
          <w:bCs/>
          <w:i/>
          <w:snapToGrid w:val="0"/>
          <w:sz w:val="26"/>
          <w:szCs w:val="24"/>
          <w:rtl/>
        </w:rPr>
        <w:t>ן</w:t>
      </w:r>
      <w:r w:rsidR="00E56613" w:rsidRPr="00E56613">
        <w:rPr>
          <w:rFonts w:ascii="David" w:eastAsia="Times New Roman" w:hAnsi="David" w:cs="David"/>
          <w:bCs/>
          <w:i/>
          <w:snapToGrid w:val="0"/>
          <w:sz w:val="26"/>
          <w:szCs w:val="24"/>
          <w:rtl/>
        </w:rPr>
        <w:t xml:space="preserve"> שכר החוזה</w:t>
      </w:r>
      <w:r w:rsidR="00E56613" w:rsidRPr="00E56613">
        <w:rPr>
          <w:rFonts w:ascii="David" w:eastAsia="Times New Roman" w:hAnsi="David" w:cs="David"/>
          <w:b/>
          <w:i/>
          <w:snapToGrid w:val="0"/>
          <w:sz w:val="26"/>
          <w:szCs w:val="24"/>
          <w:rtl/>
        </w:rPr>
        <w:t>").</w:t>
      </w:r>
    </w:p>
    <w:p w14:paraId="4C031895"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הוצאות השלמת העבודות ובדקן כפי ששולמו בפועל ע"י המזמין בתוספת 20% כהוצאות תקורה של המזמין (להלן -"</w:t>
      </w:r>
      <w:r w:rsidRPr="00E56613">
        <w:rPr>
          <w:rFonts w:ascii="David" w:eastAsia="Times New Roman" w:hAnsi="David" w:cs="David"/>
          <w:bCs/>
          <w:i/>
          <w:snapToGrid w:val="0"/>
          <w:sz w:val="26"/>
          <w:szCs w:val="24"/>
          <w:rtl/>
        </w:rPr>
        <w:t>הוצאות השלמת העבודות</w:t>
      </w:r>
      <w:r w:rsidRPr="00E56613">
        <w:rPr>
          <w:rFonts w:ascii="David" w:eastAsia="Times New Roman" w:hAnsi="David" w:cs="David"/>
          <w:b/>
          <w:i/>
          <w:snapToGrid w:val="0"/>
          <w:sz w:val="26"/>
          <w:szCs w:val="24"/>
          <w:rtl/>
        </w:rPr>
        <w:t>").</w:t>
      </w:r>
    </w:p>
    <w:p w14:paraId="2DD2E9A4"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הנזק שנגרם למזמין בגין הדחייה בהשלמת העבודות, כל נזקים והוצאות אחרים שנגרמו למזמין בגין סילוק יד הקבלן וכל פיצוי אחר שהקבלן חייב בתשלומו למזמין (להלן - "</w:t>
      </w:r>
      <w:r w:rsidRPr="00E56613">
        <w:rPr>
          <w:rFonts w:ascii="David" w:eastAsia="Times New Roman" w:hAnsi="David" w:cs="David"/>
          <w:bCs/>
          <w:i/>
          <w:snapToGrid w:val="0"/>
          <w:sz w:val="26"/>
          <w:szCs w:val="24"/>
          <w:rtl/>
        </w:rPr>
        <w:t>נזקי המזמין</w:t>
      </w:r>
      <w:r w:rsidRPr="00E56613">
        <w:rPr>
          <w:rFonts w:ascii="David" w:eastAsia="Times New Roman" w:hAnsi="David" w:cs="David"/>
          <w:b/>
          <w:i/>
          <w:snapToGrid w:val="0"/>
          <w:sz w:val="26"/>
          <w:szCs w:val="24"/>
          <w:rtl/>
        </w:rPr>
        <w:t>").</w:t>
      </w:r>
    </w:p>
    <w:p w14:paraId="0F5A066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עלה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על הוצאות השלמת העבודות ונזקי המזמין, ישולם ההפרש לקבלן, ובלבד שהקבלן לא יהיה זכאי לקבל סכום העולה על שכר העבודות שבוצעו בצרוף ערך החומרים שנעשה בהם שימוש ע"י המזמין לפי סעיף 24.2 לעיל כפי שיקבע ע"י המפקח.</w:t>
      </w:r>
    </w:p>
    <w:p w14:paraId="0BB5793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עלו הוצאות השלמת העבודות ונזקי המזמין על </w:t>
      </w:r>
      <w:r w:rsidR="00EB50C8" w:rsidRPr="00E56613">
        <w:rPr>
          <w:rFonts w:ascii="David" w:eastAsia="Times New Roman" w:hAnsi="David" w:cs="David" w:hint="cs"/>
          <w:b/>
          <w:i/>
          <w:snapToGrid w:val="0"/>
          <w:sz w:val="26"/>
          <w:szCs w:val="24"/>
          <w:rtl/>
        </w:rPr>
        <w:t>אומד</w:t>
      </w:r>
      <w:r w:rsidR="00EB50C8" w:rsidRPr="00E56613">
        <w:rPr>
          <w:rFonts w:ascii="David" w:eastAsia="Times New Roman" w:hAnsi="David" w:cs="David" w:hint="eastAsia"/>
          <w:b/>
          <w:i/>
          <w:snapToGrid w:val="0"/>
          <w:sz w:val="26"/>
          <w:szCs w:val="24"/>
          <w:rtl/>
        </w:rPr>
        <w:t>ן</w:t>
      </w:r>
      <w:r w:rsidRPr="00E56613">
        <w:rPr>
          <w:rFonts w:ascii="David" w:eastAsia="Times New Roman" w:hAnsi="David" w:cs="David"/>
          <w:b/>
          <w:i/>
          <w:snapToGrid w:val="0"/>
          <w:sz w:val="26"/>
          <w:szCs w:val="24"/>
          <w:rtl/>
        </w:rPr>
        <w:t xml:space="preserve"> שכר החוזה, יהא הקבלן חייב בתשלום ההפרש למזמין והמזמין יהא זכאי לגבותו מהקבלן בכל דרך שיראה לנכון. המזמין יהיה זכאי לתבוע ולקבל הפרש זה או כל חלק ממנו מהקבלן בכל עת ואף לפני מועד השלמת העבודות ובדקן ובלבד שהתביעה תבוסס באומדן חתום ע"י המפקח.</w:t>
      </w:r>
    </w:p>
    <w:p w14:paraId="4BF8D36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הזכות למזמין לעשות שימוש מידי בזכויותיו לפי סעיף 24 ללא צורך בכל התראה מוקדמת גם בכל מקרה שהקבלן פושט את הרגל, או הגיש בקשה להקפאת הליכים או להסדר או סידור כלשהו עם או לטובת נושיו או שניתן לנגדו צו קבלת נכסים, או מונה לו או לנכסיו כונס או מפרק, זמני או קבוע, או אם הוגשה נגדו בקשת פירוק אשר לא בוטלה בתוך 30 יום ממועד שנמסרה לקבלן או ניתן צו או נתקבלה החלטה לפירוקו, או שאינו משלם את חובותיו או מתקשה בתשלומיו באופן שלפי שקול דעת המפקח או המזמין, עלול </w:t>
      </w:r>
      <w:r w:rsidRPr="00E56613">
        <w:rPr>
          <w:rFonts w:ascii="David" w:eastAsia="Times New Roman" w:hAnsi="David" w:cs="David"/>
          <w:b/>
          <w:i/>
          <w:snapToGrid w:val="0"/>
          <w:sz w:val="24"/>
          <w:szCs w:val="24"/>
          <w:rtl/>
        </w:rPr>
        <w:t>לפגוע בכושרו לממן ביצוע התחייבויותיו עפ"י חוזה זה, וכן במקרה שיש בידי המזמין הוכחות להנחת דעתו שהקבלן נתן או הציע, במישרין או בעקיפין, בעצמו או ע"י אחרים, לאדם אחר, שוחד, מענק או כל טובת הנאה בקשר להשגת ההתקשרות עפ"י חוזה זה ו/או לכל דבר הקשור בבצועה.</w:t>
      </w:r>
    </w:p>
    <w:p w14:paraId="23D20F40"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C9FCA03"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בדיקות לצורך חשבונות ביניים</w:t>
      </w:r>
    </w:p>
    <w:p w14:paraId="2915C509"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4"/>
          <w:szCs w:val="24"/>
          <w:rtl/>
        </w:rPr>
        <w:t>ההסכם הנו פאושלי ובצוע העבודות מבוסס על החוזה ועל נספחיו. קצב התקדמות העבודה על פי לוח הזמנים והשלבים, ועמידת הקבלן בהתחייבויותיו על פי חוזה זה, יקבעו על סמך העקרונות הבאים:-</w:t>
      </w:r>
    </w:p>
    <w:p w14:paraId="4334ABF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בדיקת חשבונות הביניים תיעשה בהתאם להתקדמות הביצוע עפ"י לוח הזמנים ולוח התשלומים.</w:t>
      </w:r>
    </w:p>
    <w:p w14:paraId="56B6A17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בדיקות למטרת חשבון חלקי אין מהוות אשור על טיב העבודות או אישור לכך שהעבודות נעשו בהתאם לנספחים.</w:t>
      </w:r>
    </w:p>
    <w:p w14:paraId="375E021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של מחלוקת בכל הנוגע לבדיקות ולתוצאותיהן יכריע המפקח.</w:t>
      </w:r>
    </w:p>
    <w:p w14:paraId="2C820ED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4"/>
          <w:szCs w:val="24"/>
          <w:rtl/>
        </w:rPr>
        <w:t>תכנית מדידה לאחר ביצוע תעודכן ותבוצע ע"י מודד מטעם הקבלן (על חשבון הקבלן) עם התקדמות (</w:t>
      </w:r>
      <w:r w:rsidRPr="00E56613">
        <w:rPr>
          <w:rFonts w:ascii="David" w:eastAsia="Times New Roman" w:hAnsi="David" w:cs="David"/>
          <w:b/>
          <w:i/>
          <w:snapToGrid w:val="0"/>
          <w:sz w:val="24"/>
          <w:szCs w:val="24"/>
        </w:rPr>
        <w:t>AS MADE</w:t>
      </w:r>
      <w:r w:rsidRPr="00E56613">
        <w:rPr>
          <w:rFonts w:ascii="David" w:eastAsia="Times New Roman" w:hAnsi="David" w:cs="David"/>
          <w:b/>
          <w:i/>
          <w:snapToGrid w:val="0"/>
          <w:sz w:val="24"/>
          <w:szCs w:val="24"/>
          <w:rtl/>
        </w:rPr>
        <w:t>) בכל שלב ושלב ובכל הנוגע לעבודות הקבלן לרבות לאחר ביצוע היסודות, לאחר יציקת ריצפת קומת קרקע, לאחר יציקת כל תקרת ביניים, מערכות ת"ק (קווי מים, ביוב, ניקוז, תאורה, חשמל תקשורת וכד') וכן ביצוע עבודות פיתוח לרבות כבישים, מדרכות וכו' בכל שלב שיידרש ע"י המפקח, לדוגמא: עם מיקום אבני שפה וכד'. המדידה והתוכניות יבוצעו ע"י מודד מוסמך אשר יאושר מראש ובכתב ע"י המזמין וע"ח הקבלן. למזמין שמורה הזכות שלא לאשר מודד מבלי צורך לתת הסבר לקבלן. הגשת תכניות כאמור הינה תנאי מוקדם לבדיקה ואישור חשבונות ביניים.</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לפני </w:t>
      </w:r>
      <w:r w:rsidR="00EB50C8">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בואו לבצע בדיקה או לאשר בדיקה, רשאי  המפקח ליתן הודעה מראש לקבלן על כוונתו לעשות כן ועל המועד הרצוי לו, והקבלן מתחייב להיות נוכח במועד הנקוב או לשלוח ממלא מקום לצורך זה, לסייע למפקח לבצע את הבדיקות הדרושות, לספק את כוח האדם והאמצעים הדרושים לצורך הבדיקות ולהמציא את הפרטים הדרושים בקשר לכך.</w:t>
      </w:r>
    </w:p>
    <w:p w14:paraId="1480C8B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נכח הקבלן או ממלא מקומו במועד הנקוב לצורך בצוע הבדיקות  - רשאי המפקח לדחות מועד בצוע הבדיקות או לבצען בהעדרם, ויהיו רואים את תוצאות הבדיקות כפי שאושרו ע"י המפקח כתוצאותיהן הנכונות של הבדיקות והקבלן לא יהא רשאי לערער עליהן.</w:t>
      </w:r>
    </w:p>
    <w:p w14:paraId="2BA1EB0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נכח הקבלן או ממלא מקומו בשעת בצוע הבדיקות כאמור, רשאי הוא לערער בכתב תוך 48 שעות על כל תוצאה שנקבעה והמפקח יקבע מועד לבצוע הבדיקה מחדש. בדיקה שבוצעה מחדש תהיה סופית וללא עוררין כפי שנקבעה ע"י המפקח.</w:t>
      </w:r>
    </w:p>
    <w:p w14:paraId="7DC33D3E"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tl/>
        </w:rPr>
      </w:pPr>
    </w:p>
    <w:p w14:paraId="46116677"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Pr>
      </w:pPr>
      <w:r w:rsidRPr="00E56613">
        <w:rPr>
          <w:rFonts w:ascii="David" w:eastAsia="Times New Roman" w:hAnsi="David" w:cs="David"/>
          <w:bCs/>
          <w:i/>
          <w:snapToGrid w:val="0"/>
          <w:sz w:val="26"/>
          <w:szCs w:val="24"/>
          <w:u w:val="single"/>
          <w:rtl/>
        </w:rPr>
        <w:t>ניקוי העבודות ופנוי האתר</w:t>
      </w:r>
    </w:p>
    <w:p w14:paraId="2494AF4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כל העבודות, יהיה הקבלן חייב לנקות ולפנות על חשבונו הוא את האתר מכל ציוד מתקנים אמצעים פסולת שיירי בנין וחומרים אחרים - בין אם הם נובעים מהעבודות ובין אם נובעים מקבלנים מיוחדים ו/או אחרים - ולהשאיר האתר נקי כשסביבתו מיושרת הכול לשביעת רצונו של המפקח. מבלי לגרוע מכלליות האמור לעיל - על הקבלן לנקות ולהוריד כל כתמי צבע או נוזלים אחרים וכן סימני לכלוך אחרים ועקבותיהם מחלקי העבודות השונים, ועליו להשאיר את כל העבודות מושלמות נקיות ומוכנות לשימוש.</w:t>
      </w:r>
    </w:p>
    <w:p w14:paraId="7715450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זימון </w:t>
      </w:r>
      <w:r w:rsidR="0037469F" w:rsidRPr="00E56613">
        <w:rPr>
          <w:rFonts w:ascii="David" w:eastAsia="Times New Roman" w:hAnsi="David" w:cs="David" w:hint="cs"/>
          <w:snapToGrid w:val="0"/>
          <w:sz w:val="24"/>
          <w:szCs w:val="24"/>
          <w:rtl/>
        </w:rPr>
        <w:t>לפרוטוקו</w:t>
      </w:r>
      <w:r w:rsidR="0037469F" w:rsidRPr="00E56613">
        <w:rPr>
          <w:rFonts w:ascii="David" w:eastAsia="Times New Roman" w:hAnsi="David" w:cs="David" w:hint="eastAsia"/>
          <w:snapToGrid w:val="0"/>
          <w:sz w:val="24"/>
          <w:szCs w:val="24"/>
          <w:rtl/>
        </w:rPr>
        <w:t>ל</w:t>
      </w:r>
      <w:r w:rsidRPr="00E56613">
        <w:rPr>
          <w:rFonts w:ascii="David" w:eastAsia="Times New Roman" w:hAnsi="David" w:cs="David"/>
          <w:snapToGrid w:val="0"/>
          <w:sz w:val="24"/>
          <w:szCs w:val="24"/>
          <w:rtl/>
        </w:rPr>
        <w:t xml:space="preserve"> מסירה ראשוני לדייר יתבצע ע"י הקבלן רק לאחר קבלת אישור על  השלמת העבודות </w:t>
      </w:r>
      <w:r w:rsidR="0037469F" w:rsidRPr="00E56613">
        <w:rPr>
          <w:rFonts w:ascii="David" w:eastAsia="Times New Roman" w:hAnsi="David" w:cs="David" w:hint="cs"/>
          <w:snapToGrid w:val="0"/>
          <w:sz w:val="24"/>
          <w:szCs w:val="24"/>
          <w:rtl/>
        </w:rPr>
        <w:t>המפורטות</w:t>
      </w:r>
      <w:r w:rsidRPr="00E56613">
        <w:rPr>
          <w:rFonts w:ascii="David" w:eastAsia="Times New Roman" w:hAnsi="David" w:cs="David"/>
          <w:snapToGrid w:val="0"/>
          <w:sz w:val="24"/>
          <w:szCs w:val="24"/>
          <w:rtl/>
        </w:rPr>
        <w:t xml:space="preserve"> בנספח 3.1.42 – "צ'ק ליסט לאישור דירות לפני פרוטוקול ראשוני"  ע"י הפיקוח.</w:t>
      </w:r>
    </w:p>
    <w:p w14:paraId="06052E21"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0FC757B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לעיל, לקראת מסירת כל דירה לרוכש, על הקבלן לבצע ניקיון יסודי של הדירה והשטחים הציבוריים </w:t>
      </w:r>
      <w:r w:rsidRPr="00E56613">
        <w:rPr>
          <w:rFonts w:ascii="David" w:eastAsia="Times New Roman" w:hAnsi="David" w:cs="David" w:hint="cs"/>
          <w:snapToGrid w:val="0"/>
          <w:sz w:val="24"/>
          <w:szCs w:val="24"/>
          <w:rtl/>
        </w:rPr>
        <w:t xml:space="preserve">לרבות הגנות, כיסויים נדרשים ונעלית דירות/קומות </w:t>
      </w:r>
      <w:r w:rsidRPr="00E56613">
        <w:rPr>
          <w:rFonts w:ascii="David" w:eastAsia="Times New Roman" w:hAnsi="David" w:cs="David"/>
          <w:snapToGrid w:val="0"/>
          <w:sz w:val="24"/>
          <w:szCs w:val="24"/>
          <w:rtl/>
        </w:rPr>
        <w:t>באמצעות חברת ניקיון בעלת יכולת וניסיון מוכח שתאושר ע"י המפקח כאמור בסעיף 5.9 לעיל.</w:t>
      </w:r>
    </w:p>
    <w:p w14:paraId="6D7CFC5E"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p>
    <w:p w14:paraId="6EEA89C6"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מהוראות סעיף 26, על סעיפי המשנה בו, הקבלן מתחייב להעמיד מכולה, בגודל ובמיקום שיורה לו המפקח, לתקופת שמתחילת אכלוס הבניין ועד חודשיים לאחר סיום אכלוס הבניין, לשימוש הדיירים ולפינוי כל פסולת שהיא שתיווצר במהלך האכלוס. הקבלן יוודא כי המכולה תרוקן באופן שוטף ובפרטו מיד עם התמלאותה. </w:t>
      </w:r>
    </w:p>
    <w:p w14:paraId="36B452D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נמסרו לפי דרישת המזמין חלקים של העבודות קודם לגמר כל העבודות תחולנה הוראות סעיף זה על חלקי העבודות שנמסרו. האמור בסעיף זה מתייחס גם לכל הנוגע לעבודות קבלנים מיוחדים.</w:t>
      </w:r>
    </w:p>
    <w:p w14:paraId="3EDBAB5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יבצע האמור בסעיף 26.1 לעיל באופן שוטף במהלך בצוע העבודות לפחות אחת ליום, ומבלי לגרוע מהאמור לעיל בכל מועד ואופן שהמפקח יורה.</w:t>
      </w:r>
    </w:p>
    <w:p w14:paraId="0C493E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לא ישפוך עודפי חומרים ואשפה אלא במקום שהרשות המוסמכת המתאימה הרשתה זאת, ויקפיד כי הובלת חומרים ואמצעים לאתר וממנו תיעשה ללא השלכת פסולת, נזילות וכתמים ומבלי שייגרמו נזקים בדרכים ובשטחים פרטיים וציבוריים ויהיה חייב לשפות את המזמין בגין כל דרישה, תביעה והליכים משפטיים, במידה וינקטו כנגד המזמין, בגין הפרת התחייבותו דלעיל של הקבלן. בכל מקרה  אין לקבור פסולת באתר. לפי דרישת המזמין, ימציא הקבלן אישור בדבר התקשרותו עם אתר פסולת מאושר לצורך הטמנת הפסולת מחוץ לאתר.</w:t>
      </w:r>
    </w:p>
    <w:p w14:paraId="70F3D93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שעל הקבלן לבצע לפי סעיף זה יהיה על חשבונו.</w:t>
      </w:r>
    </w:p>
    <w:p w14:paraId="55E1C895" w14:textId="77777777" w:rsidR="00E56613" w:rsidRPr="00E56613" w:rsidRDefault="00E56613" w:rsidP="00E56613">
      <w:pPr>
        <w:spacing w:before="0" w:beforeAutospacing="0" w:after="0" w:afterAutospacing="0" w:line="360" w:lineRule="auto"/>
        <w:ind w:left="1480" w:hanging="660"/>
        <w:jc w:val="both"/>
        <w:rPr>
          <w:rFonts w:ascii="David" w:eastAsia="Times New Roman" w:hAnsi="David" w:cs="David"/>
          <w:snapToGrid w:val="0"/>
          <w:sz w:val="24"/>
          <w:szCs w:val="24"/>
          <w:rtl/>
        </w:rPr>
      </w:pPr>
    </w:p>
    <w:p w14:paraId="51D8EAA6"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השלמת העבודות ומסירתן</w:t>
      </w:r>
    </w:p>
    <w:p w14:paraId="09AEB91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בגמר העבודות יודיע הקבלן בכתב למפקח כי העבודות מוכנות למסירה, ותוך 7 ימים מקבלת ההודעה יבקר המפקח באתר ויערוך פרטיכל המתייחס למידת גמר העבודות ומצבן.</w:t>
      </w:r>
    </w:p>
    <w:p w14:paraId="0EFECE6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יאשר את השלמת העבודות, רק בהתמלא  כלל התנאים הבאים:-</w:t>
      </w:r>
    </w:p>
    <w:p w14:paraId="6041A16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העבודות, לרבות השנויים, הושלמו לשביעת רצונו של המפקח היועצים והמתכננים ועמדו במבחני קבלה כפי שיקבע המפקח.</w:t>
      </w:r>
    </w:p>
    <w:p w14:paraId="50D9F802"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העבודות עמדו בכל הבדיקות והמבחנים הנדרשים עפ"י חוזה זה ועפ"י כל דין וניתנו כל האישורים הנדרשים  לתקינותן המלאה ולתפעולן לרבות אישור בודק חשמל מוסמך, המתכנן, הרשות המקומית וטופס 4 רלוונטי.</w:t>
      </w:r>
    </w:p>
    <w:p w14:paraId="550C4DC6"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בצע את התחייבותו לפי סעיף 26 לעיל.</w:t>
      </w:r>
    </w:p>
    <w:p w14:paraId="5410981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תקן על חשבונו כל נזק שנגרם כתוצאה מהעבודות ושהוא אחראי לתיקונו.</w:t>
      </w:r>
    </w:p>
    <w:p w14:paraId="1BA7B18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למפקח את התוכנית  </w:t>
      </w:r>
      <w:r w:rsidRPr="00E56613">
        <w:rPr>
          <w:rFonts w:ascii="David" w:eastAsia="Times New Roman" w:hAnsi="David" w:cs="David"/>
          <w:b/>
          <w:i/>
          <w:snapToGrid w:val="0"/>
          <w:sz w:val="26"/>
          <w:szCs w:val="24"/>
        </w:rPr>
        <w:t>e</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d</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m</w:t>
      </w:r>
      <w:r w:rsidRPr="00E56613">
        <w:rPr>
          <w:rFonts w:ascii="David" w:eastAsia="Times New Roman" w:hAnsi="David" w:cs="David"/>
          <w:b/>
          <w:i/>
          <w:snapToGrid w:val="0"/>
          <w:sz w:val="26"/>
          <w:szCs w:val="24"/>
          <w:rtl/>
        </w:rPr>
        <w:t xml:space="preserve">  </w:t>
      </w:r>
      <w:r w:rsidRPr="00E56613">
        <w:rPr>
          <w:rFonts w:ascii="David" w:eastAsia="Times New Roman" w:hAnsi="David" w:cs="David"/>
          <w:b/>
          <w:i/>
          <w:snapToGrid w:val="0"/>
          <w:sz w:val="26"/>
          <w:szCs w:val="24"/>
        </w:rPr>
        <w:t>s</w:t>
      </w:r>
      <w:r w:rsidRPr="00E56613">
        <w:rPr>
          <w:rFonts w:ascii="David" w:eastAsia="Times New Roman" w:hAnsi="David" w:cs="David"/>
          <w:b/>
          <w:i/>
          <w:snapToGrid w:val="0"/>
          <w:sz w:val="26"/>
          <w:szCs w:val="24"/>
          <w:rtl/>
        </w:rPr>
        <w:t> </w:t>
      </w:r>
      <w:r w:rsidRPr="00E56613">
        <w:rPr>
          <w:rFonts w:ascii="David" w:eastAsia="Times New Roman" w:hAnsi="David" w:cs="David"/>
          <w:b/>
          <w:i/>
          <w:snapToGrid w:val="0"/>
          <w:sz w:val="26"/>
          <w:szCs w:val="24"/>
        </w:rPr>
        <w:t>a</w:t>
      </w:r>
      <w:r w:rsidRPr="00E56613">
        <w:rPr>
          <w:rFonts w:ascii="David" w:eastAsia="Times New Roman" w:hAnsi="David" w:cs="David"/>
          <w:b/>
          <w:i/>
          <w:snapToGrid w:val="0"/>
          <w:sz w:val="26"/>
          <w:szCs w:val="24"/>
          <w:rtl/>
        </w:rPr>
        <w:t xml:space="preserve"> ("תוכניות עדות") בהתאם להוראות סעיף 21.11 לעיל, ואת מפות המדידה שתידרשנה ע"י הועדה המקומית/הרשות המקומית כשהן חתומות ע"י מודד מוסמך.</w:t>
      </w:r>
    </w:p>
    <w:p w14:paraId="0B525599"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ו/או לרוכשי היחידות במבנה הוראות תחזוקה ושימוש בהתאם לחוק המכר (דירות) לרבות באשר לרכוש המשותף.</w:t>
      </w:r>
    </w:p>
    <w:p w14:paraId="70AA81FB" w14:textId="77777777" w:rsidR="00E56613" w:rsidRPr="00E56613" w:rsidRDefault="00E56613" w:rsidP="00E56613">
      <w:pPr>
        <w:spacing w:before="0" w:beforeAutospacing="0" w:after="0" w:afterAutospacing="0" w:line="240" w:lineRule="auto"/>
        <w:ind w:left="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על הקבלן להעביר למפקח עותק מהוראות התחזוקה והשימוש לאישורו.  </w:t>
      </w:r>
    </w:p>
    <w:p w14:paraId="58496B4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מסר למזמין ולרוכשים במסגרת תיק המסירה, את תעודות האחריות לבדק אשר נתקבלו מהספקים השונים .</w:t>
      </w:r>
    </w:p>
    <w:p w14:paraId="13A453D7"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Pr>
      </w:pPr>
      <w:r w:rsidRPr="00E56613">
        <w:rPr>
          <w:rFonts w:ascii="David" w:eastAsia="Times New Roman" w:hAnsi="David" w:cs="David"/>
          <w:snapToGrid w:val="0"/>
          <w:sz w:val="26"/>
          <w:szCs w:val="24"/>
          <w:rtl/>
        </w:rPr>
        <w:t>קבלת כל האישורים בדבר תקינות כל הבדיקות המתחייבות עפ"י חוזה זה ועפ"י כל דין לרבות</w:t>
      </w:r>
      <w:r w:rsidRPr="00E56613">
        <w:rPr>
          <w:rFonts w:ascii="David" w:eastAsia="Times New Roman" w:hAnsi="David" w:cs="David"/>
          <w:b/>
          <w:i/>
          <w:snapToGrid w:val="0"/>
          <w:sz w:val="26"/>
          <w:szCs w:val="24"/>
          <w:rtl/>
        </w:rPr>
        <w:t xml:space="preserve"> אישור רשויות ו/או גופים מוסמכים נוספים בדבר גמר העבודות ובכללם: אישור בזק, חברת החשמל, טל"כ ומע"צ.</w:t>
      </w:r>
    </w:p>
    <w:p w14:paraId="22310D90"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ביחידות הדיור במבנה בוצע נקיון מקיף בהתאם לנהלי החברה</w:t>
      </w:r>
      <w:r w:rsidRPr="00E56613">
        <w:rPr>
          <w:rFonts w:ascii="David" w:eastAsia="Times New Roman" w:hAnsi="David" w:cs="David" w:hint="cs"/>
          <w:b/>
          <w:i/>
          <w:snapToGrid w:val="0"/>
          <w:sz w:val="26"/>
          <w:szCs w:val="24"/>
          <w:rtl/>
        </w:rPr>
        <w:t>.</w:t>
      </w:r>
    </w:p>
    <w:p w14:paraId="4EE21877"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בכל הנוגע למוכנת הדירה למסירה או אי מוכנותה, מצבה, מידת גמר העבודות ומלוי התנאים הנזכרים בסעיף 27.2 לעיל יהיה המפקח קובע בלעדית סופי</w:t>
      </w:r>
      <w:r w:rsidR="00CE0A1F">
        <w:rPr>
          <w:rFonts w:ascii="David" w:eastAsia="Times New Roman" w:hAnsi="David" w:cs="David"/>
          <w:b/>
          <w:i/>
          <w:snapToGrid w:val="0"/>
          <w:sz w:val="26"/>
          <w:szCs w:val="24"/>
          <w:rtl/>
        </w:rPr>
        <w:t>ת וללא עוררין והחלטתו ת</w:t>
      </w:r>
      <w:r w:rsidR="00CE0A1F">
        <w:rPr>
          <w:rFonts w:ascii="David" w:eastAsia="Times New Roman" w:hAnsi="David" w:cs="David" w:hint="cs"/>
          <w:b/>
          <w:i/>
          <w:snapToGrid w:val="0"/>
          <w:sz w:val="26"/>
          <w:szCs w:val="24"/>
          <w:rtl/>
        </w:rPr>
        <w:t>י</w:t>
      </w:r>
      <w:r w:rsidR="00CE0A1F">
        <w:rPr>
          <w:rFonts w:ascii="David" w:eastAsia="Times New Roman" w:hAnsi="David" w:cs="David"/>
          <w:b/>
          <w:i/>
          <w:snapToGrid w:val="0"/>
          <w:sz w:val="26"/>
          <w:szCs w:val="24"/>
          <w:rtl/>
        </w:rPr>
        <w:t xml:space="preserve">רשם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 xml:space="preserve"> הנ"ל.</w:t>
      </w:r>
    </w:p>
    <w:p w14:paraId="52D16E3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המפקח זכאי לסרב לקבל את העבודות אם לא הושלמו כאמור בסעיף 27.2 לעיל, או לקבלן בכפוף להשלמתן בעתיד לשביעות רצונו, ובמקרה אחרון זה תחולנה ההוראות הבאות:-</w:t>
      </w:r>
    </w:p>
    <w:p w14:paraId="477D02ED" w14:textId="77777777" w:rsidR="00E56613" w:rsidRPr="00E56613" w:rsidRDefault="00E56613" w:rsidP="00CE0A1F">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על הקבלן לבצע התיקונים בתוך המועד שיקבע לכך ע"י המפקח </w:t>
      </w:r>
      <w:r w:rsidR="00CE0A1F">
        <w:rPr>
          <w:rFonts w:ascii="David" w:eastAsia="Times New Roman" w:hAnsi="David" w:cs="David" w:hint="cs"/>
          <w:b/>
          <w:i/>
          <w:snapToGrid w:val="0"/>
          <w:sz w:val="26"/>
          <w:szCs w:val="24"/>
          <w:rtl/>
        </w:rPr>
        <w:t>בפרוטוק</w:t>
      </w:r>
      <w:r w:rsidR="00CE0A1F" w:rsidRPr="00E56613">
        <w:rPr>
          <w:rFonts w:ascii="David" w:eastAsia="Times New Roman" w:hAnsi="David" w:cs="David" w:hint="cs"/>
          <w:b/>
          <w:i/>
          <w:snapToGrid w:val="0"/>
          <w:sz w:val="26"/>
          <w:szCs w:val="24"/>
          <w:rtl/>
        </w:rPr>
        <w:t>ו</w:t>
      </w:r>
      <w:r w:rsidR="00CE0A1F" w:rsidRPr="00E56613">
        <w:rPr>
          <w:rFonts w:ascii="David" w:eastAsia="Times New Roman" w:hAnsi="David" w:cs="David" w:hint="eastAsia"/>
          <w:b/>
          <w:i/>
          <w:snapToGrid w:val="0"/>
          <w:sz w:val="26"/>
          <w:szCs w:val="24"/>
          <w:rtl/>
        </w:rPr>
        <w:t>ל</w:t>
      </w:r>
      <w:r w:rsidRPr="00E56613">
        <w:rPr>
          <w:rFonts w:ascii="David" w:eastAsia="Times New Roman" w:hAnsi="David" w:cs="David"/>
          <w:b/>
          <w:i/>
          <w:snapToGrid w:val="0"/>
          <w:sz w:val="26"/>
          <w:szCs w:val="24"/>
          <w:rtl/>
        </w:rPr>
        <w:t>.</w:t>
      </w:r>
    </w:p>
    <w:p w14:paraId="21E60F9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המזמין זכאי לעכב מהיתרה שתגיע לקבלן אותה עת את העבודות שטרם הושלמו, שעל הקבלן לבצע לפי קביעת המפקח, בתוספת 25%. במקרה כאמור רשאי המזמין אך לא חייב, שלא לעכב כאמור, אם תומצא למזמין ערבות בנקאית להנחת דעתו ובסכום שהמפקח יקבע.</w:t>
      </w:r>
    </w:p>
    <w:p w14:paraId="11F21238"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את התיקונים במועד, יהיה המזמין זכאי לבצעם על חשבון הקבלן ועל הקבלן לשלם את הוצאות התיקונים למזמין.</w:t>
      </w:r>
    </w:p>
    <w:p w14:paraId="0EB19E7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לאחר ביצוע האמור בס"ק 27.1 עד 27.4 לעיל, ימסור הקבלן, באישור המפקח, הודעת זימון לסיור באתר העבודות בדרג סמנכ"ל המזמין וסמנכ"ל הקבלן. מועד הסיור יתואם בין הסמנכ"לים הנ"ל. במהלך הסיור יוודא הקבלן כי העבודות הושלמו ואין ליקויים נראים לעין בעבודות.</w:t>
      </w:r>
    </w:p>
    <w:p w14:paraId="4F186CC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27.5 לעיל, יתואם סיור הנהלה באתר העבודות בדרג הנהלת המזמין והנהלת הקבלן, וזאת לצורך קבלת אישור הנהלת המזמין  להתחלת מסירות השטחים המשותפים ויחידות הדיור לרוכשיהן.</w:t>
      </w:r>
    </w:p>
    <w:p w14:paraId="771207A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לאחר ביצוע האמור בס"ק 27.6 לעיל וקבלת אישור הנהלת המזמין, תבוצע תחילה מסירה של השטחים המשותפים, המערכות והמעליות בבניין לנציגות ראשונה של דיירי הבניין, ורק לאחר מכן תחל מסירת דירות לרוכשי דירות בבניין.</w:t>
      </w:r>
    </w:p>
    <w:p w14:paraId="09BD5B9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המזמין רשאי לוותר ו/או לבקש לבצע במקביל, כ"א מהתהליכים המפורטים בס"ק 27.5 עד 27.7 לעיל, ובכל מקרה מובהר כי אין באישורים ו/או ההליכים כאמור לגרוע מאחריות הקבלן על פי הסכם זה ו/או הדין, ואין בהם משום אישור לאיכות ו/או טיב ו/או העדר ליקויים בעבודות.</w:t>
      </w:r>
    </w:p>
    <w:p w14:paraId="406F0D9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תאריך קבלת החזקה באותו שלב ע"י המזמין ו/או רוכשי הדירות, ללא כל הסתייגות בדבר ליקויים ופגמים, לרבות חיבור סופי של המערכות שהותקנו במסגרת העבודות, למערכות עירוניות קיימות ובכפוף לאחזקת העבודות ע"י הקבלן, ועל חשבונו, עד למועד הקבלה כאמור</w:t>
      </w:r>
      <w:r w:rsidRPr="00E56613">
        <w:rPr>
          <w:rFonts w:ascii="David" w:eastAsia="Times New Roman" w:hAnsi="David" w:cs="David"/>
          <w:bCs/>
          <w:i/>
          <w:snapToGrid w:val="0"/>
          <w:sz w:val="26"/>
          <w:szCs w:val="24"/>
          <w:rtl/>
        </w:rPr>
        <w:t>, ייחשב לתאריך גמר העבודות ולמועד בו תחל תקופת הבדק</w:t>
      </w:r>
      <w:r w:rsidRPr="00E56613">
        <w:rPr>
          <w:rFonts w:ascii="David" w:eastAsia="Times New Roman" w:hAnsi="David" w:cs="David"/>
          <w:b/>
          <w:i/>
          <w:snapToGrid w:val="0"/>
          <w:sz w:val="26"/>
          <w:szCs w:val="24"/>
          <w:rtl/>
        </w:rPr>
        <w:t xml:space="preserve"> וזאת מבלי לגרוע מכל יתר התחייבויותיו של הקבלן עפ"י הסכם זה, לרבות המצאת תעודת גמר מהעירייה ו/או הועדה המקומית (טופס 5).</w:t>
      </w:r>
    </w:p>
    <w:p w14:paraId="7F6A197F"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הזכות למזמין לדרוש מהקבלן למסור למזמין חלקים של העבודות עוד לפני השלמת כל העבודות, ועל הקבלן למלא אחר דרישות המזמין. במקרה זה תחולנה הוראות החוזה המתייחסות להשלמת בצוע העבודות ומסירתן, בשנויים המחויבים, על חלקי העבודות הנמסרים.</w:t>
      </w:r>
    </w:p>
    <w:p w14:paraId="246118B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יטפל בעצמו ועל אחריותו בקבלת טפסי 4 ובקבלת תעודות גמר מהרשות המקומית לביצוע כל חלק מהעבודות ובביצוע תיקונים והשלמות עפ"י דרישות הרשות המקומית.</w:t>
      </w:r>
    </w:p>
    <w:p w14:paraId="3BFD2C5F" w14:textId="77777777" w:rsidR="00E56613" w:rsidRPr="00E56613" w:rsidRDefault="00E56613" w:rsidP="00E56613">
      <w:pPr>
        <w:spacing w:before="120" w:beforeAutospacing="0" w:after="120" w:afterAutospacing="0" w:line="240" w:lineRule="auto"/>
        <w:ind w:left="360"/>
        <w:jc w:val="both"/>
        <w:outlineLvl w:val="1"/>
        <w:rPr>
          <w:rFonts w:ascii="David" w:eastAsia="Times New Roman" w:hAnsi="David" w:cs="David"/>
          <w:b/>
          <w:i/>
          <w:snapToGrid w:val="0"/>
          <w:sz w:val="26"/>
          <w:szCs w:val="24"/>
        </w:rPr>
      </w:pPr>
    </w:p>
    <w:p w14:paraId="7A9C0BD4"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בדק</w:t>
      </w:r>
    </w:p>
    <w:p w14:paraId="4F7EC39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4"/>
          <w:szCs w:val="24"/>
          <w:rtl/>
        </w:rPr>
      </w:pPr>
      <w:r w:rsidRPr="00E56613">
        <w:rPr>
          <w:rFonts w:ascii="David" w:eastAsia="Times New Roman" w:hAnsi="David" w:cs="David"/>
          <w:b/>
          <w:i/>
          <w:snapToGrid w:val="0"/>
          <w:sz w:val="26"/>
          <w:szCs w:val="24"/>
          <w:rtl/>
        </w:rPr>
        <w:t xml:space="preserve">הקבלן מקבל על עצמו את כל התחייבויות המזמין כלפי הרוכשים בכל הקשור לביצוע והשלמת הדירות, ולמילוי חובותיו עפ"י חוק המכר (דירות) מבחינת טיב, בדק ואחריות. </w:t>
      </w:r>
    </w:p>
    <w:p w14:paraId="4D236B2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הקבלן מתחייב לנהל, בעצמו ועל חשבונו, את הטיפול בשינויי רוכשים ובתלונות רוכשים באמצעות מערכת ממוחשבת.</w:t>
      </w:r>
    </w:p>
    <w:p w14:paraId="62D18596"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במערכת הממוחשבת כאמור יתועדו ויישמרו כל התכתובות (מייל, פקס, מכתבים וכו') בין הקבלן לבין הרוכשים/הדיירים, המפקח והמזמין, בקשר עם פניות הרוכשים/דיירים וכן יתועדו תרשומות מסודרות של כל הפניות הטלפוניות של הרוכשים/דיירים בעניינים כאמור.</w:t>
      </w:r>
    </w:p>
    <w:p w14:paraId="1AFEB8F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העתק מכל תכתובת ו/או פניה כאמור יועבר מייד עם קבלתה למפקח ולמזמין.</w:t>
      </w:r>
    </w:p>
    <w:p w14:paraId="390A9DAB"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כן יתועדו באופן מפורט במערכת הממוחשבת כל הפעולות שהקבלן נקט בטיפול בפניות ומועדן.</w:t>
      </w:r>
    </w:p>
    <w:p w14:paraId="674F7CF7"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דו"ח המרכז את סטאטוס המעקב והטיפול בכל פניה, יועבר על ידי הקבלן למפקח ולמזמין בתדירות אשר תיקבע ע"י המפקח ו/או המזמין.</w:t>
      </w:r>
    </w:p>
    <w:p w14:paraId="6F79F362"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לקבל מראש את אישור המזמין לפרטי פורמט ניהול המידע של המערכת הממוחשבת וכן לפורמט דו"ח המעקב כאמור. המפקח ו/או המזמין יהיו רשאים להורות לקבלן לשנות את פורמט ניהול מידע ו/או דו"ח המעקב כאמור והקבלן יפעל בהתאם להוראות ולהנחיות המפקח ו/או המזמין כאמור, מיד עם קבלתן והכל על חשבונו.</w:t>
      </w:r>
    </w:p>
    <w:p w14:paraId="347AE6C5" w14:textId="77777777" w:rsidR="00E56613" w:rsidRPr="00E56613" w:rsidRDefault="00E56613" w:rsidP="00E56613">
      <w:pPr>
        <w:spacing w:before="120" w:beforeAutospacing="0" w:after="120" w:afterAutospacing="0" w:line="240" w:lineRule="auto"/>
        <w:ind w:left="964"/>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על הקבלן לחבר, בעצמו ועל חשבונו ובתאום עם המזמין והמפקח, את המערכת הממוחשבת הנ"ל למחשב אשר במשרדי המפקח והמזמין (לצורך צפייה והפקת דו"חות בלבד).</w:t>
      </w:r>
    </w:p>
    <w:p w14:paraId="69F3EA4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בנוסף לאמור לעיל, הקבלן מתחייב להעמיד, מיד עם תחילת האכלוס, מוקד טלפוני מתאים לקבלת תלונות הדיירים. מענה ביצועי לתלונות </w:t>
      </w:r>
      <w:r w:rsidRPr="00E56613">
        <w:rPr>
          <w:rFonts w:ascii="David" w:eastAsia="Times New Roman" w:hAnsi="David" w:cs="David" w:hint="cs"/>
          <w:b/>
          <w:i/>
          <w:snapToGrid w:val="0"/>
          <w:sz w:val="26"/>
          <w:szCs w:val="24"/>
          <w:rtl/>
        </w:rPr>
        <w:t xml:space="preserve">ותקלות המונעות שימוש סביר בדירה (נזילות חמורות, תקלות </w:t>
      </w:r>
      <w:r w:rsidR="00CE0A1F" w:rsidRPr="00E56613">
        <w:rPr>
          <w:rFonts w:ascii="David" w:eastAsia="Times New Roman" w:hAnsi="David" w:cs="David" w:hint="cs"/>
          <w:b/>
          <w:i/>
          <w:snapToGrid w:val="0"/>
          <w:sz w:val="26"/>
          <w:szCs w:val="24"/>
          <w:rtl/>
        </w:rPr>
        <w:t>תפקוד</w:t>
      </w:r>
      <w:r w:rsidRPr="00E56613">
        <w:rPr>
          <w:rFonts w:ascii="David" w:eastAsia="Times New Roman" w:hAnsi="David" w:cs="David" w:hint="cs"/>
          <w:b/>
          <w:i/>
          <w:snapToGrid w:val="0"/>
          <w:sz w:val="26"/>
          <w:szCs w:val="24"/>
          <w:rtl/>
        </w:rPr>
        <w:t xml:space="preserve"> במערכת הביוב והמים ו/או תקלות חשמל מהותיות </w:t>
      </w:r>
      <w:r w:rsidRPr="00E56613">
        <w:rPr>
          <w:rFonts w:ascii="David" w:eastAsia="Times New Roman" w:hAnsi="David" w:cs="David"/>
          <w:b/>
          <w:i/>
          <w:snapToGrid w:val="0"/>
          <w:sz w:val="26"/>
          <w:szCs w:val="24"/>
          <w:rtl/>
        </w:rPr>
        <w:t>יינתן תוך 24 שעות מקבלת התלונה במוקד</w:t>
      </w:r>
      <w:r w:rsidRPr="00E56613">
        <w:rPr>
          <w:rFonts w:ascii="David" w:eastAsia="Times New Roman" w:hAnsi="David" w:cs="David" w:hint="cs"/>
          <w:b/>
          <w:i/>
          <w:snapToGrid w:val="0"/>
          <w:sz w:val="26"/>
          <w:szCs w:val="24"/>
          <w:rtl/>
        </w:rPr>
        <w:t>.</w:t>
      </w:r>
      <w:r w:rsidRPr="00E56613">
        <w:rPr>
          <w:rFonts w:ascii="David" w:eastAsia="Times New Roman" w:hAnsi="David" w:cs="David"/>
          <w:b/>
          <w:i/>
          <w:snapToGrid w:val="0"/>
          <w:sz w:val="26"/>
          <w:szCs w:val="24"/>
          <w:rtl/>
        </w:rPr>
        <w:t xml:space="preserve"> יתר התקלות יתוקנו תוך זמן סביר בהתאם לנסיבות העניין ואופי התקלה. מעקב על הטיפול במוקד יעשה באמצעות המערכת הממוחשבת שהוזכרה לעיל. כמו כן הקבלן מתחייב למנות נציג מטעמו שירכז מול הרוכשים את התיאום והפיקוח והביקורת על אופן הטיפול בתלונות ופניות הרוכשים/דיירים. </w:t>
      </w:r>
    </w:p>
    <w:p w14:paraId="4D6EC5E2"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p>
    <w:p w14:paraId="2DAA5C20"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b/>
          <w:i/>
          <w:snapToGrid w:val="0"/>
          <w:sz w:val="26"/>
          <w:szCs w:val="24"/>
          <w:rtl/>
        </w:rPr>
      </w:pPr>
    </w:p>
    <w:p w14:paraId="7B9CF61D"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4F9AA31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תקופות הבדק והאחריות הינן כנקוב בנספח 3.1.1 או כל תקופה אחרת שנקבעה, אם נקבעה, במפרט המיוחד ( 3.1.2 ,3.1.2.1.) ומפרט טכני מזמין (3.1.31, 3.1.32) ולא פחות מהקבועה עפ"י כל דין ומניינה מתאריך מסירת כל יחידת דיור לרוכש ללא צורך בתיקונים ו/או מתום 6 חודשים מהמועד הקובע כאמור בסעיף 6.6.5 לעיל, לפי המאוחר מביניהם, ובאשר לרכוש המשותף - ממועד מסירתו לנציגות הבתים המשותפים היה וצוינו בפרוטוקול מסירה ליקויים, תחל תקופת הבדק לגבי אותם ליקויים ממועד תיקונם (להלן - "</w:t>
      </w:r>
      <w:r w:rsidRPr="00E56613">
        <w:rPr>
          <w:rFonts w:ascii="David" w:eastAsia="Times New Roman" w:hAnsi="David" w:cs="David"/>
          <w:bCs/>
          <w:i/>
          <w:snapToGrid w:val="0"/>
          <w:sz w:val="26"/>
          <w:szCs w:val="24"/>
          <w:rtl/>
        </w:rPr>
        <w:t>תקופת הבדק</w:t>
      </w:r>
      <w:r w:rsidRPr="00E56613">
        <w:rPr>
          <w:rFonts w:ascii="David" w:eastAsia="Times New Roman" w:hAnsi="David" w:cs="David"/>
          <w:b/>
          <w:i/>
          <w:snapToGrid w:val="0"/>
          <w:sz w:val="26"/>
          <w:szCs w:val="24"/>
          <w:rtl/>
        </w:rPr>
        <w:t>").</w:t>
      </w:r>
    </w:p>
    <w:p w14:paraId="7A702449"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בכל מקרה ועל אף האמור בכל מסמך נלווה או נספח, לא תפחת תקופת הבדק (כשהגדרה זאת כוללת כאמור גם את תקופת הבדק וגם את תקופת האחריות) מתקופות הבדק והאחריות המצטברות הנקובות בחוק המכר (דירות) על תיקוניו מעת לעת, אף אם העבודות או הפרויקט איננו לבניית דירה כהגדרתה בחוק הנ"ל.</w:t>
      </w:r>
    </w:p>
    <w:p w14:paraId="3B2D10C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נתגלו בתקופת הבדק נזקים, מגרעות או קלקולים בעבודות הנובעים לדעת המפקח מעבודה לקויה או מחומרים גרועים או פגומים, או נתגלתה רטיבות במעטפת הבניין והקבלן יקבל הודעה בכתב על כך מאת המזמין או המפקח, יהיה הקבלן חייב לתקן על חשבונו מיידית את המגרעות, הקלקולים והנזקים או לבנות מחדש או להחליף על חשבונו, כל פריט מקולקל או פגום ולבצע את כל העבודות מתחייבות לשם כך (להלן - "</w:t>
      </w:r>
      <w:r w:rsidRPr="00E56613">
        <w:rPr>
          <w:rFonts w:ascii="David" w:eastAsia="Times New Roman" w:hAnsi="David" w:cs="David"/>
          <w:bCs/>
          <w:i/>
          <w:snapToGrid w:val="0"/>
          <w:sz w:val="26"/>
          <w:szCs w:val="24"/>
          <w:rtl/>
        </w:rPr>
        <w:t>עבודות בדק</w:t>
      </w:r>
      <w:r w:rsidRPr="00E56613">
        <w:rPr>
          <w:rFonts w:ascii="David" w:eastAsia="Times New Roman" w:hAnsi="David" w:cs="David"/>
          <w:b/>
          <w:i/>
          <w:snapToGrid w:val="0"/>
          <w:sz w:val="26"/>
          <w:szCs w:val="24"/>
          <w:rtl/>
        </w:rPr>
        <w:t>") וזאת מיד עם הדרישה.</w:t>
      </w:r>
    </w:p>
    <w:p w14:paraId="4AE9CA0F"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ליקוי שהתגלה בתקופת הבדק או התגלה לאחריה אך אירע בתקופת הבדק, יחשב  כאילו התגלה בתקופת הבדק.</w:t>
      </w:r>
    </w:p>
    <w:p w14:paraId="05F96F87"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הזכות למפקח להורות לקבלן את השיטה ולוח הזמנים לבצוע עבודות הבדק, ועל הקבלן למלא אחר הוראות המפקח, אך זאת מבלי שהדבר פוטר אותו מכל אחריות על פי סעיף זה.</w:t>
      </w:r>
    </w:p>
    <w:p w14:paraId="4D384BD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למרות האמור בסעיף זה לעיל יהיה על הקבלן לבצע כל עבודת בדק מיד ואף קודם לתום תקופת הבדק, בכל מקרה שהמגרעות או הקלקולים שנתגלו עלולים לפי קביעת המפקח לגרום נזק לעבודות או לכל חלק מהן או מונעים את אפשרות השימוש הסביר במקום בו יש לבצע התיקון או אחרת. במקרה זה יהיה על הקבלן ,לבצע מיד, במהירות וללא השהייה את כל התיקונים הנדרשים.</w:t>
      </w:r>
    </w:p>
    <w:p w14:paraId="03C30B2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בצוע עבודת בדק לא יפטור את הקבלן מאחריותו לתיקוני מגרעות או קלקולים, אם יתגלו מגרעת או קלקול כלשהם פעם נוספת בעבודות למרות התיקון שכבר בוצע על ידי הקבלן, ואפילו נתגלו לאחר תקופת הבדק. במקרה זה יהיה על הקבלן לתקן שנית את אותה מגרעת או אותו הקלקול והוראות סעיף זה תחולנה גם על תיקון נוסף כזה.</w:t>
      </w:r>
    </w:p>
    <w:p w14:paraId="6C8F4435" w14:textId="77777777" w:rsidR="00E56613" w:rsidRPr="00E56613" w:rsidRDefault="00E56613" w:rsidP="00E56613">
      <w:pPr>
        <w:spacing w:before="0" w:beforeAutospacing="0" w:after="0" w:afterAutospacing="0" w:line="240" w:lineRule="auto"/>
        <w:ind w:firstLine="792"/>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אין בהוראות סעיף זה כדי לגרוע מהוראות סעיף 19 וסעיף 28.6.</w:t>
      </w:r>
    </w:p>
    <w:p w14:paraId="4F38A72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נתגלה בכל עת שהיא ואף אם לאחר תום תקופת הבדק פגם בעבודות, הנובע מבצוע העבודות שלא בהתאם לנספחים, יהיה הקבלן חייב לתקן מיד את הפגם וכל הכרוך בו על חשבונו, ואם הפגם אינו ניתן לתקון יהיה הקבלן חייב בתשלום פיצויים למזמין.</w:t>
      </w:r>
    </w:p>
    <w:p w14:paraId="4B72685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בצע הקבלן איזה מהפעולות שעליו לבצע לפי סעיף 28 זה יהיה המזמין רשאי לעשותן בעצמו או ע"י קבלן אחר על חשבון הקבלן או להימנע מביצועם, ללא צורך בכל התראה. כל ההוצאות שהמזמין הוציא בבצוע הפעולות כאמור או ערכן של פעולות שלא בוצעו בתוספת של 20% שיחשבו כתקורה, הכול כפי שיקבע ע"י המפקח, ישולמו ע"י הקבלן למזמין מיד לפי דרישתו. המזמין יהיה רשאי לנכות או לקזז כל סכום על פי סעיף זה מכל סכום שיגיע לקבלן בכל זמן שהוא וכן יהיה המזמין רשאי לגבות את הסכום האמור בכל דרך אחרת לרבות על ידי הפעלת הערבות הבנקאית.</w:t>
      </w:r>
    </w:p>
    <w:p w14:paraId="7F1A19F6"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בכל מקרה שעקב בצוע עבודות הבדק נגרם נזק לעבודות אחרות או לרכוש אחר של המזמין, יהיה על  קבלן לתקן את כל הנדרש על מנת להשיב המצב לקדמותו ולפצות המזמין על כל נזק שנגרם לו והכול מיד עם דרישה כאמור.</w:t>
      </w:r>
    </w:p>
    <w:p w14:paraId="2762E755"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החובות המוטלות עפ"י חוזה זה על הקבלן בתקופת העבודות ולגבי העבודות ובצוען, וכל נזק ואחריות בקשר אליהם, יחולו בשנויים המחויבים, גם על עבודות הבדק שהקבלן יבצע לפי סעיף זה ותקופת ביצועם.</w:t>
      </w:r>
    </w:p>
    <w:p w14:paraId="18517030"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האמור לעיל בסעיף זה יחול, בשנויים המחויבים, גם על עבודות שבוצעו ע"י הקבלן במסגרת סעיף 15.3 ו- 15.6 לעיל.</w:t>
      </w:r>
    </w:p>
    <w:p w14:paraId="07499FC8"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כל מה שעל הקבלן לבצע לפי סעיף 28 יבוצע במועד ובאופן שתגרם הפרעה מינימאלית למזמין, ולרוכשים בתאום עם המפקח, בהתאם להוראותיו, לשביעות רצון המפקח ובהתאם להוראותיו, ובכל מקרה של מחלוקת בין הצדדים בכל עניין הנוגע לסעיף זה - יחליט המפקח.</w:t>
      </w:r>
    </w:p>
    <w:p w14:paraId="2E8373EE"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מוסכם כי בכל מקרה בו על הקבלן לבצע תיקון או לשאת בתשלום על פי סעיף זה והקבלן לא עשה כאמור מכל סיבה שהיא בין השאר עקב אי יכולתו הכלכלית, או עקב כניסתו להליכי פירוק, כינוס, הקפאה או כל הליך אחר הפוגע בכושרו למלא חיוביו על פי סעיף זה, ישלם הקבלן למזמין בנוסף לכל סעד על פי סעיף זה, פיצוי מוסכם בשיעור הקבוע בנספח 3.1.1 בהקשר זה לכל יחידת דיור בפרויקט שנכללה בעבודות. המזמין (/או מי מיחידיו בכפוף לקבלת הרשאה בין יחידי המזמין לבין עצמם), יהיה רשאי לעכב לקזז או לנכות את סכום הפיצוי המוסכם מכל סכום המגיע לקבלן מהמזמין. </w:t>
      </w:r>
    </w:p>
    <w:p w14:paraId="040334C0" w14:textId="77777777" w:rsidR="00E56613" w:rsidRPr="00E56613" w:rsidRDefault="00E56613" w:rsidP="00E56613">
      <w:pPr>
        <w:spacing w:before="120" w:beforeAutospacing="0" w:after="120" w:afterAutospacing="0" w:line="240" w:lineRule="auto"/>
        <w:jc w:val="both"/>
        <w:outlineLvl w:val="1"/>
        <w:rPr>
          <w:rFonts w:ascii="David" w:eastAsia="Times New Roman" w:hAnsi="David" w:cs="David"/>
          <w:b/>
          <w:i/>
          <w:snapToGrid w:val="0"/>
          <w:sz w:val="26"/>
          <w:szCs w:val="24"/>
        </w:rPr>
      </w:pPr>
    </w:p>
    <w:p w14:paraId="0A0B6193"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r w:rsidRPr="00E56613">
        <w:rPr>
          <w:rFonts w:ascii="David" w:eastAsia="Times New Roman" w:hAnsi="David" w:cs="David"/>
          <w:sz w:val="24"/>
          <w:szCs w:val="24"/>
          <w:rtl/>
        </w:rPr>
        <w:t>במקרה וניתנה הודעה בכתב על הקיזוז, עיכוב ו/או ניכוי כאמור, יחושב סכום הפיצוי הנ"ל לפי השער היציג הידוע ביום ההודעה כאמור.</w:t>
      </w:r>
    </w:p>
    <w:p w14:paraId="71AB043D" w14:textId="77777777" w:rsidR="00E56613" w:rsidRPr="00E56613" w:rsidRDefault="00E56613" w:rsidP="00E56613">
      <w:pPr>
        <w:spacing w:before="0" w:beforeAutospacing="0" w:after="0" w:afterAutospacing="0" w:line="240" w:lineRule="auto"/>
        <w:ind w:left="792"/>
        <w:jc w:val="both"/>
        <w:rPr>
          <w:rFonts w:ascii="David" w:eastAsia="Times New Roman" w:hAnsi="David" w:cs="David"/>
          <w:sz w:val="24"/>
          <w:szCs w:val="24"/>
          <w:rtl/>
        </w:rPr>
      </w:pPr>
    </w:p>
    <w:p w14:paraId="48CE8F1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מבלי לגרוע מהאמור לעיל, עבודות הבדק האמורות בסעיף 28, על סעיפי המשנה בו, תבוצענה אך ורק ע"י הגורם שביצע את העבודות עצמן, לפי העניין, במהלך הקמת הפרויקט.</w:t>
      </w:r>
    </w:p>
    <w:p w14:paraId="37538992" w14:textId="77777777" w:rsidR="00E56613" w:rsidRPr="00E56613" w:rsidRDefault="00E56613" w:rsidP="00E56613">
      <w:pPr>
        <w:spacing w:before="0" w:beforeAutospacing="0" w:after="0" w:afterAutospacing="0" w:line="240" w:lineRule="auto"/>
        <w:ind w:left="1649"/>
        <w:jc w:val="both"/>
        <w:rPr>
          <w:rFonts w:ascii="David" w:eastAsia="Times New Roman" w:hAnsi="David" w:cs="David"/>
          <w:sz w:val="24"/>
          <w:szCs w:val="24"/>
          <w:rtl/>
        </w:rPr>
      </w:pPr>
    </w:p>
    <w:p w14:paraId="1AD16C53"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F356E29"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הזכויות בפרויקט</w:t>
      </w:r>
    </w:p>
    <w:p w14:paraId="6FD01C1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למען הסר כל ספק, מוצהר ומוסכם כי לקבלן אין ולא תהיינה זכויות מכל סוג שהוא לרבות עיכבון במקרקעי הפרויקט ו/או בכל חלק מהם מכח חוזה זה על נספחיו, לרבות אך לא רק בדירות ו/או משרדים ו/או מתקנים ו/או חדרי טרנספורמציה ו/או תקשורת שיקים ו/או יבנה בפרויקט ו/או זכות כלשהי לקבל כספים בגין מכירתם ו/או השכרתם ו/או עשיית עסקה אחרת בהם עם צד ג' כלשהו.</w:t>
      </w:r>
    </w:p>
    <w:p w14:paraId="1DD1BE13"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מבלי לגרוע מהתחייבויות הקבלן להציב שמירה באתר ולנקוט בכל האמצעים בכדי למנוע פלישה לאתר,</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הקבל</w:t>
      </w:r>
      <w:r w:rsidR="00CE0A1F">
        <w:rPr>
          <w:rFonts w:ascii="David" w:eastAsia="Times New Roman" w:hAnsi="David" w:cs="David" w:hint="cs"/>
          <w:b/>
          <w:i/>
          <w:snapToGrid w:val="0"/>
          <w:sz w:val="26"/>
          <w:szCs w:val="24"/>
          <w:rtl/>
        </w:rPr>
        <w:t>ן</w:t>
      </w:r>
      <w:r w:rsidRPr="00E56613">
        <w:rPr>
          <w:rFonts w:ascii="David" w:eastAsia="Times New Roman" w:hAnsi="David" w:cs="David"/>
          <w:b/>
          <w:i/>
          <w:snapToGrid w:val="0"/>
          <w:sz w:val="26"/>
          <w:szCs w:val="24"/>
          <w:rtl/>
        </w:rPr>
        <w:t xml:space="preserve"> מתחייב לא לפעול נגד רוכש שפלש לאתר ו/או לדירה אלא בתיאום ובאישור מוקדם ובכתב מהמזמין. ובכל מקרה של פלישה כאמור, לדווח מיידית על כך למזמין ולמפקח.</w:t>
      </w:r>
    </w:p>
    <w:p w14:paraId="1275A92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46E73D98"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
          <w:i/>
          <w:snapToGrid w:val="0"/>
          <w:sz w:val="26"/>
          <w:szCs w:val="24"/>
          <w:rtl/>
        </w:rPr>
      </w:pPr>
      <w:r w:rsidRPr="00E56613">
        <w:rPr>
          <w:rFonts w:ascii="David" w:eastAsia="Times New Roman" w:hAnsi="David" w:cs="David"/>
          <w:bCs/>
          <w:i/>
          <w:snapToGrid w:val="0"/>
          <w:sz w:val="26"/>
          <w:szCs w:val="24"/>
          <w:u w:val="single"/>
          <w:rtl/>
        </w:rPr>
        <w:t>הפרה ותרופות</w:t>
      </w:r>
    </w:p>
    <w:p w14:paraId="3032D6CC"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צד אשר יפר או לא יקיים איזה מהתחייבויותיו לפי חוזה זה, יהיה חייב לפצות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את הצד המקיים על כל הנזקים וההפסדים שיגרמו לצד המקיים עקב כך, וזאת מבלי לפגוע בזכות המזמין לפיצויים קבועים מראש במקרה של אחור בהשלמת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העבודות כאמור בסעיף 10.5.2 לעיל.</w:t>
      </w:r>
    </w:p>
    <w:p w14:paraId="29671D23"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הפרה יסודית של חוזה זה תהיה כל אימת שהצדדים לא בצעו במועד התחייבות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 xml:space="preserve">יסודית  על פיו וכל הפרה יסודית אחרת כהגדרתה בחוזה זה ו/או במשמעה על פי </w:t>
      </w:r>
      <w:r w:rsidRPr="00E56613">
        <w:rPr>
          <w:rFonts w:ascii="David" w:eastAsia="Times New Roman" w:hAnsi="David" w:cs="David"/>
          <w:b/>
          <w:i/>
          <w:snapToGrid w:val="0"/>
          <w:color w:val="000000"/>
          <w:sz w:val="26"/>
          <w:szCs w:val="24"/>
          <w:rtl/>
        </w:rPr>
        <w:t xml:space="preserve"> </w:t>
      </w:r>
      <w:r w:rsidRPr="00E56613">
        <w:rPr>
          <w:rFonts w:ascii="David" w:eastAsia="Times New Roman" w:hAnsi="David" w:cs="David"/>
          <w:b/>
          <w:i/>
          <w:snapToGrid w:val="0"/>
          <w:sz w:val="26"/>
          <w:szCs w:val="24"/>
          <w:rtl/>
        </w:rPr>
        <w:t>הדין.</w:t>
      </w:r>
    </w:p>
    <w:p w14:paraId="73D59710" w14:textId="77777777" w:rsidR="00E56613" w:rsidRPr="00E56613" w:rsidRDefault="00E56613" w:rsidP="00CE0A1F">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בכל מקרה שעל הקבלן לבצע עבודות (לרבות עבודות בדק) או/וגם לנקוט באמצעים</w:t>
      </w:r>
      <w:r w:rsidR="00CE0A1F">
        <w:rPr>
          <w:rFonts w:ascii="David" w:eastAsia="Times New Roman" w:hAnsi="David" w:cs="David" w:hint="cs"/>
          <w:b/>
          <w:i/>
          <w:snapToGrid w:val="0"/>
          <w:sz w:val="26"/>
          <w:szCs w:val="24"/>
          <w:rtl/>
        </w:rPr>
        <w:t xml:space="preserve"> </w:t>
      </w:r>
      <w:r w:rsidRPr="00E56613">
        <w:rPr>
          <w:rFonts w:ascii="David" w:eastAsia="Times New Roman" w:hAnsi="David" w:cs="David"/>
          <w:b/>
          <w:i/>
          <w:snapToGrid w:val="0"/>
          <w:sz w:val="26"/>
          <w:szCs w:val="24"/>
          <w:rtl/>
        </w:rPr>
        <w:t xml:space="preserve">  כלשהם ו/או לשלם מס ו/או תשלום חובה ו/או הוצאה כלשהי שבאחריותו לשלם עפ"י חוזה זה למטרת העבודות והוא לא עשה כן, בתוך 14 יום ממועד קבלת דרישת המזמין בכתב והמזמין בצע עבודות אלה או נקט באמצעים כאמור בעצמו או ע"י אחרים או </w:t>
      </w:r>
      <w:r w:rsidR="00CE0A1F">
        <w:rPr>
          <w:rFonts w:ascii="David" w:eastAsia="Times New Roman" w:hAnsi="David" w:cs="David" w:hint="cs"/>
          <w:b/>
          <w:i/>
          <w:snapToGrid w:val="0"/>
          <w:sz w:val="26"/>
          <w:szCs w:val="24"/>
          <w:rtl/>
        </w:rPr>
        <w:t>ש</w:t>
      </w:r>
      <w:r w:rsidR="00CE0A1F">
        <w:rPr>
          <w:rFonts w:ascii="David" w:eastAsia="Times New Roman" w:hAnsi="David" w:cs="David"/>
          <w:b/>
          <w:i/>
          <w:snapToGrid w:val="0"/>
          <w:sz w:val="26"/>
          <w:szCs w:val="24"/>
          <w:rtl/>
        </w:rPr>
        <w:t>שיל</w:t>
      </w:r>
      <w:r w:rsidR="00CE0A1F">
        <w:rPr>
          <w:rFonts w:ascii="David" w:eastAsia="Times New Roman" w:hAnsi="David" w:cs="David" w:hint="cs"/>
          <w:b/>
          <w:i/>
          <w:snapToGrid w:val="0"/>
          <w:sz w:val="26"/>
          <w:szCs w:val="24"/>
          <w:rtl/>
        </w:rPr>
        <w:t>ם אותם</w:t>
      </w:r>
      <w:r w:rsidRPr="00E56613">
        <w:rPr>
          <w:rFonts w:ascii="David" w:eastAsia="Times New Roman" w:hAnsi="David" w:cs="David"/>
          <w:b/>
          <w:i/>
          <w:snapToGrid w:val="0"/>
          <w:sz w:val="26"/>
          <w:szCs w:val="24"/>
          <w:rtl/>
        </w:rPr>
        <w:t xml:space="preserve"> במקום הקבלן, הרי על כל סכום שהמזמין יוציא בקשר לכך יתווספו 15% כהוצאות התקורה של המזמין והם יתווספו לכל סכום שהמזמין יהיה זכאי לגבות מהקבלן. והקבלן מתחייב לשלם הסכום הנ"ל למזמין בתוך 14 יום ממועד דרישת המזמין בכתב.</w:t>
      </w:r>
    </w:p>
    <w:p w14:paraId="6411285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הזכות למזמין לקזז כנגד כל סכום המגיע ממנו לקבלן או לנכות מכל סכום המגיע ממנו לקבלן ו/או לחלט מהערבויות שבידו כל סכום המגיע מהקבלן למזמין, וזאת מבלי לגרוע מזכות המזמין לגבות המגיע לו מהקבלן בכל דרך אחרת (המזמין יהיה רשאי לגרוע או לקזז סכומים על פי חוזה זה גם אם הסכומים המגיעים לקבלן הנם בגין התקשרויות אחרות עם המזמין) ו/או עם מי מיחידיו בכפוף לקבלת הרשאה בין יחידי המזמין. בצוע הקיזוז או הניכוי אינו מחייב הודעה מהמזמין, אולם לפי דרישת הקבלן ימציא המזמין לקבלן את פירוט הסכום שלטענת המזמין הגיע לו מהקבלן ואשר היה נשוא הקיזוז.</w:t>
      </w:r>
    </w:p>
    <w:p w14:paraId="014652D4" w14:textId="77777777" w:rsidR="00E56613" w:rsidRPr="00E56613" w:rsidRDefault="00E56613" w:rsidP="00237720">
      <w:pPr>
        <w:numPr>
          <w:ilvl w:val="0"/>
          <w:numId w:val="24"/>
        </w:numPr>
        <w:spacing w:before="120" w:beforeAutospacing="0" w:after="120" w:afterAutospacing="0" w:line="240" w:lineRule="auto"/>
        <w:jc w:val="both"/>
        <w:outlineLvl w:val="1"/>
        <w:rPr>
          <w:rFonts w:ascii="David" w:eastAsia="Times New Roman" w:hAnsi="David" w:cs="David"/>
          <w:bCs/>
          <w:i/>
          <w:snapToGrid w:val="0"/>
          <w:sz w:val="26"/>
          <w:szCs w:val="24"/>
          <w:u w:val="single"/>
          <w:rtl/>
        </w:rPr>
      </w:pPr>
      <w:r w:rsidRPr="00E56613">
        <w:rPr>
          <w:rFonts w:ascii="David" w:eastAsia="Times New Roman" w:hAnsi="David" w:cs="David"/>
          <w:bCs/>
          <w:i/>
          <w:snapToGrid w:val="0"/>
          <w:sz w:val="26"/>
          <w:szCs w:val="24"/>
          <w:u w:val="single"/>
          <w:rtl/>
        </w:rPr>
        <w:t>שונות</w:t>
      </w:r>
    </w:p>
    <w:p w14:paraId="01E436BB"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מוסכם במפורש כי בצוע כל וכל אחת מהתחייבויות המזמין עפ"י חוזה זה מותנה בכך שהקבלן יקיים תחילה את התחייבויותיו עפ"י חוזה זה שעליו לקיים עד לאותו מועד, והמזמין זכאי, מבלי לפגוע באמור בכל מקום אחר בחוזה זה,  לעכב בצוע </w:t>
      </w:r>
      <w:r w:rsidR="00CE0A1F" w:rsidRPr="00E56613">
        <w:rPr>
          <w:rFonts w:ascii="David" w:eastAsia="Times New Roman" w:hAnsi="David" w:cs="David" w:hint="cs"/>
          <w:b/>
          <w:i/>
          <w:snapToGrid w:val="0"/>
          <w:sz w:val="26"/>
          <w:szCs w:val="24"/>
          <w:rtl/>
        </w:rPr>
        <w:t>התחייבו</w:t>
      </w:r>
      <w:r w:rsidR="00CE0A1F" w:rsidRPr="00E56613">
        <w:rPr>
          <w:rFonts w:ascii="David" w:eastAsia="Times New Roman" w:hAnsi="David" w:cs="David" w:hint="eastAsia"/>
          <w:b/>
          <w:i/>
          <w:snapToGrid w:val="0"/>
          <w:sz w:val="26"/>
          <w:szCs w:val="24"/>
          <w:rtl/>
        </w:rPr>
        <w:t>ת</w:t>
      </w:r>
      <w:r w:rsidRPr="00E56613">
        <w:rPr>
          <w:rFonts w:ascii="David" w:eastAsia="Times New Roman" w:hAnsi="David" w:cs="David"/>
          <w:b/>
          <w:i/>
          <w:snapToGrid w:val="0"/>
          <w:sz w:val="26"/>
          <w:szCs w:val="24"/>
          <w:rtl/>
        </w:rPr>
        <w:t xml:space="preserve"> כלשהי מהתחייבויותיו עד לאחר שהקבלן קיים את התחייבויותיו כאמור.</w:t>
      </w:r>
    </w:p>
    <w:p w14:paraId="2B1461C1"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שום התנהגות מצד איזה מהצדדים לא תחשב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על איזה מזכויותיו עפ"י החוזה או/וגם עפ"י הדין, או </w:t>
      </w:r>
      <w:r w:rsidR="00CE0A1F" w:rsidRPr="00E56613">
        <w:rPr>
          <w:rFonts w:ascii="David" w:eastAsia="Times New Roman" w:hAnsi="David" w:cs="David" w:hint="cs"/>
          <w:b/>
          <w:i/>
          <w:snapToGrid w:val="0"/>
          <w:sz w:val="26"/>
          <w:szCs w:val="24"/>
          <w:rtl/>
        </w:rPr>
        <w:t>כוויתו</w:t>
      </w:r>
      <w:r w:rsidR="00CE0A1F" w:rsidRPr="00E56613">
        <w:rPr>
          <w:rFonts w:ascii="David" w:eastAsia="Times New Roman" w:hAnsi="David" w:cs="David" w:hint="eastAsia"/>
          <w:b/>
          <w:i/>
          <w:snapToGrid w:val="0"/>
          <w:sz w:val="26"/>
          <w:szCs w:val="24"/>
          <w:rtl/>
        </w:rPr>
        <w:t>ר</w:t>
      </w:r>
      <w:r w:rsidRPr="00E56613">
        <w:rPr>
          <w:rFonts w:ascii="David" w:eastAsia="Times New Roman" w:hAnsi="David" w:cs="David"/>
          <w:b/>
          <w:i/>
          <w:snapToGrid w:val="0"/>
          <w:sz w:val="26"/>
          <w:szCs w:val="24"/>
          <w:rtl/>
        </w:rPr>
        <w:t xml:space="preserve">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47F6E278"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מבלי לגרוע מכלליות האמור לעיל -</w:t>
      </w:r>
    </w:p>
    <w:p w14:paraId="655AED5F"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הסכמה מצד המזמין או המפקח או הקבלן לסטות מתנאי חוזה זה במקרה מסוים לא תהווה תקדים ולא ילמדו ממנה גזירה שווה למקרה אחר.</w:t>
      </w:r>
    </w:p>
    <w:p w14:paraId="6C513A83" w14:textId="77777777" w:rsidR="00E56613" w:rsidRPr="00E56613" w:rsidRDefault="00E56613" w:rsidP="00237720">
      <w:pPr>
        <w:numPr>
          <w:ilvl w:val="2"/>
          <w:numId w:val="24"/>
        </w:numPr>
        <w:spacing w:before="120" w:beforeAutospacing="0" w:after="120" w:afterAutospacing="0" w:line="240" w:lineRule="auto"/>
        <w:ind w:left="1701" w:hanging="73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לא השתמשו המזמין או המפקח או הקבלן בזכויות הניתנות להם לפי חוזה זה במקרה מסוים, אין לראות בכך ותור על אותן זכויות במקרה אחר ואין ללמוד מהתנהגות זו ותור כלשהו על זכויות וחובות לפי החוזה.</w:t>
      </w:r>
    </w:p>
    <w:p w14:paraId="033EAE1A"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הקבלן רק כפי חלקו המפורט בנספח 3.1.1 בגין כל חיוב מחיובי המזמין עפ"י חוזה זה, ככל שיחולו, ובכל מקרה כל אחד מיחידי המזמין אינו אחראי, ביחד ולחוד, למלוא חיובי המזמין כלפי הקבלן עפ"י חוזה זה. וזאת מבלי לגרוע מהאמור להלן בסיפא לס"ק זה.</w:t>
      </w:r>
    </w:p>
    <w:p w14:paraId="16A9CE53" w14:textId="77777777" w:rsidR="00E56613" w:rsidRPr="00E56613" w:rsidRDefault="00E56613" w:rsidP="00E56613">
      <w:pPr>
        <w:spacing w:before="0" w:beforeAutospacing="0" w:after="0" w:afterAutospacing="0" w:line="240" w:lineRule="auto"/>
        <w:ind w:left="96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הקבלן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3.1.1. אותו דין יחול לגבי תביעה של מי מיחידי המזמין כנגד הקבלן, קרי תביעה כאמור תוגבל עד לגובה חלקו היחסי של התובע במזמין כמפורט בנספח 3.1.1.</w:t>
      </w:r>
    </w:p>
    <w:p w14:paraId="0B5D067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כל ההוצאות ומס הבולים בגין החוזה ובגין כל המסמכים, החשבונות והערבויות שיערכו על פיו ובקשר אליו וכל הוצאות הערבויות הבנקאיות שעל הקבלן למסור למזמין, חלות על הקבלן ותשולמנה על ידו.</w:t>
      </w:r>
    </w:p>
    <w:p w14:paraId="0ACD080D"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הסמכות הבלעדית להכריע בכל מחלוקת ו/או סכסוך בקשר עם פרשנות חוזה זה ו/או יישומו ו/או כל עניין אחר הכרוך בו, למעט בעניינים אשר לגביהם נקבע בחוזה זה מפורשות אחרת, תהא נתונה בידי בית המשפט המוסמך מבחינה עניינית בעיר תל-אביב ולבית משפט זה בלבד.</w:t>
      </w:r>
    </w:p>
    <w:p w14:paraId="76BA9CE2"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Pr>
      </w:pPr>
      <w:r w:rsidRPr="00E56613">
        <w:rPr>
          <w:rFonts w:ascii="David" w:eastAsia="Times New Roman" w:hAnsi="David" w:cs="David"/>
          <w:b/>
          <w:i/>
          <w:snapToGrid w:val="0"/>
          <w:sz w:val="26"/>
          <w:szCs w:val="24"/>
          <w:rtl/>
        </w:rPr>
        <w:t xml:space="preserve">   חוזה זה על נספחיו, יחייב את המזמין אך ורק בכפוף לחתימתו כדין ע"י מורשי החתימה של המזמין.</w:t>
      </w:r>
    </w:p>
    <w:p w14:paraId="702172D9" w14:textId="77777777" w:rsidR="00E56613" w:rsidRPr="00E56613" w:rsidRDefault="00E56613" w:rsidP="00237720">
      <w:pPr>
        <w:numPr>
          <w:ilvl w:val="1"/>
          <w:numId w:val="24"/>
        </w:numPr>
        <w:spacing w:before="120" w:beforeAutospacing="0" w:after="120" w:afterAutospacing="0" w:line="240" w:lineRule="auto"/>
        <w:ind w:left="964" w:hanging="567"/>
        <w:jc w:val="both"/>
        <w:outlineLvl w:val="1"/>
        <w:rPr>
          <w:rFonts w:ascii="David" w:eastAsia="Times New Roman" w:hAnsi="David" w:cs="David"/>
          <w:b/>
          <w:i/>
          <w:snapToGrid w:val="0"/>
          <w:sz w:val="26"/>
          <w:szCs w:val="24"/>
          <w:rtl/>
        </w:rPr>
      </w:pPr>
      <w:r w:rsidRPr="00E56613">
        <w:rPr>
          <w:rFonts w:ascii="David" w:eastAsia="Times New Roman" w:hAnsi="David" w:cs="David"/>
          <w:b/>
          <w:i/>
          <w:snapToGrid w:val="0"/>
          <w:sz w:val="26"/>
          <w:szCs w:val="24"/>
          <w:rtl/>
        </w:rPr>
        <w:t xml:space="preserve">   כתובות הצדדים הן כמפורט בצד שמותיהם בפתח החוזה וכל הודעה שתימסר למי מהצדדים לחוזה זה לפי הכתובת דלעיל תחשב כנמסרת לידו בתום 72 שעות מעת מסירתה בדואר במכתב רשום.</w:t>
      </w:r>
    </w:p>
    <w:p w14:paraId="4E3FECA3" w14:textId="77777777" w:rsidR="00152923" w:rsidRDefault="00152923" w:rsidP="00E56613">
      <w:pPr>
        <w:spacing w:before="0" w:beforeAutospacing="0" w:after="0" w:afterAutospacing="0" w:line="360" w:lineRule="auto"/>
        <w:jc w:val="center"/>
        <w:rPr>
          <w:rFonts w:ascii="David" w:eastAsia="Times New Roman" w:hAnsi="David" w:cs="David"/>
          <w:b/>
          <w:bCs/>
          <w:snapToGrid w:val="0"/>
          <w:sz w:val="24"/>
          <w:szCs w:val="24"/>
          <w:rtl/>
        </w:rPr>
      </w:pPr>
    </w:p>
    <w:p w14:paraId="05660229"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ולראיה  באו  הצדדים  על  החתום:</w:t>
      </w:r>
    </w:p>
    <w:p w14:paraId="356D8350"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4553522E"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28847871"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rtl/>
        </w:rPr>
      </w:pPr>
    </w:p>
    <w:p w14:paraId="7D0D56B2"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03C3EE18"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______________________</w:t>
      </w:r>
      <w:r w:rsidRPr="00E56613">
        <w:rPr>
          <w:rFonts w:ascii="David" w:eastAsia="Times New Roman" w:hAnsi="David" w:cs="David"/>
          <w:snapToGrid w:val="0"/>
          <w:sz w:val="24"/>
          <w:szCs w:val="24"/>
          <w:rtl/>
        </w:rPr>
        <w:tab/>
        <w:t>_______________________</w:t>
      </w:r>
    </w:p>
    <w:p w14:paraId="0E91B2EA" w14:textId="77777777" w:rsidR="00E56613" w:rsidRPr="00E56613" w:rsidRDefault="00E56613" w:rsidP="00E56613">
      <w:pPr>
        <w:tabs>
          <w:tab w:val="left" w:pos="799"/>
        </w:tabs>
        <w:spacing w:before="0" w:beforeAutospacing="0" w:after="0" w:afterAutospacing="0" w:line="36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 xml:space="preserve">                           ה מ ז מ י ן        </w:t>
      </w:r>
      <w:r w:rsidRPr="00E56613">
        <w:rPr>
          <w:rFonts w:ascii="David" w:eastAsia="Times New Roman" w:hAnsi="David" w:cs="David"/>
          <w:snapToGrid w:val="0"/>
          <w:sz w:val="24"/>
          <w:szCs w:val="24"/>
          <w:rtl/>
        </w:rPr>
        <w:tab/>
        <w:t xml:space="preserve">                                  ה ק ב ל ן  </w:t>
      </w:r>
    </w:p>
    <w:p w14:paraId="06896439"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5FD68E6F"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45232D36"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718A583E"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63682461"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p>
    <w:p w14:paraId="2D487FC5"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אני הח"מ, _________________ עו"ד/רו"ח מרח' ______________ מאשר כי ה"ה __________________ הם שחתמו בשם הקבלן על החוזה דלעיל וכי חתימתם המשותפת בצירוף חותמת החברה מחייבת את הקבלן לעניין זה.</w:t>
      </w:r>
    </w:p>
    <w:p w14:paraId="515A7CEF" w14:textId="77777777" w:rsidR="00E56613" w:rsidRPr="00E56613" w:rsidRDefault="00E56613" w:rsidP="00E56613">
      <w:pPr>
        <w:spacing w:before="0" w:beforeAutospacing="0" w:after="0" w:afterAutospacing="0" w:line="480" w:lineRule="auto"/>
        <w:jc w:val="both"/>
        <w:rPr>
          <w:rFonts w:ascii="David" w:eastAsia="Times New Roman" w:hAnsi="David" w:cs="David"/>
          <w:b/>
          <w:sz w:val="24"/>
          <w:szCs w:val="24"/>
          <w:rtl/>
        </w:rPr>
      </w:pPr>
      <w:r w:rsidRPr="00E56613">
        <w:rPr>
          <w:rFonts w:ascii="David" w:eastAsia="Times New Roman" w:hAnsi="David" w:cs="David"/>
          <w:b/>
          <w:sz w:val="24"/>
          <w:szCs w:val="24"/>
          <w:rtl/>
        </w:rPr>
        <w:t>תאריך: ______________</w:t>
      </w:r>
      <w:r w:rsidRPr="00E56613">
        <w:rPr>
          <w:rFonts w:ascii="David" w:eastAsia="Times New Roman" w:hAnsi="David" w:cs="David"/>
          <w:b/>
          <w:sz w:val="24"/>
          <w:szCs w:val="24"/>
          <w:rtl/>
        </w:rPr>
        <w:tab/>
        <w:t>חתימה וחותמת עו"ד/רו"ח: _________________</w:t>
      </w:r>
    </w:p>
    <w:p w14:paraId="1777CAE6"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69AF8682"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DC828D5"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p>
    <w:p w14:paraId="52D333AB" w14:textId="77777777" w:rsidR="00D904AB" w:rsidRDefault="00D904AB">
      <w:pPr>
        <w:bidi w:val="0"/>
        <w:spacing w:before="0" w:beforeAutospacing="0" w:after="160" w:afterAutospacing="0" w:line="259" w:lineRule="auto"/>
        <w:rPr>
          <w:rFonts w:ascii="David" w:eastAsia="Times New Roman" w:hAnsi="David" w:cs="David"/>
          <w:sz w:val="26"/>
          <w:szCs w:val="26"/>
          <w:rtl/>
        </w:rPr>
      </w:pPr>
      <w:r>
        <w:rPr>
          <w:rFonts w:ascii="David" w:eastAsia="Times New Roman" w:hAnsi="David" w:cs="David"/>
          <w:sz w:val="26"/>
          <w:szCs w:val="26"/>
          <w:rtl/>
        </w:rPr>
        <w:br w:type="page"/>
      </w:r>
    </w:p>
    <w:p w14:paraId="0B71FB1F"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נספח 3.1.1 </w:t>
      </w:r>
    </w:p>
    <w:p w14:paraId="2EBB7921" w14:textId="77777777" w:rsidR="00E56613" w:rsidRPr="00E56613" w:rsidRDefault="00E56613" w:rsidP="00E56613">
      <w:pPr>
        <w:keepNext/>
        <w:spacing w:before="0" w:beforeAutospacing="0" w:after="0" w:afterAutospacing="0" w:line="240" w:lineRule="auto"/>
        <w:ind w:left="200"/>
        <w:jc w:val="center"/>
        <w:outlineLvl w:val="5"/>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התאמות כללי לחוזה</w:t>
      </w:r>
    </w:p>
    <w:p w14:paraId="6922A88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1A9009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האמור לצד הסעיפים המצוינים בנספח זה בא להשלים ולהוסיף על האמור </w:t>
      </w:r>
      <w:r w:rsidRPr="00E56613">
        <w:rPr>
          <w:rFonts w:ascii="David" w:eastAsia="Times New Roman" w:hAnsi="David" w:cs="David"/>
          <w:b/>
          <w:bCs/>
          <w:snapToGrid w:val="0"/>
          <w:sz w:val="24"/>
          <w:szCs w:val="24"/>
          <w:rtl/>
        </w:rPr>
        <w:t>באותם סעיפים בחוזה</w:t>
      </w:r>
      <w:r w:rsidRPr="00E56613">
        <w:rPr>
          <w:rFonts w:ascii="David" w:eastAsia="Times New Roman" w:hAnsi="David" w:cs="David"/>
          <w:snapToGrid w:val="0"/>
          <w:sz w:val="24"/>
          <w:szCs w:val="24"/>
          <w:rtl/>
        </w:rPr>
        <w:t xml:space="preserve">, אך לא לגרוע מהם, ואולם במקום בו קיימת סתירה בין הסעיפים </w:t>
      </w:r>
      <w:r w:rsidR="00436BCE" w:rsidRPr="00E56613">
        <w:rPr>
          <w:rFonts w:ascii="David" w:eastAsia="Times New Roman" w:hAnsi="David" w:cs="David" w:hint="cs"/>
          <w:snapToGrid w:val="0"/>
          <w:sz w:val="24"/>
          <w:szCs w:val="24"/>
          <w:rtl/>
        </w:rPr>
        <w:t>שיתווספ</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ו/או יתוקנו ו/או ימחקו בנספח זה לבין האמור בחוזה, יגברו הוראות נספח זה על האמור בחוזה. שאר תנאי החוזה </w:t>
      </w:r>
      <w:r w:rsidR="00436BCE" w:rsidRPr="00E56613">
        <w:rPr>
          <w:rFonts w:ascii="David" w:eastAsia="Times New Roman" w:hAnsi="David" w:cs="David" w:hint="cs"/>
          <w:snapToGrid w:val="0"/>
          <w:sz w:val="24"/>
          <w:szCs w:val="24"/>
          <w:rtl/>
        </w:rPr>
        <w:t>יישאר</w:t>
      </w:r>
      <w:r w:rsidR="00436BCE" w:rsidRPr="00E56613">
        <w:rPr>
          <w:rFonts w:ascii="David" w:eastAsia="Times New Roman" w:hAnsi="David" w:cs="David" w:hint="eastAsia"/>
          <w:snapToGrid w:val="0"/>
          <w:sz w:val="24"/>
          <w:szCs w:val="24"/>
          <w:rtl/>
        </w:rPr>
        <w:t>ו</w:t>
      </w:r>
      <w:r w:rsidRPr="00E56613">
        <w:rPr>
          <w:rFonts w:ascii="David" w:eastAsia="Times New Roman" w:hAnsi="David" w:cs="David"/>
          <w:snapToGrid w:val="0"/>
          <w:sz w:val="24"/>
          <w:szCs w:val="24"/>
          <w:rtl/>
        </w:rPr>
        <w:t xml:space="preserve"> בתוקפם.</w:t>
      </w:r>
    </w:p>
    <w:p w14:paraId="7B8872C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CA71E1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sz w:val="24"/>
          <w:szCs w:val="24"/>
          <w:rtl/>
        </w:rPr>
        <w:tab/>
        <w:t xml:space="preserve">למונחים הבאים יהיה הפרוש הנקוב </w:t>
      </w:r>
      <w:r w:rsidR="00436BCE" w:rsidRPr="00E56613">
        <w:rPr>
          <w:rFonts w:ascii="David" w:eastAsia="Times New Roman" w:hAnsi="David" w:cs="David" w:hint="cs"/>
          <w:snapToGrid w:val="0"/>
          <w:sz w:val="24"/>
          <w:szCs w:val="24"/>
          <w:rtl/>
        </w:rPr>
        <w:t>בצדם</w:t>
      </w:r>
      <w:r w:rsidRPr="00E56613">
        <w:rPr>
          <w:rFonts w:ascii="David" w:eastAsia="Times New Roman" w:hAnsi="David" w:cs="David"/>
          <w:snapToGrid w:val="0"/>
          <w:sz w:val="24"/>
          <w:szCs w:val="24"/>
          <w:rtl/>
        </w:rPr>
        <w:t>:</w:t>
      </w:r>
    </w:p>
    <w:p w14:paraId="723B542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918C558" w14:textId="48114ACC"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 xml:space="preserve">"הפרויקט"- </w:t>
      </w:r>
      <w:r w:rsidRPr="00E56613">
        <w:rPr>
          <w:rFonts w:ascii="David" w:eastAsia="Times New Roman" w:hAnsi="David" w:cs="David"/>
          <w:snapToGrid w:val="0"/>
          <w:color w:val="000000"/>
          <w:sz w:val="24"/>
          <w:szCs w:val="24"/>
          <w:rtl/>
        </w:rPr>
        <w:tab/>
      </w:r>
      <w:sdt>
        <w:sdtPr>
          <w:rPr>
            <w:rFonts w:ascii="David" w:eastAsia="Times New Roman" w:hAnsi="David" w:cs="David"/>
            <w:snapToGrid w:val="0"/>
            <w:color w:val="000000"/>
            <w:sz w:val="24"/>
            <w:szCs w:val="24"/>
            <w:rtl/>
          </w:rPr>
          <w:alias w:val="שם הפרויקט"/>
          <w:tag w:val="cntProjectName"/>
          <w:id w:val="-1267526868"/>
          <w:placeholder>
            <w:docPart w:val="3549C5C7B7EB4251A7D58D9EBFBFCD9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36" w:author="עינב יורוביצקי" w:date="2020-07-06T10:26:00Z">
            <w:r w:rsidR="001C2A3D">
              <w:rPr>
                <w:rFonts w:ascii="David" w:eastAsia="Times New Roman" w:hAnsi="David" w:cs="David" w:hint="cs"/>
                <w:snapToGrid w:val="0"/>
                <w:color w:val="000000"/>
                <w:sz w:val="24"/>
                <w:szCs w:val="24"/>
                <w:rtl/>
              </w:rPr>
              <w:t xml:space="preserve">תל אביב </w:t>
            </w:r>
          </w:ins>
        </w:sdtContent>
      </w:sdt>
      <w:r w:rsidRPr="00E56613">
        <w:rPr>
          <w:rFonts w:ascii="David" w:eastAsia="Times New Roman" w:hAnsi="David" w:cs="David"/>
          <w:snapToGrid w:val="0"/>
          <w:color w:val="000000"/>
          <w:sz w:val="24"/>
          <w:szCs w:val="24"/>
          <w:rtl/>
        </w:rPr>
        <w:t xml:space="preserve"> המתוכנן ברח' __________ </w:t>
      </w:r>
      <w:sdt>
        <w:sdtPr>
          <w:rPr>
            <w:rFonts w:ascii="David" w:eastAsia="Times New Roman" w:hAnsi="David" w:cs="David"/>
            <w:snapToGrid w:val="0"/>
            <w:color w:val="008000"/>
            <w:sz w:val="24"/>
            <w:szCs w:val="24"/>
            <w:rtl/>
          </w:rPr>
          <w:alias w:val="שדה נוסף 1"/>
          <w:tag w:val="cntCustomField1"/>
          <w:id w:val="-883642892"/>
          <w:placeholder>
            <w:docPart w:val="31A4FD3535C84FA48DD861D92501AF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00436BCE" w:rsidRPr="004739EA">
            <w:rPr>
              <w:rStyle w:val="a8"/>
              <w:color w:val="00B0F0"/>
              <w:rtl/>
            </w:rPr>
            <w:t>[שדה נוסף 1]</w:t>
          </w:r>
        </w:sdtContent>
      </w:sdt>
      <w:r w:rsidRPr="00E56613">
        <w:rPr>
          <w:rFonts w:ascii="David" w:eastAsia="Times New Roman" w:hAnsi="David" w:cs="David"/>
          <w:snapToGrid w:val="0"/>
          <w:color w:val="000000"/>
          <w:sz w:val="24"/>
          <w:szCs w:val="24"/>
          <w:rtl/>
        </w:rPr>
        <w:t xml:space="preserve"> ואשר עתיד להתבצע בשלבים הבאים:</w:t>
      </w:r>
    </w:p>
    <w:p w14:paraId="7657A4FF" w14:textId="77777777" w:rsidR="00E56613" w:rsidRPr="00E56613" w:rsidRDefault="00E56613" w:rsidP="00E56613">
      <w:pPr>
        <w:spacing w:before="0" w:beforeAutospacing="0" w:after="0" w:afterAutospacing="0" w:line="240" w:lineRule="auto"/>
        <w:ind w:left="2268"/>
        <w:jc w:val="both"/>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 xml:space="preserve">שלב א' </w:t>
      </w:r>
      <w:r w:rsidRPr="00E56613">
        <w:rPr>
          <w:rFonts w:ascii="David" w:eastAsia="Times New Roman" w:hAnsi="David" w:cs="David"/>
          <w:snapToGrid w:val="0"/>
          <w:color w:val="000000"/>
          <w:sz w:val="24"/>
          <w:szCs w:val="24"/>
        </w:rPr>
        <w:t>–</w:t>
      </w:r>
      <w:r w:rsidRPr="00E56613">
        <w:rPr>
          <w:rFonts w:ascii="David" w:eastAsia="Times New Roman" w:hAnsi="David" w:cs="David"/>
          <w:snapToGrid w:val="0"/>
          <w:color w:val="000000"/>
          <w:sz w:val="24"/>
          <w:szCs w:val="24"/>
          <w:rtl/>
        </w:rPr>
        <w:t xml:space="preserve"> בניית מפלס קומת קרקע תחתונה הכוללת בין היתר חניות, מחסנים וחדרים טכניים בתחום בנינים מס' __ ו-__. בניית בנין מגורים מס' __  ופיתוח צמוד.</w:t>
      </w:r>
    </w:p>
    <w:p w14:paraId="1B61B749" w14:textId="77777777" w:rsidR="00E56613" w:rsidRPr="00E56613" w:rsidRDefault="00E56613" w:rsidP="00E56613">
      <w:pPr>
        <w:spacing w:before="0" w:beforeAutospacing="0" w:after="0" w:afterAutospacing="0" w:line="240" w:lineRule="auto"/>
        <w:ind w:left="2268"/>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שלב ב' -  בניית בנין מגורים מס'____, פיתוח צמוד ו____________.</w:t>
      </w:r>
    </w:p>
    <w:p w14:paraId="0EC12DAF"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240254F6" w14:textId="77777777" w:rsidR="00E56613" w:rsidRPr="00E56613" w:rsidRDefault="00E56613" w:rsidP="00436BCE">
      <w:pPr>
        <w:spacing w:before="0" w:beforeAutospacing="0" w:after="0" w:afterAutospacing="0" w:line="240" w:lineRule="auto"/>
        <w:ind w:left="1791"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"העבודות" -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8000"/>
          <w:sz w:val="24"/>
          <w:szCs w:val="24"/>
          <w:rtl/>
        </w:rPr>
        <w:tab/>
      </w:r>
      <w:r w:rsidR="00436BCE" w:rsidRPr="004739EA">
        <w:rPr>
          <w:rFonts w:ascii="David" w:eastAsia="Times New Roman" w:hAnsi="David" w:cs="David" w:hint="cs"/>
          <w:bCs/>
          <w:sz w:val="26"/>
          <w:szCs w:val="26"/>
          <w:rtl/>
        </w:rPr>
        <w:t xml:space="preserve">בכתובת: </w:t>
      </w:r>
      <w:r w:rsidR="00436BCE" w:rsidRPr="004739EA">
        <w:rPr>
          <w:rFonts w:ascii="David" w:eastAsia="Times New Roman" w:hAnsi="David" w:cs="David" w:hint="cs"/>
          <w:bCs/>
          <w:sz w:val="26"/>
          <w:szCs w:val="26"/>
          <w:u w:val="single"/>
          <w:rtl/>
        </w:rPr>
        <w:t xml:space="preserve">                            </w:t>
      </w:r>
      <w:r w:rsidRPr="00E56613">
        <w:rPr>
          <w:rFonts w:ascii="David" w:eastAsia="Times New Roman" w:hAnsi="David" w:cs="David"/>
          <w:snapToGrid w:val="0"/>
          <w:sz w:val="24"/>
          <w:szCs w:val="24"/>
          <w:rtl/>
        </w:rPr>
        <w:t>וכמתואר בחוזה זה ובנספחיו.</w:t>
      </w:r>
    </w:p>
    <w:p w14:paraId="088238AA"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06C47654" w14:textId="3770FBB6" w:rsidR="00E56613" w:rsidRPr="00E56613" w:rsidRDefault="003B5FE4" w:rsidP="003B5FE4">
      <w:pPr>
        <w:spacing w:before="0" w:beforeAutospacing="0" w:after="0" w:afterAutospacing="0" w:line="240" w:lineRule="auto"/>
        <w:ind w:left="2268" w:hanging="1701"/>
        <w:jc w:val="both"/>
        <w:rPr>
          <w:rFonts w:ascii="David" w:eastAsia="Times New Roman" w:hAnsi="David" w:cs="David"/>
          <w:snapToGrid w:val="0"/>
          <w:color w:val="008000"/>
          <w:sz w:val="24"/>
          <w:szCs w:val="24"/>
          <w:rtl/>
        </w:rPr>
      </w:pPr>
      <w:r>
        <w:rPr>
          <w:rFonts w:ascii="David" w:eastAsia="Times New Roman" w:hAnsi="David" w:cs="David"/>
          <w:snapToGrid w:val="0"/>
          <w:sz w:val="24"/>
          <w:szCs w:val="24"/>
          <w:rtl/>
        </w:rPr>
        <w:t>"מדד יסוד</w:t>
      </w:r>
      <w:r w:rsidR="00E56613" w:rsidRPr="00E56613">
        <w:rPr>
          <w:rFonts w:ascii="David" w:eastAsia="Times New Roman" w:hAnsi="David" w:cs="David"/>
          <w:snapToGrid w:val="0"/>
          <w:sz w:val="24"/>
          <w:szCs w:val="24"/>
          <w:rtl/>
        </w:rPr>
        <w:t>"</w:t>
      </w:r>
      <w:r w:rsidR="00E56613" w:rsidRPr="00E56613">
        <w:rPr>
          <w:rFonts w:ascii="David" w:eastAsia="Times New Roman" w:hAnsi="David" w:cs="David"/>
          <w:snapToGrid w:val="0"/>
          <w:color w:val="FF0000"/>
          <w:sz w:val="24"/>
          <w:szCs w:val="24"/>
          <w:rtl/>
        </w:rPr>
        <w:t xml:space="preserve"> -</w:t>
      </w:r>
      <w:r w:rsidR="00E56613" w:rsidRPr="00E56613">
        <w:rPr>
          <w:rFonts w:ascii="David" w:eastAsia="Times New Roman" w:hAnsi="David" w:cs="David"/>
          <w:snapToGrid w:val="0"/>
          <w:color w:val="FF0000"/>
          <w:sz w:val="24"/>
          <w:szCs w:val="24"/>
          <w:rtl/>
        </w:rPr>
        <w:tab/>
      </w:r>
      <w:sdt>
        <w:sdtPr>
          <w:rPr>
            <w:rFonts w:ascii="Times New Roman" w:eastAsia="Times New Roman" w:hAnsi="Times New Roman" w:cs="David"/>
            <w:color w:val="008000"/>
            <w:sz w:val="24"/>
            <w:szCs w:val="24"/>
            <w:rtl/>
          </w:rPr>
          <w:alias w:val="סוג מדד כותרת"/>
          <w:tag w:val="cntMadadTypeTitle"/>
          <w:id w:val="-2023535727"/>
          <w:placeholder>
            <w:docPart w:val="6C47E7DCBAFB44E8BF67035767FA495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37" w:author="עינב יורוביצקי" w:date="2020-07-06T10:33:00Z">
            <w:r w:rsidR="001E4512">
              <w:rPr>
                <w:rFonts w:ascii="Times New Roman" w:eastAsia="Times New Roman" w:hAnsi="Times New Roman" w:cs="David" w:hint="cs"/>
                <w:color w:val="008000"/>
                <w:sz w:val="24"/>
                <w:szCs w:val="24"/>
                <w:rtl/>
              </w:rPr>
              <w:t>מדד תשומות הבניה</w:t>
            </w:r>
          </w:ins>
        </w:sdtContent>
      </w:sdt>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344216121"/>
          <w:placeholder>
            <w:docPart w:val="B5036DB9C6B04A7DAE6BE12D5340963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38" w:author="עינב יורוביצקי" w:date="2020-07-06T10:33:00Z">
            <w:r w:rsidR="001E4512">
              <w:rPr>
                <w:rFonts w:ascii="Times New Roman" w:eastAsia="Times New Roman" w:hAnsi="Times New Roman" w:cs="David" w:hint="cs"/>
                <w:color w:val="008000"/>
                <w:sz w:val="24"/>
                <w:szCs w:val="24"/>
                <w:rtl/>
              </w:rPr>
              <w:t>ידוע</w:t>
            </w:r>
          </w:ins>
        </w:sdtContent>
      </w:sdt>
      <w:r w:rsidRPr="00876F47">
        <w:rPr>
          <w:rFonts w:ascii="Times New Roman" w:eastAsia="Times New Roman" w:hAnsi="Times New Roman" w:cs="David"/>
          <w:color w:val="008000"/>
          <w:sz w:val="24"/>
          <w:szCs w:val="24"/>
          <w:rtl/>
        </w:rPr>
        <w:t xml:space="preserve"> </w:t>
      </w:r>
      <w:r w:rsidRPr="00876F47">
        <w:rPr>
          <w:rFonts w:ascii="Times New Roman" w:eastAsia="Times New Roman" w:hAnsi="Times New Roman" w:cs="David"/>
          <w:sz w:val="24"/>
          <w:szCs w:val="24"/>
          <w:rtl/>
        </w:rPr>
        <w:t>ליום</w:t>
      </w:r>
      <w:r w:rsidRPr="00876F47">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1906565257"/>
          <w:placeholder>
            <w:docPart w:val="103A86A3B2C447189DCB277CC62BB40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6-01T00:00:00Z">
            <w:dateFormat w:val="dd/MM/yyyy"/>
            <w:lid w:val="he-IL"/>
            <w:storeMappedDataAs w:val="dateTime"/>
            <w:calendar w:val="gregorian"/>
          </w:date>
        </w:sdtPr>
        <w:sdtEndPr/>
        <w:sdtContent>
          <w:ins w:id="39" w:author="עינב יורוביצקי" w:date="2020-07-06T10:32:00Z">
            <w:r w:rsidR="001E4512">
              <w:rPr>
                <w:rFonts w:ascii="Times New Roman" w:eastAsia="Times New Roman" w:hAnsi="Times New Roman" w:cs="David" w:hint="cs"/>
                <w:color w:val="008000"/>
                <w:sz w:val="24"/>
                <w:szCs w:val="24"/>
                <w:rtl/>
              </w:rPr>
              <w:t>‏01/06/2020</w:t>
            </w:r>
          </w:ins>
        </w:sdtContent>
      </w:sdt>
      <w:r w:rsidRPr="00876F47">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956552286"/>
          <w:placeholder>
            <w:docPart w:val="D859EF29CD354A918D5B2672869927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40" w:author="עינב יורוביצקי" w:date="2020-07-06T10:33:00Z">
            <w:r w:rsidR="001E4512">
              <w:rPr>
                <w:rFonts w:ascii="Times New Roman" w:eastAsia="Times New Roman" w:hAnsi="Times New Roman" w:cs="David" w:hint="cs"/>
                <w:color w:val="008000"/>
                <w:sz w:val="24"/>
                <w:szCs w:val="24"/>
                <w:rtl/>
              </w:rPr>
              <w:t>310.7801</w:t>
            </w:r>
          </w:ins>
        </w:sdtContent>
      </w:sdt>
      <w:r w:rsidRPr="00876F47">
        <w:rPr>
          <w:rFonts w:ascii="Times New Roman" w:eastAsia="Times New Roman" w:hAnsi="Times New Roman" w:cs="David"/>
          <w:sz w:val="24"/>
          <w:szCs w:val="24"/>
          <w:rtl/>
        </w:rPr>
        <w:t xml:space="preserve"> נקודות</w:t>
      </w:r>
    </w:p>
    <w:p w14:paraId="39FC1A35"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178624BE"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color w:val="FF0000"/>
          <w:sz w:val="24"/>
          <w:szCs w:val="24"/>
          <w:rtl/>
        </w:rPr>
      </w:pPr>
    </w:p>
    <w:p w14:paraId="103C5D6D"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"המדד הקובע"-</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 המדד שהתפרסם בגין החודש בו בוצעו העבודות נשוא החשבון או בגין החודש בו היה על הקבלן לבצעו לפי לוח הזמנים, לפי המדד המוקדם יותר.</w:t>
      </w:r>
    </w:p>
    <w:p w14:paraId="76D8CE40" w14:textId="77777777" w:rsidR="00E56613" w:rsidRPr="00E56613" w:rsidRDefault="00E56613" w:rsidP="00E56613">
      <w:pPr>
        <w:tabs>
          <w:tab w:val="right" w:pos="5560"/>
        </w:tabs>
        <w:spacing w:before="0" w:beforeAutospacing="0" w:after="0" w:afterAutospacing="0" w:line="240" w:lineRule="auto"/>
        <w:ind w:left="3768" w:hanging="2420"/>
        <w:jc w:val="both"/>
        <w:rPr>
          <w:rFonts w:ascii="David" w:eastAsia="Times New Roman" w:hAnsi="David" w:cs="David"/>
          <w:snapToGrid w:val="0"/>
          <w:sz w:val="24"/>
          <w:szCs w:val="24"/>
          <w:rtl/>
        </w:rPr>
      </w:pPr>
    </w:p>
    <w:p w14:paraId="766D5B2B"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"תנודות המדד"-</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משמעו ההפרש בין המדד היסודי לבין המדד הקובע.</w:t>
      </w:r>
    </w:p>
    <w:p w14:paraId="5C4F6C71" w14:textId="77777777" w:rsidR="00E56613" w:rsidRPr="00E56613" w:rsidRDefault="00E56613" w:rsidP="00E56613">
      <w:pPr>
        <w:tabs>
          <w:tab w:val="right" w:pos="5560"/>
        </w:tabs>
        <w:spacing w:before="0" w:beforeAutospacing="0" w:after="0" w:afterAutospacing="0" w:line="240" w:lineRule="auto"/>
        <w:ind w:left="3768" w:hanging="2634"/>
        <w:jc w:val="both"/>
        <w:rPr>
          <w:rFonts w:ascii="David" w:eastAsia="Times New Roman" w:hAnsi="David" w:cs="David"/>
          <w:snapToGrid w:val="0"/>
          <w:sz w:val="24"/>
          <w:szCs w:val="24"/>
          <w:rtl/>
        </w:rPr>
      </w:pPr>
    </w:p>
    <w:p w14:paraId="6E001393"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חישוב הפרשי הצמדה למדד יעשה באופן הבא:</w:t>
      </w:r>
    </w:p>
    <w:p w14:paraId="13FBD728" w14:textId="77777777" w:rsidR="00E56613" w:rsidRPr="00E56613" w:rsidRDefault="00E56613" w:rsidP="00E56613">
      <w:pPr>
        <w:spacing w:before="0" w:beforeAutospacing="0" w:after="0" w:afterAutospacing="0" w:line="240" w:lineRule="auto"/>
        <w:ind w:left="5448" w:hanging="2634"/>
        <w:jc w:val="both"/>
        <w:rPr>
          <w:rFonts w:ascii="David" w:eastAsia="Times New Roman" w:hAnsi="David" w:cs="David"/>
          <w:snapToGrid w:val="0"/>
          <w:sz w:val="24"/>
          <w:szCs w:val="24"/>
          <w:rtl/>
        </w:rPr>
      </w:pPr>
    </w:p>
    <w:p w14:paraId="3F79CA9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חלו תנודות במדד - יגדל או יפחת (לפי המקרה) הסכום שיש לשלם לפי החשבון הנוגע בדבר (לאחר בצוע הניכויים לפי החוזה) בשיעור התנודה במדד, אך זאת בכפיפה למותנה להלן.</w:t>
      </w:r>
    </w:p>
    <w:p w14:paraId="3E5E9B8A"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4E81C0F1"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נגרם עיכוב בבצוע העבודות ע"י הקבלן או ניתנה לקבלן אורכה, לפי דרישתו (פרט לאורכה שניתנה בהתאם לסעיף 10.12), אזי הזכות למזמין לראות כל עבודה כאילו בוצעה במועד בו היה על הקבלן לבצעה בהתאם ללוח הזמנים, והמדד לפיו יבחן מחיר אותה עבודה יהיה המדד המתייחס לחודש בו היה על הקבלן לבצעה בהתאם ללוח הזמנים כאמור. ואולם, אם המדד המתייחס לחודש בו בוצעה בפועל עבודה שבצועה עוכב כאמור היה נמוך מהמדד המתייחס לחודש בו היה על הקבלן לבצעה לפי לוח הזמנים כאמור, יבחן מחיר אותה עבודה לפי המדד המתייחס לחודש בו בוצעה העבודה למעשה. מחיר שנויים שערכם נקבע כמחיר סופי לא יושפע מהתנודות במדד. </w:t>
      </w:r>
    </w:p>
    <w:p w14:paraId="62D3C626" w14:textId="77777777"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p>
    <w:p w14:paraId="71658F85" w14:textId="6DB5AD06" w:rsidR="00E56613" w:rsidRPr="00E56613" w:rsidRDefault="00E56613" w:rsidP="00E56613">
      <w:pPr>
        <w:spacing w:before="0" w:beforeAutospacing="0" w:after="0" w:afterAutospacing="0" w:line="240" w:lineRule="auto"/>
        <w:ind w:left="2268" w:hanging="1701"/>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"העירייה" -</w:t>
      </w:r>
      <w:sdt>
        <w:sdtPr>
          <w:rPr>
            <w:rFonts w:ascii="David" w:eastAsia="Times New Roman" w:hAnsi="David" w:cs="David"/>
            <w:bCs/>
            <w:color w:val="008000"/>
            <w:sz w:val="26"/>
            <w:szCs w:val="26"/>
            <w:rtl/>
          </w:rPr>
          <w:alias w:val="רשות מקומית"/>
          <w:tag w:val="cntLocalAuth"/>
          <w:id w:val="-913618302"/>
          <w:placeholder>
            <w:docPart w:val="90D5C92E03A547C08D9F4632C4E495F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41" w:author="עינב יורוביצקי" w:date="2020-07-06T10:26:00Z">
            <w:r w:rsidR="001C2A3D">
              <w:rPr>
                <w:rFonts w:ascii="David" w:eastAsia="Times New Roman" w:hAnsi="David" w:cs="David" w:hint="cs"/>
                <w:bCs/>
                <w:color w:val="008000"/>
                <w:sz w:val="26"/>
                <w:szCs w:val="26"/>
                <w:rtl/>
              </w:rPr>
              <w:t>תל אביב-יפו</w:t>
            </w:r>
          </w:ins>
        </w:sdtContent>
      </w:sdt>
    </w:p>
    <w:p w14:paraId="603FDAD9"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0CBBA8A7" w14:textId="77777777"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המפקח הוא </w:t>
      </w:r>
      <w:r w:rsidR="003B5FE4">
        <w:rPr>
          <w:rFonts w:ascii="David" w:eastAsia="Times New Roman" w:hAnsi="David" w:cs="David" w:hint="cs"/>
          <w:snapToGrid w:val="0"/>
          <w:sz w:val="24"/>
          <w:szCs w:val="24"/>
          <w:rtl/>
        </w:rPr>
        <w:t>: _________________</w:t>
      </w:r>
    </w:p>
    <w:p w14:paraId="1641BEC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3407CEE"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5.3</w:t>
      </w:r>
      <w:r w:rsidRPr="00E56613">
        <w:rPr>
          <w:rFonts w:ascii="David" w:eastAsia="Times New Roman" w:hAnsi="David" w:cs="David"/>
          <w:snapToGrid w:val="0"/>
          <w:color w:val="000000"/>
          <w:sz w:val="24"/>
          <w:szCs w:val="24"/>
          <w:rtl/>
        </w:rPr>
        <w:tab/>
        <w:t xml:space="preserve">מבלי לגרוע מהאמור בסעיף, </w:t>
      </w:r>
      <w:r w:rsidRPr="00E56613">
        <w:rPr>
          <w:rFonts w:ascii="David" w:eastAsia="Times New Roman" w:hAnsi="David" w:cs="David"/>
          <w:snapToGrid w:val="0"/>
          <w:sz w:val="24"/>
          <w:szCs w:val="24"/>
          <w:rtl/>
        </w:rPr>
        <w:t xml:space="preserve">הקבלן מצהיר כי ידועים לו גורמים נוספים שעלולה להיות להם השפעה על העבודות וקצב ביצוען כדלקמן: </w:t>
      </w:r>
    </w:p>
    <w:p w14:paraId="0C05AFD9"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כי ידוע לו שלמרות האמור במפרט המיוחד, בכוונת המזמין להגיש בקשה מתוקנת להיתר, אשר במסגרתה, יופחת מספר הקומות ומספר יחידות הדיור. היה ותאושר הפחתה כאמור, יופחת אותו חלק מהמחיר הכולל המהווה תמורה עבור אותו בנין, לאחר ניכוי התמורה בגין המרתף עפ"י נספח 3.1.11, בשיעור השווה להקטנה ביחס השטחים העיקריים המופיעים בהיתר הבניה החדש לעומת אלה המופיעים בבקשה להיתר הבניה המצורפת כנספח 3.1.5 לחוזה. הקבלן לא יהא זכאי לשום תשלום נוסף בגין זאת ובכלל זה, לא יחשב האמור לעיל כפקודת שינויים.</w:t>
      </w:r>
    </w:p>
    <w:p w14:paraId="5137D53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5FAD64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5.6.1</w:t>
      </w:r>
      <w:r w:rsidRPr="00E56613">
        <w:rPr>
          <w:rFonts w:ascii="David" w:eastAsia="Times New Roman" w:hAnsi="David" w:cs="David"/>
          <w:snapToGrid w:val="0"/>
          <w:sz w:val="24"/>
          <w:szCs w:val="24"/>
          <w:rtl/>
        </w:rPr>
        <w:tab/>
        <w:t>במקרה בו המזמין משלם לבעלי הקרקע בביצוע דירות בעין, מתחייב הקבלן לבצע העבודות בדירות בעלי הקרקע בהתאם למפרט בעלי הקרקע המצורף כנספח 3.1.2.2 לחוזה זה.</w:t>
      </w:r>
    </w:p>
    <w:p w14:paraId="62FC1A78"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למען הסר ספק מובהר כי למרות שהקבלן מחויב בהתחייבויות המזמין כלפי הרוכשים, לבצע העבודות בהתאם למפרטי המכר, הרי שבכל מקום בו נקבעו למזמין זכויות ברירה לבחור מבין מס' חלופות או סמכויות אחרות כלפי הרוכשים, שמורות זכויות וסמכויות אלו למזמין בלבד ולא לקבלן.</w:t>
      </w:r>
    </w:p>
    <w:p w14:paraId="7C9046E8" w14:textId="77777777" w:rsidR="00E56613" w:rsidRPr="00E56613" w:rsidRDefault="00E56613" w:rsidP="00E56613">
      <w:pPr>
        <w:spacing w:before="0" w:beforeAutospacing="0" w:after="0" w:afterAutospacing="0" w:line="240" w:lineRule="auto"/>
        <w:ind w:left="657"/>
        <w:jc w:val="both"/>
        <w:rPr>
          <w:rFonts w:ascii="David" w:eastAsia="Times New Roman" w:hAnsi="David" w:cs="David"/>
          <w:snapToGrid w:val="0"/>
          <w:sz w:val="24"/>
          <w:szCs w:val="24"/>
          <w:rtl/>
        </w:rPr>
      </w:pPr>
    </w:p>
    <w:p w14:paraId="45FD1FE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על הקבלן להכין כאמור בסעיף את התכנון והתכניות הבאות: </w:t>
      </w:r>
    </w:p>
    <w:p w14:paraId="1ABDB0D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A370737"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קונסטרוקציה.</w:t>
      </w:r>
    </w:p>
    <w:p w14:paraId="2C1CCFA1"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5.7.7.2</w:t>
      </w:r>
      <w:r w:rsidRPr="00E56613">
        <w:rPr>
          <w:rFonts w:ascii="David" w:eastAsia="Times New Roman" w:hAnsi="David" w:cs="David"/>
          <w:snapToGrid w:val="0"/>
          <w:sz w:val="24"/>
          <w:szCs w:val="24"/>
          <w:rtl/>
        </w:rPr>
        <w:tab/>
        <w:t>אלמנטים מתועשים, אם ידרשו.</w:t>
      </w:r>
    </w:p>
    <w:p w14:paraId="685616B2"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5.7.7.3</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Pr>
        <w:t>SHOP DRAWINGS"</w:t>
      </w:r>
      <w:r w:rsidRPr="00E56613">
        <w:rPr>
          <w:rFonts w:ascii="David" w:eastAsia="Times New Roman" w:hAnsi="David" w:cs="David"/>
          <w:snapToGrid w:val="0"/>
          <w:sz w:val="24"/>
          <w:szCs w:val="24"/>
          <w:rtl/>
        </w:rPr>
        <w:t xml:space="preserve"> לאלומיניום, לרבות תיבות דואר, אינטרקום ומעקות.</w:t>
      </w:r>
    </w:p>
    <w:p w14:paraId="49B1A83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5.7.7.4</w:t>
      </w:r>
      <w:r w:rsidRPr="00E56613">
        <w:rPr>
          <w:rFonts w:ascii="David" w:eastAsia="Times New Roman" w:hAnsi="David" w:cs="David"/>
          <w:snapToGrid w:val="0"/>
          <w:sz w:val="24"/>
          <w:szCs w:val="24"/>
          <w:rtl/>
        </w:rPr>
        <w:tab/>
        <w:t>מעליות.</w:t>
      </w:r>
    </w:p>
    <w:p w14:paraId="3F903CD9"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5.7.7.5</w:t>
      </w:r>
      <w:r w:rsidRPr="00E56613">
        <w:rPr>
          <w:rFonts w:ascii="David" w:eastAsia="Times New Roman" w:hAnsi="David" w:cs="David"/>
          <w:snapToGrid w:val="0"/>
          <w:sz w:val="24"/>
          <w:szCs w:val="24"/>
          <w:rtl/>
        </w:rPr>
        <w:tab/>
        <w:t>לוחות חשמל.</w:t>
      </w:r>
    </w:p>
    <w:p w14:paraId="1B7B2102"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5.7.7.6</w:t>
      </w:r>
      <w:r w:rsidRPr="00E56613">
        <w:rPr>
          <w:rFonts w:ascii="David" w:eastAsia="Times New Roman" w:hAnsi="David" w:cs="David"/>
          <w:snapToGrid w:val="0"/>
          <w:sz w:val="24"/>
          <w:szCs w:val="24"/>
          <w:rtl/>
        </w:rPr>
        <w:tab/>
        <w:t>מתקני מיזוג אוויר ואוורור.</w:t>
      </w:r>
    </w:p>
    <w:p w14:paraId="5DAE0AD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5.7.7.7</w:t>
      </w:r>
      <w:r w:rsidRPr="00E56613">
        <w:rPr>
          <w:rFonts w:ascii="David" w:eastAsia="Times New Roman" w:hAnsi="David" w:cs="David"/>
          <w:snapToGrid w:val="0"/>
          <w:sz w:val="24"/>
          <w:szCs w:val="24"/>
          <w:rtl/>
        </w:rPr>
        <w:tab/>
        <w:t>גנרטור/ים.</w:t>
      </w:r>
    </w:p>
    <w:p w14:paraId="78E2AE06"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5.7.7.8</w:t>
      </w:r>
      <w:r w:rsidRPr="00E56613">
        <w:rPr>
          <w:rFonts w:ascii="David" w:eastAsia="Times New Roman" w:hAnsi="David" w:cs="David"/>
          <w:snapToGrid w:val="0"/>
          <w:sz w:val="24"/>
          <w:szCs w:val="24"/>
          <w:rtl/>
        </w:rPr>
        <w:tab/>
        <w:t>מערכות סולריות, לרבות קונסטרוקציה.</w:t>
      </w:r>
    </w:p>
    <w:p w14:paraId="2B3B06CE"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5.7.7.9</w:t>
      </w:r>
      <w:r w:rsidRPr="00E56613">
        <w:rPr>
          <w:rFonts w:ascii="David" w:eastAsia="Times New Roman" w:hAnsi="David" w:cs="David"/>
          <w:snapToGrid w:val="0"/>
          <w:sz w:val="24"/>
          <w:szCs w:val="24"/>
          <w:rtl/>
        </w:rPr>
        <w:tab/>
        <w:t>משאבות.</w:t>
      </w:r>
    </w:p>
    <w:p w14:paraId="1280D299"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5.7.7.10 </w:t>
      </w:r>
      <w:r w:rsidRPr="00E56613">
        <w:rPr>
          <w:rFonts w:ascii="David" w:eastAsia="Times New Roman" w:hAnsi="David" w:cs="David"/>
          <w:snapToGrid w:val="0"/>
          <w:sz w:val="24"/>
          <w:szCs w:val="24"/>
          <w:rtl/>
        </w:rPr>
        <w:tab/>
        <w:t>קונסטרוקציה לתקרות תותבות.</w:t>
      </w:r>
    </w:p>
    <w:p w14:paraId="731BEF2D"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5.7.7.11 </w:t>
      </w:r>
      <w:r w:rsidRPr="00E56613">
        <w:rPr>
          <w:rFonts w:ascii="David" w:eastAsia="Times New Roman" w:hAnsi="David" w:cs="David"/>
          <w:snapToGrid w:val="0"/>
          <w:sz w:val="24"/>
          <w:szCs w:val="24"/>
          <w:rtl/>
        </w:rPr>
        <w:tab/>
        <w:t>איטום.</w:t>
      </w:r>
    </w:p>
    <w:p w14:paraId="11B38903"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5.7.7.12 </w:t>
      </w:r>
      <w:r w:rsidRPr="00E56613">
        <w:rPr>
          <w:rFonts w:ascii="David" w:eastAsia="Times New Roman" w:hAnsi="David" w:cs="David"/>
          <w:snapToGrid w:val="0"/>
          <w:sz w:val="24"/>
          <w:szCs w:val="24"/>
          <w:rtl/>
        </w:rPr>
        <w:tab/>
        <w:t>ארונות מטבח ואמבטיה.</w:t>
      </w:r>
    </w:p>
    <w:p w14:paraId="2F9BEEB7"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5.7.7.13</w:t>
      </w:r>
      <w:r w:rsidRPr="00E56613">
        <w:rPr>
          <w:rFonts w:ascii="David" w:eastAsia="Times New Roman" w:hAnsi="David" w:cs="David"/>
          <w:snapToGrid w:val="0"/>
          <w:sz w:val="24"/>
          <w:szCs w:val="24"/>
          <w:rtl/>
        </w:rPr>
        <w:tab/>
        <w:t>תכנון ייצור שלטים.</w:t>
      </w:r>
    </w:p>
    <w:p w14:paraId="0C21A5EB" w14:textId="77777777" w:rsidR="00E56613" w:rsidRPr="00E56613" w:rsidRDefault="00E56613" w:rsidP="00E56613">
      <w:pPr>
        <w:spacing w:before="0" w:beforeAutospacing="0" w:after="0" w:afterAutospacing="0" w:line="240" w:lineRule="auto"/>
        <w:ind w:left="1843" w:hanging="127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5.7.7.14</w:t>
      </w:r>
      <w:r w:rsidRPr="00E56613">
        <w:rPr>
          <w:rFonts w:ascii="David" w:eastAsia="Times New Roman" w:hAnsi="David" w:cs="David"/>
          <w:snapToGrid w:val="0"/>
          <w:sz w:val="24"/>
          <w:szCs w:val="24"/>
          <w:rtl/>
        </w:rPr>
        <w:tab/>
        <w:t>תכנון מערכות לחיפוי קירות.</w:t>
      </w:r>
    </w:p>
    <w:p w14:paraId="01E6EE22" w14:textId="77777777" w:rsidR="00E56613" w:rsidRPr="00E56613" w:rsidRDefault="00E56613" w:rsidP="00E56613">
      <w:pPr>
        <w:spacing w:before="0" w:beforeAutospacing="0" w:after="0" w:afterAutospacing="0" w:line="240" w:lineRule="auto"/>
        <w:ind w:left="3140" w:hanging="1000"/>
        <w:jc w:val="both"/>
        <w:rPr>
          <w:rFonts w:ascii="David" w:eastAsia="Times New Roman" w:hAnsi="David" w:cs="David"/>
          <w:snapToGrid w:val="0"/>
          <w:sz w:val="24"/>
          <w:szCs w:val="24"/>
          <w:rtl/>
        </w:rPr>
      </w:pPr>
    </w:p>
    <w:p w14:paraId="134A45F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בסעיף האחראי על תכנון השלד ימונה ע"י המזמין ועל חשבונו והאחריות בדבר מינויו וכל ענין הכרוך בהפעלתו לא תחול על הקבלן.</w:t>
      </w:r>
    </w:p>
    <w:p w14:paraId="236A4C9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0089751" w14:textId="2026ACCF" w:rsidR="00E56613" w:rsidRPr="00E56613" w:rsidRDefault="00E56613" w:rsidP="003B5FE4">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"המחי</w:t>
      </w:r>
      <w:r w:rsidR="003B5FE4">
        <w:rPr>
          <w:rFonts w:ascii="David" w:eastAsia="Times New Roman" w:hAnsi="David" w:cs="David"/>
          <w:snapToGrid w:val="0"/>
          <w:sz w:val="24"/>
          <w:szCs w:val="24"/>
          <w:rtl/>
        </w:rPr>
        <w:t xml:space="preserve">ר הכולל"  הינו </w:t>
      </w:r>
      <w:sdt>
        <w:sdtPr>
          <w:rPr>
            <w:rFonts w:ascii="David" w:eastAsia="Times New Roman" w:hAnsi="David" w:cs="David"/>
            <w:snapToGrid w:val="0"/>
            <w:color w:val="008000"/>
            <w:sz w:val="24"/>
            <w:szCs w:val="24"/>
            <w:rtl/>
          </w:rPr>
          <w:alias w:val="היקף החוזה/נתוני עלות"/>
          <w:tag w:val="cntPaymentAmount"/>
          <w:id w:val="-153525489"/>
          <w:placeholder>
            <w:docPart w:val="4470821FFA46440EB8DC4AAAD7D21C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aymentAmount[1]" w:storeItemID="{81709D4C-33DC-48CC-AC7E-130A245806EE}"/>
          <w:text/>
        </w:sdtPr>
        <w:sdtEndPr/>
        <w:sdtContent>
          <w:r w:rsidR="003B5FE4" w:rsidRPr="003B5FE4">
            <w:rPr>
              <w:rStyle w:val="a8"/>
              <w:color w:val="00B0F0"/>
              <w:rtl/>
            </w:rPr>
            <w:t>[היקף החוזה/נתוני עלות]</w:t>
          </w:r>
        </w:sdtContent>
      </w:sdt>
      <w:r w:rsidRPr="00E56613">
        <w:rPr>
          <w:rFonts w:ascii="David" w:eastAsia="Times New Roman" w:hAnsi="David" w:cs="David"/>
          <w:snapToGrid w:val="0"/>
          <w:color w:val="008000"/>
          <w:sz w:val="24"/>
          <w:szCs w:val="24"/>
          <w:rtl/>
        </w:rPr>
        <w:t xml:space="preserve"> </w:t>
      </w:r>
      <w:sdt>
        <w:sdtPr>
          <w:rPr>
            <w:rFonts w:ascii="David" w:eastAsia="Times New Roman" w:hAnsi="David" w:cs="David"/>
            <w:snapToGrid w:val="0"/>
            <w:color w:val="008000"/>
            <w:sz w:val="24"/>
            <w:szCs w:val="24"/>
            <w:rtl/>
          </w:rPr>
          <w:alias w:val="שם מטבע"/>
          <w:tag w:val="cntCrrncyType"/>
          <w:id w:val="1580949581"/>
          <w:placeholder>
            <w:docPart w:val="4E129FF625474F19AE3737064CD0A35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rrncyType[1]" w:storeItemID="{81709D4C-33DC-48CC-AC7E-130A245806EE}"/>
          <w:text/>
        </w:sdtPr>
        <w:sdtEndPr/>
        <w:sdtContent>
          <w:ins w:id="42" w:author="עינב יורוביצקי" w:date="2020-07-06T10:31:00Z">
            <w:r w:rsidR="001E4512">
              <w:rPr>
                <w:rFonts w:ascii="David" w:eastAsia="Times New Roman" w:hAnsi="David" w:cs="David" w:hint="cs"/>
                <w:snapToGrid w:val="0"/>
                <w:color w:val="008000"/>
                <w:sz w:val="24"/>
                <w:szCs w:val="24"/>
                <w:rtl/>
              </w:rPr>
              <w:t>ש"ח</w:t>
            </w:r>
          </w:ins>
        </w:sdtContent>
      </w:sdt>
      <w:r w:rsidRPr="00E56613">
        <w:rPr>
          <w:rFonts w:ascii="David" w:eastAsia="Times New Roman" w:hAnsi="David" w:cs="David"/>
          <w:snapToGrid w:val="0"/>
          <w:sz w:val="24"/>
          <w:szCs w:val="24"/>
          <w:rtl/>
        </w:rPr>
        <w:t>(לא כולל מע"מ) עפ"י החלוקה הבאה:</w:t>
      </w:r>
      <w:r w:rsidR="003B5FE4">
        <w:rPr>
          <w:rFonts w:ascii="David" w:eastAsia="Times New Roman" w:hAnsi="David" w:cs="David" w:hint="cs"/>
          <w:snapToGrid w:val="0"/>
          <w:sz w:val="24"/>
          <w:szCs w:val="24"/>
          <w:rtl/>
        </w:rPr>
        <w:t xml:space="preserve"> __________________________</w:t>
      </w:r>
    </w:p>
    <w:p w14:paraId="24A1D831"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6FEF9A8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607245F"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בדיקת חשבון ביניים ע"י המפקח תיעשה תוך 30 יום ממועד קבלתו.</w:t>
      </w:r>
    </w:p>
    <w:p w14:paraId="6B0B44B9"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2A5862D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תשלום חשבון ביניים יבוצע ע"י המזמין תוך 30 ימים ממועד קבלת חשבון מאושר ע"י המפקח, או תוך 60 יום ממועד קבלתו ע"י המפקח לפי המאוחר מבניהם.</w:t>
      </w:r>
    </w:p>
    <w:p w14:paraId="1BD4D934" w14:textId="77777777" w:rsidR="00E56613" w:rsidRPr="00E56613" w:rsidRDefault="00E56613" w:rsidP="00E56613">
      <w:pPr>
        <w:spacing w:before="0" w:beforeAutospacing="0" w:after="0" w:afterAutospacing="0" w:line="240" w:lineRule="auto"/>
        <w:ind w:left="892" w:hanging="660"/>
        <w:jc w:val="both"/>
        <w:rPr>
          <w:rFonts w:ascii="David" w:eastAsia="Times New Roman" w:hAnsi="David" w:cs="David"/>
          <w:snapToGrid w:val="0"/>
          <w:sz w:val="24"/>
          <w:szCs w:val="24"/>
          <w:rtl/>
        </w:rPr>
      </w:pPr>
    </w:p>
    <w:p w14:paraId="4F9D6679"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8.2.5.1 ינוכה עיכבון בשיעור 5%.</w:t>
      </w:r>
    </w:p>
    <w:p w14:paraId="64710DD7"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4"/>
          <w:szCs w:val="24"/>
          <w:rtl/>
        </w:rPr>
      </w:pPr>
    </w:p>
    <w:p w14:paraId="602CE1C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8.3.5</w:t>
      </w:r>
      <w:r w:rsidRPr="00E56613">
        <w:rPr>
          <w:rFonts w:ascii="David" w:eastAsia="Times New Roman" w:hAnsi="David" w:cs="David"/>
          <w:snapToGrid w:val="0"/>
          <w:sz w:val="24"/>
          <w:szCs w:val="24"/>
          <w:rtl/>
        </w:rPr>
        <w:tab/>
        <w:t>פרק הזמן לבדיקת החשבון הסופי ע"י המפקח הוא תוך 45 יום ממועד קבלתו ומהמועד שבו התמלאו כל התנאים המוקדמים.</w:t>
      </w:r>
    </w:p>
    <w:p w14:paraId="34DF302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146B78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8.3.6</w:t>
      </w:r>
      <w:r w:rsidRPr="00E56613">
        <w:rPr>
          <w:rFonts w:ascii="David" w:eastAsia="Times New Roman" w:hAnsi="David" w:cs="David"/>
          <w:snapToGrid w:val="0"/>
          <w:sz w:val="24"/>
          <w:szCs w:val="24"/>
          <w:rtl/>
        </w:rPr>
        <w:tab/>
        <w:t>תשלום החשבון הסופי יבוצע ע"י המזמין תוך 45 יום ממועד קבלת חשבון מאושר ע"י המפקח או תוך 90 יום ממועד קבלתו ע"י המפקח ומהמועד שבו התמלאו כל התנאים המוקדמים לפי המאוחר מבניהם.</w:t>
      </w:r>
    </w:p>
    <w:p w14:paraId="40FBD02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76DF3E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8.3.7</w:t>
      </w:r>
      <w:r w:rsidRPr="00E56613">
        <w:rPr>
          <w:rFonts w:ascii="David" w:eastAsia="Times New Roman" w:hAnsi="David" w:cs="David"/>
          <w:snapToGrid w:val="0"/>
          <w:sz w:val="24"/>
          <w:szCs w:val="24"/>
          <w:rtl/>
        </w:rPr>
        <w:tab/>
        <w:t>שיעור הריבית הוא - פריים פחות 0.5% לשנה.</w:t>
      </w:r>
    </w:p>
    <w:p w14:paraId="70322560"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4ED0D2E1"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הערבות להבטחת קיום התחייבויות הקבלן כאמור בסעיף תהא בשיעור 10% ממחיר העבודות.</w:t>
      </w:r>
    </w:p>
    <w:p w14:paraId="3C36D71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למרות האמור לעיל כל עוד לא הוציא המזמין צו התחלת עבודה לבצוע כל העבודות, השיעור יהיה 10% ממחיר העבודות ללא מע"מ של שלב א' להן הוציא המזמין צו כאמור ו- 5% ממחיר העבודות ללא מע"מ להן טרם הוציא המזמין צו כאמור. עם הוצאת צ.ה.ע ע"י המזמין ליתרת העבודות, ישלים הקבלן ערבות בנקאית בשיעור 5% נוספים ממחיר עבודות ללא מע"מ אלה, כך שבסה"כ יעמיד ערבות בגובה שלא יפחת מ- 10% מהמחיר הכולל ללא מע"מ.</w:t>
      </w:r>
    </w:p>
    <w:p w14:paraId="1EE6163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7BEE66A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9.3.2</w:t>
      </w:r>
      <w:r w:rsidRPr="00E56613">
        <w:rPr>
          <w:rFonts w:ascii="David" w:eastAsia="Times New Roman" w:hAnsi="David" w:cs="David"/>
          <w:snapToGrid w:val="0"/>
          <w:sz w:val="24"/>
          <w:szCs w:val="24"/>
          <w:rtl/>
        </w:rPr>
        <w:tab/>
        <w:t>המדד היסודי הוא כמפורט בסעיף 1.1 לעיל.</w:t>
      </w:r>
    </w:p>
    <w:p w14:paraId="03E45954"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trike/>
          <w:snapToGrid w:val="0"/>
          <w:sz w:val="24"/>
          <w:szCs w:val="24"/>
          <w:rtl/>
        </w:rPr>
      </w:pPr>
    </w:p>
    <w:p w14:paraId="6A43A462"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10.1</w:t>
      </w:r>
      <w:r w:rsidRPr="00E56613">
        <w:rPr>
          <w:rFonts w:ascii="David" w:eastAsia="Times New Roman" w:hAnsi="David" w:cs="David"/>
          <w:snapToGrid w:val="0"/>
          <w:color w:val="000000"/>
          <w:sz w:val="24"/>
          <w:szCs w:val="24"/>
          <w:rtl/>
        </w:rPr>
        <w:tab/>
        <w:t xml:space="preserve">מבלי לגרוע מהוראות </w:t>
      </w:r>
      <w:r w:rsidRPr="00E56613">
        <w:rPr>
          <w:rFonts w:ascii="David" w:eastAsia="Times New Roman" w:hAnsi="David" w:cs="David"/>
          <w:b/>
          <w:bCs/>
          <w:snapToGrid w:val="0"/>
          <w:color w:val="000000"/>
          <w:sz w:val="24"/>
          <w:szCs w:val="24"/>
          <w:rtl/>
        </w:rPr>
        <w:t>לוח הזמן הכללי</w:t>
      </w:r>
      <w:r w:rsidRPr="00E56613">
        <w:rPr>
          <w:rFonts w:ascii="David" w:eastAsia="Times New Roman" w:hAnsi="David" w:cs="David"/>
          <w:snapToGrid w:val="0"/>
          <w:color w:val="000000"/>
          <w:sz w:val="24"/>
          <w:szCs w:val="24"/>
          <w:rtl/>
        </w:rPr>
        <w:t>:</w:t>
      </w:r>
    </w:p>
    <w:p w14:paraId="40063EA2" w14:textId="77777777" w:rsidR="00E56613" w:rsidRPr="00E56613" w:rsidRDefault="00E56613" w:rsidP="00E56613">
      <w:pPr>
        <w:spacing w:before="0" w:beforeAutospacing="0" w:after="0" w:afterAutospacing="0" w:line="240" w:lineRule="auto"/>
        <w:ind w:left="851" w:hanging="660"/>
        <w:jc w:val="both"/>
        <w:rPr>
          <w:rFonts w:ascii="David" w:eastAsia="Times New Roman" w:hAnsi="David" w:cs="David"/>
          <w:snapToGrid w:val="0"/>
          <w:sz w:val="24"/>
          <w:szCs w:val="24"/>
          <w:rtl/>
        </w:rPr>
      </w:pPr>
    </w:p>
    <w:p w14:paraId="4A9DB06E"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המרתפים הוא __חודשים ממועד צו התחלת עבודה.</w:t>
      </w:r>
    </w:p>
    <w:p w14:paraId="1E86552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1 הוא __ חודשים ממועד צו התחלת עבודה.</w:t>
      </w:r>
    </w:p>
    <w:p w14:paraId="227DE0A3"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2 הוא __ חודשים ממועד צו התחלת עבודה</w:t>
      </w:r>
    </w:p>
    <w:p w14:paraId="521F7F6B"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3 הוא __חודשים ממועד צו התחלת עבודה.</w:t>
      </w:r>
    </w:p>
    <w:p w14:paraId="1D67FA2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פרק הזמן להשלמת בנין מס' 4 הוא __ חודשים ממועד צו התחלת עבודה.</w:t>
      </w:r>
    </w:p>
    <w:p w14:paraId="38F53CB5"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p>
    <w:p w14:paraId="3326B39C"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פרק הזמן להשלמת חדר השנאים וחדר הבזק – למועד שיאפשר חבור חשמל וטלפון לבניינים ולדירות למועד אכלוסם. </w:t>
      </w:r>
    </w:p>
    <w:p w14:paraId="6EC548ED" w14:textId="77777777" w:rsidR="00E56613" w:rsidRPr="00E56613" w:rsidRDefault="00E56613" w:rsidP="00E56613">
      <w:pPr>
        <w:spacing w:before="0" w:beforeAutospacing="0" w:after="0" w:afterAutospacing="0" w:line="240" w:lineRule="auto"/>
        <w:ind w:left="851"/>
        <w:jc w:val="both"/>
        <w:rPr>
          <w:rFonts w:ascii="David" w:eastAsia="Times New Roman" w:hAnsi="David" w:cs="David"/>
          <w:snapToGrid w:val="0"/>
          <w:sz w:val="24"/>
          <w:szCs w:val="24"/>
          <w:rtl/>
        </w:rPr>
      </w:pPr>
    </w:p>
    <w:p w14:paraId="218BA376" w14:textId="77777777" w:rsidR="00E56613" w:rsidRPr="00E56613" w:rsidRDefault="00E56613" w:rsidP="00237720">
      <w:pPr>
        <w:numPr>
          <w:ilvl w:val="2"/>
          <w:numId w:val="6"/>
        </w:numPr>
        <w:spacing w:before="0" w:beforeAutospacing="0" w:after="0" w:afterAutospacing="0" w:line="240" w:lineRule="auto"/>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 xml:space="preserve">סכום הפיצוי המוסכם </w:t>
      </w:r>
      <w:r w:rsidRPr="00E56613">
        <w:rPr>
          <w:rFonts w:ascii="David" w:eastAsia="Times New Roman" w:hAnsi="David" w:cs="David" w:hint="cs"/>
          <w:snapToGrid w:val="0"/>
          <w:sz w:val="24"/>
          <w:szCs w:val="24"/>
          <w:rtl/>
        </w:rPr>
        <w:t>יעמוד על  7,500 ₪ לכל יום איחור במועד השלמת העבודות. מבלי לגרוע מכל האמור לעיל, ישא הקבלן בכל הוצאות ונזקי המזמין, הישירים והעקיפים, הנובעים מהאיחור במועד השלמת העבודות.</w:t>
      </w:r>
    </w:p>
    <w:p w14:paraId="050AA6F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04B4BF1B"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r>
    </w:p>
    <w:p w14:paraId="25143312"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w:t>
      </w:r>
      <w:r w:rsidRPr="00E56613">
        <w:rPr>
          <w:rFonts w:ascii="David" w:eastAsia="Times New Roman" w:hAnsi="David" w:cs="David"/>
          <w:b/>
          <w:bCs/>
          <w:snapToGrid w:val="0"/>
          <w:sz w:val="24"/>
          <w:szCs w:val="24"/>
          <w:rtl/>
        </w:rPr>
        <w:t>"סכום הפיצוי"</w:t>
      </w:r>
      <w:r w:rsidRPr="00E56613">
        <w:rPr>
          <w:rFonts w:ascii="David" w:eastAsia="Times New Roman" w:hAnsi="David" w:cs="David"/>
          <w:snapToGrid w:val="0"/>
          <w:sz w:val="24"/>
          <w:szCs w:val="24"/>
          <w:rtl/>
        </w:rPr>
        <w:t>).</w:t>
      </w:r>
    </w:p>
    <w:p w14:paraId="12F7FF3A" w14:textId="77777777" w:rsidR="00E56613" w:rsidRPr="00E56613" w:rsidRDefault="00E56613" w:rsidP="00E56613">
      <w:pPr>
        <w:spacing w:before="0" w:beforeAutospacing="0" w:after="0" w:afterAutospacing="0" w:line="240" w:lineRule="auto"/>
        <w:ind w:left="567"/>
        <w:jc w:val="both"/>
        <w:rPr>
          <w:rFonts w:ascii="David" w:eastAsia="Times New Roman" w:hAnsi="David" w:cs="David"/>
          <w:snapToGrid w:val="0"/>
          <w:sz w:val="24"/>
          <w:szCs w:val="24"/>
        </w:rPr>
      </w:pPr>
      <w:r w:rsidRPr="00E56613">
        <w:rPr>
          <w:rFonts w:ascii="David" w:eastAsia="Times New Roman" w:hAnsi="David" w:cs="David"/>
          <w:snapToGrid w:val="0"/>
          <w:sz w:val="24"/>
          <w:szCs w:val="24"/>
          <w:rtl/>
        </w:rPr>
        <w:t>מובהר כי בכל מקרה לא יפחת סכום הפיצוי מכל סכום שיחויב בו המזמין כלפי רוכש הנכס על פי כל דין.</w:t>
      </w:r>
    </w:p>
    <w:p w14:paraId="4F0704B3"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5B4C1C7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1EC1DF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בגין השלמת עבודות בדירה שאינה דירת גג, שהעבודות בה עוכבו, לפי דרישת המזמין, למעלה  מ- 6 חודשים מטופס 4, כאמור בסעיף, ישלם המזמין לקבלן לאחר השלמת העבודות, תוספת עפ"י הפירוט הבא:</w:t>
      </w:r>
    </w:p>
    <w:p w14:paraId="2A45D9A2"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במטבח - 1,500 ש"ח.</w:t>
      </w:r>
    </w:p>
    <w:p w14:paraId="54BAD3F9"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העבודות בחדרים רטובים - 1,500 ש"ח.</w:t>
      </w:r>
    </w:p>
    <w:p w14:paraId="1E62D32C"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עבודות מיזוג אויר - 500 ש"ח.</w:t>
      </w:r>
    </w:p>
    <w:p w14:paraId="504BFF0C" w14:textId="77777777" w:rsidR="00E56613" w:rsidRPr="00E56613" w:rsidRDefault="00E56613" w:rsidP="00E56613">
      <w:pPr>
        <w:spacing w:before="0" w:beforeAutospacing="0" w:after="0" w:afterAutospacing="0" w:line="240" w:lineRule="auto"/>
        <w:ind w:left="1196" w:hanging="660"/>
        <w:jc w:val="both"/>
        <w:rPr>
          <w:rFonts w:ascii="David" w:eastAsia="Times New Roman" w:hAnsi="David" w:cs="David"/>
          <w:snapToGrid w:val="0"/>
          <w:sz w:val="24"/>
          <w:szCs w:val="24"/>
          <w:rtl/>
        </w:rPr>
      </w:pPr>
    </w:p>
    <w:p w14:paraId="0E8454D1" w14:textId="77777777" w:rsidR="00E56613" w:rsidRPr="00E56613" w:rsidRDefault="00E56613" w:rsidP="00E56613">
      <w:pPr>
        <w:spacing w:before="60" w:beforeAutospacing="0" w:after="0" w:afterAutospacing="0" w:line="240" w:lineRule="auto"/>
        <w:ind w:left="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בגין השלמת כל עבודות הגמר בדירות הפנטהאוס, לפי דרישת המזמין, למעלה מ-12 חודשים מהמועד הקובע כאמור בסעיף, ישלם המזמין לקבלן לאחר השלמת העבודות תוספת בסך 10,000 ₪ לכל דירה בה יעוכבו העבודות.</w:t>
      </w:r>
    </w:p>
    <w:p w14:paraId="05B68728"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p>
    <w:p w14:paraId="466BC9F8"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030110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עמלת הקבלן עבור ביצוע התחייבויותיו בנושא קבלנים מיוחדים כאמור בסעיף תהא בשיעור 6% ממחיר עבודות הקבלנים המיוחדים.</w:t>
      </w:r>
    </w:p>
    <w:p w14:paraId="3F09FC87"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7D29AFB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trike/>
          <w:snapToGrid w:val="0"/>
          <w:sz w:val="24"/>
          <w:szCs w:val="24"/>
          <w:rtl/>
        </w:rPr>
      </w:pPr>
      <w:r w:rsidRPr="00E56613">
        <w:rPr>
          <w:rFonts w:ascii="David" w:eastAsia="Times New Roman" w:hAnsi="David" w:cs="David"/>
          <w:snapToGrid w:val="0"/>
          <w:sz w:val="24"/>
          <w:szCs w:val="24"/>
          <w:rtl/>
        </w:rPr>
        <w:t>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קומה לדוגמא בכל אחד מבניינים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וקומה לדוגמא נוספת באחד מבניינים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או __</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לפי בחירת המזמין. דירה לדוגמא בסמוך למבנה המכירות.</w:t>
      </w:r>
    </w:p>
    <w:p w14:paraId="4346F62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trike/>
          <w:snapToGrid w:val="0"/>
          <w:sz w:val="24"/>
          <w:szCs w:val="24"/>
          <w:rtl/>
        </w:rPr>
      </w:pPr>
    </w:p>
    <w:p w14:paraId="145E9EAC"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4"/>
          <w:szCs w:val="24"/>
          <w:rtl/>
        </w:rPr>
        <w:t>16</w:t>
      </w:r>
      <w:r w:rsidRPr="00E56613">
        <w:rPr>
          <w:rFonts w:ascii="David" w:eastAsia="Times New Roman" w:hAnsi="David" w:cs="David"/>
          <w:snapToGrid w:val="0"/>
          <w:sz w:val="26"/>
          <w:szCs w:val="24"/>
          <w:rtl/>
        </w:rPr>
        <w:t>.2</w:t>
      </w:r>
      <w:r w:rsidRPr="00E56613">
        <w:rPr>
          <w:rFonts w:ascii="David" w:eastAsia="Times New Roman" w:hAnsi="David" w:cs="David"/>
          <w:snapToGrid w:val="0"/>
          <w:sz w:val="26"/>
          <w:szCs w:val="24"/>
          <w:rtl/>
        </w:rPr>
        <w:tab/>
        <w:t>שיעור השתתפות הקבלן הינו - 0.30%.</w:t>
      </w:r>
    </w:p>
    <w:p w14:paraId="0CF9F82A" w14:textId="77777777" w:rsidR="00E56613" w:rsidRPr="00E56613" w:rsidRDefault="00E56613" w:rsidP="00E56613">
      <w:pPr>
        <w:spacing w:before="60" w:beforeAutospacing="0" w:after="0" w:afterAutospacing="0" w:line="240" w:lineRule="auto"/>
        <w:ind w:left="851" w:hanging="851"/>
        <w:jc w:val="both"/>
        <w:rPr>
          <w:rFonts w:ascii="David" w:eastAsia="Times New Roman" w:hAnsi="David" w:cs="David"/>
          <w:snapToGrid w:val="0"/>
          <w:sz w:val="26"/>
          <w:szCs w:val="24"/>
          <w:rtl/>
        </w:rPr>
      </w:pPr>
    </w:p>
    <w:p w14:paraId="6CB22844"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6"/>
          <w:szCs w:val="24"/>
          <w:rtl/>
        </w:rPr>
      </w:pPr>
      <w:r w:rsidRPr="00E56613">
        <w:rPr>
          <w:rFonts w:ascii="David" w:eastAsia="Times New Roman" w:hAnsi="David" w:cs="David"/>
          <w:snapToGrid w:val="0"/>
          <w:sz w:val="26"/>
          <w:szCs w:val="24"/>
          <w:rtl/>
        </w:rPr>
        <w:t>18.2.7.3 למזמין תהיה אופציה לרכוש את משרדי המפקח על כל הציוד  שעל הקבלן לספק למשרד המפקח כנגד תשלום _________ ₪.</w:t>
      </w:r>
    </w:p>
    <w:p w14:paraId="09BF9DB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711FCE7"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281FDCB9"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69635E86"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28.14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4,000ש"ח בתוספת מע"מ עבור כל יחידת דיור.</w:t>
      </w:r>
    </w:p>
    <w:p w14:paraId="242E3929" w14:textId="77777777" w:rsidR="00E56613" w:rsidRPr="00E56613" w:rsidRDefault="00E56613" w:rsidP="00E56613">
      <w:pPr>
        <w:spacing w:before="0" w:beforeAutospacing="0" w:after="0" w:afterAutospacing="0" w:line="240" w:lineRule="auto"/>
        <w:ind w:left="1366" w:hanging="1134"/>
        <w:jc w:val="both"/>
        <w:rPr>
          <w:rFonts w:ascii="David" w:eastAsia="Times New Roman" w:hAnsi="David" w:cs="David"/>
          <w:snapToGrid w:val="0"/>
          <w:sz w:val="24"/>
          <w:szCs w:val="24"/>
          <w:rtl/>
        </w:rPr>
      </w:pPr>
    </w:p>
    <w:p w14:paraId="1C53A4C0" w14:textId="77777777" w:rsidR="00E56613" w:rsidRPr="00E56613" w:rsidRDefault="00E56613" w:rsidP="00E56613">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לכל אחד מיחידי המזמין זכויות והתחייבויות בשיעור המפורט להלן מזכויות והתחייבויות המזמין עפ"י חוזה זה:</w:t>
      </w:r>
    </w:p>
    <w:sdt>
      <w:sdtPr>
        <w:rPr>
          <w:rFonts w:ascii="Times New Roman" w:eastAsia="Times New Roman" w:hAnsi="Times New Roman" w:cs="David"/>
          <w:color w:val="008000"/>
          <w:sz w:val="24"/>
          <w:szCs w:val="24"/>
          <w:rtl/>
          <w:lang w:eastAsia="he-IL"/>
        </w:rPr>
        <w:alias w:val="אחוז השתתפות צד א"/>
        <w:tag w:val="cmtTzadAPercent"/>
        <w:id w:val="228819447"/>
        <w:placeholder>
          <w:docPart w:val="3A735357B2F4401C87DF2E2CE2EDC61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sdtContent>
        <w:p w14:paraId="4FE41ED5" w14:textId="77777777" w:rsidR="003B5FE4" w:rsidRDefault="003B5FE4" w:rsidP="003B5FE4">
          <w:pPr>
            <w:widowControl w:val="0"/>
            <w:spacing w:before="0" w:beforeAutospacing="0" w:after="0" w:afterAutospacing="0" w:line="240" w:lineRule="auto"/>
            <w:ind w:left="746"/>
          </w:pPr>
          <w:r w:rsidRPr="006323AD">
            <w:rPr>
              <w:rStyle w:val="AutoFieldsChar"/>
              <w:color w:val="00B0F0"/>
              <w:rtl/>
            </w:rPr>
            <w:t>[אחוז השתתפות צד א]</w:t>
          </w:r>
        </w:p>
      </w:sdtContent>
    </w:sdt>
    <w:p w14:paraId="7D7FBD59"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288FF5B8"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35D26D62"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64BB24C3"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7A7E36B6" w14:textId="77777777" w:rsidR="00152923" w:rsidRDefault="00152923" w:rsidP="00E56613">
      <w:pPr>
        <w:spacing w:before="0" w:beforeAutospacing="0" w:after="0" w:afterAutospacing="0" w:line="240" w:lineRule="auto"/>
        <w:ind w:left="567"/>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5705D735" w14:textId="77777777" w:rsidR="00E56613" w:rsidRPr="00E56613" w:rsidRDefault="00E56613" w:rsidP="00E56613">
      <w:pPr>
        <w:spacing w:before="0" w:beforeAutospacing="0" w:after="0" w:afterAutospacing="0" w:line="240" w:lineRule="auto"/>
        <w:ind w:left="567"/>
        <w:rPr>
          <w:rFonts w:ascii="David" w:eastAsia="Times New Roman" w:hAnsi="David" w:cs="David"/>
          <w:b/>
          <w:bCs/>
          <w:snapToGrid w:val="0"/>
          <w:sz w:val="24"/>
          <w:szCs w:val="24"/>
          <w:u w:val="single"/>
          <w:rtl/>
        </w:rPr>
      </w:pPr>
    </w:p>
    <w:p w14:paraId="161DE619"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3.1.10</w:t>
      </w:r>
    </w:p>
    <w:p w14:paraId="1410F865" w14:textId="77777777" w:rsidR="00E56613" w:rsidRPr="00E56613" w:rsidRDefault="00E56613" w:rsidP="00E56613">
      <w:pPr>
        <w:spacing w:before="0" w:beforeAutospacing="0" w:after="0" w:afterAutospacing="0" w:line="240" w:lineRule="auto"/>
        <w:ind w:left="567"/>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לוח זמנים כללי – יוכן ע"י הקבלן ויאושר ע"י המזמין</w:t>
      </w:r>
    </w:p>
    <w:p w14:paraId="6A15EDB7"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6"/>
          <w:szCs w:val="26"/>
          <w:rtl/>
        </w:rPr>
      </w:pPr>
    </w:p>
    <w:p w14:paraId="664D7A11" w14:textId="77777777" w:rsidR="00E56613" w:rsidRPr="00E56613" w:rsidRDefault="00E56613" w:rsidP="00E56613">
      <w:pPr>
        <w:spacing w:before="0" w:beforeAutospacing="0" w:after="0" w:afterAutospacing="0" w:line="360" w:lineRule="auto"/>
        <w:jc w:val="center"/>
        <w:rPr>
          <w:rFonts w:ascii="David" w:eastAsia="Times New Roman" w:hAnsi="David" w:cs="David"/>
          <w:snapToGrid w:val="0"/>
          <w:sz w:val="26"/>
          <w:szCs w:val="26"/>
          <w:rtl/>
        </w:rPr>
      </w:pPr>
      <w:r w:rsidRPr="00E56613">
        <w:rPr>
          <w:rFonts w:ascii="David" w:eastAsia="Times New Roman" w:hAnsi="David" w:cs="David"/>
          <w:snapToGrid w:val="0"/>
          <w:sz w:val="26"/>
          <w:szCs w:val="26"/>
          <w:rtl/>
        </w:rPr>
        <w:br w:type="page"/>
      </w:r>
    </w:p>
    <w:p w14:paraId="4550D04B" w14:textId="77777777" w:rsidR="00E56613" w:rsidRPr="00E56613" w:rsidRDefault="00E56613" w:rsidP="00E56613">
      <w:pPr>
        <w:spacing w:before="0" w:beforeAutospacing="0" w:after="0" w:afterAutospacing="0" w:line="36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3.1.11</w:t>
      </w:r>
    </w:p>
    <w:p w14:paraId="48539939"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p>
    <w:p w14:paraId="4A2A0097"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rtl/>
        </w:rPr>
        <w:t xml:space="preserve">(על בסיס אחוזים מתוך המחיר הכולל) </w:t>
      </w:r>
    </w:p>
    <w:p w14:paraId="48657560" w14:textId="77777777" w:rsidR="0059524A"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7754B984" w14:textId="77777777" w:rsidR="00E56613" w:rsidRPr="00E56613" w:rsidRDefault="0059524A" w:rsidP="00E56613">
      <w:pPr>
        <w:spacing w:before="0" w:beforeAutospacing="0" w:after="0" w:afterAutospacing="0" w:line="240" w:lineRule="auto"/>
        <w:ind w:left="2220" w:hanging="2130"/>
        <w:jc w:val="center"/>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לוח תשלומים לחניה מקורה</w:t>
      </w:r>
    </w:p>
    <w:p w14:paraId="085DEE66"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tbl>
      <w:tblPr>
        <w:tblpPr w:leftFromText="180" w:rightFromText="180" w:vertAnchor="page" w:horzAnchor="margin" w:tblpXSpec="center" w:tblpY="2911"/>
        <w:bidiVisual/>
        <w:tblW w:w="66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2977"/>
        <w:gridCol w:w="1418"/>
        <w:gridCol w:w="1701"/>
      </w:tblGrid>
      <w:tr w:rsidR="0059524A" w:rsidRPr="00E56613" w14:paraId="3208E535" w14:textId="77777777" w:rsidTr="0059524A">
        <w:trPr>
          <w:trHeight w:val="435"/>
        </w:trPr>
        <w:tc>
          <w:tcPr>
            <w:tcW w:w="566" w:type="dxa"/>
          </w:tcPr>
          <w:p w14:paraId="168F72D5"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tl/>
              </w:rPr>
            </w:pPr>
          </w:p>
        </w:tc>
        <w:tc>
          <w:tcPr>
            <w:tcW w:w="2977" w:type="dxa"/>
            <w:noWrap/>
            <w:vAlign w:val="center"/>
          </w:tcPr>
          <w:p w14:paraId="18351C90" w14:textId="77777777" w:rsidR="0059524A" w:rsidRPr="00E56613" w:rsidRDefault="0059524A" w:rsidP="0059524A">
            <w:pPr>
              <w:spacing w:before="0" w:beforeAutospacing="0" w:after="0" w:afterAutospacing="0" w:line="24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השלב לתשלום</w:t>
            </w:r>
          </w:p>
        </w:tc>
        <w:tc>
          <w:tcPr>
            <w:tcW w:w="1418" w:type="dxa"/>
            <w:noWrap/>
            <w:vAlign w:val="center"/>
          </w:tcPr>
          <w:p w14:paraId="48958938"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לתשלום</w:t>
            </w:r>
          </w:p>
        </w:tc>
        <w:tc>
          <w:tcPr>
            <w:tcW w:w="1701" w:type="dxa"/>
            <w:noWrap/>
            <w:vAlign w:val="center"/>
          </w:tcPr>
          <w:p w14:paraId="2BBDF912" w14:textId="77777777" w:rsidR="0059524A" w:rsidRPr="00E56613" w:rsidRDefault="0059524A" w:rsidP="0059524A">
            <w:pPr>
              <w:spacing w:before="0" w:beforeAutospacing="0" w:after="0" w:afterAutospacing="0" w:line="24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מצטבר</w:t>
            </w:r>
          </w:p>
        </w:tc>
      </w:tr>
      <w:tr w:rsidR="0059524A" w:rsidRPr="00E56613" w14:paraId="077132FD" w14:textId="77777777" w:rsidTr="0059524A">
        <w:trPr>
          <w:trHeight w:val="435"/>
        </w:trPr>
        <w:tc>
          <w:tcPr>
            <w:tcW w:w="566" w:type="dxa"/>
            <w:vAlign w:val="center"/>
          </w:tcPr>
          <w:p w14:paraId="1A4DE88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w:t>
            </w:r>
          </w:p>
        </w:tc>
        <w:tc>
          <w:tcPr>
            <w:tcW w:w="2977" w:type="dxa"/>
            <w:noWrap/>
            <w:vAlign w:val="center"/>
          </w:tcPr>
          <w:p w14:paraId="39DEB825"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tl/>
              </w:rPr>
            </w:pPr>
            <w:r w:rsidRPr="00E56613">
              <w:rPr>
                <w:rFonts w:ascii="David" w:eastAsia="Times New Roman" w:hAnsi="David" w:cs="David"/>
                <w:sz w:val="24"/>
                <w:szCs w:val="24"/>
                <w:rtl/>
              </w:rPr>
              <w:t>גמר עבודות חפירה דיפון וביסוס</w:t>
            </w:r>
          </w:p>
        </w:tc>
        <w:tc>
          <w:tcPr>
            <w:tcW w:w="1418" w:type="dxa"/>
            <w:noWrap/>
            <w:vAlign w:val="center"/>
          </w:tcPr>
          <w:p w14:paraId="304B3E4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51A0232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r>
      <w:tr w:rsidR="0059524A" w:rsidRPr="00E56613" w14:paraId="03D13477" w14:textId="77777777" w:rsidTr="0059524A">
        <w:trPr>
          <w:trHeight w:val="435"/>
        </w:trPr>
        <w:tc>
          <w:tcPr>
            <w:tcW w:w="566" w:type="dxa"/>
            <w:vAlign w:val="center"/>
          </w:tcPr>
          <w:p w14:paraId="1CBDC0A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2</w:t>
            </w:r>
          </w:p>
        </w:tc>
        <w:tc>
          <w:tcPr>
            <w:tcW w:w="2977" w:type="dxa"/>
            <w:noWrap/>
            <w:vAlign w:val="center"/>
          </w:tcPr>
          <w:p w14:paraId="36943E47"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רצפה ראשונה</w:t>
            </w:r>
          </w:p>
        </w:tc>
        <w:tc>
          <w:tcPr>
            <w:tcW w:w="1418" w:type="dxa"/>
            <w:noWrap/>
            <w:vAlign w:val="center"/>
          </w:tcPr>
          <w:p w14:paraId="7025F67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7B6C464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18%</w:t>
            </w:r>
          </w:p>
        </w:tc>
      </w:tr>
      <w:tr w:rsidR="0059524A" w:rsidRPr="00E56613" w14:paraId="07D3F26A" w14:textId="77777777" w:rsidTr="0059524A">
        <w:trPr>
          <w:trHeight w:val="435"/>
        </w:trPr>
        <w:tc>
          <w:tcPr>
            <w:tcW w:w="566" w:type="dxa"/>
            <w:vAlign w:val="center"/>
          </w:tcPr>
          <w:p w14:paraId="0BD679E6"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3</w:t>
            </w:r>
          </w:p>
        </w:tc>
        <w:tc>
          <w:tcPr>
            <w:tcW w:w="2977" w:type="dxa"/>
            <w:noWrap/>
            <w:vAlign w:val="center"/>
          </w:tcPr>
          <w:p w14:paraId="3E0F16AA"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קירות</w:t>
            </w:r>
          </w:p>
        </w:tc>
        <w:tc>
          <w:tcPr>
            <w:tcW w:w="1418" w:type="dxa"/>
            <w:noWrap/>
            <w:vAlign w:val="center"/>
          </w:tcPr>
          <w:p w14:paraId="63E554B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6FF0E6D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28%</w:t>
            </w:r>
          </w:p>
        </w:tc>
      </w:tr>
      <w:tr w:rsidR="0059524A" w:rsidRPr="00E56613" w14:paraId="74A14C18" w14:textId="77777777" w:rsidTr="0059524A">
        <w:trPr>
          <w:trHeight w:val="435"/>
        </w:trPr>
        <w:tc>
          <w:tcPr>
            <w:tcW w:w="566" w:type="dxa"/>
            <w:vAlign w:val="center"/>
          </w:tcPr>
          <w:p w14:paraId="6907842D"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4</w:t>
            </w:r>
          </w:p>
        </w:tc>
        <w:tc>
          <w:tcPr>
            <w:tcW w:w="2977" w:type="dxa"/>
            <w:noWrap/>
            <w:vAlign w:val="center"/>
          </w:tcPr>
          <w:p w14:paraId="6066B0FA"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יציקת תקרה</w:t>
            </w:r>
          </w:p>
        </w:tc>
        <w:tc>
          <w:tcPr>
            <w:tcW w:w="1418" w:type="dxa"/>
            <w:noWrap/>
            <w:vAlign w:val="center"/>
          </w:tcPr>
          <w:p w14:paraId="5EA03F9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44B526E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38%</w:t>
            </w:r>
          </w:p>
        </w:tc>
      </w:tr>
      <w:tr w:rsidR="0059524A" w:rsidRPr="00E56613" w14:paraId="508D37A4" w14:textId="77777777" w:rsidTr="0059524A">
        <w:trPr>
          <w:trHeight w:val="435"/>
        </w:trPr>
        <w:tc>
          <w:tcPr>
            <w:tcW w:w="566" w:type="dxa"/>
            <w:vAlign w:val="center"/>
          </w:tcPr>
          <w:p w14:paraId="6AF1240F"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5</w:t>
            </w:r>
          </w:p>
        </w:tc>
        <w:tc>
          <w:tcPr>
            <w:tcW w:w="2977" w:type="dxa"/>
            <w:noWrap/>
            <w:vAlign w:val="center"/>
          </w:tcPr>
          <w:p w14:paraId="400150A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מסגרות</w:t>
            </w:r>
          </w:p>
        </w:tc>
        <w:tc>
          <w:tcPr>
            <w:tcW w:w="1418" w:type="dxa"/>
            <w:noWrap/>
            <w:vAlign w:val="center"/>
          </w:tcPr>
          <w:p w14:paraId="0D80049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w:t>
            </w:r>
          </w:p>
        </w:tc>
        <w:tc>
          <w:tcPr>
            <w:tcW w:w="1701" w:type="dxa"/>
            <w:noWrap/>
            <w:vAlign w:val="center"/>
          </w:tcPr>
          <w:p w14:paraId="033CDA3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45%</w:t>
            </w:r>
          </w:p>
        </w:tc>
      </w:tr>
      <w:tr w:rsidR="0059524A" w:rsidRPr="00E56613" w14:paraId="0C943BB7" w14:textId="77777777" w:rsidTr="0059524A">
        <w:trPr>
          <w:trHeight w:val="435"/>
        </w:trPr>
        <w:tc>
          <w:tcPr>
            <w:tcW w:w="566" w:type="dxa"/>
            <w:vAlign w:val="center"/>
          </w:tcPr>
          <w:p w14:paraId="549C747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6</w:t>
            </w:r>
          </w:p>
        </w:tc>
        <w:tc>
          <w:tcPr>
            <w:tcW w:w="2977" w:type="dxa"/>
            <w:noWrap/>
            <w:vAlign w:val="center"/>
          </w:tcPr>
          <w:p w14:paraId="112D84BA"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418" w:type="dxa"/>
            <w:noWrap/>
            <w:vAlign w:val="center"/>
          </w:tcPr>
          <w:p w14:paraId="1A49989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w:t>
            </w:r>
          </w:p>
        </w:tc>
        <w:tc>
          <w:tcPr>
            <w:tcW w:w="1701" w:type="dxa"/>
            <w:noWrap/>
            <w:vAlign w:val="center"/>
          </w:tcPr>
          <w:p w14:paraId="146F4AC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50%</w:t>
            </w:r>
          </w:p>
        </w:tc>
      </w:tr>
      <w:tr w:rsidR="0059524A" w:rsidRPr="00E56613" w14:paraId="40F90566" w14:textId="77777777" w:rsidTr="0059524A">
        <w:trPr>
          <w:trHeight w:val="435"/>
        </w:trPr>
        <w:tc>
          <w:tcPr>
            <w:tcW w:w="566" w:type="dxa"/>
            <w:vAlign w:val="center"/>
          </w:tcPr>
          <w:p w14:paraId="2DC38E49"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7</w:t>
            </w:r>
          </w:p>
        </w:tc>
        <w:tc>
          <w:tcPr>
            <w:tcW w:w="2977" w:type="dxa"/>
            <w:noWrap/>
            <w:vAlign w:val="center"/>
          </w:tcPr>
          <w:p w14:paraId="42363FD7"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ניקוז</w:t>
            </w:r>
          </w:p>
        </w:tc>
        <w:tc>
          <w:tcPr>
            <w:tcW w:w="1418" w:type="dxa"/>
            <w:noWrap/>
            <w:vAlign w:val="center"/>
          </w:tcPr>
          <w:p w14:paraId="363BF33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4EE9C90"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58%</w:t>
            </w:r>
          </w:p>
        </w:tc>
      </w:tr>
      <w:tr w:rsidR="0059524A" w:rsidRPr="00E56613" w14:paraId="4A096A07" w14:textId="77777777" w:rsidTr="0059524A">
        <w:trPr>
          <w:trHeight w:val="435"/>
        </w:trPr>
        <w:tc>
          <w:tcPr>
            <w:tcW w:w="566" w:type="dxa"/>
            <w:vAlign w:val="center"/>
          </w:tcPr>
          <w:p w14:paraId="2C50DFAA"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8</w:t>
            </w:r>
          </w:p>
        </w:tc>
        <w:tc>
          <w:tcPr>
            <w:tcW w:w="2977" w:type="dxa"/>
            <w:noWrap/>
            <w:vAlign w:val="center"/>
          </w:tcPr>
          <w:p w14:paraId="35A14CC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 xml:space="preserve">גמר איטום </w:t>
            </w:r>
          </w:p>
        </w:tc>
        <w:tc>
          <w:tcPr>
            <w:tcW w:w="1418" w:type="dxa"/>
            <w:noWrap/>
            <w:vAlign w:val="center"/>
          </w:tcPr>
          <w:p w14:paraId="080B6E3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w:t>
            </w:r>
          </w:p>
        </w:tc>
        <w:tc>
          <w:tcPr>
            <w:tcW w:w="1701" w:type="dxa"/>
            <w:noWrap/>
            <w:vAlign w:val="center"/>
          </w:tcPr>
          <w:p w14:paraId="398F5054"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68%</w:t>
            </w:r>
          </w:p>
        </w:tc>
      </w:tr>
      <w:tr w:rsidR="0059524A" w:rsidRPr="00E56613" w14:paraId="743ABB34" w14:textId="77777777" w:rsidTr="0059524A">
        <w:trPr>
          <w:trHeight w:val="435"/>
        </w:trPr>
        <w:tc>
          <w:tcPr>
            <w:tcW w:w="566" w:type="dxa"/>
            <w:vAlign w:val="center"/>
          </w:tcPr>
          <w:p w14:paraId="66355B4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9</w:t>
            </w:r>
          </w:p>
        </w:tc>
        <w:tc>
          <w:tcPr>
            <w:tcW w:w="2977" w:type="dxa"/>
            <w:noWrap/>
            <w:vAlign w:val="center"/>
          </w:tcPr>
          <w:p w14:paraId="27FB3FE8"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מתזים</w:t>
            </w:r>
          </w:p>
        </w:tc>
        <w:tc>
          <w:tcPr>
            <w:tcW w:w="1418" w:type="dxa"/>
            <w:noWrap/>
            <w:vAlign w:val="center"/>
          </w:tcPr>
          <w:p w14:paraId="6CCF78F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6E600207"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76%</w:t>
            </w:r>
          </w:p>
        </w:tc>
      </w:tr>
      <w:tr w:rsidR="0059524A" w:rsidRPr="00E56613" w14:paraId="32F51FCF" w14:textId="77777777" w:rsidTr="0059524A">
        <w:trPr>
          <w:trHeight w:val="435"/>
        </w:trPr>
        <w:tc>
          <w:tcPr>
            <w:tcW w:w="566" w:type="dxa"/>
            <w:vAlign w:val="center"/>
          </w:tcPr>
          <w:p w14:paraId="0C2CB30E"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10</w:t>
            </w:r>
          </w:p>
        </w:tc>
        <w:tc>
          <w:tcPr>
            <w:tcW w:w="2977" w:type="dxa"/>
            <w:noWrap/>
            <w:vAlign w:val="center"/>
          </w:tcPr>
          <w:p w14:paraId="29DDC8A0"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אוורור</w:t>
            </w:r>
          </w:p>
        </w:tc>
        <w:tc>
          <w:tcPr>
            <w:tcW w:w="1418" w:type="dxa"/>
            <w:noWrap/>
            <w:vAlign w:val="center"/>
          </w:tcPr>
          <w:p w14:paraId="3C665FDE"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3E7894E6"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84%</w:t>
            </w:r>
          </w:p>
        </w:tc>
      </w:tr>
      <w:tr w:rsidR="0059524A" w:rsidRPr="00E56613" w14:paraId="06DC7FB2" w14:textId="77777777" w:rsidTr="0059524A">
        <w:trPr>
          <w:trHeight w:val="435"/>
        </w:trPr>
        <w:tc>
          <w:tcPr>
            <w:tcW w:w="566" w:type="dxa"/>
            <w:vAlign w:val="center"/>
          </w:tcPr>
          <w:p w14:paraId="00D22364"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11</w:t>
            </w:r>
          </w:p>
        </w:tc>
        <w:tc>
          <w:tcPr>
            <w:tcW w:w="2977" w:type="dxa"/>
            <w:noWrap/>
            <w:vAlign w:val="center"/>
          </w:tcPr>
          <w:p w14:paraId="18A468FB"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מערכות חשמל</w:t>
            </w:r>
          </w:p>
        </w:tc>
        <w:tc>
          <w:tcPr>
            <w:tcW w:w="1418" w:type="dxa"/>
            <w:noWrap/>
            <w:vAlign w:val="center"/>
          </w:tcPr>
          <w:p w14:paraId="765C1AC1"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8%</w:t>
            </w:r>
          </w:p>
        </w:tc>
        <w:tc>
          <w:tcPr>
            <w:tcW w:w="1701" w:type="dxa"/>
            <w:noWrap/>
            <w:vAlign w:val="center"/>
          </w:tcPr>
          <w:p w14:paraId="467B64F2"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92%</w:t>
            </w:r>
          </w:p>
        </w:tc>
      </w:tr>
      <w:tr w:rsidR="0059524A" w:rsidRPr="00E56613" w14:paraId="07759D48" w14:textId="77777777" w:rsidTr="0059524A">
        <w:trPr>
          <w:trHeight w:val="435"/>
        </w:trPr>
        <w:tc>
          <w:tcPr>
            <w:tcW w:w="566" w:type="dxa"/>
            <w:vAlign w:val="center"/>
          </w:tcPr>
          <w:p w14:paraId="541B72BB"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12</w:t>
            </w:r>
          </w:p>
        </w:tc>
        <w:tc>
          <w:tcPr>
            <w:tcW w:w="2977" w:type="dxa"/>
            <w:noWrap/>
            <w:vAlign w:val="center"/>
          </w:tcPr>
          <w:p w14:paraId="3C0D4A1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חוץ</w:t>
            </w:r>
          </w:p>
        </w:tc>
        <w:tc>
          <w:tcPr>
            <w:tcW w:w="1418" w:type="dxa"/>
            <w:noWrap/>
            <w:vAlign w:val="center"/>
          </w:tcPr>
          <w:p w14:paraId="64DF821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6D8E4EE5"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94%</w:t>
            </w:r>
          </w:p>
        </w:tc>
      </w:tr>
      <w:tr w:rsidR="0059524A" w:rsidRPr="00E56613" w14:paraId="69EED123" w14:textId="77777777" w:rsidTr="0059524A">
        <w:trPr>
          <w:trHeight w:val="435"/>
        </w:trPr>
        <w:tc>
          <w:tcPr>
            <w:tcW w:w="566" w:type="dxa"/>
            <w:vAlign w:val="center"/>
          </w:tcPr>
          <w:p w14:paraId="461F90D2"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13</w:t>
            </w:r>
          </w:p>
        </w:tc>
        <w:tc>
          <w:tcPr>
            <w:tcW w:w="2977" w:type="dxa"/>
            <w:noWrap/>
            <w:vAlign w:val="center"/>
          </w:tcPr>
          <w:p w14:paraId="4403B4EF"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סימון</w:t>
            </w:r>
          </w:p>
        </w:tc>
        <w:tc>
          <w:tcPr>
            <w:tcW w:w="1418" w:type="dxa"/>
            <w:noWrap/>
            <w:vAlign w:val="center"/>
          </w:tcPr>
          <w:p w14:paraId="5D411D33"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w:t>
            </w:r>
          </w:p>
        </w:tc>
        <w:tc>
          <w:tcPr>
            <w:tcW w:w="1701" w:type="dxa"/>
            <w:noWrap/>
            <w:vAlign w:val="center"/>
          </w:tcPr>
          <w:p w14:paraId="260A0858"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95%</w:t>
            </w:r>
          </w:p>
        </w:tc>
      </w:tr>
      <w:tr w:rsidR="0059524A" w:rsidRPr="00E56613" w14:paraId="04ADE283" w14:textId="77777777" w:rsidTr="0059524A">
        <w:trPr>
          <w:trHeight w:val="435"/>
        </w:trPr>
        <w:tc>
          <w:tcPr>
            <w:tcW w:w="566" w:type="dxa"/>
            <w:vAlign w:val="center"/>
          </w:tcPr>
          <w:p w14:paraId="09DA1C43"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14</w:t>
            </w:r>
          </w:p>
        </w:tc>
        <w:tc>
          <w:tcPr>
            <w:tcW w:w="2977" w:type="dxa"/>
            <w:noWrap/>
            <w:vAlign w:val="center"/>
          </w:tcPr>
          <w:p w14:paraId="0F7AE313"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גמר כללי וקבלת טופס 4</w:t>
            </w:r>
          </w:p>
        </w:tc>
        <w:tc>
          <w:tcPr>
            <w:tcW w:w="1418" w:type="dxa"/>
            <w:noWrap/>
            <w:vAlign w:val="center"/>
          </w:tcPr>
          <w:p w14:paraId="7866143C"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2%</w:t>
            </w:r>
          </w:p>
        </w:tc>
        <w:tc>
          <w:tcPr>
            <w:tcW w:w="1701" w:type="dxa"/>
            <w:noWrap/>
            <w:vAlign w:val="center"/>
          </w:tcPr>
          <w:p w14:paraId="7F2334C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97%</w:t>
            </w:r>
          </w:p>
        </w:tc>
      </w:tr>
      <w:tr w:rsidR="0059524A" w:rsidRPr="00E56613" w14:paraId="36AA5935" w14:textId="77777777" w:rsidTr="0059524A">
        <w:trPr>
          <w:trHeight w:val="435"/>
        </w:trPr>
        <w:tc>
          <w:tcPr>
            <w:tcW w:w="566" w:type="dxa"/>
            <w:vAlign w:val="center"/>
          </w:tcPr>
          <w:p w14:paraId="1DD77211"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tl/>
              </w:rPr>
            </w:pPr>
            <w:r w:rsidRPr="00E56613">
              <w:rPr>
                <w:rFonts w:ascii="David" w:eastAsia="Times New Roman" w:hAnsi="David" w:cs="David"/>
                <w:sz w:val="24"/>
                <w:szCs w:val="24"/>
                <w:rtl/>
              </w:rPr>
              <w:t>15</w:t>
            </w:r>
          </w:p>
        </w:tc>
        <w:tc>
          <w:tcPr>
            <w:tcW w:w="2977" w:type="dxa"/>
            <w:noWrap/>
            <w:vAlign w:val="center"/>
          </w:tcPr>
          <w:p w14:paraId="6D3FABAC" w14:textId="77777777" w:rsidR="0059524A" w:rsidRPr="00E56613" w:rsidRDefault="0059524A" w:rsidP="0059524A">
            <w:pPr>
              <w:spacing w:before="0" w:beforeAutospacing="0" w:after="0" w:afterAutospacing="0" w:line="240" w:lineRule="auto"/>
              <w:jc w:val="both"/>
              <w:rPr>
                <w:rFonts w:ascii="David" w:eastAsia="Times New Roman" w:hAnsi="David" w:cs="David"/>
                <w:sz w:val="24"/>
                <w:szCs w:val="24"/>
              </w:rPr>
            </w:pPr>
            <w:r w:rsidRPr="00E56613">
              <w:rPr>
                <w:rFonts w:ascii="David" w:eastAsia="Times New Roman" w:hAnsi="David" w:cs="David"/>
                <w:sz w:val="24"/>
                <w:szCs w:val="24"/>
                <w:rtl/>
              </w:rPr>
              <w:t>מסירה וחשבון סופי</w:t>
            </w:r>
          </w:p>
        </w:tc>
        <w:tc>
          <w:tcPr>
            <w:tcW w:w="1418" w:type="dxa"/>
            <w:noWrap/>
            <w:vAlign w:val="center"/>
          </w:tcPr>
          <w:p w14:paraId="3EA9D9D9"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3%</w:t>
            </w:r>
          </w:p>
        </w:tc>
        <w:tc>
          <w:tcPr>
            <w:tcW w:w="1701" w:type="dxa"/>
            <w:noWrap/>
            <w:vAlign w:val="center"/>
          </w:tcPr>
          <w:p w14:paraId="1517371F" w14:textId="77777777" w:rsidR="0059524A" w:rsidRPr="00E56613" w:rsidRDefault="0059524A" w:rsidP="0059524A">
            <w:pPr>
              <w:bidi w:val="0"/>
              <w:spacing w:before="0" w:beforeAutospacing="0" w:after="0" w:afterAutospacing="0" w:line="240" w:lineRule="auto"/>
              <w:jc w:val="center"/>
              <w:rPr>
                <w:rFonts w:ascii="David" w:eastAsia="Times New Roman" w:hAnsi="David" w:cs="David"/>
                <w:sz w:val="24"/>
                <w:szCs w:val="24"/>
              </w:rPr>
            </w:pPr>
            <w:r w:rsidRPr="00E56613">
              <w:rPr>
                <w:rFonts w:ascii="David" w:eastAsia="Times New Roman" w:hAnsi="David" w:cs="David"/>
                <w:sz w:val="24"/>
                <w:szCs w:val="24"/>
              </w:rPr>
              <w:t>100%</w:t>
            </w:r>
          </w:p>
        </w:tc>
      </w:tr>
    </w:tbl>
    <w:p w14:paraId="402D21E4" w14:textId="77777777" w:rsidR="00E56613" w:rsidRP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1E7A074A" w14:textId="77777777" w:rsidR="00E56613" w:rsidRDefault="00E56613"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4A766518" w14:textId="77777777" w:rsidR="00553FFB"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3B1120F0" w14:textId="77777777" w:rsidR="00553FFB" w:rsidRPr="00E56613" w:rsidRDefault="00553FFB" w:rsidP="00E56613">
      <w:pPr>
        <w:spacing w:before="0" w:beforeAutospacing="0" w:after="0" w:afterAutospacing="0" w:line="240" w:lineRule="auto"/>
        <w:ind w:left="2220" w:hanging="2130"/>
        <w:jc w:val="center"/>
        <w:rPr>
          <w:rFonts w:ascii="David" w:eastAsia="Times New Roman" w:hAnsi="David" w:cs="David"/>
          <w:b/>
          <w:bCs/>
          <w:snapToGrid w:val="0"/>
          <w:sz w:val="24"/>
          <w:szCs w:val="24"/>
          <w:u w:val="single"/>
          <w:rtl/>
        </w:rPr>
      </w:pPr>
    </w:p>
    <w:p w14:paraId="1B295B26" w14:textId="77777777" w:rsidR="00E56613" w:rsidRPr="00E56613" w:rsidRDefault="00E56613" w:rsidP="00E56613">
      <w:pPr>
        <w:spacing w:before="0" w:beforeAutospacing="0" w:after="0" w:afterAutospacing="0" w:line="240" w:lineRule="auto"/>
        <w:ind w:left="2220" w:hanging="2130"/>
        <w:rPr>
          <w:rFonts w:ascii="David" w:eastAsia="Times New Roman" w:hAnsi="David" w:cs="David"/>
          <w:b/>
          <w:bCs/>
          <w:snapToGrid w:val="0"/>
          <w:sz w:val="24"/>
          <w:szCs w:val="24"/>
          <w:u w:val="single"/>
          <w:rtl/>
        </w:rPr>
      </w:pPr>
    </w:p>
    <w:p w14:paraId="1C9A90FB" w14:textId="77777777" w:rsidR="00E56613" w:rsidRPr="00E56613" w:rsidRDefault="00E56613" w:rsidP="00553FFB">
      <w:pPr>
        <w:spacing w:before="0" w:beforeAutospacing="0" w:after="0" w:afterAutospacing="0" w:line="240" w:lineRule="auto"/>
        <w:rPr>
          <w:rFonts w:ascii="David" w:eastAsia="Times New Roman" w:hAnsi="David" w:cs="David"/>
          <w:b/>
          <w:bCs/>
          <w:snapToGrid w:val="0"/>
          <w:sz w:val="24"/>
          <w:szCs w:val="24"/>
          <w:u w:val="single"/>
          <w:rtl/>
        </w:rPr>
      </w:pPr>
    </w:p>
    <w:p w14:paraId="70B8AE4B" w14:textId="77777777" w:rsidR="0059524A" w:rsidRDefault="0059524A" w:rsidP="00553FFB">
      <w:pPr>
        <w:spacing w:before="0" w:beforeAutospacing="0" w:after="0" w:afterAutospacing="0" w:line="240" w:lineRule="auto"/>
        <w:rPr>
          <w:rFonts w:ascii="David" w:eastAsia="Times New Roman" w:hAnsi="David" w:cs="David"/>
          <w:b/>
          <w:bCs/>
          <w:snapToGrid w:val="0"/>
          <w:sz w:val="24"/>
          <w:szCs w:val="24"/>
          <w:u w:val="single"/>
          <w:rtl/>
        </w:rPr>
      </w:pPr>
      <w:r>
        <w:rPr>
          <w:rFonts w:ascii="David" w:eastAsia="Times New Roman" w:hAnsi="David" w:cs="David"/>
          <w:b/>
          <w:bCs/>
          <w:snapToGrid w:val="0"/>
          <w:sz w:val="24"/>
          <w:szCs w:val="24"/>
          <w:u w:val="single"/>
          <w:rtl/>
        </w:rPr>
        <w:br w:type="page"/>
      </w:r>
    </w:p>
    <w:p w14:paraId="78036D87" w14:textId="77777777" w:rsidR="00E56613" w:rsidRPr="00E56613" w:rsidRDefault="00E56613" w:rsidP="0059524A">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לוח תשלומים </w:t>
      </w:r>
      <w:r w:rsidR="00553FFB" w:rsidRPr="00E56613">
        <w:rPr>
          <w:rFonts w:ascii="David" w:eastAsia="Times New Roman" w:hAnsi="David" w:cs="David" w:hint="cs"/>
          <w:b/>
          <w:bCs/>
          <w:snapToGrid w:val="0"/>
          <w:sz w:val="24"/>
          <w:szCs w:val="24"/>
          <w:u w:val="single"/>
          <w:rtl/>
        </w:rPr>
        <w:t>לבניי</w:t>
      </w:r>
      <w:r w:rsidR="00553FFB" w:rsidRPr="00E56613">
        <w:rPr>
          <w:rFonts w:ascii="David" w:eastAsia="Times New Roman" w:hAnsi="David" w:cs="David" w:hint="eastAsia"/>
          <w:b/>
          <w:bCs/>
          <w:snapToGrid w:val="0"/>
          <w:sz w:val="24"/>
          <w:szCs w:val="24"/>
          <w:u w:val="single"/>
          <w:rtl/>
        </w:rPr>
        <w:t>ן</w:t>
      </w:r>
    </w:p>
    <w:p w14:paraId="368DBEAB" w14:textId="77777777" w:rsidR="00E56613" w:rsidRPr="00E56613" w:rsidRDefault="00E56613" w:rsidP="00E56613">
      <w:pPr>
        <w:spacing w:before="0" w:beforeAutospacing="0" w:after="0" w:afterAutospacing="0" w:line="240" w:lineRule="auto"/>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u w:val="single"/>
          <w:rtl/>
        </w:rPr>
        <w:t>הערות</w:t>
      </w:r>
      <w:r w:rsidRPr="00E56613">
        <w:rPr>
          <w:rFonts w:ascii="David" w:eastAsia="Times New Roman" w:hAnsi="David" w:cs="David"/>
          <w:b/>
          <w:bCs/>
          <w:snapToGrid w:val="0"/>
          <w:sz w:val="24"/>
          <w:szCs w:val="24"/>
          <w:rtl/>
        </w:rPr>
        <w:t>:</w:t>
      </w:r>
    </w:p>
    <w:p w14:paraId="76D86BE0" w14:textId="77777777" w:rsidR="0059524A" w:rsidRPr="00E56613" w:rsidRDefault="00E56613"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 xml:space="preserve">סעיפים אלו ישולמו כל אחד מהם בתשלום אחד, עם השלמת ביצועם המלא בכל חלקי </w:t>
      </w:r>
      <w:r w:rsidR="0059524A" w:rsidRPr="00E56613">
        <w:rPr>
          <w:rFonts w:ascii="David" w:eastAsia="Times New Roman" w:hAnsi="David" w:cs="David"/>
          <w:snapToGrid w:val="0"/>
          <w:sz w:val="24"/>
          <w:szCs w:val="24"/>
          <w:rtl/>
        </w:rPr>
        <w:t>הבניין.</w:t>
      </w:r>
    </w:p>
    <w:p w14:paraId="67AF74B2" w14:textId="77777777" w:rsidR="0059524A" w:rsidRPr="00E56613" w:rsidRDefault="0059524A" w:rsidP="0059524A">
      <w:pPr>
        <w:spacing w:before="0" w:beforeAutospacing="0" w:after="0" w:afterAutospacing="0" w:line="240" w:lineRule="auto"/>
        <w:ind w:left="567" w:hanging="567"/>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ב.</w:t>
      </w:r>
      <w:r w:rsidRPr="00E56613">
        <w:rPr>
          <w:rFonts w:ascii="David" w:eastAsia="Times New Roman" w:hAnsi="David" w:cs="David"/>
          <w:b/>
          <w:bCs/>
          <w:snapToGrid w:val="0"/>
          <w:sz w:val="24"/>
          <w:szCs w:val="24"/>
          <w:rtl/>
        </w:rPr>
        <w:tab/>
      </w:r>
      <w:r w:rsidRPr="00E56613">
        <w:rPr>
          <w:rFonts w:ascii="David" w:eastAsia="Times New Roman" w:hAnsi="David" w:cs="David"/>
          <w:snapToGrid w:val="0"/>
          <w:sz w:val="24"/>
          <w:szCs w:val="24"/>
          <w:rtl/>
        </w:rPr>
        <w:t>סעיפים אלו ישולמו לפי גמר קומה.</w:t>
      </w:r>
    </w:p>
    <w:p w14:paraId="511CC879" w14:textId="77777777" w:rsidR="00E56613" w:rsidRPr="0059524A" w:rsidRDefault="0059524A" w:rsidP="0059524A">
      <w:pPr>
        <w:spacing w:before="0" w:beforeAutospacing="0" w:after="0" w:afterAutospacing="0" w:line="240" w:lineRule="auto"/>
        <w:ind w:left="567" w:hanging="567"/>
        <w:jc w:val="both"/>
        <w:rPr>
          <w:rFonts w:ascii="David" w:eastAsia="Times New Roman" w:hAnsi="David" w:cs="David"/>
          <w:sz w:val="26"/>
          <w:szCs w:val="26"/>
          <w:rtl/>
        </w:rPr>
      </w:pPr>
      <w:r w:rsidRPr="00E56613">
        <w:rPr>
          <w:rFonts w:ascii="David" w:eastAsia="Times New Roman" w:hAnsi="David" w:cs="David"/>
          <w:b/>
          <w:bCs/>
          <w:snapToGrid w:val="0"/>
          <w:sz w:val="24"/>
          <w:szCs w:val="24"/>
          <w:rtl/>
        </w:rPr>
        <w:t>ג.</w:t>
      </w:r>
      <w:r w:rsidRPr="00E56613">
        <w:rPr>
          <w:rFonts w:ascii="David" w:eastAsia="Times New Roman" w:hAnsi="David" w:cs="David"/>
          <w:snapToGrid w:val="0"/>
          <w:sz w:val="24"/>
          <w:szCs w:val="24"/>
          <w:rtl/>
        </w:rPr>
        <w:tab/>
        <w:t>סעיפים אלו ישולמו כל אחד מהם ובאופן יחסי לגמר ביצוע העבודה הנזכרת בהם בכל דירה בבניין.</w:t>
      </w:r>
      <w:r>
        <w:rPr>
          <w:rFonts w:ascii="David" w:eastAsia="Times New Roman" w:hAnsi="David" w:cs="David" w:hint="cs"/>
          <w:sz w:val="26"/>
          <w:szCs w:val="26"/>
          <w:rtl/>
        </w:rPr>
        <w:t xml:space="preserve"> </w:t>
      </w:r>
      <w:r>
        <w:rPr>
          <w:rFonts w:ascii="David" w:eastAsia="Times New Roman" w:hAnsi="David" w:cs="David"/>
          <w:snapToGrid w:val="0"/>
          <w:sz w:val="24"/>
          <w:szCs w:val="24"/>
          <w:rtl/>
        </w:rPr>
        <w:t xml:space="preserve">מנהל הפרויקט יתאים את אחוז </w:t>
      </w:r>
      <w:r>
        <w:rPr>
          <w:rFonts w:ascii="David" w:eastAsia="Times New Roman" w:hAnsi="David" w:cs="David" w:hint="cs"/>
          <w:snapToGrid w:val="0"/>
          <w:sz w:val="24"/>
          <w:szCs w:val="24"/>
          <w:rtl/>
        </w:rPr>
        <w:t>ה</w:t>
      </w:r>
      <w:r w:rsidRPr="00E56613">
        <w:rPr>
          <w:rFonts w:ascii="David" w:eastAsia="Times New Roman" w:hAnsi="David" w:cs="David"/>
          <w:snapToGrid w:val="0"/>
          <w:sz w:val="24"/>
          <w:szCs w:val="24"/>
          <w:rtl/>
        </w:rPr>
        <w:t>תשלום לאופי המבנה.</w:t>
      </w:r>
    </w:p>
    <w:tbl>
      <w:tblPr>
        <w:tblpPr w:leftFromText="180" w:rightFromText="180" w:vertAnchor="page" w:horzAnchor="margin" w:tblpXSpec="right" w:tblpY="3286"/>
        <w:bidiVisual/>
        <w:tblW w:w="9785" w:type="dxa"/>
        <w:tblLook w:val="0000" w:firstRow="0" w:lastRow="0" w:firstColumn="0" w:lastColumn="0" w:noHBand="0" w:noVBand="0"/>
      </w:tblPr>
      <w:tblGrid>
        <w:gridCol w:w="404"/>
        <w:gridCol w:w="5388"/>
        <w:gridCol w:w="1311"/>
        <w:gridCol w:w="1123"/>
        <w:gridCol w:w="1559"/>
      </w:tblGrid>
      <w:tr w:rsidR="0059524A" w:rsidRPr="00E56613" w14:paraId="1399BCA1" w14:textId="77777777" w:rsidTr="0059524A">
        <w:trPr>
          <w:trHeight w:val="315"/>
        </w:trPr>
        <w:tc>
          <w:tcPr>
            <w:tcW w:w="404" w:type="dxa"/>
            <w:tcBorders>
              <w:top w:val="single" w:sz="4" w:space="0" w:color="auto"/>
              <w:left w:val="single" w:sz="4" w:space="0" w:color="auto"/>
              <w:bottom w:val="single" w:sz="4" w:space="0" w:color="auto"/>
              <w:right w:val="single" w:sz="4" w:space="0" w:color="auto"/>
            </w:tcBorders>
          </w:tcPr>
          <w:p w14:paraId="5843B4CE" w14:textId="77777777" w:rsidR="0059524A" w:rsidRPr="00E56613" w:rsidRDefault="0059524A" w:rsidP="0059524A">
            <w:pPr>
              <w:spacing w:before="0" w:beforeAutospacing="0" w:after="0" w:afterAutospacing="0" w:line="240" w:lineRule="auto"/>
              <w:ind w:left="281"/>
              <w:jc w:val="center"/>
              <w:rPr>
                <w:rFonts w:ascii="David" w:eastAsia="Times New Roman" w:hAnsi="David" w:cs="David"/>
                <w:b/>
                <w:bCs/>
                <w:sz w:val="24"/>
                <w:szCs w:val="24"/>
              </w:rPr>
            </w:pPr>
          </w:p>
        </w:tc>
        <w:tc>
          <w:tcPr>
            <w:tcW w:w="5388" w:type="dxa"/>
            <w:tcBorders>
              <w:top w:val="single" w:sz="4" w:space="0" w:color="auto"/>
              <w:left w:val="single" w:sz="4" w:space="0" w:color="auto"/>
              <w:bottom w:val="single" w:sz="4" w:space="0" w:color="auto"/>
              <w:right w:val="single" w:sz="4" w:space="0" w:color="auto"/>
            </w:tcBorders>
            <w:noWrap/>
            <w:vAlign w:val="center"/>
          </w:tcPr>
          <w:p w14:paraId="387C1D6D"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השלב לתשלום</w:t>
            </w:r>
          </w:p>
        </w:tc>
        <w:tc>
          <w:tcPr>
            <w:tcW w:w="1311" w:type="dxa"/>
            <w:tcBorders>
              <w:top w:val="single" w:sz="4" w:space="0" w:color="auto"/>
              <w:left w:val="single" w:sz="4" w:space="0" w:color="auto"/>
              <w:bottom w:val="single" w:sz="4" w:space="0" w:color="auto"/>
              <w:right w:val="single" w:sz="4" w:space="0" w:color="auto"/>
            </w:tcBorders>
            <w:noWrap/>
            <w:vAlign w:val="center"/>
          </w:tcPr>
          <w:p w14:paraId="0C81A93B"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האחוז</w:t>
            </w:r>
          </w:p>
        </w:tc>
        <w:tc>
          <w:tcPr>
            <w:tcW w:w="1123" w:type="dxa"/>
            <w:tcBorders>
              <w:top w:val="single" w:sz="4" w:space="0" w:color="auto"/>
              <w:left w:val="single" w:sz="4" w:space="0" w:color="auto"/>
              <w:bottom w:val="single" w:sz="4" w:space="0" w:color="auto"/>
              <w:right w:val="single" w:sz="4" w:space="0" w:color="auto"/>
            </w:tcBorders>
            <w:noWrap/>
            <w:vAlign w:val="center"/>
          </w:tcPr>
          <w:p w14:paraId="6545EC9C"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מצטבר</w:t>
            </w:r>
          </w:p>
        </w:tc>
        <w:tc>
          <w:tcPr>
            <w:tcW w:w="1559" w:type="dxa"/>
            <w:tcBorders>
              <w:top w:val="single" w:sz="4" w:space="0" w:color="auto"/>
              <w:left w:val="single" w:sz="4" w:space="0" w:color="auto"/>
              <w:bottom w:val="single" w:sz="4" w:space="0" w:color="auto"/>
              <w:right w:val="single" w:sz="4" w:space="0" w:color="auto"/>
            </w:tcBorders>
            <w:noWrap/>
            <w:vAlign w:val="center"/>
          </w:tcPr>
          <w:p w14:paraId="46931502" w14:textId="77777777" w:rsidR="0059524A" w:rsidRPr="00E56613" w:rsidRDefault="0059524A" w:rsidP="0059524A">
            <w:pPr>
              <w:spacing w:before="0" w:beforeAutospacing="0" w:after="0" w:afterAutospacing="0" w:line="240" w:lineRule="auto"/>
              <w:ind w:left="281"/>
              <w:rPr>
                <w:rFonts w:ascii="David" w:eastAsia="Times New Roman" w:hAnsi="David" w:cs="David"/>
                <w:b/>
                <w:bCs/>
                <w:sz w:val="24"/>
                <w:szCs w:val="24"/>
              </w:rPr>
            </w:pPr>
            <w:r w:rsidRPr="00E56613">
              <w:rPr>
                <w:rFonts w:ascii="David" w:eastAsia="Times New Roman" w:hAnsi="David" w:cs="David"/>
                <w:b/>
                <w:bCs/>
                <w:sz w:val="24"/>
                <w:szCs w:val="24"/>
                <w:rtl/>
              </w:rPr>
              <w:t>שיטת תשלום</w:t>
            </w:r>
          </w:p>
        </w:tc>
      </w:tr>
      <w:tr w:rsidR="0059524A" w:rsidRPr="00E56613" w14:paraId="107CBEDC" w14:textId="77777777" w:rsidTr="0059524A">
        <w:trPr>
          <w:trHeight w:val="211"/>
        </w:trPr>
        <w:tc>
          <w:tcPr>
            <w:tcW w:w="404" w:type="dxa"/>
            <w:tcBorders>
              <w:top w:val="nil"/>
              <w:left w:val="single" w:sz="4" w:space="0" w:color="auto"/>
              <w:bottom w:val="single" w:sz="4" w:space="0" w:color="auto"/>
              <w:right w:val="single" w:sz="4" w:space="0" w:color="auto"/>
            </w:tcBorders>
          </w:tcPr>
          <w:p w14:paraId="0BE62A3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36"/>
                <w:szCs w:val="36"/>
              </w:rPr>
            </w:pPr>
          </w:p>
        </w:tc>
        <w:tc>
          <w:tcPr>
            <w:tcW w:w="5388" w:type="dxa"/>
            <w:tcBorders>
              <w:top w:val="nil"/>
              <w:left w:val="single" w:sz="4" w:space="0" w:color="auto"/>
              <w:bottom w:val="single" w:sz="4" w:space="0" w:color="auto"/>
              <w:right w:val="single" w:sz="4" w:space="0" w:color="auto"/>
            </w:tcBorders>
            <w:noWrap/>
            <w:vAlign w:val="center"/>
          </w:tcPr>
          <w:p w14:paraId="17EEE6B0" w14:textId="77777777" w:rsidR="0059524A" w:rsidRPr="00E56613" w:rsidRDefault="0059524A" w:rsidP="0059524A">
            <w:pPr>
              <w:tabs>
                <w:tab w:val="num" w:pos="1080"/>
              </w:tabs>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       גמר עבודות </w:t>
            </w:r>
            <w:r w:rsidRPr="00E56613">
              <w:rPr>
                <w:rFonts w:ascii="David" w:eastAsia="Times New Roman" w:hAnsi="David" w:cs="David"/>
                <w:i/>
                <w:iCs/>
                <w:sz w:val="24"/>
                <w:szCs w:val="24"/>
                <w:rtl/>
              </w:rPr>
              <w:t>עפר</w:t>
            </w:r>
            <w:r w:rsidRPr="00E56613">
              <w:rPr>
                <w:rFonts w:ascii="David" w:eastAsia="Times New Roman" w:hAnsi="David" w:cs="David"/>
                <w:sz w:val="24"/>
                <w:szCs w:val="24"/>
                <w:rtl/>
              </w:rPr>
              <w:t xml:space="preserve"> ניקוז וביסוס</w:t>
            </w:r>
          </w:p>
        </w:tc>
        <w:tc>
          <w:tcPr>
            <w:tcW w:w="1311" w:type="dxa"/>
            <w:tcBorders>
              <w:top w:val="nil"/>
              <w:left w:val="single" w:sz="4" w:space="0" w:color="auto"/>
              <w:bottom w:val="single" w:sz="4" w:space="0" w:color="auto"/>
              <w:right w:val="single" w:sz="4" w:space="0" w:color="auto"/>
            </w:tcBorders>
            <w:noWrap/>
            <w:vAlign w:val="center"/>
          </w:tcPr>
          <w:p w14:paraId="4314ABD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vAlign w:val="center"/>
          </w:tcPr>
          <w:p w14:paraId="0B10BF3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w:t>
            </w:r>
          </w:p>
        </w:tc>
        <w:tc>
          <w:tcPr>
            <w:tcW w:w="1559" w:type="dxa"/>
            <w:tcBorders>
              <w:top w:val="nil"/>
              <w:left w:val="single" w:sz="4" w:space="0" w:color="auto"/>
              <w:bottom w:val="single" w:sz="4" w:space="0" w:color="auto"/>
              <w:right w:val="single" w:sz="4" w:space="0" w:color="auto"/>
            </w:tcBorders>
            <w:noWrap/>
            <w:vAlign w:val="center"/>
          </w:tcPr>
          <w:p w14:paraId="1C8409E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406E1B84" w14:textId="77777777" w:rsidTr="0059524A">
        <w:trPr>
          <w:trHeight w:val="315"/>
        </w:trPr>
        <w:tc>
          <w:tcPr>
            <w:tcW w:w="404" w:type="dxa"/>
            <w:tcBorders>
              <w:top w:val="nil"/>
              <w:left w:val="single" w:sz="4" w:space="0" w:color="auto"/>
              <w:bottom w:val="single" w:sz="4" w:space="0" w:color="auto"/>
              <w:right w:val="single" w:sz="4" w:space="0" w:color="auto"/>
            </w:tcBorders>
          </w:tcPr>
          <w:p w14:paraId="1CB2AC8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D91902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311" w:type="dxa"/>
            <w:tcBorders>
              <w:top w:val="nil"/>
              <w:left w:val="single" w:sz="4" w:space="0" w:color="auto"/>
              <w:bottom w:val="single" w:sz="4" w:space="0" w:color="auto"/>
              <w:right w:val="single" w:sz="4" w:space="0" w:color="auto"/>
            </w:tcBorders>
            <w:noWrap/>
          </w:tcPr>
          <w:p w14:paraId="2453411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38.0%</w:t>
            </w:r>
          </w:p>
        </w:tc>
        <w:tc>
          <w:tcPr>
            <w:tcW w:w="1123" w:type="dxa"/>
            <w:tcBorders>
              <w:top w:val="nil"/>
              <w:left w:val="single" w:sz="4" w:space="0" w:color="auto"/>
              <w:bottom w:val="single" w:sz="4" w:space="0" w:color="auto"/>
              <w:right w:val="single" w:sz="4" w:space="0" w:color="auto"/>
            </w:tcBorders>
            <w:noWrap/>
          </w:tcPr>
          <w:p w14:paraId="28F4056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42%</w:t>
            </w:r>
          </w:p>
        </w:tc>
        <w:tc>
          <w:tcPr>
            <w:tcW w:w="1559" w:type="dxa"/>
            <w:tcBorders>
              <w:top w:val="nil"/>
              <w:left w:val="single" w:sz="4" w:space="0" w:color="auto"/>
              <w:bottom w:val="single" w:sz="4" w:space="0" w:color="auto"/>
              <w:right w:val="single" w:sz="4" w:space="0" w:color="auto"/>
            </w:tcBorders>
            <w:noWrap/>
          </w:tcPr>
          <w:p w14:paraId="34807DF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260CC379" w14:textId="77777777" w:rsidTr="0059524A">
        <w:trPr>
          <w:trHeight w:val="315"/>
        </w:trPr>
        <w:tc>
          <w:tcPr>
            <w:tcW w:w="404" w:type="dxa"/>
            <w:tcBorders>
              <w:top w:val="nil"/>
              <w:left w:val="single" w:sz="4" w:space="0" w:color="auto"/>
              <w:bottom w:val="single" w:sz="4" w:space="0" w:color="auto"/>
              <w:right w:val="single" w:sz="4" w:space="0" w:color="auto"/>
            </w:tcBorders>
          </w:tcPr>
          <w:p w14:paraId="5B22712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35C4CC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311" w:type="dxa"/>
            <w:tcBorders>
              <w:top w:val="nil"/>
              <w:left w:val="single" w:sz="4" w:space="0" w:color="auto"/>
              <w:bottom w:val="single" w:sz="4" w:space="0" w:color="auto"/>
              <w:right w:val="single" w:sz="4" w:space="0" w:color="auto"/>
            </w:tcBorders>
            <w:noWrap/>
          </w:tcPr>
          <w:p w14:paraId="16FA0CB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11C6989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44%</w:t>
            </w:r>
          </w:p>
        </w:tc>
        <w:tc>
          <w:tcPr>
            <w:tcW w:w="1559" w:type="dxa"/>
            <w:tcBorders>
              <w:top w:val="nil"/>
              <w:left w:val="single" w:sz="4" w:space="0" w:color="auto"/>
              <w:bottom w:val="single" w:sz="4" w:space="0" w:color="auto"/>
              <w:right w:val="single" w:sz="4" w:space="0" w:color="auto"/>
            </w:tcBorders>
            <w:noWrap/>
          </w:tcPr>
          <w:p w14:paraId="0AD8464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3241586E" w14:textId="77777777" w:rsidTr="0059524A">
        <w:trPr>
          <w:trHeight w:val="315"/>
        </w:trPr>
        <w:tc>
          <w:tcPr>
            <w:tcW w:w="404" w:type="dxa"/>
            <w:tcBorders>
              <w:top w:val="nil"/>
              <w:left w:val="single" w:sz="4" w:space="0" w:color="auto"/>
              <w:bottom w:val="single" w:sz="4" w:space="0" w:color="auto"/>
              <w:right w:val="single" w:sz="4" w:space="0" w:color="auto"/>
            </w:tcBorders>
          </w:tcPr>
          <w:p w14:paraId="52B3BCD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46073A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311" w:type="dxa"/>
            <w:tcBorders>
              <w:top w:val="nil"/>
              <w:left w:val="single" w:sz="4" w:space="0" w:color="auto"/>
              <w:bottom w:val="single" w:sz="4" w:space="0" w:color="auto"/>
              <w:right w:val="single" w:sz="4" w:space="0" w:color="auto"/>
            </w:tcBorders>
            <w:noWrap/>
          </w:tcPr>
          <w:p w14:paraId="1342791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782BEE2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47%</w:t>
            </w:r>
          </w:p>
        </w:tc>
        <w:tc>
          <w:tcPr>
            <w:tcW w:w="1559" w:type="dxa"/>
            <w:tcBorders>
              <w:top w:val="nil"/>
              <w:left w:val="single" w:sz="4" w:space="0" w:color="auto"/>
              <w:bottom w:val="single" w:sz="4" w:space="0" w:color="auto"/>
              <w:right w:val="single" w:sz="4" w:space="0" w:color="auto"/>
            </w:tcBorders>
            <w:noWrap/>
          </w:tcPr>
          <w:p w14:paraId="485CFC2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55ADD56" w14:textId="77777777" w:rsidTr="0059524A">
        <w:trPr>
          <w:trHeight w:val="315"/>
        </w:trPr>
        <w:tc>
          <w:tcPr>
            <w:tcW w:w="404" w:type="dxa"/>
            <w:tcBorders>
              <w:top w:val="nil"/>
              <w:left w:val="single" w:sz="4" w:space="0" w:color="auto"/>
              <w:bottom w:val="single" w:sz="4" w:space="0" w:color="auto"/>
              <w:right w:val="single" w:sz="4" w:space="0" w:color="auto"/>
            </w:tcBorders>
          </w:tcPr>
          <w:p w14:paraId="0FEA30A8"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659557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311" w:type="dxa"/>
            <w:tcBorders>
              <w:top w:val="nil"/>
              <w:left w:val="single" w:sz="4" w:space="0" w:color="auto"/>
              <w:bottom w:val="single" w:sz="4" w:space="0" w:color="auto"/>
              <w:right w:val="single" w:sz="4" w:space="0" w:color="auto"/>
            </w:tcBorders>
            <w:noWrap/>
          </w:tcPr>
          <w:p w14:paraId="4C30145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6B8A09B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559" w:type="dxa"/>
            <w:tcBorders>
              <w:top w:val="nil"/>
              <w:left w:val="single" w:sz="4" w:space="0" w:color="auto"/>
              <w:bottom w:val="single" w:sz="4" w:space="0" w:color="auto"/>
              <w:right w:val="single" w:sz="4" w:space="0" w:color="auto"/>
            </w:tcBorders>
            <w:noWrap/>
          </w:tcPr>
          <w:p w14:paraId="29A40B8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B473FF3" w14:textId="77777777" w:rsidTr="0059524A">
        <w:trPr>
          <w:trHeight w:val="315"/>
        </w:trPr>
        <w:tc>
          <w:tcPr>
            <w:tcW w:w="404" w:type="dxa"/>
            <w:tcBorders>
              <w:top w:val="nil"/>
              <w:left w:val="single" w:sz="4" w:space="0" w:color="auto"/>
              <w:bottom w:val="single" w:sz="4" w:space="0" w:color="auto"/>
              <w:right w:val="single" w:sz="4" w:space="0" w:color="auto"/>
            </w:tcBorders>
          </w:tcPr>
          <w:p w14:paraId="59E9F4E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F65E2E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311" w:type="dxa"/>
            <w:tcBorders>
              <w:top w:val="nil"/>
              <w:left w:val="single" w:sz="4" w:space="0" w:color="auto"/>
              <w:bottom w:val="single" w:sz="4" w:space="0" w:color="auto"/>
              <w:right w:val="single" w:sz="4" w:space="0" w:color="auto"/>
            </w:tcBorders>
            <w:noWrap/>
          </w:tcPr>
          <w:p w14:paraId="02BF1B6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788B03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51%</w:t>
            </w:r>
          </w:p>
        </w:tc>
        <w:tc>
          <w:tcPr>
            <w:tcW w:w="1559" w:type="dxa"/>
            <w:tcBorders>
              <w:top w:val="nil"/>
              <w:left w:val="single" w:sz="4" w:space="0" w:color="auto"/>
              <w:bottom w:val="single" w:sz="4" w:space="0" w:color="auto"/>
              <w:right w:val="single" w:sz="4" w:space="0" w:color="auto"/>
            </w:tcBorders>
            <w:noWrap/>
          </w:tcPr>
          <w:p w14:paraId="0815115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7BE254E" w14:textId="77777777" w:rsidTr="0059524A">
        <w:trPr>
          <w:trHeight w:val="315"/>
        </w:trPr>
        <w:tc>
          <w:tcPr>
            <w:tcW w:w="404" w:type="dxa"/>
            <w:tcBorders>
              <w:top w:val="nil"/>
              <w:left w:val="single" w:sz="4" w:space="0" w:color="auto"/>
              <w:bottom w:val="single" w:sz="4" w:space="0" w:color="auto"/>
              <w:right w:val="single" w:sz="4" w:space="0" w:color="auto"/>
            </w:tcBorders>
          </w:tcPr>
          <w:p w14:paraId="676D2517"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134DF0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311" w:type="dxa"/>
            <w:tcBorders>
              <w:top w:val="nil"/>
              <w:left w:val="single" w:sz="4" w:space="0" w:color="auto"/>
              <w:bottom w:val="single" w:sz="4" w:space="0" w:color="auto"/>
              <w:right w:val="single" w:sz="4" w:space="0" w:color="auto"/>
            </w:tcBorders>
            <w:noWrap/>
          </w:tcPr>
          <w:p w14:paraId="445E3E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4.0%</w:t>
            </w:r>
          </w:p>
        </w:tc>
        <w:tc>
          <w:tcPr>
            <w:tcW w:w="1123" w:type="dxa"/>
            <w:tcBorders>
              <w:top w:val="nil"/>
              <w:left w:val="single" w:sz="4" w:space="0" w:color="auto"/>
              <w:bottom w:val="single" w:sz="4" w:space="0" w:color="auto"/>
              <w:right w:val="single" w:sz="4" w:space="0" w:color="auto"/>
            </w:tcBorders>
            <w:noWrap/>
          </w:tcPr>
          <w:p w14:paraId="6E8BF9B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559" w:type="dxa"/>
            <w:tcBorders>
              <w:top w:val="nil"/>
              <w:left w:val="single" w:sz="4" w:space="0" w:color="auto"/>
              <w:bottom w:val="single" w:sz="4" w:space="0" w:color="auto"/>
              <w:right w:val="single" w:sz="4" w:space="0" w:color="auto"/>
            </w:tcBorders>
            <w:noWrap/>
          </w:tcPr>
          <w:p w14:paraId="0AF7993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5348120" w14:textId="77777777" w:rsidTr="0059524A">
        <w:trPr>
          <w:trHeight w:val="315"/>
        </w:trPr>
        <w:tc>
          <w:tcPr>
            <w:tcW w:w="404" w:type="dxa"/>
            <w:tcBorders>
              <w:top w:val="nil"/>
              <w:left w:val="single" w:sz="4" w:space="0" w:color="auto"/>
              <w:bottom w:val="single" w:sz="4" w:space="0" w:color="auto"/>
              <w:right w:val="single" w:sz="4" w:space="0" w:color="auto"/>
            </w:tcBorders>
          </w:tcPr>
          <w:p w14:paraId="34A9F60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74F67F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311" w:type="dxa"/>
            <w:tcBorders>
              <w:top w:val="nil"/>
              <w:left w:val="single" w:sz="4" w:space="0" w:color="auto"/>
              <w:bottom w:val="single" w:sz="4" w:space="0" w:color="auto"/>
              <w:right w:val="single" w:sz="4" w:space="0" w:color="auto"/>
            </w:tcBorders>
            <w:noWrap/>
          </w:tcPr>
          <w:p w14:paraId="3C5371C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5.5%</w:t>
            </w:r>
          </w:p>
        </w:tc>
        <w:tc>
          <w:tcPr>
            <w:tcW w:w="1123" w:type="dxa"/>
            <w:tcBorders>
              <w:top w:val="nil"/>
              <w:left w:val="single" w:sz="4" w:space="0" w:color="auto"/>
              <w:bottom w:val="single" w:sz="4" w:space="0" w:color="auto"/>
              <w:right w:val="single" w:sz="4" w:space="0" w:color="auto"/>
            </w:tcBorders>
            <w:noWrap/>
          </w:tcPr>
          <w:p w14:paraId="683FAD7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61%</w:t>
            </w:r>
          </w:p>
        </w:tc>
        <w:tc>
          <w:tcPr>
            <w:tcW w:w="1559" w:type="dxa"/>
            <w:tcBorders>
              <w:top w:val="nil"/>
              <w:left w:val="single" w:sz="4" w:space="0" w:color="auto"/>
              <w:bottom w:val="single" w:sz="4" w:space="0" w:color="auto"/>
              <w:right w:val="single" w:sz="4" w:space="0" w:color="auto"/>
            </w:tcBorders>
            <w:noWrap/>
          </w:tcPr>
          <w:p w14:paraId="6DEF6CF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DF5BFDE" w14:textId="77777777" w:rsidTr="0059524A">
        <w:trPr>
          <w:trHeight w:val="315"/>
        </w:trPr>
        <w:tc>
          <w:tcPr>
            <w:tcW w:w="404" w:type="dxa"/>
            <w:tcBorders>
              <w:top w:val="nil"/>
              <w:left w:val="single" w:sz="4" w:space="0" w:color="auto"/>
              <w:bottom w:val="single" w:sz="4" w:space="0" w:color="auto"/>
              <w:right w:val="single" w:sz="4" w:space="0" w:color="auto"/>
            </w:tcBorders>
          </w:tcPr>
          <w:p w14:paraId="1A4A550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30ADEF4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311" w:type="dxa"/>
            <w:tcBorders>
              <w:top w:val="nil"/>
              <w:left w:val="single" w:sz="4" w:space="0" w:color="auto"/>
              <w:bottom w:val="single" w:sz="4" w:space="0" w:color="auto"/>
              <w:right w:val="single" w:sz="4" w:space="0" w:color="auto"/>
            </w:tcBorders>
            <w:noWrap/>
          </w:tcPr>
          <w:p w14:paraId="1BC12D9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5CFDE50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63%</w:t>
            </w:r>
          </w:p>
        </w:tc>
        <w:tc>
          <w:tcPr>
            <w:tcW w:w="1559" w:type="dxa"/>
            <w:tcBorders>
              <w:top w:val="nil"/>
              <w:left w:val="single" w:sz="4" w:space="0" w:color="auto"/>
              <w:bottom w:val="single" w:sz="4" w:space="0" w:color="auto"/>
              <w:right w:val="single" w:sz="4" w:space="0" w:color="auto"/>
            </w:tcBorders>
            <w:noWrap/>
          </w:tcPr>
          <w:p w14:paraId="1348E13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EAACC85" w14:textId="77777777" w:rsidTr="0059524A">
        <w:trPr>
          <w:trHeight w:val="315"/>
        </w:trPr>
        <w:tc>
          <w:tcPr>
            <w:tcW w:w="404" w:type="dxa"/>
            <w:tcBorders>
              <w:top w:val="nil"/>
              <w:left w:val="single" w:sz="4" w:space="0" w:color="auto"/>
              <w:bottom w:val="single" w:sz="4" w:space="0" w:color="auto"/>
              <w:right w:val="single" w:sz="4" w:space="0" w:color="auto"/>
            </w:tcBorders>
          </w:tcPr>
          <w:p w14:paraId="07CE984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BB442D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311" w:type="dxa"/>
            <w:tcBorders>
              <w:top w:val="nil"/>
              <w:left w:val="single" w:sz="4" w:space="0" w:color="auto"/>
              <w:bottom w:val="single" w:sz="4" w:space="0" w:color="auto"/>
              <w:right w:val="single" w:sz="4" w:space="0" w:color="auto"/>
            </w:tcBorders>
            <w:noWrap/>
          </w:tcPr>
          <w:p w14:paraId="6D751FA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14C129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64%</w:t>
            </w:r>
          </w:p>
        </w:tc>
        <w:tc>
          <w:tcPr>
            <w:tcW w:w="1559" w:type="dxa"/>
            <w:tcBorders>
              <w:top w:val="nil"/>
              <w:left w:val="single" w:sz="4" w:space="0" w:color="auto"/>
              <w:bottom w:val="single" w:sz="4" w:space="0" w:color="auto"/>
              <w:right w:val="single" w:sz="4" w:space="0" w:color="auto"/>
            </w:tcBorders>
            <w:noWrap/>
          </w:tcPr>
          <w:p w14:paraId="1E71613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6147F1D" w14:textId="77777777" w:rsidTr="0059524A">
        <w:trPr>
          <w:trHeight w:val="315"/>
        </w:trPr>
        <w:tc>
          <w:tcPr>
            <w:tcW w:w="404" w:type="dxa"/>
            <w:tcBorders>
              <w:top w:val="nil"/>
              <w:left w:val="single" w:sz="4" w:space="0" w:color="auto"/>
              <w:bottom w:val="single" w:sz="4" w:space="0" w:color="auto"/>
              <w:right w:val="single" w:sz="4" w:space="0" w:color="auto"/>
            </w:tcBorders>
          </w:tcPr>
          <w:p w14:paraId="7975193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C54C8B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כלים לבנים</w:t>
            </w:r>
          </w:p>
        </w:tc>
        <w:tc>
          <w:tcPr>
            <w:tcW w:w="1311" w:type="dxa"/>
            <w:tcBorders>
              <w:top w:val="nil"/>
              <w:left w:val="single" w:sz="4" w:space="0" w:color="auto"/>
              <w:bottom w:val="single" w:sz="4" w:space="0" w:color="auto"/>
              <w:right w:val="single" w:sz="4" w:space="0" w:color="auto"/>
            </w:tcBorders>
            <w:noWrap/>
          </w:tcPr>
          <w:p w14:paraId="7BA4F2D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020409B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65%</w:t>
            </w:r>
          </w:p>
        </w:tc>
        <w:tc>
          <w:tcPr>
            <w:tcW w:w="1559" w:type="dxa"/>
            <w:tcBorders>
              <w:top w:val="nil"/>
              <w:left w:val="single" w:sz="4" w:space="0" w:color="auto"/>
              <w:bottom w:val="single" w:sz="4" w:space="0" w:color="auto"/>
              <w:right w:val="single" w:sz="4" w:space="0" w:color="auto"/>
            </w:tcBorders>
            <w:noWrap/>
          </w:tcPr>
          <w:p w14:paraId="6FF506D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50DEE803" w14:textId="77777777" w:rsidTr="0059524A">
        <w:trPr>
          <w:trHeight w:val="315"/>
        </w:trPr>
        <w:tc>
          <w:tcPr>
            <w:tcW w:w="404" w:type="dxa"/>
            <w:tcBorders>
              <w:top w:val="nil"/>
              <w:left w:val="single" w:sz="4" w:space="0" w:color="auto"/>
              <w:bottom w:val="single" w:sz="4" w:space="0" w:color="auto"/>
              <w:right w:val="single" w:sz="4" w:space="0" w:color="auto"/>
            </w:tcBorders>
          </w:tcPr>
          <w:p w14:paraId="7B5D42A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3D275E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הרכבת אביזרי חשמל </w:t>
            </w:r>
          </w:p>
        </w:tc>
        <w:tc>
          <w:tcPr>
            <w:tcW w:w="1311" w:type="dxa"/>
            <w:tcBorders>
              <w:top w:val="nil"/>
              <w:left w:val="single" w:sz="4" w:space="0" w:color="auto"/>
              <w:bottom w:val="single" w:sz="4" w:space="0" w:color="auto"/>
              <w:right w:val="single" w:sz="4" w:space="0" w:color="auto"/>
            </w:tcBorders>
            <w:noWrap/>
          </w:tcPr>
          <w:p w14:paraId="7C010C9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4F4C93C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66%</w:t>
            </w:r>
          </w:p>
        </w:tc>
        <w:tc>
          <w:tcPr>
            <w:tcW w:w="1559" w:type="dxa"/>
            <w:tcBorders>
              <w:top w:val="nil"/>
              <w:left w:val="single" w:sz="4" w:space="0" w:color="auto"/>
              <w:bottom w:val="single" w:sz="4" w:space="0" w:color="auto"/>
              <w:right w:val="single" w:sz="4" w:space="0" w:color="auto"/>
            </w:tcBorders>
            <w:noWrap/>
          </w:tcPr>
          <w:p w14:paraId="47CE4FF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E77BAD4" w14:textId="77777777" w:rsidTr="0059524A">
        <w:trPr>
          <w:trHeight w:val="315"/>
        </w:trPr>
        <w:tc>
          <w:tcPr>
            <w:tcW w:w="404" w:type="dxa"/>
            <w:tcBorders>
              <w:top w:val="nil"/>
              <w:left w:val="single" w:sz="4" w:space="0" w:color="auto"/>
              <w:bottom w:val="single" w:sz="4" w:space="0" w:color="auto"/>
              <w:right w:val="single" w:sz="4" w:space="0" w:color="auto"/>
            </w:tcBorders>
          </w:tcPr>
          <w:p w14:paraId="12778BCA"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F3A8FE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311" w:type="dxa"/>
            <w:tcBorders>
              <w:top w:val="nil"/>
              <w:left w:val="single" w:sz="4" w:space="0" w:color="auto"/>
              <w:bottom w:val="single" w:sz="4" w:space="0" w:color="auto"/>
              <w:right w:val="single" w:sz="4" w:space="0" w:color="auto"/>
            </w:tcBorders>
            <w:noWrap/>
          </w:tcPr>
          <w:p w14:paraId="54AFBB1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3.0%</w:t>
            </w:r>
          </w:p>
        </w:tc>
        <w:tc>
          <w:tcPr>
            <w:tcW w:w="1123" w:type="dxa"/>
            <w:tcBorders>
              <w:top w:val="nil"/>
              <w:left w:val="single" w:sz="4" w:space="0" w:color="auto"/>
              <w:bottom w:val="single" w:sz="4" w:space="0" w:color="auto"/>
              <w:right w:val="single" w:sz="4" w:space="0" w:color="auto"/>
            </w:tcBorders>
            <w:noWrap/>
          </w:tcPr>
          <w:p w14:paraId="74A8DB8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69%</w:t>
            </w:r>
          </w:p>
        </w:tc>
        <w:tc>
          <w:tcPr>
            <w:tcW w:w="1559" w:type="dxa"/>
            <w:tcBorders>
              <w:top w:val="nil"/>
              <w:left w:val="single" w:sz="4" w:space="0" w:color="auto"/>
              <w:bottom w:val="single" w:sz="4" w:space="0" w:color="auto"/>
              <w:right w:val="single" w:sz="4" w:space="0" w:color="auto"/>
            </w:tcBorders>
            <w:noWrap/>
          </w:tcPr>
          <w:p w14:paraId="0CFA03F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40D6EC7" w14:textId="77777777" w:rsidTr="0059524A">
        <w:trPr>
          <w:trHeight w:val="315"/>
        </w:trPr>
        <w:tc>
          <w:tcPr>
            <w:tcW w:w="404" w:type="dxa"/>
            <w:tcBorders>
              <w:top w:val="nil"/>
              <w:left w:val="single" w:sz="4" w:space="0" w:color="auto"/>
              <w:bottom w:val="single" w:sz="4" w:space="0" w:color="auto"/>
              <w:right w:val="single" w:sz="4" w:space="0" w:color="auto"/>
            </w:tcBorders>
          </w:tcPr>
          <w:p w14:paraId="0247408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282D83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311" w:type="dxa"/>
            <w:tcBorders>
              <w:top w:val="nil"/>
              <w:left w:val="single" w:sz="4" w:space="0" w:color="auto"/>
              <w:bottom w:val="single" w:sz="4" w:space="0" w:color="auto"/>
              <w:right w:val="single" w:sz="4" w:space="0" w:color="auto"/>
            </w:tcBorders>
            <w:noWrap/>
          </w:tcPr>
          <w:p w14:paraId="70AD0AF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7.5%</w:t>
            </w:r>
          </w:p>
        </w:tc>
        <w:tc>
          <w:tcPr>
            <w:tcW w:w="1123" w:type="dxa"/>
            <w:tcBorders>
              <w:top w:val="nil"/>
              <w:left w:val="single" w:sz="4" w:space="0" w:color="auto"/>
              <w:bottom w:val="single" w:sz="4" w:space="0" w:color="auto"/>
              <w:right w:val="single" w:sz="4" w:space="0" w:color="auto"/>
            </w:tcBorders>
            <w:noWrap/>
          </w:tcPr>
          <w:p w14:paraId="398AD94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1EBD6D0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7A6F464E" w14:textId="77777777" w:rsidTr="0059524A">
        <w:trPr>
          <w:trHeight w:val="315"/>
        </w:trPr>
        <w:tc>
          <w:tcPr>
            <w:tcW w:w="404" w:type="dxa"/>
            <w:tcBorders>
              <w:top w:val="nil"/>
              <w:left w:val="single" w:sz="4" w:space="0" w:color="auto"/>
              <w:bottom w:val="single" w:sz="4" w:space="0" w:color="auto"/>
              <w:right w:val="single" w:sz="4" w:space="0" w:color="auto"/>
            </w:tcBorders>
          </w:tcPr>
          <w:p w14:paraId="725FA71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A997B7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311" w:type="dxa"/>
            <w:tcBorders>
              <w:top w:val="nil"/>
              <w:left w:val="single" w:sz="4" w:space="0" w:color="auto"/>
              <w:bottom w:val="single" w:sz="4" w:space="0" w:color="auto"/>
              <w:right w:val="single" w:sz="4" w:space="0" w:color="auto"/>
            </w:tcBorders>
            <w:noWrap/>
          </w:tcPr>
          <w:p w14:paraId="4D23405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5C68A3A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77%</w:t>
            </w:r>
          </w:p>
        </w:tc>
        <w:tc>
          <w:tcPr>
            <w:tcW w:w="1559" w:type="dxa"/>
            <w:tcBorders>
              <w:top w:val="nil"/>
              <w:left w:val="single" w:sz="4" w:space="0" w:color="auto"/>
              <w:bottom w:val="single" w:sz="4" w:space="0" w:color="auto"/>
              <w:right w:val="single" w:sz="4" w:space="0" w:color="auto"/>
            </w:tcBorders>
            <w:noWrap/>
          </w:tcPr>
          <w:p w14:paraId="355AE0C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6597F692" w14:textId="77777777" w:rsidTr="0059524A">
        <w:trPr>
          <w:trHeight w:val="315"/>
        </w:trPr>
        <w:tc>
          <w:tcPr>
            <w:tcW w:w="404" w:type="dxa"/>
            <w:tcBorders>
              <w:top w:val="nil"/>
              <w:left w:val="single" w:sz="4" w:space="0" w:color="auto"/>
              <w:bottom w:val="single" w:sz="4" w:space="0" w:color="auto"/>
              <w:right w:val="single" w:sz="4" w:space="0" w:color="auto"/>
            </w:tcBorders>
          </w:tcPr>
          <w:p w14:paraId="19E907C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1BDB8D3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311" w:type="dxa"/>
            <w:tcBorders>
              <w:top w:val="nil"/>
              <w:left w:val="single" w:sz="4" w:space="0" w:color="auto"/>
              <w:bottom w:val="single" w:sz="4" w:space="0" w:color="auto"/>
              <w:right w:val="single" w:sz="4" w:space="0" w:color="auto"/>
            </w:tcBorders>
            <w:noWrap/>
          </w:tcPr>
          <w:p w14:paraId="50C48A5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3.5%</w:t>
            </w:r>
          </w:p>
        </w:tc>
        <w:tc>
          <w:tcPr>
            <w:tcW w:w="1123" w:type="dxa"/>
            <w:tcBorders>
              <w:top w:val="nil"/>
              <w:left w:val="single" w:sz="4" w:space="0" w:color="auto"/>
              <w:bottom w:val="single" w:sz="4" w:space="0" w:color="auto"/>
              <w:right w:val="single" w:sz="4" w:space="0" w:color="auto"/>
            </w:tcBorders>
            <w:noWrap/>
          </w:tcPr>
          <w:p w14:paraId="1EFBD08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81%</w:t>
            </w:r>
          </w:p>
        </w:tc>
        <w:tc>
          <w:tcPr>
            <w:tcW w:w="1559" w:type="dxa"/>
            <w:tcBorders>
              <w:top w:val="nil"/>
              <w:left w:val="single" w:sz="4" w:space="0" w:color="auto"/>
              <w:bottom w:val="single" w:sz="4" w:space="0" w:color="auto"/>
              <w:right w:val="single" w:sz="4" w:space="0" w:color="auto"/>
            </w:tcBorders>
            <w:noWrap/>
          </w:tcPr>
          <w:p w14:paraId="3D7C536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1192A3DB" w14:textId="77777777" w:rsidTr="0059524A">
        <w:trPr>
          <w:trHeight w:val="315"/>
        </w:trPr>
        <w:tc>
          <w:tcPr>
            <w:tcW w:w="404" w:type="dxa"/>
            <w:tcBorders>
              <w:top w:val="nil"/>
              <w:left w:val="single" w:sz="4" w:space="0" w:color="auto"/>
              <w:bottom w:val="single" w:sz="4" w:space="0" w:color="auto"/>
              <w:right w:val="single" w:sz="4" w:space="0" w:color="auto"/>
            </w:tcBorders>
          </w:tcPr>
          <w:p w14:paraId="11DB37AD"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1F3AC4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גמר צבע כולל צבע חוץ </w:t>
            </w:r>
          </w:p>
        </w:tc>
        <w:tc>
          <w:tcPr>
            <w:tcW w:w="1311" w:type="dxa"/>
            <w:tcBorders>
              <w:top w:val="nil"/>
              <w:left w:val="single" w:sz="4" w:space="0" w:color="auto"/>
              <w:bottom w:val="single" w:sz="4" w:space="0" w:color="auto"/>
              <w:right w:val="single" w:sz="4" w:space="0" w:color="auto"/>
            </w:tcBorders>
            <w:noWrap/>
          </w:tcPr>
          <w:p w14:paraId="1C24339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33DC435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82%</w:t>
            </w:r>
          </w:p>
        </w:tc>
        <w:tc>
          <w:tcPr>
            <w:tcW w:w="1559" w:type="dxa"/>
            <w:tcBorders>
              <w:top w:val="nil"/>
              <w:left w:val="single" w:sz="4" w:space="0" w:color="auto"/>
              <w:bottom w:val="single" w:sz="4" w:space="0" w:color="auto"/>
              <w:right w:val="single" w:sz="4" w:space="0" w:color="auto"/>
            </w:tcBorders>
            <w:noWrap/>
          </w:tcPr>
          <w:p w14:paraId="240FEA0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2F9A5C45" w14:textId="77777777" w:rsidTr="0059524A">
        <w:trPr>
          <w:trHeight w:val="315"/>
        </w:trPr>
        <w:tc>
          <w:tcPr>
            <w:tcW w:w="404" w:type="dxa"/>
            <w:tcBorders>
              <w:top w:val="nil"/>
              <w:left w:val="single" w:sz="4" w:space="0" w:color="auto"/>
              <w:bottom w:val="single" w:sz="4" w:space="0" w:color="auto"/>
              <w:right w:val="single" w:sz="4" w:space="0" w:color="auto"/>
            </w:tcBorders>
          </w:tcPr>
          <w:p w14:paraId="41A4C5B3"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941464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הרכבת ארונות מטבח,</w:t>
            </w:r>
            <w:r>
              <w:rPr>
                <w:rFonts w:ascii="David" w:eastAsia="Times New Roman" w:hAnsi="David" w:cs="David" w:hint="cs"/>
                <w:sz w:val="24"/>
                <w:szCs w:val="24"/>
                <w:rtl/>
              </w:rPr>
              <w:t xml:space="preserve"> </w:t>
            </w:r>
            <w:r w:rsidRPr="00E56613">
              <w:rPr>
                <w:rFonts w:ascii="David" w:eastAsia="Times New Roman" w:hAnsi="David" w:cs="David"/>
                <w:sz w:val="24"/>
                <w:szCs w:val="24"/>
                <w:rtl/>
              </w:rPr>
              <w:t>אמבטיה ומשטחי עבודה</w:t>
            </w:r>
          </w:p>
        </w:tc>
        <w:tc>
          <w:tcPr>
            <w:tcW w:w="1311" w:type="dxa"/>
            <w:tcBorders>
              <w:top w:val="nil"/>
              <w:left w:val="single" w:sz="4" w:space="0" w:color="auto"/>
              <w:bottom w:val="single" w:sz="4" w:space="0" w:color="auto"/>
              <w:right w:val="single" w:sz="4" w:space="0" w:color="auto"/>
            </w:tcBorders>
            <w:noWrap/>
          </w:tcPr>
          <w:p w14:paraId="083130D7"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1.5%</w:t>
            </w:r>
          </w:p>
        </w:tc>
        <w:tc>
          <w:tcPr>
            <w:tcW w:w="1123" w:type="dxa"/>
            <w:tcBorders>
              <w:top w:val="nil"/>
              <w:left w:val="single" w:sz="4" w:space="0" w:color="auto"/>
              <w:bottom w:val="single" w:sz="4" w:space="0" w:color="auto"/>
              <w:right w:val="single" w:sz="4" w:space="0" w:color="auto"/>
            </w:tcBorders>
            <w:noWrap/>
          </w:tcPr>
          <w:p w14:paraId="622B59E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84%</w:t>
            </w:r>
          </w:p>
        </w:tc>
        <w:tc>
          <w:tcPr>
            <w:tcW w:w="1559" w:type="dxa"/>
            <w:tcBorders>
              <w:top w:val="nil"/>
              <w:left w:val="single" w:sz="4" w:space="0" w:color="auto"/>
              <w:bottom w:val="single" w:sz="4" w:space="0" w:color="auto"/>
              <w:right w:val="single" w:sz="4" w:space="0" w:color="auto"/>
            </w:tcBorders>
            <w:noWrap/>
          </w:tcPr>
          <w:p w14:paraId="3425F7A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A693574" w14:textId="77777777" w:rsidTr="0059524A">
        <w:trPr>
          <w:trHeight w:val="315"/>
        </w:trPr>
        <w:tc>
          <w:tcPr>
            <w:tcW w:w="404" w:type="dxa"/>
            <w:tcBorders>
              <w:top w:val="nil"/>
              <w:left w:val="single" w:sz="4" w:space="0" w:color="auto"/>
              <w:bottom w:val="single" w:sz="4" w:space="0" w:color="auto"/>
              <w:right w:val="single" w:sz="4" w:space="0" w:color="auto"/>
            </w:tcBorders>
          </w:tcPr>
          <w:p w14:paraId="4FD2890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AE0843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מחסנים</w:t>
            </w:r>
          </w:p>
        </w:tc>
        <w:tc>
          <w:tcPr>
            <w:tcW w:w="1311" w:type="dxa"/>
            <w:tcBorders>
              <w:top w:val="nil"/>
              <w:left w:val="single" w:sz="4" w:space="0" w:color="auto"/>
              <w:bottom w:val="single" w:sz="4" w:space="0" w:color="auto"/>
              <w:right w:val="single" w:sz="4" w:space="0" w:color="auto"/>
            </w:tcBorders>
            <w:noWrap/>
          </w:tcPr>
          <w:p w14:paraId="723D6A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918866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85%</w:t>
            </w:r>
          </w:p>
        </w:tc>
        <w:tc>
          <w:tcPr>
            <w:tcW w:w="1559" w:type="dxa"/>
            <w:tcBorders>
              <w:top w:val="nil"/>
              <w:left w:val="single" w:sz="4" w:space="0" w:color="auto"/>
              <w:bottom w:val="single" w:sz="4" w:space="0" w:color="auto"/>
              <w:right w:val="single" w:sz="4" w:space="0" w:color="auto"/>
            </w:tcBorders>
            <w:noWrap/>
          </w:tcPr>
          <w:p w14:paraId="7CE8CF6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CA847D1" w14:textId="77777777" w:rsidTr="0059524A">
        <w:trPr>
          <w:trHeight w:val="315"/>
        </w:trPr>
        <w:tc>
          <w:tcPr>
            <w:tcW w:w="404" w:type="dxa"/>
            <w:tcBorders>
              <w:top w:val="nil"/>
              <w:left w:val="single" w:sz="4" w:space="0" w:color="auto"/>
              <w:bottom w:val="single" w:sz="4" w:space="0" w:color="auto"/>
              <w:right w:val="single" w:sz="4" w:space="0" w:color="auto"/>
            </w:tcBorders>
          </w:tcPr>
          <w:p w14:paraId="01345C0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0BAB3C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1311" w:type="dxa"/>
            <w:tcBorders>
              <w:top w:val="nil"/>
              <w:left w:val="single" w:sz="4" w:space="0" w:color="auto"/>
              <w:bottom w:val="single" w:sz="4" w:space="0" w:color="auto"/>
              <w:right w:val="single" w:sz="4" w:space="0" w:color="auto"/>
            </w:tcBorders>
            <w:noWrap/>
          </w:tcPr>
          <w:p w14:paraId="258EFD0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798EF6BF"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7C9CF67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6D27AB00" w14:textId="77777777" w:rsidTr="0059524A">
        <w:trPr>
          <w:trHeight w:val="315"/>
        </w:trPr>
        <w:tc>
          <w:tcPr>
            <w:tcW w:w="404" w:type="dxa"/>
            <w:tcBorders>
              <w:top w:val="nil"/>
              <w:left w:val="single" w:sz="4" w:space="0" w:color="auto"/>
              <w:bottom w:val="single" w:sz="4" w:space="0" w:color="auto"/>
              <w:right w:val="single" w:sz="4" w:space="0" w:color="auto"/>
            </w:tcBorders>
          </w:tcPr>
          <w:p w14:paraId="4ED7D7E5"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982442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1311" w:type="dxa"/>
            <w:tcBorders>
              <w:top w:val="nil"/>
              <w:left w:val="single" w:sz="4" w:space="0" w:color="auto"/>
              <w:bottom w:val="single" w:sz="4" w:space="0" w:color="auto"/>
              <w:right w:val="single" w:sz="4" w:space="0" w:color="auto"/>
            </w:tcBorders>
            <w:noWrap/>
          </w:tcPr>
          <w:p w14:paraId="257D95D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0.5%</w:t>
            </w:r>
          </w:p>
        </w:tc>
        <w:tc>
          <w:tcPr>
            <w:tcW w:w="1123" w:type="dxa"/>
            <w:tcBorders>
              <w:top w:val="nil"/>
              <w:left w:val="single" w:sz="4" w:space="0" w:color="auto"/>
              <w:bottom w:val="single" w:sz="4" w:space="0" w:color="auto"/>
              <w:right w:val="single" w:sz="4" w:space="0" w:color="auto"/>
            </w:tcBorders>
            <w:noWrap/>
          </w:tcPr>
          <w:p w14:paraId="5DE919E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87%</w:t>
            </w:r>
          </w:p>
        </w:tc>
        <w:tc>
          <w:tcPr>
            <w:tcW w:w="1559" w:type="dxa"/>
            <w:tcBorders>
              <w:top w:val="nil"/>
              <w:left w:val="single" w:sz="4" w:space="0" w:color="auto"/>
              <w:bottom w:val="single" w:sz="4" w:space="0" w:color="auto"/>
              <w:right w:val="single" w:sz="4" w:space="0" w:color="auto"/>
            </w:tcBorders>
            <w:noWrap/>
          </w:tcPr>
          <w:p w14:paraId="529304B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2AE8C27C" w14:textId="77777777" w:rsidTr="0059524A">
        <w:trPr>
          <w:trHeight w:val="315"/>
        </w:trPr>
        <w:tc>
          <w:tcPr>
            <w:tcW w:w="404" w:type="dxa"/>
            <w:tcBorders>
              <w:top w:val="nil"/>
              <w:left w:val="single" w:sz="4" w:space="0" w:color="auto"/>
              <w:bottom w:val="single" w:sz="4" w:space="0" w:color="auto"/>
              <w:right w:val="single" w:sz="4" w:space="0" w:color="auto"/>
            </w:tcBorders>
          </w:tcPr>
          <w:p w14:paraId="25D821C0"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F939B3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1311" w:type="dxa"/>
            <w:tcBorders>
              <w:top w:val="nil"/>
              <w:left w:val="single" w:sz="4" w:space="0" w:color="auto"/>
              <w:bottom w:val="single" w:sz="4" w:space="0" w:color="auto"/>
              <w:right w:val="single" w:sz="4" w:space="0" w:color="auto"/>
            </w:tcBorders>
            <w:noWrap/>
          </w:tcPr>
          <w:p w14:paraId="0CB760DC"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5.0%</w:t>
            </w:r>
          </w:p>
        </w:tc>
        <w:tc>
          <w:tcPr>
            <w:tcW w:w="1123" w:type="dxa"/>
            <w:tcBorders>
              <w:top w:val="nil"/>
              <w:left w:val="single" w:sz="4" w:space="0" w:color="auto"/>
              <w:bottom w:val="single" w:sz="4" w:space="0" w:color="auto"/>
              <w:right w:val="single" w:sz="4" w:space="0" w:color="auto"/>
            </w:tcBorders>
            <w:noWrap/>
          </w:tcPr>
          <w:p w14:paraId="720B886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92%</w:t>
            </w:r>
          </w:p>
        </w:tc>
        <w:tc>
          <w:tcPr>
            <w:tcW w:w="1559" w:type="dxa"/>
            <w:tcBorders>
              <w:top w:val="nil"/>
              <w:left w:val="single" w:sz="4" w:space="0" w:color="auto"/>
              <w:bottom w:val="single" w:sz="4" w:space="0" w:color="auto"/>
              <w:right w:val="single" w:sz="4" w:space="0" w:color="auto"/>
            </w:tcBorders>
            <w:noWrap/>
          </w:tcPr>
          <w:p w14:paraId="3F7C9EE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ב</w:t>
            </w:r>
          </w:p>
        </w:tc>
      </w:tr>
      <w:tr w:rsidR="0059524A" w:rsidRPr="00E56613" w14:paraId="5D0717F8" w14:textId="77777777" w:rsidTr="0059524A">
        <w:trPr>
          <w:trHeight w:val="315"/>
        </w:trPr>
        <w:tc>
          <w:tcPr>
            <w:tcW w:w="404" w:type="dxa"/>
            <w:tcBorders>
              <w:top w:val="nil"/>
              <w:left w:val="single" w:sz="4" w:space="0" w:color="auto"/>
              <w:bottom w:val="single" w:sz="4" w:space="0" w:color="auto"/>
              <w:right w:val="single" w:sz="4" w:space="0" w:color="auto"/>
            </w:tcBorders>
          </w:tcPr>
          <w:p w14:paraId="3E79DC39"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640253F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1311" w:type="dxa"/>
            <w:tcBorders>
              <w:top w:val="nil"/>
              <w:left w:val="single" w:sz="4" w:space="0" w:color="auto"/>
              <w:bottom w:val="single" w:sz="4" w:space="0" w:color="auto"/>
              <w:right w:val="single" w:sz="4" w:space="0" w:color="auto"/>
            </w:tcBorders>
            <w:noWrap/>
          </w:tcPr>
          <w:p w14:paraId="485D169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6382DC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93%</w:t>
            </w:r>
          </w:p>
        </w:tc>
        <w:tc>
          <w:tcPr>
            <w:tcW w:w="1559" w:type="dxa"/>
            <w:tcBorders>
              <w:top w:val="nil"/>
              <w:left w:val="single" w:sz="4" w:space="0" w:color="auto"/>
              <w:bottom w:val="single" w:sz="4" w:space="0" w:color="auto"/>
              <w:right w:val="single" w:sz="4" w:space="0" w:color="auto"/>
            </w:tcBorders>
            <w:noWrap/>
          </w:tcPr>
          <w:p w14:paraId="244097A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09B7467D" w14:textId="77777777" w:rsidTr="0059524A">
        <w:trPr>
          <w:trHeight w:val="315"/>
        </w:trPr>
        <w:tc>
          <w:tcPr>
            <w:tcW w:w="404" w:type="dxa"/>
            <w:tcBorders>
              <w:top w:val="nil"/>
              <w:left w:val="single" w:sz="4" w:space="0" w:color="auto"/>
              <w:bottom w:val="single" w:sz="4" w:space="0" w:color="auto"/>
              <w:right w:val="single" w:sz="4" w:space="0" w:color="auto"/>
            </w:tcBorders>
          </w:tcPr>
          <w:p w14:paraId="742F5C4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57F52D0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1311" w:type="dxa"/>
            <w:tcBorders>
              <w:top w:val="nil"/>
              <w:left w:val="single" w:sz="4" w:space="0" w:color="auto"/>
              <w:bottom w:val="single" w:sz="4" w:space="0" w:color="auto"/>
              <w:right w:val="single" w:sz="4" w:space="0" w:color="auto"/>
            </w:tcBorders>
            <w:noWrap/>
          </w:tcPr>
          <w:p w14:paraId="73CD0F6D"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1CD5B70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95%</w:t>
            </w:r>
          </w:p>
        </w:tc>
        <w:tc>
          <w:tcPr>
            <w:tcW w:w="1559" w:type="dxa"/>
            <w:tcBorders>
              <w:top w:val="nil"/>
              <w:left w:val="single" w:sz="4" w:space="0" w:color="auto"/>
              <w:bottom w:val="single" w:sz="4" w:space="0" w:color="auto"/>
              <w:right w:val="single" w:sz="4" w:space="0" w:color="auto"/>
            </w:tcBorders>
            <w:noWrap/>
          </w:tcPr>
          <w:p w14:paraId="4DDBF0F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1C4EA130" w14:textId="77777777" w:rsidTr="0059524A">
        <w:trPr>
          <w:trHeight w:val="315"/>
        </w:trPr>
        <w:tc>
          <w:tcPr>
            <w:tcW w:w="404" w:type="dxa"/>
            <w:tcBorders>
              <w:top w:val="nil"/>
              <w:left w:val="single" w:sz="4" w:space="0" w:color="auto"/>
              <w:bottom w:val="single" w:sz="4" w:space="0" w:color="auto"/>
              <w:right w:val="single" w:sz="4" w:space="0" w:color="auto"/>
            </w:tcBorders>
          </w:tcPr>
          <w:p w14:paraId="5717E354"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A78F70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אכלוס</w:t>
            </w:r>
          </w:p>
        </w:tc>
        <w:tc>
          <w:tcPr>
            <w:tcW w:w="1311" w:type="dxa"/>
            <w:tcBorders>
              <w:top w:val="nil"/>
              <w:left w:val="single" w:sz="4" w:space="0" w:color="auto"/>
              <w:bottom w:val="single" w:sz="4" w:space="0" w:color="auto"/>
              <w:right w:val="single" w:sz="4" w:space="0" w:color="auto"/>
            </w:tcBorders>
            <w:noWrap/>
          </w:tcPr>
          <w:p w14:paraId="1DA924B4"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2.0%</w:t>
            </w:r>
          </w:p>
        </w:tc>
        <w:tc>
          <w:tcPr>
            <w:tcW w:w="1123" w:type="dxa"/>
            <w:tcBorders>
              <w:top w:val="nil"/>
              <w:left w:val="single" w:sz="4" w:space="0" w:color="auto"/>
              <w:bottom w:val="single" w:sz="4" w:space="0" w:color="auto"/>
              <w:right w:val="single" w:sz="4" w:space="0" w:color="auto"/>
            </w:tcBorders>
            <w:noWrap/>
          </w:tcPr>
          <w:p w14:paraId="7CF1D578"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97%</w:t>
            </w:r>
          </w:p>
        </w:tc>
        <w:tc>
          <w:tcPr>
            <w:tcW w:w="1559" w:type="dxa"/>
            <w:tcBorders>
              <w:top w:val="nil"/>
              <w:left w:val="single" w:sz="4" w:space="0" w:color="auto"/>
              <w:bottom w:val="single" w:sz="4" w:space="0" w:color="auto"/>
              <w:right w:val="single" w:sz="4" w:space="0" w:color="auto"/>
            </w:tcBorders>
            <w:noWrap/>
          </w:tcPr>
          <w:p w14:paraId="649752C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12DDFA9A" w14:textId="77777777" w:rsidTr="0059524A">
        <w:trPr>
          <w:trHeight w:val="315"/>
        </w:trPr>
        <w:tc>
          <w:tcPr>
            <w:tcW w:w="404" w:type="dxa"/>
            <w:tcBorders>
              <w:top w:val="nil"/>
              <w:left w:val="single" w:sz="4" w:space="0" w:color="auto"/>
              <w:bottom w:val="single" w:sz="4" w:space="0" w:color="auto"/>
              <w:right w:val="single" w:sz="4" w:space="0" w:color="auto"/>
            </w:tcBorders>
          </w:tcPr>
          <w:p w14:paraId="0F8A7792"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4E19DA4E"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גמר תיקון ליקויים ומסירת פרוטוקולים ללא ליקויים למזמין</w:t>
            </w:r>
          </w:p>
        </w:tc>
        <w:tc>
          <w:tcPr>
            <w:tcW w:w="1311" w:type="dxa"/>
            <w:tcBorders>
              <w:top w:val="nil"/>
              <w:left w:val="single" w:sz="4" w:space="0" w:color="auto"/>
              <w:bottom w:val="single" w:sz="4" w:space="0" w:color="auto"/>
              <w:right w:val="single" w:sz="4" w:space="0" w:color="auto"/>
            </w:tcBorders>
            <w:noWrap/>
          </w:tcPr>
          <w:p w14:paraId="50D8BA00"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5647FC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98%</w:t>
            </w:r>
          </w:p>
        </w:tc>
        <w:tc>
          <w:tcPr>
            <w:tcW w:w="1559" w:type="dxa"/>
            <w:tcBorders>
              <w:top w:val="nil"/>
              <w:left w:val="single" w:sz="4" w:space="0" w:color="auto"/>
              <w:bottom w:val="single" w:sz="4" w:space="0" w:color="auto"/>
              <w:right w:val="single" w:sz="4" w:space="0" w:color="auto"/>
            </w:tcBorders>
            <w:noWrap/>
          </w:tcPr>
          <w:p w14:paraId="1B86866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ג</w:t>
            </w:r>
          </w:p>
        </w:tc>
      </w:tr>
      <w:tr w:rsidR="0059524A" w:rsidRPr="00E56613" w14:paraId="069DAC09" w14:textId="77777777" w:rsidTr="0059524A">
        <w:trPr>
          <w:trHeight w:val="315"/>
        </w:trPr>
        <w:tc>
          <w:tcPr>
            <w:tcW w:w="404" w:type="dxa"/>
            <w:tcBorders>
              <w:top w:val="nil"/>
              <w:left w:val="single" w:sz="4" w:space="0" w:color="auto"/>
              <w:bottom w:val="single" w:sz="4" w:space="0" w:color="auto"/>
              <w:right w:val="single" w:sz="4" w:space="0" w:color="auto"/>
            </w:tcBorders>
          </w:tcPr>
          <w:p w14:paraId="68E3A4BC"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0033A26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xml:space="preserve">תעודת גמר </w:t>
            </w:r>
          </w:p>
        </w:tc>
        <w:tc>
          <w:tcPr>
            <w:tcW w:w="1311" w:type="dxa"/>
            <w:tcBorders>
              <w:top w:val="nil"/>
              <w:left w:val="single" w:sz="4" w:space="0" w:color="auto"/>
              <w:bottom w:val="single" w:sz="4" w:space="0" w:color="auto"/>
              <w:right w:val="single" w:sz="4" w:space="0" w:color="auto"/>
            </w:tcBorders>
            <w:noWrap/>
          </w:tcPr>
          <w:p w14:paraId="57E9342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2882E95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99%</w:t>
            </w:r>
          </w:p>
        </w:tc>
        <w:tc>
          <w:tcPr>
            <w:tcW w:w="1559" w:type="dxa"/>
            <w:tcBorders>
              <w:top w:val="nil"/>
              <w:left w:val="single" w:sz="4" w:space="0" w:color="auto"/>
              <w:bottom w:val="single" w:sz="4" w:space="0" w:color="auto"/>
              <w:right w:val="single" w:sz="4" w:space="0" w:color="auto"/>
            </w:tcBorders>
            <w:noWrap/>
          </w:tcPr>
          <w:p w14:paraId="413E1AF9"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א</w:t>
            </w:r>
          </w:p>
        </w:tc>
      </w:tr>
      <w:tr w:rsidR="0059524A" w:rsidRPr="00E56613" w14:paraId="77437FE2" w14:textId="77777777" w:rsidTr="0059524A">
        <w:trPr>
          <w:trHeight w:val="315"/>
        </w:trPr>
        <w:tc>
          <w:tcPr>
            <w:tcW w:w="404" w:type="dxa"/>
            <w:tcBorders>
              <w:top w:val="nil"/>
              <w:left w:val="single" w:sz="4" w:space="0" w:color="auto"/>
              <w:bottom w:val="single" w:sz="4" w:space="0" w:color="auto"/>
              <w:right w:val="single" w:sz="4" w:space="0" w:color="auto"/>
            </w:tcBorders>
          </w:tcPr>
          <w:p w14:paraId="69DD861F" w14:textId="77777777" w:rsidR="0059524A" w:rsidRPr="00E56613" w:rsidRDefault="0059524A" w:rsidP="0059524A">
            <w:pPr>
              <w:numPr>
                <w:ilvl w:val="0"/>
                <w:numId w:val="7"/>
              </w:num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726F3D95"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חשבון סופי</w:t>
            </w:r>
          </w:p>
        </w:tc>
        <w:tc>
          <w:tcPr>
            <w:tcW w:w="1311" w:type="dxa"/>
            <w:tcBorders>
              <w:top w:val="nil"/>
              <w:left w:val="single" w:sz="4" w:space="0" w:color="auto"/>
              <w:bottom w:val="single" w:sz="4" w:space="0" w:color="auto"/>
              <w:right w:val="single" w:sz="4" w:space="0" w:color="auto"/>
            </w:tcBorders>
            <w:noWrap/>
          </w:tcPr>
          <w:p w14:paraId="309A73AB"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w:t>
            </w:r>
          </w:p>
        </w:tc>
        <w:tc>
          <w:tcPr>
            <w:tcW w:w="1123" w:type="dxa"/>
            <w:tcBorders>
              <w:top w:val="nil"/>
              <w:left w:val="single" w:sz="4" w:space="0" w:color="auto"/>
              <w:bottom w:val="single" w:sz="4" w:space="0" w:color="auto"/>
              <w:right w:val="single" w:sz="4" w:space="0" w:color="auto"/>
            </w:tcBorders>
            <w:noWrap/>
          </w:tcPr>
          <w:p w14:paraId="30542863"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w:t>
            </w:r>
          </w:p>
        </w:tc>
        <w:tc>
          <w:tcPr>
            <w:tcW w:w="1559" w:type="dxa"/>
            <w:tcBorders>
              <w:top w:val="nil"/>
              <w:left w:val="single" w:sz="4" w:space="0" w:color="auto"/>
              <w:bottom w:val="single" w:sz="4" w:space="0" w:color="auto"/>
              <w:right w:val="single" w:sz="4" w:space="0" w:color="auto"/>
            </w:tcBorders>
            <w:noWrap/>
          </w:tcPr>
          <w:p w14:paraId="279E1976"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r w:rsidR="0059524A" w:rsidRPr="00E56613" w14:paraId="15A311BA" w14:textId="77777777" w:rsidTr="0059524A">
        <w:trPr>
          <w:trHeight w:val="315"/>
        </w:trPr>
        <w:tc>
          <w:tcPr>
            <w:tcW w:w="404" w:type="dxa"/>
            <w:tcBorders>
              <w:top w:val="nil"/>
              <w:left w:val="single" w:sz="4" w:space="0" w:color="auto"/>
              <w:bottom w:val="single" w:sz="4" w:space="0" w:color="auto"/>
              <w:right w:val="single" w:sz="4" w:space="0" w:color="auto"/>
            </w:tcBorders>
          </w:tcPr>
          <w:p w14:paraId="738DEDE5" w14:textId="77777777" w:rsidR="0059524A" w:rsidRPr="00E56613" w:rsidRDefault="0059524A" w:rsidP="0059524A">
            <w:pPr>
              <w:spacing w:before="0" w:beforeAutospacing="0" w:after="0" w:afterAutospacing="0" w:line="240" w:lineRule="auto"/>
              <w:jc w:val="center"/>
              <w:rPr>
                <w:rFonts w:ascii="David" w:eastAsia="Times New Roman" w:hAnsi="David" w:cs="David"/>
                <w:sz w:val="24"/>
                <w:szCs w:val="24"/>
              </w:rPr>
            </w:pPr>
          </w:p>
        </w:tc>
        <w:tc>
          <w:tcPr>
            <w:tcW w:w="5388" w:type="dxa"/>
            <w:tcBorders>
              <w:top w:val="nil"/>
              <w:left w:val="single" w:sz="4" w:space="0" w:color="auto"/>
              <w:bottom w:val="single" w:sz="4" w:space="0" w:color="auto"/>
              <w:right w:val="single" w:sz="4" w:space="0" w:color="auto"/>
            </w:tcBorders>
            <w:noWrap/>
          </w:tcPr>
          <w:p w14:paraId="26EC6081"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סה"כ</w:t>
            </w:r>
          </w:p>
        </w:tc>
        <w:tc>
          <w:tcPr>
            <w:tcW w:w="1311" w:type="dxa"/>
            <w:tcBorders>
              <w:top w:val="nil"/>
              <w:left w:val="single" w:sz="4" w:space="0" w:color="auto"/>
              <w:bottom w:val="single" w:sz="4" w:space="0" w:color="auto"/>
              <w:right w:val="single" w:sz="4" w:space="0" w:color="auto"/>
            </w:tcBorders>
            <w:noWrap/>
          </w:tcPr>
          <w:p w14:paraId="553F078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100.0%</w:t>
            </w:r>
          </w:p>
        </w:tc>
        <w:tc>
          <w:tcPr>
            <w:tcW w:w="1123" w:type="dxa"/>
            <w:tcBorders>
              <w:top w:val="nil"/>
              <w:left w:val="single" w:sz="4" w:space="0" w:color="auto"/>
              <w:bottom w:val="single" w:sz="4" w:space="0" w:color="auto"/>
              <w:right w:val="single" w:sz="4" w:space="0" w:color="auto"/>
            </w:tcBorders>
            <w:noWrap/>
          </w:tcPr>
          <w:p w14:paraId="6E0FED7A"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Pr>
              <w:t> </w:t>
            </w:r>
          </w:p>
        </w:tc>
        <w:tc>
          <w:tcPr>
            <w:tcW w:w="1559" w:type="dxa"/>
            <w:tcBorders>
              <w:top w:val="nil"/>
              <w:left w:val="single" w:sz="4" w:space="0" w:color="auto"/>
              <w:bottom w:val="single" w:sz="4" w:space="0" w:color="auto"/>
              <w:right w:val="single" w:sz="4" w:space="0" w:color="auto"/>
            </w:tcBorders>
            <w:noWrap/>
          </w:tcPr>
          <w:p w14:paraId="741646B2" w14:textId="77777777" w:rsidR="0059524A" w:rsidRPr="00E56613" w:rsidRDefault="0059524A" w:rsidP="0059524A">
            <w:pPr>
              <w:spacing w:before="0" w:beforeAutospacing="0" w:after="0" w:afterAutospacing="0" w:line="240" w:lineRule="auto"/>
              <w:ind w:left="281"/>
              <w:jc w:val="both"/>
              <w:rPr>
                <w:rFonts w:ascii="David" w:eastAsia="Times New Roman" w:hAnsi="David" w:cs="David"/>
                <w:sz w:val="24"/>
                <w:szCs w:val="24"/>
              </w:rPr>
            </w:pPr>
            <w:r w:rsidRPr="00E56613">
              <w:rPr>
                <w:rFonts w:ascii="David" w:eastAsia="Times New Roman" w:hAnsi="David" w:cs="David"/>
                <w:sz w:val="24"/>
                <w:szCs w:val="24"/>
                <w:rtl/>
              </w:rPr>
              <w:t> </w:t>
            </w:r>
          </w:p>
        </w:tc>
      </w:tr>
    </w:tbl>
    <w:p w14:paraId="2BEBD82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1D0F46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83C6318" w14:textId="77777777" w:rsidR="00E56613" w:rsidRPr="00E56613" w:rsidRDefault="00E56613" w:rsidP="00E56613">
      <w:pPr>
        <w:spacing w:before="0" w:beforeAutospacing="0" w:after="0" w:afterAutospacing="0" w:line="360" w:lineRule="auto"/>
        <w:jc w:val="both"/>
        <w:rPr>
          <w:rFonts w:ascii="David" w:eastAsia="Times New Roman" w:hAnsi="David" w:cs="David"/>
          <w:snapToGrid w:val="0"/>
          <w:sz w:val="24"/>
          <w:szCs w:val="24"/>
          <w:rtl/>
        </w:rPr>
      </w:pPr>
    </w:p>
    <w:tbl>
      <w:tblPr>
        <w:bidiVisual/>
        <w:tblW w:w="7960" w:type="dxa"/>
        <w:tblInd w:w="113" w:type="dxa"/>
        <w:tblLook w:val="0000" w:firstRow="0" w:lastRow="0" w:firstColumn="0" w:lastColumn="0" w:noHBand="0" w:noVBand="0"/>
      </w:tblPr>
      <w:tblGrid>
        <w:gridCol w:w="960"/>
        <w:gridCol w:w="1180"/>
        <w:gridCol w:w="940"/>
        <w:gridCol w:w="3280"/>
        <w:gridCol w:w="1600"/>
      </w:tblGrid>
      <w:tr w:rsidR="00E56613" w:rsidRPr="00E56613" w14:paraId="53DFD14F" w14:textId="77777777" w:rsidTr="0059524A">
        <w:trPr>
          <w:trHeight w:val="315"/>
        </w:trPr>
        <w:tc>
          <w:tcPr>
            <w:tcW w:w="7960" w:type="dxa"/>
            <w:gridSpan w:val="5"/>
            <w:noWrap/>
            <w:vAlign w:val="bottom"/>
          </w:tcPr>
          <w:p w14:paraId="5FB23D20" w14:textId="77777777" w:rsidR="00E56613" w:rsidRPr="00E56613" w:rsidRDefault="00553FFB" w:rsidP="00E56613">
            <w:pPr>
              <w:spacing w:before="0" w:beforeAutospacing="0" w:after="0" w:afterAutospacing="0" w:line="240" w:lineRule="auto"/>
              <w:jc w:val="center"/>
              <w:rPr>
                <w:rFonts w:ascii="David" w:eastAsia="Times New Roman" w:hAnsi="David" w:cs="David"/>
                <w:b/>
                <w:bCs/>
                <w:sz w:val="24"/>
                <w:szCs w:val="24"/>
                <w:u w:val="single"/>
              </w:rPr>
            </w:pPr>
            <w:r>
              <w:br w:type="page"/>
            </w:r>
            <w:r w:rsidR="00E56613" w:rsidRPr="00E56613">
              <w:rPr>
                <w:rFonts w:ascii="David" w:eastAsia="Times New Roman" w:hAnsi="David" w:cs="David"/>
                <w:b/>
                <w:bCs/>
                <w:sz w:val="24"/>
                <w:szCs w:val="24"/>
                <w:u w:val="single"/>
                <w:rtl/>
              </w:rPr>
              <w:t>שם הפרויקט: ____________</w:t>
            </w:r>
          </w:p>
        </w:tc>
      </w:tr>
      <w:tr w:rsidR="00E56613" w:rsidRPr="00E56613" w14:paraId="28383B28" w14:textId="77777777" w:rsidTr="0059524A">
        <w:trPr>
          <w:trHeight w:val="255"/>
        </w:trPr>
        <w:tc>
          <w:tcPr>
            <w:tcW w:w="7960" w:type="dxa"/>
            <w:gridSpan w:val="5"/>
            <w:noWrap/>
            <w:vAlign w:val="bottom"/>
          </w:tcPr>
          <w:p w14:paraId="4C6DB7F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sz w:val="20"/>
                <w:szCs w:val="20"/>
                <w:rtl/>
              </w:rPr>
              <w:t>המטריצות יתואמו עם מנהל הפרויקט על פי מאפייניו של כל פרויקט</w:t>
            </w:r>
          </w:p>
        </w:tc>
      </w:tr>
      <w:tr w:rsidR="00E56613" w:rsidRPr="00E56613" w14:paraId="545DB6DF" w14:textId="77777777" w:rsidTr="0059524A">
        <w:trPr>
          <w:trHeight w:val="315"/>
        </w:trPr>
        <w:tc>
          <w:tcPr>
            <w:tcW w:w="7960" w:type="dxa"/>
            <w:gridSpan w:val="5"/>
            <w:noWrap/>
            <w:vAlign w:val="bottom"/>
          </w:tcPr>
          <w:p w14:paraId="104223A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59524A">
              <w:rPr>
                <w:rFonts w:ascii="David" w:eastAsia="Times New Roman" w:hAnsi="David" w:cs="David"/>
                <w:b/>
                <w:bCs/>
                <w:sz w:val="20"/>
                <w:szCs w:val="20"/>
                <w:u w:val="single"/>
                <w:rtl/>
              </w:rPr>
              <w:t>חלוקת משנה של סעיפים</w:t>
            </w:r>
          </w:p>
        </w:tc>
      </w:tr>
      <w:tr w:rsidR="00E56613" w:rsidRPr="00E56613" w14:paraId="2DB124E1" w14:textId="77777777" w:rsidTr="0059524A">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2A3D6B9E"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115667BD"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3AD6813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5229219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0EFA26DA"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111E5C9E"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7FE0A19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67A497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nil"/>
              <w:left w:val="single" w:sz="4" w:space="0" w:color="auto"/>
              <w:bottom w:val="single" w:sz="4" w:space="0" w:color="auto"/>
              <w:right w:val="single" w:sz="8" w:space="0" w:color="000000"/>
            </w:tcBorders>
            <w:vAlign w:val="bottom"/>
          </w:tcPr>
          <w:p w14:paraId="304CE5F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חשמל בדירות</w:t>
            </w:r>
          </w:p>
        </w:tc>
      </w:tr>
      <w:tr w:rsidR="00E56613" w:rsidRPr="00E56613" w14:paraId="200965AC" w14:textId="77777777" w:rsidTr="0059524A">
        <w:trPr>
          <w:trHeight w:val="255"/>
        </w:trPr>
        <w:tc>
          <w:tcPr>
            <w:tcW w:w="0" w:type="auto"/>
            <w:vMerge/>
            <w:tcBorders>
              <w:top w:val="nil"/>
              <w:left w:val="single" w:sz="8" w:space="0" w:color="auto"/>
              <w:bottom w:val="single" w:sz="8" w:space="0" w:color="000000"/>
              <w:right w:val="nil"/>
            </w:tcBorders>
            <w:vAlign w:val="center"/>
          </w:tcPr>
          <w:p w14:paraId="54D3DB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EA665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08482E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nil"/>
              <w:right w:val="nil"/>
            </w:tcBorders>
            <w:noWrap/>
            <w:vAlign w:val="bottom"/>
          </w:tcPr>
          <w:p w14:paraId="669DE48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5254F3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E57972D" w14:textId="77777777" w:rsidTr="0059524A">
        <w:trPr>
          <w:trHeight w:val="255"/>
        </w:trPr>
        <w:tc>
          <w:tcPr>
            <w:tcW w:w="0" w:type="auto"/>
            <w:vMerge/>
            <w:tcBorders>
              <w:top w:val="nil"/>
              <w:left w:val="single" w:sz="8" w:space="0" w:color="auto"/>
              <w:bottom w:val="single" w:sz="8" w:space="0" w:color="000000"/>
              <w:right w:val="nil"/>
            </w:tcBorders>
            <w:vAlign w:val="center"/>
          </w:tcPr>
          <w:p w14:paraId="238E29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C834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E8F24D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nil"/>
            </w:tcBorders>
            <w:noWrap/>
            <w:vAlign w:val="bottom"/>
          </w:tcPr>
          <w:p w14:paraId="34861D2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18187B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30CF090A" w14:textId="77777777" w:rsidTr="0059524A">
        <w:trPr>
          <w:trHeight w:val="255"/>
        </w:trPr>
        <w:tc>
          <w:tcPr>
            <w:tcW w:w="0" w:type="auto"/>
            <w:vMerge/>
            <w:tcBorders>
              <w:top w:val="nil"/>
              <w:left w:val="single" w:sz="8" w:space="0" w:color="auto"/>
              <w:bottom w:val="single" w:sz="8" w:space="0" w:color="000000"/>
              <w:right w:val="nil"/>
            </w:tcBorders>
            <w:vAlign w:val="center"/>
          </w:tcPr>
          <w:p w14:paraId="014F96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5440D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7ECCE24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15110FC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4A977E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55DC2594" w14:textId="77777777" w:rsidTr="0059524A">
        <w:trPr>
          <w:trHeight w:val="270"/>
        </w:trPr>
        <w:tc>
          <w:tcPr>
            <w:tcW w:w="0" w:type="auto"/>
            <w:vMerge/>
            <w:tcBorders>
              <w:top w:val="nil"/>
              <w:left w:val="single" w:sz="8" w:space="0" w:color="auto"/>
              <w:bottom w:val="single" w:sz="8" w:space="0" w:color="000000"/>
              <w:right w:val="nil"/>
            </w:tcBorders>
            <w:vAlign w:val="center"/>
          </w:tcPr>
          <w:p w14:paraId="119A95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276A8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4D26275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nil"/>
            </w:tcBorders>
            <w:noWrap/>
            <w:vAlign w:val="bottom"/>
          </w:tcPr>
          <w:p w14:paraId="4BC024E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255556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2DF1F96"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99A90A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39AC5A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417748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ריצוף</w:t>
            </w:r>
          </w:p>
        </w:tc>
      </w:tr>
      <w:tr w:rsidR="00E56613" w:rsidRPr="00E56613" w14:paraId="312DCA30"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34CB99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1CFA5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613885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661FE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786762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r>
      <w:tr w:rsidR="00E56613" w:rsidRPr="00E56613" w14:paraId="48F15B74"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44B260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A3424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0D5D46F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E7933E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שיפולים</w:t>
            </w:r>
          </w:p>
        </w:tc>
        <w:tc>
          <w:tcPr>
            <w:tcW w:w="1600" w:type="dxa"/>
            <w:tcBorders>
              <w:top w:val="nil"/>
              <w:left w:val="single" w:sz="4" w:space="0" w:color="auto"/>
              <w:bottom w:val="single" w:sz="4" w:space="0" w:color="auto"/>
              <w:right w:val="single" w:sz="8" w:space="0" w:color="auto"/>
            </w:tcBorders>
            <w:noWrap/>
            <w:vAlign w:val="bottom"/>
          </w:tcPr>
          <w:p w14:paraId="1AC9C0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883164F"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6E4E4A3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C8292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482D980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82EA8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רובה</w:t>
            </w:r>
          </w:p>
        </w:tc>
        <w:tc>
          <w:tcPr>
            <w:tcW w:w="1600" w:type="dxa"/>
            <w:tcBorders>
              <w:top w:val="nil"/>
              <w:left w:val="single" w:sz="4" w:space="0" w:color="auto"/>
              <w:bottom w:val="single" w:sz="4" w:space="0" w:color="auto"/>
              <w:right w:val="single" w:sz="8" w:space="0" w:color="auto"/>
            </w:tcBorders>
            <w:noWrap/>
            <w:vAlign w:val="bottom"/>
          </w:tcPr>
          <w:p w14:paraId="510218E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F8AED87"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37FBC9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16307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5F2DBA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7850FC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מרפסות+ח.ר</w:t>
            </w:r>
          </w:p>
        </w:tc>
        <w:tc>
          <w:tcPr>
            <w:tcW w:w="1600" w:type="dxa"/>
            <w:tcBorders>
              <w:top w:val="nil"/>
              <w:left w:val="single" w:sz="4" w:space="0" w:color="auto"/>
              <w:bottom w:val="single" w:sz="4" w:space="0" w:color="auto"/>
              <w:right w:val="single" w:sz="8" w:space="0" w:color="auto"/>
            </w:tcBorders>
            <w:noWrap/>
            <w:vAlign w:val="bottom"/>
          </w:tcPr>
          <w:p w14:paraId="55F2D2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459D0AE"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6FC74A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B84F7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470DD9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795E8E8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3B8F52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15B5A67" w14:textId="77777777" w:rsidTr="0059524A">
        <w:trPr>
          <w:trHeight w:val="255"/>
        </w:trPr>
        <w:tc>
          <w:tcPr>
            <w:tcW w:w="960" w:type="dxa"/>
            <w:vMerge w:val="restart"/>
            <w:tcBorders>
              <w:top w:val="nil"/>
              <w:left w:val="single" w:sz="8" w:space="0" w:color="auto"/>
              <w:bottom w:val="single" w:sz="8" w:space="0" w:color="000000"/>
              <w:right w:val="nil"/>
            </w:tcBorders>
            <w:noWrap/>
            <w:vAlign w:val="center"/>
          </w:tcPr>
          <w:p w14:paraId="04A755B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229011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0BF42C7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תשתיות מים בדירות</w:t>
            </w:r>
          </w:p>
        </w:tc>
      </w:tr>
      <w:tr w:rsidR="00E56613" w:rsidRPr="00E56613" w14:paraId="6AB2C66E" w14:textId="77777777" w:rsidTr="0059524A">
        <w:trPr>
          <w:trHeight w:val="255"/>
        </w:trPr>
        <w:tc>
          <w:tcPr>
            <w:tcW w:w="0" w:type="auto"/>
            <w:vMerge/>
            <w:tcBorders>
              <w:top w:val="nil"/>
              <w:left w:val="single" w:sz="8" w:space="0" w:color="auto"/>
              <w:bottom w:val="single" w:sz="8" w:space="0" w:color="000000"/>
              <w:right w:val="nil"/>
            </w:tcBorders>
            <w:vAlign w:val="center"/>
          </w:tcPr>
          <w:p w14:paraId="18A7F4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E5F10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FFBBD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179ED1D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42E51DB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3E9064A7" w14:textId="77777777" w:rsidTr="0059524A">
        <w:trPr>
          <w:trHeight w:val="255"/>
        </w:trPr>
        <w:tc>
          <w:tcPr>
            <w:tcW w:w="0" w:type="auto"/>
            <w:vMerge/>
            <w:tcBorders>
              <w:top w:val="nil"/>
              <w:left w:val="single" w:sz="8" w:space="0" w:color="auto"/>
              <w:bottom w:val="single" w:sz="8" w:space="0" w:color="000000"/>
              <w:right w:val="nil"/>
            </w:tcBorders>
            <w:vAlign w:val="center"/>
          </w:tcPr>
          <w:p w14:paraId="677363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0CE09A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0B5594EE"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280" w:type="dxa"/>
            <w:tcBorders>
              <w:top w:val="nil"/>
              <w:left w:val="single" w:sz="4" w:space="0" w:color="auto"/>
              <w:bottom w:val="single" w:sz="4" w:space="0" w:color="auto"/>
              <w:right w:val="single" w:sz="4" w:space="0" w:color="auto"/>
            </w:tcBorders>
            <w:noWrap/>
            <w:vAlign w:val="bottom"/>
          </w:tcPr>
          <w:p w14:paraId="6D3F1D9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במחיצות</w:t>
            </w:r>
          </w:p>
        </w:tc>
        <w:tc>
          <w:tcPr>
            <w:tcW w:w="1600" w:type="dxa"/>
            <w:tcBorders>
              <w:top w:val="nil"/>
              <w:left w:val="nil"/>
              <w:bottom w:val="single" w:sz="4" w:space="0" w:color="auto"/>
              <w:right w:val="single" w:sz="8" w:space="0" w:color="auto"/>
            </w:tcBorders>
            <w:noWrap/>
            <w:vAlign w:val="bottom"/>
          </w:tcPr>
          <w:p w14:paraId="295F0D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3EC86BF5" w14:textId="77777777" w:rsidTr="0059524A">
        <w:trPr>
          <w:trHeight w:val="255"/>
        </w:trPr>
        <w:tc>
          <w:tcPr>
            <w:tcW w:w="0" w:type="auto"/>
            <w:vMerge/>
            <w:tcBorders>
              <w:top w:val="nil"/>
              <w:left w:val="single" w:sz="8" w:space="0" w:color="auto"/>
              <w:bottom w:val="single" w:sz="8" w:space="0" w:color="000000"/>
              <w:right w:val="nil"/>
            </w:tcBorders>
            <w:vAlign w:val="center"/>
          </w:tcPr>
          <w:p w14:paraId="4472398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D15C8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77AF77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18CCFB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3209D8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0510F37" w14:textId="77777777" w:rsidTr="0059524A">
        <w:trPr>
          <w:trHeight w:val="255"/>
        </w:trPr>
        <w:tc>
          <w:tcPr>
            <w:tcW w:w="0" w:type="auto"/>
            <w:vMerge/>
            <w:tcBorders>
              <w:top w:val="nil"/>
              <w:left w:val="single" w:sz="8" w:space="0" w:color="auto"/>
              <w:bottom w:val="single" w:sz="8" w:space="0" w:color="000000"/>
              <w:right w:val="nil"/>
            </w:tcBorders>
            <w:vAlign w:val="center"/>
          </w:tcPr>
          <w:p w14:paraId="29E27D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0E92C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3C4E76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2911EEF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מים+גז</w:t>
            </w:r>
          </w:p>
        </w:tc>
        <w:tc>
          <w:tcPr>
            <w:tcW w:w="1600" w:type="dxa"/>
            <w:tcBorders>
              <w:top w:val="nil"/>
              <w:left w:val="nil"/>
              <w:bottom w:val="single" w:sz="4" w:space="0" w:color="auto"/>
              <w:right w:val="single" w:sz="8" w:space="0" w:color="auto"/>
            </w:tcBorders>
            <w:noWrap/>
            <w:vAlign w:val="bottom"/>
          </w:tcPr>
          <w:p w14:paraId="300A25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r>
      <w:tr w:rsidR="00E56613" w:rsidRPr="00E56613" w14:paraId="332075D8" w14:textId="77777777" w:rsidTr="0059524A">
        <w:trPr>
          <w:trHeight w:val="255"/>
        </w:trPr>
        <w:tc>
          <w:tcPr>
            <w:tcW w:w="0" w:type="auto"/>
            <w:vMerge/>
            <w:tcBorders>
              <w:top w:val="nil"/>
              <w:left w:val="single" w:sz="8" w:space="0" w:color="auto"/>
              <w:bottom w:val="single" w:sz="8" w:space="0" w:color="000000"/>
              <w:right w:val="nil"/>
            </w:tcBorders>
            <w:vAlign w:val="center"/>
          </w:tcPr>
          <w:p w14:paraId="10C1600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58E15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vAlign w:val="bottom"/>
          </w:tcPr>
          <w:p w14:paraId="16E766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280" w:type="dxa"/>
            <w:tcBorders>
              <w:top w:val="nil"/>
              <w:left w:val="single" w:sz="4" w:space="0" w:color="auto"/>
              <w:bottom w:val="single" w:sz="4" w:space="0" w:color="auto"/>
              <w:right w:val="single" w:sz="4" w:space="0" w:color="auto"/>
            </w:tcBorders>
            <w:noWrap/>
            <w:vAlign w:val="bottom"/>
          </w:tcPr>
          <w:p w14:paraId="46481DE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ביטון צנרת</w:t>
            </w:r>
          </w:p>
        </w:tc>
        <w:tc>
          <w:tcPr>
            <w:tcW w:w="1600" w:type="dxa"/>
            <w:tcBorders>
              <w:top w:val="nil"/>
              <w:left w:val="nil"/>
              <w:bottom w:val="single" w:sz="4" w:space="0" w:color="auto"/>
              <w:right w:val="single" w:sz="8" w:space="0" w:color="auto"/>
            </w:tcBorders>
            <w:noWrap/>
            <w:vAlign w:val="bottom"/>
          </w:tcPr>
          <w:p w14:paraId="57B0C2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33189BF" w14:textId="77777777" w:rsidTr="0059524A">
        <w:trPr>
          <w:trHeight w:val="270"/>
        </w:trPr>
        <w:tc>
          <w:tcPr>
            <w:tcW w:w="0" w:type="auto"/>
            <w:vMerge/>
            <w:tcBorders>
              <w:top w:val="nil"/>
              <w:left w:val="single" w:sz="8" w:space="0" w:color="auto"/>
              <w:bottom w:val="single" w:sz="8" w:space="0" w:color="000000"/>
              <w:right w:val="nil"/>
            </w:tcBorders>
            <w:vAlign w:val="center"/>
          </w:tcPr>
          <w:p w14:paraId="7F559E8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2B0AB8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nil"/>
            </w:tcBorders>
            <w:vAlign w:val="bottom"/>
          </w:tcPr>
          <w:p w14:paraId="1EB1B40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225399A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nil"/>
              <w:bottom w:val="single" w:sz="8" w:space="0" w:color="auto"/>
              <w:right w:val="single" w:sz="8" w:space="0" w:color="auto"/>
            </w:tcBorders>
            <w:noWrap/>
            <w:vAlign w:val="bottom"/>
          </w:tcPr>
          <w:p w14:paraId="7C3974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9C9DFDC" w14:textId="77777777" w:rsidTr="0059524A">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E7E315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2A379E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32DB153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איטום גגות ומרפסות</w:t>
            </w:r>
          </w:p>
        </w:tc>
      </w:tr>
      <w:tr w:rsidR="00E56613" w:rsidRPr="00E56613" w14:paraId="65E4CF85" w14:textId="77777777" w:rsidTr="0059524A">
        <w:trPr>
          <w:trHeight w:val="255"/>
        </w:trPr>
        <w:tc>
          <w:tcPr>
            <w:tcW w:w="0" w:type="auto"/>
            <w:vMerge/>
            <w:tcBorders>
              <w:top w:val="nil"/>
              <w:left w:val="single" w:sz="8" w:space="0" w:color="auto"/>
              <w:bottom w:val="single" w:sz="8" w:space="0" w:color="000000"/>
              <w:right w:val="single" w:sz="4" w:space="0" w:color="auto"/>
            </w:tcBorders>
            <w:vAlign w:val="center"/>
          </w:tcPr>
          <w:p w14:paraId="709DBE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EA534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2E721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07FCBF3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064025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143555F" w14:textId="77777777" w:rsidTr="0059524A">
        <w:trPr>
          <w:trHeight w:val="270"/>
        </w:trPr>
        <w:tc>
          <w:tcPr>
            <w:tcW w:w="0" w:type="auto"/>
            <w:vMerge/>
            <w:tcBorders>
              <w:top w:val="nil"/>
              <w:left w:val="single" w:sz="8" w:space="0" w:color="auto"/>
              <w:bottom w:val="single" w:sz="8" w:space="0" w:color="000000"/>
              <w:right w:val="single" w:sz="4" w:space="0" w:color="auto"/>
            </w:tcBorders>
            <w:vAlign w:val="center"/>
          </w:tcPr>
          <w:p w14:paraId="15FA108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583A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14C32A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1E33AD2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3F8736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2B85AB3" w14:textId="77777777" w:rsidTr="0059524A">
        <w:trPr>
          <w:trHeight w:val="255"/>
        </w:trPr>
        <w:tc>
          <w:tcPr>
            <w:tcW w:w="960" w:type="dxa"/>
            <w:vMerge w:val="restart"/>
            <w:tcBorders>
              <w:top w:val="nil"/>
              <w:left w:val="single" w:sz="8" w:space="0" w:color="auto"/>
              <w:bottom w:val="nil"/>
              <w:right w:val="single" w:sz="4" w:space="0" w:color="auto"/>
            </w:tcBorders>
            <w:noWrap/>
            <w:vAlign w:val="center"/>
          </w:tcPr>
          <w:p w14:paraId="4F2EFB2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1180" w:type="dxa"/>
            <w:vMerge w:val="restart"/>
            <w:tcBorders>
              <w:top w:val="nil"/>
              <w:left w:val="single" w:sz="4" w:space="0" w:color="auto"/>
              <w:bottom w:val="nil"/>
              <w:right w:val="single" w:sz="4" w:space="0" w:color="auto"/>
            </w:tcBorders>
            <w:noWrap/>
            <w:vAlign w:val="center"/>
          </w:tcPr>
          <w:p w14:paraId="5866A2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47F4CF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חיפוי מבואות וריצוף בקומות המגורים ובקומת הגג</w:t>
            </w:r>
          </w:p>
        </w:tc>
      </w:tr>
      <w:tr w:rsidR="00E56613" w:rsidRPr="00E56613" w14:paraId="56788AC6" w14:textId="77777777" w:rsidTr="0059524A">
        <w:trPr>
          <w:trHeight w:val="255"/>
        </w:trPr>
        <w:tc>
          <w:tcPr>
            <w:tcW w:w="0" w:type="auto"/>
            <w:vMerge/>
            <w:tcBorders>
              <w:top w:val="nil"/>
              <w:left w:val="single" w:sz="8" w:space="0" w:color="auto"/>
              <w:bottom w:val="nil"/>
              <w:right w:val="single" w:sz="4" w:space="0" w:color="auto"/>
            </w:tcBorders>
            <w:vAlign w:val="center"/>
          </w:tcPr>
          <w:p w14:paraId="057C5D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0F0B3F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3D8D01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658B011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600" w:type="dxa"/>
            <w:tcBorders>
              <w:top w:val="nil"/>
              <w:left w:val="single" w:sz="4" w:space="0" w:color="auto"/>
              <w:bottom w:val="single" w:sz="4" w:space="0" w:color="auto"/>
              <w:right w:val="single" w:sz="8" w:space="0" w:color="auto"/>
            </w:tcBorders>
            <w:noWrap/>
            <w:vAlign w:val="bottom"/>
          </w:tcPr>
          <w:p w14:paraId="20B4E3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752783E5" w14:textId="77777777" w:rsidTr="0059524A">
        <w:trPr>
          <w:trHeight w:val="255"/>
        </w:trPr>
        <w:tc>
          <w:tcPr>
            <w:tcW w:w="0" w:type="auto"/>
            <w:vMerge/>
            <w:tcBorders>
              <w:top w:val="nil"/>
              <w:left w:val="single" w:sz="8" w:space="0" w:color="auto"/>
              <w:bottom w:val="nil"/>
              <w:right w:val="single" w:sz="4" w:space="0" w:color="auto"/>
            </w:tcBorders>
            <w:vAlign w:val="center"/>
          </w:tcPr>
          <w:p w14:paraId="6970A8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1F241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65C632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7F9B4BA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חיפוי</w:t>
            </w:r>
          </w:p>
        </w:tc>
        <w:tc>
          <w:tcPr>
            <w:tcW w:w="1600" w:type="dxa"/>
            <w:tcBorders>
              <w:top w:val="nil"/>
              <w:left w:val="single" w:sz="4" w:space="0" w:color="auto"/>
              <w:bottom w:val="single" w:sz="4" w:space="0" w:color="auto"/>
              <w:right w:val="single" w:sz="8" w:space="0" w:color="auto"/>
            </w:tcBorders>
            <w:noWrap/>
            <w:vAlign w:val="bottom"/>
          </w:tcPr>
          <w:p w14:paraId="03B295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5BFA89E1" w14:textId="77777777" w:rsidTr="0059524A">
        <w:trPr>
          <w:trHeight w:val="255"/>
        </w:trPr>
        <w:tc>
          <w:tcPr>
            <w:tcW w:w="0" w:type="auto"/>
            <w:vMerge/>
            <w:tcBorders>
              <w:top w:val="nil"/>
              <w:left w:val="single" w:sz="8" w:space="0" w:color="auto"/>
              <w:bottom w:val="nil"/>
              <w:right w:val="single" w:sz="4" w:space="0" w:color="auto"/>
            </w:tcBorders>
            <w:vAlign w:val="center"/>
          </w:tcPr>
          <w:p w14:paraId="07FBDB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641832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0F6932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nil"/>
              <w:right w:val="single" w:sz="4" w:space="0" w:color="auto"/>
            </w:tcBorders>
            <w:noWrap/>
            <w:vAlign w:val="bottom"/>
          </w:tcPr>
          <w:p w14:paraId="51BBDA1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קונס גבס</w:t>
            </w:r>
          </w:p>
        </w:tc>
        <w:tc>
          <w:tcPr>
            <w:tcW w:w="1600" w:type="dxa"/>
            <w:tcBorders>
              <w:top w:val="nil"/>
              <w:left w:val="single" w:sz="4" w:space="0" w:color="auto"/>
              <w:bottom w:val="nil"/>
              <w:right w:val="single" w:sz="8" w:space="0" w:color="auto"/>
            </w:tcBorders>
            <w:noWrap/>
            <w:vAlign w:val="bottom"/>
          </w:tcPr>
          <w:p w14:paraId="2EAA72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7360426C" w14:textId="77777777" w:rsidTr="0059524A">
        <w:trPr>
          <w:trHeight w:val="255"/>
        </w:trPr>
        <w:tc>
          <w:tcPr>
            <w:tcW w:w="0" w:type="auto"/>
            <w:vMerge/>
            <w:tcBorders>
              <w:top w:val="nil"/>
              <w:left w:val="single" w:sz="8" w:space="0" w:color="auto"/>
              <w:bottom w:val="nil"/>
              <w:right w:val="single" w:sz="4" w:space="0" w:color="auto"/>
            </w:tcBorders>
            <w:vAlign w:val="center"/>
          </w:tcPr>
          <w:p w14:paraId="35886F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4E1A332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E290D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67F0FEC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כסוי גבס</w:t>
            </w:r>
          </w:p>
        </w:tc>
        <w:tc>
          <w:tcPr>
            <w:tcW w:w="1600" w:type="dxa"/>
            <w:tcBorders>
              <w:top w:val="single" w:sz="4" w:space="0" w:color="auto"/>
              <w:left w:val="single" w:sz="4" w:space="0" w:color="auto"/>
              <w:bottom w:val="nil"/>
              <w:right w:val="single" w:sz="8" w:space="0" w:color="auto"/>
            </w:tcBorders>
            <w:noWrap/>
            <w:vAlign w:val="bottom"/>
          </w:tcPr>
          <w:p w14:paraId="236BA3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1F1FB17E" w14:textId="77777777" w:rsidTr="0059524A">
        <w:trPr>
          <w:trHeight w:val="255"/>
        </w:trPr>
        <w:tc>
          <w:tcPr>
            <w:tcW w:w="0" w:type="auto"/>
            <w:vMerge/>
            <w:tcBorders>
              <w:top w:val="nil"/>
              <w:left w:val="single" w:sz="8" w:space="0" w:color="auto"/>
              <w:bottom w:val="nil"/>
              <w:right w:val="single" w:sz="4" w:space="0" w:color="auto"/>
            </w:tcBorders>
            <w:vAlign w:val="center"/>
          </w:tcPr>
          <w:p w14:paraId="4EE12F3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2FDCD5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45F39F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2E36AA6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600" w:type="dxa"/>
            <w:tcBorders>
              <w:top w:val="single" w:sz="4" w:space="0" w:color="auto"/>
              <w:left w:val="single" w:sz="4" w:space="0" w:color="auto"/>
              <w:bottom w:val="nil"/>
              <w:right w:val="single" w:sz="8" w:space="0" w:color="auto"/>
            </w:tcBorders>
            <w:noWrap/>
            <w:vAlign w:val="bottom"/>
          </w:tcPr>
          <w:p w14:paraId="0233FA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AE91C40" w14:textId="77777777" w:rsidTr="0059524A">
        <w:trPr>
          <w:trHeight w:val="270"/>
        </w:trPr>
        <w:tc>
          <w:tcPr>
            <w:tcW w:w="0" w:type="auto"/>
            <w:vMerge/>
            <w:tcBorders>
              <w:top w:val="nil"/>
              <w:left w:val="single" w:sz="8" w:space="0" w:color="auto"/>
              <w:bottom w:val="nil"/>
              <w:right w:val="single" w:sz="4" w:space="0" w:color="auto"/>
            </w:tcBorders>
            <w:vAlign w:val="center"/>
          </w:tcPr>
          <w:p w14:paraId="1DE8E01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nil"/>
              <w:right w:val="single" w:sz="4" w:space="0" w:color="auto"/>
            </w:tcBorders>
            <w:vAlign w:val="center"/>
          </w:tcPr>
          <w:p w14:paraId="09E93D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53EFEA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single" w:sz="4" w:space="0" w:color="auto"/>
              <w:left w:val="nil"/>
              <w:bottom w:val="nil"/>
              <w:right w:val="single" w:sz="4" w:space="0" w:color="auto"/>
            </w:tcBorders>
            <w:noWrap/>
            <w:vAlign w:val="bottom"/>
          </w:tcPr>
          <w:p w14:paraId="36078D6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single" w:sz="4" w:space="0" w:color="auto"/>
              <w:left w:val="single" w:sz="4" w:space="0" w:color="auto"/>
              <w:bottom w:val="nil"/>
              <w:right w:val="single" w:sz="8" w:space="0" w:color="auto"/>
            </w:tcBorders>
            <w:noWrap/>
            <w:vAlign w:val="bottom"/>
          </w:tcPr>
          <w:p w14:paraId="5AC88D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F6C3812" w14:textId="77777777" w:rsidTr="0059524A">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3BED984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24F855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65ED65EE"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כלים לבנים</w:t>
            </w:r>
          </w:p>
        </w:tc>
      </w:tr>
      <w:tr w:rsidR="00E56613" w:rsidRPr="00E56613" w14:paraId="3FB3927B"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55AFF7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5AC48D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416D059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0E7CEE3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דוודים</w:t>
            </w:r>
          </w:p>
        </w:tc>
        <w:tc>
          <w:tcPr>
            <w:tcW w:w="1600" w:type="dxa"/>
            <w:tcBorders>
              <w:top w:val="nil"/>
              <w:left w:val="single" w:sz="4" w:space="0" w:color="auto"/>
              <w:bottom w:val="single" w:sz="4" w:space="0" w:color="auto"/>
              <w:right w:val="single" w:sz="8" w:space="0" w:color="auto"/>
            </w:tcBorders>
            <w:noWrap/>
            <w:vAlign w:val="bottom"/>
          </w:tcPr>
          <w:p w14:paraId="69CB84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340D8EDC"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67074D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E4378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nil"/>
              <w:right w:val="single" w:sz="4" w:space="0" w:color="auto"/>
            </w:tcBorders>
            <w:vAlign w:val="bottom"/>
          </w:tcPr>
          <w:p w14:paraId="1D6DA0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4" w:space="0" w:color="auto"/>
              <w:right w:val="single" w:sz="4" w:space="0" w:color="auto"/>
            </w:tcBorders>
            <w:noWrap/>
            <w:vAlign w:val="bottom"/>
          </w:tcPr>
          <w:p w14:paraId="11C11BA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אמבטיה</w:t>
            </w:r>
          </w:p>
        </w:tc>
        <w:tc>
          <w:tcPr>
            <w:tcW w:w="1600" w:type="dxa"/>
            <w:tcBorders>
              <w:top w:val="nil"/>
              <w:left w:val="single" w:sz="4" w:space="0" w:color="auto"/>
              <w:bottom w:val="single" w:sz="4" w:space="0" w:color="auto"/>
              <w:right w:val="single" w:sz="8" w:space="0" w:color="auto"/>
            </w:tcBorders>
            <w:noWrap/>
            <w:vAlign w:val="bottom"/>
          </w:tcPr>
          <w:p w14:paraId="384E6F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4104211F"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072E6DC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B356B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single" w:sz="4" w:space="0" w:color="auto"/>
              <w:left w:val="nil"/>
              <w:bottom w:val="nil"/>
              <w:right w:val="single" w:sz="4" w:space="0" w:color="auto"/>
            </w:tcBorders>
            <w:vAlign w:val="bottom"/>
          </w:tcPr>
          <w:p w14:paraId="6B5D13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6CB7AAA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5D19C7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6C4F4511" w14:textId="77777777" w:rsidTr="0059524A">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5677868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27051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4" w:space="0" w:color="auto"/>
              <w:right w:val="single" w:sz="4" w:space="0" w:color="auto"/>
            </w:tcBorders>
            <w:vAlign w:val="bottom"/>
          </w:tcPr>
          <w:p w14:paraId="69E5AE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nil"/>
              <w:bottom w:val="single" w:sz="4" w:space="0" w:color="auto"/>
              <w:right w:val="single" w:sz="4" w:space="0" w:color="auto"/>
            </w:tcBorders>
            <w:noWrap/>
            <w:vAlign w:val="bottom"/>
          </w:tcPr>
          <w:p w14:paraId="2B54844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646406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7795F835" w14:textId="77777777" w:rsidTr="0059524A">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38199C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98C45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940" w:type="dxa"/>
            <w:tcBorders>
              <w:top w:val="nil"/>
              <w:left w:val="nil"/>
              <w:bottom w:val="single" w:sz="8" w:space="0" w:color="auto"/>
              <w:right w:val="single" w:sz="4" w:space="0" w:color="auto"/>
            </w:tcBorders>
            <w:vAlign w:val="bottom"/>
          </w:tcPr>
          <w:p w14:paraId="256086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280" w:type="dxa"/>
            <w:tcBorders>
              <w:top w:val="nil"/>
              <w:left w:val="single" w:sz="4" w:space="0" w:color="auto"/>
              <w:bottom w:val="single" w:sz="8" w:space="0" w:color="auto"/>
              <w:right w:val="single" w:sz="4" w:space="0" w:color="auto"/>
            </w:tcBorders>
            <w:noWrap/>
            <w:vAlign w:val="bottom"/>
          </w:tcPr>
          <w:p w14:paraId="031B637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600" w:type="dxa"/>
            <w:tcBorders>
              <w:top w:val="nil"/>
              <w:left w:val="single" w:sz="4" w:space="0" w:color="auto"/>
              <w:bottom w:val="single" w:sz="8" w:space="0" w:color="auto"/>
              <w:right w:val="single" w:sz="8" w:space="0" w:color="auto"/>
            </w:tcBorders>
            <w:noWrap/>
            <w:vAlign w:val="bottom"/>
          </w:tcPr>
          <w:p w14:paraId="4CC333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4F600B67"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7960" w:type="dxa"/>
        <w:tblInd w:w="93" w:type="dxa"/>
        <w:tblLook w:val="0000" w:firstRow="0" w:lastRow="0" w:firstColumn="0" w:lastColumn="0" w:noHBand="0" w:noVBand="0"/>
      </w:tblPr>
      <w:tblGrid>
        <w:gridCol w:w="960"/>
        <w:gridCol w:w="1180"/>
        <w:gridCol w:w="1509"/>
        <w:gridCol w:w="15"/>
        <w:gridCol w:w="3103"/>
        <w:gridCol w:w="44"/>
        <w:gridCol w:w="1149"/>
      </w:tblGrid>
      <w:tr w:rsidR="00E56613" w:rsidRPr="00E56613" w14:paraId="62338B55"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32A25BE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19ABFBC5"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75E6620B"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224C4A0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63C0456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04589747" w14:textId="77777777" w:rsidTr="00E56613">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6E7532F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213013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4C58C3B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אביזרי חשמל</w:t>
            </w:r>
          </w:p>
        </w:tc>
      </w:tr>
      <w:tr w:rsidR="00E56613" w:rsidRPr="00E56613" w14:paraId="73F0BC64"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5B02B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28E1DD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011C63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39202D83"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227EC24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44C73CDF"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5783F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138C9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AA856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4703BE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75BBE8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6D9A6C12"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2A7723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378BAD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484A7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01551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מבנה לוח</w:t>
            </w:r>
          </w:p>
        </w:tc>
        <w:tc>
          <w:tcPr>
            <w:tcW w:w="1149" w:type="dxa"/>
            <w:tcBorders>
              <w:top w:val="nil"/>
              <w:left w:val="single" w:sz="4" w:space="0" w:color="auto"/>
              <w:bottom w:val="single" w:sz="4" w:space="0" w:color="auto"/>
              <w:right w:val="single" w:sz="4" w:space="0" w:color="auto"/>
            </w:tcBorders>
            <w:noWrap/>
            <w:vAlign w:val="bottom"/>
          </w:tcPr>
          <w:p w14:paraId="7CDE0C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68C12CB3"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830D32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421F0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50EEE2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28D3749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532C62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39%</w:t>
            </w:r>
          </w:p>
        </w:tc>
      </w:tr>
      <w:tr w:rsidR="00E56613" w:rsidRPr="00E56613" w14:paraId="2E2AE303"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55DCC2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112C91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5D491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76D4AE4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582F6B0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032E3B9C" w14:textId="77777777" w:rsidTr="00E56613">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3E53A5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29F8A80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4352EB7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F1FDC51"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4" w:space="0" w:color="auto"/>
              <w:right w:val="single" w:sz="4" w:space="0" w:color="auto"/>
            </w:tcBorders>
            <w:noWrap/>
            <w:vAlign w:val="bottom"/>
          </w:tcPr>
          <w:p w14:paraId="6453F0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6E5D19D0" w14:textId="77777777" w:rsidTr="00E56613">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1FB18B5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793A6C6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515CC0C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הרכבת נגרות ומסגרות בדירות </w:t>
            </w:r>
          </w:p>
        </w:tc>
      </w:tr>
      <w:tr w:rsidR="00E56613" w:rsidRPr="00E56613" w14:paraId="46431D99"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4B43A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12B5C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477A1E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32E85DC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1762D99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5B48F8F2"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7D34DF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062352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729EC7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504FD7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21F8A7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308EA86A"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98347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5C5E20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21FEB0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42C1A0A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193C12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5D926186"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BDFBC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015CE8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64610E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7A8304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0F5C28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15.00%</w:t>
            </w:r>
          </w:p>
        </w:tc>
      </w:tr>
      <w:tr w:rsidR="00E56613" w:rsidRPr="00E56613" w14:paraId="05B3EDFC"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3B42D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2387C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BFA6C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212C31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3781B2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4D69BADF"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2BD9B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F0E53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3A8006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nil"/>
              <w:right w:val="single" w:sz="4" w:space="0" w:color="auto"/>
            </w:tcBorders>
            <w:noWrap/>
            <w:vAlign w:val="bottom"/>
          </w:tcPr>
          <w:p w14:paraId="5F24EB8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דלתות עץ</w:t>
            </w:r>
          </w:p>
        </w:tc>
        <w:tc>
          <w:tcPr>
            <w:tcW w:w="1149" w:type="dxa"/>
            <w:tcBorders>
              <w:top w:val="nil"/>
              <w:left w:val="single" w:sz="4" w:space="0" w:color="auto"/>
              <w:bottom w:val="nil"/>
              <w:right w:val="single" w:sz="8" w:space="0" w:color="auto"/>
            </w:tcBorders>
            <w:noWrap/>
            <w:vAlign w:val="bottom"/>
          </w:tcPr>
          <w:p w14:paraId="266D62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6B318F1F"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C32D1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48BE4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35D656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7AC27E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126FEF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67.50%</w:t>
            </w:r>
          </w:p>
        </w:tc>
      </w:tr>
      <w:tr w:rsidR="00E56613" w:rsidRPr="00E56613" w14:paraId="74F56D85"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74C7F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CB92A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66A577E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ציבורי</w:t>
            </w:r>
          </w:p>
        </w:tc>
      </w:tr>
      <w:tr w:rsidR="00E56613" w:rsidRPr="00E56613" w14:paraId="7E353D35"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67785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24EEE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191B8DC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511AC7E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משקוף אש</w:t>
            </w:r>
          </w:p>
        </w:tc>
        <w:tc>
          <w:tcPr>
            <w:tcW w:w="1149" w:type="dxa"/>
            <w:tcBorders>
              <w:top w:val="nil"/>
              <w:left w:val="single" w:sz="4" w:space="0" w:color="auto"/>
              <w:bottom w:val="single" w:sz="4" w:space="0" w:color="auto"/>
              <w:right w:val="single" w:sz="8" w:space="0" w:color="auto"/>
            </w:tcBorders>
            <w:noWrap/>
            <w:vAlign w:val="bottom"/>
          </w:tcPr>
          <w:p w14:paraId="0B740D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7.50%</w:t>
            </w:r>
          </w:p>
        </w:tc>
      </w:tr>
      <w:tr w:rsidR="00E56613" w:rsidRPr="00E56613" w14:paraId="3463FC53"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B7A162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5B1F3B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6DEDF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6F39204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7D9767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40BD8B68"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7AD3CAE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A1BD61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8F0DFA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1BC03B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פח</w:t>
            </w:r>
          </w:p>
        </w:tc>
        <w:tc>
          <w:tcPr>
            <w:tcW w:w="1149" w:type="dxa"/>
            <w:tcBorders>
              <w:top w:val="nil"/>
              <w:left w:val="single" w:sz="4" w:space="0" w:color="auto"/>
              <w:bottom w:val="single" w:sz="4" w:space="0" w:color="auto"/>
              <w:right w:val="single" w:sz="8" w:space="0" w:color="auto"/>
            </w:tcBorders>
            <w:noWrap/>
            <w:vAlign w:val="bottom"/>
          </w:tcPr>
          <w:p w14:paraId="38AF86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51D6510E"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4299E5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516AA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1954F6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0813C5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מעקות ח"מ</w:t>
            </w:r>
          </w:p>
        </w:tc>
        <w:tc>
          <w:tcPr>
            <w:tcW w:w="1149" w:type="dxa"/>
            <w:tcBorders>
              <w:top w:val="nil"/>
              <w:left w:val="single" w:sz="4" w:space="0" w:color="auto"/>
              <w:bottom w:val="single" w:sz="4" w:space="0" w:color="auto"/>
              <w:right w:val="single" w:sz="8" w:space="0" w:color="auto"/>
            </w:tcBorders>
            <w:noWrap/>
            <w:vAlign w:val="bottom"/>
          </w:tcPr>
          <w:p w14:paraId="798080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5.00%</w:t>
            </w:r>
          </w:p>
        </w:tc>
      </w:tr>
      <w:tr w:rsidR="00E56613" w:rsidRPr="00E56613" w14:paraId="2E7ADA6B" w14:textId="77777777" w:rsidTr="00E56613">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5F074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49F36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3AEBB1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7F0B399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1149" w:type="dxa"/>
            <w:tcBorders>
              <w:top w:val="nil"/>
              <w:left w:val="single" w:sz="4" w:space="0" w:color="auto"/>
              <w:bottom w:val="single" w:sz="4" w:space="0" w:color="auto"/>
              <w:right w:val="single" w:sz="8" w:space="0" w:color="auto"/>
            </w:tcBorders>
            <w:noWrap/>
            <w:vAlign w:val="bottom"/>
          </w:tcPr>
          <w:p w14:paraId="6CAC71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32.50%</w:t>
            </w:r>
          </w:p>
        </w:tc>
      </w:tr>
      <w:tr w:rsidR="00E56613" w:rsidRPr="00E56613" w14:paraId="4FC8E1F7" w14:textId="77777777" w:rsidTr="00E56613">
        <w:trPr>
          <w:trHeight w:val="270"/>
        </w:trPr>
        <w:tc>
          <w:tcPr>
            <w:tcW w:w="0" w:type="auto"/>
            <w:vMerge/>
            <w:tcBorders>
              <w:top w:val="single" w:sz="4" w:space="0" w:color="auto"/>
              <w:left w:val="single" w:sz="8" w:space="0" w:color="auto"/>
              <w:bottom w:val="single" w:sz="8" w:space="0" w:color="000000"/>
              <w:right w:val="single" w:sz="4" w:space="0" w:color="auto"/>
            </w:tcBorders>
            <w:vAlign w:val="center"/>
          </w:tcPr>
          <w:p w14:paraId="3A19FF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127480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4671" w:type="dxa"/>
            <w:gridSpan w:val="4"/>
            <w:tcBorders>
              <w:top w:val="single" w:sz="4" w:space="0" w:color="auto"/>
              <w:left w:val="single" w:sz="4" w:space="0" w:color="auto"/>
              <w:bottom w:val="single" w:sz="8" w:space="0" w:color="auto"/>
              <w:right w:val="nil"/>
            </w:tcBorders>
            <w:noWrap/>
            <w:vAlign w:val="bottom"/>
          </w:tcPr>
          <w:p w14:paraId="1A5F5C64"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57681A6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196037F"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8919BB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350EC2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nil"/>
              <w:left w:val="nil"/>
              <w:bottom w:val="single" w:sz="4" w:space="0" w:color="auto"/>
              <w:right w:val="single" w:sz="8" w:space="0" w:color="000000"/>
            </w:tcBorders>
            <w:vAlign w:val="bottom"/>
          </w:tcPr>
          <w:p w14:paraId="1252E7DF"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אלומיניום בדירות</w:t>
            </w:r>
          </w:p>
        </w:tc>
      </w:tr>
      <w:tr w:rsidR="00E56613" w:rsidRPr="00E56613" w14:paraId="5EA4793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310DC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8E531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BB302D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6D800B3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643BA1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5E15F7E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6CC3D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46237F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vAlign w:val="bottom"/>
          </w:tcPr>
          <w:p w14:paraId="070AE916"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p>
        </w:tc>
        <w:tc>
          <w:tcPr>
            <w:tcW w:w="3147" w:type="dxa"/>
            <w:gridSpan w:val="2"/>
            <w:tcBorders>
              <w:top w:val="nil"/>
              <w:left w:val="single" w:sz="4" w:space="0" w:color="auto"/>
              <w:bottom w:val="single" w:sz="4" w:space="0" w:color="auto"/>
              <w:right w:val="single" w:sz="4" w:space="0" w:color="auto"/>
            </w:tcBorders>
            <w:noWrap/>
            <w:vAlign w:val="bottom"/>
          </w:tcPr>
          <w:p w14:paraId="489CB45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3EBFC5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028694D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BD49C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69536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5567C04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0847B8D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וטרינה</w:t>
            </w:r>
          </w:p>
        </w:tc>
        <w:tc>
          <w:tcPr>
            <w:tcW w:w="1149" w:type="dxa"/>
            <w:tcBorders>
              <w:top w:val="nil"/>
              <w:left w:val="single" w:sz="4" w:space="0" w:color="auto"/>
              <w:bottom w:val="single" w:sz="4" w:space="0" w:color="auto"/>
              <w:right w:val="single" w:sz="8" w:space="0" w:color="auto"/>
            </w:tcBorders>
            <w:noWrap/>
            <w:vAlign w:val="bottom"/>
          </w:tcPr>
          <w:p w14:paraId="428BA6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D52403D"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007D87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080C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7C4F4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9EEDC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מעקה</w:t>
            </w:r>
          </w:p>
        </w:tc>
        <w:tc>
          <w:tcPr>
            <w:tcW w:w="1149" w:type="dxa"/>
            <w:tcBorders>
              <w:top w:val="nil"/>
              <w:left w:val="single" w:sz="4" w:space="0" w:color="auto"/>
              <w:bottom w:val="single" w:sz="4" w:space="0" w:color="auto"/>
              <w:right w:val="single" w:sz="8" w:space="0" w:color="auto"/>
            </w:tcBorders>
            <w:noWrap/>
            <w:vAlign w:val="bottom"/>
          </w:tcPr>
          <w:p w14:paraId="3B88E1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7073560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77726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1173FC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13F600C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Pr>
              <w:t> </w:t>
            </w:r>
          </w:p>
        </w:tc>
        <w:tc>
          <w:tcPr>
            <w:tcW w:w="3147" w:type="dxa"/>
            <w:gridSpan w:val="2"/>
            <w:tcBorders>
              <w:top w:val="nil"/>
              <w:left w:val="single" w:sz="4" w:space="0" w:color="auto"/>
              <w:bottom w:val="single" w:sz="4" w:space="0" w:color="auto"/>
              <w:right w:val="single" w:sz="4" w:space="0" w:color="auto"/>
            </w:tcBorders>
            <w:noWrap/>
            <w:vAlign w:val="bottom"/>
          </w:tcPr>
          <w:p w14:paraId="5F8852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149" w:type="dxa"/>
            <w:tcBorders>
              <w:top w:val="nil"/>
              <w:left w:val="single" w:sz="4" w:space="0" w:color="auto"/>
              <w:bottom w:val="nil"/>
              <w:right w:val="single" w:sz="8" w:space="0" w:color="auto"/>
            </w:tcBorders>
            <w:noWrap/>
            <w:vAlign w:val="bottom"/>
          </w:tcPr>
          <w:p w14:paraId="0BDB20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4507C4D"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13B766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DDEDD5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69DD5CF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6C446956"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178A00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32BEC7BB"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EBD512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7FDFA52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41CEB9E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 xml:space="preserve">גמר מעליות </w:t>
            </w:r>
          </w:p>
        </w:tc>
      </w:tr>
      <w:tr w:rsidR="00E56613" w:rsidRPr="00E56613" w14:paraId="7AC7BEC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C01319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4D853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6A14F46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40F043E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5C6A72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35%</w:t>
            </w:r>
          </w:p>
        </w:tc>
      </w:tr>
      <w:tr w:rsidR="00E56613" w:rsidRPr="00E56613" w14:paraId="7394FBD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BEF63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9CE41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48B96A8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ב</w:t>
            </w:r>
          </w:p>
        </w:tc>
        <w:tc>
          <w:tcPr>
            <w:tcW w:w="3147" w:type="dxa"/>
            <w:gridSpan w:val="2"/>
            <w:tcBorders>
              <w:top w:val="nil"/>
              <w:left w:val="single" w:sz="4" w:space="0" w:color="auto"/>
              <w:bottom w:val="nil"/>
              <w:right w:val="single" w:sz="4" w:space="0" w:color="auto"/>
            </w:tcBorders>
            <w:noWrap/>
            <w:vAlign w:val="bottom"/>
          </w:tcPr>
          <w:p w14:paraId="0C39769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אספקת תא ומנועים</w:t>
            </w:r>
          </w:p>
        </w:tc>
        <w:tc>
          <w:tcPr>
            <w:tcW w:w="1149" w:type="dxa"/>
            <w:tcBorders>
              <w:top w:val="nil"/>
              <w:left w:val="single" w:sz="4" w:space="0" w:color="auto"/>
              <w:bottom w:val="nil"/>
              <w:right w:val="single" w:sz="8" w:space="0" w:color="auto"/>
            </w:tcBorders>
            <w:noWrap/>
            <w:vAlign w:val="bottom"/>
          </w:tcPr>
          <w:p w14:paraId="13886B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55%</w:t>
            </w:r>
          </w:p>
        </w:tc>
      </w:tr>
      <w:tr w:rsidR="00E56613" w:rsidRPr="00E56613" w14:paraId="6854679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58E3B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C8C7F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nil"/>
              <w:right w:val="single" w:sz="4" w:space="0" w:color="auto"/>
            </w:tcBorders>
            <w:vAlign w:val="bottom"/>
          </w:tcPr>
          <w:p w14:paraId="24F7C29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4FF1854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7F93E8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05F5FAFB"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917BA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E5A400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single" w:sz="4" w:space="0" w:color="auto"/>
              <w:left w:val="nil"/>
              <w:bottom w:val="single" w:sz="8" w:space="0" w:color="auto"/>
              <w:right w:val="single" w:sz="4" w:space="0" w:color="auto"/>
            </w:tcBorders>
            <w:vAlign w:val="bottom"/>
          </w:tcPr>
          <w:p w14:paraId="175809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27628803"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0A0892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464D52E9"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8AA1D7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413A27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6F1CFE1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צבע כולל צבע חוץ</w:t>
            </w:r>
          </w:p>
        </w:tc>
      </w:tr>
      <w:tr w:rsidR="00E56613" w:rsidRPr="00E56613" w14:paraId="68F0BF5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F728D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8A2FE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01559F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7E29E0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27A110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D74DAA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6EA8F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F99BC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67E8F3E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6EE276D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ראשונה -תקרות</w:t>
            </w:r>
          </w:p>
        </w:tc>
        <w:tc>
          <w:tcPr>
            <w:tcW w:w="1149" w:type="dxa"/>
            <w:tcBorders>
              <w:top w:val="nil"/>
              <w:left w:val="nil"/>
              <w:bottom w:val="nil"/>
              <w:right w:val="single" w:sz="8" w:space="0" w:color="auto"/>
            </w:tcBorders>
            <w:noWrap/>
            <w:vAlign w:val="bottom"/>
          </w:tcPr>
          <w:p w14:paraId="00F68C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7C2EFD1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6F427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F9A981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18C9B81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nil"/>
              <w:right w:val="single" w:sz="4" w:space="0" w:color="auto"/>
            </w:tcBorders>
            <w:noWrap/>
            <w:vAlign w:val="bottom"/>
          </w:tcPr>
          <w:p w14:paraId="0DA94A3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3290E8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40%</w:t>
            </w:r>
          </w:p>
        </w:tc>
      </w:tr>
      <w:tr w:rsidR="00E56613" w:rsidRPr="00E56613" w14:paraId="76A8168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1B05C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5CF2D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080FBC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nil"/>
              <w:right w:val="single" w:sz="4" w:space="0" w:color="auto"/>
            </w:tcBorders>
            <w:noWrap/>
            <w:vAlign w:val="bottom"/>
          </w:tcPr>
          <w:p w14:paraId="5EB28F3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032D29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FC8D56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975EA9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BB5FC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nil"/>
              <w:right w:val="single" w:sz="4" w:space="0" w:color="auto"/>
            </w:tcBorders>
            <w:vAlign w:val="bottom"/>
          </w:tcPr>
          <w:p w14:paraId="7FA56DB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single" w:sz="4" w:space="0" w:color="auto"/>
              <w:left w:val="nil"/>
              <w:bottom w:val="single" w:sz="4" w:space="0" w:color="auto"/>
              <w:right w:val="single" w:sz="4" w:space="0" w:color="auto"/>
            </w:tcBorders>
            <w:noWrap/>
            <w:vAlign w:val="bottom"/>
          </w:tcPr>
          <w:p w14:paraId="086E881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136835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5E5F373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6AF66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1EBAD5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4" w:space="0" w:color="auto"/>
              <w:right w:val="single" w:sz="4" w:space="0" w:color="auto"/>
            </w:tcBorders>
            <w:vAlign w:val="bottom"/>
          </w:tcPr>
          <w:p w14:paraId="09658C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nil"/>
              <w:bottom w:val="single" w:sz="4" w:space="0" w:color="auto"/>
              <w:right w:val="single" w:sz="4" w:space="0" w:color="auto"/>
            </w:tcBorders>
            <w:noWrap/>
            <w:vAlign w:val="bottom"/>
          </w:tcPr>
          <w:p w14:paraId="17C0066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רטוב</w:t>
            </w:r>
          </w:p>
        </w:tc>
        <w:tc>
          <w:tcPr>
            <w:tcW w:w="1149" w:type="dxa"/>
            <w:tcBorders>
              <w:top w:val="nil"/>
              <w:left w:val="single" w:sz="4" w:space="0" w:color="auto"/>
              <w:bottom w:val="single" w:sz="4" w:space="0" w:color="auto"/>
              <w:right w:val="single" w:sz="8" w:space="0" w:color="auto"/>
            </w:tcBorders>
            <w:noWrap/>
            <w:vAlign w:val="bottom"/>
          </w:tcPr>
          <w:p w14:paraId="3CC14A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4826A62D"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5D73C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D2AD2C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524" w:type="dxa"/>
            <w:gridSpan w:val="2"/>
            <w:tcBorders>
              <w:top w:val="nil"/>
              <w:left w:val="nil"/>
              <w:bottom w:val="single" w:sz="8" w:space="0" w:color="auto"/>
              <w:right w:val="single" w:sz="4" w:space="0" w:color="auto"/>
            </w:tcBorders>
            <w:vAlign w:val="bottom"/>
          </w:tcPr>
          <w:p w14:paraId="5EE5AB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3147" w:type="dxa"/>
            <w:gridSpan w:val="2"/>
            <w:tcBorders>
              <w:top w:val="nil"/>
              <w:left w:val="single" w:sz="4" w:space="0" w:color="auto"/>
              <w:bottom w:val="single" w:sz="8" w:space="0" w:color="auto"/>
              <w:right w:val="single" w:sz="4" w:space="0" w:color="auto"/>
            </w:tcBorders>
            <w:noWrap/>
            <w:vAlign w:val="bottom"/>
          </w:tcPr>
          <w:p w14:paraId="2C00CE4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149" w:type="dxa"/>
            <w:tcBorders>
              <w:top w:val="nil"/>
              <w:left w:val="single" w:sz="4" w:space="0" w:color="auto"/>
              <w:bottom w:val="single" w:sz="8" w:space="0" w:color="auto"/>
              <w:right w:val="single" w:sz="8" w:space="0" w:color="auto"/>
            </w:tcBorders>
            <w:noWrap/>
            <w:vAlign w:val="bottom"/>
          </w:tcPr>
          <w:p w14:paraId="35F662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0DC1E3A4"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6246D581"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5279A847"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Pr>
      </w:pPr>
    </w:p>
    <w:p w14:paraId="203993A5" w14:textId="77777777" w:rsidR="00E56613" w:rsidRPr="00E56613" w:rsidRDefault="00E56613" w:rsidP="00E56613">
      <w:pPr>
        <w:spacing w:before="0" w:beforeAutospacing="0" w:after="0" w:afterAutospacing="0" w:line="360" w:lineRule="auto"/>
        <w:ind w:left="360"/>
        <w:jc w:val="both"/>
        <w:rPr>
          <w:rFonts w:ascii="David" w:eastAsia="Times New Roman" w:hAnsi="David" w:cs="David"/>
          <w:snapToGrid w:val="0"/>
          <w:sz w:val="24"/>
          <w:szCs w:val="24"/>
          <w:rtl/>
        </w:rPr>
      </w:pPr>
    </w:p>
    <w:p w14:paraId="5BE1F157" w14:textId="77777777" w:rsidR="00E56613" w:rsidRPr="00E56613" w:rsidRDefault="00E56613" w:rsidP="00E56613">
      <w:pPr>
        <w:spacing w:before="0" w:beforeAutospacing="0" w:after="0" w:afterAutospacing="0" w:line="360" w:lineRule="auto"/>
        <w:ind w:left="567" w:hanging="567"/>
        <w:jc w:val="both"/>
        <w:rPr>
          <w:rFonts w:ascii="David" w:eastAsia="Times New Roman" w:hAnsi="David" w:cs="David"/>
          <w:sz w:val="26"/>
          <w:szCs w:val="26"/>
          <w:rtl/>
        </w:rPr>
      </w:pPr>
    </w:p>
    <w:tbl>
      <w:tblPr>
        <w:bidiVisual/>
        <w:tblW w:w="8043" w:type="dxa"/>
        <w:tblInd w:w="93" w:type="dxa"/>
        <w:tblLook w:val="0000" w:firstRow="0" w:lastRow="0" w:firstColumn="0" w:lastColumn="0" w:noHBand="0" w:noVBand="0"/>
      </w:tblPr>
      <w:tblGrid>
        <w:gridCol w:w="960"/>
        <w:gridCol w:w="1180"/>
        <w:gridCol w:w="1649"/>
        <w:gridCol w:w="41"/>
        <w:gridCol w:w="2760"/>
        <w:gridCol w:w="1453"/>
      </w:tblGrid>
      <w:tr w:rsidR="00E56613" w:rsidRPr="00E56613" w14:paraId="56587250"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5F46CA1"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0CF7FDA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20CBE7F6"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498E837C"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7B5711F2"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2425804C" w14:textId="77777777" w:rsidTr="00E56613">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1A265B9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4C9401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650C4E5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הרכבת ארונות מטבח, אמבטיה ומשטחי עבודה</w:t>
            </w:r>
          </w:p>
        </w:tc>
      </w:tr>
      <w:tr w:rsidR="00E56613" w:rsidRPr="00E56613" w14:paraId="6D2A86B6"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4DB7BB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CA6B98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432945C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216741F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115B0D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r>
      <w:tr w:rsidR="00E56613" w:rsidRPr="00E56613" w14:paraId="4012C5BA"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37EF4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880FEC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vAlign w:val="bottom"/>
          </w:tcPr>
          <w:p w14:paraId="57BA46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2760" w:type="dxa"/>
            <w:tcBorders>
              <w:top w:val="nil"/>
              <w:left w:val="single" w:sz="4" w:space="0" w:color="auto"/>
              <w:bottom w:val="single" w:sz="4" w:space="0" w:color="auto"/>
              <w:right w:val="single" w:sz="4" w:space="0" w:color="auto"/>
            </w:tcBorders>
            <w:noWrap/>
            <w:vAlign w:val="bottom"/>
          </w:tcPr>
          <w:p w14:paraId="202E5C5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ארון אמבטיה</w:t>
            </w:r>
          </w:p>
        </w:tc>
        <w:tc>
          <w:tcPr>
            <w:tcW w:w="1453" w:type="dxa"/>
            <w:tcBorders>
              <w:top w:val="nil"/>
              <w:left w:val="single" w:sz="4" w:space="0" w:color="auto"/>
              <w:bottom w:val="nil"/>
              <w:right w:val="single" w:sz="8" w:space="0" w:color="auto"/>
            </w:tcBorders>
            <w:noWrap/>
            <w:vAlign w:val="bottom"/>
          </w:tcPr>
          <w:p w14:paraId="2D9820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F19DA1E" w14:textId="77777777" w:rsidTr="00E56613">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B38481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293253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0AC6ABB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02B6015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שיש</w:t>
            </w:r>
          </w:p>
        </w:tc>
        <w:tc>
          <w:tcPr>
            <w:tcW w:w="1453" w:type="dxa"/>
            <w:tcBorders>
              <w:top w:val="single" w:sz="4" w:space="0" w:color="auto"/>
              <w:left w:val="single" w:sz="4" w:space="0" w:color="auto"/>
              <w:bottom w:val="nil"/>
              <w:right w:val="single" w:sz="8" w:space="0" w:color="auto"/>
            </w:tcBorders>
            <w:noWrap/>
            <w:vAlign w:val="bottom"/>
          </w:tcPr>
          <w:p w14:paraId="1B5F38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E5232B7" w14:textId="77777777" w:rsidTr="00E56613">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0DD16E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369136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7BEC51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33F26D7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765DFA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24F6CE61"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2703ED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2728A0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CAE476B"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מחסנים</w:t>
            </w:r>
          </w:p>
        </w:tc>
      </w:tr>
      <w:tr w:rsidR="00E56613" w:rsidRPr="00E56613" w14:paraId="1BF3228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B58386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278A7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9AF689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794B272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מחיצות</w:t>
            </w:r>
          </w:p>
        </w:tc>
        <w:tc>
          <w:tcPr>
            <w:tcW w:w="1453" w:type="dxa"/>
            <w:tcBorders>
              <w:top w:val="nil"/>
              <w:left w:val="single" w:sz="4" w:space="0" w:color="auto"/>
              <w:bottom w:val="single" w:sz="4" w:space="0" w:color="auto"/>
              <w:right w:val="single" w:sz="8" w:space="0" w:color="auto"/>
            </w:tcBorders>
            <w:noWrap/>
            <w:vAlign w:val="bottom"/>
          </w:tcPr>
          <w:p w14:paraId="532A61B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30%</w:t>
            </w:r>
          </w:p>
        </w:tc>
      </w:tr>
      <w:tr w:rsidR="00E56613" w:rsidRPr="00E56613" w14:paraId="262DB3B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97FD9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8C9C78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0FF816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3B7991E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טיח</w:t>
            </w:r>
          </w:p>
        </w:tc>
        <w:tc>
          <w:tcPr>
            <w:tcW w:w="1453" w:type="dxa"/>
            <w:tcBorders>
              <w:top w:val="nil"/>
              <w:left w:val="single" w:sz="4" w:space="0" w:color="auto"/>
              <w:bottom w:val="nil"/>
              <w:right w:val="single" w:sz="8" w:space="0" w:color="auto"/>
            </w:tcBorders>
            <w:noWrap/>
            <w:vAlign w:val="bottom"/>
          </w:tcPr>
          <w:p w14:paraId="41DF14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1C8B2EB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25388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9A7C8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54B82D7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8B5C98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w:t>
            </w:r>
          </w:p>
        </w:tc>
        <w:tc>
          <w:tcPr>
            <w:tcW w:w="1453" w:type="dxa"/>
            <w:tcBorders>
              <w:top w:val="single" w:sz="4" w:space="0" w:color="auto"/>
              <w:left w:val="single" w:sz="4" w:space="0" w:color="auto"/>
              <w:bottom w:val="nil"/>
              <w:right w:val="single" w:sz="8" w:space="0" w:color="auto"/>
            </w:tcBorders>
            <w:noWrap/>
            <w:vAlign w:val="bottom"/>
          </w:tcPr>
          <w:p w14:paraId="31015E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BEBC1BE"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28B5F7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7DB56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1484761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8B380D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צבע</w:t>
            </w:r>
          </w:p>
        </w:tc>
        <w:tc>
          <w:tcPr>
            <w:tcW w:w="1453" w:type="dxa"/>
            <w:tcBorders>
              <w:top w:val="single" w:sz="4" w:space="0" w:color="auto"/>
              <w:left w:val="single" w:sz="4" w:space="0" w:color="auto"/>
              <w:bottom w:val="nil"/>
              <w:right w:val="single" w:sz="8" w:space="0" w:color="auto"/>
            </w:tcBorders>
            <w:noWrap/>
            <w:vAlign w:val="bottom"/>
          </w:tcPr>
          <w:p w14:paraId="59617C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r>
      <w:tr w:rsidR="00E56613" w:rsidRPr="00E56613" w14:paraId="70C4E64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E7448F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E20661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BF8DD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554B59A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חשמל</w:t>
            </w:r>
          </w:p>
        </w:tc>
        <w:tc>
          <w:tcPr>
            <w:tcW w:w="1453" w:type="dxa"/>
            <w:tcBorders>
              <w:top w:val="single" w:sz="4" w:space="0" w:color="auto"/>
              <w:left w:val="single" w:sz="4" w:space="0" w:color="auto"/>
              <w:bottom w:val="nil"/>
              <w:right w:val="single" w:sz="8" w:space="0" w:color="auto"/>
            </w:tcBorders>
            <w:noWrap/>
            <w:vAlign w:val="bottom"/>
          </w:tcPr>
          <w:p w14:paraId="46BA36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204FABE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CC21C3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DC214B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29A1B8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3C2C0DE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מסגרות</w:t>
            </w:r>
          </w:p>
        </w:tc>
        <w:tc>
          <w:tcPr>
            <w:tcW w:w="1453" w:type="dxa"/>
            <w:tcBorders>
              <w:top w:val="single" w:sz="4" w:space="0" w:color="auto"/>
              <w:left w:val="single" w:sz="4" w:space="0" w:color="auto"/>
              <w:bottom w:val="nil"/>
              <w:right w:val="single" w:sz="8" w:space="0" w:color="auto"/>
            </w:tcBorders>
            <w:noWrap/>
            <w:vAlign w:val="bottom"/>
          </w:tcPr>
          <w:p w14:paraId="011F14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447BB54A"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2B829D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CE401E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622905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5AC0BE0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2F46A6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1863A8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8E6A54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235FAD5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88A024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עבודות במבואות גלריה, כניסה ומרתף</w:t>
            </w:r>
          </w:p>
        </w:tc>
      </w:tr>
      <w:tr w:rsidR="00E56613" w:rsidRPr="00E56613" w14:paraId="6E755D16"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5812E7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7E0F6C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3C6919A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מרתף 33%</w:t>
            </w:r>
          </w:p>
        </w:tc>
        <w:tc>
          <w:tcPr>
            <w:tcW w:w="2760" w:type="dxa"/>
            <w:tcBorders>
              <w:top w:val="nil"/>
              <w:left w:val="single" w:sz="4" w:space="0" w:color="auto"/>
              <w:bottom w:val="single" w:sz="4" w:space="0" w:color="auto"/>
              <w:right w:val="single" w:sz="4" w:space="0" w:color="auto"/>
            </w:tcBorders>
            <w:vAlign w:val="bottom"/>
          </w:tcPr>
          <w:p w14:paraId="270AB75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61289F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340CE989"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78113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DDD73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53A4B5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גלריה 33%</w:t>
            </w:r>
          </w:p>
        </w:tc>
        <w:tc>
          <w:tcPr>
            <w:tcW w:w="2760" w:type="dxa"/>
            <w:tcBorders>
              <w:top w:val="nil"/>
              <w:left w:val="single" w:sz="4" w:space="0" w:color="auto"/>
              <w:bottom w:val="single" w:sz="4" w:space="0" w:color="auto"/>
              <w:right w:val="single" w:sz="4" w:space="0" w:color="auto"/>
            </w:tcBorders>
            <w:vAlign w:val="bottom"/>
          </w:tcPr>
          <w:p w14:paraId="70C7DB6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3E39375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4A56D6D4"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6E67F9F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5EC96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004B01E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ק"ק 34%</w:t>
            </w:r>
          </w:p>
        </w:tc>
        <w:tc>
          <w:tcPr>
            <w:tcW w:w="2760" w:type="dxa"/>
            <w:tcBorders>
              <w:top w:val="nil"/>
              <w:left w:val="single" w:sz="4" w:space="0" w:color="auto"/>
              <w:bottom w:val="single" w:sz="4" w:space="0" w:color="auto"/>
              <w:right w:val="single" w:sz="4" w:space="0" w:color="auto"/>
            </w:tcBorders>
            <w:vAlign w:val="bottom"/>
          </w:tcPr>
          <w:p w14:paraId="58952A4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6D82B49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12.5% לכל מלאכה</w:t>
            </w:r>
          </w:p>
        </w:tc>
      </w:tr>
      <w:tr w:rsidR="00E56613" w:rsidRPr="00E56613" w14:paraId="0B186680"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07C52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C6521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0ED093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8" w:space="0" w:color="auto"/>
              <w:right w:val="single" w:sz="4" w:space="0" w:color="auto"/>
            </w:tcBorders>
            <w:noWrap/>
            <w:vAlign w:val="bottom"/>
          </w:tcPr>
          <w:p w14:paraId="72BA122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6756E19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A6686CA"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220E26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029AD2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899ABF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חיבור לתשתיות חוץ</w:t>
            </w:r>
          </w:p>
        </w:tc>
      </w:tr>
      <w:tr w:rsidR="00E56613" w:rsidRPr="00E56613" w14:paraId="1B883D8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A4DA10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F2685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73E3EAE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single" w:sz="4" w:space="0" w:color="auto"/>
              <w:bottom w:val="single" w:sz="4" w:space="0" w:color="auto"/>
              <w:right w:val="single" w:sz="4" w:space="0" w:color="auto"/>
            </w:tcBorders>
            <w:noWrap/>
            <w:vAlign w:val="bottom"/>
          </w:tcPr>
          <w:p w14:paraId="09B7C00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694F1F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956FC7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4AC74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6FD34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single" w:sz="4" w:space="0" w:color="auto"/>
              <w:left w:val="nil"/>
              <w:bottom w:val="nil"/>
              <w:right w:val="single" w:sz="4" w:space="0" w:color="auto"/>
            </w:tcBorders>
            <w:vAlign w:val="bottom"/>
          </w:tcPr>
          <w:p w14:paraId="6AD023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nil"/>
              <w:left w:val="nil"/>
              <w:bottom w:val="nil"/>
              <w:right w:val="single" w:sz="4" w:space="0" w:color="auto"/>
            </w:tcBorders>
            <w:noWrap/>
            <w:vAlign w:val="bottom"/>
          </w:tcPr>
          <w:p w14:paraId="4DE3E00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ביוב</w:t>
            </w:r>
          </w:p>
        </w:tc>
        <w:tc>
          <w:tcPr>
            <w:tcW w:w="1453" w:type="dxa"/>
            <w:tcBorders>
              <w:top w:val="nil"/>
              <w:left w:val="single" w:sz="4" w:space="0" w:color="auto"/>
              <w:bottom w:val="nil"/>
              <w:right w:val="single" w:sz="8" w:space="0" w:color="auto"/>
            </w:tcBorders>
            <w:noWrap/>
            <w:vAlign w:val="bottom"/>
          </w:tcPr>
          <w:p w14:paraId="3A1742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45928E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920CE3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A9475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3C61994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0741C1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תיעול</w:t>
            </w:r>
          </w:p>
        </w:tc>
        <w:tc>
          <w:tcPr>
            <w:tcW w:w="1453" w:type="dxa"/>
            <w:tcBorders>
              <w:top w:val="single" w:sz="4" w:space="0" w:color="auto"/>
              <w:left w:val="single" w:sz="4" w:space="0" w:color="auto"/>
              <w:bottom w:val="nil"/>
              <w:right w:val="single" w:sz="8" w:space="0" w:color="auto"/>
            </w:tcBorders>
            <w:noWrap/>
            <w:vAlign w:val="bottom"/>
          </w:tcPr>
          <w:p w14:paraId="009D0F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14C3C62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B839C5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31244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nil"/>
              <w:right w:val="single" w:sz="4" w:space="0" w:color="auto"/>
            </w:tcBorders>
            <w:vAlign w:val="bottom"/>
          </w:tcPr>
          <w:p w14:paraId="7ED551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58B1106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1BCFFA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09A9C2D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595AB3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9D76B0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4" w:space="0" w:color="auto"/>
              <w:right w:val="single" w:sz="4" w:space="0" w:color="auto"/>
            </w:tcBorders>
            <w:vAlign w:val="bottom"/>
          </w:tcPr>
          <w:p w14:paraId="6830B4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nil"/>
              <w:bottom w:val="nil"/>
              <w:right w:val="single" w:sz="4" w:space="0" w:color="auto"/>
            </w:tcBorders>
            <w:noWrap/>
            <w:vAlign w:val="bottom"/>
          </w:tcPr>
          <w:p w14:paraId="2F77EA0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גז</w:t>
            </w:r>
          </w:p>
        </w:tc>
        <w:tc>
          <w:tcPr>
            <w:tcW w:w="1453" w:type="dxa"/>
            <w:tcBorders>
              <w:top w:val="single" w:sz="4" w:space="0" w:color="auto"/>
              <w:left w:val="single" w:sz="4" w:space="0" w:color="auto"/>
              <w:bottom w:val="nil"/>
              <w:right w:val="single" w:sz="8" w:space="0" w:color="auto"/>
            </w:tcBorders>
            <w:noWrap/>
            <w:vAlign w:val="bottom"/>
          </w:tcPr>
          <w:p w14:paraId="265AEF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6321F3A" w14:textId="77777777" w:rsidTr="00E56613">
        <w:trPr>
          <w:trHeight w:val="225"/>
        </w:trPr>
        <w:tc>
          <w:tcPr>
            <w:tcW w:w="0" w:type="auto"/>
            <w:vMerge/>
            <w:tcBorders>
              <w:top w:val="nil"/>
              <w:left w:val="single" w:sz="8" w:space="0" w:color="auto"/>
              <w:bottom w:val="single" w:sz="8" w:space="0" w:color="000000"/>
              <w:right w:val="single" w:sz="4" w:space="0" w:color="auto"/>
            </w:tcBorders>
            <w:vAlign w:val="center"/>
          </w:tcPr>
          <w:p w14:paraId="50A3DF9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9C63E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0" w:type="dxa"/>
            <w:gridSpan w:val="2"/>
            <w:tcBorders>
              <w:top w:val="nil"/>
              <w:left w:val="nil"/>
              <w:bottom w:val="single" w:sz="8" w:space="0" w:color="auto"/>
              <w:right w:val="single" w:sz="4" w:space="0" w:color="auto"/>
            </w:tcBorders>
            <w:vAlign w:val="bottom"/>
          </w:tcPr>
          <w:p w14:paraId="0546BB5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058E74F8"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529F8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7BE4EFA0"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8043" w:type="dxa"/>
        <w:tblInd w:w="93" w:type="dxa"/>
        <w:tblLook w:val="0000" w:firstRow="0" w:lastRow="0" w:firstColumn="0" w:lastColumn="0" w:noHBand="0" w:noVBand="0"/>
      </w:tblPr>
      <w:tblGrid>
        <w:gridCol w:w="960"/>
        <w:gridCol w:w="1180"/>
        <w:gridCol w:w="1649"/>
        <w:gridCol w:w="43"/>
        <w:gridCol w:w="2758"/>
        <w:gridCol w:w="1453"/>
      </w:tblGrid>
      <w:tr w:rsidR="00E56613" w:rsidRPr="00E56613" w14:paraId="7C0653ED" w14:textId="77777777" w:rsidTr="00E56613">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18C9BB33"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0E1F409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5FFC8E2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תיאור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76E6770F"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02727530"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כללי</w:t>
            </w:r>
          </w:p>
        </w:tc>
      </w:tr>
      <w:tr w:rsidR="00E56613" w:rsidRPr="00E56613" w14:paraId="0CBC2681"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9CEB2B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29AB24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5B430A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מערכות ציבוריות בבניין</w:t>
            </w:r>
          </w:p>
        </w:tc>
      </w:tr>
      <w:tr w:rsidR="00E56613" w:rsidRPr="00E56613" w14:paraId="26913E1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91DEB8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BE214A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B4021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56480CA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1453" w:type="dxa"/>
            <w:tcBorders>
              <w:top w:val="nil"/>
              <w:left w:val="single" w:sz="4" w:space="0" w:color="auto"/>
              <w:bottom w:val="single" w:sz="4" w:space="0" w:color="auto"/>
              <w:right w:val="single" w:sz="8" w:space="0" w:color="auto"/>
            </w:tcBorders>
            <w:noWrap/>
            <w:vAlign w:val="bottom"/>
          </w:tcPr>
          <w:p w14:paraId="251B62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5BE57A9"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2D07127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35BC4C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29901E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חשמל: (15%)</w:t>
            </w:r>
          </w:p>
        </w:tc>
        <w:tc>
          <w:tcPr>
            <w:tcW w:w="2758" w:type="dxa"/>
            <w:tcBorders>
              <w:top w:val="nil"/>
              <w:left w:val="single" w:sz="4" w:space="0" w:color="auto"/>
              <w:bottom w:val="nil"/>
              <w:right w:val="single" w:sz="4" w:space="0" w:color="auto"/>
            </w:tcBorders>
            <w:noWrap/>
            <w:vAlign w:val="bottom"/>
          </w:tcPr>
          <w:p w14:paraId="72EBAFB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453" w:type="dxa"/>
            <w:tcBorders>
              <w:top w:val="nil"/>
              <w:left w:val="single" w:sz="4" w:space="0" w:color="auto"/>
              <w:bottom w:val="nil"/>
              <w:right w:val="single" w:sz="8" w:space="0" w:color="auto"/>
            </w:tcBorders>
            <w:noWrap/>
            <w:vAlign w:val="bottom"/>
          </w:tcPr>
          <w:p w14:paraId="56C02E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w:t>
            </w:r>
          </w:p>
        </w:tc>
      </w:tr>
      <w:tr w:rsidR="00E56613" w:rsidRPr="00E56613" w14:paraId="272E7CB6"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235AD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05305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7C0238C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7C49CCC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364243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6335617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D73290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5FA0CB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4C6CF8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3A13477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10A9F5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433FC943"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1E91D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7100B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D961F6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033F1CC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273F52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793E5E2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118DC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1BF520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13BA352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6994F18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120231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521FFBBC"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8AE79E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88738E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69EF9A4"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מ"א: (5%)</w:t>
            </w:r>
          </w:p>
        </w:tc>
        <w:tc>
          <w:tcPr>
            <w:tcW w:w="2758" w:type="dxa"/>
            <w:tcBorders>
              <w:top w:val="single" w:sz="4" w:space="0" w:color="auto"/>
              <w:left w:val="single" w:sz="4" w:space="0" w:color="auto"/>
              <w:bottom w:val="nil"/>
              <w:right w:val="single" w:sz="4" w:space="0" w:color="auto"/>
            </w:tcBorders>
            <w:noWrap/>
            <w:vAlign w:val="bottom"/>
          </w:tcPr>
          <w:p w14:paraId="5BDBEED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1F671F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32CE742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00941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E1CDC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643C88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nil"/>
              <w:right w:val="single" w:sz="4" w:space="0" w:color="auto"/>
            </w:tcBorders>
            <w:noWrap/>
            <w:vAlign w:val="bottom"/>
          </w:tcPr>
          <w:p w14:paraId="014EAE5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4282E6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r>
      <w:tr w:rsidR="00E56613" w:rsidRPr="00E56613" w14:paraId="56F66DCF"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354B0D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B4A3CF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0A1151C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557A2F4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4B74B2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43%</w:t>
            </w:r>
          </w:p>
        </w:tc>
      </w:tr>
      <w:tr w:rsidR="00E56613" w:rsidRPr="00E56613" w14:paraId="63EEB3C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6DF806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74EDAD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single" w:sz="4" w:space="0" w:color="auto"/>
              <w:left w:val="nil"/>
              <w:bottom w:val="nil"/>
              <w:right w:val="single" w:sz="4" w:space="0" w:color="auto"/>
            </w:tcBorders>
            <w:vAlign w:val="bottom"/>
          </w:tcPr>
          <w:p w14:paraId="772D82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single" w:sz="4" w:space="0" w:color="auto"/>
              <w:right w:val="single" w:sz="4" w:space="0" w:color="auto"/>
            </w:tcBorders>
            <w:noWrap/>
            <w:vAlign w:val="bottom"/>
          </w:tcPr>
          <w:p w14:paraId="27F37A8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42AF8E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7012DE54"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5773F28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162BC39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7FC3C1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129956C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מתזים 6%</w:t>
            </w:r>
          </w:p>
        </w:tc>
        <w:tc>
          <w:tcPr>
            <w:tcW w:w="1453" w:type="dxa"/>
            <w:tcBorders>
              <w:top w:val="nil"/>
              <w:left w:val="single" w:sz="4" w:space="0" w:color="auto"/>
              <w:bottom w:val="single" w:sz="4" w:space="0" w:color="auto"/>
              <w:right w:val="single" w:sz="8" w:space="0" w:color="auto"/>
            </w:tcBorders>
            <w:noWrap/>
            <w:vAlign w:val="bottom"/>
          </w:tcPr>
          <w:p w14:paraId="1FA3F5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02CB0EEB"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EE829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B82D23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74C765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209320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474D7D4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w:t>
            </w:r>
          </w:p>
        </w:tc>
      </w:tr>
      <w:tr w:rsidR="00E56613" w:rsidRPr="00E56613" w14:paraId="4D715FA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307FAD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42F60D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48A36C0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single" w:sz="4" w:space="0" w:color="auto"/>
              <w:right w:val="single" w:sz="4" w:space="0" w:color="auto"/>
            </w:tcBorders>
            <w:noWrap/>
            <w:vAlign w:val="bottom"/>
          </w:tcPr>
          <w:p w14:paraId="40732FE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1E01FD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4FE04A48" w14:textId="77777777" w:rsidTr="00E56613">
        <w:trPr>
          <w:trHeight w:val="510"/>
        </w:trPr>
        <w:tc>
          <w:tcPr>
            <w:tcW w:w="0" w:type="auto"/>
            <w:vMerge/>
            <w:tcBorders>
              <w:top w:val="nil"/>
              <w:left w:val="single" w:sz="8" w:space="0" w:color="auto"/>
              <w:bottom w:val="single" w:sz="8" w:space="0" w:color="000000"/>
              <w:right w:val="single" w:sz="4" w:space="0" w:color="auto"/>
            </w:tcBorders>
            <w:vAlign w:val="center"/>
          </w:tcPr>
          <w:p w14:paraId="116EA7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D1768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6616047D"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תברואה: (23%)</w:t>
            </w:r>
          </w:p>
        </w:tc>
        <w:tc>
          <w:tcPr>
            <w:tcW w:w="2758" w:type="dxa"/>
            <w:tcBorders>
              <w:top w:val="nil"/>
              <w:left w:val="single" w:sz="4" w:space="0" w:color="auto"/>
              <w:bottom w:val="single" w:sz="4" w:space="0" w:color="auto"/>
              <w:right w:val="single" w:sz="4" w:space="0" w:color="auto"/>
            </w:tcBorders>
            <w:noWrap/>
            <w:vAlign w:val="bottom"/>
          </w:tcPr>
          <w:p w14:paraId="75B70FF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דחסן אשפה - 2%</w:t>
            </w:r>
          </w:p>
        </w:tc>
        <w:tc>
          <w:tcPr>
            <w:tcW w:w="1453" w:type="dxa"/>
            <w:tcBorders>
              <w:top w:val="nil"/>
              <w:left w:val="single" w:sz="4" w:space="0" w:color="auto"/>
              <w:bottom w:val="nil"/>
              <w:right w:val="single" w:sz="8" w:space="0" w:color="auto"/>
            </w:tcBorders>
            <w:noWrap/>
            <w:vAlign w:val="bottom"/>
          </w:tcPr>
          <w:p w14:paraId="0AED62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w:t>
            </w:r>
          </w:p>
        </w:tc>
      </w:tr>
      <w:tr w:rsidR="00E56613" w:rsidRPr="00E56613" w14:paraId="6DDE5FA0"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A8E9C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7C07532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400E0A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5C27D6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41517AB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21%</w:t>
            </w:r>
          </w:p>
        </w:tc>
      </w:tr>
      <w:tr w:rsidR="00E56613" w:rsidRPr="00E56613" w14:paraId="5DB1D1D9"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07077B7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517F4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430E604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19914CF5"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764204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585B8AAE"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9CC477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7CDEDE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D06C90C"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גמר פיתוח</w:t>
            </w:r>
          </w:p>
        </w:tc>
      </w:tr>
      <w:tr w:rsidR="00E56613" w:rsidRPr="00E56613" w14:paraId="34316D3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AE40D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29E01A5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560739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303F7A3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0E3F79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45%</w:t>
            </w:r>
          </w:p>
        </w:tc>
      </w:tr>
      <w:tr w:rsidR="00E56613" w:rsidRPr="00E56613" w14:paraId="4BC018EF"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6736CC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C61E33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12578E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nil"/>
              <w:bottom w:val="nil"/>
              <w:right w:val="single" w:sz="4" w:space="0" w:color="auto"/>
            </w:tcBorders>
            <w:noWrap/>
            <w:vAlign w:val="bottom"/>
          </w:tcPr>
          <w:p w14:paraId="43F9071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ציפוי קירות</w:t>
            </w:r>
          </w:p>
        </w:tc>
        <w:tc>
          <w:tcPr>
            <w:tcW w:w="1453" w:type="dxa"/>
            <w:tcBorders>
              <w:top w:val="nil"/>
              <w:left w:val="single" w:sz="4" w:space="0" w:color="auto"/>
              <w:bottom w:val="nil"/>
              <w:right w:val="single" w:sz="8" w:space="0" w:color="auto"/>
            </w:tcBorders>
            <w:noWrap/>
            <w:vAlign w:val="bottom"/>
          </w:tcPr>
          <w:p w14:paraId="4391CF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23%</w:t>
            </w:r>
          </w:p>
        </w:tc>
      </w:tr>
      <w:tr w:rsidR="00E56613" w:rsidRPr="00E56613" w14:paraId="0BA2A1E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238957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6DD597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4BE694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27DA697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מילוי</w:t>
            </w:r>
          </w:p>
        </w:tc>
        <w:tc>
          <w:tcPr>
            <w:tcW w:w="1453" w:type="dxa"/>
            <w:tcBorders>
              <w:top w:val="single" w:sz="4" w:space="0" w:color="auto"/>
              <w:left w:val="single" w:sz="4" w:space="0" w:color="auto"/>
              <w:bottom w:val="nil"/>
              <w:right w:val="single" w:sz="8" w:space="0" w:color="auto"/>
            </w:tcBorders>
            <w:noWrap/>
            <w:vAlign w:val="bottom"/>
          </w:tcPr>
          <w:p w14:paraId="010DDB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18EEB331"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92972E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62A13C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57455A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ABE720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1728F2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w:t>
            </w:r>
          </w:p>
        </w:tc>
      </w:tr>
      <w:tr w:rsidR="00E56613" w:rsidRPr="00E56613" w14:paraId="4A784FB8"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185D24B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48561F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2B0912B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62020D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תאורה</w:t>
            </w:r>
          </w:p>
        </w:tc>
        <w:tc>
          <w:tcPr>
            <w:tcW w:w="1453" w:type="dxa"/>
            <w:tcBorders>
              <w:top w:val="single" w:sz="4" w:space="0" w:color="auto"/>
              <w:left w:val="single" w:sz="4" w:space="0" w:color="auto"/>
              <w:bottom w:val="nil"/>
              <w:right w:val="single" w:sz="8" w:space="0" w:color="auto"/>
            </w:tcBorders>
            <w:noWrap/>
            <w:vAlign w:val="bottom"/>
          </w:tcPr>
          <w:p w14:paraId="6999C0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w:t>
            </w:r>
          </w:p>
        </w:tc>
      </w:tr>
      <w:tr w:rsidR="00E56613" w:rsidRPr="00E56613" w14:paraId="586CF0A9"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0497272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5C6C15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4" w:space="0" w:color="auto"/>
              <w:right w:val="single" w:sz="4" w:space="0" w:color="auto"/>
            </w:tcBorders>
            <w:vAlign w:val="bottom"/>
          </w:tcPr>
          <w:p w14:paraId="24F2FD5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nil"/>
              <w:bottom w:val="nil"/>
              <w:right w:val="single" w:sz="4" w:space="0" w:color="auto"/>
            </w:tcBorders>
            <w:noWrap/>
            <w:vAlign w:val="bottom"/>
          </w:tcPr>
          <w:p w14:paraId="18EDE6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79A8B67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15%</w:t>
            </w:r>
          </w:p>
        </w:tc>
      </w:tr>
      <w:tr w:rsidR="00E56613" w:rsidRPr="00E56613" w14:paraId="07B8BE30"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66595FE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DC213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697EF10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45F23512"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77EAD9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r w:rsidR="00E56613" w:rsidRPr="00E56613" w14:paraId="1331DC7F" w14:textId="77777777" w:rsidTr="00E56613">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564E8D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1B44684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A622BAA"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אכלוס</w:t>
            </w:r>
          </w:p>
        </w:tc>
      </w:tr>
      <w:tr w:rsidR="00E56613" w:rsidRPr="00E56613" w14:paraId="47FC3C07"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7AE4AF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3229F64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0ED914E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39047E7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7C75A3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0D1A5235"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3297B56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0116261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49C0817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7932CF9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2D5410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r w:rsidR="00E56613" w:rsidRPr="00E56613" w14:paraId="099FCF72" w14:textId="77777777" w:rsidTr="00E56613">
        <w:trPr>
          <w:trHeight w:val="255"/>
        </w:trPr>
        <w:tc>
          <w:tcPr>
            <w:tcW w:w="0" w:type="auto"/>
            <w:vMerge/>
            <w:tcBorders>
              <w:top w:val="nil"/>
              <w:left w:val="single" w:sz="8" w:space="0" w:color="auto"/>
              <w:bottom w:val="single" w:sz="8" w:space="0" w:color="000000"/>
              <w:right w:val="single" w:sz="4" w:space="0" w:color="auto"/>
            </w:tcBorders>
            <w:vAlign w:val="center"/>
          </w:tcPr>
          <w:p w14:paraId="45D0634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667D01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nil"/>
              <w:right w:val="single" w:sz="4" w:space="0" w:color="auto"/>
            </w:tcBorders>
            <w:vAlign w:val="bottom"/>
          </w:tcPr>
          <w:p w14:paraId="64AB436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4" w:space="0" w:color="auto"/>
              <w:right w:val="single" w:sz="4" w:space="0" w:color="auto"/>
            </w:tcBorders>
            <w:noWrap/>
            <w:vAlign w:val="bottom"/>
          </w:tcPr>
          <w:p w14:paraId="19468E3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42CB3A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r>
      <w:tr w:rsidR="00E56613" w:rsidRPr="00E56613" w14:paraId="07812BD7" w14:textId="77777777" w:rsidTr="00E56613">
        <w:trPr>
          <w:trHeight w:val="270"/>
        </w:trPr>
        <w:tc>
          <w:tcPr>
            <w:tcW w:w="0" w:type="auto"/>
            <w:vMerge/>
            <w:tcBorders>
              <w:top w:val="nil"/>
              <w:left w:val="single" w:sz="8" w:space="0" w:color="auto"/>
              <w:bottom w:val="single" w:sz="8" w:space="0" w:color="000000"/>
              <w:right w:val="single" w:sz="4" w:space="0" w:color="auto"/>
            </w:tcBorders>
            <w:vAlign w:val="center"/>
          </w:tcPr>
          <w:p w14:paraId="52E5F0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0" w:type="auto"/>
            <w:vMerge/>
            <w:tcBorders>
              <w:top w:val="nil"/>
              <w:left w:val="single" w:sz="4" w:space="0" w:color="auto"/>
              <w:bottom w:val="single" w:sz="8" w:space="0" w:color="000000"/>
              <w:right w:val="single" w:sz="4" w:space="0" w:color="auto"/>
            </w:tcBorders>
            <w:vAlign w:val="center"/>
          </w:tcPr>
          <w:p w14:paraId="5A569E8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1692" w:type="dxa"/>
            <w:gridSpan w:val="2"/>
            <w:tcBorders>
              <w:top w:val="nil"/>
              <w:left w:val="nil"/>
              <w:bottom w:val="single" w:sz="8" w:space="0" w:color="auto"/>
              <w:right w:val="single" w:sz="4" w:space="0" w:color="auto"/>
            </w:tcBorders>
            <w:vAlign w:val="bottom"/>
          </w:tcPr>
          <w:p w14:paraId="480BD8F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2758" w:type="dxa"/>
            <w:tcBorders>
              <w:top w:val="nil"/>
              <w:left w:val="single" w:sz="4" w:space="0" w:color="auto"/>
              <w:bottom w:val="single" w:sz="8" w:space="0" w:color="auto"/>
              <w:right w:val="single" w:sz="4" w:space="0" w:color="auto"/>
            </w:tcBorders>
            <w:noWrap/>
            <w:vAlign w:val="bottom"/>
          </w:tcPr>
          <w:p w14:paraId="098F3940" w14:textId="77777777" w:rsidR="00E56613" w:rsidRPr="00E56613" w:rsidRDefault="00E56613" w:rsidP="00E56613">
            <w:pPr>
              <w:spacing w:before="0" w:beforeAutospacing="0" w:after="0" w:afterAutospacing="0" w:line="240" w:lineRule="auto"/>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453" w:type="dxa"/>
            <w:tcBorders>
              <w:top w:val="nil"/>
              <w:left w:val="single" w:sz="4" w:space="0" w:color="auto"/>
              <w:bottom w:val="single" w:sz="8" w:space="0" w:color="auto"/>
              <w:right w:val="single" w:sz="8" w:space="0" w:color="auto"/>
            </w:tcBorders>
            <w:noWrap/>
            <w:vAlign w:val="bottom"/>
          </w:tcPr>
          <w:p w14:paraId="569404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Pr>
              <w:t>100%</w:t>
            </w:r>
          </w:p>
        </w:tc>
      </w:tr>
    </w:tbl>
    <w:p w14:paraId="017B8ACF" w14:textId="77777777" w:rsidR="00E56613" w:rsidRPr="00E56613" w:rsidRDefault="00E56613" w:rsidP="00E56613">
      <w:pPr>
        <w:spacing w:before="0" w:beforeAutospacing="0" w:after="0" w:afterAutospacing="0" w:line="240" w:lineRule="auto"/>
        <w:rPr>
          <w:rFonts w:ascii="David" w:eastAsia="Times New Roman" w:hAnsi="David" w:cs="David"/>
          <w:snapToGrid w:val="0"/>
          <w:sz w:val="24"/>
          <w:szCs w:val="24"/>
        </w:rPr>
      </w:pPr>
    </w:p>
    <w:p w14:paraId="7B88E769" w14:textId="77777777" w:rsidR="00E56613" w:rsidRPr="00E56613" w:rsidRDefault="00E56613" w:rsidP="00E56613">
      <w:pPr>
        <w:bidi w:val="0"/>
        <w:spacing w:before="0" w:beforeAutospacing="0" w:after="0" w:afterAutospacing="0" w:line="240" w:lineRule="auto"/>
        <w:rPr>
          <w:rFonts w:ascii="David" w:eastAsia="Times New Roman" w:hAnsi="David" w:cs="David"/>
          <w:snapToGrid w:val="0"/>
          <w:sz w:val="24"/>
          <w:szCs w:val="24"/>
          <w:rtl/>
        </w:rPr>
        <w:sectPr w:rsidR="00E56613" w:rsidRPr="00E56613">
          <w:headerReference w:type="even" r:id="rId15"/>
          <w:headerReference w:type="default" r:id="rId16"/>
          <w:footerReference w:type="default" r:id="rId17"/>
          <w:pgSz w:w="11906" w:h="16838"/>
          <w:pgMar w:top="1440" w:right="1797" w:bottom="1276" w:left="1797" w:header="720" w:footer="720" w:gutter="0"/>
          <w:pgNumType w:start="0"/>
          <w:cols w:space="720"/>
          <w:bidi/>
          <w:rtlGutter/>
        </w:sectPr>
      </w:pPr>
    </w:p>
    <w:tbl>
      <w:tblPr>
        <w:bidiVisual/>
        <w:tblW w:w="15001" w:type="dxa"/>
        <w:tblInd w:w="-891" w:type="dxa"/>
        <w:tblLook w:val="0000" w:firstRow="0" w:lastRow="0" w:firstColumn="0" w:lastColumn="0" w:noHBand="0" w:noVBand="0"/>
      </w:tblPr>
      <w:tblGrid>
        <w:gridCol w:w="700"/>
        <w:gridCol w:w="588"/>
        <w:gridCol w:w="781"/>
        <w:gridCol w:w="836"/>
        <w:gridCol w:w="836"/>
        <w:gridCol w:w="887"/>
        <w:gridCol w:w="856"/>
        <w:gridCol w:w="716"/>
        <w:gridCol w:w="720"/>
        <w:gridCol w:w="856"/>
        <w:gridCol w:w="762"/>
        <w:gridCol w:w="762"/>
        <w:gridCol w:w="889"/>
        <w:gridCol w:w="963"/>
        <w:gridCol w:w="781"/>
        <w:gridCol w:w="716"/>
        <w:gridCol w:w="843"/>
        <w:gridCol w:w="723"/>
        <w:gridCol w:w="786"/>
      </w:tblGrid>
      <w:tr w:rsidR="00E56613" w:rsidRPr="00E56613" w14:paraId="40C2AF57" w14:textId="77777777" w:rsidTr="00E56613">
        <w:trPr>
          <w:trHeight w:val="300"/>
        </w:trPr>
        <w:tc>
          <w:tcPr>
            <w:tcW w:w="2083" w:type="dxa"/>
            <w:gridSpan w:val="3"/>
            <w:tcBorders>
              <w:top w:val="single" w:sz="4" w:space="0" w:color="auto"/>
              <w:left w:val="single" w:sz="4" w:space="0" w:color="auto"/>
              <w:bottom w:val="single" w:sz="4" w:space="0" w:color="auto"/>
              <w:right w:val="single" w:sz="4" w:space="0" w:color="auto"/>
            </w:tcBorders>
            <w:vAlign w:val="bottom"/>
          </w:tcPr>
          <w:p w14:paraId="4E229A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חשבון מס' :</w:t>
            </w:r>
          </w:p>
          <w:p w14:paraId="208F54A9"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Pr>
            </w:pPr>
            <w:r w:rsidRPr="00E56613">
              <w:rPr>
                <w:rFonts w:ascii="David" w:eastAsia="Times New Roman" w:hAnsi="David" w:cs="David"/>
                <w:sz w:val="20"/>
                <w:szCs w:val="20"/>
                <w:rtl/>
              </w:rPr>
              <w:t>ביצוע חודש</w:t>
            </w:r>
            <w:r w:rsidRPr="00E56613">
              <w:rPr>
                <w:rFonts w:ascii="David" w:eastAsia="Times New Roman" w:hAnsi="David" w:cs="David"/>
                <w:b/>
                <w:bCs/>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35AF9789" w14:textId="77777777" w:rsidR="00E56613" w:rsidRPr="00E56613" w:rsidRDefault="00E56613" w:rsidP="00E56613">
            <w:pPr>
              <w:spacing w:before="0" w:beforeAutospacing="0" w:after="0" w:afterAutospacing="0" w:line="240" w:lineRule="auto"/>
              <w:jc w:val="center"/>
              <w:rPr>
                <w:rFonts w:ascii="David" w:eastAsia="Times New Roman" w:hAnsi="David" w:cs="David"/>
                <w:b/>
                <w:bCs/>
                <w:u w:val="single"/>
                <w:rtl/>
              </w:rPr>
            </w:pPr>
            <w:r w:rsidRPr="00E56613">
              <w:rPr>
                <w:rFonts w:ascii="David" w:eastAsia="Times New Roman" w:hAnsi="David" w:cs="David"/>
                <w:b/>
                <w:bCs/>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2C5528D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68" w:type="dxa"/>
            <w:tcBorders>
              <w:top w:val="single" w:sz="4" w:space="0" w:color="auto"/>
              <w:left w:val="single" w:sz="4" w:space="0" w:color="auto"/>
              <w:bottom w:val="single" w:sz="4" w:space="0" w:color="auto"/>
              <w:right w:val="single" w:sz="4" w:space="0" w:color="auto"/>
            </w:tcBorders>
            <w:vAlign w:val="bottom"/>
          </w:tcPr>
          <w:p w14:paraId="5A0C207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1E471C3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2912951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48EF74A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255AA22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210A8AB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2C77F68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113887E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u w:val="single"/>
              </w:rPr>
            </w:pPr>
          </w:p>
        </w:tc>
      </w:tr>
      <w:tr w:rsidR="00E56613" w:rsidRPr="00E56613" w14:paraId="42B2EC11" w14:textId="77777777" w:rsidTr="00E56613">
        <w:trPr>
          <w:trHeight w:val="1916"/>
        </w:trPr>
        <w:tc>
          <w:tcPr>
            <w:tcW w:w="714" w:type="dxa"/>
            <w:tcBorders>
              <w:top w:val="single" w:sz="4" w:space="0" w:color="auto"/>
              <w:left w:val="single" w:sz="4" w:space="0" w:color="auto"/>
              <w:bottom w:val="single" w:sz="4" w:space="0" w:color="auto"/>
              <w:right w:val="single" w:sz="4" w:space="0" w:color="auto"/>
            </w:tcBorders>
            <w:vAlign w:val="bottom"/>
          </w:tcPr>
          <w:p w14:paraId="07CD713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6F7C8E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8" w:space="0" w:color="auto"/>
              <w:right w:val="single" w:sz="4" w:space="0" w:color="auto"/>
            </w:tcBorders>
            <w:vAlign w:val="center"/>
          </w:tcPr>
          <w:p w14:paraId="1865C2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12D1AD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1101DB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0F5A72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1BF9FEC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60AFA1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4CD3DF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7725B1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7C0C6C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039B71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7D5ADF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223287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077B20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19ACED4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1A17FA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2500A9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2572DD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452A3405" w14:textId="77777777" w:rsidTr="00E56613">
        <w:trPr>
          <w:trHeight w:val="270"/>
        </w:trPr>
        <w:tc>
          <w:tcPr>
            <w:tcW w:w="714" w:type="dxa"/>
            <w:tcBorders>
              <w:top w:val="single" w:sz="4" w:space="0" w:color="auto"/>
              <w:left w:val="single" w:sz="4" w:space="0" w:color="auto"/>
              <w:bottom w:val="single" w:sz="4" w:space="0" w:color="auto"/>
              <w:right w:val="single" w:sz="4" w:space="0" w:color="auto"/>
            </w:tcBorders>
            <w:vAlign w:val="bottom"/>
          </w:tcPr>
          <w:p w14:paraId="65171A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nil"/>
              <w:right w:val="nil"/>
            </w:tcBorders>
            <w:vAlign w:val="bottom"/>
          </w:tcPr>
          <w:p w14:paraId="426711C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8" w:space="0" w:color="auto"/>
              <w:bottom w:val="single" w:sz="8" w:space="0" w:color="auto"/>
              <w:right w:val="single" w:sz="4" w:space="0" w:color="auto"/>
            </w:tcBorders>
            <w:vAlign w:val="bottom"/>
          </w:tcPr>
          <w:p w14:paraId="0722ACB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8" w:space="0" w:color="auto"/>
              <w:right w:val="single" w:sz="4" w:space="0" w:color="auto"/>
            </w:tcBorders>
            <w:vAlign w:val="bottom"/>
          </w:tcPr>
          <w:p w14:paraId="584951C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8" w:space="0" w:color="auto"/>
              <w:right w:val="single" w:sz="4" w:space="0" w:color="auto"/>
            </w:tcBorders>
            <w:vAlign w:val="bottom"/>
          </w:tcPr>
          <w:p w14:paraId="0FD43DC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8" w:space="0" w:color="auto"/>
              <w:right w:val="single" w:sz="4" w:space="0" w:color="auto"/>
            </w:tcBorders>
            <w:vAlign w:val="bottom"/>
          </w:tcPr>
          <w:p w14:paraId="5C53C5E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14DB0B8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8" w:space="0" w:color="auto"/>
              <w:right w:val="single" w:sz="4" w:space="0" w:color="auto"/>
            </w:tcBorders>
            <w:vAlign w:val="bottom"/>
          </w:tcPr>
          <w:p w14:paraId="3255014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8" w:space="0" w:color="auto"/>
              <w:right w:val="single" w:sz="4" w:space="0" w:color="auto"/>
            </w:tcBorders>
            <w:vAlign w:val="bottom"/>
          </w:tcPr>
          <w:p w14:paraId="021E90C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8" w:space="0" w:color="auto"/>
              <w:right w:val="single" w:sz="4" w:space="0" w:color="auto"/>
            </w:tcBorders>
            <w:vAlign w:val="bottom"/>
          </w:tcPr>
          <w:p w14:paraId="69A40A0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8" w:space="0" w:color="auto"/>
              <w:right w:val="single" w:sz="4" w:space="0" w:color="auto"/>
            </w:tcBorders>
            <w:vAlign w:val="bottom"/>
          </w:tcPr>
          <w:p w14:paraId="5521F7E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8" w:space="0" w:color="auto"/>
              <w:right w:val="single" w:sz="4" w:space="0" w:color="auto"/>
            </w:tcBorders>
            <w:vAlign w:val="bottom"/>
          </w:tcPr>
          <w:p w14:paraId="132F3FD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8" w:space="0" w:color="auto"/>
              <w:right w:val="single" w:sz="4" w:space="0" w:color="auto"/>
            </w:tcBorders>
            <w:vAlign w:val="bottom"/>
          </w:tcPr>
          <w:p w14:paraId="16B0F16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8" w:space="0" w:color="auto"/>
              <w:right w:val="single" w:sz="4" w:space="0" w:color="auto"/>
            </w:tcBorders>
            <w:vAlign w:val="bottom"/>
          </w:tcPr>
          <w:p w14:paraId="1D2A9FA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8" w:space="0" w:color="auto"/>
              <w:right w:val="single" w:sz="4" w:space="0" w:color="auto"/>
            </w:tcBorders>
            <w:vAlign w:val="bottom"/>
          </w:tcPr>
          <w:p w14:paraId="073C180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8" w:space="0" w:color="auto"/>
              <w:right w:val="single" w:sz="4" w:space="0" w:color="auto"/>
            </w:tcBorders>
            <w:vAlign w:val="bottom"/>
          </w:tcPr>
          <w:p w14:paraId="27725AC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8" w:space="0" w:color="auto"/>
              <w:right w:val="single" w:sz="4" w:space="0" w:color="auto"/>
            </w:tcBorders>
            <w:vAlign w:val="bottom"/>
          </w:tcPr>
          <w:p w14:paraId="69121BE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8" w:space="0" w:color="auto"/>
              <w:right w:val="single" w:sz="8" w:space="0" w:color="auto"/>
            </w:tcBorders>
            <w:vAlign w:val="bottom"/>
          </w:tcPr>
          <w:p w14:paraId="76C6287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8" w:space="0" w:color="auto"/>
              <w:right w:val="single" w:sz="8" w:space="0" w:color="auto"/>
            </w:tcBorders>
            <w:vAlign w:val="bottom"/>
          </w:tcPr>
          <w:p w14:paraId="2B0A4C9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239F20ED"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7F1A8F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390DE84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w:t>
            </w:r>
          </w:p>
        </w:tc>
        <w:tc>
          <w:tcPr>
            <w:tcW w:w="779" w:type="dxa"/>
            <w:tcBorders>
              <w:top w:val="nil"/>
              <w:left w:val="single" w:sz="4" w:space="0" w:color="auto"/>
              <w:bottom w:val="single" w:sz="4" w:space="0" w:color="auto"/>
              <w:right w:val="single" w:sz="4" w:space="0" w:color="auto"/>
            </w:tcBorders>
            <w:vAlign w:val="bottom"/>
          </w:tcPr>
          <w:p w14:paraId="6594C1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6C7F1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F7655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9B77C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F1D0A8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82ABB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A646C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994342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5A1AF0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6C4B1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2CEF5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8BD5D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3B391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AE4AE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20B7A6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D63923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FEC34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DB054BD" w14:textId="77777777" w:rsidTr="00E56613">
        <w:trPr>
          <w:trHeight w:val="255"/>
        </w:trPr>
        <w:tc>
          <w:tcPr>
            <w:tcW w:w="0" w:type="auto"/>
            <w:vMerge/>
            <w:tcBorders>
              <w:top w:val="single" w:sz="4" w:space="0" w:color="auto"/>
              <w:left w:val="single" w:sz="8" w:space="0" w:color="auto"/>
              <w:bottom w:val="nil"/>
              <w:right w:val="nil"/>
            </w:tcBorders>
            <w:vAlign w:val="center"/>
          </w:tcPr>
          <w:p w14:paraId="2ABEEB5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957D1E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w:t>
            </w:r>
          </w:p>
        </w:tc>
        <w:tc>
          <w:tcPr>
            <w:tcW w:w="779" w:type="dxa"/>
            <w:tcBorders>
              <w:top w:val="nil"/>
              <w:left w:val="single" w:sz="4" w:space="0" w:color="auto"/>
              <w:bottom w:val="single" w:sz="4" w:space="0" w:color="auto"/>
              <w:right w:val="single" w:sz="4" w:space="0" w:color="auto"/>
            </w:tcBorders>
            <w:vAlign w:val="bottom"/>
          </w:tcPr>
          <w:p w14:paraId="391D89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D2DFF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89F6B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6FEE54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BAEFE9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36964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D429D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FA05C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61C1F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FF3C6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0610521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B2AE8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82422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D5D8D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903D3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2DA10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4" w:space="0" w:color="auto"/>
              <w:right w:val="single" w:sz="4" w:space="0" w:color="auto"/>
            </w:tcBorders>
            <w:vAlign w:val="bottom"/>
          </w:tcPr>
          <w:p w14:paraId="52C2FEA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229A9E2" w14:textId="77777777" w:rsidTr="00E56613">
        <w:trPr>
          <w:trHeight w:val="255"/>
        </w:trPr>
        <w:tc>
          <w:tcPr>
            <w:tcW w:w="0" w:type="auto"/>
            <w:vMerge/>
            <w:tcBorders>
              <w:top w:val="single" w:sz="4" w:space="0" w:color="auto"/>
              <w:left w:val="single" w:sz="8" w:space="0" w:color="auto"/>
              <w:bottom w:val="nil"/>
              <w:right w:val="nil"/>
            </w:tcBorders>
            <w:vAlign w:val="center"/>
          </w:tcPr>
          <w:p w14:paraId="10AFAB1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E43F97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3</w:t>
            </w:r>
          </w:p>
        </w:tc>
        <w:tc>
          <w:tcPr>
            <w:tcW w:w="779" w:type="dxa"/>
            <w:tcBorders>
              <w:top w:val="nil"/>
              <w:left w:val="single" w:sz="4" w:space="0" w:color="auto"/>
              <w:bottom w:val="single" w:sz="4" w:space="0" w:color="auto"/>
              <w:right w:val="single" w:sz="4" w:space="0" w:color="auto"/>
            </w:tcBorders>
            <w:vAlign w:val="bottom"/>
          </w:tcPr>
          <w:p w14:paraId="50C6D9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7891F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28A54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FDD8A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11019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1AEEF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F2633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78FAC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DCA21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E68DE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8210C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6DF65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3444F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EB980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7D75EC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00380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15843B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D835958" w14:textId="77777777" w:rsidTr="00E56613">
        <w:trPr>
          <w:trHeight w:val="255"/>
        </w:trPr>
        <w:tc>
          <w:tcPr>
            <w:tcW w:w="0" w:type="auto"/>
            <w:vMerge/>
            <w:tcBorders>
              <w:top w:val="single" w:sz="4" w:space="0" w:color="auto"/>
              <w:left w:val="single" w:sz="8" w:space="0" w:color="auto"/>
              <w:bottom w:val="nil"/>
              <w:right w:val="nil"/>
            </w:tcBorders>
            <w:vAlign w:val="center"/>
          </w:tcPr>
          <w:p w14:paraId="1366E8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DF7B57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4</w:t>
            </w:r>
          </w:p>
        </w:tc>
        <w:tc>
          <w:tcPr>
            <w:tcW w:w="779" w:type="dxa"/>
            <w:tcBorders>
              <w:top w:val="nil"/>
              <w:left w:val="single" w:sz="4" w:space="0" w:color="auto"/>
              <w:bottom w:val="single" w:sz="4" w:space="0" w:color="auto"/>
              <w:right w:val="single" w:sz="4" w:space="0" w:color="auto"/>
            </w:tcBorders>
            <w:vAlign w:val="bottom"/>
          </w:tcPr>
          <w:p w14:paraId="52FA92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1CFDF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EB36B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41F51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08A66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8872E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51556B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EAD98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4D1B1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BA61F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F168D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F4B59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8C797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C0BCE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BFE36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3276297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A20F5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ED1CE0D"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307801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1C943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12D77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85BE7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8D386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5DCC9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21BBF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D7CBF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65C47A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DA494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DEA59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527ED48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6AB3B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521825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36F0F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56AAD1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2265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2C90EC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313D1FCF" w14:textId="77777777" w:rsidTr="00E56613">
        <w:trPr>
          <w:trHeight w:val="255"/>
        </w:trPr>
        <w:tc>
          <w:tcPr>
            <w:tcW w:w="714" w:type="dxa"/>
            <w:vMerge w:val="restart"/>
            <w:tcBorders>
              <w:top w:val="nil"/>
              <w:left w:val="single" w:sz="8" w:space="0" w:color="auto"/>
              <w:bottom w:val="single" w:sz="4" w:space="0" w:color="auto"/>
              <w:right w:val="nil"/>
            </w:tcBorders>
            <w:shd w:val="clear" w:color="auto" w:fill="CCFFCC"/>
            <w:vAlign w:val="center"/>
          </w:tcPr>
          <w:p w14:paraId="61DA97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2</w:t>
            </w:r>
          </w:p>
        </w:tc>
        <w:tc>
          <w:tcPr>
            <w:tcW w:w="590" w:type="dxa"/>
            <w:tcBorders>
              <w:top w:val="nil"/>
              <w:left w:val="single" w:sz="4" w:space="0" w:color="auto"/>
              <w:bottom w:val="nil"/>
              <w:right w:val="single" w:sz="4" w:space="0" w:color="auto"/>
            </w:tcBorders>
            <w:shd w:val="clear" w:color="auto" w:fill="CCFFCC"/>
            <w:vAlign w:val="bottom"/>
          </w:tcPr>
          <w:p w14:paraId="19E373C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5</w:t>
            </w:r>
          </w:p>
        </w:tc>
        <w:tc>
          <w:tcPr>
            <w:tcW w:w="779" w:type="dxa"/>
            <w:tcBorders>
              <w:top w:val="nil"/>
              <w:left w:val="single" w:sz="4" w:space="0" w:color="auto"/>
              <w:bottom w:val="single" w:sz="4" w:space="0" w:color="auto"/>
              <w:right w:val="single" w:sz="4" w:space="0" w:color="auto"/>
            </w:tcBorders>
            <w:vAlign w:val="bottom"/>
          </w:tcPr>
          <w:p w14:paraId="45DD36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286F96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F1A3E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CE837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3AB10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4AB99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63F29E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03800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F6E75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BB028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01335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C04C6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E3592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84088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EB68D8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7C60754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B80A4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6D38A0D4" w14:textId="77777777" w:rsidTr="00E56613">
        <w:trPr>
          <w:trHeight w:val="255"/>
        </w:trPr>
        <w:tc>
          <w:tcPr>
            <w:tcW w:w="0" w:type="auto"/>
            <w:vMerge/>
            <w:tcBorders>
              <w:top w:val="nil"/>
              <w:left w:val="single" w:sz="8" w:space="0" w:color="auto"/>
              <w:bottom w:val="single" w:sz="4" w:space="0" w:color="auto"/>
              <w:right w:val="nil"/>
            </w:tcBorders>
            <w:vAlign w:val="center"/>
          </w:tcPr>
          <w:p w14:paraId="10FA1BA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6604564C"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6</w:t>
            </w:r>
          </w:p>
        </w:tc>
        <w:tc>
          <w:tcPr>
            <w:tcW w:w="779" w:type="dxa"/>
            <w:tcBorders>
              <w:top w:val="nil"/>
              <w:left w:val="single" w:sz="4" w:space="0" w:color="auto"/>
              <w:bottom w:val="single" w:sz="4" w:space="0" w:color="auto"/>
              <w:right w:val="single" w:sz="4" w:space="0" w:color="auto"/>
            </w:tcBorders>
            <w:vAlign w:val="bottom"/>
          </w:tcPr>
          <w:p w14:paraId="4F6F80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38F14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3149C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8C499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936AE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1C1A3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CB44F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C69FF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96E31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36A9C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C0F4B6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1CBA4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C6BE7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28BFB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F346C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922EA1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B7B88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F880744" w14:textId="77777777" w:rsidTr="00E56613">
        <w:trPr>
          <w:trHeight w:val="255"/>
        </w:trPr>
        <w:tc>
          <w:tcPr>
            <w:tcW w:w="0" w:type="auto"/>
            <w:vMerge/>
            <w:tcBorders>
              <w:top w:val="nil"/>
              <w:left w:val="single" w:sz="8" w:space="0" w:color="auto"/>
              <w:bottom w:val="single" w:sz="4" w:space="0" w:color="auto"/>
              <w:right w:val="nil"/>
            </w:tcBorders>
            <w:vAlign w:val="center"/>
          </w:tcPr>
          <w:p w14:paraId="307EE8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0FB3811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7</w:t>
            </w:r>
          </w:p>
        </w:tc>
        <w:tc>
          <w:tcPr>
            <w:tcW w:w="779" w:type="dxa"/>
            <w:tcBorders>
              <w:top w:val="nil"/>
              <w:left w:val="single" w:sz="4" w:space="0" w:color="auto"/>
              <w:bottom w:val="single" w:sz="4" w:space="0" w:color="auto"/>
              <w:right w:val="single" w:sz="4" w:space="0" w:color="auto"/>
            </w:tcBorders>
            <w:vAlign w:val="bottom"/>
          </w:tcPr>
          <w:p w14:paraId="746C0E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707303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74724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4F4621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07201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0B23C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0D2DE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4B0F1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13236A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50AA69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5" w:type="dxa"/>
            <w:tcBorders>
              <w:top w:val="single" w:sz="4" w:space="0" w:color="auto"/>
              <w:left w:val="single" w:sz="4" w:space="0" w:color="auto"/>
              <w:bottom w:val="single" w:sz="4" w:space="0" w:color="auto"/>
              <w:right w:val="single" w:sz="4" w:space="0" w:color="auto"/>
            </w:tcBorders>
            <w:vAlign w:val="bottom"/>
          </w:tcPr>
          <w:p w14:paraId="349C19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639969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81" w:type="dxa"/>
            <w:tcBorders>
              <w:top w:val="single" w:sz="4" w:space="0" w:color="auto"/>
              <w:left w:val="single" w:sz="4" w:space="0" w:color="auto"/>
              <w:bottom w:val="single" w:sz="4" w:space="0" w:color="auto"/>
              <w:right w:val="single" w:sz="4" w:space="0" w:color="auto"/>
            </w:tcBorders>
            <w:vAlign w:val="bottom"/>
          </w:tcPr>
          <w:p w14:paraId="0F7476B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1FAE81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5" w:type="dxa"/>
            <w:tcBorders>
              <w:top w:val="single" w:sz="4" w:space="0" w:color="auto"/>
              <w:left w:val="single" w:sz="4" w:space="0" w:color="auto"/>
              <w:bottom w:val="single" w:sz="4" w:space="0" w:color="auto"/>
              <w:right w:val="single" w:sz="4" w:space="0" w:color="auto"/>
            </w:tcBorders>
            <w:vAlign w:val="bottom"/>
          </w:tcPr>
          <w:p w14:paraId="11A617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2BDE0B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36" w:type="dxa"/>
            <w:tcBorders>
              <w:top w:val="single" w:sz="4" w:space="0" w:color="auto"/>
              <w:left w:val="single" w:sz="4" w:space="0" w:color="auto"/>
              <w:bottom w:val="single" w:sz="4" w:space="0" w:color="auto"/>
              <w:right w:val="single" w:sz="4" w:space="0" w:color="auto"/>
            </w:tcBorders>
            <w:vAlign w:val="bottom"/>
          </w:tcPr>
          <w:p w14:paraId="005F352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E0E46DA" w14:textId="77777777" w:rsidTr="00E56613">
        <w:trPr>
          <w:trHeight w:val="255"/>
        </w:trPr>
        <w:tc>
          <w:tcPr>
            <w:tcW w:w="0" w:type="auto"/>
            <w:vMerge/>
            <w:tcBorders>
              <w:top w:val="nil"/>
              <w:left w:val="single" w:sz="8" w:space="0" w:color="auto"/>
              <w:bottom w:val="single" w:sz="4" w:space="0" w:color="auto"/>
              <w:right w:val="nil"/>
            </w:tcBorders>
            <w:vAlign w:val="center"/>
          </w:tcPr>
          <w:p w14:paraId="008BA89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8CEF4B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068E8D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5D3C9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8DF64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D31E1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DB77F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396BA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86FB3E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0562B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44C000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14E7A9B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1666D7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026FCD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1635E3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C626C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56E723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7C483BB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7A287B4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F38403E" w14:textId="77777777" w:rsidTr="00E56613">
        <w:trPr>
          <w:trHeight w:val="270"/>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04C12757"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010ED7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31779B7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54951A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771AEB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5EC210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560051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653502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3DB96B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0D6E74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616B15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64266E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3172D1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1CE4A5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0AB13D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4C872D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78EA11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46AB28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25%</w:t>
            </w:r>
          </w:p>
        </w:tc>
      </w:tr>
    </w:tbl>
    <w:p w14:paraId="1C0556C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4C754DC5"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13DFCC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0BC324B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586324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6E8463D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67F6DD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048A89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51C7B8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760A4B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03FB4C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5AA8A5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12DDB0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DB656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717DC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296FE8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454240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19BC29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62997BB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352C0FB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7662EE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2B695423"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4B355DA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5956966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69D4B2E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1FDF23D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4E6E376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755178B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5191B53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5DE1CE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3AC0D38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128092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6985EC2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51C065F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5D145C24"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711FBFB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6A0BE71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65AD3BF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41E3428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467D462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4EF86C8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3277B8F7"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02CD80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0C01604"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9</w:t>
            </w:r>
          </w:p>
        </w:tc>
        <w:tc>
          <w:tcPr>
            <w:tcW w:w="779" w:type="dxa"/>
            <w:tcBorders>
              <w:top w:val="nil"/>
              <w:left w:val="single" w:sz="4" w:space="0" w:color="auto"/>
              <w:bottom w:val="single" w:sz="4" w:space="0" w:color="auto"/>
              <w:right w:val="single" w:sz="4" w:space="0" w:color="auto"/>
            </w:tcBorders>
            <w:vAlign w:val="bottom"/>
          </w:tcPr>
          <w:p w14:paraId="04195D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C2834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D838ED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B0AA12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1D5E6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5EA75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EA3DC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F44664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E1477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2271B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14709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D393D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8078B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7AA2E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FC8B7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24620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7632B0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E36B598" w14:textId="77777777" w:rsidTr="00E56613">
        <w:trPr>
          <w:trHeight w:val="255"/>
        </w:trPr>
        <w:tc>
          <w:tcPr>
            <w:tcW w:w="0" w:type="auto"/>
            <w:vMerge/>
            <w:tcBorders>
              <w:top w:val="single" w:sz="4" w:space="0" w:color="auto"/>
              <w:left w:val="single" w:sz="8" w:space="0" w:color="auto"/>
              <w:bottom w:val="nil"/>
              <w:right w:val="nil"/>
            </w:tcBorders>
            <w:vAlign w:val="center"/>
          </w:tcPr>
          <w:p w14:paraId="35FF9F6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A9299F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10</w:t>
            </w:r>
          </w:p>
        </w:tc>
        <w:tc>
          <w:tcPr>
            <w:tcW w:w="779" w:type="dxa"/>
            <w:tcBorders>
              <w:top w:val="nil"/>
              <w:left w:val="single" w:sz="4" w:space="0" w:color="auto"/>
              <w:bottom w:val="single" w:sz="4" w:space="0" w:color="auto"/>
              <w:right w:val="single" w:sz="4" w:space="0" w:color="auto"/>
            </w:tcBorders>
            <w:vAlign w:val="bottom"/>
          </w:tcPr>
          <w:p w14:paraId="552A76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91F1B6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96C43A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96CE8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22E35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1D22F2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76771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66A40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52F6FE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7E4C18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7DE1B6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571218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C4838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9B02A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658D1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nil"/>
              <w:left w:val="single" w:sz="4" w:space="0" w:color="auto"/>
              <w:bottom w:val="single" w:sz="4" w:space="0" w:color="auto"/>
              <w:right w:val="single" w:sz="4" w:space="0" w:color="auto"/>
            </w:tcBorders>
            <w:vAlign w:val="bottom"/>
          </w:tcPr>
          <w:p w14:paraId="785882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768D1A4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6ABF8C5" w14:textId="77777777" w:rsidTr="00E56613">
        <w:trPr>
          <w:trHeight w:val="255"/>
        </w:trPr>
        <w:tc>
          <w:tcPr>
            <w:tcW w:w="0" w:type="auto"/>
            <w:vMerge/>
            <w:tcBorders>
              <w:top w:val="single" w:sz="4" w:space="0" w:color="auto"/>
              <w:left w:val="single" w:sz="8" w:space="0" w:color="auto"/>
              <w:bottom w:val="nil"/>
              <w:right w:val="nil"/>
            </w:tcBorders>
            <w:vAlign w:val="center"/>
          </w:tcPr>
          <w:p w14:paraId="33E155E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6AA0012"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11</w:t>
            </w:r>
          </w:p>
        </w:tc>
        <w:tc>
          <w:tcPr>
            <w:tcW w:w="779" w:type="dxa"/>
            <w:tcBorders>
              <w:top w:val="nil"/>
              <w:left w:val="single" w:sz="4" w:space="0" w:color="auto"/>
              <w:bottom w:val="single" w:sz="4" w:space="0" w:color="auto"/>
              <w:right w:val="single" w:sz="4" w:space="0" w:color="auto"/>
            </w:tcBorders>
            <w:vAlign w:val="bottom"/>
          </w:tcPr>
          <w:p w14:paraId="22D19B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E421D0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9611C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D826A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2B32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7446C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6F3AC9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D31B8F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7926C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76C372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D8B7AD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AF4C7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BA2C0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DB410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FDBDD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0D1B4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17F8965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70EB5EC" w14:textId="77777777" w:rsidTr="00E56613">
        <w:trPr>
          <w:trHeight w:val="255"/>
        </w:trPr>
        <w:tc>
          <w:tcPr>
            <w:tcW w:w="0" w:type="auto"/>
            <w:vMerge/>
            <w:tcBorders>
              <w:top w:val="single" w:sz="4" w:space="0" w:color="auto"/>
              <w:left w:val="single" w:sz="8" w:space="0" w:color="auto"/>
              <w:bottom w:val="nil"/>
              <w:right w:val="nil"/>
            </w:tcBorders>
            <w:vAlign w:val="center"/>
          </w:tcPr>
          <w:p w14:paraId="7E7378C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EEC602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12</w:t>
            </w:r>
          </w:p>
        </w:tc>
        <w:tc>
          <w:tcPr>
            <w:tcW w:w="779" w:type="dxa"/>
            <w:tcBorders>
              <w:top w:val="nil"/>
              <w:left w:val="single" w:sz="4" w:space="0" w:color="auto"/>
              <w:bottom w:val="single" w:sz="4" w:space="0" w:color="auto"/>
              <w:right w:val="single" w:sz="4" w:space="0" w:color="auto"/>
            </w:tcBorders>
            <w:vAlign w:val="bottom"/>
          </w:tcPr>
          <w:p w14:paraId="3D3087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9CD74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9F2C7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61D2949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69BB4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E5C39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318C5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851C3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3B61E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0CBBEEF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0CC0A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4EA93E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DDB28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BA4CB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C13CE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EE1F08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0CD4495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F2ADABE"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A65E95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2B66B5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B4047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2C03555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6EC9B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E21FB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8AA5F3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B14CF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858E7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5C5D7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1FA33F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6A81E1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A9620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C6612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2DC73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E4D81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E7459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08F29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45522632"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0A1684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1CE5849B"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13</w:t>
            </w:r>
          </w:p>
        </w:tc>
        <w:tc>
          <w:tcPr>
            <w:tcW w:w="779" w:type="dxa"/>
            <w:tcBorders>
              <w:top w:val="nil"/>
              <w:left w:val="single" w:sz="4" w:space="0" w:color="auto"/>
              <w:bottom w:val="single" w:sz="4" w:space="0" w:color="auto"/>
              <w:right w:val="single" w:sz="4" w:space="0" w:color="auto"/>
            </w:tcBorders>
            <w:vAlign w:val="bottom"/>
          </w:tcPr>
          <w:p w14:paraId="2C1CF5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E13EAE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D277D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EFDF3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F6890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987B9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6EBEE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4361C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0B0159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DCA48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43991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F9A4E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2DBC51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95125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DEC6C1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21FA9C5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64BCF0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416398A" w14:textId="77777777" w:rsidTr="00E56613">
        <w:trPr>
          <w:trHeight w:val="255"/>
        </w:trPr>
        <w:tc>
          <w:tcPr>
            <w:tcW w:w="0" w:type="auto"/>
            <w:vMerge/>
            <w:tcBorders>
              <w:top w:val="nil"/>
              <w:left w:val="single" w:sz="8" w:space="0" w:color="auto"/>
              <w:bottom w:val="nil"/>
              <w:right w:val="nil"/>
            </w:tcBorders>
            <w:vAlign w:val="center"/>
          </w:tcPr>
          <w:p w14:paraId="7B9020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32E901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14</w:t>
            </w:r>
          </w:p>
        </w:tc>
        <w:tc>
          <w:tcPr>
            <w:tcW w:w="779" w:type="dxa"/>
            <w:tcBorders>
              <w:top w:val="nil"/>
              <w:left w:val="single" w:sz="4" w:space="0" w:color="auto"/>
              <w:bottom w:val="single" w:sz="4" w:space="0" w:color="auto"/>
              <w:right w:val="single" w:sz="4" w:space="0" w:color="auto"/>
            </w:tcBorders>
            <w:vAlign w:val="bottom"/>
          </w:tcPr>
          <w:p w14:paraId="0C5BDD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B4151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3EC1DB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243D7D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5FA02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336EA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CE7E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8E42E1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34C8B5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2F20D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B0647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AF7C7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EB71B2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19920C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3A8C21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2CEC35D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7CDA0C4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4D81B81" w14:textId="77777777" w:rsidTr="00E56613">
        <w:trPr>
          <w:trHeight w:val="255"/>
        </w:trPr>
        <w:tc>
          <w:tcPr>
            <w:tcW w:w="0" w:type="auto"/>
            <w:vMerge/>
            <w:tcBorders>
              <w:top w:val="nil"/>
              <w:left w:val="single" w:sz="8" w:space="0" w:color="auto"/>
              <w:bottom w:val="nil"/>
              <w:right w:val="nil"/>
            </w:tcBorders>
            <w:vAlign w:val="center"/>
          </w:tcPr>
          <w:p w14:paraId="73AA48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69B5AF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15</w:t>
            </w:r>
          </w:p>
        </w:tc>
        <w:tc>
          <w:tcPr>
            <w:tcW w:w="779" w:type="dxa"/>
            <w:tcBorders>
              <w:top w:val="nil"/>
              <w:left w:val="single" w:sz="4" w:space="0" w:color="auto"/>
              <w:bottom w:val="single" w:sz="4" w:space="0" w:color="auto"/>
              <w:right w:val="single" w:sz="4" w:space="0" w:color="auto"/>
            </w:tcBorders>
            <w:vAlign w:val="bottom"/>
          </w:tcPr>
          <w:p w14:paraId="70FE795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D8212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2019B8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2B851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42AC5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7F38D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58AA5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2F657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F98A8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E76729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11625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9AE5C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110C1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AD9DE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3275B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17E3B21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534C78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62DC134" w14:textId="77777777" w:rsidTr="00E56613">
        <w:trPr>
          <w:trHeight w:val="255"/>
        </w:trPr>
        <w:tc>
          <w:tcPr>
            <w:tcW w:w="0" w:type="auto"/>
            <w:vMerge/>
            <w:tcBorders>
              <w:top w:val="nil"/>
              <w:left w:val="single" w:sz="8" w:space="0" w:color="auto"/>
              <w:bottom w:val="nil"/>
              <w:right w:val="nil"/>
            </w:tcBorders>
            <w:vAlign w:val="center"/>
          </w:tcPr>
          <w:p w14:paraId="11A3EEF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9126D8A"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16</w:t>
            </w:r>
          </w:p>
        </w:tc>
        <w:tc>
          <w:tcPr>
            <w:tcW w:w="779" w:type="dxa"/>
            <w:tcBorders>
              <w:top w:val="nil"/>
              <w:left w:val="single" w:sz="4" w:space="0" w:color="auto"/>
              <w:bottom w:val="single" w:sz="4" w:space="0" w:color="auto"/>
              <w:right w:val="single" w:sz="4" w:space="0" w:color="auto"/>
            </w:tcBorders>
            <w:vAlign w:val="bottom"/>
          </w:tcPr>
          <w:p w14:paraId="330126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4E3818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9041EF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0E24881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2A85306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29E77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4545C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36BBBE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6714B7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0CEC6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7AFF17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73CE37C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93E517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6C908D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96517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644F7A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EDD987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9072A44"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459AA6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EEBFCD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E4F13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AB3AD3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7A08119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2985B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9F073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88D93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A61A1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E88DD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39FF7F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AF9BDB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59EEF0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3E9845E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BF9F6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3C538B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C0F76A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284779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02ED51DE"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p w14:paraId="656A58FC"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Pr>
      </w:pP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1453592E"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3BE4A34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4D57A7B7"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36C9EC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B8970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62ACEB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1EC195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039907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20C6CB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057DFF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4DCE3D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7C1154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3FE114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8D83A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5A393E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61140D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5945CC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65CF5B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5F0918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7B0F48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02AA6330"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C90E7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3E0DA5F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bottom"/>
          </w:tcPr>
          <w:p w14:paraId="2CA3C7D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single" w:sz="4" w:space="0" w:color="auto"/>
              <w:left w:val="single" w:sz="4" w:space="0" w:color="auto"/>
              <w:bottom w:val="single" w:sz="4" w:space="0" w:color="auto"/>
              <w:right w:val="single" w:sz="4" w:space="0" w:color="auto"/>
            </w:tcBorders>
            <w:vAlign w:val="bottom"/>
          </w:tcPr>
          <w:p w14:paraId="22378E2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single" w:sz="4" w:space="0" w:color="auto"/>
              <w:left w:val="single" w:sz="4" w:space="0" w:color="auto"/>
              <w:bottom w:val="single" w:sz="4" w:space="0" w:color="auto"/>
              <w:right w:val="single" w:sz="4" w:space="0" w:color="auto"/>
            </w:tcBorders>
            <w:vAlign w:val="bottom"/>
          </w:tcPr>
          <w:p w14:paraId="485452D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single" w:sz="4" w:space="0" w:color="auto"/>
              <w:left w:val="single" w:sz="4" w:space="0" w:color="auto"/>
              <w:bottom w:val="single" w:sz="4" w:space="0" w:color="auto"/>
              <w:right w:val="single" w:sz="4" w:space="0" w:color="auto"/>
            </w:tcBorders>
            <w:vAlign w:val="bottom"/>
          </w:tcPr>
          <w:p w14:paraId="65FAED8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6678263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single" w:sz="4" w:space="0" w:color="auto"/>
              <w:left w:val="single" w:sz="4" w:space="0" w:color="auto"/>
              <w:bottom w:val="single" w:sz="4" w:space="0" w:color="auto"/>
              <w:right w:val="single" w:sz="4" w:space="0" w:color="auto"/>
            </w:tcBorders>
            <w:vAlign w:val="bottom"/>
          </w:tcPr>
          <w:p w14:paraId="2A5E1C3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single" w:sz="4" w:space="0" w:color="auto"/>
              <w:left w:val="single" w:sz="4" w:space="0" w:color="auto"/>
              <w:bottom w:val="single" w:sz="4" w:space="0" w:color="auto"/>
              <w:right w:val="single" w:sz="4" w:space="0" w:color="auto"/>
            </w:tcBorders>
            <w:vAlign w:val="bottom"/>
          </w:tcPr>
          <w:p w14:paraId="776C36F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single" w:sz="4" w:space="0" w:color="auto"/>
              <w:left w:val="single" w:sz="4" w:space="0" w:color="auto"/>
              <w:bottom w:val="single" w:sz="4" w:space="0" w:color="auto"/>
              <w:right w:val="single" w:sz="4" w:space="0" w:color="auto"/>
            </w:tcBorders>
            <w:vAlign w:val="bottom"/>
          </w:tcPr>
          <w:p w14:paraId="0D85F0F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single" w:sz="4" w:space="0" w:color="auto"/>
              <w:left w:val="single" w:sz="4" w:space="0" w:color="auto"/>
              <w:bottom w:val="single" w:sz="4" w:space="0" w:color="auto"/>
              <w:right w:val="single" w:sz="4" w:space="0" w:color="auto"/>
            </w:tcBorders>
            <w:vAlign w:val="bottom"/>
          </w:tcPr>
          <w:p w14:paraId="667AB73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single" w:sz="4" w:space="0" w:color="auto"/>
              <w:left w:val="single" w:sz="4" w:space="0" w:color="auto"/>
              <w:bottom w:val="single" w:sz="4" w:space="0" w:color="auto"/>
              <w:right w:val="single" w:sz="4" w:space="0" w:color="auto"/>
            </w:tcBorders>
            <w:vAlign w:val="bottom"/>
          </w:tcPr>
          <w:p w14:paraId="0CD346E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single" w:sz="4" w:space="0" w:color="auto"/>
              <w:left w:val="single" w:sz="4" w:space="0" w:color="auto"/>
              <w:bottom w:val="single" w:sz="4" w:space="0" w:color="auto"/>
              <w:right w:val="single" w:sz="4" w:space="0" w:color="auto"/>
            </w:tcBorders>
            <w:vAlign w:val="bottom"/>
          </w:tcPr>
          <w:p w14:paraId="205476F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single" w:sz="4" w:space="0" w:color="auto"/>
              <w:left w:val="single" w:sz="4" w:space="0" w:color="auto"/>
              <w:bottom w:val="single" w:sz="4" w:space="0" w:color="auto"/>
              <w:right w:val="single" w:sz="4" w:space="0" w:color="auto"/>
            </w:tcBorders>
            <w:vAlign w:val="bottom"/>
          </w:tcPr>
          <w:p w14:paraId="6364DA8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single" w:sz="4" w:space="0" w:color="auto"/>
              <w:left w:val="single" w:sz="4" w:space="0" w:color="auto"/>
              <w:bottom w:val="single" w:sz="4" w:space="0" w:color="auto"/>
              <w:right w:val="single" w:sz="4" w:space="0" w:color="auto"/>
            </w:tcBorders>
            <w:vAlign w:val="bottom"/>
          </w:tcPr>
          <w:p w14:paraId="2F1FCC4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single" w:sz="4" w:space="0" w:color="auto"/>
              <w:left w:val="single" w:sz="4" w:space="0" w:color="auto"/>
              <w:bottom w:val="single" w:sz="4" w:space="0" w:color="auto"/>
              <w:right w:val="single" w:sz="4" w:space="0" w:color="auto"/>
            </w:tcBorders>
            <w:vAlign w:val="bottom"/>
          </w:tcPr>
          <w:p w14:paraId="71ED7159"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single" w:sz="4" w:space="0" w:color="auto"/>
              <w:left w:val="single" w:sz="4" w:space="0" w:color="auto"/>
              <w:bottom w:val="single" w:sz="4" w:space="0" w:color="auto"/>
              <w:right w:val="single" w:sz="4" w:space="0" w:color="auto"/>
            </w:tcBorders>
            <w:vAlign w:val="bottom"/>
          </w:tcPr>
          <w:p w14:paraId="3D22593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single" w:sz="4" w:space="0" w:color="auto"/>
              <w:left w:val="single" w:sz="4" w:space="0" w:color="auto"/>
              <w:bottom w:val="single" w:sz="4" w:space="0" w:color="auto"/>
              <w:right w:val="single" w:sz="4" w:space="0" w:color="auto"/>
            </w:tcBorders>
            <w:vAlign w:val="bottom"/>
          </w:tcPr>
          <w:p w14:paraId="69C4A25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single" w:sz="4" w:space="0" w:color="auto"/>
              <w:left w:val="single" w:sz="4" w:space="0" w:color="auto"/>
              <w:bottom w:val="single" w:sz="4" w:space="0" w:color="auto"/>
              <w:right w:val="single" w:sz="4" w:space="0" w:color="auto"/>
            </w:tcBorders>
            <w:vAlign w:val="bottom"/>
          </w:tcPr>
          <w:p w14:paraId="3795A366"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356C53AE" w14:textId="77777777" w:rsidTr="00E56613">
        <w:trPr>
          <w:trHeight w:val="255"/>
        </w:trPr>
        <w:tc>
          <w:tcPr>
            <w:tcW w:w="714" w:type="dxa"/>
            <w:vMerge w:val="restart"/>
            <w:tcBorders>
              <w:top w:val="single" w:sz="4" w:space="0" w:color="auto"/>
              <w:left w:val="single" w:sz="4" w:space="0" w:color="auto"/>
              <w:bottom w:val="nil"/>
              <w:right w:val="nil"/>
            </w:tcBorders>
            <w:shd w:val="clear" w:color="auto" w:fill="CCFFCC"/>
            <w:vAlign w:val="center"/>
          </w:tcPr>
          <w:p w14:paraId="5DABE7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26E97D1F"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6671D53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80D9F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7DB4BED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1A0A21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1A140F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24510A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E9CABD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B7A04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531E57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4E133B7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52DCDE2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7E4378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7D739E4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78BA4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23457BB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3BA7F45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3555BE2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222C141" w14:textId="77777777" w:rsidTr="00E56613">
        <w:trPr>
          <w:trHeight w:val="255"/>
        </w:trPr>
        <w:tc>
          <w:tcPr>
            <w:tcW w:w="0" w:type="auto"/>
            <w:vMerge/>
            <w:tcBorders>
              <w:top w:val="single" w:sz="4" w:space="0" w:color="auto"/>
              <w:left w:val="single" w:sz="4" w:space="0" w:color="auto"/>
              <w:bottom w:val="nil"/>
              <w:right w:val="nil"/>
            </w:tcBorders>
            <w:vAlign w:val="center"/>
          </w:tcPr>
          <w:p w14:paraId="17D3039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153CA4D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528CE4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218DB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E9FD3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247391A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00A6828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EEAB2B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CD5D98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306583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7571E0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single" w:sz="4" w:space="0" w:color="auto"/>
              <w:left w:val="single" w:sz="4" w:space="0" w:color="auto"/>
              <w:bottom w:val="single" w:sz="4" w:space="0" w:color="auto"/>
              <w:right w:val="single" w:sz="4" w:space="0" w:color="auto"/>
            </w:tcBorders>
            <w:vAlign w:val="bottom"/>
          </w:tcPr>
          <w:p w14:paraId="2CB628D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634A5FC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3748552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6CF815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45364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0E48596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single" w:sz="4" w:space="0" w:color="auto"/>
              <w:left w:val="single" w:sz="4" w:space="0" w:color="auto"/>
              <w:bottom w:val="single" w:sz="4" w:space="0" w:color="auto"/>
              <w:right w:val="single" w:sz="4" w:space="0" w:color="auto"/>
            </w:tcBorders>
            <w:vAlign w:val="bottom"/>
          </w:tcPr>
          <w:p w14:paraId="089B2B0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43CF48A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862281A" w14:textId="77777777" w:rsidTr="00E56613">
        <w:trPr>
          <w:trHeight w:val="255"/>
        </w:trPr>
        <w:tc>
          <w:tcPr>
            <w:tcW w:w="0" w:type="auto"/>
            <w:vMerge/>
            <w:tcBorders>
              <w:top w:val="single" w:sz="4" w:space="0" w:color="auto"/>
              <w:left w:val="single" w:sz="4" w:space="0" w:color="auto"/>
              <w:bottom w:val="nil"/>
              <w:right w:val="nil"/>
            </w:tcBorders>
            <w:vAlign w:val="center"/>
          </w:tcPr>
          <w:p w14:paraId="0A5C8FE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C08D6EE"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19</w:t>
            </w:r>
          </w:p>
        </w:tc>
        <w:tc>
          <w:tcPr>
            <w:tcW w:w="779" w:type="dxa"/>
            <w:tcBorders>
              <w:top w:val="nil"/>
              <w:left w:val="single" w:sz="4" w:space="0" w:color="auto"/>
              <w:bottom w:val="single" w:sz="4" w:space="0" w:color="auto"/>
              <w:right w:val="single" w:sz="4" w:space="0" w:color="auto"/>
            </w:tcBorders>
            <w:vAlign w:val="bottom"/>
          </w:tcPr>
          <w:p w14:paraId="1A2A1C4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C8C9B3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192C4C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3801B8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4ADC18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E5E8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70ADB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6A2F6C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24E2CDB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2BF9FA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00B323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891AF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80603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9C2704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35AB8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6A6C817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5FB0B02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567D3B0F" w14:textId="77777777" w:rsidTr="00E56613">
        <w:trPr>
          <w:trHeight w:val="255"/>
        </w:trPr>
        <w:tc>
          <w:tcPr>
            <w:tcW w:w="0" w:type="auto"/>
            <w:vMerge/>
            <w:tcBorders>
              <w:top w:val="single" w:sz="4" w:space="0" w:color="auto"/>
              <w:left w:val="single" w:sz="4" w:space="0" w:color="auto"/>
              <w:bottom w:val="nil"/>
              <w:right w:val="nil"/>
            </w:tcBorders>
            <w:vAlign w:val="center"/>
          </w:tcPr>
          <w:p w14:paraId="08A92AD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5CDC3E55"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08503B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09109AF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D1630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73F3F2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single" w:sz="4" w:space="0" w:color="auto"/>
              <w:left w:val="single" w:sz="4" w:space="0" w:color="auto"/>
              <w:bottom w:val="single" w:sz="4" w:space="0" w:color="auto"/>
              <w:right w:val="single" w:sz="4" w:space="0" w:color="auto"/>
            </w:tcBorders>
            <w:vAlign w:val="bottom"/>
          </w:tcPr>
          <w:p w14:paraId="106613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70DDE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98%</w:t>
            </w:r>
          </w:p>
        </w:tc>
        <w:tc>
          <w:tcPr>
            <w:tcW w:w="728" w:type="dxa"/>
            <w:tcBorders>
              <w:top w:val="single" w:sz="4" w:space="0" w:color="auto"/>
              <w:left w:val="single" w:sz="4" w:space="0" w:color="auto"/>
              <w:bottom w:val="single" w:sz="4" w:space="0" w:color="auto"/>
              <w:right w:val="single" w:sz="4" w:space="0" w:color="auto"/>
            </w:tcBorders>
            <w:vAlign w:val="bottom"/>
          </w:tcPr>
          <w:p w14:paraId="2A2216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857" w:type="dxa"/>
            <w:tcBorders>
              <w:top w:val="single" w:sz="4" w:space="0" w:color="auto"/>
              <w:left w:val="single" w:sz="4" w:space="0" w:color="auto"/>
              <w:bottom w:val="single" w:sz="4" w:space="0" w:color="auto"/>
              <w:right w:val="single" w:sz="4" w:space="0" w:color="auto"/>
            </w:tcBorders>
            <w:vAlign w:val="bottom"/>
          </w:tcPr>
          <w:p w14:paraId="78B8F6A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single" w:sz="4" w:space="0" w:color="auto"/>
              <w:left w:val="single" w:sz="4" w:space="0" w:color="auto"/>
              <w:bottom w:val="single" w:sz="4" w:space="0" w:color="auto"/>
              <w:right w:val="single" w:sz="4" w:space="0" w:color="auto"/>
            </w:tcBorders>
            <w:vAlign w:val="bottom"/>
          </w:tcPr>
          <w:p w14:paraId="6ADBB47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68" w:type="dxa"/>
            <w:tcBorders>
              <w:top w:val="single" w:sz="4" w:space="0" w:color="auto"/>
              <w:left w:val="single" w:sz="4" w:space="0" w:color="auto"/>
              <w:bottom w:val="single" w:sz="4" w:space="0" w:color="auto"/>
              <w:right w:val="single" w:sz="4" w:space="0" w:color="auto"/>
            </w:tcBorders>
            <w:vAlign w:val="bottom"/>
          </w:tcPr>
          <w:p w14:paraId="09A6476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single" w:sz="4" w:space="0" w:color="auto"/>
              <w:left w:val="single" w:sz="4" w:space="0" w:color="auto"/>
              <w:bottom w:val="single" w:sz="4" w:space="0" w:color="auto"/>
              <w:right w:val="single" w:sz="4" w:space="0" w:color="auto"/>
            </w:tcBorders>
            <w:vAlign w:val="bottom"/>
          </w:tcPr>
          <w:p w14:paraId="4B0E8AC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single" w:sz="4" w:space="0" w:color="auto"/>
              <w:left w:val="single" w:sz="4" w:space="0" w:color="auto"/>
              <w:bottom w:val="single" w:sz="4" w:space="0" w:color="auto"/>
              <w:right w:val="single" w:sz="4" w:space="0" w:color="auto"/>
            </w:tcBorders>
            <w:vAlign w:val="bottom"/>
          </w:tcPr>
          <w:p w14:paraId="07EF6D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single" w:sz="4" w:space="0" w:color="auto"/>
              <w:left w:val="single" w:sz="4" w:space="0" w:color="auto"/>
              <w:bottom w:val="single" w:sz="4" w:space="0" w:color="auto"/>
              <w:right w:val="single" w:sz="4" w:space="0" w:color="auto"/>
            </w:tcBorders>
            <w:vAlign w:val="bottom"/>
          </w:tcPr>
          <w:p w14:paraId="07378DB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944D1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single" w:sz="4" w:space="0" w:color="auto"/>
              <w:left w:val="single" w:sz="4" w:space="0" w:color="auto"/>
              <w:bottom w:val="single" w:sz="4" w:space="0" w:color="auto"/>
              <w:right w:val="single" w:sz="4" w:space="0" w:color="auto"/>
            </w:tcBorders>
            <w:vAlign w:val="bottom"/>
          </w:tcPr>
          <w:p w14:paraId="602C505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28" w:type="dxa"/>
            <w:tcBorders>
              <w:top w:val="single" w:sz="4" w:space="0" w:color="auto"/>
              <w:left w:val="single" w:sz="4" w:space="0" w:color="auto"/>
              <w:bottom w:val="single" w:sz="4" w:space="0" w:color="auto"/>
              <w:right w:val="single" w:sz="4" w:space="0" w:color="auto"/>
            </w:tcBorders>
            <w:vAlign w:val="bottom"/>
          </w:tcPr>
          <w:p w14:paraId="1F12A42C"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single" w:sz="4" w:space="0" w:color="auto"/>
              <w:left w:val="single" w:sz="4" w:space="0" w:color="auto"/>
              <w:bottom w:val="single" w:sz="4" w:space="0" w:color="auto"/>
              <w:right w:val="single" w:sz="4" w:space="0" w:color="auto"/>
            </w:tcBorders>
            <w:vAlign w:val="bottom"/>
          </w:tcPr>
          <w:p w14:paraId="2930F6E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204E1331" w14:textId="77777777" w:rsidTr="00E56613">
        <w:trPr>
          <w:trHeight w:val="269"/>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D4F96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1145D8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F8A8A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0F14AF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03D5AB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71259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5EDD4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FF8821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BA3C72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51C2D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5512735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3FDF8A6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7DCC60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49C81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31489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65DD21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F6306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4FC5B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r w:rsidR="00E56613" w:rsidRPr="00E56613" w14:paraId="7E7B007B" w14:textId="77777777" w:rsidTr="00E56613">
        <w:trPr>
          <w:trHeight w:val="255"/>
        </w:trPr>
        <w:tc>
          <w:tcPr>
            <w:tcW w:w="714" w:type="dxa"/>
            <w:vMerge w:val="restart"/>
            <w:tcBorders>
              <w:top w:val="nil"/>
              <w:left w:val="single" w:sz="8" w:space="0" w:color="auto"/>
              <w:bottom w:val="nil"/>
              <w:right w:val="nil"/>
            </w:tcBorders>
            <w:shd w:val="clear" w:color="auto" w:fill="CCFFCC"/>
            <w:vAlign w:val="center"/>
          </w:tcPr>
          <w:p w14:paraId="6E42F7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1A15F6C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21</w:t>
            </w:r>
          </w:p>
        </w:tc>
        <w:tc>
          <w:tcPr>
            <w:tcW w:w="779" w:type="dxa"/>
            <w:tcBorders>
              <w:top w:val="nil"/>
              <w:left w:val="single" w:sz="4" w:space="0" w:color="auto"/>
              <w:bottom w:val="single" w:sz="4" w:space="0" w:color="auto"/>
              <w:right w:val="single" w:sz="4" w:space="0" w:color="auto"/>
            </w:tcBorders>
            <w:vAlign w:val="bottom"/>
          </w:tcPr>
          <w:p w14:paraId="57A9E8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C444C7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335734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49437A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52882E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E327AF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1A4EFA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8BFA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80A20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77ECB1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3642AB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36AA7AD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4537F3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E91144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6EC3DDF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6B26C4A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95289B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CCC49BD" w14:textId="77777777" w:rsidTr="00E56613">
        <w:trPr>
          <w:trHeight w:val="255"/>
        </w:trPr>
        <w:tc>
          <w:tcPr>
            <w:tcW w:w="0" w:type="auto"/>
            <w:vMerge/>
            <w:tcBorders>
              <w:top w:val="nil"/>
              <w:left w:val="single" w:sz="8" w:space="0" w:color="auto"/>
              <w:bottom w:val="nil"/>
              <w:right w:val="nil"/>
            </w:tcBorders>
            <w:vAlign w:val="center"/>
          </w:tcPr>
          <w:p w14:paraId="4FCE734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E2A64A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22</w:t>
            </w:r>
          </w:p>
        </w:tc>
        <w:tc>
          <w:tcPr>
            <w:tcW w:w="779" w:type="dxa"/>
            <w:tcBorders>
              <w:top w:val="nil"/>
              <w:left w:val="single" w:sz="4" w:space="0" w:color="auto"/>
              <w:bottom w:val="single" w:sz="4" w:space="0" w:color="auto"/>
              <w:right w:val="single" w:sz="4" w:space="0" w:color="auto"/>
            </w:tcBorders>
            <w:vAlign w:val="bottom"/>
          </w:tcPr>
          <w:p w14:paraId="7B645B6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4130DC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A046E4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17074B4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DDE85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CA9FE0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082307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D8A70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2FA1B6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7FFA5FE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433D72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74EA2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EAE108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6BBA9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85FE43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01C3B4A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BF54E5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41E7283B" w14:textId="77777777" w:rsidTr="00E56613">
        <w:trPr>
          <w:trHeight w:val="255"/>
        </w:trPr>
        <w:tc>
          <w:tcPr>
            <w:tcW w:w="0" w:type="auto"/>
            <w:vMerge/>
            <w:tcBorders>
              <w:top w:val="nil"/>
              <w:left w:val="single" w:sz="8" w:space="0" w:color="auto"/>
              <w:bottom w:val="nil"/>
              <w:right w:val="nil"/>
            </w:tcBorders>
            <w:vAlign w:val="center"/>
          </w:tcPr>
          <w:p w14:paraId="64359D1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7D97058"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23</w:t>
            </w:r>
          </w:p>
        </w:tc>
        <w:tc>
          <w:tcPr>
            <w:tcW w:w="779" w:type="dxa"/>
            <w:tcBorders>
              <w:top w:val="nil"/>
              <w:left w:val="single" w:sz="4" w:space="0" w:color="auto"/>
              <w:bottom w:val="single" w:sz="4" w:space="0" w:color="auto"/>
              <w:right w:val="single" w:sz="4" w:space="0" w:color="auto"/>
            </w:tcBorders>
            <w:vAlign w:val="bottom"/>
          </w:tcPr>
          <w:p w14:paraId="6BB7E81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9507C0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FB2C3C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80D7B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84FEDD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D63A96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36657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83181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4E48478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45ECC7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27B53C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6EE094A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8B2F98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51B481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2A9A6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15E7D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0FA6AFD"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828A038" w14:textId="77777777" w:rsidTr="00E56613">
        <w:trPr>
          <w:trHeight w:val="255"/>
        </w:trPr>
        <w:tc>
          <w:tcPr>
            <w:tcW w:w="0" w:type="auto"/>
            <w:vMerge/>
            <w:tcBorders>
              <w:top w:val="nil"/>
              <w:left w:val="single" w:sz="8" w:space="0" w:color="auto"/>
              <w:bottom w:val="nil"/>
              <w:right w:val="nil"/>
            </w:tcBorders>
            <w:vAlign w:val="center"/>
          </w:tcPr>
          <w:p w14:paraId="5BFF26E0"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68353D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24</w:t>
            </w:r>
          </w:p>
        </w:tc>
        <w:tc>
          <w:tcPr>
            <w:tcW w:w="779" w:type="dxa"/>
            <w:tcBorders>
              <w:top w:val="nil"/>
              <w:left w:val="single" w:sz="4" w:space="0" w:color="auto"/>
              <w:bottom w:val="single" w:sz="4" w:space="0" w:color="auto"/>
              <w:right w:val="single" w:sz="4" w:space="0" w:color="auto"/>
            </w:tcBorders>
            <w:vAlign w:val="bottom"/>
          </w:tcPr>
          <w:p w14:paraId="573336B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2C7EB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2A9889A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8E5CD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30D18B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879C57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298A39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74C9D23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D93794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DA164A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539F20E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1ABD12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6286619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85ABD0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2C12102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4C028FD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1956207A"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CB13743"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69974B26"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6C2AE3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46A228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6BC37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D9A4C3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36AB22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F4213E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5018D0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78C54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D84693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BC5BD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C10F74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1EA9F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10F4F8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0FF056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27FF2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17B72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67F4FD9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75A1E206"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001" w:type="dxa"/>
        <w:tblInd w:w="-891" w:type="dxa"/>
        <w:tblLook w:val="0000" w:firstRow="0" w:lastRow="0" w:firstColumn="0" w:lastColumn="0" w:noHBand="0" w:noVBand="0"/>
      </w:tblPr>
      <w:tblGrid>
        <w:gridCol w:w="703"/>
        <w:gridCol w:w="588"/>
        <w:gridCol w:w="781"/>
        <w:gridCol w:w="836"/>
        <w:gridCol w:w="836"/>
        <w:gridCol w:w="888"/>
        <w:gridCol w:w="856"/>
        <w:gridCol w:w="717"/>
        <w:gridCol w:w="721"/>
        <w:gridCol w:w="856"/>
        <w:gridCol w:w="763"/>
        <w:gridCol w:w="763"/>
        <w:gridCol w:w="889"/>
        <w:gridCol w:w="963"/>
        <w:gridCol w:w="781"/>
        <w:gridCol w:w="707"/>
        <w:gridCol w:w="843"/>
        <w:gridCol w:w="724"/>
        <w:gridCol w:w="786"/>
      </w:tblGrid>
      <w:tr w:rsidR="00E56613" w:rsidRPr="00E56613" w14:paraId="37F13544"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5E68F47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single" w:sz="4" w:space="0" w:color="auto"/>
              <w:left w:val="single" w:sz="4" w:space="0" w:color="auto"/>
              <w:bottom w:val="single" w:sz="4" w:space="0" w:color="auto"/>
              <w:right w:val="single" w:sz="4" w:space="0" w:color="auto"/>
            </w:tcBorders>
            <w:vAlign w:val="bottom"/>
          </w:tcPr>
          <w:p w14:paraId="7B7775D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single" w:sz="4" w:space="0" w:color="auto"/>
              <w:left w:val="single" w:sz="4" w:space="0" w:color="auto"/>
              <w:bottom w:val="single" w:sz="4" w:space="0" w:color="auto"/>
              <w:right w:val="single" w:sz="4" w:space="0" w:color="auto"/>
            </w:tcBorders>
            <w:vAlign w:val="center"/>
          </w:tcPr>
          <w:p w14:paraId="30F06F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12E6FD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29508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6A7E8D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1402F9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130BB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tl/>
              </w:rPr>
            </w:pPr>
            <w:r w:rsidRPr="00E56613">
              <w:rPr>
                <w:rFonts w:ascii="David" w:eastAsia="Times New Roman" w:hAnsi="David" w:cs="David"/>
                <w:sz w:val="20"/>
                <w:szCs w:val="20"/>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55927E0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6FF935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467C8A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32E991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458607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41CBD4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4390F67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2B4D083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45418B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7E999B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65EFB49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גמר תיקון ליקויים (26)</w:t>
            </w:r>
          </w:p>
        </w:tc>
      </w:tr>
      <w:tr w:rsidR="00E56613" w:rsidRPr="00E56613" w14:paraId="4E1F780B" w14:textId="77777777" w:rsidTr="00E56613">
        <w:trPr>
          <w:trHeight w:val="255"/>
        </w:trPr>
        <w:tc>
          <w:tcPr>
            <w:tcW w:w="714" w:type="dxa"/>
            <w:tcBorders>
              <w:top w:val="single" w:sz="4" w:space="0" w:color="auto"/>
              <w:left w:val="single" w:sz="4" w:space="0" w:color="auto"/>
              <w:bottom w:val="single" w:sz="4" w:space="0" w:color="auto"/>
              <w:right w:val="nil"/>
            </w:tcBorders>
            <w:vAlign w:val="bottom"/>
          </w:tcPr>
          <w:p w14:paraId="3B95550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vAlign w:val="bottom"/>
          </w:tcPr>
          <w:p w14:paraId="6AECF4BE"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779" w:type="dxa"/>
            <w:tcBorders>
              <w:top w:val="nil"/>
              <w:left w:val="single" w:sz="4" w:space="0" w:color="auto"/>
              <w:bottom w:val="single" w:sz="4" w:space="0" w:color="auto"/>
              <w:right w:val="single" w:sz="4" w:space="0" w:color="auto"/>
            </w:tcBorders>
            <w:vAlign w:val="bottom"/>
          </w:tcPr>
          <w:p w14:paraId="1F76042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840" w:type="dxa"/>
            <w:tcBorders>
              <w:top w:val="nil"/>
              <w:left w:val="single" w:sz="4" w:space="0" w:color="auto"/>
              <w:bottom w:val="single" w:sz="4" w:space="0" w:color="auto"/>
              <w:right w:val="single" w:sz="4" w:space="0" w:color="auto"/>
            </w:tcBorders>
            <w:vAlign w:val="bottom"/>
          </w:tcPr>
          <w:p w14:paraId="0D891712"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40" w:type="dxa"/>
            <w:tcBorders>
              <w:top w:val="nil"/>
              <w:left w:val="single" w:sz="4" w:space="0" w:color="auto"/>
              <w:bottom w:val="single" w:sz="4" w:space="0" w:color="auto"/>
              <w:right w:val="single" w:sz="4" w:space="0" w:color="auto"/>
            </w:tcBorders>
            <w:vAlign w:val="bottom"/>
          </w:tcPr>
          <w:p w14:paraId="5F46C00A"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890" w:type="dxa"/>
            <w:tcBorders>
              <w:top w:val="nil"/>
              <w:left w:val="single" w:sz="4" w:space="0" w:color="auto"/>
              <w:bottom w:val="single" w:sz="4" w:space="0" w:color="auto"/>
              <w:right w:val="single" w:sz="4" w:space="0" w:color="auto"/>
            </w:tcBorders>
            <w:vAlign w:val="bottom"/>
          </w:tcPr>
          <w:p w14:paraId="384229C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5D4AAC6F"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5.0</w:t>
            </w:r>
          </w:p>
        </w:tc>
        <w:tc>
          <w:tcPr>
            <w:tcW w:w="728" w:type="dxa"/>
            <w:tcBorders>
              <w:top w:val="nil"/>
              <w:left w:val="single" w:sz="4" w:space="0" w:color="auto"/>
              <w:bottom w:val="single" w:sz="4" w:space="0" w:color="auto"/>
              <w:right w:val="single" w:sz="4" w:space="0" w:color="auto"/>
            </w:tcBorders>
            <w:vAlign w:val="bottom"/>
          </w:tcPr>
          <w:p w14:paraId="14C60E0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5.5</w:t>
            </w:r>
          </w:p>
        </w:tc>
        <w:tc>
          <w:tcPr>
            <w:tcW w:w="728" w:type="dxa"/>
            <w:tcBorders>
              <w:top w:val="nil"/>
              <w:left w:val="single" w:sz="4" w:space="0" w:color="auto"/>
              <w:bottom w:val="single" w:sz="4" w:space="0" w:color="auto"/>
              <w:right w:val="single" w:sz="4" w:space="0" w:color="auto"/>
            </w:tcBorders>
            <w:vAlign w:val="bottom"/>
          </w:tcPr>
          <w:p w14:paraId="0D158F2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57" w:type="dxa"/>
            <w:tcBorders>
              <w:top w:val="nil"/>
              <w:left w:val="single" w:sz="4" w:space="0" w:color="auto"/>
              <w:bottom w:val="single" w:sz="4" w:space="0" w:color="auto"/>
              <w:right w:val="single" w:sz="4" w:space="0" w:color="auto"/>
            </w:tcBorders>
            <w:vAlign w:val="bottom"/>
          </w:tcPr>
          <w:p w14:paraId="0F222FED"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68" w:type="dxa"/>
            <w:tcBorders>
              <w:top w:val="nil"/>
              <w:left w:val="single" w:sz="4" w:space="0" w:color="auto"/>
              <w:bottom w:val="single" w:sz="4" w:space="0" w:color="auto"/>
              <w:right w:val="single" w:sz="4" w:space="0" w:color="auto"/>
            </w:tcBorders>
            <w:vAlign w:val="bottom"/>
          </w:tcPr>
          <w:p w14:paraId="2D955FA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68" w:type="dxa"/>
            <w:tcBorders>
              <w:top w:val="nil"/>
              <w:left w:val="single" w:sz="4" w:space="0" w:color="auto"/>
              <w:bottom w:val="single" w:sz="4" w:space="0" w:color="auto"/>
              <w:right w:val="single" w:sz="4" w:space="0" w:color="auto"/>
            </w:tcBorders>
            <w:vAlign w:val="bottom"/>
          </w:tcPr>
          <w:p w14:paraId="568276BC"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1.0</w:t>
            </w:r>
          </w:p>
        </w:tc>
        <w:tc>
          <w:tcPr>
            <w:tcW w:w="895" w:type="dxa"/>
            <w:tcBorders>
              <w:top w:val="nil"/>
              <w:left w:val="single" w:sz="4" w:space="0" w:color="auto"/>
              <w:bottom w:val="single" w:sz="4" w:space="0" w:color="auto"/>
              <w:right w:val="single" w:sz="4" w:space="0" w:color="auto"/>
            </w:tcBorders>
            <w:vAlign w:val="bottom"/>
          </w:tcPr>
          <w:p w14:paraId="6611DC9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3.0</w:t>
            </w:r>
          </w:p>
        </w:tc>
        <w:tc>
          <w:tcPr>
            <w:tcW w:w="929" w:type="dxa"/>
            <w:tcBorders>
              <w:top w:val="nil"/>
              <w:left w:val="single" w:sz="4" w:space="0" w:color="auto"/>
              <w:bottom w:val="single" w:sz="4" w:space="0" w:color="auto"/>
              <w:right w:val="single" w:sz="4" w:space="0" w:color="auto"/>
            </w:tcBorders>
            <w:vAlign w:val="bottom"/>
          </w:tcPr>
          <w:p w14:paraId="56479173"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7.5</w:t>
            </w:r>
          </w:p>
        </w:tc>
        <w:tc>
          <w:tcPr>
            <w:tcW w:w="781" w:type="dxa"/>
            <w:tcBorders>
              <w:top w:val="nil"/>
              <w:left w:val="single" w:sz="4" w:space="0" w:color="auto"/>
              <w:bottom w:val="single" w:sz="4" w:space="0" w:color="auto"/>
              <w:right w:val="single" w:sz="4" w:space="0" w:color="auto"/>
            </w:tcBorders>
            <w:vAlign w:val="bottom"/>
          </w:tcPr>
          <w:p w14:paraId="12A3BC67"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0.5</w:t>
            </w:r>
          </w:p>
        </w:tc>
        <w:tc>
          <w:tcPr>
            <w:tcW w:w="728" w:type="dxa"/>
            <w:tcBorders>
              <w:top w:val="nil"/>
              <w:left w:val="single" w:sz="4" w:space="0" w:color="auto"/>
              <w:bottom w:val="single" w:sz="4" w:space="0" w:color="auto"/>
              <w:right w:val="single" w:sz="4" w:space="0" w:color="auto"/>
            </w:tcBorders>
            <w:vAlign w:val="bottom"/>
          </w:tcPr>
          <w:p w14:paraId="2E7F63CE"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845" w:type="dxa"/>
            <w:tcBorders>
              <w:top w:val="nil"/>
              <w:left w:val="single" w:sz="4" w:space="0" w:color="auto"/>
              <w:bottom w:val="single" w:sz="4" w:space="0" w:color="auto"/>
              <w:right w:val="single" w:sz="4" w:space="0" w:color="auto"/>
            </w:tcBorders>
            <w:vAlign w:val="bottom"/>
          </w:tcPr>
          <w:p w14:paraId="6824AC00"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1.5</w:t>
            </w:r>
          </w:p>
        </w:tc>
        <w:tc>
          <w:tcPr>
            <w:tcW w:w="728" w:type="dxa"/>
            <w:tcBorders>
              <w:top w:val="nil"/>
              <w:left w:val="single" w:sz="4" w:space="0" w:color="auto"/>
              <w:bottom w:val="single" w:sz="4" w:space="0" w:color="auto"/>
              <w:right w:val="single" w:sz="4" w:space="0" w:color="auto"/>
            </w:tcBorders>
            <w:vAlign w:val="bottom"/>
          </w:tcPr>
          <w:p w14:paraId="61E777DB"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c>
          <w:tcPr>
            <w:tcW w:w="736" w:type="dxa"/>
            <w:tcBorders>
              <w:top w:val="nil"/>
              <w:left w:val="single" w:sz="4" w:space="0" w:color="auto"/>
              <w:bottom w:val="single" w:sz="4" w:space="0" w:color="auto"/>
              <w:right w:val="single" w:sz="4" w:space="0" w:color="auto"/>
            </w:tcBorders>
            <w:vAlign w:val="bottom"/>
          </w:tcPr>
          <w:p w14:paraId="07EDF01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Pr>
              <w:t>2.0</w:t>
            </w:r>
          </w:p>
        </w:tc>
      </w:tr>
      <w:tr w:rsidR="00E56613" w:rsidRPr="00E56613" w14:paraId="71684892" w14:textId="77777777" w:rsidTr="00E56613">
        <w:trPr>
          <w:trHeight w:val="255"/>
        </w:trPr>
        <w:tc>
          <w:tcPr>
            <w:tcW w:w="714" w:type="dxa"/>
            <w:vMerge w:val="restart"/>
            <w:tcBorders>
              <w:top w:val="single" w:sz="4" w:space="0" w:color="auto"/>
              <w:left w:val="single" w:sz="8" w:space="0" w:color="auto"/>
              <w:bottom w:val="nil"/>
              <w:right w:val="nil"/>
            </w:tcBorders>
            <w:shd w:val="clear" w:color="auto" w:fill="CCFFCC"/>
            <w:vAlign w:val="center"/>
          </w:tcPr>
          <w:p w14:paraId="284D1C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3158D5C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25</w:t>
            </w:r>
          </w:p>
        </w:tc>
        <w:tc>
          <w:tcPr>
            <w:tcW w:w="779" w:type="dxa"/>
            <w:tcBorders>
              <w:top w:val="nil"/>
              <w:left w:val="single" w:sz="4" w:space="0" w:color="auto"/>
              <w:bottom w:val="single" w:sz="4" w:space="0" w:color="auto"/>
              <w:right w:val="single" w:sz="4" w:space="0" w:color="auto"/>
            </w:tcBorders>
            <w:vAlign w:val="bottom"/>
          </w:tcPr>
          <w:p w14:paraId="380CF8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4A8E05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3DB43C2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673B0D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5F54867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B86DC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6659767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11228C0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5627F0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EAFCF8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9B9AA3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2C2D1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06DC87D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5553D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213C75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28" w:type="dxa"/>
            <w:tcBorders>
              <w:top w:val="nil"/>
              <w:left w:val="single" w:sz="4" w:space="0" w:color="auto"/>
              <w:bottom w:val="single" w:sz="4" w:space="0" w:color="auto"/>
              <w:right w:val="single" w:sz="4" w:space="0" w:color="auto"/>
            </w:tcBorders>
            <w:vAlign w:val="bottom"/>
          </w:tcPr>
          <w:p w14:paraId="0BD27AC5"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24BC9336"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3600CC78" w14:textId="77777777" w:rsidTr="00E56613">
        <w:trPr>
          <w:trHeight w:val="255"/>
        </w:trPr>
        <w:tc>
          <w:tcPr>
            <w:tcW w:w="0" w:type="auto"/>
            <w:vMerge/>
            <w:tcBorders>
              <w:top w:val="single" w:sz="4" w:space="0" w:color="auto"/>
              <w:left w:val="single" w:sz="8" w:space="0" w:color="auto"/>
              <w:bottom w:val="nil"/>
              <w:right w:val="nil"/>
            </w:tcBorders>
            <w:vAlign w:val="center"/>
          </w:tcPr>
          <w:p w14:paraId="48B4ED98"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00BB111"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26</w:t>
            </w:r>
          </w:p>
        </w:tc>
        <w:tc>
          <w:tcPr>
            <w:tcW w:w="779" w:type="dxa"/>
            <w:tcBorders>
              <w:top w:val="nil"/>
              <w:left w:val="single" w:sz="4" w:space="0" w:color="auto"/>
              <w:bottom w:val="single" w:sz="4" w:space="0" w:color="auto"/>
              <w:right w:val="single" w:sz="4" w:space="0" w:color="auto"/>
            </w:tcBorders>
            <w:vAlign w:val="bottom"/>
          </w:tcPr>
          <w:p w14:paraId="3B94B2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529612C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25AFD8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57BE49A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3A1CDC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003551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87802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F12B8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1C2E4B5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370C4E7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E2B4E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0E8095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5FBAA3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52BD4CE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433B32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51085029"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6F8131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07B0656B" w14:textId="77777777" w:rsidTr="00E56613">
        <w:trPr>
          <w:trHeight w:val="255"/>
        </w:trPr>
        <w:tc>
          <w:tcPr>
            <w:tcW w:w="0" w:type="auto"/>
            <w:vMerge/>
            <w:tcBorders>
              <w:top w:val="single" w:sz="4" w:space="0" w:color="auto"/>
              <w:left w:val="single" w:sz="8" w:space="0" w:color="auto"/>
              <w:bottom w:val="nil"/>
              <w:right w:val="nil"/>
            </w:tcBorders>
            <w:vAlign w:val="center"/>
          </w:tcPr>
          <w:p w14:paraId="57B0E82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8C691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27</w:t>
            </w:r>
          </w:p>
        </w:tc>
        <w:tc>
          <w:tcPr>
            <w:tcW w:w="779" w:type="dxa"/>
            <w:tcBorders>
              <w:top w:val="nil"/>
              <w:left w:val="single" w:sz="4" w:space="0" w:color="auto"/>
              <w:bottom w:val="single" w:sz="4" w:space="0" w:color="auto"/>
              <w:right w:val="single" w:sz="4" w:space="0" w:color="auto"/>
            </w:tcBorders>
            <w:vAlign w:val="bottom"/>
          </w:tcPr>
          <w:p w14:paraId="34B6C596"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62C6D1A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0064C19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3462945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44E2B8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DD886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75C7DB7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0F3B7FE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78A7B8A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5564E8A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1B3DB8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9CD16E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3BF3E0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1609A5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0B31C15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0ED2E5B3"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BC2B54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38A51A0" w14:textId="77777777" w:rsidTr="00E56613">
        <w:trPr>
          <w:trHeight w:val="255"/>
        </w:trPr>
        <w:tc>
          <w:tcPr>
            <w:tcW w:w="0" w:type="auto"/>
            <w:vMerge/>
            <w:tcBorders>
              <w:top w:val="single" w:sz="4" w:space="0" w:color="auto"/>
              <w:left w:val="single" w:sz="8" w:space="0" w:color="auto"/>
              <w:bottom w:val="nil"/>
              <w:right w:val="nil"/>
            </w:tcBorders>
            <w:vAlign w:val="center"/>
          </w:tcPr>
          <w:p w14:paraId="152F7571"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8B93309"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דירה 28</w:t>
            </w:r>
          </w:p>
        </w:tc>
        <w:tc>
          <w:tcPr>
            <w:tcW w:w="779" w:type="dxa"/>
            <w:tcBorders>
              <w:top w:val="nil"/>
              <w:left w:val="single" w:sz="4" w:space="0" w:color="auto"/>
              <w:bottom w:val="single" w:sz="4" w:space="0" w:color="auto"/>
              <w:right w:val="single" w:sz="4" w:space="0" w:color="auto"/>
            </w:tcBorders>
            <w:vAlign w:val="bottom"/>
          </w:tcPr>
          <w:p w14:paraId="53E7C8F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E14BC3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4" w:space="0" w:color="auto"/>
              <w:right w:val="single" w:sz="4" w:space="0" w:color="auto"/>
            </w:tcBorders>
            <w:vAlign w:val="bottom"/>
          </w:tcPr>
          <w:p w14:paraId="7C863F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4" w:space="0" w:color="auto"/>
              <w:right w:val="single" w:sz="4" w:space="0" w:color="auto"/>
            </w:tcBorders>
            <w:vAlign w:val="bottom"/>
          </w:tcPr>
          <w:p w14:paraId="4533C6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E4DF69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3FF8DA2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48D64D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4" w:space="0" w:color="auto"/>
              <w:right w:val="single" w:sz="4" w:space="0" w:color="auto"/>
            </w:tcBorders>
            <w:vAlign w:val="bottom"/>
          </w:tcPr>
          <w:p w14:paraId="6073BBC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4" w:space="0" w:color="auto"/>
              <w:right w:val="single" w:sz="4" w:space="0" w:color="auto"/>
            </w:tcBorders>
            <w:vAlign w:val="bottom"/>
          </w:tcPr>
          <w:p w14:paraId="52F81A0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4" w:space="0" w:color="auto"/>
              <w:right w:val="single" w:sz="4" w:space="0" w:color="auto"/>
            </w:tcBorders>
            <w:vAlign w:val="bottom"/>
          </w:tcPr>
          <w:p w14:paraId="130C9DF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4" w:space="0" w:color="auto"/>
              <w:right w:val="single" w:sz="4" w:space="0" w:color="auto"/>
            </w:tcBorders>
            <w:vAlign w:val="bottom"/>
          </w:tcPr>
          <w:p w14:paraId="6614275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67.5%</w:t>
            </w:r>
          </w:p>
        </w:tc>
        <w:tc>
          <w:tcPr>
            <w:tcW w:w="929" w:type="dxa"/>
            <w:tcBorders>
              <w:top w:val="nil"/>
              <w:left w:val="single" w:sz="4" w:space="0" w:color="auto"/>
              <w:bottom w:val="single" w:sz="4" w:space="0" w:color="auto"/>
              <w:right w:val="single" w:sz="4" w:space="0" w:color="auto"/>
            </w:tcBorders>
            <w:vAlign w:val="bottom"/>
          </w:tcPr>
          <w:p w14:paraId="2E368A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4" w:space="0" w:color="auto"/>
              <w:right w:val="single" w:sz="4" w:space="0" w:color="auto"/>
            </w:tcBorders>
            <w:vAlign w:val="bottom"/>
          </w:tcPr>
          <w:p w14:paraId="7D75C68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4" w:space="0" w:color="auto"/>
              <w:right w:val="single" w:sz="4" w:space="0" w:color="auto"/>
            </w:tcBorders>
            <w:vAlign w:val="bottom"/>
          </w:tcPr>
          <w:p w14:paraId="2A4E46F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4" w:space="0" w:color="auto"/>
              <w:right w:val="single" w:sz="4" w:space="0" w:color="auto"/>
            </w:tcBorders>
            <w:vAlign w:val="bottom"/>
          </w:tcPr>
          <w:p w14:paraId="180654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76%</w:t>
            </w:r>
          </w:p>
        </w:tc>
        <w:tc>
          <w:tcPr>
            <w:tcW w:w="728" w:type="dxa"/>
            <w:tcBorders>
              <w:top w:val="nil"/>
              <w:left w:val="single" w:sz="4" w:space="0" w:color="auto"/>
              <w:bottom w:val="single" w:sz="4" w:space="0" w:color="auto"/>
              <w:right w:val="single" w:sz="4" w:space="0" w:color="auto"/>
            </w:tcBorders>
            <w:vAlign w:val="bottom"/>
          </w:tcPr>
          <w:p w14:paraId="45D9A8EF"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c>
          <w:tcPr>
            <w:tcW w:w="736" w:type="dxa"/>
            <w:tcBorders>
              <w:top w:val="nil"/>
              <w:left w:val="single" w:sz="4" w:space="0" w:color="auto"/>
              <w:bottom w:val="single" w:sz="4" w:space="0" w:color="auto"/>
              <w:right w:val="single" w:sz="4" w:space="0" w:color="auto"/>
            </w:tcBorders>
            <w:vAlign w:val="bottom"/>
          </w:tcPr>
          <w:p w14:paraId="4A32A254"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Pr>
              <w:t> </w:t>
            </w:r>
          </w:p>
        </w:tc>
      </w:tr>
      <w:tr w:rsidR="00E56613" w:rsidRPr="00E56613" w14:paraId="1D43C9F7" w14:textId="77777777" w:rsidTr="00E56613">
        <w:trPr>
          <w:trHeight w:val="270"/>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3C6A2A30"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4FE13C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EE32B0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BF73AC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696F92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8E20A1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2AAE1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096620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43C253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326CE4C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690BEC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9F3C7C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842DEB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866D911"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CA218B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419A555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8C96517"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13805D0"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w:t>
            </w:r>
          </w:p>
        </w:tc>
      </w:tr>
    </w:tbl>
    <w:p w14:paraId="4CA7D48F"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p>
    <w:p w14:paraId="5D9244E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F69E1F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C0E228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354FB3E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DB50EAA"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36006B9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492D80C3"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1B1960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44D6491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BBDCAA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B1401F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99D5665"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24085AE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F940D4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1DCE7A4B"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tbl>
      <w:tblPr>
        <w:bidiVisual/>
        <w:tblW w:w="14997" w:type="dxa"/>
        <w:tblInd w:w="3131" w:type="dxa"/>
        <w:tblLook w:val="0000" w:firstRow="0" w:lastRow="0" w:firstColumn="0" w:lastColumn="0" w:noHBand="0" w:noVBand="0"/>
      </w:tblPr>
      <w:tblGrid>
        <w:gridCol w:w="4642"/>
        <w:gridCol w:w="1180"/>
        <w:gridCol w:w="835"/>
        <w:gridCol w:w="728"/>
        <w:gridCol w:w="728"/>
        <w:gridCol w:w="728"/>
        <w:gridCol w:w="728"/>
        <w:gridCol w:w="728"/>
        <w:gridCol w:w="728"/>
        <w:gridCol w:w="728"/>
        <w:gridCol w:w="728"/>
        <w:gridCol w:w="728"/>
        <w:gridCol w:w="728"/>
        <w:gridCol w:w="1060"/>
      </w:tblGrid>
      <w:tr w:rsidR="00E56613" w:rsidRPr="00E56613" w14:paraId="1777303D" w14:textId="77777777" w:rsidTr="00865F43">
        <w:trPr>
          <w:trHeight w:val="300"/>
        </w:trPr>
        <w:tc>
          <w:tcPr>
            <w:tcW w:w="4642" w:type="dxa"/>
            <w:vMerge w:val="restart"/>
            <w:tcBorders>
              <w:top w:val="single" w:sz="4" w:space="0" w:color="auto"/>
              <w:left w:val="single" w:sz="4" w:space="0" w:color="auto"/>
              <w:bottom w:val="single" w:sz="4" w:space="0" w:color="auto"/>
              <w:right w:val="single" w:sz="4" w:space="0" w:color="auto"/>
            </w:tcBorders>
            <w:noWrap/>
            <w:vAlign w:val="bottom"/>
          </w:tcPr>
          <w:p w14:paraId="153661E5" w14:textId="77777777" w:rsidR="00E56613" w:rsidRPr="00E56613" w:rsidRDefault="00E56613" w:rsidP="00865F43">
            <w:pPr>
              <w:bidi w:val="0"/>
              <w:spacing w:before="0" w:beforeAutospacing="0" w:after="0" w:afterAutospacing="0" w:line="240" w:lineRule="auto"/>
              <w:ind w:right="2289"/>
              <w:jc w:val="center"/>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62564F14"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rPr>
            </w:pPr>
            <w:r w:rsidRPr="00E56613">
              <w:rPr>
                <w:rFonts w:ascii="David" w:eastAsia="Times New Roman" w:hAnsi="David" w:cs="David"/>
                <w:b/>
                <w:bCs/>
                <w:sz w:val="20"/>
                <w:szCs w:val="20"/>
                <w:rtl/>
              </w:rPr>
              <w:t xml:space="preserve">חשבון מס' : </w:t>
            </w:r>
          </w:p>
        </w:tc>
        <w:tc>
          <w:tcPr>
            <w:tcW w:w="835" w:type="dxa"/>
            <w:tcBorders>
              <w:top w:val="single" w:sz="4" w:space="0" w:color="auto"/>
              <w:left w:val="nil"/>
              <w:bottom w:val="single" w:sz="4" w:space="0" w:color="auto"/>
              <w:right w:val="single" w:sz="4" w:space="0" w:color="auto"/>
            </w:tcBorders>
            <w:noWrap/>
            <w:vAlign w:val="bottom"/>
          </w:tcPr>
          <w:p w14:paraId="242497A5"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____</w:t>
            </w:r>
          </w:p>
        </w:tc>
        <w:tc>
          <w:tcPr>
            <w:tcW w:w="8340" w:type="dxa"/>
            <w:gridSpan w:val="11"/>
            <w:tcBorders>
              <w:top w:val="single" w:sz="4" w:space="0" w:color="auto"/>
              <w:left w:val="single" w:sz="4" w:space="0" w:color="auto"/>
              <w:bottom w:val="nil"/>
              <w:right w:val="nil"/>
            </w:tcBorders>
            <w:noWrap/>
            <w:vAlign w:val="bottom"/>
          </w:tcPr>
          <w:p w14:paraId="2ADA6591"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b/>
                <w:bCs/>
                <w:rtl/>
              </w:rPr>
              <w:t>פרוייקט:___________, בניין מס':______________</w:t>
            </w:r>
          </w:p>
        </w:tc>
      </w:tr>
      <w:tr w:rsidR="00E56613" w:rsidRPr="00E56613" w14:paraId="201A06C8" w14:textId="77777777" w:rsidTr="00865F43">
        <w:trPr>
          <w:trHeight w:val="300"/>
        </w:trPr>
        <w:tc>
          <w:tcPr>
            <w:tcW w:w="4642" w:type="dxa"/>
            <w:vMerge/>
            <w:tcBorders>
              <w:top w:val="single" w:sz="4" w:space="0" w:color="auto"/>
              <w:left w:val="single" w:sz="4" w:space="0" w:color="auto"/>
              <w:bottom w:val="single" w:sz="4" w:space="0" w:color="auto"/>
              <w:right w:val="single" w:sz="4" w:space="0" w:color="auto"/>
            </w:tcBorders>
            <w:vAlign w:val="center"/>
          </w:tcPr>
          <w:p w14:paraId="52824F5A"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44"/>
                <w:szCs w:val="44"/>
                <w:u w:val="single"/>
              </w:rPr>
            </w:pPr>
          </w:p>
        </w:tc>
        <w:tc>
          <w:tcPr>
            <w:tcW w:w="1180" w:type="dxa"/>
            <w:tcBorders>
              <w:top w:val="single" w:sz="4" w:space="0" w:color="auto"/>
              <w:left w:val="single" w:sz="4" w:space="0" w:color="auto"/>
              <w:bottom w:val="single" w:sz="4" w:space="0" w:color="auto"/>
              <w:right w:val="nil"/>
            </w:tcBorders>
            <w:noWrap/>
            <w:vAlign w:val="bottom"/>
          </w:tcPr>
          <w:p w14:paraId="6C2B1C90" w14:textId="77777777" w:rsidR="00E56613" w:rsidRPr="00E56613" w:rsidRDefault="00E56613" w:rsidP="00E56613">
            <w:pPr>
              <w:spacing w:before="0" w:beforeAutospacing="0" w:after="0" w:afterAutospacing="0" w:line="240" w:lineRule="auto"/>
              <w:jc w:val="right"/>
              <w:rPr>
                <w:rFonts w:ascii="David" w:eastAsia="Times New Roman" w:hAnsi="David" w:cs="David"/>
                <w:b/>
                <w:bCs/>
                <w:sz w:val="20"/>
                <w:szCs w:val="20"/>
                <w:u w:val="single"/>
              </w:rPr>
            </w:pPr>
            <w:r w:rsidRPr="00E56613">
              <w:rPr>
                <w:rFonts w:ascii="David" w:eastAsia="Times New Roman" w:hAnsi="David" w:cs="David"/>
                <w:b/>
                <w:bCs/>
                <w:sz w:val="20"/>
                <w:szCs w:val="20"/>
                <w:u w:val="single"/>
                <w:rtl/>
              </w:rPr>
              <w:t>ביצוע חודש:</w:t>
            </w:r>
          </w:p>
        </w:tc>
        <w:tc>
          <w:tcPr>
            <w:tcW w:w="835" w:type="dxa"/>
            <w:tcBorders>
              <w:top w:val="single" w:sz="4" w:space="0" w:color="auto"/>
              <w:left w:val="nil"/>
              <w:bottom w:val="single" w:sz="4" w:space="0" w:color="auto"/>
              <w:right w:val="single" w:sz="4" w:space="0" w:color="auto"/>
            </w:tcBorders>
            <w:noWrap/>
            <w:vAlign w:val="bottom"/>
          </w:tcPr>
          <w:p w14:paraId="4CF3BD98" w14:textId="77777777" w:rsidR="00E56613" w:rsidRPr="00E56613" w:rsidRDefault="00E56613" w:rsidP="00E56613">
            <w:pPr>
              <w:bidi w:val="0"/>
              <w:spacing w:before="0" w:beforeAutospacing="0" w:after="0" w:afterAutospacing="0" w:line="240" w:lineRule="auto"/>
              <w:jc w:val="center"/>
              <w:rPr>
                <w:rFonts w:ascii="David" w:eastAsia="Times New Roman" w:hAnsi="David" w:cs="David"/>
                <w:b/>
                <w:bCs/>
              </w:rPr>
            </w:pPr>
            <w:r w:rsidRPr="00E56613">
              <w:rPr>
                <w:rFonts w:ascii="David" w:eastAsia="Times New Roman" w:hAnsi="David" w:cs="David"/>
                <w:b/>
                <w:bCs/>
              </w:rPr>
              <w:t>___</w:t>
            </w:r>
          </w:p>
        </w:tc>
        <w:tc>
          <w:tcPr>
            <w:tcW w:w="8340" w:type="dxa"/>
            <w:gridSpan w:val="11"/>
            <w:tcBorders>
              <w:top w:val="nil"/>
              <w:left w:val="single" w:sz="4" w:space="0" w:color="auto"/>
              <w:bottom w:val="single" w:sz="4" w:space="0" w:color="auto"/>
              <w:right w:val="single" w:sz="4" w:space="0" w:color="auto"/>
            </w:tcBorders>
            <w:noWrap/>
            <w:vAlign w:val="bottom"/>
          </w:tcPr>
          <w:p w14:paraId="3DBD3EAB"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r w:rsidR="00E56613" w:rsidRPr="00E56613" w14:paraId="460C2658" w14:textId="77777777" w:rsidTr="00865F43">
        <w:trPr>
          <w:trHeight w:val="403"/>
        </w:trPr>
        <w:tc>
          <w:tcPr>
            <w:tcW w:w="4642" w:type="dxa"/>
            <w:tcBorders>
              <w:top w:val="single" w:sz="4" w:space="0" w:color="auto"/>
              <w:left w:val="single" w:sz="8" w:space="0" w:color="auto"/>
              <w:bottom w:val="single" w:sz="4" w:space="0" w:color="auto"/>
              <w:right w:val="single" w:sz="4" w:space="0" w:color="auto"/>
            </w:tcBorders>
            <w:noWrap/>
          </w:tcPr>
          <w:p w14:paraId="2182E646"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1180" w:type="dxa"/>
            <w:tcBorders>
              <w:top w:val="single" w:sz="4" w:space="0" w:color="auto"/>
              <w:left w:val="single" w:sz="4" w:space="0" w:color="auto"/>
              <w:bottom w:val="single" w:sz="8" w:space="0" w:color="auto"/>
              <w:right w:val="single" w:sz="4" w:space="0" w:color="auto"/>
            </w:tcBorders>
          </w:tcPr>
          <w:p w14:paraId="35C8C713"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835" w:type="dxa"/>
            <w:tcBorders>
              <w:top w:val="single" w:sz="4" w:space="0" w:color="auto"/>
              <w:left w:val="single" w:sz="4" w:space="0" w:color="auto"/>
              <w:bottom w:val="single" w:sz="4" w:space="0" w:color="auto"/>
              <w:right w:val="single" w:sz="4" w:space="0" w:color="auto"/>
            </w:tcBorders>
            <w:noWrap/>
          </w:tcPr>
          <w:p w14:paraId="7289EDD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3076CF1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4" w:space="0" w:color="auto"/>
              <w:left w:val="single" w:sz="4" w:space="0" w:color="auto"/>
              <w:bottom w:val="single" w:sz="4" w:space="0" w:color="auto"/>
              <w:right w:val="single" w:sz="4" w:space="0" w:color="auto"/>
            </w:tcBorders>
            <w:noWrap/>
          </w:tcPr>
          <w:p w14:paraId="58F45C6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3188F51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4" w:space="0" w:color="auto"/>
              <w:left w:val="single" w:sz="4" w:space="0" w:color="auto"/>
              <w:bottom w:val="single" w:sz="4" w:space="0" w:color="auto"/>
              <w:right w:val="single" w:sz="4" w:space="0" w:color="auto"/>
            </w:tcBorders>
          </w:tcPr>
          <w:p w14:paraId="6E2E625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4" w:space="0" w:color="auto"/>
              <w:left w:val="single" w:sz="4" w:space="0" w:color="auto"/>
              <w:bottom w:val="single" w:sz="4" w:space="0" w:color="auto"/>
              <w:right w:val="single" w:sz="4" w:space="0" w:color="auto"/>
            </w:tcBorders>
          </w:tcPr>
          <w:p w14:paraId="04809E26"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4" w:space="0" w:color="auto"/>
              <w:left w:val="single" w:sz="4" w:space="0" w:color="auto"/>
              <w:bottom w:val="single" w:sz="4" w:space="0" w:color="auto"/>
              <w:right w:val="single" w:sz="4" w:space="0" w:color="auto"/>
            </w:tcBorders>
          </w:tcPr>
          <w:p w14:paraId="553FBDCB"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4" w:space="0" w:color="auto"/>
              <w:left w:val="single" w:sz="4" w:space="0" w:color="auto"/>
              <w:bottom w:val="single" w:sz="4" w:space="0" w:color="auto"/>
              <w:right w:val="single" w:sz="4" w:space="0" w:color="auto"/>
            </w:tcBorders>
          </w:tcPr>
          <w:p w14:paraId="0960F21C"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4" w:space="0" w:color="auto"/>
              <w:left w:val="single" w:sz="4" w:space="0" w:color="auto"/>
              <w:bottom w:val="single" w:sz="4" w:space="0" w:color="auto"/>
              <w:right w:val="single" w:sz="4" w:space="0" w:color="auto"/>
            </w:tcBorders>
          </w:tcPr>
          <w:p w14:paraId="6734DC1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4" w:space="0" w:color="auto"/>
              <w:left w:val="single" w:sz="4" w:space="0" w:color="auto"/>
              <w:bottom w:val="single" w:sz="4" w:space="0" w:color="auto"/>
              <w:right w:val="single" w:sz="4" w:space="0" w:color="auto"/>
            </w:tcBorders>
          </w:tcPr>
          <w:p w14:paraId="71EC0F8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4" w:space="0" w:color="auto"/>
              <w:left w:val="single" w:sz="4" w:space="0" w:color="auto"/>
              <w:bottom w:val="single" w:sz="4" w:space="0" w:color="auto"/>
              <w:right w:val="single" w:sz="4" w:space="0" w:color="auto"/>
            </w:tcBorders>
          </w:tcPr>
          <w:p w14:paraId="081BCE1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2DBCFB9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2CE894C3" w14:textId="77777777" w:rsidTr="00865F43">
        <w:trPr>
          <w:trHeight w:val="315"/>
        </w:trPr>
        <w:tc>
          <w:tcPr>
            <w:tcW w:w="4642" w:type="dxa"/>
            <w:tcBorders>
              <w:top w:val="nil"/>
              <w:left w:val="single" w:sz="8" w:space="0" w:color="auto"/>
              <w:bottom w:val="single" w:sz="4" w:space="0" w:color="auto"/>
              <w:right w:val="single" w:sz="4" w:space="0" w:color="auto"/>
            </w:tcBorders>
          </w:tcPr>
          <w:p w14:paraId="5B27E60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24B119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4.00%</w:t>
            </w:r>
          </w:p>
        </w:tc>
        <w:tc>
          <w:tcPr>
            <w:tcW w:w="835" w:type="dxa"/>
            <w:tcBorders>
              <w:top w:val="nil"/>
              <w:left w:val="single" w:sz="4" w:space="0" w:color="auto"/>
              <w:bottom w:val="single" w:sz="4" w:space="0" w:color="auto"/>
              <w:right w:val="single" w:sz="4" w:space="0" w:color="auto"/>
            </w:tcBorders>
          </w:tcPr>
          <w:p w14:paraId="392468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44CEB1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86F9F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D526BD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E00E8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3F019D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D1C931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C42C8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924AB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EC522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D971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2FECDD0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7C496EC" w14:textId="77777777" w:rsidTr="00865F43">
        <w:trPr>
          <w:trHeight w:val="315"/>
        </w:trPr>
        <w:tc>
          <w:tcPr>
            <w:tcW w:w="4642" w:type="dxa"/>
            <w:tcBorders>
              <w:top w:val="nil"/>
              <w:left w:val="single" w:sz="8" w:space="0" w:color="auto"/>
              <w:bottom w:val="single" w:sz="4" w:space="0" w:color="auto"/>
              <w:right w:val="single" w:sz="4" w:space="0" w:color="auto"/>
            </w:tcBorders>
          </w:tcPr>
          <w:p w14:paraId="719FC54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1960C0E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38.00%</w:t>
            </w:r>
          </w:p>
        </w:tc>
        <w:tc>
          <w:tcPr>
            <w:tcW w:w="835" w:type="dxa"/>
            <w:tcBorders>
              <w:top w:val="nil"/>
              <w:left w:val="single" w:sz="4" w:space="0" w:color="auto"/>
              <w:bottom w:val="single" w:sz="4" w:space="0" w:color="auto"/>
              <w:right w:val="single" w:sz="4" w:space="0" w:color="auto"/>
            </w:tcBorders>
            <w:shd w:val="clear" w:color="auto" w:fill="C0C0C0"/>
          </w:tcPr>
          <w:p w14:paraId="2FD49B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A4B6D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ABC3A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2D7A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5B5EA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EE44B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72DB6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CFED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6C6F4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09A1A3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nil"/>
            </w:tcBorders>
          </w:tcPr>
          <w:p w14:paraId="18FF397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24C64D2"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BB0EA1C" w14:textId="77777777" w:rsidTr="00865F43">
        <w:trPr>
          <w:trHeight w:val="315"/>
        </w:trPr>
        <w:tc>
          <w:tcPr>
            <w:tcW w:w="4642" w:type="dxa"/>
            <w:tcBorders>
              <w:top w:val="nil"/>
              <w:left w:val="single" w:sz="8" w:space="0" w:color="auto"/>
              <w:bottom w:val="single" w:sz="4" w:space="0" w:color="auto"/>
              <w:right w:val="single" w:sz="4" w:space="0" w:color="auto"/>
            </w:tcBorders>
          </w:tcPr>
          <w:p w14:paraId="6BDE8BE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53AA61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4A7DA9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1D22E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74DC3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D4B52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DA98C7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C7E64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7D066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0FC86F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D2C9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B81C72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CC1CD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206D89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76FB143" w14:textId="77777777" w:rsidTr="00865F43">
        <w:trPr>
          <w:trHeight w:val="315"/>
        </w:trPr>
        <w:tc>
          <w:tcPr>
            <w:tcW w:w="4642" w:type="dxa"/>
            <w:tcBorders>
              <w:top w:val="nil"/>
              <w:left w:val="single" w:sz="8" w:space="0" w:color="auto"/>
              <w:bottom w:val="single" w:sz="4" w:space="0" w:color="auto"/>
              <w:right w:val="single" w:sz="4" w:space="0" w:color="auto"/>
            </w:tcBorders>
          </w:tcPr>
          <w:p w14:paraId="3D11FD4D"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762F579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114086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378FC9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37F18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DDFAD9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912D43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6521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CBC15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96052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4513A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B3898F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5500D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B31FAC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704801CA" w14:textId="77777777" w:rsidTr="00865F43">
        <w:trPr>
          <w:trHeight w:val="315"/>
        </w:trPr>
        <w:tc>
          <w:tcPr>
            <w:tcW w:w="4642" w:type="dxa"/>
            <w:tcBorders>
              <w:top w:val="nil"/>
              <w:left w:val="single" w:sz="8" w:space="0" w:color="auto"/>
              <w:bottom w:val="single" w:sz="4" w:space="0" w:color="auto"/>
              <w:right w:val="single" w:sz="4" w:space="0" w:color="auto"/>
            </w:tcBorders>
          </w:tcPr>
          <w:p w14:paraId="12F03E12"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2589ED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375E25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1C06E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52FA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0710F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C7A93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56E571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510948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1DEF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F81BA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ED274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AD4D0C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21590CAD"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A1E3EE5" w14:textId="77777777" w:rsidTr="00865F43">
        <w:trPr>
          <w:trHeight w:val="315"/>
        </w:trPr>
        <w:tc>
          <w:tcPr>
            <w:tcW w:w="4642" w:type="dxa"/>
            <w:tcBorders>
              <w:top w:val="nil"/>
              <w:left w:val="single" w:sz="8" w:space="0" w:color="auto"/>
              <w:bottom w:val="single" w:sz="4" w:space="0" w:color="auto"/>
              <w:right w:val="single" w:sz="4" w:space="0" w:color="auto"/>
            </w:tcBorders>
          </w:tcPr>
          <w:p w14:paraId="1579A463"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76A4232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11E4BF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FA287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932A5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71592C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1ACAF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8E572C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57052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12239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FD44B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74229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03CFC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EA0CE7B"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23F2D1EB" w14:textId="77777777" w:rsidTr="00865F43">
        <w:trPr>
          <w:trHeight w:val="345"/>
        </w:trPr>
        <w:tc>
          <w:tcPr>
            <w:tcW w:w="4642" w:type="dxa"/>
            <w:tcBorders>
              <w:top w:val="nil"/>
              <w:left w:val="single" w:sz="8" w:space="0" w:color="auto"/>
              <w:bottom w:val="single" w:sz="4" w:space="0" w:color="auto"/>
              <w:right w:val="single" w:sz="4" w:space="0" w:color="auto"/>
            </w:tcBorders>
          </w:tcPr>
          <w:p w14:paraId="655F948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1ED302B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835" w:type="dxa"/>
            <w:tcBorders>
              <w:top w:val="nil"/>
              <w:left w:val="single" w:sz="4" w:space="0" w:color="auto"/>
              <w:bottom w:val="single" w:sz="4" w:space="0" w:color="auto"/>
              <w:right w:val="single" w:sz="4" w:space="0" w:color="auto"/>
            </w:tcBorders>
            <w:shd w:val="clear" w:color="auto" w:fill="C0C0C0"/>
          </w:tcPr>
          <w:p w14:paraId="201C45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7AAE3B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1EE5E0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09969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785F774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16FC6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0D79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7FBE8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6095A4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FDA3C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25A5A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F61547C"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4E61312" w14:textId="77777777" w:rsidTr="00865F43">
        <w:trPr>
          <w:trHeight w:val="315"/>
        </w:trPr>
        <w:tc>
          <w:tcPr>
            <w:tcW w:w="4642" w:type="dxa"/>
            <w:tcBorders>
              <w:top w:val="nil"/>
              <w:left w:val="single" w:sz="8" w:space="0" w:color="auto"/>
              <w:bottom w:val="single" w:sz="4" w:space="0" w:color="auto"/>
              <w:right w:val="single" w:sz="4" w:space="0" w:color="auto"/>
            </w:tcBorders>
          </w:tcPr>
          <w:p w14:paraId="356BF90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ריצוף</w:t>
            </w:r>
          </w:p>
        </w:tc>
        <w:tc>
          <w:tcPr>
            <w:tcW w:w="1180" w:type="dxa"/>
            <w:tcBorders>
              <w:top w:val="nil"/>
              <w:left w:val="single" w:sz="4" w:space="0" w:color="auto"/>
              <w:bottom w:val="single" w:sz="4" w:space="0" w:color="auto"/>
              <w:right w:val="single" w:sz="4" w:space="0" w:color="auto"/>
            </w:tcBorders>
          </w:tcPr>
          <w:p w14:paraId="0A3DD83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5.50%</w:t>
            </w:r>
          </w:p>
        </w:tc>
        <w:tc>
          <w:tcPr>
            <w:tcW w:w="835" w:type="dxa"/>
            <w:tcBorders>
              <w:top w:val="nil"/>
              <w:left w:val="single" w:sz="4" w:space="0" w:color="auto"/>
              <w:bottom w:val="single" w:sz="4" w:space="0" w:color="auto"/>
              <w:right w:val="single" w:sz="4" w:space="0" w:color="auto"/>
            </w:tcBorders>
            <w:shd w:val="clear" w:color="auto" w:fill="C0C0C0"/>
          </w:tcPr>
          <w:p w14:paraId="019C78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AD3C4A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92C865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29F7F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11B9CF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B60C9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B1783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01EF71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EF913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4637F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82F512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A485B5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7D2E556" w14:textId="77777777" w:rsidTr="00865F43">
        <w:trPr>
          <w:trHeight w:val="315"/>
        </w:trPr>
        <w:tc>
          <w:tcPr>
            <w:tcW w:w="4642" w:type="dxa"/>
            <w:tcBorders>
              <w:top w:val="nil"/>
              <w:left w:val="single" w:sz="8" w:space="0" w:color="auto"/>
              <w:bottom w:val="single" w:sz="4" w:space="0" w:color="auto"/>
              <w:right w:val="single" w:sz="4" w:space="0" w:color="auto"/>
            </w:tcBorders>
          </w:tcPr>
          <w:p w14:paraId="59765EEC"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2D2465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835" w:type="dxa"/>
            <w:tcBorders>
              <w:top w:val="nil"/>
              <w:left w:val="single" w:sz="4" w:space="0" w:color="auto"/>
              <w:bottom w:val="single" w:sz="4" w:space="0" w:color="auto"/>
              <w:right w:val="single" w:sz="4" w:space="0" w:color="auto"/>
            </w:tcBorders>
            <w:shd w:val="clear" w:color="auto" w:fill="C0C0C0"/>
          </w:tcPr>
          <w:p w14:paraId="684BD4E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032BD2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58EDC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4A0A8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26732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0E0B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D1878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E4885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F377D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CD386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1FA73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022884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0330E02" w14:textId="77777777" w:rsidTr="00865F43">
        <w:trPr>
          <w:trHeight w:val="345"/>
        </w:trPr>
        <w:tc>
          <w:tcPr>
            <w:tcW w:w="4642" w:type="dxa"/>
            <w:tcBorders>
              <w:top w:val="nil"/>
              <w:left w:val="single" w:sz="8" w:space="0" w:color="auto"/>
              <w:bottom w:val="single" w:sz="4" w:space="0" w:color="auto"/>
              <w:right w:val="single" w:sz="4" w:space="0" w:color="auto"/>
            </w:tcBorders>
          </w:tcPr>
          <w:p w14:paraId="00B4E10B"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362A0D2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064881A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6A347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10A27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D884D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12525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222E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F5996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AF187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DD74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0B997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B004F3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5EC959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96DFA64" w14:textId="77777777" w:rsidTr="00865F43">
        <w:trPr>
          <w:trHeight w:val="315"/>
        </w:trPr>
        <w:tc>
          <w:tcPr>
            <w:tcW w:w="4642" w:type="dxa"/>
            <w:tcBorders>
              <w:top w:val="nil"/>
              <w:left w:val="single" w:sz="8" w:space="0" w:color="auto"/>
              <w:bottom w:val="single" w:sz="4" w:space="0" w:color="auto"/>
              <w:right w:val="single" w:sz="4" w:space="0" w:color="auto"/>
            </w:tcBorders>
          </w:tcPr>
          <w:p w14:paraId="11AD21E5" w14:textId="77777777" w:rsidR="00E56613" w:rsidRPr="00E56613" w:rsidRDefault="00E56613" w:rsidP="00E56613">
            <w:pPr>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39FA06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single" w:sz="4" w:space="0" w:color="auto"/>
            </w:tcBorders>
            <w:shd w:val="clear" w:color="auto" w:fill="C0C0C0"/>
          </w:tcPr>
          <w:p w14:paraId="47D3E6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7442A4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D1598B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090788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016D8B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902B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FDE77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496521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5D87A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CD001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2D444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45058DE"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3AF4511" w14:textId="77777777" w:rsidTr="00865F43">
        <w:trPr>
          <w:trHeight w:val="315"/>
        </w:trPr>
        <w:tc>
          <w:tcPr>
            <w:tcW w:w="4642" w:type="dxa"/>
            <w:tcBorders>
              <w:top w:val="nil"/>
              <w:left w:val="single" w:sz="8" w:space="0" w:color="auto"/>
              <w:bottom w:val="single" w:sz="4" w:space="0" w:color="auto"/>
              <w:right w:val="single" w:sz="4" w:space="0" w:color="auto"/>
            </w:tcBorders>
          </w:tcPr>
          <w:p w14:paraId="2B2B9B95"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42FC610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6722D8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EC57A6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8F490D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964508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38724A7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A0C2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960016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23C9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01AC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E4145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90B0F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086C09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1F13538" w14:textId="77777777" w:rsidTr="00865F43">
        <w:trPr>
          <w:trHeight w:val="315"/>
        </w:trPr>
        <w:tc>
          <w:tcPr>
            <w:tcW w:w="4642" w:type="dxa"/>
            <w:tcBorders>
              <w:top w:val="nil"/>
              <w:left w:val="single" w:sz="8" w:space="0" w:color="auto"/>
              <w:bottom w:val="single" w:sz="4" w:space="0" w:color="auto"/>
              <w:right w:val="single" w:sz="4" w:space="0" w:color="auto"/>
            </w:tcBorders>
          </w:tcPr>
          <w:p w14:paraId="65F97DA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2F577A9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3.00%</w:t>
            </w:r>
          </w:p>
        </w:tc>
        <w:tc>
          <w:tcPr>
            <w:tcW w:w="835" w:type="dxa"/>
            <w:tcBorders>
              <w:top w:val="nil"/>
              <w:left w:val="single" w:sz="4" w:space="0" w:color="auto"/>
              <w:bottom w:val="single" w:sz="4" w:space="0" w:color="auto"/>
              <w:right w:val="single" w:sz="4" w:space="0" w:color="auto"/>
            </w:tcBorders>
            <w:shd w:val="clear" w:color="auto" w:fill="C0C0C0"/>
          </w:tcPr>
          <w:p w14:paraId="4A07C34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6DB90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04BF4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CFB566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212DB5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944A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109E1F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32DE7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327D90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ABD98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6836D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5AFB9E3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B2C06F3" w14:textId="77777777" w:rsidTr="00865F43">
        <w:trPr>
          <w:trHeight w:val="315"/>
        </w:trPr>
        <w:tc>
          <w:tcPr>
            <w:tcW w:w="4642" w:type="dxa"/>
            <w:tcBorders>
              <w:top w:val="nil"/>
              <w:left w:val="single" w:sz="8" w:space="0" w:color="auto"/>
              <w:bottom w:val="single" w:sz="4" w:space="0" w:color="auto"/>
              <w:right w:val="single" w:sz="4" w:space="0" w:color="auto"/>
            </w:tcBorders>
          </w:tcPr>
          <w:p w14:paraId="1D935048"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377B90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7.50%</w:t>
            </w:r>
          </w:p>
        </w:tc>
        <w:tc>
          <w:tcPr>
            <w:tcW w:w="835" w:type="dxa"/>
            <w:tcBorders>
              <w:top w:val="nil"/>
              <w:left w:val="single" w:sz="4" w:space="0" w:color="auto"/>
              <w:bottom w:val="single" w:sz="4" w:space="0" w:color="auto"/>
              <w:right w:val="single" w:sz="4" w:space="0" w:color="auto"/>
            </w:tcBorders>
            <w:shd w:val="clear" w:color="auto" w:fill="C0C0C0"/>
          </w:tcPr>
          <w:p w14:paraId="1A6B43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FFEC8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C6D64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BB5CA5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820096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0167F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A2CEA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83EB4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89C003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13C09F7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FB334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78FADE3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1AB78E6A" w14:textId="77777777" w:rsidTr="00865F43">
        <w:trPr>
          <w:trHeight w:val="315"/>
        </w:trPr>
        <w:tc>
          <w:tcPr>
            <w:tcW w:w="4642" w:type="dxa"/>
            <w:tcBorders>
              <w:top w:val="nil"/>
              <w:left w:val="single" w:sz="8" w:space="0" w:color="auto"/>
              <w:bottom w:val="single" w:sz="4" w:space="0" w:color="auto"/>
              <w:right w:val="single" w:sz="4" w:space="0" w:color="auto"/>
            </w:tcBorders>
          </w:tcPr>
          <w:p w14:paraId="731374D0"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4C7535E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835" w:type="dxa"/>
            <w:tcBorders>
              <w:top w:val="nil"/>
              <w:left w:val="single" w:sz="4" w:space="0" w:color="auto"/>
              <w:bottom w:val="single" w:sz="4" w:space="0" w:color="auto"/>
              <w:right w:val="single" w:sz="4" w:space="0" w:color="auto"/>
            </w:tcBorders>
            <w:shd w:val="clear" w:color="auto" w:fill="C0C0C0"/>
          </w:tcPr>
          <w:p w14:paraId="47A230A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430ED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409A8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188ABD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334417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46C0A2E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736AA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730F84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6CB1E2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F5CB4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27482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6ABAC8D5"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0C5FD6B2" w14:textId="77777777" w:rsidTr="00865F43">
        <w:trPr>
          <w:trHeight w:val="315"/>
        </w:trPr>
        <w:tc>
          <w:tcPr>
            <w:tcW w:w="4642" w:type="dxa"/>
            <w:tcBorders>
              <w:top w:val="nil"/>
              <w:left w:val="single" w:sz="8" w:space="0" w:color="auto"/>
              <w:bottom w:val="single" w:sz="4" w:space="0" w:color="auto"/>
              <w:right w:val="single" w:sz="4" w:space="0" w:color="auto"/>
            </w:tcBorders>
          </w:tcPr>
          <w:p w14:paraId="0EDF35B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מעליות</w:t>
            </w:r>
          </w:p>
        </w:tc>
        <w:tc>
          <w:tcPr>
            <w:tcW w:w="1180" w:type="dxa"/>
            <w:tcBorders>
              <w:top w:val="nil"/>
              <w:left w:val="single" w:sz="4" w:space="0" w:color="auto"/>
              <w:bottom w:val="single" w:sz="4" w:space="0" w:color="auto"/>
              <w:right w:val="single" w:sz="4" w:space="0" w:color="auto"/>
            </w:tcBorders>
          </w:tcPr>
          <w:p w14:paraId="241CE36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3.50%</w:t>
            </w:r>
          </w:p>
        </w:tc>
        <w:tc>
          <w:tcPr>
            <w:tcW w:w="835" w:type="dxa"/>
            <w:tcBorders>
              <w:top w:val="nil"/>
              <w:left w:val="single" w:sz="4" w:space="0" w:color="auto"/>
              <w:bottom w:val="single" w:sz="4" w:space="0" w:color="auto"/>
              <w:right w:val="single" w:sz="4" w:space="0" w:color="auto"/>
            </w:tcBorders>
          </w:tcPr>
          <w:p w14:paraId="034CE7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90%</w:t>
            </w:r>
          </w:p>
        </w:tc>
        <w:tc>
          <w:tcPr>
            <w:tcW w:w="728" w:type="dxa"/>
            <w:tcBorders>
              <w:top w:val="nil"/>
              <w:left w:val="single" w:sz="4" w:space="0" w:color="auto"/>
              <w:bottom w:val="single" w:sz="4" w:space="0" w:color="auto"/>
              <w:right w:val="single" w:sz="4" w:space="0" w:color="auto"/>
            </w:tcBorders>
            <w:shd w:val="clear" w:color="auto" w:fill="C0C0C0"/>
          </w:tcPr>
          <w:p w14:paraId="385AB1E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A66F96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B7ACE2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14320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73859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7CEED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8888A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941F84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2DE5D7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27B35A8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26A4691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90.00%</w:t>
            </w:r>
          </w:p>
        </w:tc>
      </w:tr>
      <w:tr w:rsidR="00E56613" w:rsidRPr="00E56613" w14:paraId="5014CD18" w14:textId="77777777" w:rsidTr="00865F43">
        <w:trPr>
          <w:trHeight w:val="315"/>
        </w:trPr>
        <w:tc>
          <w:tcPr>
            <w:tcW w:w="4642" w:type="dxa"/>
            <w:tcBorders>
              <w:top w:val="nil"/>
              <w:left w:val="single" w:sz="8" w:space="0" w:color="auto"/>
              <w:bottom w:val="single" w:sz="4" w:space="0" w:color="auto"/>
              <w:right w:val="single" w:sz="4" w:space="0" w:color="auto"/>
            </w:tcBorders>
          </w:tcPr>
          <w:p w14:paraId="53BC2781"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74446C9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nil"/>
              <w:left w:val="single" w:sz="4" w:space="0" w:color="auto"/>
              <w:bottom w:val="single" w:sz="4" w:space="0" w:color="auto"/>
              <w:right w:val="nil"/>
            </w:tcBorders>
            <w:shd w:val="clear" w:color="auto" w:fill="C0C0C0"/>
          </w:tcPr>
          <w:p w14:paraId="00067F7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4551B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0184EF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F99D91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C298D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51350B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AF7521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D1502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2A1E8F3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69560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7116EA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nil"/>
              <w:left w:val="single" w:sz="4" w:space="0" w:color="auto"/>
              <w:bottom w:val="single" w:sz="4" w:space="0" w:color="auto"/>
              <w:right w:val="single" w:sz="8" w:space="0" w:color="auto"/>
            </w:tcBorders>
            <w:noWrap/>
            <w:vAlign w:val="bottom"/>
          </w:tcPr>
          <w:p w14:paraId="1720602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3A40D114" w14:textId="77777777" w:rsidTr="00865F43">
        <w:trPr>
          <w:trHeight w:val="315"/>
        </w:trPr>
        <w:tc>
          <w:tcPr>
            <w:tcW w:w="4642" w:type="dxa"/>
            <w:tcBorders>
              <w:top w:val="single" w:sz="4" w:space="0" w:color="auto"/>
              <w:left w:val="single" w:sz="4" w:space="0" w:color="auto"/>
              <w:bottom w:val="single" w:sz="4" w:space="0" w:color="auto"/>
              <w:right w:val="single" w:sz="4" w:space="0" w:color="auto"/>
            </w:tcBorders>
          </w:tcPr>
          <w:p w14:paraId="490CFC4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1236A1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1.50%</w:t>
            </w:r>
          </w:p>
        </w:tc>
        <w:tc>
          <w:tcPr>
            <w:tcW w:w="835" w:type="dxa"/>
            <w:tcBorders>
              <w:top w:val="single" w:sz="4" w:space="0" w:color="auto"/>
              <w:left w:val="single" w:sz="4" w:space="0" w:color="auto"/>
              <w:bottom w:val="single" w:sz="4" w:space="0" w:color="auto"/>
              <w:right w:val="single" w:sz="4" w:space="0" w:color="auto"/>
            </w:tcBorders>
            <w:shd w:val="clear" w:color="auto" w:fill="C0C0C0"/>
          </w:tcPr>
          <w:p w14:paraId="54E950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15CC6A9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5E22C2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single" w:sz="4" w:space="0" w:color="auto"/>
              <w:left w:val="single" w:sz="4" w:space="0" w:color="auto"/>
              <w:bottom w:val="single" w:sz="4" w:space="0" w:color="auto"/>
              <w:right w:val="single" w:sz="4" w:space="0" w:color="auto"/>
            </w:tcBorders>
          </w:tcPr>
          <w:p w14:paraId="7695548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59D89BA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5D842F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348EBE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63265F8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522B2D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5D8B21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single" w:sz="4" w:space="0" w:color="auto"/>
              <w:left w:val="single" w:sz="4" w:space="0" w:color="auto"/>
              <w:bottom w:val="single" w:sz="4" w:space="0" w:color="auto"/>
              <w:right w:val="single" w:sz="4" w:space="0" w:color="auto"/>
            </w:tcBorders>
          </w:tcPr>
          <w:p w14:paraId="3D9B5C0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0C26741A"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E21FC7C" w14:textId="77777777" w:rsidTr="00865F43">
        <w:trPr>
          <w:trHeight w:val="315"/>
        </w:trPr>
        <w:tc>
          <w:tcPr>
            <w:tcW w:w="4642" w:type="dxa"/>
            <w:tcBorders>
              <w:top w:val="nil"/>
              <w:left w:val="single" w:sz="8" w:space="0" w:color="auto"/>
              <w:bottom w:val="single" w:sz="4" w:space="0" w:color="auto"/>
              <w:right w:val="single" w:sz="4" w:space="0" w:color="auto"/>
            </w:tcBorders>
          </w:tcPr>
          <w:p w14:paraId="63A1B89E"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4E3462C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835" w:type="dxa"/>
            <w:tcBorders>
              <w:top w:val="nil"/>
              <w:left w:val="single" w:sz="4" w:space="0" w:color="auto"/>
              <w:bottom w:val="single" w:sz="4" w:space="0" w:color="auto"/>
              <w:right w:val="single" w:sz="4" w:space="0" w:color="auto"/>
            </w:tcBorders>
            <w:shd w:val="clear" w:color="auto" w:fill="C0C0C0"/>
          </w:tcPr>
          <w:p w14:paraId="4ABD92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65B3CDA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E4795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10F24D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3D0535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D22C7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9009B4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7511E8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E0BE11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8C6882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362B38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2C8E676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bl>
    <w:p w14:paraId="28E01CF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r w:rsidRPr="00E56613">
        <w:rPr>
          <w:rFonts w:ascii="David" w:eastAsia="Times New Roman" w:hAnsi="David" w:cs="David"/>
          <w:sz w:val="26"/>
          <w:szCs w:val="26"/>
          <w:rtl/>
        </w:rPr>
        <w:br w:type="page"/>
      </w:r>
    </w:p>
    <w:tbl>
      <w:tblPr>
        <w:bidiVisual/>
        <w:tblW w:w="15281" w:type="dxa"/>
        <w:tblInd w:w="-814" w:type="dxa"/>
        <w:tblLook w:val="0000" w:firstRow="0" w:lastRow="0" w:firstColumn="0" w:lastColumn="0" w:noHBand="0" w:noVBand="0"/>
      </w:tblPr>
      <w:tblGrid>
        <w:gridCol w:w="5060"/>
        <w:gridCol w:w="881"/>
        <w:gridCol w:w="1000"/>
        <w:gridCol w:w="728"/>
        <w:gridCol w:w="728"/>
        <w:gridCol w:w="728"/>
        <w:gridCol w:w="728"/>
        <w:gridCol w:w="728"/>
        <w:gridCol w:w="728"/>
        <w:gridCol w:w="728"/>
        <w:gridCol w:w="728"/>
        <w:gridCol w:w="728"/>
        <w:gridCol w:w="728"/>
        <w:gridCol w:w="1060"/>
      </w:tblGrid>
      <w:tr w:rsidR="00E56613" w:rsidRPr="00E56613" w14:paraId="2F7B7CDD" w14:textId="77777777" w:rsidTr="00865F43">
        <w:trPr>
          <w:trHeight w:val="403"/>
        </w:trPr>
        <w:tc>
          <w:tcPr>
            <w:tcW w:w="5060" w:type="dxa"/>
            <w:tcBorders>
              <w:top w:val="single" w:sz="8" w:space="0" w:color="auto"/>
              <w:left w:val="single" w:sz="8" w:space="0" w:color="auto"/>
              <w:bottom w:val="single" w:sz="4" w:space="0" w:color="auto"/>
              <w:right w:val="single" w:sz="4" w:space="0" w:color="auto"/>
            </w:tcBorders>
            <w:noWrap/>
          </w:tcPr>
          <w:p w14:paraId="38C48D72" w14:textId="77777777" w:rsidR="00E56613" w:rsidRPr="00E56613" w:rsidRDefault="00E56613" w:rsidP="00E56613">
            <w:pPr>
              <w:spacing w:before="0" w:beforeAutospacing="0" w:after="0" w:afterAutospacing="0" w:line="240" w:lineRule="auto"/>
              <w:rPr>
                <w:rFonts w:ascii="David" w:eastAsia="Times New Roman" w:hAnsi="David" w:cs="David"/>
                <w:b/>
                <w:bCs/>
                <w:sz w:val="24"/>
                <w:szCs w:val="24"/>
                <w:rtl/>
              </w:rPr>
            </w:pPr>
            <w:r w:rsidRPr="00E56613">
              <w:rPr>
                <w:rFonts w:ascii="David" w:eastAsia="Times New Roman" w:hAnsi="David" w:cs="David"/>
                <w:b/>
                <w:bCs/>
                <w:sz w:val="24"/>
                <w:szCs w:val="24"/>
                <w:rtl/>
              </w:rPr>
              <w:t>ת</w:t>
            </w:r>
            <w:r w:rsidR="00865F43">
              <w:rPr>
                <w:rFonts w:ascii="David" w:eastAsia="Times New Roman" w:hAnsi="David" w:cs="David" w:hint="cs"/>
                <w:b/>
                <w:bCs/>
                <w:sz w:val="24"/>
                <w:szCs w:val="24"/>
                <w:rtl/>
              </w:rPr>
              <w:t>י</w:t>
            </w:r>
            <w:r w:rsidRPr="00E56613">
              <w:rPr>
                <w:rFonts w:ascii="David" w:eastAsia="Times New Roman" w:hAnsi="David" w:cs="David"/>
                <w:b/>
                <w:bCs/>
                <w:sz w:val="24"/>
                <w:szCs w:val="24"/>
                <w:rtl/>
              </w:rPr>
              <w:t>אור העבודה</w:t>
            </w:r>
          </w:p>
        </w:tc>
        <w:tc>
          <w:tcPr>
            <w:tcW w:w="881" w:type="dxa"/>
            <w:tcBorders>
              <w:top w:val="single" w:sz="8" w:space="0" w:color="auto"/>
              <w:left w:val="single" w:sz="4" w:space="0" w:color="auto"/>
              <w:bottom w:val="single" w:sz="8" w:space="0" w:color="auto"/>
              <w:right w:val="single" w:sz="4" w:space="0" w:color="auto"/>
            </w:tcBorders>
          </w:tcPr>
          <w:p w14:paraId="67731418" w14:textId="77777777" w:rsidR="00E56613" w:rsidRPr="00E56613" w:rsidRDefault="00E56613" w:rsidP="00E56613">
            <w:pPr>
              <w:spacing w:before="0" w:beforeAutospacing="0" w:after="0" w:afterAutospacing="0" w:line="240" w:lineRule="auto"/>
              <w:jc w:val="center"/>
              <w:rPr>
                <w:rFonts w:ascii="David" w:eastAsia="Times New Roman" w:hAnsi="David" w:cs="David"/>
                <w:b/>
                <w:bCs/>
                <w:sz w:val="20"/>
                <w:szCs w:val="20"/>
              </w:rPr>
            </w:pPr>
            <w:r w:rsidRPr="00E56613">
              <w:rPr>
                <w:rFonts w:ascii="David" w:eastAsia="Times New Roman" w:hAnsi="David" w:cs="David"/>
                <w:b/>
                <w:bCs/>
                <w:sz w:val="20"/>
                <w:szCs w:val="20"/>
                <w:rtl/>
              </w:rPr>
              <w:t> </w:t>
            </w:r>
          </w:p>
        </w:tc>
        <w:tc>
          <w:tcPr>
            <w:tcW w:w="1000" w:type="dxa"/>
            <w:tcBorders>
              <w:top w:val="single" w:sz="8" w:space="0" w:color="auto"/>
              <w:left w:val="single" w:sz="4" w:space="0" w:color="auto"/>
              <w:bottom w:val="single" w:sz="4" w:space="0" w:color="auto"/>
              <w:right w:val="single" w:sz="4" w:space="0" w:color="auto"/>
            </w:tcBorders>
            <w:noWrap/>
          </w:tcPr>
          <w:p w14:paraId="44D6DA1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0178E053"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מרתף</w:t>
            </w:r>
          </w:p>
        </w:tc>
        <w:tc>
          <w:tcPr>
            <w:tcW w:w="728" w:type="dxa"/>
            <w:tcBorders>
              <w:top w:val="single" w:sz="8" w:space="0" w:color="auto"/>
              <w:left w:val="single" w:sz="4" w:space="0" w:color="auto"/>
              <w:bottom w:val="single" w:sz="4" w:space="0" w:color="auto"/>
              <w:right w:val="single" w:sz="4" w:space="0" w:color="auto"/>
            </w:tcBorders>
            <w:noWrap/>
          </w:tcPr>
          <w:p w14:paraId="15428654"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3428048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גלריה</w:t>
            </w:r>
          </w:p>
        </w:tc>
        <w:tc>
          <w:tcPr>
            <w:tcW w:w="728" w:type="dxa"/>
            <w:tcBorders>
              <w:top w:val="single" w:sz="8" w:space="0" w:color="auto"/>
              <w:left w:val="single" w:sz="4" w:space="0" w:color="auto"/>
              <w:bottom w:val="single" w:sz="4" w:space="0" w:color="auto"/>
              <w:right w:val="single" w:sz="4" w:space="0" w:color="auto"/>
            </w:tcBorders>
          </w:tcPr>
          <w:p w14:paraId="7E41B2D9"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1</w:t>
            </w:r>
          </w:p>
        </w:tc>
        <w:tc>
          <w:tcPr>
            <w:tcW w:w="728" w:type="dxa"/>
            <w:tcBorders>
              <w:top w:val="single" w:sz="8" w:space="0" w:color="auto"/>
              <w:left w:val="single" w:sz="4" w:space="0" w:color="auto"/>
              <w:bottom w:val="single" w:sz="4" w:space="0" w:color="auto"/>
              <w:right w:val="single" w:sz="4" w:space="0" w:color="auto"/>
            </w:tcBorders>
          </w:tcPr>
          <w:p w14:paraId="39771932"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2</w:t>
            </w:r>
          </w:p>
        </w:tc>
        <w:tc>
          <w:tcPr>
            <w:tcW w:w="728" w:type="dxa"/>
            <w:tcBorders>
              <w:top w:val="single" w:sz="8" w:space="0" w:color="auto"/>
              <w:left w:val="single" w:sz="4" w:space="0" w:color="auto"/>
              <w:bottom w:val="single" w:sz="4" w:space="0" w:color="auto"/>
              <w:right w:val="single" w:sz="4" w:space="0" w:color="auto"/>
            </w:tcBorders>
          </w:tcPr>
          <w:p w14:paraId="290E53AE"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3</w:t>
            </w:r>
          </w:p>
        </w:tc>
        <w:tc>
          <w:tcPr>
            <w:tcW w:w="728" w:type="dxa"/>
            <w:tcBorders>
              <w:top w:val="single" w:sz="8" w:space="0" w:color="auto"/>
              <w:left w:val="single" w:sz="4" w:space="0" w:color="auto"/>
              <w:bottom w:val="single" w:sz="4" w:space="0" w:color="auto"/>
              <w:right w:val="single" w:sz="4" w:space="0" w:color="auto"/>
            </w:tcBorders>
          </w:tcPr>
          <w:p w14:paraId="25ACFCC0"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4</w:t>
            </w:r>
          </w:p>
        </w:tc>
        <w:tc>
          <w:tcPr>
            <w:tcW w:w="728" w:type="dxa"/>
            <w:tcBorders>
              <w:top w:val="single" w:sz="8" w:space="0" w:color="auto"/>
              <w:left w:val="single" w:sz="4" w:space="0" w:color="auto"/>
              <w:bottom w:val="single" w:sz="4" w:space="0" w:color="auto"/>
              <w:right w:val="single" w:sz="4" w:space="0" w:color="auto"/>
            </w:tcBorders>
          </w:tcPr>
          <w:p w14:paraId="7869109D"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5</w:t>
            </w:r>
          </w:p>
        </w:tc>
        <w:tc>
          <w:tcPr>
            <w:tcW w:w="728" w:type="dxa"/>
            <w:tcBorders>
              <w:top w:val="single" w:sz="8" w:space="0" w:color="auto"/>
              <w:left w:val="single" w:sz="4" w:space="0" w:color="auto"/>
              <w:bottom w:val="single" w:sz="4" w:space="0" w:color="auto"/>
              <w:right w:val="single" w:sz="4" w:space="0" w:color="auto"/>
            </w:tcBorders>
          </w:tcPr>
          <w:p w14:paraId="71AF4015"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6</w:t>
            </w:r>
          </w:p>
        </w:tc>
        <w:tc>
          <w:tcPr>
            <w:tcW w:w="728" w:type="dxa"/>
            <w:tcBorders>
              <w:top w:val="single" w:sz="8" w:space="0" w:color="auto"/>
              <w:left w:val="single" w:sz="4" w:space="0" w:color="auto"/>
              <w:bottom w:val="single" w:sz="4" w:space="0" w:color="auto"/>
              <w:right w:val="single" w:sz="4" w:space="0" w:color="auto"/>
            </w:tcBorders>
          </w:tcPr>
          <w:p w14:paraId="6B3A58F1"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3873045F" w14:textId="77777777" w:rsidR="00E56613" w:rsidRPr="00E56613" w:rsidRDefault="00E56613" w:rsidP="00E56613">
            <w:pPr>
              <w:spacing w:before="0" w:beforeAutospacing="0" w:after="0" w:afterAutospacing="0" w:line="240" w:lineRule="auto"/>
              <w:rPr>
                <w:rFonts w:ascii="David" w:eastAsia="Times New Roman" w:hAnsi="David" w:cs="David"/>
                <w:b/>
                <w:bCs/>
              </w:rPr>
            </w:pPr>
            <w:r w:rsidRPr="00E56613">
              <w:rPr>
                <w:rFonts w:ascii="David" w:eastAsia="Times New Roman" w:hAnsi="David" w:cs="David"/>
                <w:b/>
                <w:bCs/>
                <w:rtl/>
              </w:rPr>
              <w:t>ביצוע לשלב</w:t>
            </w:r>
          </w:p>
        </w:tc>
      </w:tr>
      <w:tr w:rsidR="00E56613" w:rsidRPr="00E56613" w14:paraId="15C910EB" w14:textId="77777777" w:rsidTr="00865F43">
        <w:trPr>
          <w:trHeight w:val="315"/>
        </w:trPr>
        <w:tc>
          <w:tcPr>
            <w:tcW w:w="5060" w:type="dxa"/>
            <w:tcBorders>
              <w:top w:val="nil"/>
              <w:left w:val="single" w:sz="8" w:space="0" w:color="auto"/>
              <w:bottom w:val="single" w:sz="4" w:space="0" w:color="auto"/>
              <w:right w:val="single" w:sz="4" w:space="0" w:color="auto"/>
            </w:tcBorders>
          </w:tcPr>
          <w:p w14:paraId="2F7207A6"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עבודות במבואות גלריה, כניסה ומרתף</w:t>
            </w:r>
          </w:p>
        </w:tc>
        <w:tc>
          <w:tcPr>
            <w:tcW w:w="881" w:type="dxa"/>
            <w:tcBorders>
              <w:top w:val="nil"/>
              <w:left w:val="single" w:sz="4" w:space="0" w:color="auto"/>
              <w:bottom w:val="single" w:sz="4" w:space="0" w:color="auto"/>
              <w:right w:val="single" w:sz="4" w:space="0" w:color="auto"/>
            </w:tcBorders>
          </w:tcPr>
          <w:p w14:paraId="449C2B3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3632DAD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580309C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079A172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tcPr>
          <w:p w14:paraId="3D778F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99%</w:t>
            </w:r>
          </w:p>
        </w:tc>
        <w:tc>
          <w:tcPr>
            <w:tcW w:w="728" w:type="dxa"/>
            <w:tcBorders>
              <w:top w:val="nil"/>
              <w:left w:val="single" w:sz="4" w:space="0" w:color="auto"/>
              <w:bottom w:val="single" w:sz="4" w:space="0" w:color="auto"/>
              <w:right w:val="single" w:sz="4" w:space="0" w:color="auto"/>
            </w:tcBorders>
            <w:shd w:val="clear" w:color="auto" w:fill="C0C0C0"/>
          </w:tcPr>
          <w:p w14:paraId="2EBEB6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571236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0688D0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5F7E2A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1BEB3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BEF79E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D23D8E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3345BF4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99.67%</w:t>
            </w:r>
          </w:p>
        </w:tc>
      </w:tr>
      <w:tr w:rsidR="00E56613" w:rsidRPr="00E56613" w14:paraId="47CDBC33" w14:textId="77777777" w:rsidTr="00865F43">
        <w:trPr>
          <w:trHeight w:val="315"/>
        </w:trPr>
        <w:tc>
          <w:tcPr>
            <w:tcW w:w="5060" w:type="dxa"/>
            <w:tcBorders>
              <w:top w:val="nil"/>
              <w:left w:val="single" w:sz="8" w:space="0" w:color="auto"/>
              <w:bottom w:val="single" w:sz="4" w:space="0" w:color="auto"/>
              <w:right w:val="single" w:sz="4" w:space="0" w:color="auto"/>
            </w:tcBorders>
          </w:tcPr>
          <w:p w14:paraId="5D9ACB5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חיבור לתשתיות חוץ</w:t>
            </w:r>
          </w:p>
        </w:tc>
        <w:tc>
          <w:tcPr>
            <w:tcW w:w="881" w:type="dxa"/>
            <w:tcBorders>
              <w:top w:val="nil"/>
              <w:left w:val="single" w:sz="4" w:space="0" w:color="auto"/>
              <w:bottom w:val="single" w:sz="4" w:space="0" w:color="auto"/>
              <w:right w:val="single" w:sz="4" w:space="0" w:color="auto"/>
            </w:tcBorders>
          </w:tcPr>
          <w:p w14:paraId="16774C0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0.50%</w:t>
            </w:r>
          </w:p>
        </w:tc>
        <w:tc>
          <w:tcPr>
            <w:tcW w:w="1000" w:type="dxa"/>
            <w:tcBorders>
              <w:top w:val="nil"/>
              <w:left w:val="single" w:sz="4" w:space="0" w:color="auto"/>
              <w:bottom w:val="single" w:sz="4" w:space="0" w:color="auto"/>
              <w:right w:val="single" w:sz="4" w:space="0" w:color="auto"/>
            </w:tcBorders>
          </w:tcPr>
          <w:p w14:paraId="79AD763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0E9C567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EAD3E0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731CB5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4C51B96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643135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64ABA4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BD98B1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3BAB66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CF4190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B7127A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0F0B83D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402C1397" w14:textId="77777777" w:rsidTr="00865F43">
        <w:trPr>
          <w:trHeight w:val="315"/>
        </w:trPr>
        <w:tc>
          <w:tcPr>
            <w:tcW w:w="5060" w:type="dxa"/>
            <w:tcBorders>
              <w:top w:val="nil"/>
              <w:left w:val="single" w:sz="8" w:space="0" w:color="auto"/>
              <w:bottom w:val="single" w:sz="4" w:space="0" w:color="auto"/>
              <w:right w:val="single" w:sz="4" w:space="0" w:color="auto"/>
            </w:tcBorders>
          </w:tcPr>
          <w:p w14:paraId="3AB9DC5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מערכות ציבוריות בבניין</w:t>
            </w:r>
          </w:p>
        </w:tc>
        <w:tc>
          <w:tcPr>
            <w:tcW w:w="881" w:type="dxa"/>
            <w:tcBorders>
              <w:top w:val="nil"/>
              <w:left w:val="single" w:sz="4" w:space="0" w:color="auto"/>
              <w:bottom w:val="single" w:sz="4" w:space="0" w:color="auto"/>
              <w:right w:val="single" w:sz="4" w:space="0" w:color="auto"/>
            </w:tcBorders>
          </w:tcPr>
          <w:p w14:paraId="07472A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5.00%</w:t>
            </w:r>
          </w:p>
        </w:tc>
        <w:tc>
          <w:tcPr>
            <w:tcW w:w="1000" w:type="dxa"/>
            <w:tcBorders>
              <w:top w:val="nil"/>
              <w:left w:val="single" w:sz="4" w:space="0" w:color="auto"/>
              <w:bottom w:val="single" w:sz="4" w:space="0" w:color="auto"/>
              <w:right w:val="single" w:sz="4" w:space="0" w:color="auto"/>
            </w:tcBorders>
            <w:shd w:val="clear" w:color="auto" w:fill="C0C0C0"/>
          </w:tcPr>
          <w:p w14:paraId="50411C7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CECD01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3F8400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5BC0FA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tcPr>
          <w:p w14:paraId="4AB1305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0A9950B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6B9D8F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12C551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36E0DA2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6B1ED7F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728" w:type="dxa"/>
            <w:tcBorders>
              <w:top w:val="nil"/>
              <w:left w:val="single" w:sz="4" w:space="0" w:color="auto"/>
              <w:bottom w:val="single" w:sz="4" w:space="0" w:color="auto"/>
              <w:right w:val="nil"/>
            </w:tcBorders>
          </w:tcPr>
          <w:p w14:paraId="19504D5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89%</w:t>
            </w:r>
          </w:p>
        </w:tc>
        <w:tc>
          <w:tcPr>
            <w:tcW w:w="1060" w:type="dxa"/>
            <w:tcBorders>
              <w:top w:val="nil"/>
              <w:left w:val="single" w:sz="4" w:space="0" w:color="auto"/>
              <w:bottom w:val="single" w:sz="4" w:space="0" w:color="auto"/>
              <w:right w:val="single" w:sz="8" w:space="0" w:color="auto"/>
            </w:tcBorders>
            <w:noWrap/>
            <w:vAlign w:val="bottom"/>
          </w:tcPr>
          <w:p w14:paraId="38B2D898"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89.13%</w:t>
            </w:r>
          </w:p>
        </w:tc>
      </w:tr>
      <w:tr w:rsidR="00E56613" w:rsidRPr="00E56613" w14:paraId="34F2D836" w14:textId="77777777" w:rsidTr="00865F43">
        <w:trPr>
          <w:trHeight w:val="315"/>
        </w:trPr>
        <w:tc>
          <w:tcPr>
            <w:tcW w:w="5060" w:type="dxa"/>
            <w:tcBorders>
              <w:top w:val="nil"/>
              <w:left w:val="single" w:sz="8" w:space="0" w:color="auto"/>
              <w:bottom w:val="single" w:sz="4" w:space="0" w:color="auto"/>
              <w:right w:val="single" w:sz="4" w:space="0" w:color="auto"/>
            </w:tcBorders>
          </w:tcPr>
          <w:p w14:paraId="75F84F8F"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גמר פיתוח</w:t>
            </w:r>
          </w:p>
        </w:tc>
        <w:tc>
          <w:tcPr>
            <w:tcW w:w="881" w:type="dxa"/>
            <w:tcBorders>
              <w:top w:val="nil"/>
              <w:left w:val="single" w:sz="4" w:space="0" w:color="auto"/>
              <w:bottom w:val="single" w:sz="4" w:space="0" w:color="auto"/>
              <w:right w:val="single" w:sz="4" w:space="0" w:color="auto"/>
            </w:tcBorders>
          </w:tcPr>
          <w:p w14:paraId="52111AA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tcPr>
          <w:p w14:paraId="7537921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728" w:type="dxa"/>
            <w:tcBorders>
              <w:top w:val="nil"/>
              <w:left w:val="single" w:sz="4" w:space="0" w:color="auto"/>
              <w:bottom w:val="single" w:sz="4" w:space="0" w:color="auto"/>
              <w:right w:val="single" w:sz="4" w:space="0" w:color="auto"/>
            </w:tcBorders>
            <w:shd w:val="clear" w:color="auto" w:fill="C0C0C0"/>
          </w:tcPr>
          <w:p w14:paraId="6FEC630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A9F17D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24639F4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CE140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883B1E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3F4D293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E33CAB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3F4F29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70AC34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12F328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1577EE04"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100.00%</w:t>
            </w:r>
          </w:p>
        </w:tc>
      </w:tr>
      <w:tr w:rsidR="00E56613" w:rsidRPr="00E56613" w14:paraId="6BF13B16" w14:textId="77777777" w:rsidTr="00865F43">
        <w:trPr>
          <w:trHeight w:val="315"/>
        </w:trPr>
        <w:tc>
          <w:tcPr>
            <w:tcW w:w="5060" w:type="dxa"/>
            <w:tcBorders>
              <w:top w:val="nil"/>
              <w:left w:val="single" w:sz="8" w:space="0" w:color="auto"/>
              <w:bottom w:val="single" w:sz="4" w:space="0" w:color="auto"/>
              <w:right w:val="single" w:sz="4" w:space="0" w:color="auto"/>
            </w:tcBorders>
          </w:tcPr>
          <w:p w14:paraId="635D5167"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קבלת טופס 4</w:t>
            </w:r>
          </w:p>
        </w:tc>
        <w:tc>
          <w:tcPr>
            <w:tcW w:w="881" w:type="dxa"/>
            <w:tcBorders>
              <w:top w:val="nil"/>
              <w:left w:val="single" w:sz="4" w:space="0" w:color="auto"/>
              <w:bottom w:val="single" w:sz="4" w:space="0" w:color="auto"/>
              <w:right w:val="single" w:sz="4" w:space="0" w:color="auto"/>
            </w:tcBorders>
          </w:tcPr>
          <w:p w14:paraId="0E08C8B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tcPr>
          <w:p w14:paraId="0207F3D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shd w:val="clear" w:color="auto" w:fill="C0C0C0"/>
          </w:tcPr>
          <w:p w14:paraId="062221C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66776CC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0E94B4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79D78F5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5DA435E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7FB5E69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005B333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5C8F6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49B617E0"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nil"/>
            </w:tcBorders>
            <w:shd w:val="clear" w:color="auto" w:fill="C0C0C0"/>
          </w:tcPr>
          <w:p w14:paraId="69BEC78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4" w:space="0" w:color="auto"/>
              <w:right w:val="single" w:sz="8" w:space="0" w:color="auto"/>
            </w:tcBorders>
            <w:noWrap/>
            <w:vAlign w:val="bottom"/>
          </w:tcPr>
          <w:p w14:paraId="56FABB53"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484B6FE0" w14:textId="77777777" w:rsidTr="00865F43">
        <w:trPr>
          <w:trHeight w:val="315"/>
        </w:trPr>
        <w:tc>
          <w:tcPr>
            <w:tcW w:w="5060" w:type="dxa"/>
            <w:tcBorders>
              <w:top w:val="nil"/>
              <w:left w:val="single" w:sz="8" w:space="0" w:color="auto"/>
              <w:bottom w:val="single" w:sz="4" w:space="0" w:color="auto"/>
              <w:right w:val="single" w:sz="4" w:space="0" w:color="auto"/>
            </w:tcBorders>
          </w:tcPr>
          <w:p w14:paraId="2074B654"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אכלוס</w:t>
            </w:r>
          </w:p>
        </w:tc>
        <w:tc>
          <w:tcPr>
            <w:tcW w:w="881" w:type="dxa"/>
            <w:tcBorders>
              <w:top w:val="nil"/>
              <w:left w:val="single" w:sz="4" w:space="0" w:color="auto"/>
              <w:bottom w:val="single" w:sz="4" w:space="0" w:color="auto"/>
              <w:right w:val="single" w:sz="4" w:space="0" w:color="auto"/>
            </w:tcBorders>
          </w:tcPr>
          <w:p w14:paraId="38836765"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2.00%</w:t>
            </w:r>
          </w:p>
        </w:tc>
        <w:tc>
          <w:tcPr>
            <w:tcW w:w="1000" w:type="dxa"/>
            <w:tcBorders>
              <w:top w:val="nil"/>
              <w:left w:val="single" w:sz="4" w:space="0" w:color="auto"/>
              <w:bottom w:val="single" w:sz="4" w:space="0" w:color="auto"/>
              <w:right w:val="single" w:sz="4" w:space="0" w:color="auto"/>
            </w:tcBorders>
            <w:shd w:val="clear" w:color="auto" w:fill="C0C0C0"/>
          </w:tcPr>
          <w:p w14:paraId="24224DF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53166A2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1DF431F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shd w:val="clear" w:color="auto" w:fill="C0C0C0"/>
          </w:tcPr>
          <w:p w14:paraId="3C2CAC1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18D3ABE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4" w:space="0" w:color="auto"/>
              <w:right w:val="single" w:sz="4" w:space="0" w:color="auto"/>
            </w:tcBorders>
          </w:tcPr>
          <w:p w14:paraId="0B768ED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E51AFD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ED44CC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319287E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D74441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0660A4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75A4A49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1.43%</w:t>
            </w:r>
          </w:p>
        </w:tc>
      </w:tr>
      <w:tr w:rsidR="00E56613" w:rsidRPr="00E56613" w14:paraId="404FB23B" w14:textId="77777777" w:rsidTr="00865F43">
        <w:trPr>
          <w:trHeight w:val="315"/>
        </w:trPr>
        <w:tc>
          <w:tcPr>
            <w:tcW w:w="5060" w:type="dxa"/>
            <w:tcBorders>
              <w:top w:val="nil"/>
              <w:left w:val="single" w:sz="8" w:space="0" w:color="auto"/>
              <w:bottom w:val="single" w:sz="4" w:space="0" w:color="auto"/>
              <w:right w:val="single" w:sz="4" w:space="0" w:color="auto"/>
            </w:tcBorders>
          </w:tcPr>
          <w:p w14:paraId="110FCC9A"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 xml:space="preserve">גמר תיקון ליקויים </w:t>
            </w:r>
          </w:p>
        </w:tc>
        <w:tc>
          <w:tcPr>
            <w:tcW w:w="881" w:type="dxa"/>
            <w:tcBorders>
              <w:top w:val="nil"/>
              <w:left w:val="single" w:sz="4" w:space="0" w:color="auto"/>
              <w:bottom w:val="single" w:sz="4" w:space="0" w:color="auto"/>
              <w:right w:val="single" w:sz="4" w:space="0" w:color="auto"/>
            </w:tcBorders>
          </w:tcPr>
          <w:p w14:paraId="2628FCD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4" w:space="0" w:color="auto"/>
              <w:right w:val="single" w:sz="4" w:space="0" w:color="auto"/>
            </w:tcBorders>
            <w:shd w:val="clear" w:color="auto" w:fill="C0C0C0"/>
          </w:tcPr>
          <w:p w14:paraId="0D77EC11"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4" w:space="0" w:color="auto"/>
              <w:right w:val="single" w:sz="4" w:space="0" w:color="auto"/>
            </w:tcBorders>
          </w:tcPr>
          <w:p w14:paraId="4CA8119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66B841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45B39FF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170C694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22F7227"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013B2634"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553538C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5D1459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7866FEAD"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728" w:type="dxa"/>
            <w:tcBorders>
              <w:top w:val="nil"/>
              <w:left w:val="single" w:sz="4" w:space="0" w:color="auto"/>
              <w:bottom w:val="single" w:sz="4" w:space="0" w:color="auto"/>
              <w:right w:val="single" w:sz="4" w:space="0" w:color="auto"/>
            </w:tcBorders>
          </w:tcPr>
          <w:p w14:paraId="224530C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0%</w:t>
            </w:r>
          </w:p>
        </w:tc>
        <w:tc>
          <w:tcPr>
            <w:tcW w:w="1060" w:type="dxa"/>
            <w:tcBorders>
              <w:top w:val="nil"/>
              <w:left w:val="single" w:sz="4" w:space="0" w:color="auto"/>
              <w:bottom w:val="single" w:sz="4" w:space="0" w:color="auto"/>
              <w:right w:val="single" w:sz="8" w:space="0" w:color="auto"/>
            </w:tcBorders>
            <w:noWrap/>
            <w:vAlign w:val="bottom"/>
          </w:tcPr>
          <w:p w14:paraId="536E0F59"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07477618" w14:textId="77777777" w:rsidTr="00865F43">
        <w:trPr>
          <w:trHeight w:val="330"/>
        </w:trPr>
        <w:tc>
          <w:tcPr>
            <w:tcW w:w="5060" w:type="dxa"/>
            <w:tcBorders>
              <w:top w:val="nil"/>
              <w:left w:val="single" w:sz="8" w:space="0" w:color="auto"/>
              <w:bottom w:val="single" w:sz="8" w:space="0" w:color="auto"/>
              <w:right w:val="single" w:sz="4" w:space="0" w:color="auto"/>
            </w:tcBorders>
          </w:tcPr>
          <w:p w14:paraId="4C7566A9" w14:textId="77777777" w:rsidR="00E56613" w:rsidRPr="00E56613" w:rsidRDefault="00E56613" w:rsidP="00E56613">
            <w:pPr>
              <w:spacing w:before="0" w:beforeAutospacing="0" w:after="0" w:afterAutospacing="0" w:line="240" w:lineRule="auto"/>
              <w:rPr>
                <w:rFonts w:ascii="David" w:eastAsia="Times New Roman" w:hAnsi="David" w:cs="David"/>
                <w:sz w:val="24"/>
                <w:szCs w:val="24"/>
              </w:rPr>
            </w:pPr>
            <w:r w:rsidRPr="00E56613">
              <w:rPr>
                <w:rFonts w:ascii="David" w:eastAsia="Times New Roman" w:hAnsi="David" w:cs="David"/>
                <w:sz w:val="24"/>
                <w:szCs w:val="24"/>
                <w:rtl/>
              </w:rPr>
              <w:t>תעודת גמר וחשבון סופי</w:t>
            </w:r>
          </w:p>
        </w:tc>
        <w:tc>
          <w:tcPr>
            <w:tcW w:w="881" w:type="dxa"/>
            <w:tcBorders>
              <w:top w:val="nil"/>
              <w:left w:val="single" w:sz="4" w:space="0" w:color="auto"/>
              <w:bottom w:val="single" w:sz="8" w:space="0" w:color="auto"/>
              <w:right w:val="single" w:sz="4" w:space="0" w:color="auto"/>
            </w:tcBorders>
          </w:tcPr>
          <w:p w14:paraId="4EF04A72"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w:t>
            </w:r>
          </w:p>
        </w:tc>
        <w:tc>
          <w:tcPr>
            <w:tcW w:w="1000" w:type="dxa"/>
            <w:tcBorders>
              <w:top w:val="nil"/>
              <w:left w:val="single" w:sz="4" w:space="0" w:color="auto"/>
              <w:bottom w:val="single" w:sz="8" w:space="0" w:color="auto"/>
              <w:right w:val="single" w:sz="4" w:space="0" w:color="auto"/>
            </w:tcBorders>
          </w:tcPr>
          <w:p w14:paraId="7364C436"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w:t>
            </w:r>
          </w:p>
        </w:tc>
        <w:tc>
          <w:tcPr>
            <w:tcW w:w="728" w:type="dxa"/>
            <w:tcBorders>
              <w:top w:val="nil"/>
              <w:left w:val="single" w:sz="4" w:space="0" w:color="auto"/>
              <w:bottom w:val="single" w:sz="8" w:space="0" w:color="auto"/>
              <w:right w:val="single" w:sz="4" w:space="0" w:color="auto"/>
            </w:tcBorders>
            <w:shd w:val="clear" w:color="auto" w:fill="C0C0C0"/>
          </w:tcPr>
          <w:p w14:paraId="7BC852C9"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4F1CDCE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215496A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single" w:sz="4" w:space="0" w:color="auto"/>
            </w:tcBorders>
            <w:shd w:val="clear" w:color="auto" w:fill="C0C0C0"/>
          </w:tcPr>
          <w:p w14:paraId="4524C96E"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2F505A5A"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8A6FCE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7941B57C"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68DC4863"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65D1DEFF"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728" w:type="dxa"/>
            <w:tcBorders>
              <w:top w:val="nil"/>
              <w:left w:val="single" w:sz="4" w:space="0" w:color="auto"/>
              <w:bottom w:val="single" w:sz="8" w:space="0" w:color="auto"/>
              <w:right w:val="nil"/>
            </w:tcBorders>
            <w:shd w:val="clear" w:color="auto" w:fill="C0C0C0"/>
          </w:tcPr>
          <w:p w14:paraId="3F64BF18"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 </w:t>
            </w:r>
          </w:p>
        </w:tc>
        <w:tc>
          <w:tcPr>
            <w:tcW w:w="1060" w:type="dxa"/>
            <w:tcBorders>
              <w:top w:val="nil"/>
              <w:left w:val="single" w:sz="4" w:space="0" w:color="auto"/>
              <w:bottom w:val="single" w:sz="8" w:space="0" w:color="auto"/>
              <w:right w:val="single" w:sz="8" w:space="0" w:color="auto"/>
            </w:tcBorders>
            <w:noWrap/>
            <w:vAlign w:val="bottom"/>
          </w:tcPr>
          <w:p w14:paraId="1703C91F" w14:textId="77777777" w:rsidR="00E56613" w:rsidRPr="00E56613" w:rsidRDefault="00E56613" w:rsidP="00E56613">
            <w:pPr>
              <w:bidi w:val="0"/>
              <w:spacing w:before="0" w:beforeAutospacing="0" w:after="0" w:afterAutospacing="0" w:line="240" w:lineRule="auto"/>
              <w:jc w:val="right"/>
              <w:rPr>
                <w:rFonts w:ascii="David" w:eastAsia="Times New Roman" w:hAnsi="David" w:cs="David"/>
                <w:sz w:val="20"/>
                <w:szCs w:val="20"/>
              </w:rPr>
            </w:pPr>
            <w:r w:rsidRPr="00E56613">
              <w:rPr>
                <w:rFonts w:ascii="David" w:eastAsia="Times New Roman" w:hAnsi="David" w:cs="David"/>
                <w:sz w:val="20"/>
                <w:szCs w:val="20"/>
              </w:rPr>
              <w:t>10.00%</w:t>
            </w:r>
          </w:p>
        </w:tc>
      </w:tr>
      <w:tr w:rsidR="00E56613" w:rsidRPr="00E56613" w14:paraId="00A04BED" w14:textId="77777777" w:rsidTr="00865F43">
        <w:trPr>
          <w:trHeight w:val="315"/>
        </w:trPr>
        <w:tc>
          <w:tcPr>
            <w:tcW w:w="5060" w:type="dxa"/>
            <w:tcBorders>
              <w:top w:val="nil"/>
              <w:left w:val="single" w:sz="8" w:space="0" w:color="auto"/>
              <w:bottom w:val="single" w:sz="8" w:space="0" w:color="auto"/>
              <w:right w:val="single" w:sz="8" w:space="0" w:color="000000"/>
            </w:tcBorders>
          </w:tcPr>
          <w:p w14:paraId="5B8A234D" w14:textId="77777777" w:rsidR="00E56613" w:rsidRPr="00E56613" w:rsidRDefault="00E56613" w:rsidP="00E56613">
            <w:pPr>
              <w:spacing w:before="0" w:beforeAutospacing="0" w:after="0" w:afterAutospacing="0" w:line="240" w:lineRule="auto"/>
              <w:rPr>
                <w:rFonts w:ascii="David" w:eastAsia="Times New Roman" w:hAnsi="David" w:cs="David"/>
                <w:sz w:val="20"/>
                <w:szCs w:val="20"/>
              </w:rPr>
            </w:pPr>
            <w:r w:rsidRPr="00E56613">
              <w:rPr>
                <w:rFonts w:ascii="David" w:eastAsia="Times New Roman" w:hAnsi="David" w:cs="David"/>
                <w:sz w:val="20"/>
                <w:szCs w:val="20"/>
                <w:rtl/>
              </w:rPr>
              <w:t>סה"כ</w:t>
            </w:r>
          </w:p>
        </w:tc>
        <w:tc>
          <w:tcPr>
            <w:tcW w:w="881" w:type="dxa"/>
            <w:tcBorders>
              <w:top w:val="nil"/>
              <w:left w:val="nil"/>
              <w:bottom w:val="single" w:sz="8" w:space="0" w:color="auto"/>
              <w:right w:val="single" w:sz="8" w:space="0" w:color="auto"/>
            </w:tcBorders>
          </w:tcPr>
          <w:p w14:paraId="5D791DBB" w14:textId="77777777" w:rsidR="00E56613" w:rsidRPr="00E56613" w:rsidRDefault="00E56613" w:rsidP="00E56613">
            <w:pPr>
              <w:spacing w:before="0" w:beforeAutospacing="0" w:after="0" w:afterAutospacing="0" w:line="240" w:lineRule="auto"/>
              <w:jc w:val="center"/>
              <w:rPr>
                <w:rFonts w:ascii="David" w:eastAsia="Times New Roman" w:hAnsi="David" w:cs="David"/>
                <w:sz w:val="20"/>
                <w:szCs w:val="20"/>
              </w:rPr>
            </w:pPr>
            <w:r w:rsidRPr="00E56613">
              <w:rPr>
                <w:rFonts w:ascii="David" w:eastAsia="Times New Roman" w:hAnsi="David" w:cs="David"/>
                <w:sz w:val="20"/>
                <w:szCs w:val="20"/>
                <w:rtl/>
              </w:rPr>
              <w:t>100.00%</w:t>
            </w:r>
          </w:p>
        </w:tc>
        <w:tc>
          <w:tcPr>
            <w:tcW w:w="9340" w:type="dxa"/>
            <w:gridSpan w:val="12"/>
            <w:noWrap/>
            <w:vAlign w:val="bottom"/>
          </w:tcPr>
          <w:p w14:paraId="0A768A32" w14:textId="77777777" w:rsidR="00E56613" w:rsidRPr="00E56613" w:rsidRDefault="00E56613" w:rsidP="00E56613">
            <w:pPr>
              <w:bidi w:val="0"/>
              <w:spacing w:before="0" w:beforeAutospacing="0" w:after="0" w:afterAutospacing="0" w:line="240" w:lineRule="auto"/>
              <w:rPr>
                <w:rFonts w:ascii="David" w:eastAsia="Times New Roman" w:hAnsi="David" w:cs="David"/>
                <w:sz w:val="20"/>
                <w:szCs w:val="20"/>
              </w:rPr>
            </w:pPr>
          </w:p>
        </w:tc>
      </w:tr>
    </w:tbl>
    <w:p w14:paraId="208D7993"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Pr>
      </w:pPr>
    </w:p>
    <w:p w14:paraId="6E7DB1E6" w14:textId="77777777" w:rsidR="00E56613" w:rsidRPr="00E56613" w:rsidRDefault="00E56613" w:rsidP="00E56613">
      <w:pPr>
        <w:spacing w:before="0" w:beforeAutospacing="0" w:after="0" w:afterAutospacing="0" w:line="240" w:lineRule="auto"/>
        <w:ind w:left="2220" w:hanging="202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tbl>
      <w:tblPr>
        <w:bidiVisual/>
        <w:tblW w:w="13342" w:type="dxa"/>
        <w:jc w:val="center"/>
        <w:tblLook w:val="0000" w:firstRow="0" w:lastRow="0" w:firstColumn="0" w:lastColumn="0" w:noHBand="0" w:noVBand="0"/>
      </w:tblPr>
      <w:tblGrid>
        <w:gridCol w:w="1973"/>
        <w:gridCol w:w="2500"/>
        <w:gridCol w:w="1040"/>
        <w:gridCol w:w="1109"/>
        <w:gridCol w:w="960"/>
        <w:gridCol w:w="960"/>
        <w:gridCol w:w="960"/>
        <w:gridCol w:w="960"/>
        <w:gridCol w:w="960"/>
        <w:gridCol w:w="960"/>
        <w:gridCol w:w="960"/>
      </w:tblGrid>
      <w:tr w:rsidR="00E56613" w:rsidRPr="00E56613" w14:paraId="226228D8" w14:textId="77777777" w:rsidTr="00E56613">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671EC46B"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מערכות ציבוריות בבניין (חלוקה מוצעת - לבנ</w:t>
            </w:r>
            <w:r w:rsidR="00865F43">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ין 7 קומות יש להתאים לאופי פרויקט)</w:t>
            </w:r>
          </w:p>
        </w:tc>
      </w:tr>
      <w:tr w:rsidR="00E56613" w:rsidRPr="00E56613" w14:paraId="7B3A0656" w14:textId="77777777" w:rsidTr="00E56613">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2AC5B67E"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7DF6D94F"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01FBAE3A"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rPr>
            </w:pPr>
            <w:r w:rsidRPr="00E56613">
              <w:rPr>
                <w:rFonts w:ascii="David" w:eastAsia="Times New Roman" w:hAnsi="David" w:cs="David"/>
                <w:b/>
                <w:bCs/>
                <w:sz w:val="20"/>
                <w:szCs w:val="20"/>
                <w:rtl/>
              </w:rPr>
              <w:t>ניקוד לסעיף</w:t>
            </w:r>
          </w:p>
        </w:tc>
        <w:tc>
          <w:tcPr>
            <w:tcW w:w="960" w:type="dxa"/>
            <w:tcBorders>
              <w:top w:val="single" w:sz="4" w:space="0" w:color="auto"/>
              <w:left w:val="single" w:sz="8" w:space="0" w:color="auto"/>
              <w:bottom w:val="nil"/>
              <w:right w:val="single" w:sz="4" w:space="0" w:color="auto"/>
            </w:tcBorders>
            <w:vAlign w:val="center"/>
          </w:tcPr>
          <w:p w14:paraId="2F57AABB"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1</w:t>
            </w:r>
          </w:p>
        </w:tc>
        <w:tc>
          <w:tcPr>
            <w:tcW w:w="960" w:type="dxa"/>
            <w:tcBorders>
              <w:top w:val="single" w:sz="4" w:space="0" w:color="auto"/>
              <w:left w:val="single" w:sz="4" w:space="0" w:color="auto"/>
              <w:bottom w:val="nil"/>
              <w:right w:val="single" w:sz="4" w:space="0" w:color="auto"/>
            </w:tcBorders>
            <w:vAlign w:val="center"/>
          </w:tcPr>
          <w:p w14:paraId="513DA299"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2</w:t>
            </w:r>
          </w:p>
        </w:tc>
        <w:tc>
          <w:tcPr>
            <w:tcW w:w="960" w:type="dxa"/>
            <w:tcBorders>
              <w:top w:val="single" w:sz="4" w:space="0" w:color="auto"/>
              <w:left w:val="single" w:sz="4" w:space="0" w:color="auto"/>
              <w:bottom w:val="nil"/>
              <w:right w:val="single" w:sz="4" w:space="0" w:color="auto"/>
            </w:tcBorders>
            <w:vAlign w:val="center"/>
          </w:tcPr>
          <w:p w14:paraId="4493B02F"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3</w:t>
            </w:r>
          </w:p>
        </w:tc>
        <w:tc>
          <w:tcPr>
            <w:tcW w:w="960" w:type="dxa"/>
            <w:tcBorders>
              <w:top w:val="single" w:sz="4" w:space="0" w:color="auto"/>
              <w:left w:val="single" w:sz="4" w:space="0" w:color="auto"/>
              <w:bottom w:val="nil"/>
              <w:right w:val="single" w:sz="4" w:space="0" w:color="auto"/>
            </w:tcBorders>
            <w:vAlign w:val="center"/>
          </w:tcPr>
          <w:p w14:paraId="70DAC46D"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4</w:t>
            </w:r>
          </w:p>
        </w:tc>
        <w:tc>
          <w:tcPr>
            <w:tcW w:w="960" w:type="dxa"/>
            <w:tcBorders>
              <w:top w:val="single" w:sz="4" w:space="0" w:color="auto"/>
              <w:left w:val="single" w:sz="4" w:space="0" w:color="auto"/>
              <w:bottom w:val="nil"/>
              <w:right w:val="single" w:sz="4" w:space="0" w:color="auto"/>
            </w:tcBorders>
            <w:vAlign w:val="center"/>
          </w:tcPr>
          <w:p w14:paraId="13AE8322"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5</w:t>
            </w:r>
          </w:p>
        </w:tc>
        <w:tc>
          <w:tcPr>
            <w:tcW w:w="960" w:type="dxa"/>
            <w:tcBorders>
              <w:top w:val="single" w:sz="4" w:space="0" w:color="auto"/>
              <w:left w:val="single" w:sz="4" w:space="0" w:color="auto"/>
              <w:bottom w:val="nil"/>
              <w:right w:val="single" w:sz="4" w:space="0" w:color="auto"/>
            </w:tcBorders>
            <w:vAlign w:val="center"/>
          </w:tcPr>
          <w:p w14:paraId="28E97ACE"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6</w:t>
            </w:r>
          </w:p>
        </w:tc>
        <w:tc>
          <w:tcPr>
            <w:tcW w:w="960" w:type="dxa"/>
            <w:tcBorders>
              <w:top w:val="single" w:sz="4" w:space="0" w:color="auto"/>
              <w:left w:val="single" w:sz="4" w:space="0" w:color="auto"/>
              <w:bottom w:val="nil"/>
              <w:right w:val="single" w:sz="8" w:space="0" w:color="auto"/>
            </w:tcBorders>
            <w:vAlign w:val="center"/>
          </w:tcPr>
          <w:p w14:paraId="2019074E"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קומה 7</w:t>
            </w:r>
          </w:p>
        </w:tc>
      </w:tr>
      <w:tr w:rsidR="00E56613" w:rsidRPr="00E56613" w14:paraId="4DBD9396"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7C120A9F"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חשמל: (15%)</w:t>
            </w:r>
          </w:p>
        </w:tc>
        <w:tc>
          <w:tcPr>
            <w:tcW w:w="2500" w:type="dxa"/>
            <w:tcBorders>
              <w:top w:val="single" w:sz="4" w:space="0" w:color="auto"/>
              <w:left w:val="nil"/>
              <w:bottom w:val="nil"/>
              <w:right w:val="single" w:sz="4" w:space="0" w:color="auto"/>
            </w:tcBorders>
            <w:noWrap/>
            <w:vAlign w:val="bottom"/>
          </w:tcPr>
          <w:p w14:paraId="5B2E7FD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צנרת ורטיקלית+חיווט- 8%</w:t>
            </w:r>
          </w:p>
        </w:tc>
        <w:tc>
          <w:tcPr>
            <w:tcW w:w="1040" w:type="dxa"/>
            <w:tcBorders>
              <w:top w:val="single" w:sz="4" w:space="0" w:color="auto"/>
              <w:left w:val="nil"/>
              <w:bottom w:val="nil"/>
              <w:right w:val="nil"/>
            </w:tcBorders>
            <w:noWrap/>
            <w:vAlign w:val="bottom"/>
          </w:tcPr>
          <w:p w14:paraId="21EBC56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8%</w:t>
            </w:r>
          </w:p>
        </w:tc>
        <w:tc>
          <w:tcPr>
            <w:tcW w:w="1109" w:type="dxa"/>
            <w:tcBorders>
              <w:top w:val="single" w:sz="4" w:space="0" w:color="auto"/>
              <w:left w:val="single" w:sz="4" w:space="0" w:color="auto"/>
              <w:bottom w:val="nil"/>
              <w:right w:val="single" w:sz="8" w:space="0" w:color="auto"/>
            </w:tcBorders>
            <w:noWrap/>
            <w:vAlign w:val="bottom"/>
          </w:tcPr>
          <w:p w14:paraId="6D01003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5A73461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3545B5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2640C59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DE7FE8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681D4DD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47415E5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31CE2DB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43124E4"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CD3B8DB"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6167A1D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צ.חשמל+מתח נמוך אופקי_3%</w:t>
            </w:r>
          </w:p>
        </w:tc>
        <w:tc>
          <w:tcPr>
            <w:tcW w:w="1040" w:type="dxa"/>
            <w:tcBorders>
              <w:top w:val="single" w:sz="4" w:space="0" w:color="auto"/>
              <w:left w:val="nil"/>
              <w:bottom w:val="nil"/>
              <w:right w:val="nil"/>
            </w:tcBorders>
            <w:noWrap/>
            <w:vAlign w:val="bottom"/>
          </w:tcPr>
          <w:p w14:paraId="5FB7BD4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26E5D57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5A3A18C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1D67EF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CD275D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0FEBED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7EB84B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14F0EB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50F438B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B42F7F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2C6124A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25C8151A"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גופי תאורה - 1%</w:t>
            </w:r>
          </w:p>
        </w:tc>
        <w:tc>
          <w:tcPr>
            <w:tcW w:w="1040" w:type="dxa"/>
            <w:tcBorders>
              <w:top w:val="single" w:sz="4" w:space="0" w:color="auto"/>
              <w:left w:val="nil"/>
              <w:bottom w:val="nil"/>
              <w:right w:val="nil"/>
            </w:tcBorders>
            <w:noWrap/>
            <w:vAlign w:val="bottom"/>
          </w:tcPr>
          <w:p w14:paraId="07DE58A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77FB6F6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03ECDA5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3081306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672B598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0516760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49BA7FD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4" w:space="0" w:color="auto"/>
            </w:tcBorders>
            <w:noWrap/>
            <w:vAlign w:val="bottom"/>
          </w:tcPr>
          <w:p w14:paraId="12C68B9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c>
          <w:tcPr>
            <w:tcW w:w="960" w:type="dxa"/>
            <w:tcBorders>
              <w:top w:val="nil"/>
              <w:left w:val="single" w:sz="4" w:space="0" w:color="auto"/>
              <w:bottom w:val="single" w:sz="4" w:space="0" w:color="auto"/>
              <w:right w:val="single" w:sz="8" w:space="0" w:color="auto"/>
            </w:tcBorders>
            <w:noWrap/>
            <w:vAlign w:val="bottom"/>
          </w:tcPr>
          <w:p w14:paraId="65E69DD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0.00</w:t>
            </w:r>
          </w:p>
        </w:tc>
      </w:tr>
      <w:tr w:rsidR="00E56613" w:rsidRPr="00E56613" w14:paraId="665AC18A"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3304A13"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5E969856"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לוחות ציבוריים- 2%</w:t>
            </w:r>
          </w:p>
        </w:tc>
        <w:tc>
          <w:tcPr>
            <w:tcW w:w="1040" w:type="dxa"/>
            <w:tcBorders>
              <w:top w:val="single" w:sz="4" w:space="0" w:color="auto"/>
              <w:left w:val="nil"/>
              <w:bottom w:val="nil"/>
              <w:right w:val="nil"/>
            </w:tcBorders>
            <w:noWrap/>
            <w:vAlign w:val="bottom"/>
          </w:tcPr>
          <w:p w14:paraId="525F087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22D576C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723B9D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7404918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E4FBC7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3FED62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26AB92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334D502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3809ADB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108DF0B0"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2BFA67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4D62338B"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אביזרי קצה מתח נמוך- 1%</w:t>
            </w:r>
          </w:p>
        </w:tc>
        <w:tc>
          <w:tcPr>
            <w:tcW w:w="1040" w:type="dxa"/>
            <w:tcBorders>
              <w:top w:val="single" w:sz="4" w:space="0" w:color="auto"/>
              <w:left w:val="nil"/>
              <w:bottom w:val="nil"/>
              <w:right w:val="nil"/>
            </w:tcBorders>
            <w:noWrap/>
            <w:vAlign w:val="bottom"/>
          </w:tcPr>
          <w:p w14:paraId="4B602F3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43FF408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325B005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829C5A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59077A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24B0F4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49690F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F44B3C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29B1441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0AC4E20"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30574A9C"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אוורור: (5%)</w:t>
            </w:r>
          </w:p>
        </w:tc>
        <w:tc>
          <w:tcPr>
            <w:tcW w:w="2500" w:type="dxa"/>
            <w:tcBorders>
              <w:top w:val="single" w:sz="4" w:space="0" w:color="auto"/>
              <w:left w:val="nil"/>
              <w:bottom w:val="nil"/>
              <w:right w:val="single" w:sz="4" w:space="0" w:color="auto"/>
            </w:tcBorders>
            <w:noWrap/>
            <w:vAlign w:val="bottom"/>
          </w:tcPr>
          <w:p w14:paraId="1FD5FEC4"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גרילי מ"א ואוורור - 2%</w:t>
            </w:r>
          </w:p>
        </w:tc>
        <w:tc>
          <w:tcPr>
            <w:tcW w:w="1040" w:type="dxa"/>
            <w:tcBorders>
              <w:top w:val="single" w:sz="4" w:space="0" w:color="auto"/>
              <w:left w:val="nil"/>
              <w:bottom w:val="nil"/>
              <w:right w:val="nil"/>
            </w:tcBorders>
            <w:noWrap/>
            <w:vAlign w:val="bottom"/>
          </w:tcPr>
          <w:p w14:paraId="6F9B729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3988702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4242C1A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60C4D2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0F8CC6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3C743B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E7DC6A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A3BDD1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059CEFE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0E7B09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D3E205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nil"/>
              <w:right w:val="single" w:sz="4" w:space="0" w:color="auto"/>
            </w:tcBorders>
            <w:noWrap/>
            <w:vAlign w:val="bottom"/>
          </w:tcPr>
          <w:p w14:paraId="736B1659"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דיחוס+מפוחים 3%</w:t>
            </w:r>
          </w:p>
        </w:tc>
        <w:tc>
          <w:tcPr>
            <w:tcW w:w="1040" w:type="dxa"/>
            <w:tcBorders>
              <w:top w:val="single" w:sz="4" w:space="0" w:color="auto"/>
              <w:left w:val="nil"/>
              <w:bottom w:val="nil"/>
              <w:right w:val="nil"/>
            </w:tcBorders>
            <w:noWrap/>
            <w:vAlign w:val="bottom"/>
          </w:tcPr>
          <w:p w14:paraId="6E453A6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w:t>
            </w:r>
          </w:p>
        </w:tc>
        <w:tc>
          <w:tcPr>
            <w:tcW w:w="1109" w:type="dxa"/>
            <w:tcBorders>
              <w:top w:val="single" w:sz="4" w:space="0" w:color="auto"/>
              <w:left w:val="single" w:sz="4" w:space="0" w:color="auto"/>
              <w:bottom w:val="nil"/>
              <w:right w:val="single" w:sz="8" w:space="0" w:color="auto"/>
            </w:tcBorders>
            <w:noWrap/>
            <w:vAlign w:val="bottom"/>
          </w:tcPr>
          <w:p w14:paraId="70DDAAB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0.429</w:t>
            </w:r>
          </w:p>
        </w:tc>
        <w:tc>
          <w:tcPr>
            <w:tcW w:w="960" w:type="dxa"/>
            <w:tcBorders>
              <w:top w:val="nil"/>
              <w:left w:val="single" w:sz="8" w:space="0" w:color="auto"/>
              <w:bottom w:val="single" w:sz="4" w:space="0" w:color="auto"/>
              <w:right w:val="single" w:sz="4" w:space="0" w:color="auto"/>
            </w:tcBorders>
            <w:noWrap/>
            <w:vAlign w:val="bottom"/>
          </w:tcPr>
          <w:p w14:paraId="02EB756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1E04473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52DBFF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7291D5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F56C9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F793C8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5912CA4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3BA22107" w14:textId="77777777" w:rsidTr="00E56613">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136F12D6"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אינסטלציה:(57%)</w:t>
            </w:r>
          </w:p>
        </w:tc>
        <w:tc>
          <w:tcPr>
            <w:tcW w:w="2500" w:type="dxa"/>
            <w:tcBorders>
              <w:top w:val="single" w:sz="4" w:space="0" w:color="auto"/>
              <w:left w:val="nil"/>
              <w:bottom w:val="nil"/>
              <w:right w:val="single" w:sz="4" w:space="0" w:color="auto"/>
            </w:tcBorders>
            <w:noWrap/>
            <w:vAlign w:val="bottom"/>
          </w:tcPr>
          <w:p w14:paraId="27325E21"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אינסטלציה-צ.וורטיקלית- 43%</w:t>
            </w:r>
          </w:p>
        </w:tc>
        <w:tc>
          <w:tcPr>
            <w:tcW w:w="1040" w:type="dxa"/>
            <w:tcBorders>
              <w:top w:val="single" w:sz="4" w:space="0" w:color="auto"/>
              <w:left w:val="nil"/>
              <w:bottom w:val="nil"/>
              <w:right w:val="nil"/>
            </w:tcBorders>
            <w:noWrap/>
            <w:vAlign w:val="bottom"/>
          </w:tcPr>
          <w:p w14:paraId="5251EF4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43%</w:t>
            </w:r>
          </w:p>
        </w:tc>
        <w:tc>
          <w:tcPr>
            <w:tcW w:w="1109" w:type="dxa"/>
            <w:tcBorders>
              <w:top w:val="single" w:sz="4" w:space="0" w:color="auto"/>
              <w:left w:val="single" w:sz="4" w:space="0" w:color="auto"/>
              <w:bottom w:val="nil"/>
              <w:right w:val="single" w:sz="8" w:space="0" w:color="auto"/>
            </w:tcBorders>
            <w:noWrap/>
            <w:vAlign w:val="bottom"/>
          </w:tcPr>
          <w:p w14:paraId="2C55681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6.143</w:t>
            </w:r>
          </w:p>
        </w:tc>
        <w:tc>
          <w:tcPr>
            <w:tcW w:w="960" w:type="dxa"/>
            <w:tcBorders>
              <w:top w:val="nil"/>
              <w:left w:val="single" w:sz="8" w:space="0" w:color="auto"/>
              <w:bottom w:val="single" w:sz="4" w:space="0" w:color="auto"/>
              <w:right w:val="single" w:sz="4" w:space="0" w:color="auto"/>
            </w:tcBorders>
            <w:noWrap/>
            <w:vAlign w:val="bottom"/>
          </w:tcPr>
          <w:p w14:paraId="6386E0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84DEDD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0AA6E3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553A37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4B260B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A34786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59FC35A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2325A82E"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55D9E494"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single" w:sz="4" w:space="0" w:color="auto"/>
              <w:left w:val="nil"/>
              <w:bottom w:val="single" w:sz="4" w:space="0" w:color="auto"/>
              <w:right w:val="single" w:sz="4" w:space="0" w:color="auto"/>
            </w:tcBorders>
            <w:noWrap/>
            <w:vAlign w:val="bottom"/>
          </w:tcPr>
          <w:p w14:paraId="2322F635"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הכנה למונים דירתיים- 1%</w:t>
            </w:r>
          </w:p>
        </w:tc>
        <w:tc>
          <w:tcPr>
            <w:tcW w:w="1040" w:type="dxa"/>
            <w:tcBorders>
              <w:top w:val="single" w:sz="4" w:space="0" w:color="auto"/>
              <w:left w:val="nil"/>
              <w:bottom w:val="single" w:sz="4" w:space="0" w:color="auto"/>
              <w:right w:val="nil"/>
            </w:tcBorders>
            <w:noWrap/>
            <w:vAlign w:val="bottom"/>
          </w:tcPr>
          <w:p w14:paraId="0F4C0D1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739E3FC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900D59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00F9D4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212BF2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43C4B1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381A220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D98418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3515DF5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41A533AB"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6B1C08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1C34EB3E"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מתזים 6%</w:t>
            </w:r>
          </w:p>
        </w:tc>
        <w:tc>
          <w:tcPr>
            <w:tcW w:w="1040" w:type="dxa"/>
            <w:tcBorders>
              <w:top w:val="nil"/>
              <w:left w:val="nil"/>
              <w:bottom w:val="single" w:sz="4" w:space="0" w:color="auto"/>
              <w:right w:val="nil"/>
            </w:tcBorders>
            <w:noWrap/>
            <w:vAlign w:val="bottom"/>
          </w:tcPr>
          <w:p w14:paraId="3531737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4527F3E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28C3A91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53A096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E889E6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6A31760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06892B7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754DD3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6DB7DCF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558FCCFE"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9BC00A8"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3C722F8F"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התאמה למתזים _ 1%</w:t>
            </w:r>
          </w:p>
        </w:tc>
        <w:tc>
          <w:tcPr>
            <w:tcW w:w="1040" w:type="dxa"/>
            <w:tcBorders>
              <w:top w:val="nil"/>
              <w:left w:val="nil"/>
              <w:bottom w:val="single" w:sz="4" w:space="0" w:color="auto"/>
              <w:right w:val="nil"/>
            </w:tcBorders>
            <w:noWrap/>
            <w:vAlign w:val="bottom"/>
          </w:tcPr>
          <w:p w14:paraId="0397449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w:t>
            </w:r>
          </w:p>
        </w:tc>
        <w:tc>
          <w:tcPr>
            <w:tcW w:w="1109" w:type="dxa"/>
            <w:tcBorders>
              <w:top w:val="single" w:sz="4" w:space="0" w:color="auto"/>
              <w:left w:val="single" w:sz="4" w:space="0" w:color="auto"/>
              <w:bottom w:val="nil"/>
              <w:right w:val="single" w:sz="8" w:space="0" w:color="auto"/>
            </w:tcBorders>
            <w:noWrap/>
            <w:vAlign w:val="bottom"/>
          </w:tcPr>
          <w:p w14:paraId="5D2FEF5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0.143</w:t>
            </w:r>
          </w:p>
        </w:tc>
        <w:tc>
          <w:tcPr>
            <w:tcW w:w="960" w:type="dxa"/>
            <w:tcBorders>
              <w:top w:val="nil"/>
              <w:left w:val="single" w:sz="8" w:space="0" w:color="auto"/>
              <w:bottom w:val="single" w:sz="4" w:space="0" w:color="auto"/>
              <w:right w:val="single" w:sz="4" w:space="0" w:color="auto"/>
            </w:tcBorders>
            <w:noWrap/>
            <w:vAlign w:val="bottom"/>
          </w:tcPr>
          <w:p w14:paraId="12FD87D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351158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78B3AE6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2035FDB5"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5252D86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4" w:space="0" w:color="auto"/>
            </w:tcBorders>
            <w:noWrap/>
            <w:vAlign w:val="bottom"/>
          </w:tcPr>
          <w:p w14:paraId="4F44C47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c>
          <w:tcPr>
            <w:tcW w:w="960" w:type="dxa"/>
            <w:tcBorders>
              <w:top w:val="nil"/>
              <w:left w:val="single" w:sz="4" w:space="0" w:color="auto"/>
              <w:bottom w:val="single" w:sz="4" w:space="0" w:color="auto"/>
              <w:right w:val="single" w:sz="8" w:space="0" w:color="auto"/>
            </w:tcBorders>
            <w:noWrap/>
            <w:vAlign w:val="bottom"/>
          </w:tcPr>
          <w:p w14:paraId="1C326D1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1.00</w:t>
            </w:r>
          </w:p>
        </w:tc>
      </w:tr>
      <w:tr w:rsidR="00E56613" w:rsidRPr="00E56613" w14:paraId="7752DBE1" w14:textId="77777777" w:rsidTr="00E56613">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8B80A9D"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4" w:space="0" w:color="auto"/>
              <w:right w:val="single" w:sz="4" w:space="0" w:color="auto"/>
            </w:tcBorders>
            <w:noWrap/>
            <w:vAlign w:val="bottom"/>
          </w:tcPr>
          <w:p w14:paraId="177BD073"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חדר משאבות - 6%</w:t>
            </w:r>
          </w:p>
        </w:tc>
        <w:tc>
          <w:tcPr>
            <w:tcW w:w="1040" w:type="dxa"/>
            <w:tcBorders>
              <w:top w:val="nil"/>
              <w:left w:val="nil"/>
              <w:bottom w:val="single" w:sz="4" w:space="0" w:color="auto"/>
              <w:right w:val="nil"/>
            </w:tcBorders>
            <w:noWrap/>
            <w:vAlign w:val="bottom"/>
          </w:tcPr>
          <w:p w14:paraId="03F8941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6%</w:t>
            </w:r>
          </w:p>
        </w:tc>
        <w:tc>
          <w:tcPr>
            <w:tcW w:w="1109" w:type="dxa"/>
            <w:tcBorders>
              <w:top w:val="single" w:sz="4" w:space="0" w:color="auto"/>
              <w:left w:val="single" w:sz="4" w:space="0" w:color="auto"/>
              <w:bottom w:val="nil"/>
              <w:right w:val="single" w:sz="8" w:space="0" w:color="auto"/>
            </w:tcBorders>
            <w:noWrap/>
            <w:vAlign w:val="bottom"/>
          </w:tcPr>
          <w:p w14:paraId="7255CE54"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0.857</w:t>
            </w:r>
          </w:p>
        </w:tc>
        <w:tc>
          <w:tcPr>
            <w:tcW w:w="960" w:type="dxa"/>
            <w:tcBorders>
              <w:top w:val="nil"/>
              <w:left w:val="single" w:sz="8" w:space="0" w:color="auto"/>
              <w:bottom w:val="single" w:sz="4" w:space="0" w:color="auto"/>
              <w:right w:val="single" w:sz="4" w:space="0" w:color="auto"/>
            </w:tcBorders>
            <w:noWrap/>
            <w:vAlign w:val="bottom"/>
          </w:tcPr>
          <w:p w14:paraId="60D97183"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0E4985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2CB41A3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145E921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0B1640BD"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4" w:space="0" w:color="auto"/>
            </w:tcBorders>
            <w:noWrap/>
            <w:vAlign w:val="bottom"/>
          </w:tcPr>
          <w:p w14:paraId="6FBE4CB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c>
          <w:tcPr>
            <w:tcW w:w="960" w:type="dxa"/>
            <w:tcBorders>
              <w:top w:val="nil"/>
              <w:left w:val="single" w:sz="4" w:space="0" w:color="auto"/>
              <w:bottom w:val="single" w:sz="4" w:space="0" w:color="auto"/>
              <w:right w:val="single" w:sz="8" w:space="0" w:color="auto"/>
            </w:tcBorders>
            <w:noWrap/>
            <w:vAlign w:val="bottom"/>
          </w:tcPr>
          <w:p w14:paraId="7292730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0.30</w:t>
            </w:r>
          </w:p>
        </w:tc>
      </w:tr>
      <w:tr w:rsidR="00E56613" w:rsidRPr="00E56613" w14:paraId="7308A24F" w14:textId="77777777" w:rsidTr="00E56613">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40CA43F2" w14:textId="77777777" w:rsidR="00E56613" w:rsidRPr="00E56613" w:rsidRDefault="00E56613" w:rsidP="00E56613">
            <w:pPr>
              <w:spacing w:before="0" w:beforeAutospacing="0" w:after="0" w:afterAutospacing="0" w:line="240" w:lineRule="auto"/>
              <w:ind w:left="281"/>
              <w:jc w:val="center"/>
              <w:rPr>
                <w:rFonts w:ascii="David" w:eastAsia="Times New Roman" w:hAnsi="David" w:cs="David"/>
                <w:b/>
                <w:bCs/>
                <w:sz w:val="20"/>
                <w:szCs w:val="20"/>
                <w:u w:val="single"/>
              </w:rPr>
            </w:pPr>
            <w:r w:rsidRPr="00E56613">
              <w:rPr>
                <w:rFonts w:ascii="David" w:eastAsia="Times New Roman" w:hAnsi="David" w:cs="David"/>
                <w:b/>
                <w:bCs/>
                <w:sz w:val="20"/>
                <w:szCs w:val="20"/>
                <w:u w:val="single"/>
                <w:rtl/>
              </w:rPr>
              <w:t>תברואה: (23%)</w:t>
            </w:r>
          </w:p>
        </w:tc>
        <w:tc>
          <w:tcPr>
            <w:tcW w:w="2500" w:type="dxa"/>
            <w:tcBorders>
              <w:top w:val="nil"/>
              <w:left w:val="nil"/>
              <w:bottom w:val="single" w:sz="4" w:space="0" w:color="auto"/>
              <w:right w:val="single" w:sz="4" w:space="0" w:color="auto"/>
            </w:tcBorders>
            <w:noWrap/>
            <w:vAlign w:val="bottom"/>
          </w:tcPr>
          <w:p w14:paraId="2A9D6279"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דחסן אשפה 2%</w:t>
            </w:r>
          </w:p>
        </w:tc>
        <w:tc>
          <w:tcPr>
            <w:tcW w:w="1040" w:type="dxa"/>
            <w:noWrap/>
            <w:vAlign w:val="bottom"/>
          </w:tcPr>
          <w:p w14:paraId="72D7815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w:t>
            </w:r>
          </w:p>
        </w:tc>
        <w:tc>
          <w:tcPr>
            <w:tcW w:w="1109" w:type="dxa"/>
            <w:tcBorders>
              <w:top w:val="single" w:sz="4" w:space="0" w:color="auto"/>
              <w:left w:val="single" w:sz="4" w:space="0" w:color="auto"/>
              <w:bottom w:val="nil"/>
              <w:right w:val="single" w:sz="8" w:space="0" w:color="auto"/>
            </w:tcBorders>
            <w:noWrap/>
            <w:vAlign w:val="bottom"/>
          </w:tcPr>
          <w:p w14:paraId="5089C81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0.286</w:t>
            </w:r>
          </w:p>
        </w:tc>
        <w:tc>
          <w:tcPr>
            <w:tcW w:w="960" w:type="dxa"/>
            <w:tcBorders>
              <w:top w:val="nil"/>
              <w:left w:val="single" w:sz="8" w:space="0" w:color="auto"/>
              <w:bottom w:val="single" w:sz="4" w:space="0" w:color="auto"/>
              <w:right w:val="single" w:sz="4" w:space="0" w:color="auto"/>
            </w:tcBorders>
            <w:noWrap/>
            <w:vAlign w:val="bottom"/>
          </w:tcPr>
          <w:p w14:paraId="50CDD9F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042FE11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3BDB6C6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6BDA699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3512565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4" w:space="0" w:color="auto"/>
            </w:tcBorders>
            <w:noWrap/>
            <w:vAlign w:val="bottom"/>
          </w:tcPr>
          <w:p w14:paraId="1B88461E"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c>
          <w:tcPr>
            <w:tcW w:w="960" w:type="dxa"/>
            <w:tcBorders>
              <w:top w:val="nil"/>
              <w:left w:val="single" w:sz="4" w:space="0" w:color="auto"/>
              <w:bottom w:val="single" w:sz="4" w:space="0" w:color="auto"/>
              <w:right w:val="single" w:sz="8" w:space="0" w:color="auto"/>
            </w:tcBorders>
            <w:noWrap/>
            <w:vAlign w:val="bottom"/>
          </w:tcPr>
          <w:p w14:paraId="55F6AAF0"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0.10</w:t>
            </w:r>
          </w:p>
        </w:tc>
      </w:tr>
      <w:tr w:rsidR="00E56613" w:rsidRPr="00E56613" w14:paraId="2A845558" w14:textId="77777777" w:rsidTr="00E56613">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2D47AAD5" w14:textId="77777777" w:rsidR="00E56613" w:rsidRPr="00E56613" w:rsidRDefault="00E56613" w:rsidP="00E56613">
            <w:pPr>
              <w:bidi w:val="0"/>
              <w:spacing w:before="0" w:beforeAutospacing="0" w:after="0" w:afterAutospacing="0" w:line="240" w:lineRule="auto"/>
              <w:rPr>
                <w:rFonts w:ascii="David" w:eastAsia="Times New Roman" w:hAnsi="David" w:cs="David"/>
                <w:b/>
                <w:bCs/>
                <w:sz w:val="20"/>
                <w:szCs w:val="20"/>
                <w:u w:val="single"/>
              </w:rPr>
            </w:pPr>
          </w:p>
        </w:tc>
        <w:tc>
          <w:tcPr>
            <w:tcW w:w="2500" w:type="dxa"/>
            <w:tcBorders>
              <w:top w:val="nil"/>
              <w:left w:val="nil"/>
              <w:bottom w:val="single" w:sz="8" w:space="0" w:color="auto"/>
              <w:right w:val="single" w:sz="4" w:space="0" w:color="auto"/>
            </w:tcBorders>
            <w:noWrap/>
            <w:vAlign w:val="bottom"/>
          </w:tcPr>
          <w:p w14:paraId="31718A37" w14:textId="77777777" w:rsidR="00E56613" w:rsidRPr="00E56613" w:rsidRDefault="00E56613" w:rsidP="00E56613">
            <w:pPr>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tl/>
              </w:rPr>
              <w:t>שרוול אשפה- 21%</w:t>
            </w:r>
          </w:p>
        </w:tc>
        <w:tc>
          <w:tcPr>
            <w:tcW w:w="1040" w:type="dxa"/>
            <w:tcBorders>
              <w:top w:val="single" w:sz="4" w:space="0" w:color="auto"/>
              <w:left w:val="nil"/>
              <w:bottom w:val="single" w:sz="8" w:space="0" w:color="auto"/>
              <w:right w:val="nil"/>
            </w:tcBorders>
            <w:noWrap/>
            <w:vAlign w:val="bottom"/>
          </w:tcPr>
          <w:p w14:paraId="6BD03BD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2E949B78"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3.000</w:t>
            </w:r>
          </w:p>
        </w:tc>
        <w:tc>
          <w:tcPr>
            <w:tcW w:w="960" w:type="dxa"/>
            <w:tcBorders>
              <w:top w:val="nil"/>
              <w:left w:val="single" w:sz="8" w:space="0" w:color="auto"/>
              <w:bottom w:val="single" w:sz="8" w:space="0" w:color="auto"/>
              <w:right w:val="single" w:sz="4" w:space="0" w:color="auto"/>
            </w:tcBorders>
            <w:noWrap/>
            <w:vAlign w:val="bottom"/>
          </w:tcPr>
          <w:p w14:paraId="161D27E2"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778FC20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611421FF"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5C69132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4611492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4" w:space="0" w:color="auto"/>
            </w:tcBorders>
            <w:noWrap/>
            <w:vAlign w:val="bottom"/>
          </w:tcPr>
          <w:p w14:paraId="2030A35B"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c>
          <w:tcPr>
            <w:tcW w:w="960" w:type="dxa"/>
            <w:tcBorders>
              <w:top w:val="nil"/>
              <w:left w:val="single" w:sz="4" w:space="0" w:color="auto"/>
              <w:bottom w:val="single" w:sz="8" w:space="0" w:color="auto"/>
              <w:right w:val="single" w:sz="8" w:space="0" w:color="auto"/>
            </w:tcBorders>
            <w:noWrap/>
            <w:vAlign w:val="bottom"/>
          </w:tcPr>
          <w:p w14:paraId="04F79E66"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sz w:val="20"/>
                <w:szCs w:val="20"/>
              </w:rPr>
            </w:pPr>
            <w:r w:rsidRPr="00E56613">
              <w:rPr>
                <w:rFonts w:ascii="David" w:eastAsia="Times New Roman" w:hAnsi="David" w:cs="David"/>
                <w:sz w:val="20"/>
                <w:szCs w:val="20"/>
              </w:rPr>
              <w:t>0.90</w:t>
            </w:r>
          </w:p>
        </w:tc>
      </w:tr>
      <w:tr w:rsidR="00E56613" w:rsidRPr="00E56613" w14:paraId="13FF65C4" w14:textId="77777777" w:rsidTr="00E56613">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31CAE3D7"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r w:rsidRPr="00E56613">
              <w:rPr>
                <w:rFonts w:ascii="David" w:eastAsia="Times New Roman" w:hAnsi="David" w:cs="David"/>
                <w:sz w:val="20"/>
                <w:szCs w:val="20"/>
              </w:rPr>
              <w:t> </w:t>
            </w:r>
          </w:p>
        </w:tc>
        <w:tc>
          <w:tcPr>
            <w:tcW w:w="2500" w:type="dxa"/>
            <w:tcBorders>
              <w:top w:val="nil"/>
              <w:left w:val="nil"/>
              <w:bottom w:val="single" w:sz="8" w:space="0" w:color="auto"/>
              <w:right w:val="single" w:sz="4" w:space="0" w:color="auto"/>
            </w:tcBorders>
            <w:noWrap/>
            <w:vAlign w:val="bottom"/>
          </w:tcPr>
          <w:p w14:paraId="4F9384E6"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סה"כ</w:t>
            </w:r>
          </w:p>
        </w:tc>
        <w:tc>
          <w:tcPr>
            <w:tcW w:w="1040" w:type="dxa"/>
            <w:tcBorders>
              <w:top w:val="nil"/>
              <w:left w:val="nil"/>
              <w:bottom w:val="single" w:sz="8" w:space="0" w:color="auto"/>
              <w:right w:val="nil"/>
            </w:tcBorders>
            <w:noWrap/>
            <w:vAlign w:val="bottom"/>
          </w:tcPr>
          <w:p w14:paraId="695E449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100%</w:t>
            </w:r>
          </w:p>
        </w:tc>
        <w:tc>
          <w:tcPr>
            <w:tcW w:w="1109" w:type="dxa"/>
            <w:tcBorders>
              <w:top w:val="nil"/>
              <w:left w:val="single" w:sz="4" w:space="0" w:color="auto"/>
              <w:bottom w:val="single" w:sz="8" w:space="0" w:color="auto"/>
              <w:right w:val="single" w:sz="8" w:space="0" w:color="auto"/>
            </w:tcBorders>
            <w:noWrap/>
            <w:vAlign w:val="bottom"/>
          </w:tcPr>
          <w:p w14:paraId="607966C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14.286</w:t>
            </w:r>
          </w:p>
        </w:tc>
        <w:tc>
          <w:tcPr>
            <w:tcW w:w="960" w:type="dxa"/>
            <w:tcBorders>
              <w:top w:val="nil"/>
              <w:left w:val="single" w:sz="8" w:space="0" w:color="auto"/>
              <w:bottom w:val="single" w:sz="8" w:space="0" w:color="auto"/>
              <w:right w:val="single" w:sz="4" w:space="0" w:color="auto"/>
            </w:tcBorders>
            <w:noWrap/>
            <w:vAlign w:val="bottom"/>
          </w:tcPr>
          <w:p w14:paraId="2C690D6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55330C57"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226D581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57D97F8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4DFE9D69"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4" w:space="0" w:color="auto"/>
            </w:tcBorders>
            <w:noWrap/>
            <w:vAlign w:val="bottom"/>
          </w:tcPr>
          <w:p w14:paraId="3BE99B8A"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c>
          <w:tcPr>
            <w:tcW w:w="960" w:type="dxa"/>
            <w:tcBorders>
              <w:top w:val="nil"/>
              <w:left w:val="single" w:sz="8" w:space="0" w:color="auto"/>
              <w:bottom w:val="single" w:sz="8" w:space="0" w:color="auto"/>
              <w:right w:val="single" w:sz="8" w:space="0" w:color="auto"/>
            </w:tcBorders>
            <w:noWrap/>
            <w:vAlign w:val="bottom"/>
          </w:tcPr>
          <w:p w14:paraId="0C00C12C"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89%</w:t>
            </w:r>
          </w:p>
        </w:tc>
      </w:tr>
      <w:tr w:rsidR="00E56613" w:rsidRPr="00E56613" w14:paraId="559FCB75" w14:textId="77777777" w:rsidTr="00E56613">
        <w:trPr>
          <w:trHeight w:val="270"/>
          <w:jc w:val="center"/>
        </w:trPr>
        <w:tc>
          <w:tcPr>
            <w:tcW w:w="13342" w:type="dxa"/>
            <w:gridSpan w:val="11"/>
            <w:noWrap/>
            <w:vAlign w:val="bottom"/>
          </w:tcPr>
          <w:p w14:paraId="47EFCD32"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2309F615" w14:textId="77777777" w:rsidTr="00E56613">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6E4D2E9A"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2201C7C1" w14:textId="77777777" w:rsidR="00E56613" w:rsidRPr="00E56613" w:rsidRDefault="00E56613" w:rsidP="00E56613">
            <w:pPr>
              <w:bidi w:val="0"/>
              <w:spacing w:before="0" w:beforeAutospacing="0" w:after="0" w:afterAutospacing="0" w:line="240" w:lineRule="auto"/>
              <w:ind w:left="281"/>
              <w:jc w:val="right"/>
              <w:rPr>
                <w:rFonts w:ascii="David" w:eastAsia="Times New Roman" w:hAnsi="David" w:cs="David"/>
                <w:b/>
                <w:bCs/>
                <w:sz w:val="20"/>
                <w:szCs w:val="20"/>
              </w:rPr>
            </w:pPr>
            <w:r w:rsidRPr="00E56613">
              <w:rPr>
                <w:rFonts w:ascii="David" w:eastAsia="Times New Roman" w:hAnsi="David" w:cs="David"/>
                <w:b/>
                <w:bCs/>
                <w:sz w:val="20"/>
                <w:szCs w:val="20"/>
              </w:rPr>
              <w:t>7</w:t>
            </w:r>
          </w:p>
        </w:tc>
        <w:tc>
          <w:tcPr>
            <w:tcW w:w="8869" w:type="dxa"/>
            <w:gridSpan w:val="9"/>
            <w:noWrap/>
            <w:vAlign w:val="bottom"/>
          </w:tcPr>
          <w:p w14:paraId="3958E9B1"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3311061E" w14:textId="77777777" w:rsidTr="00E56613">
        <w:trPr>
          <w:trHeight w:val="255"/>
          <w:jc w:val="center"/>
        </w:trPr>
        <w:tc>
          <w:tcPr>
            <w:tcW w:w="13342" w:type="dxa"/>
            <w:gridSpan w:val="11"/>
            <w:noWrap/>
            <w:vAlign w:val="bottom"/>
          </w:tcPr>
          <w:p w14:paraId="503241BE" w14:textId="77777777" w:rsidR="00E56613" w:rsidRPr="00E56613" w:rsidRDefault="00E56613" w:rsidP="00E56613">
            <w:pPr>
              <w:bidi w:val="0"/>
              <w:spacing w:before="0" w:beforeAutospacing="0" w:after="0" w:afterAutospacing="0" w:line="240" w:lineRule="auto"/>
              <w:ind w:left="281"/>
              <w:rPr>
                <w:rFonts w:ascii="David" w:eastAsia="Times New Roman" w:hAnsi="David" w:cs="David"/>
                <w:sz w:val="20"/>
                <w:szCs w:val="20"/>
              </w:rPr>
            </w:pPr>
          </w:p>
        </w:tc>
      </w:tr>
      <w:tr w:rsidR="00E56613" w:rsidRPr="00E56613" w14:paraId="25CAE3EC" w14:textId="77777777" w:rsidTr="00E56613">
        <w:trPr>
          <w:trHeight w:val="570"/>
          <w:jc w:val="center"/>
        </w:trPr>
        <w:tc>
          <w:tcPr>
            <w:tcW w:w="13342" w:type="dxa"/>
            <w:gridSpan w:val="11"/>
            <w:vAlign w:val="bottom"/>
          </w:tcPr>
          <w:p w14:paraId="2F247C8C" w14:textId="77777777" w:rsidR="00E56613" w:rsidRPr="00E56613" w:rsidRDefault="00E56613" w:rsidP="00E56613">
            <w:pPr>
              <w:spacing w:before="0" w:beforeAutospacing="0" w:after="0" w:afterAutospacing="0" w:line="240" w:lineRule="auto"/>
              <w:ind w:left="281"/>
              <w:rPr>
                <w:rFonts w:ascii="David" w:eastAsia="Times New Roman" w:hAnsi="David" w:cs="David"/>
                <w:b/>
                <w:bCs/>
                <w:sz w:val="20"/>
                <w:szCs w:val="20"/>
              </w:rPr>
            </w:pPr>
            <w:r w:rsidRPr="00E56613">
              <w:rPr>
                <w:rFonts w:ascii="David" w:eastAsia="Times New Roman" w:hAnsi="David" w:cs="David"/>
                <w:b/>
                <w:bCs/>
                <w:sz w:val="20"/>
                <w:szCs w:val="20"/>
                <w:rtl/>
              </w:rPr>
              <w:t xml:space="preserve">אחוז לסעיף - </w:t>
            </w:r>
            <w:r w:rsidRPr="00E56613">
              <w:rPr>
                <w:rFonts w:ascii="David" w:eastAsia="Times New Roman" w:hAnsi="David" w:cs="David"/>
                <w:sz w:val="20"/>
                <w:szCs w:val="20"/>
                <w:rtl/>
              </w:rPr>
              <w:t>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56613" w:rsidRPr="00E56613" w14:paraId="7463E9B6" w14:textId="77777777" w:rsidTr="00E56613">
        <w:trPr>
          <w:trHeight w:val="255"/>
          <w:jc w:val="center"/>
        </w:trPr>
        <w:tc>
          <w:tcPr>
            <w:tcW w:w="13342" w:type="dxa"/>
            <w:gridSpan w:val="11"/>
            <w:noWrap/>
            <w:vAlign w:val="bottom"/>
          </w:tcPr>
          <w:p w14:paraId="73969F23" w14:textId="77777777" w:rsidR="00E56613" w:rsidRPr="00E56613" w:rsidRDefault="00E56613" w:rsidP="00E56613">
            <w:pPr>
              <w:bidi w:val="0"/>
              <w:spacing w:before="0" w:beforeAutospacing="0" w:after="0" w:afterAutospacing="0" w:line="240" w:lineRule="auto"/>
              <w:ind w:left="281"/>
              <w:jc w:val="center"/>
              <w:rPr>
                <w:rFonts w:ascii="David" w:eastAsia="Times New Roman" w:hAnsi="David" w:cs="David"/>
                <w:sz w:val="20"/>
                <w:szCs w:val="20"/>
              </w:rPr>
            </w:pPr>
            <w:r w:rsidRPr="00E56613">
              <w:rPr>
                <w:rFonts w:ascii="David" w:eastAsia="Times New Roman" w:hAnsi="David" w:cs="David"/>
                <w:sz w:val="20"/>
                <w:szCs w:val="20"/>
                <w:rtl/>
              </w:rPr>
              <w:t>לצורך חישוב ערך הקומה לסעיף "מערכות ציבוריות" יש להכפיל את % התקדמות כל מלאכה בניקוד תת הסעיף שלה, ולסכום את כל המלאכות.</w:t>
            </w:r>
          </w:p>
        </w:tc>
      </w:tr>
    </w:tbl>
    <w:p w14:paraId="3809EFD1" w14:textId="77777777" w:rsidR="00E56613" w:rsidRPr="00E56613" w:rsidRDefault="00E56613" w:rsidP="00E56613">
      <w:pPr>
        <w:bidi w:val="0"/>
        <w:spacing w:before="0" w:beforeAutospacing="0" w:after="0" w:afterAutospacing="0" w:line="240" w:lineRule="auto"/>
        <w:rPr>
          <w:rFonts w:ascii="David" w:eastAsia="Times New Roman" w:hAnsi="David" w:cs="David"/>
          <w:b/>
          <w:bCs/>
          <w:snapToGrid w:val="0"/>
          <w:sz w:val="24"/>
          <w:szCs w:val="24"/>
          <w:u w:val="single"/>
          <w:rtl/>
        </w:rPr>
        <w:sectPr w:rsidR="00E56613" w:rsidRPr="00E56613">
          <w:pgSz w:w="16838" w:h="11906" w:orient="landscape"/>
          <w:pgMar w:top="1797" w:right="1440" w:bottom="1797" w:left="1276" w:header="720" w:footer="720" w:gutter="0"/>
          <w:cols w:space="720"/>
          <w:bidi/>
          <w:rtlGutter/>
        </w:sectPr>
      </w:pPr>
    </w:p>
    <w:p w14:paraId="7041F2C6"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3.1.12 </w:t>
      </w:r>
    </w:p>
    <w:p w14:paraId="2D0B8B92"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נוסח ערבות בנקאית לפי סעיף 9</w:t>
      </w:r>
    </w:p>
    <w:p w14:paraId="2EF61A69" w14:textId="77777777" w:rsidR="00E56613" w:rsidRPr="00E56613" w:rsidRDefault="00E56613" w:rsidP="00E56613">
      <w:pPr>
        <w:spacing w:before="0" w:beforeAutospacing="0" w:after="0" w:afterAutospacing="0" w:line="240" w:lineRule="auto"/>
        <w:ind w:left="5680" w:hanging="5440"/>
        <w:jc w:val="center"/>
        <w:rPr>
          <w:rFonts w:ascii="David" w:eastAsia="Times New Roman" w:hAnsi="David" w:cs="David"/>
          <w:snapToGrid w:val="0"/>
          <w:sz w:val="24"/>
          <w:szCs w:val="24"/>
          <w:rtl/>
        </w:rPr>
      </w:pPr>
    </w:p>
    <w:p w14:paraId="325FF4B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263C617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75738FD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color w:val="000000"/>
          <w:sz w:val="24"/>
          <w:szCs w:val="24"/>
          <w:rtl/>
        </w:rPr>
      </w:pPr>
      <w:r w:rsidRPr="00E56613">
        <w:rPr>
          <w:rFonts w:ascii="David" w:eastAsia="Times New Roman" w:hAnsi="David" w:cs="David"/>
          <w:snapToGrid w:val="0"/>
          <w:sz w:val="24"/>
          <w:szCs w:val="24"/>
          <w:rtl/>
        </w:rPr>
        <w:t>לכבוד :</w:t>
      </w:r>
      <w:r w:rsidRPr="00E56613">
        <w:rPr>
          <w:rFonts w:ascii="David" w:eastAsia="Times New Roman" w:hAnsi="David" w:cs="David"/>
          <w:snapToGrid w:val="0"/>
          <w:color w:val="000000"/>
          <w:sz w:val="24"/>
          <w:szCs w:val="24"/>
          <w:rtl/>
        </w:rPr>
        <w:tab/>
      </w:r>
    </w:p>
    <w:sdt>
      <w:sdtPr>
        <w:rPr>
          <w:rFonts w:ascii="Times New Roman" w:eastAsia="Times New Roman" w:hAnsi="Times New Roman" w:cs="David"/>
          <w:color w:val="008000"/>
          <w:sz w:val="24"/>
          <w:szCs w:val="24"/>
          <w:rtl/>
          <w:lang w:eastAsia="he-IL"/>
        </w:rPr>
        <w:alias w:val="צד א בחוזה"/>
        <w:tag w:val="cntTzadA"/>
        <w:id w:val="-827822700"/>
        <w:placeholder>
          <w:docPart w:val="5344B542B5754B0A999DA98E451F84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D61BF69" w14:textId="77777777" w:rsidR="00865F43" w:rsidRDefault="00865F43" w:rsidP="00865F43">
          <w:pPr>
            <w:widowControl w:val="0"/>
            <w:spacing w:before="0" w:beforeAutospacing="0" w:after="0" w:afterAutospacing="0" w:line="240" w:lineRule="auto"/>
            <w:jc w:val="both"/>
          </w:pPr>
          <w:r w:rsidRPr="001551B5">
            <w:rPr>
              <w:rStyle w:val="a8"/>
              <w:color w:val="00B0F0"/>
              <w:rtl/>
            </w:rPr>
            <w:t>[צד א בחוזה]</w:t>
          </w:r>
        </w:p>
      </w:sdtContent>
    </w:sdt>
    <w:p w14:paraId="59F901A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br/>
      </w:r>
      <w:r w:rsidRPr="00E56613">
        <w:rPr>
          <w:rFonts w:ascii="David" w:eastAsia="Times New Roman" w:hAnsi="David" w:cs="David"/>
          <w:snapToGrid w:val="0"/>
          <w:sz w:val="24"/>
          <w:szCs w:val="24"/>
          <w:rtl/>
        </w:rPr>
        <w:t>ג.א.נ.,</w:t>
      </w:r>
    </w:p>
    <w:p w14:paraId="40C21E4B" w14:textId="77777777" w:rsidR="00E56613" w:rsidRPr="00E56613" w:rsidRDefault="00E56613" w:rsidP="00E56613">
      <w:pPr>
        <w:spacing w:before="0" w:beforeAutospacing="0" w:after="0" w:afterAutospacing="0" w:line="240" w:lineRule="auto"/>
        <w:ind w:left="18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כתב ערבות</w:t>
      </w:r>
    </w:p>
    <w:p w14:paraId="7210F1E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F1DB9F0" w14:textId="77777777" w:rsidR="00E56613" w:rsidRPr="00E56613" w:rsidRDefault="00E56613" w:rsidP="00865F4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לפי בקשת </w:t>
      </w:r>
      <w:sdt>
        <w:sdtPr>
          <w:rPr>
            <w:rFonts w:ascii="Times New Roman" w:eastAsia="Times New Roman" w:hAnsi="Times New Roman" w:cs="David"/>
            <w:color w:val="008000"/>
            <w:sz w:val="24"/>
            <w:szCs w:val="24"/>
            <w:rtl/>
            <w:lang w:eastAsia="he-IL"/>
          </w:rPr>
          <w:alias w:val="שם ספק"/>
          <w:tag w:val="cntSupllierName"/>
          <w:id w:val="-1468043177"/>
          <w:placeholder>
            <w:docPart w:val="5C3164E7696A4878A25903C84FD32A7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865F43" w:rsidRPr="00EF442B">
            <w:rPr>
              <w:rStyle w:val="a8"/>
              <w:color w:val="00B0F0"/>
              <w:rtl/>
            </w:rPr>
            <w:t>[שם ספק]</w:t>
          </w:r>
        </w:sdtContent>
      </w:sdt>
      <w:r w:rsidR="00865F43" w:rsidRPr="00E56613">
        <w:rPr>
          <w:rFonts w:ascii="David" w:eastAsia="Times New Roman" w:hAnsi="David" w:cs="David"/>
          <w:snapToGrid w:val="0"/>
          <w:sz w:val="24"/>
          <w:szCs w:val="24"/>
          <w:rtl/>
        </w:rPr>
        <w:t xml:space="preserve"> </w:t>
      </w:r>
      <w:r w:rsidRPr="00E56613">
        <w:rPr>
          <w:rFonts w:ascii="David" w:eastAsia="Times New Roman" w:hAnsi="David" w:cs="David"/>
          <w:snapToGrid w:val="0"/>
          <w:sz w:val="24"/>
          <w:szCs w:val="24"/>
          <w:rtl/>
        </w:rPr>
        <w:t>(להלן - "</w:t>
      </w:r>
      <w:r w:rsidRPr="00E56613">
        <w:rPr>
          <w:rFonts w:ascii="David" w:eastAsia="Times New Roman" w:hAnsi="David" w:cs="David"/>
          <w:b/>
          <w:bCs/>
          <w:snapToGrid w:val="0"/>
          <w:sz w:val="24"/>
          <w:szCs w:val="24"/>
          <w:rtl/>
        </w:rPr>
        <w:t>הקבלן</w:t>
      </w:r>
      <w:r w:rsidRPr="00E56613">
        <w:rPr>
          <w:rFonts w:ascii="David" w:eastAsia="Times New Roman" w:hAnsi="David" w:cs="David"/>
          <w:snapToGrid w:val="0"/>
          <w:sz w:val="24"/>
          <w:szCs w:val="24"/>
          <w:rtl/>
        </w:rPr>
        <w:t xml:space="preserve">") הרינו מתחייבים ואחראים כלפיכם ביחד עבור הקבלן לתשלום כל סכום בגבול סך של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ש"ח כשסכום זה צמוד במלואו למדד תשומות הבניה למגורים (להלן- "המדד") כשהמדד הבסיסי הוא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 (להלן - "סכום הערבות").</w:t>
      </w:r>
    </w:p>
    <w:p w14:paraId="0272DF84"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BF58EB1"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אתם תהיו זכאים לדרוש מאתנו יחד תשלום סכום הערבות בשלמות או לדרוש מאתנו מפעם לפעם סכומים על חשבון סכום הערבות ובמקרה זה לאחר כל תשלום, תישאר הערבות בתוקפה לגבי יתרת סכום הערבות, ובלבד שסך כל דרישותיכם לא יעלה על סכום הערבות.</w:t>
      </w:r>
    </w:p>
    <w:p w14:paraId="666FD792"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BADE082"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הננו מתחייבים לשלם לכם כל סכום שיידרש על ידכם בגבול סכום הערבות תוך 3 ימים מקבלת דרישה ראשונה בכתב שלכם ו/או של מי מכם ומבלי שיהיה עליכם לבסס או להוכיח דרישה זו.</w:t>
      </w:r>
    </w:p>
    <w:p w14:paraId="088ABC0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D5C72D2"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סכום שישולם מכוח ערבותנו זו, יגדל בשיעור השווה לשיעור העלייה במדד האחרון אשר יהא ידוע בעת ביצוע כל תשלום לזכותכם, לעומת שערו הבסיסי של המדד הנקוב לעיל.</w:t>
      </w:r>
    </w:p>
    <w:p w14:paraId="6EADBC0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1A142FCB"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אנו לא נהיה רשאים לבטל הערבות ו/או להימנע מתשלום עפ"י כתב ערבות זה מכל סיבה שהיא. הננו מוותרים בזה במפורש ומראש על כל טענה לרבות כל ברירה המוענקת לקבלן עפ"י דין.</w:t>
      </w:r>
    </w:p>
    <w:p w14:paraId="137A35F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52753FE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ערבות זו בלתי חוזרת ובלתי מותנית.</w:t>
      </w:r>
    </w:p>
    <w:p w14:paraId="7721BF2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4AF68DA"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ערבות זו תהיה בתוקף עד ליום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שעה 12.00 ועד בכלל וכל דרישה על פיה חייבת להימסר לנו לא יאוחר מאשר במועד הנ"ל.</w:t>
      </w:r>
    </w:p>
    <w:p w14:paraId="38564ED5"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621B20D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5C79B51"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p>
    <w:p w14:paraId="159E49A5"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747C02E6"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p>
    <w:p w14:paraId="54882817"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noProof/>
          <w:sz w:val="26"/>
          <w:szCs w:val="26"/>
          <w:rtl/>
        </w:rPr>
        <mc:AlternateContent>
          <mc:Choice Requires="wps">
            <w:drawing>
              <wp:anchor distT="0" distB="0" distL="114300" distR="114300" simplePos="0" relativeHeight="251643904" behindDoc="0" locked="0" layoutInCell="1" allowOverlap="1" wp14:anchorId="4F845CB2" wp14:editId="23E4EDB6">
                <wp:simplePos x="0" y="0"/>
                <wp:positionH relativeFrom="column">
                  <wp:posOffset>1882140</wp:posOffset>
                </wp:positionH>
                <wp:positionV relativeFrom="paragraph">
                  <wp:posOffset>137160</wp:posOffset>
                </wp:positionV>
                <wp:extent cx="1371600" cy="0"/>
                <wp:effectExtent l="10160" t="12700" r="8890" b="6350"/>
                <wp:wrapNone/>
                <wp:docPr id="29" name="מחבר ישר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9C5A884" id="מחבר ישר 29" o:spid="_x0000_s1026" style="position:absolute;left:0;text-align:lef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f9exMKgIAADUEAAAOAAAAAAAAAAAAAAAAAC4CAABkcnMvZTJv&#10;RG9jLnhtbFBLAQItABQABgAIAAAAIQCOc8NJ3AAAAAkBAAAPAAAAAAAAAAAAAAAAAIQEAABkcnMv&#10;ZG93bnJldi54bWxQSwUGAAAAAAQABADzAAAAjQUAAAAA&#10;"/>
            </w:pict>
          </mc:Fallback>
        </mc:AlternateContent>
      </w:r>
    </w:p>
    <w:p w14:paraId="0676E1FC"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14"/>
          <w:rtl/>
        </w:rPr>
      </w:pPr>
    </w:p>
    <w:p w14:paraId="19C83C0B"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בנק</w:t>
      </w:r>
    </w:p>
    <w:p w14:paraId="31B42E04"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u w:val="single"/>
          <w:rtl/>
        </w:rPr>
      </w:pPr>
    </w:p>
    <w:p w14:paraId="685615E2"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br w:type="page"/>
      </w:r>
    </w:p>
    <w:p w14:paraId="4992756A"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3.1.13 </w:t>
      </w:r>
    </w:p>
    <w:p w14:paraId="12AF361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דוגמא לנוסח החוזה המשולש</w:t>
      </w:r>
    </w:p>
    <w:p w14:paraId="66BA7D8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B6F4D5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17F792A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u w:val="single"/>
          <w:rtl/>
        </w:rPr>
        <w:t xml:space="preserve"> ח  ו  ז  ה </w:t>
      </w:r>
    </w:p>
    <w:p w14:paraId="0FC29892"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763C27A"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92886F5"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שנערך ונחתם ביום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 xml:space="preserve">בחודש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שנת</w:t>
      </w:r>
      <w:r w:rsidRPr="00E56613">
        <w:rPr>
          <w:rFonts w:ascii="David" w:eastAsia="Times New Roman" w:hAnsi="David" w:cs="David"/>
          <w:snapToGrid w:val="0"/>
          <w:sz w:val="24"/>
          <w:szCs w:val="24"/>
          <w:u w:val="single"/>
          <w:rtl/>
        </w:rPr>
        <w:t xml:space="preserve">          </w:t>
      </w:r>
    </w:p>
    <w:p w14:paraId="72CE272A"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9C15F01"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3A66A72B"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ב  י  ן </w:t>
      </w:r>
    </w:p>
    <w:p w14:paraId="0F27F57D"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B018039"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53A0CCF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------------בע"מ (להלן - "המזמין") מצד אחד;</w:t>
      </w:r>
    </w:p>
    <w:p w14:paraId="5AE32944"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7B30F3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B5C6277"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ל ב י ן</w:t>
      </w:r>
    </w:p>
    <w:p w14:paraId="723A37C2"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3E7A071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6A6EA956"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הראשי") מצד שני;</w:t>
      </w:r>
    </w:p>
    <w:p w14:paraId="326339F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3B4480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563CC37C"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 xml:space="preserve">ל ב י ן </w:t>
      </w:r>
    </w:p>
    <w:p w14:paraId="74243EB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2D85F38E"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p>
    <w:p w14:paraId="06DD4DC1" w14:textId="77777777" w:rsidR="00E56613" w:rsidRPr="00E56613" w:rsidRDefault="00E56613" w:rsidP="00E56613">
      <w:pPr>
        <w:spacing w:before="0" w:beforeAutospacing="0" w:after="0" w:afterAutospacing="0" w:line="240" w:lineRule="auto"/>
        <w:ind w:left="2220" w:hanging="2020"/>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--------------(להלן - "הקבלן המיוחד") מצד שלישי.</w:t>
      </w:r>
    </w:p>
    <w:p w14:paraId="72FC9D4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602BC261" w14:textId="77777777" w:rsidR="00E56613" w:rsidRPr="00865F4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p>
    <w:p w14:paraId="09CCE59F" w14:textId="77777777" w:rsidR="00E56613" w:rsidRPr="00865F4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865F43">
        <w:rPr>
          <w:rFonts w:ascii="David" w:eastAsia="Times New Roman" w:hAnsi="David" w:cs="David"/>
          <w:b/>
          <w:bCs/>
          <w:snapToGrid w:val="0"/>
          <w:sz w:val="24"/>
          <w:szCs w:val="24"/>
          <w:rtl/>
        </w:rPr>
        <w:t>הואיל</w:t>
      </w:r>
      <w:r w:rsidRPr="00865F43">
        <w:rPr>
          <w:rFonts w:ascii="David" w:eastAsia="Times New Roman" w:hAnsi="David" w:cs="David"/>
          <w:snapToGrid w:val="0"/>
          <w:sz w:val="24"/>
          <w:szCs w:val="24"/>
          <w:rtl/>
        </w:rPr>
        <w:tab/>
        <w:t xml:space="preserve">וביום </w:t>
      </w:r>
      <w:r w:rsidR="00865F43" w:rsidRPr="00865F43">
        <w:rPr>
          <w:rFonts w:ascii="David" w:eastAsia="Times New Roman" w:hAnsi="David" w:cs="David" w:hint="cs"/>
          <w:snapToGrid w:val="0"/>
          <w:sz w:val="24"/>
          <w:szCs w:val="24"/>
          <w:rtl/>
        </w:rPr>
        <w:t>__________________</w:t>
      </w:r>
      <w:r w:rsidRPr="00865F43">
        <w:rPr>
          <w:rFonts w:ascii="David" w:eastAsia="Times New Roman" w:hAnsi="David" w:cs="David"/>
          <w:snapToGrid w:val="0"/>
          <w:sz w:val="24"/>
          <w:szCs w:val="24"/>
          <w:rtl/>
        </w:rPr>
        <w:t xml:space="preserve"> נחתם חוזה בין המזמין ובין הקבלן הראשי (להלן -"החוזה הראשי") בדבר בצוע עבודות </w:t>
      </w:r>
      <w:r w:rsidR="00865F43" w:rsidRPr="00865F43">
        <w:rPr>
          <w:rFonts w:ascii="David" w:eastAsia="Times New Roman" w:hAnsi="David" w:cs="David" w:hint="cs"/>
          <w:snapToGrid w:val="0"/>
          <w:sz w:val="24"/>
          <w:szCs w:val="24"/>
          <w:rtl/>
        </w:rPr>
        <w:t>______________</w:t>
      </w:r>
      <w:r w:rsidRPr="00865F43">
        <w:rPr>
          <w:rFonts w:ascii="David" w:eastAsia="Times New Roman" w:hAnsi="David" w:cs="David"/>
          <w:snapToGrid w:val="0"/>
          <w:sz w:val="24"/>
          <w:szCs w:val="24"/>
          <w:rtl/>
        </w:rPr>
        <w:t xml:space="preserve"> (להלן - "המבנה");</w:t>
      </w:r>
    </w:p>
    <w:p w14:paraId="1491CB33"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382D0D1D" w14:textId="77777777" w:rsidR="00E56613" w:rsidRPr="00E56613" w:rsidRDefault="00E56613" w:rsidP="00865F4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וביום</w:t>
      </w:r>
      <w:r w:rsidR="00865F43">
        <w:rPr>
          <w:rFonts w:ascii="David" w:eastAsia="Times New Roman" w:hAnsi="David" w:cs="David" w:hint="cs"/>
          <w:snapToGrid w:val="0"/>
          <w:sz w:val="24"/>
          <w:szCs w:val="24"/>
          <w:rtl/>
        </w:rPr>
        <w:t xml:space="preserve">____________ </w:t>
      </w:r>
      <w:r w:rsidRPr="00E56613">
        <w:rPr>
          <w:rFonts w:ascii="David" w:eastAsia="Times New Roman" w:hAnsi="David" w:cs="David"/>
          <w:snapToGrid w:val="0"/>
          <w:sz w:val="24"/>
          <w:szCs w:val="24"/>
          <w:rtl/>
        </w:rPr>
        <w:t xml:space="preserve">נחתם חוזה בין המזמין ובין הקבלן המיוחד (להלן "חוזה המערכת"), בדבר בצוע עבודות </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snapToGrid w:val="0"/>
          <w:sz w:val="24"/>
          <w:szCs w:val="24"/>
          <w:rtl/>
        </w:rPr>
        <w:t>.</w:t>
      </w:r>
    </w:p>
    <w:p w14:paraId="335CE41B"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0DA7C018"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והואיל</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והצדדים מסכימים כי כל החובות והזכויות של המזמין לפי חוזה המערכת יוסבו לקבלן הראשי, בכפוף למותנה להלן;</w:t>
      </w:r>
    </w:p>
    <w:p w14:paraId="77811BDA" w14:textId="77777777" w:rsidR="00E56613" w:rsidRPr="00E56613" w:rsidRDefault="00E56613" w:rsidP="00E56613">
      <w:pPr>
        <w:spacing w:before="0" w:beforeAutospacing="0" w:after="0" w:afterAutospacing="0" w:line="240" w:lineRule="auto"/>
        <w:ind w:left="1180" w:hanging="940"/>
        <w:jc w:val="both"/>
        <w:rPr>
          <w:rFonts w:ascii="David" w:eastAsia="Times New Roman" w:hAnsi="David" w:cs="David"/>
          <w:snapToGrid w:val="0"/>
          <w:sz w:val="24"/>
          <w:szCs w:val="24"/>
          <w:rtl/>
        </w:rPr>
      </w:pPr>
    </w:p>
    <w:p w14:paraId="2F1670CF"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r w:rsidRPr="00E56613">
        <w:rPr>
          <w:rFonts w:ascii="David" w:eastAsia="Times New Roman" w:hAnsi="David" w:cs="David"/>
          <w:b/>
          <w:bCs/>
          <w:snapToGrid w:val="0"/>
          <w:sz w:val="24"/>
          <w:szCs w:val="24"/>
          <w:rtl/>
        </w:rPr>
        <w:t>אי  לכך הוסכם  והוצהר  בין  הצדדים  כדלקמן:</w:t>
      </w:r>
    </w:p>
    <w:p w14:paraId="0AF27D5C" w14:textId="77777777" w:rsidR="00E56613" w:rsidRPr="00E56613" w:rsidRDefault="00E56613" w:rsidP="00E56613">
      <w:pPr>
        <w:tabs>
          <w:tab w:val="right" w:pos="5580"/>
          <w:tab w:val="right" w:pos="6140"/>
        </w:tabs>
        <w:spacing w:before="0" w:beforeAutospacing="0" w:after="0" w:afterAutospacing="0" w:line="360" w:lineRule="auto"/>
        <w:ind w:left="5680" w:hanging="5440"/>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p>
    <w:p w14:paraId="13BFE2D4"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36D9F8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המבוא לחוזה זה מהווה חלק בלתי נפרד ממנו.</w:t>
      </w:r>
    </w:p>
    <w:p w14:paraId="5F8DE6F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1E190C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עם חתימת חוזה זה יהיה הקבלן המיוחד לקבלן משנה של הקבלן הראשי, יחולו  הוראות סעיף 12 לחוזה הראשי בכפוף למותנה במפורש בחוזה זה, וכל החובות והזכויות של המזמין לפי חוזה המערכת יועברו אל הקבלן הראשי בכפיפות לאמור להלן.</w:t>
      </w:r>
    </w:p>
    <w:p w14:paraId="257C0B5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2CBFBC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לא תשמע כל טענה ע"י הקבלן הראשי או/וגם ע"י הקבלן המיוחד כלפי המזמין לגבי העסקתם או/וגם ההתקשרות אתם וכל הנובע מכך.</w:t>
      </w:r>
    </w:p>
    <w:p w14:paraId="0686956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41D516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למרות האמור בסעיף 2 לעיל, התשלום לקבלן המיוחד יעשה ע"י המזמין וכל ערבות שתנתן לפי הוראות חוזה המערכת תוצא לטובת המזמין בלבד.</w:t>
      </w:r>
    </w:p>
    <w:p w14:paraId="23C99C5D"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088066A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הוצאות ביול חוזה זה יחולו על כל הצדדים בחלקים שווים.</w:t>
      </w:r>
    </w:p>
    <w:p w14:paraId="40EE66A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4E54D5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נספח 3.1.13 לחוזה הראשי (התניות מיוחדות בפוליסה) מהווה חלק בלתי נפרד מחוזה זה, והקבלן המיוחד מתחייב למלא אחר כל האמור בו בדייקנות.</w:t>
      </w:r>
    </w:p>
    <w:p w14:paraId="3BD5DF2C"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6DF7487"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כתובות הצדדים הן:-</w:t>
      </w:r>
    </w:p>
    <w:p w14:paraId="158614D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3DA65F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המזמין - כמפורט במבוא לעיל.</w:t>
      </w:r>
    </w:p>
    <w:p w14:paraId="7C871AE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620367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w:t>
      </w:r>
    </w:p>
    <w:p w14:paraId="7CD704C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FDFC01A"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הקבלן המיוחד -</w:t>
      </w:r>
    </w:p>
    <w:p w14:paraId="25D99611" w14:textId="77777777" w:rsidR="00E56613" w:rsidRPr="00E56613" w:rsidRDefault="00E56613" w:rsidP="00E56613">
      <w:pPr>
        <w:tabs>
          <w:tab w:val="right" w:pos="8180"/>
        </w:tabs>
        <w:spacing w:before="0" w:beforeAutospacing="0" w:after="0" w:afterAutospacing="0" w:line="240" w:lineRule="auto"/>
        <w:ind w:left="1560" w:hanging="1320"/>
        <w:jc w:val="both"/>
        <w:rPr>
          <w:rFonts w:ascii="David" w:eastAsia="Times New Roman" w:hAnsi="David" w:cs="David"/>
          <w:snapToGrid w:val="0"/>
          <w:sz w:val="24"/>
          <w:szCs w:val="24"/>
          <w:rtl/>
        </w:rPr>
      </w:pPr>
    </w:p>
    <w:p w14:paraId="275EBDE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78A720F3"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3EA7FDA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p>
    <w:p w14:paraId="4DBB5878"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b/>
          <w:bCs/>
          <w:snapToGrid w:val="0"/>
          <w:sz w:val="24"/>
          <w:szCs w:val="24"/>
          <w:rtl/>
        </w:rPr>
      </w:pPr>
      <w:r w:rsidRPr="00E56613">
        <w:rPr>
          <w:rFonts w:ascii="David" w:eastAsia="Times New Roman" w:hAnsi="David" w:cs="David"/>
          <w:b/>
          <w:bCs/>
          <w:snapToGrid w:val="0"/>
          <w:sz w:val="24"/>
          <w:szCs w:val="24"/>
          <w:rtl/>
        </w:rPr>
        <w:t xml:space="preserve">ולראיה  באו  הצדדים  על  החתום  במקום  ובתאריך  דלעיל: </w:t>
      </w:r>
    </w:p>
    <w:p w14:paraId="273DDB26"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Pr>
      </w:pPr>
    </w:p>
    <w:p w14:paraId="0B0CF555"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0B2C7E05"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44EB4BE0" w14:textId="77777777" w:rsidR="00E56613" w:rsidRPr="00E56613" w:rsidRDefault="00E56613" w:rsidP="00E56613">
      <w:pPr>
        <w:tabs>
          <w:tab w:val="right" w:pos="5580"/>
          <w:tab w:val="right" w:pos="6140"/>
        </w:tabs>
        <w:spacing w:before="0" w:beforeAutospacing="0" w:after="0" w:afterAutospacing="0" w:line="240" w:lineRule="auto"/>
        <w:ind w:left="5680" w:hanging="5440"/>
        <w:rPr>
          <w:rFonts w:ascii="David" w:eastAsia="Times New Roman" w:hAnsi="David" w:cs="David"/>
          <w:snapToGrid w:val="0"/>
          <w:sz w:val="24"/>
          <w:szCs w:val="24"/>
          <w:rtl/>
        </w:rPr>
      </w:pPr>
    </w:p>
    <w:p w14:paraId="11CAA3D9" w14:textId="77777777" w:rsidR="00E56613" w:rsidRPr="00E56613" w:rsidRDefault="00E56613" w:rsidP="00E56613">
      <w:pPr>
        <w:tabs>
          <w:tab w:val="center" w:pos="3209"/>
          <w:tab w:val="right" w:pos="7036"/>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_____________  </w:t>
      </w:r>
      <w:r w:rsidRPr="00E56613">
        <w:rPr>
          <w:rFonts w:ascii="David" w:eastAsia="Times New Roman" w:hAnsi="David" w:cs="David"/>
          <w:snapToGrid w:val="0"/>
          <w:sz w:val="24"/>
          <w:szCs w:val="24"/>
          <w:rtl/>
        </w:rPr>
        <w:tab/>
        <w:t>_______________</w:t>
      </w:r>
      <w:r w:rsidRPr="00E56613">
        <w:rPr>
          <w:rFonts w:ascii="David" w:eastAsia="Times New Roman" w:hAnsi="David" w:cs="David"/>
          <w:snapToGrid w:val="0"/>
          <w:sz w:val="24"/>
          <w:szCs w:val="24"/>
          <w:rtl/>
        </w:rPr>
        <w:tab/>
        <w:t>________________</w:t>
      </w:r>
    </w:p>
    <w:p w14:paraId="25FC7CA6" w14:textId="77777777" w:rsidR="00E56613" w:rsidRPr="00E56613" w:rsidRDefault="00E56613" w:rsidP="00E56613">
      <w:pPr>
        <w:tabs>
          <w:tab w:val="center" w:pos="2540"/>
          <w:tab w:val="right" w:pos="5600"/>
        </w:tabs>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ה מ ז מ י ן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הראשי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הקבלן המיוחד           </w:t>
      </w:r>
    </w:p>
    <w:p w14:paraId="6246A45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z w:val="26"/>
          <w:szCs w:val="26"/>
          <w:u w:val="single"/>
          <w:rtl/>
        </w:rPr>
        <w:t>נספח 3.1.14</w:t>
      </w:r>
    </w:p>
    <w:p w14:paraId="4B1BE570"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p>
    <w:p w14:paraId="083DE43D"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6"/>
          <w:szCs w:val="26"/>
          <w:u w:val="single"/>
        </w:rPr>
      </w:pPr>
      <w:r w:rsidRPr="00E56613">
        <w:rPr>
          <w:rFonts w:ascii="David" w:eastAsia="Times New Roman" w:hAnsi="David" w:cs="David"/>
          <w:b/>
          <w:bCs/>
          <w:sz w:val="26"/>
          <w:szCs w:val="26"/>
          <w:u w:val="single"/>
          <w:rtl/>
        </w:rPr>
        <w:t>אישור ביטוח</w:t>
      </w:r>
    </w:p>
    <w:p w14:paraId="4969B6E0" w14:textId="77777777" w:rsidR="00E56613" w:rsidRPr="00E56613" w:rsidRDefault="00E56613" w:rsidP="00E56613">
      <w:pPr>
        <w:widowControl w:val="0"/>
        <w:spacing w:before="0" w:beforeAutospacing="0" w:after="0" w:afterAutospacing="0" w:line="240" w:lineRule="auto"/>
        <w:rPr>
          <w:rFonts w:ascii="David" w:eastAsia="Times New Roman" w:hAnsi="David" w:cs="David"/>
          <w:snapToGrid w:val="0"/>
          <w:sz w:val="23"/>
          <w:szCs w:val="23"/>
          <w:rtl/>
        </w:rPr>
      </w:pPr>
    </w:p>
    <w:p w14:paraId="77998A7C" w14:textId="77777777" w:rsidR="00E56613" w:rsidRPr="00E56613"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p>
    <w:p w14:paraId="5862B274" w14:textId="77777777" w:rsidR="00E56613" w:rsidRPr="00967621" w:rsidRDefault="00E56613" w:rsidP="00865F43">
      <w:pPr>
        <w:tabs>
          <w:tab w:val="right" w:pos="1860"/>
          <w:tab w:val="right" w:pos="5180"/>
          <w:tab w:val="right" w:pos="5900"/>
        </w:tabs>
        <w:autoSpaceDE w:val="0"/>
        <w:autoSpaceDN w:val="0"/>
        <w:adjustRightInd w:val="0"/>
        <w:spacing w:before="0" w:beforeAutospacing="0" w:after="0" w:afterAutospacing="0" w:line="360" w:lineRule="auto"/>
        <w:jc w:val="right"/>
        <w:rPr>
          <w:rFonts w:ascii="David" w:eastAsia="Times New Roman" w:hAnsi="David" w:cs="David"/>
          <w:spacing w:val="10"/>
          <w:sz w:val="24"/>
          <w:szCs w:val="24"/>
          <w:rtl/>
        </w:rPr>
      </w:pPr>
      <w:r w:rsidRPr="00967621">
        <w:rPr>
          <w:rFonts w:ascii="David" w:eastAsia="Times New Roman" w:hAnsi="David" w:cs="David"/>
          <w:spacing w:val="10"/>
          <w:sz w:val="24"/>
          <w:szCs w:val="24"/>
          <w:rtl/>
        </w:rPr>
        <w:t xml:space="preserve">תאריך </w:t>
      </w:r>
      <w:r w:rsidR="00865F43" w:rsidRPr="00967621">
        <w:rPr>
          <w:rFonts w:ascii="David" w:eastAsia="Times New Roman" w:hAnsi="David" w:cs="David" w:hint="cs"/>
          <w:b/>
          <w:bCs/>
          <w:snapToGrid w:val="0"/>
          <w:sz w:val="24"/>
          <w:szCs w:val="24"/>
          <w:rtl/>
        </w:rPr>
        <w:t>_______________</w:t>
      </w:r>
    </w:p>
    <w:p w14:paraId="5D64EC46" w14:textId="77777777" w:rsidR="00E56613" w:rsidRPr="00967621" w:rsidRDefault="00E56613" w:rsidP="00E56613">
      <w:pPr>
        <w:tabs>
          <w:tab w:val="right" w:pos="1860"/>
          <w:tab w:val="right" w:pos="5180"/>
          <w:tab w:val="right" w:pos="590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967621">
        <w:rPr>
          <w:rFonts w:ascii="David" w:eastAsia="Times New Roman" w:hAnsi="David" w:cs="David"/>
          <w:spacing w:val="10"/>
          <w:sz w:val="24"/>
          <w:szCs w:val="24"/>
          <w:rtl/>
        </w:rPr>
        <w:t>לכבוד</w:t>
      </w:r>
    </w:p>
    <w:sdt>
      <w:sdtPr>
        <w:rPr>
          <w:rFonts w:ascii="Times New Roman" w:eastAsia="Times New Roman" w:hAnsi="Times New Roman" w:cs="David"/>
          <w:color w:val="008000"/>
          <w:sz w:val="24"/>
          <w:szCs w:val="24"/>
          <w:rtl/>
          <w:lang w:eastAsia="he-IL"/>
        </w:rPr>
        <w:alias w:val="צד א בחוזה"/>
        <w:tag w:val="cntTzadA"/>
        <w:id w:val="393937882"/>
        <w:placeholder>
          <w:docPart w:val="5431D8318DE54E3881313518975AE2E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3C914FF" w14:textId="77777777" w:rsidR="00865F43" w:rsidRDefault="00865F43" w:rsidP="00865F43">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a8"/>
              <w:color w:val="00B0F0"/>
              <w:rtl/>
            </w:rPr>
            <w:t>[צד א בחוזה]</w:t>
          </w:r>
        </w:p>
      </w:sdtContent>
    </w:sdt>
    <w:p w14:paraId="54372CC3"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p>
    <w:p w14:paraId="63BD2288" w14:textId="77777777" w:rsidR="00E56613" w:rsidRPr="00E56613" w:rsidRDefault="00E56613" w:rsidP="00E56613">
      <w:pPr>
        <w:tabs>
          <w:tab w:val="right" w:pos="1860"/>
          <w:tab w:val="right" w:pos="6160"/>
          <w:tab w:val="right" w:pos="672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א.ג.נ.,</w:t>
      </w:r>
    </w:p>
    <w:p w14:paraId="69E2B89C" w14:textId="77777777" w:rsidR="00E56613" w:rsidRPr="00E56613" w:rsidRDefault="00E56613" w:rsidP="00E56613">
      <w:pPr>
        <w:tabs>
          <w:tab w:val="left" w:pos="1080"/>
        </w:tabs>
        <w:spacing w:before="0" w:beforeAutospacing="0" w:after="0" w:afterAutospacing="0" w:line="240" w:lineRule="auto"/>
        <w:ind w:left="1080" w:hanging="540"/>
        <w:rPr>
          <w:rFonts w:ascii="David" w:eastAsia="Times New Roman" w:hAnsi="David" w:cs="David"/>
          <w:sz w:val="24"/>
          <w:szCs w:val="24"/>
          <w:rtl/>
        </w:rPr>
      </w:pPr>
    </w:p>
    <w:p w14:paraId="39D12684" w14:textId="5A6C0A40" w:rsidR="00E56613" w:rsidRPr="00CC5444" w:rsidRDefault="00E56613" w:rsidP="00CC5444">
      <w:pPr>
        <w:widowControl w:val="0"/>
        <w:spacing w:before="0" w:beforeAutospacing="0" w:after="0" w:afterAutospacing="0" w:line="240" w:lineRule="auto"/>
        <w:ind w:left="1484" w:right="540" w:hanging="720"/>
        <w:jc w:val="both"/>
        <w:rPr>
          <w:rFonts w:ascii="David" w:eastAsia="Times New Roman" w:hAnsi="David" w:cs="David"/>
          <w:b/>
          <w:bCs/>
          <w:snapToGrid w:val="0"/>
          <w:sz w:val="24"/>
          <w:szCs w:val="24"/>
          <w:rtl/>
        </w:rPr>
      </w:pPr>
      <w:r w:rsidRPr="00E56613">
        <w:rPr>
          <w:rFonts w:ascii="David" w:eastAsia="Times New Roman" w:hAnsi="David" w:cs="David"/>
          <w:sz w:val="24"/>
          <w:szCs w:val="24"/>
          <w:rtl/>
        </w:rPr>
        <w:t>הנדון:</w:t>
      </w:r>
      <w:r w:rsidRPr="00E56613">
        <w:rPr>
          <w:rFonts w:ascii="David" w:eastAsia="Times New Roman" w:hAnsi="David" w:cs="David"/>
          <w:sz w:val="24"/>
          <w:szCs w:val="24"/>
          <w:rtl/>
        </w:rPr>
        <w:tab/>
        <w:t xml:space="preserve"> מבוטחנו </w:t>
      </w:r>
      <w:sdt>
        <w:sdtPr>
          <w:rPr>
            <w:rFonts w:ascii="David" w:eastAsia="Times New Roman" w:hAnsi="David" w:cs="David"/>
            <w:b/>
            <w:bCs/>
            <w:snapToGrid w:val="0"/>
            <w:color w:val="0000FF"/>
            <w:sz w:val="24"/>
            <w:szCs w:val="24"/>
            <w:rtl/>
          </w:rPr>
          <w:alias w:val="שם ספק"/>
          <w:tag w:val="cntSupllierName"/>
          <w:id w:val="797566196"/>
          <w:placeholder>
            <w:docPart w:val="5F13FBDB1EBD43ACB65AF88CD2CD9A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CC5444" w:rsidRPr="00CC5444">
            <w:rPr>
              <w:rStyle w:val="a8"/>
              <w:color w:val="00B0F0"/>
              <w:rtl/>
            </w:rPr>
            <w:t>[שם ספק]</w:t>
          </w:r>
        </w:sdtContent>
      </w:sdt>
      <w:r w:rsidRPr="00E56613">
        <w:rPr>
          <w:rFonts w:ascii="David" w:eastAsia="Times New Roman" w:hAnsi="David" w:cs="David"/>
          <w:b/>
          <w:bCs/>
          <w:snapToGrid w:val="0"/>
          <w:sz w:val="24"/>
          <w:szCs w:val="24"/>
          <w:rtl/>
        </w:rPr>
        <w:t xml:space="preserve">  (להלן: "הקבלן") אישור עריכת פוליסות ביטוח לרבות בקשר להסכם מיום </w:t>
      </w:r>
      <w:sdt>
        <w:sdtPr>
          <w:rPr>
            <w:rFonts w:ascii="David" w:eastAsia="Times New Roman" w:hAnsi="David" w:cs="David"/>
            <w:b/>
            <w:bCs/>
            <w:snapToGrid w:val="0"/>
            <w:color w:val="0000FF"/>
            <w:sz w:val="24"/>
            <w:szCs w:val="24"/>
            <w:rtl/>
          </w:rPr>
          <w:alias w:val="תאריך חתימת חוזה"/>
          <w:tag w:val="cntSignDate"/>
          <w:id w:val="508411846"/>
          <w:placeholder>
            <w:docPart w:val="E0316F75536F4E68B51B142CC824539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b/>
          <w:bCs/>
          <w:snapToGrid w:val="0"/>
          <w:sz w:val="24"/>
          <w:szCs w:val="24"/>
          <w:rtl/>
        </w:rPr>
        <w:t xml:space="preserve"> בין </w:t>
      </w:r>
      <w:r w:rsidRPr="00CC5444">
        <w:rPr>
          <w:rFonts w:ascii="David" w:eastAsia="Times New Roman" w:hAnsi="David" w:cs="David"/>
          <w:b/>
          <w:bCs/>
          <w:snapToGrid w:val="0"/>
          <w:sz w:val="24"/>
          <w:szCs w:val="24"/>
          <w:rtl/>
        </w:rPr>
        <w:t xml:space="preserve">המזמין לבין הקבלן לביצוע עבודות בפרויקט </w:t>
      </w:r>
      <w:sdt>
        <w:sdtPr>
          <w:rPr>
            <w:rFonts w:ascii="David" w:eastAsia="Times New Roman" w:hAnsi="David" w:cs="David"/>
            <w:b/>
            <w:bCs/>
            <w:snapToGrid w:val="0"/>
            <w:sz w:val="24"/>
            <w:szCs w:val="24"/>
            <w:rtl/>
          </w:rPr>
          <w:alias w:val="שם הפרויקט"/>
          <w:tag w:val="cntProjectName"/>
          <w:id w:val="1682694022"/>
          <w:placeholder>
            <w:docPart w:val="DD64D30360784CE18C0DE2F2A5933F8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color w:val="0000FF"/>
          </w:rPr>
        </w:sdtEndPr>
        <w:sdtContent>
          <w:ins w:id="48" w:author="עינב יורוביצקי" w:date="2020-07-06T10:26:00Z">
            <w:r w:rsidR="001C2A3D">
              <w:rPr>
                <w:rFonts w:ascii="David" w:eastAsia="Times New Roman" w:hAnsi="David" w:cs="David" w:hint="cs"/>
                <w:b/>
                <w:bCs/>
                <w:snapToGrid w:val="0"/>
                <w:sz w:val="24"/>
                <w:szCs w:val="24"/>
                <w:rtl/>
              </w:rPr>
              <w:t xml:space="preserve">תל אביב </w:t>
            </w:r>
          </w:ins>
        </w:sdtContent>
      </w:sdt>
      <w:r w:rsidRPr="00CC5444">
        <w:rPr>
          <w:rFonts w:ascii="David" w:eastAsia="Times New Roman" w:hAnsi="David" w:cs="David"/>
          <w:b/>
          <w:bCs/>
          <w:snapToGrid w:val="0"/>
          <w:color w:val="0000FF"/>
          <w:sz w:val="24"/>
          <w:szCs w:val="24"/>
          <w:rtl/>
        </w:rPr>
        <w:t xml:space="preserve"> </w:t>
      </w:r>
      <w:r w:rsidR="00CC5444" w:rsidRPr="00CC5444">
        <w:rPr>
          <w:rFonts w:ascii="David" w:eastAsia="Times New Roman" w:hAnsi="David" w:cs="David" w:hint="cs"/>
          <w:b/>
          <w:bCs/>
          <w:snapToGrid w:val="0"/>
          <w:sz w:val="24"/>
          <w:szCs w:val="24"/>
          <w:rtl/>
        </w:rPr>
        <w:t xml:space="preserve">באתר </w:t>
      </w:r>
      <w:sdt>
        <w:sdtPr>
          <w:rPr>
            <w:rFonts w:ascii="David" w:eastAsia="Times New Roman" w:hAnsi="David" w:cs="David" w:hint="cs"/>
            <w:b/>
            <w:bCs/>
            <w:snapToGrid w:val="0"/>
            <w:sz w:val="24"/>
            <w:szCs w:val="24"/>
            <w:rtl/>
          </w:rPr>
          <w:alias w:val="שם אתר"/>
          <w:tag w:val="cntSite"/>
          <w:id w:val="901564698"/>
          <w:placeholder>
            <w:docPart w:val="9BBB0B8800A3423F8318E5743E6E537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49" w:author="עינב יורוביצקי" w:date="2020-07-06T10:52:00Z">
            <w:r w:rsidR="002A6DCD">
              <w:rPr>
                <w:rFonts w:ascii="David" w:eastAsia="Times New Roman" w:hAnsi="David" w:cs="David" w:hint="cs"/>
                <w:b/>
                <w:bCs/>
                <w:snapToGrid w:val="0"/>
                <w:sz w:val="24"/>
                <w:szCs w:val="24"/>
                <w:rtl/>
              </w:rPr>
              <w:t>פרויקט ניסיון</w:t>
            </w:r>
          </w:ins>
        </w:sdtContent>
      </w:sdt>
      <w:r w:rsidRPr="00CC5444">
        <w:rPr>
          <w:rFonts w:ascii="David" w:eastAsia="Times New Roman" w:hAnsi="David" w:cs="David"/>
          <w:b/>
          <w:bCs/>
          <w:snapToGrid w:val="0"/>
          <w:sz w:val="24"/>
          <w:szCs w:val="24"/>
          <w:rtl/>
        </w:rPr>
        <w:t>(להלן: "העבודות", "האתר", ו/או "ההסכם", בהתאמה, לפי העניין)</w:t>
      </w:r>
    </w:p>
    <w:p w14:paraId="27BF7ABC" w14:textId="77777777" w:rsidR="00E56613" w:rsidRPr="00E56613" w:rsidRDefault="00E56613" w:rsidP="00E56613">
      <w:pPr>
        <w:spacing w:before="0" w:beforeAutospacing="0" w:after="0" w:afterAutospacing="0" w:line="240" w:lineRule="auto"/>
        <w:ind w:left="3600" w:right="180" w:hanging="900"/>
        <w:rPr>
          <w:rFonts w:ascii="David" w:eastAsia="Times New Roman" w:hAnsi="David" w:cs="David"/>
          <w:sz w:val="24"/>
          <w:szCs w:val="24"/>
          <w:rtl/>
        </w:rPr>
      </w:pPr>
    </w:p>
    <w:p w14:paraId="77D43D89" w14:textId="77777777" w:rsidR="00E56613" w:rsidRPr="00E56613" w:rsidRDefault="00E56613" w:rsidP="00E56613">
      <w:pPr>
        <w:widowControl w:val="0"/>
        <w:spacing w:before="0" w:beforeAutospacing="0" w:after="0" w:afterAutospacing="0" w:line="360" w:lineRule="auto"/>
        <w:ind w:firstLine="1627"/>
        <w:jc w:val="both"/>
        <w:rPr>
          <w:rFonts w:ascii="David" w:eastAsia="Times New Roman" w:hAnsi="David" w:cs="David"/>
          <w:sz w:val="24"/>
          <w:szCs w:val="24"/>
          <w:rtl/>
        </w:rPr>
      </w:pPr>
    </w:p>
    <w:p w14:paraId="2449964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הננו מאשרים בזאת כי ערכנו על שם הקבלן את הביטוחים כמפורט להלן, בגין פעילותו, לרבות בקשר לעבודות:-</w:t>
      </w:r>
    </w:p>
    <w:p w14:paraId="3617C03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836F42C"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"אש מורחב"</w:t>
      </w:r>
      <w:r w:rsidRPr="00E56613">
        <w:rPr>
          <w:rFonts w:ascii="David" w:eastAsia="Times New Roman" w:hAnsi="David" w:cs="David"/>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w:t>
      </w:r>
      <w:r w:rsidRPr="00E56613">
        <w:rPr>
          <w:rFonts w:ascii="David" w:eastAsia="Times New Roman" w:hAnsi="David" w:cs="David"/>
          <w:b/>
          <w:bCs/>
          <w:sz w:val="24"/>
          <w:szCs w:val="24"/>
          <w:rtl/>
        </w:rPr>
        <w:t>"הגורמים האחרים"</w:t>
      </w:r>
      <w:r w:rsidRPr="00E56613">
        <w:rPr>
          <w:rFonts w:ascii="David" w:eastAsia="Times New Roman" w:hAnsi="David" w:cs="David"/>
          <w:sz w:val="24"/>
          <w:szCs w:val="24"/>
          <w:rtl/>
        </w:rPr>
        <w:t>) אשר בביטוחי הגורמים האחרים נכלל ויתור מקביל כלפי הקבלן, ובלבד שהויתור על זכות התחלוף כאמור לא יחול לטובת אדם שגרם לנזק בזדון.</w:t>
      </w:r>
    </w:p>
    <w:p w14:paraId="7F421A2A"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25F2C9D3"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6E357433" w14:textId="77777777" w:rsidR="00E56613" w:rsidRPr="00E56613" w:rsidRDefault="00E56613" w:rsidP="00E56613">
      <w:pPr>
        <w:spacing w:before="0" w:beforeAutospacing="0" w:after="0" w:afterAutospacing="0" w:line="360" w:lineRule="auto"/>
        <w:ind w:left="730"/>
        <w:jc w:val="both"/>
        <w:rPr>
          <w:rFonts w:ascii="David" w:eastAsia="Times New Roman" w:hAnsi="David" w:cs="David"/>
          <w:sz w:val="24"/>
          <w:szCs w:val="24"/>
          <w:rtl/>
        </w:rPr>
      </w:pPr>
    </w:p>
    <w:p w14:paraId="13B7AC7C" w14:textId="77777777" w:rsidR="00E56613" w:rsidRPr="00E56613" w:rsidRDefault="00E56613" w:rsidP="00E56613">
      <w:pPr>
        <w:spacing w:before="0" w:beforeAutospacing="0" w:after="0" w:afterAutospacing="0" w:line="360" w:lineRule="auto"/>
        <w:ind w:left="710" w:hanging="71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sz w:val="24"/>
          <w:szCs w:val="24"/>
          <w:u w:val="single"/>
          <w:rtl/>
        </w:rPr>
        <w:t>ביטוח ציוד מכני הנדסי</w:t>
      </w:r>
      <w:r w:rsidRPr="00E56613">
        <w:rPr>
          <w:rFonts w:ascii="David" w:eastAsia="Times New Roman" w:hAnsi="David" w:cs="David"/>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0860D08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52C05AA"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04E1F69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BBDE2A8"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3.</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מקצועית</w:t>
      </w:r>
      <w:r w:rsidRPr="00E56613">
        <w:rPr>
          <w:rFonts w:ascii="David" w:eastAsia="Times New Roman" w:hAnsi="David" w:cs="David"/>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6EAD4522"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08421E2B" w14:textId="77777777" w:rsidR="00E56613" w:rsidRPr="00E56613" w:rsidRDefault="00E56613" w:rsidP="00E56613">
      <w:pPr>
        <w:tabs>
          <w:tab w:val="left" w:pos="8306"/>
        </w:tabs>
        <w:spacing w:before="0" w:beforeAutospacing="0" w:after="0" w:afterAutospacing="0" w:line="240" w:lineRule="auto"/>
        <w:ind w:left="720"/>
        <w:jc w:val="center"/>
        <w:rPr>
          <w:rFonts w:ascii="David" w:eastAsia="Times New Roman" w:hAnsi="David" w:cs="David"/>
          <w:sz w:val="24"/>
          <w:szCs w:val="24"/>
          <w:rtl/>
        </w:rPr>
      </w:pPr>
    </w:p>
    <w:p w14:paraId="6B8C11FD"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p>
    <w:p w14:paraId="779B03DA" w14:textId="77777777" w:rsidR="00E56613" w:rsidRPr="00E56613" w:rsidRDefault="00E56613" w:rsidP="00E56613">
      <w:pPr>
        <w:tabs>
          <w:tab w:val="left" w:pos="8306"/>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10EFC69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9A28D8F"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4C1D86B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3C5ACD7" w14:textId="77777777" w:rsidR="00E56613" w:rsidRPr="00E56613" w:rsidRDefault="00E56613" w:rsidP="00E56613">
      <w:pPr>
        <w:keepNext/>
        <w:spacing w:before="0" w:beforeAutospacing="0" w:after="0" w:afterAutospacing="0" w:line="360" w:lineRule="auto"/>
        <w:ind w:left="720" w:hanging="720"/>
        <w:outlineLvl w:val="0"/>
        <w:rPr>
          <w:rFonts w:ascii="David" w:eastAsia="Times New Roman" w:hAnsi="David" w:cs="David"/>
          <w:b/>
          <w:bCs/>
          <w:sz w:val="24"/>
          <w:szCs w:val="24"/>
          <w:rtl/>
        </w:rPr>
      </w:pPr>
      <w:r w:rsidRPr="00E56613">
        <w:rPr>
          <w:rFonts w:ascii="David" w:eastAsia="Times New Roman" w:hAnsi="David" w:cs="David"/>
          <w:sz w:val="24"/>
          <w:szCs w:val="24"/>
          <w:rtl/>
        </w:rPr>
        <w:t>4.</w:t>
      </w:r>
      <w:r w:rsidRPr="00E56613">
        <w:rPr>
          <w:rFonts w:ascii="David" w:eastAsia="Times New Roman" w:hAnsi="David" w:cs="David"/>
          <w:b/>
          <w:bCs/>
          <w:sz w:val="24"/>
          <w:szCs w:val="24"/>
          <w:rtl/>
        </w:rPr>
        <w:tab/>
      </w:r>
      <w:r w:rsidRPr="00E56613">
        <w:rPr>
          <w:rFonts w:ascii="David" w:eastAsia="Times New Roman" w:hAnsi="David" w:cs="David"/>
          <w:sz w:val="24"/>
          <w:szCs w:val="24"/>
          <w:u w:val="single"/>
          <w:rtl/>
        </w:rPr>
        <w:t>ביטוח אחריות המוצר</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w:t>
      </w:r>
      <w:r w:rsidRPr="00E56613">
        <w:rPr>
          <w:rFonts w:ascii="David" w:eastAsia="Times New Roman" w:hAnsi="David" w:cs="David"/>
          <w:b/>
          <w:bCs/>
          <w:sz w:val="24"/>
          <w:szCs w:val="24"/>
          <w:rtl/>
        </w:rPr>
        <w:t xml:space="preserve"> </w:t>
      </w:r>
    </w:p>
    <w:p w14:paraId="71847AD6" w14:textId="77777777" w:rsidR="00E56613" w:rsidRPr="00E56613" w:rsidRDefault="00E56613" w:rsidP="00E56613">
      <w:pPr>
        <w:keepNext/>
        <w:spacing w:before="0" w:beforeAutospacing="0" w:after="0" w:afterAutospacing="0" w:line="360" w:lineRule="auto"/>
        <w:jc w:val="center"/>
        <w:outlineLvl w:val="0"/>
        <w:rPr>
          <w:rFonts w:ascii="David" w:eastAsia="Times New Roman" w:hAnsi="David" w:cs="David"/>
          <w:b/>
          <w:bCs/>
          <w:sz w:val="24"/>
          <w:szCs w:val="24"/>
          <w:rtl/>
        </w:rPr>
      </w:pPr>
    </w:p>
    <w:p w14:paraId="02694F91"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1D1E2FD7"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p>
    <w:p w14:paraId="2A1E0D7F" w14:textId="77777777" w:rsidR="00E56613" w:rsidRPr="00E56613" w:rsidRDefault="00E56613" w:rsidP="00E56613">
      <w:pPr>
        <w:tabs>
          <w:tab w:val="left" w:pos="7880"/>
        </w:tabs>
        <w:spacing w:before="0" w:beforeAutospacing="0" w:after="0" w:afterAutospacing="0" w:line="24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הביטוח מורחב לכלול את המזמין כמבוטח נוסף לעניין אחריותו הנובעת מאחריות הקבלן עקב העבודות, בכפוף לסעיף אחריות צולבת.</w:t>
      </w:r>
    </w:p>
    <w:p w14:paraId="5DF8891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2AF3967" w14:textId="77777777" w:rsidR="00E56613" w:rsidRPr="00E56613" w:rsidRDefault="00E56613" w:rsidP="00E56613">
      <w:pPr>
        <w:spacing w:before="0" w:beforeAutospacing="0" w:after="0" w:afterAutospacing="0" w:line="360" w:lineRule="auto"/>
        <w:ind w:firstLine="720"/>
        <w:jc w:val="both"/>
        <w:rPr>
          <w:rFonts w:ascii="David" w:eastAsia="Times New Roman" w:hAnsi="David" w:cs="David"/>
          <w:sz w:val="24"/>
          <w:szCs w:val="24"/>
          <w:rtl/>
        </w:rPr>
      </w:pPr>
      <w:r w:rsidRPr="00E56613">
        <w:rPr>
          <w:rFonts w:ascii="David" w:eastAsia="Times New Roman" w:hAnsi="David" w:cs="David"/>
          <w:sz w:val="24"/>
          <w:szCs w:val="24"/>
          <w:u w:val="single"/>
          <w:rtl/>
        </w:rPr>
        <w:t>תקופת הביטוח</w:t>
      </w:r>
      <w:r w:rsidRPr="00E56613">
        <w:rPr>
          <w:rFonts w:ascii="David" w:eastAsia="Times New Roman" w:hAnsi="David" w:cs="David"/>
          <w:sz w:val="24"/>
          <w:szCs w:val="24"/>
          <w:rtl/>
        </w:rPr>
        <w:t>: החל מיום __________ ועד ליום __________.</w:t>
      </w:r>
    </w:p>
    <w:p w14:paraId="3739F14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4EAB206" w14:textId="77777777" w:rsidR="00E56613" w:rsidRPr="00E56613" w:rsidRDefault="00E56613" w:rsidP="00E56613">
      <w:pPr>
        <w:keepNext/>
        <w:spacing w:before="0" w:beforeAutospacing="0" w:after="0" w:afterAutospacing="0" w:line="360" w:lineRule="auto"/>
        <w:ind w:left="1440" w:hanging="720"/>
        <w:jc w:val="center"/>
        <w:outlineLvl w:val="0"/>
        <w:rPr>
          <w:rFonts w:ascii="David" w:eastAsia="Times New Roman" w:hAnsi="David" w:cs="David"/>
          <w:b/>
          <w:bCs/>
          <w:sz w:val="24"/>
          <w:szCs w:val="24"/>
          <w:rtl/>
        </w:rPr>
      </w:pPr>
    </w:p>
    <w:p w14:paraId="7ABC599B"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rtl/>
        </w:rPr>
      </w:pPr>
      <w:r w:rsidRPr="00E56613">
        <w:rPr>
          <w:rFonts w:ascii="David" w:eastAsia="Times New Roman" w:hAnsi="David" w:cs="David"/>
          <w:b/>
          <w:bCs/>
          <w:sz w:val="24"/>
          <w:szCs w:val="24"/>
          <w:u w:val="single"/>
          <w:rtl/>
        </w:rPr>
        <w:t>כללי לכל הפוליסות</w:t>
      </w:r>
      <w:r w:rsidRPr="00E56613">
        <w:rPr>
          <w:rFonts w:ascii="David" w:eastAsia="Times New Roman" w:hAnsi="David" w:cs="David"/>
          <w:b/>
          <w:bCs/>
          <w:sz w:val="24"/>
          <w:szCs w:val="24"/>
          <w:rtl/>
        </w:rPr>
        <w:t xml:space="preserve"> – </w:t>
      </w:r>
    </w:p>
    <w:p w14:paraId="26C68FD0"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2A87E5D2"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3A88792A"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Pr>
      </w:pPr>
    </w:p>
    <w:p w14:paraId="209D0BDD"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43DCDB53"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0AD6E848"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ידוע לנו שהאחריות לתשלום פרמיות הביטוח והשתתפות עצמית חלה על המתכנן בלבד, ובשום מקרה לא על אפ"י.</w:t>
      </w:r>
    </w:p>
    <w:p w14:paraId="7199BF8F"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3256D400" w14:textId="77777777" w:rsidR="00E56613" w:rsidRPr="00E56613" w:rsidRDefault="00E56613" w:rsidP="00152923">
      <w:pPr>
        <w:numPr>
          <w:ilvl w:val="0"/>
          <w:numId w:val="1"/>
        </w:numPr>
        <w:spacing w:before="0" w:beforeAutospacing="0" w:after="0" w:afterAutospacing="0" w:line="36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הפרת תנאי הפוליסות על ידי הקבלן בתום לב לא תפגע בזכויות המזמין על פיהן.</w:t>
      </w:r>
    </w:p>
    <w:p w14:paraId="480FD200" w14:textId="77777777" w:rsidR="00E56613" w:rsidRPr="00E56613" w:rsidRDefault="00E56613" w:rsidP="00152923">
      <w:pPr>
        <w:spacing w:before="0" w:beforeAutospacing="0" w:after="0" w:afterAutospacing="0" w:line="360" w:lineRule="auto"/>
        <w:ind w:right="-142"/>
        <w:jc w:val="both"/>
        <w:rPr>
          <w:rFonts w:ascii="David" w:eastAsia="Times New Roman" w:hAnsi="David" w:cs="David"/>
          <w:sz w:val="24"/>
          <w:szCs w:val="24"/>
          <w:rtl/>
        </w:rPr>
      </w:pPr>
    </w:p>
    <w:p w14:paraId="21F82737"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48051AF5" w14:textId="77777777" w:rsidR="00E56613" w:rsidRPr="00E56613" w:rsidRDefault="00E56613" w:rsidP="00152923">
      <w:pPr>
        <w:spacing w:before="0" w:beforeAutospacing="0" w:after="0" w:afterAutospacing="0" w:line="360" w:lineRule="auto"/>
        <w:ind w:left="720" w:right="-142"/>
        <w:jc w:val="both"/>
        <w:rPr>
          <w:rFonts w:ascii="David" w:eastAsia="Times New Roman" w:hAnsi="David" w:cs="David"/>
          <w:sz w:val="24"/>
          <w:szCs w:val="24"/>
          <w:rtl/>
        </w:rPr>
      </w:pPr>
    </w:p>
    <w:p w14:paraId="06E808C4"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Pr>
      </w:pPr>
      <w:r w:rsidRPr="00E56613">
        <w:rPr>
          <w:rFonts w:ascii="David" w:eastAsia="Times New Roman" w:hAnsi="David" w:cs="David"/>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0EA4FFE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AFAEDD4" w14:textId="77777777" w:rsidR="00E56613" w:rsidRPr="00E56613" w:rsidRDefault="00E56613" w:rsidP="00152923">
      <w:pPr>
        <w:numPr>
          <w:ilvl w:val="0"/>
          <w:numId w:val="1"/>
        </w:numPr>
        <w:spacing w:before="0" w:beforeAutospacing="0" w:after="0" w:afterAutospacing="0" w:line="240" w:lineRule="auto"/>
        <w:ind w:right="-142"/>
        <w:jc w:val="both"/>
        <w:rPr>
          <w:rFonts w:ascii="David" w:eastAsia="Times New Roman" w:hAnsi="David" w:cs="David"/>
          <w:sz w:val="24"/>
          <w:szCs w:val="24"/>
          <w:rtl/>
        </w:rPr>
      </w:pPr>
      <w:r w:rsidRPr="00E56613">
        <w:rPr>
          <w:rFonts w:ascii="David" w:eastAsia="Times New Roman" w:hAnsi="David" w:cs="David"/>
          <w:sz w:val="24"/>
          <w:szCs w:val="24"/>
          <w:rtl/>
        </w:rPr>
        <w:t>הננו מתחייבים כי הביטוחים הנ"ל לא יבוטלו ולא יצומצמו במשך תקופת הביטוח, אלא בהודעה מראש של 60 יום לאפ"י, בכתב, בדואר רשום.</w:t>
      </w:r>
    </w:p>
    <w:p w14:paraId="3782C9D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F85FF4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29EBC74"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Cs/>
          <w:sz w:val="24"/>
          <w:szCs w:val="24"/>
          <w:rtl/>
        </w:rPr>
        <w:t>אישורנו זה הינו בכפוף לתנאי פוליסות הביטוח המקוריות ולסייגיהן, עד כמה שלא שונו על פי האמור באישור זה.</w:t>
      </w:r>
    </w:p>
    <w:p w14:paraId="5EB0856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4FBBE4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8BE8FA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19A549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8ACB513"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4AB498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A31C60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2860EC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BF10A5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927B13B"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2C712A7" w14:textId="77777777" w:rsidR="00E56613" w:rsidRPr="00E56613" w:rsidRDefault="00E56613" w:rsidP="00E56613">
      <w:pPr>
        <w:bidi w:val="0"/>
        <w:spacing w:before="0" w:beforeAutospacing="0" w:after="0" w:afterAutospacing="0" w:line="360" w:lineRule="auto"/>
        <w:jc w:val="both"/>
        <w:rPr>
          <w:rFonts w:ascii="David" w:eastAsia="Times New Roman" w:hAnsi="David" w:cs="David"/>
          <w:sz w:val="24"/>
          <w:szCs w:val="24"/>
        </w:rPr>
      </w:pPr>
    </w:p>
    <w:p w14:paraId="1A2371E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r w:rsidRPr="00E56613">
        <w:rPr>
          <w:rFonts w:ascii="David" w:eastAsia="Times New Roman" w:hAnsi="David" w:cs="David"/>
          <w:sz w:val="24"/>
          <w:szCs w:val="24"/>
          <w:rtl/>
        </w:rPr>
        <w:tab/>
        <w:t>______________</w:t>
      </w:r>
    </w:p>
    <w:p w14:paraId="5CD6621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(חותמת המבטח)</w:t>
      </w:r>
      <w:r w:rsidRPr="00E56613">
        <w:rPr>
          <w:rFonts w:ascii="David" w:eastAsia="Times New Roman" w:hAnsi="David" w:cs="David"/>
          <w:sz w:val="24"/>
          <w:szCs w:val="24"/>
          <w:rtl/>
        </w:rPr>
        <w:tab/>
        <w:t>(חתימת המבטח)</w:t>
      </w:r>
      <w:r w:rsidRPr="00E56613">
        <w:rPr>
          <w:rFonts w:ascii="David" w:eastAsia="Times New Roman" w:hAnsi="David" w:cs="David"/>
          <w:sz w:val="24"/>
          <w:szCs w:val="24"/>
          <w:rtl/>
        </w:rPr>
        <w:tab/>
        <w:t>(שם החותם)</w:t>
      </w:r>
      <w:r w:rsidRPr="00E56613">
        <w:rPr>
          <w:rFonts w:ascii="David" w:eastAsia="Times New Roman" w:hAnsi="David" w:cs="David"/>
          <w:sz w:val="24"/>
          <w:szCs w:val="24"/>
          <w:rtl/>
        </w:rPr>
        <w:tab/>
      </w:r>
      <w:r w:rsidRPr="00E56613">
        <w:rPr>
          <w:rFonts w:ascii="David" w:eastAsia="Times New Roman" w:hAnsi="David" w:cs="David"/>
          <w:sz w:val="24"/>
          <w:szCs w:val="24"/>
          <w:rtl/>
        </w:rPr>
        <w:tab/>
        <w:t xml:space="preserve">(תפקיד החותם) </w:t>
      </w:r>
    </w:p>
    <w:p w14:paraId="277E1A1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2BBCE43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88BDA5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844E717"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5"/>
          <w:szCs w:val="25"/>
          <w:u w:val="single"/>
          <w:rtl/>
        </w:rPr>
        <w:br w:type="page"/>
      </w:r>
      <w:r w:rsidRPr="00E56613">
        <w:rPr>
          <w:rFonts w:ascii="David" w:eastAsia="Times New Roman" w:hAnsi="David" w:cs="David"/>
          <w:b/>
          <w:bCs/>
          <w:sz w:val="24"/>
          <w:szCs w:val="24"/>
          <w:u w:val="single"/>
          <w:rtl/>
        </w:rPr>
        <w:t>נספח 3.1.15</w:t>
      </w:r>
    </w:p>
    <w:p w14:paraId="06625E3C" w14:textId="77777777" w:rsidR="00152923" w:rsidRPr="00152923" w:rsidRDefault="00152923" w:rsidP="00152923">
      <w:pPr>
        <w:pStyle w:val="ac"/>
        <w:rPr>
          <w:rFonts w:ascii="David" w:eastAsia="Calibri" w:hAnsi="David"/>
          <w:b/>
          <w:sz w:val="24"/>
          <w:szCs w:val="24"/>
          <w:rtl/>
        </w:rPr>
      </w:pPr>
      <w:r w:rsidRPr="00152923">
        <w:rPr>
          <w:rFonts w:ascii="David" w:eastAsia="Calibri" w:hAnsi="David"/>
          <w:b/>
          <w:sz w:val="24"/>
          <w:szCs w:val="24"/>
          <w:rtl/>
        </w:rPr>
        <w:t xml:space="preserve">הסכם נטילת ייצוג </w:t>
      </w:r>
    </w:p>
    <w:p w14:paraId="06C5E776" w14:textId="77777777" w:rsidR="00152923" w:rsidRPr="00152923" w:rsidRDefault="00152923" w:rsidP="00152923">
      <w:pPr>
        <w:spacing w:before="0" w:beforeAutospacing="0" w:after="0" w:afterAutospacing="0" w:line="360" w:lineRule="auto"/>
        <w:jc w:val="center"/>
        <w:rPr>
          <w:rFonts w:ascii="David" w:eastAsia="Calibri" w:hAnsi="David" w:cs="David"/>
          <w:b/>
          <w:bCs/>
          <w:sz w:val="24"/>
          <w:szCs w:val="24"/>
          <w:u w:val="single"/>
        </w:rPr>
      </w:pPr>
    </w:p>
    <w:p w14:paraId="714D4E2A" w14:textId="77777777" w:rsidR="00152923" w:rsidRPr="00152923" w:rsidRDefault="00152923" w:rsidP="00152923">
      <w:pPr>
        <w:bidi w:val="0"/>
        <w:spacing w:before="0" w:beforeAutospacing="0" w:after="0" w:afterAutospacing="0" w:line="240" w:lineRule="auto"/>
        <w:jc w:val="center"/>
        <w:rPr>
          <w:rFonts w:ascii="David" w:eastAsia="Calibri" w:hAnsi="David" w:cs="David"/>
          <w:snapToGrid w:val="0"/>
          <w:sz w:val="24"/>
          <w:szCs w:val="24"/>
          <w:rtl/>
        </w:rPr>
      </w:pPr>
      <w:r w:rsidRPr="00152923">
        <w:rPr>
          <w:rFonts w:ascii="David" w:eastAsia="Calibri" w:hAnsi="David" w:cs="David"/>
          <w:snapToGrid w:val="0"/>
          <w:sz w:val="24"/>
          <w:szCs w:val="24"/>
          <w:rtl/>
        </w:rPr>
        <w:t>   נספח ___  להסכם שנחתם ביום __ לחודש _____ שנת ________</w:t>
      </w:r>
    </w:p>
    <w:p w14:paraId="3DBC9938" w14:textId="77777777" w:rsidR="00152923" w:rsidRPr="00152923" w:rsidRDefault="00152923" w:rsidP="00152923">
      <w:pPr>
        <w:spacing w:before="0" w:beforeAutospacing="0" w:after="0" w:afterAutospacing="0" w:line="240" w:lineRule="auto"/>
        <w:rPr>
          <w:rFonts w:ascii="David" w:eastAsia="Calibri" w:hAnsi="David" w:cs="David"/>
          <w:b/>
          <w:bCs/>
          <w:sz w:val="24"/>
          <w:szCs w:val="24"/>
        </w:rPr>
      </w:pPr>
    </w:p>
    <w:p w14:paraId="074ECBD8" w14:textId="77777777" w:rsidR="00152923" w:rsidRPr="00152923" w:rsidRDefault="00152923" w:rsidP="007A2B62">
      <w:pPr>
        <w:spacing w:before="0" w:beforeAutospacing="0" w:after="0" w:afterAutospacing="0" w:line="240" w:lineRule="auto"/>
        <w:ind w:left="104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בין:</w:t>
      </w:r>
      <w:r w:rsidRPr="00152923">
        <w:rPr>
          <w:rFonts w:ascii="David" w:eastAsia="Calibri" w:hAnsi="David" w:cs="David"/>
          <w:sz w:val="24"/>
          <w:szCs w:val="24"/>
          <w:rtl/>
        </w:rPr>
        <w:t xml:space="preserve">                      </w:t>
      </w:r>
      <w:sdt>
        <w:sdtPr>
          <w:rPr>
            <w:rFonts w:ascii="David" w:eastAsia="Times New Roman" w:hAnsi="David" w:cs="David"/>
            <w:b/>
            <w:bCs/>
            <w:snapToGrid w:val="0"/>
            <w:sz w:val="24"/>
            <w:szCs w:val="24"/>
            <w:rtl/>
          </w:rPr>
          <w:alias w:val="צד א בחוזה"/>
          <w:tag w:val="cntTzadA"/>
          <w:id w:val="-279730240"/>
          <w:placeholder>
            <w:docPart w:val="5C033AE97F764B5898EF3E0D1DFB968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7A2B62" w:rsidRPr="00CC5444">
            <w:rPr>
              <w:rStyle w:val="a8"/>
              <w:color w:val="00B0F0"/>
              <w:rtl/>
            </w:rPr>
            <w:t>[צד א בחוזה]</w:t>
          </w:r>
        </w:sdtContent>
      </w:sdt>
    </w:p>
    <w:p w14:paraId="74EED06B" w14:textId="77777777" w:rsidR="00152923" w:rsidRPr="00152923" w:rsidRDefault="00152923" w:rsidP="00152923">
      <w:pPr>
        <w:spacing w:before="0" w:beforeAutospacing="0" w:after="120" w:afterAutospacing="0" w:line="240" w:lineRule="auto"/>
        <w:ind w:left="2680" w:right="426" w:hanging="52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היזם</w:t>
      </w:r>
      <w:r w:rsidRPr="00152923">
        <w:rPr>
          <w:rFonts w:ascii="David" w:eastAsia="Calibri" w:hAnsi="David" w:cs="David"/>
          <w:snapToGrid w:val="0"/>
          <w:sz w:val="24"/>
          <w:szCs w:val="24"/>
          <w:rtl/>
        </w:rPr>
        <w:t>")</w:t>
      </w:r>
    </w:p>
    <w:p w14:paraId="08BE867F" w14:textId="77777777" w:rsidR="00152923" w:rsidRPr="00152923" w:rsidRDefault="00152923" w:rsidP="00152923">
      <w:pPr>
        <w:spacing w:before="0" w:beforeAutospacing="0" w:after="120" w:afterAutospacing="0" w:line="240" w:lineRule="auto"/>
        <w:ind w:left="2682" w:right="425" w:hanging="522"/>
        <w:rPr>
          <w:rFonts w:ascii="David" w:eastAsia="Calibri" w:hAnsi="David" w:cs="David"/>
          <w:b/>
          <w:bCs/>
          <w:snapToGrid w:val="0"/>
          <w:sz w:val="24"/>
          <w:szCs w:val="24"/>
        </w:rPr>
      </w:pPr>
    </w:p>
    <w:p w14:paraId="103A5FBA" w14:textId="77777777" w:rsidR="00152923" w:rsidRPr="00152923" w:rsidRDefault="00152923" w:rsidP="00152923">
      <w:pPr>
        <w:spacing w:before="0" w:beforeAutospacing="0" w:after="0" w:afterAutospacing="0" w:line="240" w:lineRule="auto"/>
        <w:ind w:left="520" w:right="426"/>
        <w:rPr>
          <w:rFonts w:ascii="David" w:eastAsia="Calibri" w:hAnsi="David" w:cs="David"/>
          <w:snapToGrid w:val="0"/>
          <w:sz w:val="24"/>
          <w:szCs w:val="24"/>
          <w:rtl/>
        </w:rPr>
      </w:pPr>
      <w:r w:rsidRPr="00152923">
        <w:rPr>
          <w:rFonts w:ascii="David" w:eastAsia="Calibri" w:hAnsi="David" w:cs="David"/>
          <w:snapToGrid w:val="0"/>
          <w:sz w:val="24"/>
          <w:szCs w:val="24"/>
          <w:rtl/>
        </w:rPr>
        <w:t xml:space="preserve">לבין:                    </w:t>
      </w:r>
      <w:r w:rsidRPr="00152923">
        <w:rPr>
          <w:rFonts w:ascii="David" w:eastAsia="Calibri" w:hAnsi="David" w:cs="David"/>
          <w:b/>
          <w:bCs/>
          <w:snapToGrid w:val="0"/>
          <w:sz w:val="24"/>
          <w:szCs w:val="24"/>
          <w:rtl/>
        </w:rPr>
        <w:t>_</w:t>
      </w:r>
      <w:r w:rsidR="00EF43A0" w:rsidRPr="00EF43A0">
        <w:rPr>
          <w:rFonts w:ascii="David" w:eastAsia="Times New Roman" w:hAnsi="David" w:cs="David"/>
          <w:b/>
          <w:bCs/>
          <w:snapToGrid w:val="0"/>
          <w:sz w:val="24"/>
          <w:szCs w:val="24"/>
          <w:rtl/>
        </w:rPr>
        <w:t xml:space="preserve"> </w:t>
      </w:r>
      <w:sdt>
        <w:sdtPr>
          <w:rPr>
            <w:rFonts w:ascii="David" w:eastAsia="Times New Roman" w:hAnsi="David" w:cs="David"/>
            <w:b/>
            <w:bCs/>
            <w:snapToGrid w:val="0"/>
            <w:sz w:val="24"/>
            <w:szCs w:val="24"/>
            <w:rtl/>
          </w:rPr>
          <w:alias w:val="שם ספק"/>
          <w:tag w:val="cntSupllierName"/>
          <w:id w:val="671689254"/>
          <w:placeholder>
            <w:docPart w:val="E28D06DF83794209807D477F2B6901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EF43A0" w:rsidRPr="00CC5444">
            <w:rPr>
              <w:rStyle w:val="a8"/>
              <w:color w:val="00B0F0"/>
              <w:u w:val="single"/>
              <w:rtl/>
            </w:rPr>
            <w:t>[שם ספק]</w:t>
          </w:r>
        </w:sdtContent>
      </w:sdt>
      <w:r w:rsidR="00EF43A0" w:rsidRPr="00152923">
        <w:rPr>
          <w:rFonts w:ascii="David" w:eastAsia="Calibri" w:hAnsi="David" w:cs="David"/>
          <w:b/>
          <w:bCs/>
          <w:snapToGrid w:val="0"/>
          <w:sz w:val="24"/>
          <w:szCs w:val="24"/>
          <w:rtl/>
        </w:rPr>
        <w:t xml:space="preserve"> </w:t>
      </w:r>
      <w:r w:rsidRPr="00152923">
        <w:rPr>
          <w:rFonts w:ascii="David" w:eastAsia="Calibri" w:hAnsi="David" w:cs="David"/>
          <w:b/>
          <w:bCs/>
          <w:snapToGrid w:val="0"/>
          <w:sz w:val="24"/>
          <w:szCs w:val="24"/>
          <w:rtl/>
        </w:rPr>
        <w:t>______________________</w:t>
      </w:r>
    </w:p>
    <w:p w14:paraId="2A770EC8" w14:textId="77777777" w:rsidR="00152923" w:rsidRPr="00152923" w:rsidRDefault="00152923" w:rsidP="00152923">
      <w:pPr>
        <w:spacing w:before="0" w:beforeAutospacing="0" w:after="0" w:afterAutospacing="0" w:line="240" w:lineRule="auto"/>
        <w:ind w:left="1780" w:right="426" w:firstLine="200"/>
        <w:rPr>
          <w:rFonts w:ascii="David" w:eastAsia="Calibri" w:hAnsi="David" w:cs="David"/>
          <w:snapToGrid w:val="0"/>
          <w:sz w:val="24"/>
          <w:szCs w:val="24"/>
          <w:rtl/>
        </w:rPr>
      </w:pPr>
      <w:r w:rsidRPr="00152923">
        <w:rPr>
          <w:rFonts w:ascii="David" w:eastAsia="Calibri" w:hAnsi="David" w:cs="David"/>
          <w:snapToGrid w:val="0"/>
          <w:sz w:val="24"/>
          <w:szCs w:val="24"/>
          <w:rtl/>
        </w:rPr>
        <w:t>   (להלן: "</w:t>
      </w:r>
      <w:r w:rsidRPr="00152923">
        <w:rPr>
          <w:rFonts w:ascii="David" w:eastAsia="Calibri" w:hAnsi="David" w:cs="David"/>
          <w:b/>
          <w:bCs/>
          <w:snapToGrid w:val="0"/>
          <w:sz w:val="24"/>
          <w:szCs w:val="24"/>
          <w:rtl/>
        </w:rPr>
        <w:t>______</w:t>
      </w:r>
      <w:r w:rsidRPr="00152923">
        <w:rPr>
          <w:rFonts w:ascii="David" w:eastAsia="Calibri" w:hAnsi="David" w:cs="David"/>
          <w:snapToGrid w:val="0"/>
          <w:sz w:val="24"/>
          <w:szCs w:val="24"/>
          <w:rtl/>
        </w:rPr>
        <w:t xml:space="preserve">" או </w:t>
      </w:r>
      <w:r w:rsidRPr="00152923">
        <w:rPr>
          <w:rFonts w:ascii="David" w:eastAsia="Calibri" w:hAnsi="David" w:cs="David"/>
          <w:b/>
          <w:bCs/>
          <w:snapToGrid w:val="0"/>
          <w:sz w:val="24"/>
          <w:szCs w:val="24"/>
          <w:rtl/>
        </w:rPr>
        <w:t>"הקבלן"</w:t>
      </w:r>
      <w:r w:rsidRPr="00152923">
        <w:rPr>
          <w:rFonts w:ascii="David" w:eastAsia="Calibri" w:hAnsi="David" w:cs="David"/>
          <w:snapToGrid w:val="0"/>
          <w:sz w:val="24"/>
          <w:szCs w:val="24"/>
          <w:rtl/>
        </w:rPr>
        <w:t>)</w:t>
      </w:r>
    </w:p>
    <w:p w14:paraId="347EC894" w14:textId="77777777" w:rsidR="00152923" w:rsidRPr="00152923" w:rsidRDefault="00152923" w:rsidP="00152923">
      <w:pPr>
        <w:bidi w:val="0"/>
        <w:spacing w:before="0" w:beforeAutospacing="0" w:after="0" w:afterAutospacing="0" w:line="240" w:lineRule="auto"/>
        <w:ind w:right="426"/>
        <w:rPr>
          <w:rFonts w:ascii="David" w:eastAsia="Calibri" w:hAnsi="David" w:cs="David"/>
          <w:sz w:val="24"/>
          <w:szCs w:val="24"/>
          <w:rtl/>
        </w:rPr>
      </w:pPr>
    </w:p>
    <w:p w14:paraId="7EE198E6" w14:textId="25ECF47E" w:rsidR="00152923" w:rsidRPr="00152923" w:rsidRDefault="00152923" w:rsidP="00EF43A0">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ובין הקבלן לבין אפריקה ישראל מגורים בע"מ נחתם ביום </w:t>
      </w:r>
      <w:sdt>
        <w:sdtPr>
          <w:rPr>
            <w:rFonts w:ascii="David" w:eastAsia="Times New Roman" w:hAnsi="David" w:cs="David"/>
            <w:sz w:val="24"/>
            <w:szCs w:val="24"/>
            <w:rtl/>
          </w:rPr>
          <w:alias w:val="תאריך חתימת חוזה"/>
          <w:tag w:val="cntSignDate"/>
          <w:id w:val="-578208071"/>
          <w:placeholder>
            <w:docPart w:val="4324F122FCAB41A7B87D7E3BE791197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EF43A0" w:rsidRPr="00CC5444">
            <w:rPr>
              <w:rStyle w:val="a8"/>
              <w:color w:val="00B0F0"/>
              <w:rtl/>
            </w:rPr>
            <w:t>[תאריך חתימת חוזה]</w:t>
          </w:r>
        </w:sdtContent>
      </w:sdt>
      <w:r w:rsidRPr="00152923">
        <w:rPr>
          <w:rFonts w:ascii="David" w:eastAsia="Calibri" w:hAnsi="David" w:cs="David"/>
          <w:sz w:val="24"/>
          <w:szCs w:val="24"/>
          <w:rtl/>
        </w:rPr>
        <w:t xml:space="preserve"> חוזה עבודה בפרויקט </w:t>
      </w:r>
      <w:sdt>
        <w:sdtPr>
          <w:rPr>
            <w:rFonts w:ascii="David" w:eastAsia="Times New Roman" w:hAnsi="David" w:cs="David"/>
            <w:sz w:val="24"/>
            <w:szCs w:val="24"/>
            <w:rtl/>
          </w:rPr>
          <w:alias w:val="שם הפרויקט"/>
          <w:tag w:val="cntProjectName"/>
          <w:id w:val="-1970269864"/>
          <w:placeholder>
            <w:docPart w:val="935EC7787E0C453F94479C06A81314B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0" w:author="עינב יורוביצקי" w:date="2020-07-06T10:26:00Z">
            <w:r w:rsidR="001C2A3D">
              <w:rPr>
                <w:rFonts w:ascii="David" w:eastAsia="Times New Roman" w:hAnsi="David" w:cs="David" w:hint="cs"/>
                <w:sz w:val="24"/>
                <w:szCs w:val="24"/>
                <w:rtl/>
              </w:rPr>
              <w:t xml:space="preserve">תל אביב </w:t>
            </w:r>
          </w:ins>
        </w:sdtContent>
      </w:sdt>
      <w:r w:rsidR="00EF43A0" w:rsidRPr="00152923" w:rsidDel="00EF43A0">
        <w:rPr>
          <w:rFonts w:ascii="David" w:eastAsia="Calibri" w:hAnsi="David" w:cs="David"/>
          <w:sz w:val="24"/>
          <w:szCs w:val="24"/>
          <w:rtl/>
        </w:rPr>
        <w:t xml:space="preserve"> </w:t>
      </w:r>
      <w:r w:rsidRPr="00152923">
        <w:rPr>
          <w:rFonts w:ascii="David" w:eastAsia="Calibri" w:hAnsi="David" w:cs="David"/>
          <w:snapToGrid w:val="0"/>
          <w:sz w:val="24"/>
          <w:szCs w:val="24"/>
          <w:rtl/>
        </w:rPr>
        <w:t>(להלן: "</w:t>
      </w:r>
      <w:r w:rsidRPr="00152923">
        <w:rPr>
          <w:rFonts w:ascii="David" w:eastAsia="Calibri" w:hAnsi="David" w:cs="David"/>
          <w:b/>
          <w:bCs/>
          <w:snapToGrid w:val="0"/>
          <w:sz w:val="24"/>
          <w:szCs w:val="24"/>
          <w:rtl/>
        </w:rPr>
        <w:t>חוזה העבודה</w:t>
      </w:r>
      <w:r w:rsidRPr="00152923">
        <w:rPr>
          <w:rFonts w:ascii="David" w:eastAsia="Calibri" w:hAnsi="David" w:cs="David"/>
          <w:snapToGrid w:val="0"/>
          <w:sz w:val="24"/>
          <w:szCs w:val="24"/>
          <w:rtl/>
        </w:rPr>
        <w:t>" ו- "</w:t>
      </w:r>
      <w:r w:rsidRPr="00152923">
        <w:rPr>
          <w:rFonts w:ascii="David" w:eastAsia="Calibri" w:hAnsi="David" w:cs="David"/>
          <w:b/>
          <w:bCs/>
          <w:snapToGrid w:val="0"/>
          <w:sz w:val="24"/>
          <w:szCs w:val="24"/>
          <w:rtl/>
        </w:rPr>
        <w:t>הפרויקט</w:t>
      </w:r>
      <w:r w:rsidRPr="00152923">
        <w:rPr>
          <w:rFonts w:ascii="David" w:eastAsia="Calibri" w:hAnsi="David" w:cs="David"/>
          <w:snapToGrid w:val="0"/>
          <w:sz w:val="24"/>
          <w:szCs w:val="24"/>
          <w:rtl/>
        </w:rPr>
        <w:t>" - בהתאמה);</w:t>
      </w:r>
    </w:p>
    <w:p w14:paraId="2FB3A62B" w14:textId="77777777" w:rsidR="00152923" w:rsidRPr="00152923" w:rsidRDefault="00152923" w:rsidP="00152923">
      <w:pPr>
        <w:spacing w:before="0" w:beforeAutospacing="0" w:after="360" w:afterAutospacing="0" w:line="240" w:lineRule="auto"/>
        <w:ind w:left="1980" w:right="426" w:hanging="1440"/>
        <w:rPr>
          <w:rFonts w:ascii="David" w:eastAsia="Calibri" w:hAnsi="David" w:cs="David"/>
          <w:b/>
          <w:bCs/>
          <w:sz w:val="24"/>
          <w:szCs w:val="24"/>
          <w:rtl/>
        </w:rPr>
      </w:pPr>
      <w:r w:rsidRPr="00152923">
        <w:rPr>
          <w:rFonts w:ascii="David" w:eastAsia="Calibri" w:hAnsi="David" w:cs="David"/>
          <w:b/>
          <w:bCs/>
          <w:sz w:val="24"/>
          <w:szCs w:val="24"/>
          <w:rtl/>
        </w:rPr>
        <w:t>הואיל:</w:t>
      </w:r>
      <w:r w:rsidRPr="00152923">
        <w:rPr>
          <w:rFonts w:ascii="David" w:eastAsia="Calibri" w:hAnsi="David" w:cs="David"/>
          <w:sz w:val="24"/>
          <w:szCs w:val="24"/>
          <w:rtl/>
        </w:rPr>
        <w:t xml:space="preserve">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19FA87C8"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r w:rsidRPr="00152923">
        <w:rPr>
          <w:rFonts w:ascii="David" w:eastAsia="Calibri" w:hAnsi="David" w:cs="David"/>
          <w:b/>
          <w:bCs/>
          <w:sz w:val="24"/>
          <w:szCs w:val="24"/>
          <w:rtl/>
        </w:rPr>
        <w:t xml:space="preserve">והואיל:             </w:t>
      </w:r>
      <w:r w:rsidRPr="00152923">
        <w:rPr>
          <w:rFonts w:ascii="David" w:eastAsia="Calibri" w:hAnsi="David" w:cs="David"/>
          <w:sz w:val="24"/>
          <w:szCs w:val="24"/>
          <w:rtl/>
        </w:rPr>
        <w:t>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3B37B410" w14:textId="77777777" w:rsidR="00152923" w:rsidRPr="00152923" w:rsidRDefault="00152923" w:rsidP="00152923">
      <w:pPr>
        <w:spacing w:before="0" w:beforeAutospacing="0" w:after="0" w:afterAutospacing="0" w:line="240" w:lineRule="auto"/>
        <w:ind w:left="1980" w:right="426" w:hanging="1440"/>
        <w:rPr>
          <w:rFonts w:ascii="David" w:eastAsia="Calibri" w:hAnsi="David" w:cs="David"/>
          <w:sz w:val="24"/>
          <w:szCs w:val="24"/>
          <w:rtl/>
        </w:rPr>
      </w:pPr>
    </w:p>
    <w:p w14:paraId="63038A53" w14:textId="77777777" w:rsidR="00152923" w:rsidRPr="00152923" w:rsidRDefault="00152923" w:rsidP="00152923">
      <w:pPr>
        <w:keepNext/>
        <w:bidi w:val="0"/>
        <w:spacing w:before="0" w:beforeAutospacing="0" w:after="0" w:afterAutospacing="0" w:line="240" w:lineRule="auto"/>
        <w:ind w:left="483" w:right="426" w:hanging="425"/>
        <w:jc w:val="both"/>
        <w:outlineLvl w:val="2"/>
        <w:rPr>
          <w:rFonts w:ascii="David" w:eastAsia="Times New Roman" w:hAnsi="David" w:cs="David"/>
          <w:b/>
          <w:bCs/>
          <w:sz w:val="24"/>
          <w:szCs w:val="24"/>
          <w:u w:val="single"/>
          <w:rtl/>
        </w:rPr>
      </w:pPr>
    </w:p>
    <w:p w14:paraId="19DE7B0E" w14:textId="77777777" w:rsidR="00152923" w:rsidRPr="00152923" w:rsidRDefault="00152923" w:rsidP="00152923">
      <w:pPr>
        <w:keepNext/>
        <w:spacing w:before="0" w:beforeAutospacing="0" w:after="0" w:afterAutospacing="0" w:line="360" w:lineRule="auto"/>
        <w:ind w:right="426"/>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לפיכך, הוסכם, הוצהר והותנה בין הצדדים כדלקמן:</w:t>
      </w:r>
    </w:p>
    <w:p w14:paraId="072386F4" w14:textId="77777777" w:rsidR="00152923" w:rsidRPr="00152923" w:rsidRDefault="00152923" w:rsidP="00152923">
      <w:pPr>
        <w:bidi w:val="0"/>
        <w:spacing w:before="0" w:beforeAutospacing="0" w:after="0" w:afterAutospacing="0" w:line="240" w:lineRule="auto"/>
        <w:rPr>
          <w:rFonts w:ascii="David" w:eastAsia="Calibri" w:hAnsi="David" w:cs="David"/>
          <w:sz w:val="24"/>
          <w:szCs w:val="24"/>
          <w:rtl/>
        </w:rPr>
      </w:pPr>
    </w:p>
    <w:p w14:paraId="78FD0153"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ייטול על עצמו את הייצוג המשפטי בתביעה שבנדון ו/או בכל הכרוך והנובע ממנה.</w:t>
      </w:r>
    </w:p>
    <w:p w14:paraId="1D28C052"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3F66C44F"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b/>
          <w:bCs/>
          <w:snapToGrid w:val="0"/>
          <w:sz w:val="24"/>
          <w:szCs w:val="24"/>
          <w:rtl/>
          <w:lang w:eastAsia="he-IL"/>
        </w:rPr>
      </w:pPr>
      <w:r w:rsidRPr="00152923">
        <w:rPr>
          <w:rFonts w:ascii="David" w:eastAsia="Calibri" w:hAnsi="David" w:cs="David"/>
          <w:snapToGrid w:val="0"/>
          <w:sz w:val="24"/>
          <w:szCs w:val="24"/>
          <w:rtl/>
          <w:lang w:eastAsia="he-I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6485DF37"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z w:val="24"/>
          <w:szCs w:val="24"/>
          <w:rtl/>
          <w:lang w:eastAsia="he-IL"/>
        </w:rPr>
        <w:t xml:space="preserve">הקבלן יישא בכל סכום שיפסק במסגרת התביעה, </w:t>
      </w:r>
      <w:r w:rsidRPr="00152923">
        <w:rPr>
          <w:rFonts w:ascii="David" w:eastAsia="Calibri" w:hAnsi="David" w:cs="David"/>
          <w:snapToGrid w:val="0"/>
          <w:sz w:val="24"/>
          <w:szCs w:val="24"/>
          <w:rtl/>
          <w:lang w:eastAsia="he-IL"/>
        </w:rPr>
        <w:t>אם וככל שיפסק</w:t>
      </w:r>
      <w:r w:rsidRPr="00152923">
        <w:rPr>
          <w:rFonts w:ascii="David" w:eastAsia="Calibri" w:hAnsi="David" w:cs="David"/>
          <w:sz w:val="24"/>
          <w:szCs w:val="24"/>
          <w:rtl/>
          <w:lang w:eastAsia="he-IL"/>
        </w:rPr>
        <w:t xml:space="preserve">,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7ED13CFC"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 xml:space="preserve">היזם </w:t>
      </w:r>
      <w:r w:rsidRPr="00152923">
        <w:rPr>
          <w:rFonts w:ascii="David" w:eastAsia="Calibri" w:hAnsi="David" w:cs="David"/>
          <w:sz w:val="24"/>
          <w:szCs w:val="24"/>
          <w:rtl/>
          <w:lang w:eastAsia="he-IL"/>
        </w:rPr>
        <w:t xml:space="preserve">יישא, בכל סכום שיפסק לתובעים במסגרת התביעה, אם וככל שיפסק, אם על דרך הפשרה ואם במסגרת פסק דין סופי, שעניינו שיפוי ו/או פיצוי התובעים בגין ליקויים </w:t>
      </w:r>
      <w:r w:rsidRPr="00152923">
        <w:rPr>
          <w:rFonts w:ascii="David" w:eastAsia="Calibri" w:hAnsi="David" w:cs="David"/>
          <w:b/>
          <w:bCs/>
          <w:sz w:val="24"/>
          <w:szCs w:val="24"/>
          <w:rtl/>
          <w:lang w:eastAsia="he-IL"/>
        </w:rPr>
        <w:t>שאינם</w:t>
      </w:r>
      <w:r w:rsidRPr="00152923">
        <w:rPr>
          <w:rFonts w:ascii="David" w:eastAsia="Calibri" w:hAnsi="David" w:cs="David"/>
          <w:sz w:val="24"/>
          <w:szCs w:val="24"/>
          <w:rtl/>
          <w:lang w:eastAsia="he-IL"/>
        </w:rPr>
        <w:t xml:space="preserve">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152923">
        <w:rPr>
          <w:rFonts w:ascii="David" w:eastAsia="Calibri" w:hAnsi="David" w:cs="David"/>
          <w:sz w:val="24"/>
          <w:szCs w:val="24"/>
          <w:lang w:eastAsia="he-IL"/>
        </w:rPr>
        <w:t>.</w:t>
      </w:r>
    </w:p>
    <w:p w14:paraId="3C1D80F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rtl/>
          <w:lang w:eastAsia="he-IL"/>
        </w:rPr>
      </w:pPr>
      <w:r w:rsidRPr="00152923">
        <w:rPr>
          <w:rFonts w:ascii="David" w:eastAsia="Calibri" w:hAnsi="David" w:cs="David"/>
          <w:snapToGrid w:val="0"/>
          <w:sz w:val="24"/>
          <w:szCs w:val="24"/>
          <w:rtl/>
          <w:lang w:eastAsia="he-IL"/>
        </w:rPr>
        <w:t>מבלי לגרוע מן האמור לעיל, מתחייב הקבלן:</w:t>
      </w:r>
    </w:p>
    <w:p w14:paraId="52EA440C"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כי עותק מכל כתב בי-דין ו/או מסמך יועברו זמן סביר לפני הגשתם לבית המשפט לידי משרד עו"ד וקסלר ברגמן ושות' לצורך קבלת אישור להגשתם. </w:t>
      </w:r>
    </w:p>
    <w:p w14:paraId="00416DE9"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6922262F" w14:textId="77777777" w:rsidR="00152923" w:rsidRPr="00152923" w:rsidRDefault="00152923" w:rsidP="00152923">
      <w:pPr>
        <w:numPr>
          <w:ilvl w:val="1"/>
          <w:numId w:val="21"/>
        </w:numPr>
        <w:spacing w:before="0" w:beforeAutospacing="0" w:after="240" w:afterAutospacing="0" w:line="240" w:lineRule="auto"/>
        <w:ind w:right="426"/>
        <w:jc w:val="both"/>
        <w:rPr>
          <w:rFonts w:ascii="David" w:eastAsia="Calibri" w:hAnsi="David" w:cs="David"/>
          <w:sz w:val="24"/>
          <w:szCs w:val="24"/>
          <w:lang w:eastAsia="he-IL"/>
        </w:rPr>
      </w:pPr>
      <w:r w:rsidRPr="00152923">
        <w:rPr>
          <w:rFonts w:ascii="David" w:eastAsia="Calibri" w:hAnsi="David" w:cs="David"/>
          <w:snapToGrid w:val="0"/>
          <w:sz w:val="24"/>
          <w:szCs w:val="24"/>
          <w:rtl/>
          <w:lang w:eastAsia="he-I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5E1FCF29"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z w:val="24"/>
          <w:szCs w:val="24"/>
          <w:lang w:eastAsia="he-IL"/>
        </w:rPr>
      </w:pPr>
      <w:r w:rsidRPr="00152923">
        <w:rPr>
          <w:rFonts w:ascii="David" w:eastAsia="Calibri" w:hAnsi="David" w:cs="David"/>
          <w:sz w:val="24"/>
          <w:szCs w:val="24"/>
          <w:rtl/>
          <w:lang w:eastAsia="he-IL"/>
        </w:rPr>
        <w:t>במסגרת</w:t>
      </w:r>
      <w:r w:rsidRPr="00152923">
        <w:rPr>
          <w:rFonts w:ascii="David" w:eastAsia="Calibri" w:hAnsi="David" w:cs="David"/>
          <w:snapToGrid w:val="0"/>
          <w:sz w:val="24"/>
          <w:szCs w:val="24"/>
          <w:rtl/>
          <w:lang w:eastAsia="he-IL"/>
        </w:rPr>
        <w:t xml:space="preserve"> הדיון המשפטי הקבלן ו/או מי מטעמו לא יעלה כל טענה הנוגעת לחלוקת אחריות בינו לבין היזם לרבות בחוות דעת ושאלות שיופנו למומחה מטעם בית המשפט ככל וימונה.</w:t>
      </w:r>
      <w:r w:rsidRPr="00152923">
        <w:rPr>
          <w:rFonts w:ascii="David" w:eastAsia="Calibri" w:hAnsi="David" w:cs="David"/>
          <w:sz w:val="24"/>
          <w:szCs w:val="24"/>
          <w:rtl/>
          <w:lang w:eastAsia="he-IL"/>
        </w:rPr>
        <w:t xml:space="preserve">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055B4A50"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1A3EA08D"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rtl/>
          <w:lang w:eastAsia="he-IL"/>
        </w:rPr>
      </w:pPr>
      <w:r w:rsidRPr="00152923">
        <w:rPr>
          <w:rFonts w:ascii="David" w:eastAsia="Calibri" w:hAnsi="David" w:cs="David"/>
          <w:snapToGrid w:val="0"/>
          <w:sz w:val="24"/>
          <w:szCs w:val="24"/>
          <w:rtl/>
          <w:lang w:eastAsia="he-IL"/>
        </w:rPr>
        <w:t xml:space="preserve">כל הסדר או פשרה בתיק יעשו באישור מראש ובכתב של נציגי היזם. </w:t>
      </w:r>
    </w:p>
    <w:p w14:paraId="6FA2119E" w14:textId="77777777" w:rsidR="00152923" w:rsidRPr="00152923" w:rsidRDefault="00152923" w:rsidP="00152923">
      <w:pPr>
        <w:tabs>
          <w:tab w:val="num" w:pos="1107"/>
        </w:tabs>
        <w:spacing w:before="0" w:beforeAutospacing="0" w:after="240" w:afterAutospacing="0" w:line="240" w:lineRule="auto"/>
        <w:ind w:left="1106" w:right="425" w:hanging="567"/>
        <w:jc w:val="both"/>
        <w:rPr>
          <w:rFonts w:ascii="David" w:eastAsia="Calibri" w:hAnsi="David" w:cs="David"/>
          <w:snapToGrid w:val="0"/>
          <w:sz w:val="24"/>
          <w:szCs w:val="24"/>
          <w:lang w:eastAsia="he-IL"/>
        </w:rPr>
      </w:pPr>
      <w:r w:rsidRPr="00152923">
        <w:rPr>
          <w:rFonts w:ascii="David" w:eastAsia="Calibri" w:hAnsi="David" w:cs="David"/>
          <w:snapToGrid w:val="0"/>
          <w:sz w:val="24"/>
          <w:szCs w:val="24"/>
          <w:rtl/>
          <w:lang w:eastAsia="he-IL"/>
        </w:rPr>
        <w:t xml:space="preserve">תשלום על ידי מי מהצדדים בקשר עם התביעה יבוצע אך ורק בהתאם להסכם זה. </w:t>
      </w:r>
    </w:p>
    <w:p w14:paraId="378AD6C8"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645E7E36" w14:textId="77777777" w:rsidR="00152923" w:rsidRDefault="00152923"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r w:rsidRPr="00152923">
        <w:rPr>
          <w:rFonts w:ascii="David" w:eastAsia="Times New Roman" w:hAnsi="David" w:cs="David"/>
          <w:b/>
          <w:bCs/>
          <w:kern w:val="36"/>
          <w:sz w:val="24"/>
          <w:szCs w:val="24"/>
          <w:u w:val="single"/>
          <w:rtl/>
        </w:rPr>
        <w:t>ולראיה באו הצדדים על החתום:</w:t>
      </w:r>
    </w:p>
    <w:p w14:paraId="181CC95E"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2365D645" w14:textId="77777777" w:rsidR="00EF43A0"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tl/>
        </w:rPr>
      </w:pPr>
    </w:p>
    <w:p w14:paraId="14D9D49C" w14:textId="77777777" w:rsidR="00EF43A0" w:rsidRPr="00152923" w:rsidRDefault="00EF43A0" w:rsidP="00152923">
      <w:pPr>
        <w:keepNext/>
        <w:spacing w:before="0" w:beforeAutospacing="0" w:after="0" w:afterAutospacing="0" w:line="360" w:lineRule="auto"/>
        <w:jc w:val="center"/>
        <w:outlineLvl w:val="0"/>
        <w:rPr>
          <w:rFonts w:ascii="David" w:eastAsia="Times New Roman" w:hAnsi="David" w:cs="David"/>
          <w:b/>
          <w:bCs/>
          <w:kern w:val="36"/>
          <w:sz w:val="24"/>
          <w:szCs w:val="24"/>
          <w:u w:val="single"/>
        </w:rPr>
      </w:pPr>
    </w:p>
    <w:p w14:paraId="03BE195A" w14:textId="77777777" w:rsidR="00152923" w:rsidRPr="00152923" w:rsidRDefault="00152923" w:rsidP="00152923">
      <w:pPr>
        <w:spacing w:before="0" w:beforeAutospacing="0" w:after="0" w:afterAutospacing="0" w:line="240" w:lineRule="auto"/>
        <w:rPr>
          <w:rFonts w:ascii="David" w:eastAsia="Calibri" w:hAnsi="David" w:cs="David"/>
          <w:snapToGrid w:val="0"/>
          <w:sz w:val="24"/>
          <w:szCs w:val="24"/>
        </w:rPr>
      </w:pPr>
      <w:r w:rsidRPr="00152923">
        <w:rPr>
          <w:rFonts w:ascii="David" w:eastAsia="Calibri" w:hAnsi="David" w:cs="David"/>
          <w:snapToGrid w:val="0"/>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152923" w:rsidRPr="00152923" w14:paraId="020C466F" w14:textId="77777777" w:rsidTr="00152923">
        <w:trPr>
          <w:trHeight w:val="1134"/>
        </w:trPr>
        <w:tc>
          <w:tcPr>
            <w:tcW w:w="3203" w:type="dxa"/>
            <w:tcMar>
              <w:top w:w="0" w:type="dxa"/>
              <w:left w:w="108" w:type="dxa"/>
              <w:bottom w:w="0" w:type="dxa"/>
              <w:right w:w="108" w:type="dxa"/>
            </w:tcMar>
            <w:hideMark/>
          </w:tcPr>
          <w:p w14:paraId="2EDF3969"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________________________</w:t>
            </w:r>
          </w:p>
          <w:p w14:paraId="44AA2EF6"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 xml:space="preserve">אפריקה ישראל מגורים  בע"מ        </w:t>
            </w:r>
          </w:p>
        </w:tc>
        <w:tc>
          <w:tcPr>
            <w:tcW w:w="3204" w:type="dxa"/>
            <w:tcMar>
              <w:top w:w="0" w:type="dxa"/>
              <w:left w:w="108" w:type="dxa"/>
              <w:bottom w:w="0" w:type="dxa"/>
              <w:right w:w="108" w:type="dxa"/>
            </w:tcMar>
          </w:tcPr>
          <w:p w14:paraId="4FD86796"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p>
        </w:tc>
        <w:tc>
          <w:tcPr>
            <w:tcW w:w="3204" w:type="dxa"/>
            <w:tcMar>
              <w:top w:w="0" w:type="dxa"/>
              <w:left w:w="108" w:type="dxa"/>
              <w:bottom w:w="0" w:type="dxa"/>
              <w:right w:w="108" w:type="dxa"/>
            </w:tcMar>
            <w:hideMark/>
          </w:tcPr>
          <w:p w14:paraId="3C0AC5A0"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tl/>
              </w:rPr>
            </w:pPr>
            <w:r w:rsidRPr="00152923">
              <w:rPr>
                <w:rFonts w:ascii="David" w:eastAsia="Calibri" w:hAnsi="David" w:cs="David"/>
                <w:b/>
                <w:bCs/>
                <w:snapToGrid w:val="0"/>
                <w:sz w:val="24"/>
                <w:szCs w:val="24"/>
                <w:rtl/>
              </w:rPr>
              <w:t>________________________</w:t>
            </w:r>
          </w:p>
          <w:p w14:paraId="044C66B1" w14:textId="77777777" w:rsidR="00152923" w:rsidRPr="00152923" w:rsidRDefault="00152923" w:rsidP="00152923">
            <w:pPr>
              <w:spacing w:before="0" w:beforeAutospacing="0" w:after="0" w:afterAutospacing="0" w:line="240" w:lineRule="auto"/>
              <w:jc w:val="center"/>
              <w:rPr>
                <w:rFonts w:ascii="David" w:eastAsia="Calibri" w:hAnsi="David" w:cs="David"/>
                <w:b/>
                <w:bCs/>
                <w:snapToGrid w:val="0"/>
                <w:sz w:val="24"/>
                <w:szCs w:val="24"/>
              </w:rPr>
            </w:pPr>
            <w:r w:rsidRPr="00152923">
              <w:rPr>
                <w:rFonts w:ascii="David" w:eastAsia="Calibri" w:hAnsi="David" w:cs="David"/>
                <w:b/>
                <w:bCs/>
                <w:snapToGrid w:val="0"/>
                <w:sz w:val="24"/>
                <w:szCs w:val="24"/>
                <w:rtl/>
              </w:rPr>
              <w:t xml:space="preserve">שם הקבלן </w:t>
            </w:r>
          </w:p>
        </w:tc>
      </w:tr>
    </w:tbl>
    <w:p w14:paraId="2BF6B14B" w14:textId="77777777" w:rsidR="00152923" w:rsidRPr="00152923" w:rsidRDefault="00152923" w:rsidP="00152923">
      <w:pPr>
        <w:spacing w:before="0" w:beforeAutospacing="0" w:after="0" w:afterAutospacing="0" w:line="240" w:lineRule="auto"/>
        <w:rPr>
          <w:rFonts w:ascii="Calibri" w:eastAsia="Calibri" w:hAnsi="Calibri" w:cs="Calibri"/>
        </w:rPr>
      </w:pPr>
    </w:p>
    <w:p w14:paraId="31FC6117"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3A258DD7" w14:textId="77777777" w:rsidR="00152923" w:rsidRDefault="00152923" w:rsidP="00E56613">
      <w:pPr>
        <w:spacing w:before="0" w:beforeAutospacing="0" w:after="0" w:afterAutospacing="0" w:line="360" w:lineRule="auto"/>
        <w:jc w:val="center"/>
        <w:rPr>
          <w:rFonts w:ascii="David" w:eastAsia="Times New Roman" w:hAnsi="David" w:cs="David"/>
          <w:b/>
          <w:bCs/>
          <w:sz w:val="24"/>
          <w:szCs w:val="24"/>
          <w:u w:val="single"/>
          <w:rtl/>
        </w:rPr>
      </w:pPr>
    </w:p>
    <w:p w14:paraId="4DBF4CD1" w14:textId="77777777" w:rsidR="00E56613" w:rsidRPr="00E56613" w:rsidRDefault="00E56613" w:rsidP="00E56613">
      <w:pPr>
        <w:spacing w:before="0" w:beforeAutospacing="0" w:after="0" w:afterAutospacing="0" w:line="360" w:lineRule="auto"/>
        <w:ind w:right="1000"/>
        <w:jc w:val="both"/>
        <w:rPr>
          <w:rFonts w:ascii="David" w:eastAsia="Times New Roman" w:hAnsi="David" w:cs="David"/>
          <w:snapToGrid w:val="0"/>
          <w:sz w:val="24"/>
          <w:szCs w:val="24"/>
          <w:rtl/>
        </w:rPr>
      </w:pPr>
    </w:p>
    <w:p w14:paraId="3EF2D45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4C9662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D60976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D9CE47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6F697B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D26BDB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49E456"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 xml:space="preserve">נספח 3.1.16  </w:t>
      </w:r>
    </w:p>
    <w:p w14:paraId="77C987A3"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הצהרת הקבלן בדבר היעדר תביעות</w:t>
      </w:r>
    </w:p>
    <w:p w14:paraId="09657499"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Pr>
      </w:pPr>
    </w:p>
    <w:p w14:paraId="1436D924" w14:textId="77777777" w:rsidR="00E56613" w:rsidRPr="00E56613" w:rsidRDefault="00E56613" w:rsidP="00E56613">
      <w:pPr>
        <w:widowControl w:val="0"/>
        <w:spacing w:before="0" w:beforeAutospacing="0" w:after="0" w:afterAutospacing="0" w:line="360" w:lineRule="auto"/>
        <w:ind w:left="180"/>
        <w:jc w:val="both"/>
        <w:rPr>
          <w:rFonts w:ascii="David" w:eastAsia="Times New Roman" w:hAnsi="David" w:cs="David"/>
          <w:sz w:val="24"/>
          <w:szCs w:val="24"/>
          <w:rtl/>
        </w:rPr>
      </w:pPr>
    </w:p>
    <w:p w14:paraId="1734FF7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לכבוד</w:t>
      </w:r>
    </w:p>
    <w:sdt>
      <w:sdtPr>
        <w:rPr>
          <w:rFonts w:ascii="David" w:eastAsia="Times New Roman" w:hAnsi="David" w:cs="David"/>
          <w:color w:val="008000"/>
          <w:sz w:val="24"/>
          <w:szCs w:val="24"/>
          <w:rtl/>
        </w:rPr>
        <w:alias w:val="צד א בחוזה"/>
        <w:tag w:val="cntTzadA"/>
        <w:id w:val="-190836866"/>
        <w:placeholder>
          <w:docPart w:val="353AD82A28A24870A6DB2DF489DC3A7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7393359" w14:textId="7F7AF23D" w:rsidR="00E56613" w:rsidRPr="00E56613" w:rsidRDefault="00CC5444" w:rsidP="00E56613">
          <w:pPr>
            <w:widowControl w:val="0"/>
            <w:spacing w:before="0" w:beforeAutospacing="0" w:after="0" w:afterAutospacing="0" w:line="240" w:lineRule="auto"/>
            <w:ind w:left="180"/>
            <w:jc w:val="both"/>
            <w:rPr>
              <w:rFonts w:ascii="David" w:eastAsia="Times New Roman" w:hAnsi="David" w:cs="David"/>
              <w:color w:val="008000"/>
              <w:sz w:val="24"/>
              <w:szCs w:val="24"/>
              <w:rtl/>
            </w:rPr>
          </w:pPr>
          <w:r w:rsidRPr="00CC5444">
            <w:rPr>
              <w:rStyle w:val="a8"/>
              <w:color w:val="00B0F0"/>
              <w:rtl/>
            </w:rPr>
            <w:t>[צד א בחוזה]</w:t>
          </w:r>
        </w:p>
      </w:sdtContent>
    </w:sdt>
    <w:p w14:paraId="1873C33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C15AFD6"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ג.א.נ.,</w:t>
      </w:r>
    </w:p>
    <w:p w14:paraId="570772D1"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3CCA01B" w14:textId="3E89EC70"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אנו הח"מ מצהירים בזאת שעם קבלת סך של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ש"ח (להלן:"</w:t>
      </w:r>
      <w:r w:rsidRPr="00E56613">
        <w:rPr>
          <w:rFonts w:ascii="David" w:eastAsia="Times New Roman" w:hAnsi="David" w:cs="David"/>
          <w:b/>
          <w:bCs/>
          <w:sz w:val="24"/>
          <w:szCs w:val="24"/>
          <w:rtl/>
        </w:rPr>
        <w:t>היתרה הסופית</w:t>
      </w:r>
      <w:r w:rsidRPr="00E56613">
        <w:rPr>
          <w:rFonts w:ascii="David" w:eastAsia="Times New Roman" w:hAnsi="David" w:cs="David"/>
          <w:sz w:val="24"/>
          <w:szCs w:val="24"/>
          <w:rt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David" w:eastAsia="Times New Roman" w:hAnsi="David" w:cs="David"/>
            <w:color w:val="008000"/>
            <w:sz w:val="24"/>
            <w:szCs w:val="24"/>
            <w:rtl/>
          </w:rPr>
          <w:alias w:val="שם אתר"/>
          <w:tag w:val="cntSite"/>
          <w:id w:val="1174375349"/>
          <w:placeholder>
            <w:docPart w:val="1DA959507CA64BD1AD9370D04403468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1" w:author="עינב יורוביצקי" w:date="2020-07-06T10:52:00Z">
            <w:r w:rsidR="002A6DCD">
              <w:rPr>
                <w:rFonts w:ascii="David" w:eastAsia="Times New Roman" w:hAnsi="David" w:cs="David" w:hint="cs"/>
                <w:color w:val="008000"/>
                <w:sz w:val="24"/>
                <w:szCs w:val="24"/>
                <w:rtl/>
              </w:rPr>
              <w:t>פרויקט ניסיון</w:t>
            </w:r>
          </w:ins>
        </w:sdtContent>
      </w:sdt>
      <w:r w:rsidRPr="00E56613">
        <w:rPr>
          <w:rFonts w:ascii="David" w:eastAsia="Times New Roman" w:hAnsi="David" w:cs="David"/>
          <w:sz w:val="24"/>
          <w:szCs w:val="24"/>
          <w:rtl/>
        </w:rPr>
        <w:t xml:space="preserve"> עפ"י חוזה מיום </w:t>
      </w:r>
      <w:r w:rsidRPr="00E56613">
        <w:rPr>
          <w:rFonts w:ascii="David" w:eastAsia="Times New Roman" w:hAnsi="David" w:cs="David"/>
          <w:color w:val="008000"/>
          <w:sz w:val="24"/>
          <w:szCs w:val="24"/>
        </w:rPr>
        <w:t xml:space="preserve"> </w:t>
      </w:r>
      <w:sdt>
        <w:sdtPr>
          <w:rPr>
            <w:rFonts w:ascii="David" w:eastAsia="Times New Roman" w:hAnsi="David" w:cs="David"/>
            <w:color w:val="008000"/>
            <w:sz w:val="24"/>
            <w:szCs w:val="24"/>
            <w:rtl/>
          </w:rPr>
          <w:alias w:val="תאריך חתימת חוזה"/>
          <w:tag w:val="cntSignDate"/>
          <w:id w:val="-985850874"/>
          <w:placeholder>
            <w:docPart w:val="A9AF9C1D1CEC4B95ABDE6F39AA6F66F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CC5444" w:rsidRPr="00CC5444">
            <w:rPr>
              <w:rStyle w:val="a8"/>
              <w:color w:val="00B0F0"/>
              <w:rtl/>
            </w:rPr>
            <w:t>[תאריך חתימת חוזה]</w:t>
          </w:r>
        </w:sdtContent>
      </w:sdt>
      <w:r w:rsidRPr="00E56613">
        <w:rPr>
          <w:rFonts w:ascii="David" w:eastAsia="Times New Roman" w:hAnsi="David" w:cs="David"/>
          <w:sz w:val="24"/>
          <w:szCs w:val="24"/>
          <w:rtl/>
        </w:rPr>
        <w:t xml:space="preserve">או עבור חלקן כמפורט להלן: </w:t>
      </w:r>
    </w:p>
    <w:p w14:paraId="6C27000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______________________________________________________________________________________________________________________________________</w:t>
      </w:r>
    </w:p>
    <w:p w14:paraId="2F38ECAD"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35DC847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ידוע לנו כי בכפוף להצהרתנו זו לעיל ולהלן, נמנעתם מלקזז מסכום היתרה הסופית, סכומים שלטענתכם, הייתם זכאים לקזז עפ"י החוזה הנ"ל. </w:t>
      </w:r>
    </w:p>
    <w:p w14:paraId="67D36881"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45D0670"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6FCCCDE7"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1F04013E"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77B077C5"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ידוע לנו כי אין בהצהרתנו זו כדי לגרוע מכל סעד לו זכאי המזמין על פי החוזה הנ"ל.</w:t>
      </w:r>
    </w:p>
    <w:p w14:paraId="47EFAF03"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5119D60A"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6735103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b/>
          <w:bCs/>
          <w:sz w:val="24"/>
          <w:szCs w:val="24"/>
          <w:rtl/>
        </w:rPr>
        <w:t>ולראיה באנו על החתום:</w:t>
      </w:r>
    </w:p>
    <w:p w14:paraId="79BB7B2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p>
    <w:p w14:paraId="2871307C"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sz w:val="24"/>
          <w:szCs w:val="24"/>
          <w:rtl/>
        </w:rPr>
      </w:pPr>
      <w:r w:rsidRPr="00E56613">
        <w:rPr>
          <w:rFonts w:ascii="David" w:eastAsia="Times New Roman" w:hAnsi="David" w:cs="David"/>
          <w:sz w:val="24"/>
          <w:szCs w:val="24"/>
          <w:rtl/>
        </w:rPr>
        <w:t xml:space="preserve">היום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לחודש </w:t>
      </w:r>
      <w:r w:rsidRPr="00E56613">
        <w:rPr>
          <w:rFonts w:ascii="David" w:eastAsia="Times New Roman" w:hAnsi="David" w:cs="David"/>
          <w:sz w:val="24"/>
          <w:szCs w:val="24"/>
          <w:u w:val="single"/>
          <w:rtl/>
        </w:rPr>
        <w:t xml:space="preserve">               </w:t>
      </w:r>
      <w:r w:rsidRPr="00E56613">
        <w:rPr>
          <w:rFonts w:ascii="David" w:eastAsia="Times New Roman" w:hAnsi="David" w:cs="David"/>
          <w:sz w:val="24"/>
          <w:szCs w:val="24"/>
          <w:rtl/>
        </w:rPr>
        <w:t xml:space="preserve"> לשנה _________</w:t>
      </w:r>
    </w:p>
    <w:p w14:paraId="195DD54C" w14:textId="77777777" w:rsidR="00E56613" w:rsidRPr="00E56613" w:rsidRDefault="00E56613" w:rsidP="00E56613">
      <w:pPr>
        <w:widowControl w:val="0"/>
        <w:spacing w:before="0" w:beforeAutospacing="0" w:after="0" w:afterAutospacing="0" w:line="240" w:lineRule="auto"/>
        <w:ind w:left="4435" w:firstLine="671"/>
        <w:jc w:val="both"/>
        <w:rPr>
          <w:rFonts w:ascii="David" w:eastAsia="Times New Roman" w:hAnsi="David" w:cs="David"/>
          <w:sz w:val="24"/>
          <w:szCs w:val="24"/>
          <w:rtl/>
        </w:rPr>
      </w:pPr>
    </w:p>
    <w:p w14:paraId="3FCC8CB1" w14:textId="77777777" w:rsidR="00E56613" w:rsidRPr="00E56613" w:rsidRDefault="00E56613" w:rsidP="00E56613">
      <w:pPr>
        <w:widowControl w:val="0"/>
        <w:spacing w:before="0" w:beforeAutospacing="0" w:after="0" w:afterAutospacing="0" w:line="240" w:lineRule="auto"/>
        <w:ind w:left="4435" w:hanging="71"/>
        <w:jc w:val="both"/>
        <w:rPr>
          <w:rFonts w:ascii="David" w:eastAsia="Times New Roman" w:hAnsi="David" w:cs="David"/>
          <w:sz w:val="24"/>
          <w:szCs w:val="24"/>
          <w:rtl/>
        </w:rPr>
      </w:pPr>
      <w:r w:rsidRPr="00E56613">
        <w:rPr>
          <w:rFonts w:ascii="David" w:eastAsia="Times New Roman" w:hAnsi="David" w:cs="David"/>
          <w:sz w:val="24"/>
          <w:szCs w:val="24"/>
          <w:rtl/>
        </w:rPr>
        <w:t>חתימה וחותמת הקבלן: _______________</w:t>
      </w:r>
    </w:p>
    <w:p w14:paraId="253E321A"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5E14D414" w14:textId="77777777" w:rsidR="00E56613" w:rsidRPr="00E56613" w:rsidRDefault="00E56613" w:rsidP="00E56613">
      <w:pPr>
        <w:widowControl w:val="0"/>
        <w:spacing w:before="0" w:beforeAutospacing="0" w:after="0" w:afterAutospacing="0" w:line="240" w:lineRule="auto"/>
        <w:ind w:left="180"/>
        <w:jc w:val="both"/>
        <w:rPr>
          <w:rFonts w:ascii="David" w:eastAsia="Times New Roman" w:hAnsi="David" w:cs="David"/>
          <w:b/>
          <w:bCs/>
          <w:sz w:val="24"/>
          <w:szCs w:val="24"/>
          <w:rtl/>
        </w:rPr>
      </w:pPr>
    </w:p>
    <w:p w14:paraId="6018EBCA"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b/>
          <w:bCs/>
          <w:sz w:val="24"/>
          <w:szCs w:val="24"/>
          <w:rtl/>
        </w:rPr>
        <w:t>אישור</w:t>
      </w:r>
    </w:p>
    <w:p w14:paraId="371A8D22" w14:textId="77777777" w:rsidR="00E56613" w:rsidRPr="00E56613" w:rsidRDefault="00E56613" w:rsidP="00E56613">
      <w:pPr>
        <w:widowControl w:val="0"/>
        <w:spacing w:before="0" w:beforeAutospacing="0" w:after="0" w:afterAutospacing="0" w:line="240" w:lineRule="auto"/>
        <w:ind w:left="180"/>
        <w:rPr>
          <w:rFonts w:ascii="David" w:eastAsia="Times New Roman" w:hAnsi="David" w:cs="David"/>
          <w:sz w:val="24"/>
          <w:szCs w:val="24"/>
          <w:rtl/>
        </w:rPr>
      </w:pPr>
      <w:r w:rsidRPr="00E56613">
        <w:rPr>
          <w:rFonts w:ascii="David" w:eastAsia="Times New Roman" w:hAnsi="David" w:cs="David"/>
          <w:sz w:val="24"/>
          <w:szCs w:val="24"/>
          <w:rtl/>
        </w:rPr>
        <w:t>אני הח"מ ____________________ עו"ד/רו"ח מאשר כי ה"ה _________________שחתימתם בצירוף חותמת _________________ (להלן:"</w:t>
      </w:r>
      <w:r w:rsidRPr="00E56613">
        <w:rPr>
          <w:rFonts w:ascii="David" w:eastAsia="Times New Roman" w:hAnsi="David" w:cs="David"/>
          <w:b/>
          <w:bCs/>
          <w:sz w:val="24"/>
          <w:szCs w:val="24"/>
          <w:rtl/>
        </w:rPr>
        <w:t>החברה</w:t>
      </w:r>
      <w:r w:rsidRPr="00E56613">
        <w:rPr>
          <w:rFonts w:ascii="David" w:eastAsia="Times New Roman" w:hAnsi="David" w:cs="David"/>
          <w:sz w:val="24"/>
          <w:szCs w:val="24"/>
          <w:rtl/>
        </w:rPr>
        <w:t>") ו/או שמה המודפס מחייבת את החברה לכל דבר וענין, חתמו בפני על מסמך זה.</w:t>
      </w:r>
    </w:p>
    <w:p w14:paraId="10A528A5" w14:textId="77777777" w:rsidR="00E56613" w:rsidRPr="00E56613" w:rsidRDefault="00E56613" w:rsidP="00E56613">
      <w:pPr>
        <w:widowControl w:val="0"/>
        <w:tabs>
          <w:tab w:val="center" w:pos="2540"/>
          <w:tab w:val="right" w:pos="5600"/>
        </w:tabs>
        <w:spacing w:before="0" w:beforeAutospacing="0" w:after="0" w:afterAutospacing="0" w:line="240" w:lineRule="auto"/>
        <w:ind w:left="240"/>
        <w:rPr>
          <w:rFonts w:ascii="David" w:eastAsia="Times New Roman" w:hAnsi="David" w:cs="David"/>
          <w:sz w:val="24"/>
          <w:szCs w:val="24"/>
          <w:rtl/>
        </w:rPr>
      </w:pPr>
    </w:p>
    <w:p w14:paraId="2B150CDF"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sz w:val="24"/>
          <w:szCs w:val="24"/>
          <w:rtl/>
        </w:rPr>
        <w:t xml:space="preserve">    תאריך : _______   </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619B9310" w14:textId="77777777" w:rsidR="00E56613" w:rsidRPr="00E56613" w:rsidRDefault="00E56613" w:rsidP="00E56613">
      <w:pPr>
        <w:widowControl w:val="0"/>
        <w:tabs>
          <w:tab w:val="center" w:pos="1082"/>
        </w:tabs>
        <w:spacing w:before="0" w:beforeAutospacing="0" w:after="0" w:afterAutospacing="0" w:line="240" w:lineRule="auto"/>
        <w:rPr>
          <w:rFonts w:ascii="David" w:eastAsia="Times New Roman" w:hAnsi="David" w:cs="David"/>
          <w:sz w:val="24"/>
          <w:szCs w:val="24"/>
          <w:rtl/>
        </w:rPr>
      </w:pP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חתימה וחותמת עו"ד/רו"ח : ______________________</w:t>
      </w:r>
    </w:p>
    <w:p w14:paraId="2865B4AA"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60D0AE2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z w:val="24"/>
          <w:szCs w:val="24"/>
          <w:u w:val="single"/>
          <w:rtl/>
        </w:rPr>
        <w:br w:type="page"/>
      </w:r>
    </w:p>
    <w:p w14:paraId="40B60A8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2BF8AC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 xml:space="preserve">נספח 3.1.17 </w:t>
      </w:r>
    </w:p>
    <w:p w14:paraId="293BE00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העתק רישיון הקבלן הרשי – יצורף לחוזה</w:t>
      </w:r>
    </w:p>
    <w:p w14:paraId="790EC11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6135B7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FA7B2B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F8057A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9AF394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234EE3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3A3D89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FB941E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121BFA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6C1BB0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1322F6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D514D0B"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3059BE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93ABEF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DBCDF9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1DAD09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280184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73122B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30D405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E6A012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3BA1952"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56A197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25F7FF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4BCCDC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A2ECA6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01757A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A89E4F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7221FB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32781AE"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DA6ADA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E60B76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F69059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B0878E1"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F120F5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2E3D1B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08F0B059"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4AA048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97C5960"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27DA9C5"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9E6A1A3"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FD3D776"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1CFD9D6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488CB34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8C6F82C"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642B851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49E1D7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0DD7B6D"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7BD5081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6A47888"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5EB0BDF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D748E4A"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B837364"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3CEE9A3F"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p>
    <w:p w14:paraId="28A03157" w14:textId="77777777" w:rsidR="00967621" w:rsidRDefault="00967621" w:rsidP="00E56613">
      <w:pPr>
        <w:spacing w:before="0" w:beforeAutospacing="0" w:after="0" w:afterAutospacing="0" w:line="240" w:lineRule="auto"/>
        <w:jc w:val="center"/>
        <w:rPr>
          <w:rFonts w:ascii="David" w:eastAsia="Times New Roman" w:hAnsi="David" w:cs="David"/>
          <w:b/>
          <w:bCs/>
          <w:spacing w:val="10"/>
          <w:sz w:val="24"/>
          <w:szCs w:val="24"/>
          <w:u w:val="single"/>
          <w:rtl/>
        </w:rPr>
      </w:pPr>
      <w:r>
        <w:rPr>
          <w:rFonts w:ascii="David" w:eastAsia="Times New Roman" w:hAnsi="David" w:cs="David"/>
          <w:b/>
          <w:bCs/>
          <w:spacing w:val="10"/>
          <w:sz w:val="24"/>
          <w:szCs w:val="24"/>
          <w:u w:val="single"/>
          <w:rtl/>
        </w:rPr>
        <w:br w:type="page"/>
      </w:r>
    </w:p>
    <w:p w14:paraId="249190E7" w14:textId="77777777" w:rsidR="00E56613" w:rsidRPr="00E56613" w:rsidRDefault="00E56613" w:rsidP="00E56613">
      <w:pPr>
        <w:spacing w:before="0" w:beforeAutospacing="0" w:after="0" w:afterAutospacing="0" w:line="240" w:lineRule="auto"/>
        <w:jc w:val="center"/>
        <w:rPr>
          <w:rFonts w:ascii="David" w:eastAsia="Times New Roman" w:hAnsi="David" w:cs="David"/>
          <w:b/>
          <w:bCs/>
          <w:spacing w:val="10"/>
          <w:sz w:val="24"/>
          <w:szCs w:val="24"/>
          <w:u w:val="single"/>
          <w:rtl/>
        </w:rPr>
      </w:pPr>
      <w:r w:rsidRPr="00E56613">
        <w:rPr>
          <w:rFonts w:ascii="David" w:eastAsia="Times New Roman" w:hAnsi="David" w:cs="David"/>
          <w:b/>
          <w:bCs/>
          <w:spacing w:val="10"/>
          <w:sz w:val="24"/>
          <w:szCs w:val="24"/>
          <w:u w:val="single"/>
          <w:rtl/>
        </w:rPr>
        <w:t>נספח 3.1.18</w:t>
      </w:r>
    </w:p>
    <w:p w14:paraId="7F70AD87" w14:textId="77777777" w:rsidR="00E56613" w:rsidRPr="00E56613" w:rsidRDefault="00E56613" w:rsidP="00E56613">
      <w:pPr>
        <w:spacing w:before="0" w:beforeAutospacing="0" w:after="120" w:afterAutospacing="0" w:line="240" w:lineRule="auto"/>
        <w:jc w:val="center"/>
        <w:rPr>
          <w:rFonts w:ascii="David" w:eastAsia="Times New Roman" w:hAnsi="David" w:cs="David"/>
          <w:b/>
          <w:bCs/>
          <w:spacing w:val="10"/>
          <w:sz w:val="24"/>
          <w:szCs w:val="24"/>
          <w:u w:val="single"/>
          <w:rtl/>
          <w:lang w:eastAsia="he-IL"/>
        </w:rPr>
      </w:pPr>
      <w:r w:rsidRPr="00E56613">
        <w:rPr>
          <w:rFonts w:ascii="David" w:eastAsia="Times New Roman" w:hAnsi="David" w:cs="David"/>
          <w:b/>
          <w:bCs/>
          <w:spacing w:val="10"/>
          <w:sz w:val="24"/>
          <w:szCs w:val="24"/>
          <w:u w:val="single"/>
          <w:rtl/>
          <w:lang w:eastAsia="he-IL"/>
        </w:rPr>
        <w:t>נוהל ביצוע עבודות בחום</w:t>
      </w:r>
    </w:p>
    <w:p w14:paraId="20BE1C6A" w14:textId="77777777" w:rsidR="00E56613" w:rsidRPr="00E56613" w:rsidRDefault="00E56613" w:rsidP="00E56613">
      <w:pPr>
        <w:spacing w:before="0" w:beforeAutospacing="0" w:after="120" w:afterAutospacing="0" w:line="360" w:lineRule="auto"/>
        <w:ind w:left="510"/>
        <w:jc w:val="center"/>
        <w:rPr>
          <w:rFonts w:ascii="David" w:eastAsia="Times New Roman" w:hAnsi="David" w:cs="David"/>
          <w:b/>
          <w:bCs/>
          <w:spacing w:val="10"/>
          <w:sz w:val="24"/>
          <w:szCs w:val="24"/>
          <w:rtl/>
          <w:lang w:eastAsia="he-IL"/>
        </w:rPr>
      </w:pPr>
    </w:p>
    <w:p w14:paraId="3854D876"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חומרי פסולת, קופסאות ריקות, ארגזים ופסולת עץ ונייר יסולקו מכל המבנים מדי יום ויאוחסנו במרחק בטוח ממנו. </w:t>
      </w:r>
    </w:p>
    <w:p w14:paraId="2A010B6C" w14:textId="77777777" w:rsidR="00E56613" w:rsidRPr="00E56613" w:rsidRDefault="00E56613" w:rsidP="00237720">
      <w:pPr>
        <w:numPr>
          <w:ilvl w:val="0"/>
          <w:numId w:val="9"/>
        </w:numPr>
        <w:tabs>
          <w:tab w:val="right" w:pos="5180"/>
          <w:tab w:val="right" w:pos="6160"/>
        </w:tabs>
        <w:autoSpaceDE w:val="0"/>
        <w:autoSpaceDN w:val="0"/>
        <w:adjustRightInd w:val="0"/>
        <w:spacing w:before="0" w:beforeAutospacing="0" w:after="0" w:afterAutospacing="0" w:line="360" w:lineRule="auto"/>
        <w:jc w:val="both"/>
        <w:rPr>
          <w:rFonts w:ascii="David" w:eastAsia="Times New Roman" w:hAnsi="David" w:cs="David"/>
          <w:spacing w:val="10"/>
          <w:sz w:val="24"/>
          <w:szCs w:val="24"/>
          <w:rtl/>
        </w:rPr>
      </w:pPr>
      <w:r w:rsidRPr="00E56613">
        <w:rPr>
          <w:rFonts w:ascii="David" w:eastAsia="Times New Roman" w:hAnsi="David" w:cs="David"/>
          <w:spacing w:val="10"/>
          <w:sz w:val="24"/>
          <w:szCs w:val="24"/>
          <w:rtl/>
        </w:rPr>
        <w:tab/>
        <w:t xml:space="preserve">לא תבוצענה "עבודות בחום" בתחום אתר העבודות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Pr>
          <w:t>10</w:t>
        </w:r>
        <w:r w:rsidRPr="00E56613">
          <w:rPr>
            <w:rFonts w:ascii="David" w:eastAsia="Times New Roman" w:hAnsi="David" w:cs="David"/>
            <w:spacing w:val="10"/>
            <w:sz w:val="24"/>
            <w:szCs w:val="24"/>
            <w:rtl/>
          </w:rPr>
          <w:t xml:space="preserve"> מטר</w:t>
        </w:r>
      </w:smartTag>
      <w:r w:rsidRPr="00E56613">
        <w:rPr>
          <w:rFonts w:ascii="David" w:eastAsia="Times New Roman" w:hAnsi="David" w:cs="David"/>
          <w:spacing w:val="10"/>
          <w:sz w:val="24"/>
          <w:szCs w:val="24"/>
          <w:rtl/>
        </w:rPr>
        <w:t xml:space="preserve"> מחומר דליק כלשהו שלא בהתאם לנוהל המפורט להלן:</w:t>
      </w:r>
    </w:p>
    <w:p w14:paraId="051FFEF0"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המונח "עבודות בחום" פירושו: ביצוע עבודות כלשהן תוך כדי שימוש בריתוך ו/או חיתוך בחום ו/או תוך שימוש באש גלויה.</w:t>
      </w:r>
    </w:p>
    <w:p w14:paraId="3783E25A" w14:textId="77777777" w:rsidR="00E56613" w:rsidRPr="00E56613" w:rsidRDefault="00E56613" w:rsidP="00237720">
      <w:pPr>
        <w:numPr>
          <w:ilvl w:val="1"/>
          <w:numId w:val="3"/>
        </w:numPr>
        <w:spacing w:before="0" w:beforeAutospacing="0" w:after="120" w:afterAutospacing="0" w:line="360" w:lineRule="auto"/>
        <w:jc w:val="both"/>
        <w:rPr>
          <w:rFonts w:ascii="David" w:eastAsia="Times New Roman" w:hAnsi="David" w:cs="David"/>
          <w:spacing w:val="10"/>
          <w:sz w:val="24"/>
          <w:szCs w:val="24"/>
        </w:rPr>
      </w:pPr>
      <w:r w:rsidRPr="00E56613">
        <w:rPr>
          <w:rFonts w:ascii="David" w:eastAsia="Times New Roman" w:hAnsi="David" w:cs="David"/>
          <w:spacing w:val="10"/>
          <w:kern w:val="32"/>
          <w:sz w:val="24"/>
          <w:szCs w:val="24"/>
          <w:rtl/>
        </w:rPr>
        <w:t>כל קבלן או קבלן משנה אשר ביצוע עבודותיו כרוך ב"עבודות בחום" ימנה אחראי (להלן: "</w:t>
      </w:r>
      <w:r w:rsidRPr="00E56613">
        <w:rPr>
          <w:rFonts w:ascii="David" w:eastAsia="Times New Roman" w:hAnsi="David" w:cs="David"/>
          <w:b/>
          <w:bCs/>
          <w:spacing w:val="10"/>
          <w:kern w:val="32"/>
          <w:sz w:val="24"/>
          <w:szCs w:val="24"/>
          <w:rtl/>
        </w:rPr>
        <w:t>האחראי</w:t>
      </w:r>
      <w:r w:rsidRPr="00E56613">
        <w:rPr>
          <w:rFonts w:ascii="David" w:eastAsia="Times New Roman" w:hAnsi="David" w:cs="David"/>
          <w:spacing w:val="10"/>
          <w:kern w:val="32"/>
          <w:sz w:val="24"/>
          <w:szCs w:val="24"/>
          <w:rtl/>
        </w:rPr>
        <w:t>")</w:t>
      </w:r>
      <w:r w:rsidRPr="00E56613">
        <w:rPr>
          <w:rFonts w:ascii="David" w:eastAsia="Times New Roman" w:hAnsi="David" w:cs="David"/>
          <w:spacing w:val="10"/>
          <w:sz w:val="24"/>
          <w:szCs w:val="24"/>
          <w:rtl/>
        </w:rPr>
        <w:t xml:space="preserve"> אשר חובתו לוודא כי לא תבוצענה עבודות בחום שלא בהתאם לאמור בנוהל זה.</w:t>
      </w:r>
    </w:p>
    <w:p w14:paraId="598F7421"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 xml:space="preserve">בטרם תחילת ביצוע עבודות כלשהן בחום יסייר האחראי בשטח המיועד לביצוע העבודות בחום ויוודא הרחקת חומרים דליקים מכל סוג ברדיוס של </w:t>
      </w:r>
      <w:smartTag w:uri="urn:schemas-microsoft-com:office:smarttags" w:element="metricconverter">
        <w:smartTagPr>
          <w:attr w:name="ProductID" w:val="10 מטר"/>
        </w:smartTagPr>
        <w:r w:rsidRPr="00E56613">
          <w:rPr>
            <w:rFonts w:ascii="David" w:eastAsia="Times New Roman" w:hAnsi="David" w:cs="David"/>
            <w:spacing w:val="10"/>
            <w:sz w:val="24"/>
            <w:szCs w:val="24"/>
            <w:rtl/>
          </w:rPr>
          <w:t>10 מטר</w:t>
        </w:r>
      </w:smartTag>
      <w:r w:rsidRPr="00E56613">
        <w:rPr>
          <w:rFonts w:ascii="David" w:eastAsia="Times New Roman" w:hAnsi="David" w:cs="David"/>
          <w:spacing w:val="10"/>
          <w:sz w:val="24"/>
          <w:szCs w:val="24"/>
          <w:rtl/>
        </w:rPr>
        <w:t xml:space="preserve"> לפחות ממקום ביצוע העבודות בחום, כאשר חפצים דליקים קבועים, אשר אינם ניתנים להזזה, יכוסו במעטה בלתי דליק.</w:t>
      </w:r>
    </w:p>
    <w:p w14:paraId="6F67033B"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האחראי ימנה אדם אשר ישמש כצופה אש (להלן: "</w:t>
      </w:r>
      <w:r w:rsidRPr="00E56613">
        <w:rPr>
          <w:rFonts w:ascii="David" w:eastAsia="Times New Roman" w:hAnsi="David" w:cs="David"/>
          <w:b/>
          <w:bCs/>
          <w:spacing w:val="10"/>
          <w:sz w:val="24"/>
          <w:szCs w:val="24"/>
          <w:rtl/>
        </w:rPr>
        <w:t>צופה האש</w:t>
      </w:r>
      <w:r w:rsidRPr="00E56613">
        <w:rPr>
          <w:rFonts w:ascii="David" w:eastAsia="Times New Roman" w:hAnsi="David" w:cs="David"/>
          <w:spacing w:val="10"/>
          <w:sz w:val="24"/>
          <w:szCs w:val="24"/>
          <w:rtl/>
        </w:rPr>
        <w:t>") המצויד באמצעי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5DF3E831" w14:textId="77777777" w:rsidR="00E56613" w:rsidRPr="00E56613" w:rsidRDefault="00E56613" w:rsidP="00237720">
      <w:pPr>
        <w:widowControl w:val="0"/>
        <w:numPr>
          <w:ilvl w:val="1"/>
          <w:numId w:val="3"/>
        </w:numPr>
        <w:spacing w:before="0" w:beforeAutospacing="0" w:after="120" w:afterAutospacing="0" w:line="360" w:lineRule="auto"/>
        <w:jc w:val="both"/>
        <w:outlineLvl w:val="0"/>
        <w:rPr>
          <w:rFonts w:ascii="David" w:eastAsia="Times New Roman" w:hAnsi="David" w:cs="David"/>
          <w:spacing w:val="10"/>
          <w:sz w:val="24"/>
          <w:szCs w:val="24"/>
          <w:rtl/>
        </w:rPr>
      </w:pPr>
      <w:r w:rsidRPr="00E56613">
        <w:rPr>
          <w:rFonts w:ascii="David" w:eastAsia="Times New Roman" w:hAnsi="David" w:cs="David"/>
          <w:spacing w:val="10"/>
          <w:sz w:val="24"/>
          <w:szCs w:val="24"/>
          <w:rtl/>
        </w:rPr>
        <w:t>צופה האש יהיה נוכח במקום ביצוע העבודות בחום החל מתחילת ביצוען ועד לתום לפחות 30 דקות לאחר סיומן, על מנת לוודא כי לא נותרו כל מקורות התלקחות.</w:t>
      </w:r>
    </w:p>
    <w:p w14:paraId="711F8015" w14:textId="77777777" w:rsidR="00E56613" w:rsidRPr="00E56613" w:rsidRDefault="00E56613" w:rsidP="00E56613">
      <w:pPr>
        <w:spacing w:before="0" w:beforeAutospacing="0" w:after="0" w:afterAutospacing="0" w:line="360" w:lineRule="auto"/>
        <w:ind w:left="180"/>
        <w:jc w:val="both"/>
        <w:rPr>
          <w:rFonts w:ascii="David" w:eastAsia="Times New Roman" w:hAnsi="David" w:cs="David"/>
          <w:snapToGrid w:val="0"/>
          <w:sz w:val="24"/>
          <w:szCs w:val="24"/>
          <w:u w:val="single"/>
          <w:rtl/>
        </w:rPr>
      </w:pPr>
    </w:p>
    <w:p w14:paraId="60818F20"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u w:val="single"/>
          <w:rtl/>
        </w:rPr>
        <w:br w:type="page"/>
      </w:r>
    </w:p>
    <w:p w14:paraId="655CB53C" w14:textId="77777777" w:rsidR="00E56613" w:rsidRPr="00E56613" w:rsidRDefault="00E56613" w:rsidP="00E56613">
      <w:pPr>
        <w:widowControl w:val="0"/>
        <w:tabs>
          <w:tab w:val="left" w:pos="3968"/>
          <w:tab w:val="center" w:pos="4156"/>
        </w:tabs>
        <w:spacing w:before="0" w:beforeAutospacing="0" w:after="0" w:afterAutospacing="0" w:line="240" w:lineRule="auto"/>
        <w:rPr>
          <w:rFonts w:ascii="David" w:eastAsia="Times New Roman" w:hAnsi="David" w:cs="David"/>
          <w:b/>
          <w:bCs/>
          <w:snapToGrid w:val="0"/>
          <w:sz w:val="24"/>
          <w:szCs w:val="24"/>
          <w:u w:val="single"/>
        </w:rPr>
      </w:pPr>
    </w:p>
    <w:p w14:paraId="30A1AD3E"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נספח 3.1.19 </w:t>
      </w:r>
    </w:p>
    <w:p w14:paraId="457FF352"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 xml:space="preserve">הצהרת הממונה על הבטיחות </w:t>
      </w:r>
      <w:r w:rsidR="00DC3D24" w:rsidRPr="00E56613">
        <w:rPr>
          <w:rFonts w:ascii="David" w:eastAsia="Times New Roman" w:hAnsi="David" w:cs="David" w:hint="cs"/>
          <w:b/>
          <w:bCs/>
          <w:snapToGrid w:val="0"/>
          <w:sz w:val="24"/>
          <w:szCs w:val="24"/>
          <w:u w:val="single"/>
          <w:rtl/>
        </w:rPr>
        <w:t>המופנית</w:t>
      </w:r>
      <w:r w:rsidRPr="00E56613">
        <w:rPr>
          <w:rFonts w:ascii="David" w:eastAsia="Times New Roman" w:hAnsi="David" w:cs="David"/>
          <w:b/>
          <w:bCs/>
          <w:snapToGrid w:val="0"/>
          <w:sz w:val="24"/>
          <w:szCs w:val="24"/>
          <w:u w:val="single"/>
          <w:rtl/>
        </w:rPr>
        <w:t xml:space="preserve"> למזמין</w:t>
      </w:r>
    </w:p>
    <w:p w14:paraId="58A67BC9"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05E7B68C"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color w:val="008000"/>
          <w:sz w:val="24"/>
          <w:szCs w:val="24"/>
          <w:rtl/>
        </w:rPr>
        <w:alias w:val="צד א בחוזה"/>
        <w:tag w:val="cntTzadA"/>
        <w:id w:val="1968709256"/>
        <w:placeholder>
          <w:docPart w:val="7E0DFF63DDEA4DB1921AE2D0D8ABA0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2552DB3F" w14:textId="77777777" w:rsidR="00E56613" w:rsidRPr="00E56613" w:rsidRDefault="00DC3D24" w:rsidP="00E56613">
          <w:pPr>
            <w:spacing w:before="0" w:beforeAutospacing="0" w:after="0" w:afterAutospacing="0" w:line="240" w:lineRule="auto"/>
            <w:jc w:val="both"/>
            <w:rPr>
              <w:rFonts w:ascii="David" w:eastAsia="Times New Roman" w:hAnsi="David" w:cs="David"/>
              <w:snapToGrid w:val="0"/>
              <w:color w:val="008000"/>
              <w:sz w:val="24"/>
              <w:szCs w:val="24"/>
              <w:rtl/>
            </w:rPr>
          </w:pPr>
          <w:r w:rsidRPr="00DC3D24">
            <w:rPr>
              <w:rStyle w:val="a8"/>
              <w:color w:val="00B0F0"/>
              <w:rtl/>
            </w:rPr>
            <w:t>[צד א בחוזה]</w:t>
          </w:r>
        </w:p>
      </w:sdtContent>
    </w:sdt>
    <w:p w14:paraId="76B1D72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(המזמין)</w:t>
      </w:r>
    </w:p>
    <w:p w14:paraId="1F98CAA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3A2C1A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55EB2556"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ג.א.נ.,</w:t>
      </w:r>
    </w:p>
    <w:p w14:paraId="39044B0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74BE3B61"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0F8E629" w14:textId="5DB93C26"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u w:val="single"/>
          <w:rtl/>
        </w:rPr>
        <w:t xml:space="preserve">הממונה על בטיחות באתר </w:t>
      </w:r>
      <w:sdt>
        <w:sdtPr>
          <w:rPr>
            <w:rFonts w:ascii="David" w:eastAsia="Times New Roman" w:hAnsi="David" w:cs="David"/>
            <w:b/>
            <w:bCs/>
            <w:snapToGrid w:val="0"/>
            <w:sz w:val="24"/>
            <w:szCs w:val="24"/>
            <w:u w:val="single"/>
            <w:rtl/>
          </w:rPr>
          <w:alias w:val="שם אתר"/>
          <w:tag w:val="cntSite"/>
          <w:id w:val="-50546619"/>
          <w:placeholder>
            <w:docPart w:val="3847880E1F70456097F2F624018F8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2" w:author="עינב יורוביצקי" w:date="2020-07-06T10:52:00Z">
            <w:r w:rsidR="002A6DCD">
              <w:rPr>
                <w:rFonts w:ascii="David" w:eastAsia="Times New Roman" w:hAnsi="David" w:cs="David" w:hint="cs"/>
                <w:b/>
                <w:bCs/>
                <w:snapToGrid w:val="0"/>
                <w:sz w:val="24"/>
                <w:szCs w:val="24"/>
                <w:u w:val="single"/>
                <w:rtl/>
              </w:rPr>
              <w:t>פרויקט ניסיון</w:t>
            </w:r>
          </w:ins>
        </w:sdtContent>
      </w:sdt>
    </w:p>
    <w:p w14:paraId="27A2785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1EEFFD26" w14:textId="4E920D03"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הריני לאשר בפניכם מינויי כממונה על בטיחות מטעם מבצע הבניה </w:t>
      </w:r>
      <w:sdt>
        <w:sdtPr>
          <w:rPr>
            <w:rFonts w:ascii="David" w:eastAsia="Times New Roman" w:hAnsi="David" w:cs="David"/>
            <w:snapToGrid w:val="0"/>
            <w:color w:val="008000"/>
            <w:sz w:val="24"/>
            <w:szCs w:val="24"/>
            <w:rtl/>
          </w:rPr>
          <w:alias w:val="שם אתר"/>
          <w:tag w:val="cntSite"/>
          <w:id w:val="-513381226"/>
          <w:placeholder>
            <w:docPart w:val="44FA1102FF78424A8960CA5AA22468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53" w:author="עינב יורוביצקי" w:date="2020-07-06T10:52:00Z">
            <w:r w:rsidR="002A6DCD">
              <w:rPr>
                <w:rFonts w:ascii="David" w:eastAsia="Times New Roman" w:hAnsi="David" w:cs="David" w:hint="cs"/>
                <w:snapToGrid w:val="0"/>
                <w:color w:val="008000"/>
                <w:sz w:val="24"/>
                <w:szCs w:val="24"/>
                <w:rtl/>
              </w:rPr>
              <w:t>פרויקט ניסיון</w:t>
            </w:r>
          </w:ins>
        </w:sdtContent>
      </w:sdt>
    </w:p>
    <w:p w14:paraId="77CF5638"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82BA41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אבצע את תפקידי במיומנות ובמקצועיות על פי כל דין, ואהיה אחראי כלפיכם בכל מקרה בו אתרשל במילוי תפקידי.</w:t>
      </w:r>
    </w:p>
    <w:p w14:paraId="6D4403D0"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553387F"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אני מצהיר ומתחייב בזה כי אינני משמש עובד/קבלן שלכם, וכי כל דרישה מצידי בכל ענין הנוגע במישרין או בעקיפין לתפקידי, לרבות לענ</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ין שכרי, ולרבות לעני</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ן חובות המעביד כלפי על פי הדין, תופנה על ידי ל- </w:t>
      </w:r>
      <w:sdt>
        <w:sdtPr>
          <w:rPr>
            <w:rFonts w:ascii="David" w:eastAsia="Times New Roman" w:hAnsi="David" w:cs="David"/>
            <w:snapToGrid w:val="0"/>
            <w:color w:val="008000"/>
            <w:sz w:val="24"/>
            <w:szCs w:val="24"/>
            <w:rtl/>
          </w:rPr>
          <w:alias w:val="שם ספק"/>
          <w:tag w:val="cntSupllierName"/>
          <w:id w:val="796270110"/>
          <w:placeholder>
            <w:docPart w:val="9B736C2CF2AB47FF9C097A39755F308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DC3D24" w:rsidRPr="00DC3D24">
            <w:rPr>
              <w:rStyle w:val="a8"/>
              <w:color w:val="00B0F0"/>
              <w:rtl/>
            </w:rPr>
            <w:t>[שם ספק]</w:t>
          </w:r>
        </w:sdtContent>
      </w:sdt>
      <w:r w:rsidRPr="00E56613">
        <w:rPr>
          <w:rFonts w:ascii="David" w:eastAsia="Times New Roman" w:hAnsi="David" w:cs="David"/>
          <w:snapToGrid w:val="0"/>
          <w:sz w:val="24"/>
          <w:szCs w:val="24"/>
          <w:rtl/>
        </w:rPr>
        <w:t xml:space="preserve"> (הקבלן) בלבד.</w:t>
      </w:r>
    </w:p>
    <w:p w14:paraId="44AB5CBE"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7D11C17B"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D38916F"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E300BA4"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443B74E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7FFE7EE"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6F716987"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color w:val="00000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t xml:space="preserve">                 </w:t>
      </w:r>
    </w:p>
    <w:p w14:paraId="6CEA589A" w14:textId="77777777" w:rsidR="00E56613" w:rsidRPr="00E56613" w:rsidRDefault="00E56613" w:rsidP="00E56613">
      <w:pPr>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___________________________</w:t>
      </w:r>
    </w:p>
    <w:p w14:paraId="7555EFD2"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(ממונה על בטיחות)</w:t>
      </w:r>
    </w:p>
    <w:p w14:paraId="7CDE506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6"/>
          <w:szCs w:val="24"/>
          <w:u w:val="single"/>
          <w:rtl/>
        </w:rPr>
        <w:t xml:space="preserve">נספח 3.1.24 </w:t>
      </w:r>
    </w:p>
    <w:p w14:paraId="77C0A9FB"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t>מפרט מבנה מפקח בהתאם לסעיף 18.2.6 להלן.</w:t>
      </w:r>
    </w:p>
    <w:p w14:paraId="35460589"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p>
    <w:p w14:paraId="5A4F1C47"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המבנה הנ"ל יכלול:</w:t>
      </w:r>
    </w:p>
    <w:p w14:paraId="27FCC2E2"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6CD31F1"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ישיבות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5 מ"ר לפחות.</w:t>
      </w:r>
    </w:p>
    <w:p w14:paraId="2901BC3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429EB019"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חדר למפקח בגודל 3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3 מ"ר לפחות.</w:t>
      </w:r>
    </w:p>
    <w:p w14:paraId="5CD67D4E"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2B920B74"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 ש</w:t>
      </w:r>
      <w:r w:rsidR="00DC3D24">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רותים ופינת מטבחון צמודים למכלול החדרים הנ"ל.</w:t>
      </w:r>
    </w:p>
    <w:p w14:paraId="1CCE2D1F"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p>
    <w:p w14:paraId="2CA5B8C8"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חדר יהיו:</w:t>
      </w:r>
    </w:p>
    <w:p w14:paraId="6CAEA52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דלת כניסה עם מנעול צילינדר.</w:t>
      </w:r>
    </w:p>
    <w:p w14:paraId="030384F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חלונות אלומיניום עם צלונים מזוגגים ומסורגים.</w:t>
      </w:r>
    </w:p>
    <w:p w14:paraId="3911CF6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ומאור (תאורת פלורסנט) כולל חבור למקור כ</w:t>
      </w:r>
      <w:r w:rsidR="00DC3D24">
        <w:rPr>
          <w:rFonts w:ascii="David" w:eastAsia="Times New Roman" w:hAnsi="David" w:cs="David" w:hint="cs"/>
          <w:snapToGrid w:val="0"/>
          <w:sz w:val="24"/>
          <w:szCs w:val="24"/>
          <w:rtl/>
        </w:rPr>
        <w:t>ו</w:t>
      </w:r>
      <w:r w:rsidRPr="00E56613">
        <w:rPr>
          <w:rFonts w:ascii="David" w:eastAsia="Times New Roman" w:hAnsi="David" w:cs="David"/>
          <w:snapToGrid w:val="0"/>
          <w:sz w:val="24"/>
          <w:szCs w:val="24"/>
          <w:rtl/>
        </w:rPr>
        <w:t>ח ואספקת חשמל.</w:t>
      </w:r>
    </w:p>
    <w:p w14:paraId="7B4F698E"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מזגים מפוצלים חדשים כפי שיידרש ע"י המפקח.</w:t>
      </w:r>
    </w:p>
    <w:p w14:paraId="30915F1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לוחות לנעיצת תכניות מקובעים לקירות בכל היקף החדר.</w:t>
      </w:r>
    </w:p>
    <w:p w14:paraId="53F94AB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טלפון:</w:t>
      </w:r>
    </w:p>
    <w:p w14:paraId="1DB4677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2 קווי טלפון עם שלוחות: לחדר הישיבות ולמכשיר הפקס' + טל' נייד/מכשיר קשר.</w:t>
      </w:r>
    </w:p>
    <w:p w14:paraId="2CF2D671"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מתקן מים לאספקת מים קרים/חמים.</w:t>
      </w:r>
    </w:p>
    <w:p w14:paraId="7B19711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רהוט וציוד משרדי:</w:t>
      </w:r>
    </w:p>
    <w:p w14:paraId="1A14302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הדיונים:</w:t>
      </w:r>
    </w:p>
    <w:p w14:paraId="13876BC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שולחן דיונים במידות 240</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20 ס&quot;מ"/>
        </w:smartTagPr>
        <w:r w:rsidRPr="00E56613">
          <w:rPr>
            <w:rFonts w:ascii="David" w:eastAsia="Times New Roman" w:hAnsi="David" w:cs="David"/>
            <w:snapToGrid w:val="0"/>
            <w:sz w:val="24"/>
            <w:szCs w:val="24"/>
            <w:rtl/>
          </w:rPr>
          <w:t>120 ס"מ</w:t>
        </w:r>
      </w:smartTag>
      <w:r w:rsidRPr="00E56613">
        <w:rPr>
          <w:rFonts w:ascii="David" w:eastAsia="Times New Roman" w:hAnsi="David" w:cs="David"/>
          <w:snapToGrid w:val="0"/>
          <w:sz w:val="24"/>
          <w:szCs w:val="24"/>
          <w:rtl/>
        </w:rPr>
        <w:t>.</w:t>
      </w:r>
    </w:p>
    <w:p w14:paraId="4D3EB2EB"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15 כסאות.</w:t>
      </w:r>
    </w:p>
    <w:p w14:paraId="7962C459"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לחדר המפקח:</w:t>
      </w:r>
    </w:p>
    <w:p w14:paraId="5D138883"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עבודה במידות 80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160 ס&quot;מ"/>
        </w:smartTagPr>
        <w:r w:rsidRPr="00E56613">
          <w:rPr>
            <w:rFonts w:ascii="David" w:eastAsia="Times New Roman" w:hAnsi="David" w:cs="David"/>
            <w:snapToGrid w:val="0"/>
            <w:sz w:val="24"/>
            <w:szCs w:val="24"/>
            <w:rtl/>
          </w:rPr>
          <w:t>160 ס"מ</w:t>
        </w:r>
      </w:smartTag>
      <w:r w:rsidRPr="00E56613">
        <w:rPr>
          <w:rFonts w:ascii="David" w:eastAsia="Times New Roman" w:hAnsi="David" w:cs="David"/>
          <w:snapToGrid w:val="0"/>
          <w:sz w:val="24"/>
          <w:szCs w:val="24"/>
          <w:rtl/>
        </w:rPr>
        <w:t xml:space="preserve"> עם תאים, מגירות ננעלים.</w:t>
      </w:r>
    </w:p>
    <w:p w14:paraId="5168DEEF"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3 כסאות.</w:t>
      </w:r>
    </w:p>
    <w:p w14:paraId="3F3D4C6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2 ארונות פח ננעלים כדוגמת הארגז במידות 200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 xml:space="preserve"> כ"א.</w:t>
      </w:r>
    </w:p>
    <w:p w14:paraId="2DA882C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שולחן במידות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80 ס&quot;מ"/>
        </w:smartTagPr>
        <w:r w:rsidRPr="00E56613">
          <w:rPr>
            <w:rFonts w:ascii="David" w:eastAsia="Times New Roman" w:hAnsi="David" w:cs="David"/>
            <w:snapToGrid w:val="0"/>
            <w:sz w:val="24"/>
            <w:szCs w:val="24"/>
            <w:rtl/>
          </w:rPr>
          <w:t>80 ס"מ</w:t>
        </w:r>
      </w:smartTag>
      <w:r w:rsidRPr="00E56613">
        <w:rPr>
          <w:rFonts w:ascii="David" w:eastAsia="Times New Roman" w:hAnsi="David" w:cs="David"/>
          <w:snapToGrid w:val="0"/>
          <w:sz w:val="24"/>
          <w:szCs w:val="24"/>
          <w:rtl/>
        </w:rPr>
        <w:t>.</w:t>
      </w:r>
    </w:p>
    <w:p w14:paraId="34AED095"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1 מחשב חדש עם מעבד  לפחות </w:t>
      </w:r>
      <w:r w:rsidRPr="00E56613">
        <w:rPr>
          <w:rFonts w:ascii="David" w:eastAsia="Times New Roman" w:hAnsi="David" w:cs="David"/>
          <w:snapToGrid w:val="0"/>
          <w:sz w:val="24"/>
          <w:szCs w:val="24"/>
        </w:rPr>
        <w:t>i3 370</w:t>
      </w:r>
      <w:r w:rsidRPr="00E56613">
        <w:rPr>
          <w:rFonts w:ascii="David" w:eastAsia="Times New Roman" w:hAnsi="David" w:cs="David"/>
          <w:snapToGrid w:val="0"/>
          <w:sz w:val="24"/>
          <w:szCs w:val="24"/>
          <w:rtl/>
        </w:rPr>
        <w:t xml:space="preserve"> אינטל עם דיסק קשיח 320 </w:t>
      </w:r>
      <w:r w:rsidRPr="00E56613">
        <w:rPr>
          <w:rFonts w:ascii="David" w:eastAsia="Times New Roman" w:hAnsi="David" w:cs="David"/>
          <w:snapToGrid w:val="0"/>
          <w:sz w:val="24"/>
          <w:szCs w:val="24"/>
        </w:rPr>
        <w:t>GIGAHRTZ</w:t>
      </w:r>
      <w:r w:rsidRPr="00E56613">
        <w:rPr>
          <w:rFonts w:ascii="David" w:eastAsia="Times New Roman" w:hAnsi="David" w:cs="David"/>
          <w:snapToGrid w:val="0"/>
          <w:sz w:val="24"/>
          <w:szCs w:val="24"/>
          <w:rtl/>
        </w:rPr>
        <w:t>, זיכרון פנימי</w:t>
      </w:r>
      <w:r w:rsidRPr="00E56613">
        <w:rPr>
          <w:rFonts w:ascii="David" w:eastAsia="Times New Roman" w:hAnsi="David" w:cs="David"/>
          <w:snapToGrid w:val="0"/>
          <w:sz w:val="24"/>
          <w:szCs w:val="24"/>
        </w:rPr>
        <w:t xml:space="preserve"> 2048 MB DDR3</w:t>
      </w:r>
      <w:r w:rsidRPr="00E56613">
        <w:rPr>
          <w:rFonts w:ascii="David" w:eastAsia="Times New Roman" w:hAnsi="David" w:cs="David"/>
          <w:snapToGrid w:val="0"/>
          <w:sz w:val="24"/>
          <w:szCs w:val="24"/>
          <w:rtl/>
        </w:rPr>
        <w:t xml:space="preserve">, מגה ותוכנות חלונות ו"אופיס" מהדורה אחרונה, </w:t>
      </w:r>
      <w:r w:rsidRPr="00E56613">
        <w:rPr>
          <w:rFonts w:ascii="David" w:eastAsia="Times New Roman" w:hAnsi="David" w:cs="David"/>
          <w:snapToGrid w:val="0"/>
          <w:sz w:val="24"/>
          <w:szCs w:val="24"/>
        </w:rPr>
        <w:t>M.S Project</w:t>
      </w:r>
      <w:r w:rsidRPr="00E56613">
        <w:rPr>
          <w:rFonts w:ascii="David" w:eastAsia="Times New Roman" w:hAnsi="David" w:cs="David"/>
          <w:snapToGrid w:val="0"/>
          <w:sz w:val="24"/>
          <w:szCs w:val="24"/>
          <w:rtl/>
        </w:rPr>
        <w:t>, וסופר תקציב סופר מכרז של רמדור ותוכנת  "</w:t>
      </w:r>
      <w:r w:rsidRPr="00E56613">
        <w:rPr>
          <w:rFonts w:ascii="David" w:eastAsia="Times New Roman" w:hAnsi="David" w:cs="David"/>
          <w:snapToGrid w:val="0"/>
          <w:sz w:val="24"/>
          <w:szCs w:val="24"/>
        </w:rPr>
        <w:t>view</w:t>
      </w:r>
      <w:r w:rsidRPr="00E56613">
        <w:rPr>
          <w:rFonts w:ascii="David" w:eastAsia="Times New Roman" w:hAnsi="David" w:cs="David"/>
          <w:snapToGrid w:val="0"/>
          <w:sz w:val="24"/>
          <w:szCs w:val="24"/>
          <w:rtl/>
        </w:rPr>
        <w:t xml:space="preserve"> @" בצירוף חיבור מהיר לאינטרנט, ע"י </w:t>
      </w:r>
      <w:r w:rsidRPr="00E56613">
        <w:rPr>
          <w:rFonts w:ascii="David" w:eastAsia="Times New Roman" w:hAnsi="David" w:cs="David"/>
          <w:snapToGrid w:val="0"/>
          <w:sz w:val="24"/>
          <w:szCs w:val="24"/>
        </w:rPr>
        <w:t>ADSL</w:t>
      </w:r>
      <w:r w:rsidRPr="00E56613">
        <w:rPr>
          <w:rFonts w:ascii="David" w:eastAsia="Times New Roman" w:hAnsi="David" w:cs="David"/>
          <w:snapToGrid w:val="0"/>
          <w:sz w:val="24"/>
          <w:szCs w:val="24"/>
          <w:rtl/>
        </w:rPr>
        <w:t xml:space="preserve"> בחיבור שלפחות</w:t>
      </w:r>
      <w:r w:rsidRPr="00E56613">
        <w:rPr>
          <w:rFonts w:ascii="David" w:eastAsia="Times New Roman" w:hAnsi="David" w:cs="David"/>
          <w:snapToGrid w:val="0"/>
          <w:sz w:val="24"/>
          <w:szCs w:val="24"/>
        </w:rPr>
        <w:t>MB</w:t>
      </w:r>
      <w:r w:rsidRPr="00E56613">
        <w:rPr>
          <w:rFonts w:ascii="David" w:eastAsia="Times New Roman" w:hAnsi="David" w:cs="David"/>
          <w:snapToGrid w:val="0"/>
          <w:sz w:val="24"/>
          <w:szCs w:val="24"/>
          <w:rtl/>
        </w:rPr>
        <w:t>5.</w:t>
      </w:r>
    </w:p>
    <w:p w14:paraId="3184C35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מפרט המחשב והתוכנות טעון אישור על ידי המפקח.</w:t>
      </w:r>
    </w:p>
    <w:p w14:paraId="4D479B74"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מדפסת צבעונית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חדשה, דגם יימסר על ידי המזמין/המפקח.</w:t>
      </w:r>
    </w:p>
    <w:p w14:paraId="4F2394B8"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מכשיר פקסימיליה המאפשר צילום </w:t>
      </w:r>
      <w:r w:rsidRPr="00E56613">
        <w:rPr>
          <w:rFonts w:ascii="David" w:eastAsia="Times New Roman" w:hAnsi="David" w:cs="David"/>
          <w:snapToGrid w:val="0"/>
          <w:sz w:val="24"/>
          <w:szCs w:val="24"/>
        </w:rPr>
        <w:t>A4</w:t>
      </w:r>
      <w:r w:rsidRPr="00E56613">
        <w:rPr>
          <w:rFonts w:ascii="David" w:eastAsia="Times New Roman" w:hAnsi="David" w:cs="David"/>
          <w:snapToGrid w:val="0"/>
          <w:sz w:val="24"/>
          <w:szCs w:val="24"/>
          <w:rtl/>
        </w:rPr>
        <w:t xml:space="preserve"> על נייר רגיל.</w:t>
      </w:r>
    </w:p>
    <w:p w14:paraId="230D400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בנוסף יעמיד הקבלן מכונת צילום חדישה לדפי </w:t>
      </w:r>
      <w:r w:rsidRPr="00E56613">
        <w:rPr>
          <w:rFonts w:ascii="David" w:eastAsia="Times New Roman" w:hAnsi="David" w:cs="David"/>
          <w:snapToGrid w:val="0"/>
          <w:sz w:val="24"/>
          <w:szCs w:val="24"/>
        </w:rPr>
        <w:t>A4, A3</w:t>
      </w:r>
      <w:r w:rsidRPr="00E56613">
        <w:rPr>
          <w:rFonts w:ascii="David" w:eastAsia="Times New Roman" w:hAnsi="David" w:cs="David"/>
          <w:snapToGrid w:val="0"/>
          <w:sz w:val="24"/>
          <w:szCs w:val="24"/>
          <w:rtl/>
        </w:rPr>
        <w:t xml:space="preserve"> לשימוש משותף של הקבלן והמפקח.</w:t>
      </w:r>
    </w:p>
    <w:p w14:paraId="4E5EC0BC"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u w:val="single"/>
          <w:rtl/>
        </w:rPr>
      </w:pPr>
    </w:p>
    <w:p w14:paraId="2414C4DD" w14:textId="77777777" w:rsidR="00E56613" w:rsidRPr="00E56613" w:rsidRDefault="00E56613" w:rsidP="00E56613">
      <w:pPr>
        <w:spacing w:before="0" w:beforeAutospacing="0" w:after="0" w:afterAutospacing="0" w:line="240" w:lineRule="auto"/>
        <w:ind w:left="1224" w:hanging="624"/>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מיום מינראליים, אספקת טלפון (קווי ו/או אלחוטי ונייד), אספקת נייר טואלט, תשלום בגין כל הנ"ל, תשלומי מסים ואגרות, ניקיון יומי, פירוקם ופינויים של המשרדים תחולנה על הקבלן.</w:t>
      </w:r>
    </w:p>
    <w:p w14:paraId="4BD12096" w14:textId="77777777" w:rsidR="00E56613" w:rsidRPr="00E56613" w:rsidRDefault="00E56613" w:rsidP="00E56613">
      <w:pPr>
        <w:spacing w:before="0" w:beforeAutospacing="0" w:after="0" w:afterAutospacing="0" w:line="240" w:lineRule="auto"/>
        <w:ind w:left="2140" w:hanging="600"/>
        <w:jc w:val="both"/>
        <w:rPr>
          <w:rFonts w:ascii="David" w:eastAsia="Times New Roman" w:hAnsi="David" w:cs="David"/>
          <w:snapToGrid w:val="0"/>
          <w:sz w:val="24"/>
          <w:szCs w:val="24"/>
          <w:rtl/>
        </w:rPr>
      </w:pPr>
    </w:p>
    <w:p w14:paraId="30DBED37" w14:textId="77777777" w:rsidR="00E56613" w:rsidRPr="00E56613" w:rsidRDefault="00E56613" w:rsidP="00E56613">
      <w:pPr>
        <w:spacing w:before="0" w:beforeAutospacing="0" w:after="0" w:afterAutospacing="0" w:line="240" w:lineRule="auto"/>
        <w:ind w:left="60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בתא השירותים ופינת המטבחון יהיו:</w:t>
      </w:r>
    </w:p>
    <w:p w14:paraId="00281ED7"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אסלה + מיכל הדחה + מתקן לנייר טואלט.</w:t>
      </w:r>
    </w:p>
    <w:p w14:paraId="1E33D900"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20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40 ס&quot;מ"/>
        </w:smartTagPr>
        <w:r w:rsidRPr="00E56613">
          <w:rPr>
            <w:rFonts w:ascii="David" w:eastAsia="Times New Roman" w:hAnsi="David" w:cs="David"/>
            <w:snapToGrid w:val="0"/>
            <w:sz w:val="24"/>
            <w:szCs w:val="24"/>
            <w:rtl/>
          </w:rPr>
          <w:t>40 ס"מ</w:t>
        </w:r>
      </w:smartTag>
      <w:r w:rsidRPr="00E56613">
        <w:rPr>
          <w:rFonts w:ascii="David" w:eastAsia="Times New Roman" w:hAnsi="David" w:cs="David"/>
          <w:snapToGrid w:val="0"/>
          <w:sz w:val="24"/>
          <w:szCs w:val="24"/>
          <w:rtl/>
        </w:rPr>
        <w:t xml:space="preserve"> בשירותים.</w:t>
      </w:r>
    </w:p>
    <w:p w14:paraId="4618A600"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כיור 40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 משטח 60 </w:t>
      </w:r>
      <w:r w:rsidRPr="00E56613">
        <w:rPr>
          <w:rFonts w:ascii="David" w:eastAsia="Times New Roman" w:hAnsi="David" w:cs="David"/>
          <w:snapToGrid w:val="0"/>
          <w:sz w:val="24"/>
          <w:szCs w:val="24"/>
        </w:rPr>
        <w:t>x</w:t>
      </w:r>
      <w:r w:rsidRPr="00E56613">
        <w:rPr>
          <w:rFonts w:ascii="David" w:eastAsia="Times New Roman" w:hAnsi="David" w:cs="David"/>
          <w:snapToGrid w:val="0"/>
          <w:sz w:val="24"/>
          <w:szCs w:val="24"/>
          <w:rtl/>
        </w:rPr>
        <w:t xml:space="preserve"> </w:t>
      </w:r>
      <w:smartTag w:uri="urn:schemas-microsoft-com:office:smarttags" w:element="metricconverter">
        <w:smartTagPr>
          <w:attr w:name="ProductID" w:val="60 ס&quot;מ"/>
        </w:smartTagPr>
        <w:r w:rsidRPr="00E56613">
          <w:rPr>
            <w:rFonts w:ascii="David" w:eastAsia="Times New Roman" w:hAnsi="David" w:cs="David"/>
            <w:snapToGrid w:val="0"/>
            <w:sz w:val="24"/>
            <w:szCs w:val="24"/>
            <w:rtl/>
          </w:rPr>
          <w:t>60 ס"מ</w:t>
        </w:r>
      </w:smartTag>
      <w:r w:rsidRPr="00E56613">
        <w:rPr>
          <w:rFonts w:ascii="David" w:eastAsia="Times New Roman" w:hAnsi="David" w:cs="David"/>
          <w:snapToGrid w:val="0"/>
          <w:sz w:val="24"/>
          <w:szCs w:val="24"/>
          <w:rtl/>
        </w:rPr>
        <w:t xml:space="preserve"> במטבחון.</w:t>
      </w:r>
    </w:p>
    <w:p w14:paraId="3AA51D6D"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חלון אלומיניום מזוגג ומסורג.</w:t>
      </w:r>
    </w:p>
    <w:p w14:paraId="6B66A6C0"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תאורה.</w:t>
      </w:r>
    </w:p>
    <w:p w14:paraId="5C1810E1" w14:textId="77777777" w:rsidR="00E56613" w:rsidRPr="00E56613" w:rsidRDefault="00E56613" w:rsidP="00E56613">
      <w:pPr>
        <w:spacing w:before="0" w:beforeAutospacing="0" w:after="0" w:afterAutospacing="0" w:line="240" w:lineRule="auto"/>
        <w:ind w:left="1224" w:hanging="656"/>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sz w:val="24"/>
          <w:szCs w:val="24"/>
          <w:rtl/>
        </w:rPr>
        <w:tab/>
        <w:t>דלת כניסה עם מנעול צילינדר.</w:t>
      </w:r>
    </w:p>
    <w:p w14:paraId="224C6EC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p>
    <w:p w14:paraId="694225AD"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כל ההוצאות הכרוכות בהקמת, שמירת, אחזקת, אספקת חשמל, אספקת מים, דפי צילום, דיו למדפסת, אספקת מים מינראליים, אספקת טלפון (קווי ו/או אלחוטי נייד), אספקת נייר טואלט, תשלום בגין כל הנ"ל, תשלומי מיסים ואגרות, ניקיון יומי, פירוקים ופינויים של המשרדים תחולנה על הקבלן.</w:t>
      </w:r>
    </w:p>
    <w:p w14:paraId="29AC3AD6"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p>
    <w:p w14:paraId="4F59E72D"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47069578"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נספח 3.1.25</w:t>
      </w:r>
    </w:p>
    <w:p w14:paraId="62A0FA8D"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54B8EAE2" w14:textId="77777777" w:rsidR="00E56613" w:rsidRPr="00E56613" w:rsidRDefault="00E56613" w:rsidP="00E56613">
      <w:pPr>
        <w:spacing w:before="0" w:beforeAutospacing="0" w:after="0" w:afterAutospacing="0" w:line="240" w:lineRule="auto"/>
        <w:jc w:val="center"/>
        <w:rPr>
          <w:rFonts w:ascii="David" w:eastAsia="Times New Roman" w:hAnsi="David" w:cs="David"/>
          <w:snapToGrid w:val="0"/>
          <w:sz w:val="24"/>
          <w:szCs w:val="24"/>
          <w:u w:val="single"/>
          <w:rtl/>
        </w:rPr>
      </w:pPr>
      <w:r w:rsidRPr="00E56613">
        <w:rPr>
          <w:rFonts w:ascii="David" w:eastAsia="Times New Roman" w:hAnsi="David" w:cs="David"/>
          <w:b/>
          <w:bCs/>
          <w:snapToGrid w:val="0"/>
          <w:sz w:val="24"/>
          <w:szCs w:val="24"/>
          <w:u w:val="single"/>
          <w:rtl/>
        </w:rPr>
        <w:t>הסכם לביצוע שינויים</w:t>
      </w:r>
      <w:r w:rsidRPr="00E56613">
        <w:rPr>
          <w:rFonts w:ascii="David" w:eastAsia="Times New Roman" w:hAnsi="David" w:cs="David"/>
          <w:snapToGrid w:val="0"/>
          <w:sz w:val="24"/>
          <w:szCs w:val="24"/>
          <w:u w:val="single"/>
          <w:rtl/>
        </w:rPr>
        <w:t xml:space="preserve"> </w:t>
      </w:r>
      <w:r w:rsidRPr="00E56613">
        <w:rPr>
          <w:rFonts w:ascii="David" w:eastAsia="Times New Roman" w:hAnsi="David" w:cs="David"/>
          <w:b/>
          <w:bCs/>
          <w:snapToGrid w:val="0"/>
          <w:sz w:val="24"/>
          <w:szCs w:val="24"/>
          <w:u w:val="single"/>
          <w:rtl/>
        </w:rPr>
        <w:t>בין הקבלן לרוכשים</w:t>
      </w:r>
    </w:p>
    <w:p w14:paraId="5517BD03"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snapToGrid w:val="0"/>
          <w:sz w:val="24"/>
          <w:szCs w:val="24"/>
          <w:rtl/>
        </w:rPr>
      </w:pPr>
    </w:p>
    <w:p w14:paraId="0ABAFEED"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p>
    <w:p w14:paraId="42D26D9D" w14:textId="77777777" w:rsidR="00E56613" w:rsidRPr="00AD35D2" w:rsidRDefault="00E56613" w:rsidP="00E56613">
      <w:pPr>
        <w:spacing w:before="0" w:beforeAutospacing="0" w:after="0" w:afterAutospacing="0" w:line="240" w:lineRule="auto"/>
        <w:ind w:left="180"/>
        <w:jc w:val="both"/>
        <w:rPr>
          <w:rFonts w:ascii="David" w:eastAsia="Times New Roman" w:hAnsi="David" w:cs="David"/>
          <w:snapToGrid w:val="0"/>
          <w:color w:val="00B0F0"/>
          <w:sz w:val="24"/>
          <w:szCs w:val="24"/>
          <w:rtl/>
        </w:rPr>
      </w:pPr>
      <w:r w:rsidRPr="00E56613">
        <w:rPr>
          <w:rFonts w:ascii="David" w:eastAsia="Times New Roman" w:hAnsi="David" w:cs="David"/>
          <w:snapToGrid w:val="0"/>
          <w:sz w:val="24"/>
          <w:szCs w:val="24"/>
          <w:rtl/>
        </w:rPr>
        <w:t>לכבוד</w:t>
      </w:r>
    </w:p>
    <w:sdt>
      <w:sdtPr>
        <w:rPr>
          <w:rFonts w:ascii="David" w:eastAsia="Times New Roman" w:hAnsi="David" w:cs="David"/>
          <w:snapToGrid w:val="0"/>
          <w:sz w:val="24"/>
          <w:szCs w:val="24"/>
          <w:u w:val="single"/>
          <w:rtl/>
        </w:rPr>
        <w:alias w:val="שם ספק"/>
        <w:tag w:val="cntSupllierName"/>
        <w:id w:val="81811456"/>
        <w:placeholder>
          <w:docPart w:val="3693E7D64992411CA69E6BC0F59EB85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p w14:paraId="1DC3FD9F" w14:textId="77777777" w:rsidR="00E56613" w:rsidRPr="00E56613" w:rsidRDefault="00AD35D2"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B747E7">
            <w:rPr>
              <w:rStyle w:val="a8"/>
              <w:rtl/>
            </w:rPr>
            <w:t>[שם ספק]</w:t>
          </w:r>
        </w:p>
      </w:sdtContent>
    </w:sdt>
    <w:p w14:paraId="02E59196"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u w:val="single"/>
          <w:rtl/>
        </w:rPr>
      </w:pPr>
      <w:r w:rsidRPr="00E56613">
        <w:rPr>
          <w:rFonts w:ascii="David" w:eastAsia="Times New Roman" w:hAnsi="David" w:cs="David"/>
          <w:snapToGrid w:val="0"/>
          <w:sz w:val="24"/>
          <w:szCs w:val="24"/>
          <w:u w:val="single"/>
          <w:rtl/>
        </w:rPr>
        <w:t xml:space="preserve">              </w:t>
      </w:r>
    </w:p>
    <w:p w14:paraId="3C0ECC48" w14:textId="77777777" w:rsidR="00E56613" w:rsidRPr="00E56613" w:rsidRDefault="00E56613" w:rsidP="00E56613">
      <w:pPr>
        <w:spacing w:before="0" w:beforeAutospacing="0" w:after="0" w:afterAutospacing="0" w:line="240" w:lineRule="auto"/>
        <w:ind w:left="180"/>
        <w:jc w:val="both"/>
        <w:rPr>
          <w:rFonts w:ascii="David" w:eastAsia="Times New Roman" w:hAnsi="David" w:cs="David"/>
          <w:snapToGrid w:val="0"/>
          <w:sz w:val="24"/>
          <w:szCs w:val="24"/>
          <w:rtl/>
        </w:rPr>
      </w:pPr>
      <w:r w:rsidRPr="00E56613">
        <w:rPr>
          <w:rFonts w:ascii="David" w:eastAsia="Times New Roman" w:hAnsi="David" w:cs="David"/>
          <w:snapToGrid w:val="0"/>
          <w:sz w:val="24"/>
          <w:szCs w:val="24"/>
          <w:u w:val="single"/>
          <w:rtl/>
        </w:rPr>
        <w:t xml:space="preserve">              </w:t>
      </w:r>
    </w:p>
    <w:p w14:paraId="1EBFC71E"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t>ג.א.נ.,</w:t>
      </w:r>
    </w:p>
    <w:p w14:paraId="3E469607" w14:textId="77777777" w:rsidR="00E56613" w:rsidRPr="00E56613" w:rsidRDefault="00E56613" w:rsidP="00E56613">
      <w:pPr>
        <w:tabs>
          <w:tab w:val="right" w:pos="6260"/>
          <w:tab w:val="right" w:pos="7080"/>
        </w:tabs>
        <w:spacing w:before="0" w:beforeAutospacing="0" w:after="0" w:afterAutospacing="0" w:line="240" w:lineRule="auto"/>
        <w:ind w:left="240"/>
        <w:rPr>
          <w:rFonts w:ascii="David" w:eastAsia="Times New Roman" w:hAnsi="David" w:cs="David"/>
          <w:snapToGrid w:val="0"/>
          <w:sz w:val="24"/>
          <w:szCs w:val="24"/>
          <w:rtl/>
        </w:rPr>
      </w:pPr>
    </w:p>
    <w:p w14:paraId="34F65300" w14:textId="77777777" w:rsidR="00E56613" w:rsidRPr="00E56613" w:rsidRDefault="00E56613" w:rsidP="00E56613">
      <w:pPr>
        <w:spacing w:before="0" w:beforeAutospacing="0" w:after="0" w:afterAutospacing="0" w:line="240" w:lineRule="auto"/>
        <w:ind w:left="2500" w:hanging="1134"/>
        <w:rPr>
          <w:rFonts w:ascii="David" w:eastAsia="Times New Roman" w:hAnsi="David" w:cs="David"/>
          <w:snapToGrid w:val="0"/>
          <w:sz w:val="24"/>
          <w:szCs w:val="24"/>
          <w:rtl/>
        </w:rPr>
      </w:pPr>
      <w:r w:rsidRPr="00E56613">
        <w:rPr>
          <w:rFonts w:ascii="David" w:eastAsia="Times New Roman" w:hAnsi="David" w:cs="David"/>
          <w:snapToGrid w:val="0"/>
          <w:sz w:val="24"/>
          <w:szCs w:val="24"/>
          <w:rtl/>
        </w:rPr>
        <w:t>הנדון:</w:t>
      </w:r>
      <w:r w:rsidRPr="00E56613">
        <w:rPr>
          <w:rFonts w:ascii="David" w:eastAsia="Times New Roman" w:hAnsi="David" w:cs="David"/>
          <w:snapToGrid w:val="0"/>
          <w:color w:val="000000"/>
          <w:sz w:val="24"/>
          <w:szCs w:val="24"/>
          <w:rtl/>
        </w:rPr>
        <w:tab/>
      </w:r>
      <w:r w:rsidRPr="00E56613">
        <w:rPr>
          <w:rFonts w:ascii="David" w:eastAsia="Times New Roman" w:hAnsi="David" w:cs="David"/>
          <w:b/>
          <w:bCs/>
          <w:snapToGrid w:val="0"/>
          <w:sz w:val="24"/>
          <w:szCs w:val="24"/>
          <w:rtl/>
        </w:rPr>
        <w:t xml:space="preserve">הסכם לביצוע שינויים - </w:t>
      </w:r>
      <w:r w:rsidRPr="00E56613">
        <w:rPr>
          <w:rFonts w:ascii="David" w:eastAsia="Times New Roman" w:hAnsi="David" w:cs="David"/>
          <w:b/>
          <w:bCs/>
          <w:snapToGrid w:val="0"/>
          <w:sz w:val="24"/>
          <w:szCs w:val="24"/>
          <w:u w:val="single"/>
          <w:rtl/>
        </w:rPr>
        <w:t>דירה מס'     בבניין מס'        פרויקט</w:t>
      </w:r>
    </w:p>
    <w:p w14:paraId="68DAF34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2B3C130"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3507127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אנו הח"מ, הקונים של הדירה שבנדון (להלן:"</w:t>
      </w:r>
      <w:r w:rsidRPr="00E56613">
        <w:rPr>
          <w:rFonts w:ascii="David" w:eastAsia="Times New Roman" w:hAnsi="David" w:cs="David"/>
          <w:b/>
          <w:bCs/>
          <w:snapToGrid w:val="0"/>
          <w:sz w:val="24"/>
          <w:szCs w:val="24"/>
          <w:rtl/>
        </w:rPr>
        <w:t>הדירה</w:t>
      </w:r>
      <w:r w:rsidRPr="00E56613">
        <w:rPr>
          <w:rFonts w:ascii="David" w:eastAsia="Times New Roman" w:hAnsi="David" w:cs="David"/>
          <w:snapToGrid w:val="0"/>
          <w:sz w:val="24"/>
          <w:szCs w:val="24"/>
          <w:rtl/>
        </w:rPr>
        <w:t>") עפ"י חוזה מכר מיום ____ (להלן:"</w:t>
      </w:r>
      <w:r w:rsidRPr="00E56613">
        <w:rPr>
          <w:rFonts w:ascii="David" w:eastAsia="Times New Roman" w:hAnsi="David" w:cs="David"/>
          <w:b/>
          <w:bCs/>
          <w:snapToGrid w:val="0"/>
          <w:sz w:val="24"/>
          <w:szCs w:val="24"/>
          <w:rtl/>
        </w:rPr>
        <w:t>חוזה המכר</w:t>
      </w:r>
      <w:r w:rsidRPr="00E56613">
        <w:rPr>
          <w:rFonts w:ascii="David" w:eastAsia="Times New Roman" w:hAnsi="David" w:cs="David"/>
          <w:snapToGrid w:val="0"/>
          <w:sz w:val="24"/>
          <w:szCs w:val="24"/>
          <w:rtl/>
        </w:rPr>
        <w:t>"), מבקשים בזאת להזמין מכם ביצוע עבודות שינויים ותוספות בדירה (להלן:"</w:t>
      </w:r>
      <w:r w:rsidRPr="00E56613">
        <w:rPr>
          <w:rFonts w:ascii="David" w:eastAsia="Times New Roman" w:hAnsi="David" w:cs="David"/>
          <w:b/>
          <w:bCs/>
          <w:snapToGrid w:val="0"/>
          <w:sz w:val="24"/>
          <w:szCs w:val="24"/>
          <w:rtl/>
        </w:rPr>
        <w:t>השינויים</w:t>
      </w:r>
      <w:r w:rsidRPr="00E56613">
        <w:rPr>
          <w:rFonts w:ascii="David" w:eastAsia="Times New Roman" w:hAnsi="David" w:cs="David"/>
          <w:snapToGrid w:val="0"/>
          <w:sz w:val="24"/>
          <w:szCs w:val="24"/>
          <w:rtl/>
        </w:rPr>
        <w:t>"), כמפורט בהזמנה המצורפת להסכם זה כחלק בלתי נפרד הימנו המסומנת כנספח "</w:t>
      </w:r>
      <w:r w:rsidRPr="00E56613">
        <w:rPr>
          <w:rFonts w:ascii="David" w:eastAsia="Times New Roman" w:hAnsi="David" w:cs="David"/>
          <w:b/>
          <w:bCs/>
          <w:snapToGrid w:val="0"/>
          <w:sz w:val="24"/>
          <w:szCs w:val="24"/>
          <w:rtl/>
        </w:rPr>
        <w:t>א</w:t>
      </w:r>
      <w:r w:rsidRPr="00E56613">
        <w:rPr>
          <w:rFonts w:ascii="David" w:eastAsia="Times New Roman" w:hAnsi="David" w:cs="David"/>
          <w:snapToGrid w:val="0"/>
          <w:sz w:val="24"/>
          <w:szCs w:val="24"/>
          <w:rtl/>
        </w:rPr>
        <w:t>" ואשר כוללת, בין היתר, תכנית/תכניות, מפרט הכולל כתב כמויות, מחירים ולוח זמנים לביצוע השינויים (להלן:"</w:t>
      </w:r>
      <w:r w:rsidRPr="00E56613">
        <w:rPr>
          <w:rFonts w:ascii="David" w:eastAsia="Times New Roman" w:hAnsi="David" w:cs="David"/>
          <w:b/>
          <w:bCs/>
          <w:snapToGrid w:val="0"/>
          <w:sz w:val="24"/>
          <w:szCs w:val="24"/>
          <w:rtl/>
        </w:rPr>
        <w:t>ההזמנה</w:t>
      </w:r>
      <w:r w:rsidRPr="00E56613">
        <w:rPr>
          <w:rFonts w:ascii="David" w:eastAsia="Times New Roman" w:hAnsi="David" w:cs="David"/>
          <w:snapToGrid w:val="0"/>
          <w:sz w:val="24"/>
          <w:szCs w:val="24"/>
          <w:rtl/>
        </w:rPr>
        <w:t>") וזאת בתנאים שיפורטו להלן.</w:t>
      </w:r>
    </w:p>
    <w:p w14:paraId="6B5C8319"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571E3970"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אתם תהיו אחראים כלפינו, באופן בלעדי, לטיב ביצוע השינויים באותה מתכונת ובאותם תנאים בהם הנכם אחראים כלפינו מכוח כתב האחריות שניתן בקשר לדירה, בכפוף למפורט להלן. כמו כן אנו מודעים ומסכימים לכך ש__________  ו-____________-(להלן ביחד:"</w:t>
      </w:r>
      <w:r w:rsidRPr="00E56613">
        <w:rPr>
          <w:rFonts w:ascii="David" w:eastAsia="Times New Roman" w:hAnsi="David" w:cs="David"/>
          <w:b/>
          <w:bCs/>
          <w:snapToGrid w:val="0"/>
          <w:sz w:val="24"/>
          <w:szCs w:val="24"/>
          <w:rtl/>
        </w:rPr>
        <w:t>החברה</w:t>
      </w:r>
      <w:r w:rsidRPr="00E56613">
        <w:rPr>
          <w:rFonts w:ascii="David" w:eastAsia="Times New Roman" w:hAnsi="David" w:cs="David"/>
          <w:snapToGrid w:val="0"/>
          <w:sz w:val="24"/>
          <w:szCs w:val="24"/>
          <w:rtl/>
        </w:rPr>
        <w:t>") אינן אחראיות כלל לביצוע השינויים, לתכנונם ולכל הכרוך והנובע מכך.</w:t>
      </w:r>
    </w:p>
    <w:p w14:paraId="3D8E522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17F1B10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על אף האמור לעיל באשר לאחריותכם כלפינו מובהר בזאת כדלקמן:</w:t>
      </w:r>
    </w:p>
    <w:p w14:paraId="2E2128B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4924DAA3"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שבמסגרת השינויים אנו נספק לכם פריט, מוצר או חומר כלשהו שלא מתוך מבחר שנקבע ע"י החברה, אף אם נרכש אצל ספק המועסק על ידיכם באתר שבנדון, לא תהיו אחראים לטיבו, לאיכותו, לכל פגם או קלקול הקיימים או שיתגלו בו, ולכל ההוצאות שיהיו כרוכות בתיקונו ו/או החלפתו.</w:t>
      </w:r>
    </w:p>
    <w:p w14:paraId="25E48259"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4A694FB9"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3.2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במסגרת השינויים אנו נספק פריט/פריטים שערכם הכולל עולה על 10,000 ש"ח נכון ליום החתימה על מסמך זה, אנו מתחייבים לבטחו/לבטחם על חשבוננו, במלוא ערכם, כנגד כל הסיכונים ובכלל זה כנגד כל ליקוי או פגם בפריטים (לרבות כתוצאה מפגיעה בהם בשל ביצוע עבודות על ידכם ו/או ע"י מי מטעמכם), אובדן, גניבה או כל נזק או קלקול מכל סיבה שהיא. בכל מקרה אתם ו/או החברה לא תשאו בכל אחריות, מכל מין וסוג שהוא בקשר עמם. למען הסר ספק מובהר כי בקרות מקרה הביטוח דלעיל, אנו נישא במלוא שיעור ההשתתפות העצמית.</w:t>
      </w:r>
    </w:p>
    <w:p w14:paraId="4524394F"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19B7620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4.</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אינכם מחוייבים להתקין כל פריט שסופק על ידינו בכל מקרה שהפריט אינו מתאים בדיוק למערכת או לתכנית או למפרטי המכר.</w:t>
      </w:r>
    </w:p>
    <w:p w14:paraId="2B3816E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1D2B75E"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5.</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בכל מקרה בו לא ניתן יהיה להשיג חומר מסויים הנדרש לביצוע השינויים לפני מועד ביצועם, תודיעונו על כך ותהיו זכאים, לפי שיקול דעתכם המוחלט, לראות ההזמנה כבטלה לגבי אותו שינוי ולבצע את העבודה בהתאם לתנאי מפרטי המכר הסטנדרטי, בכפוף לכך שתודיעונו על כך בכתב.</w:t>
      </w:r>
    </w:p>
    <w:p w14:paraId="2BD14DC4"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17A1300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6.</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בביצוע השינויים עפ"י הסכם זה כדי לגרום לדחייה במסירת הדירה/ידוע לנו כי הזמנת שינויים זו גורמת להארכת משך הבניה ותגרום לדחייה במסירת הדירה בפרק זמן של עד __    שבועות (להלן: "</w:t>
      </w:r>
      <w:r w:rsidRPr="00E56613">
        <w:rPr>
          <w:rFonts w:ascii="David" w:eastAsia="Times New Roman" w:hAnsi="David" w:cs="David"/>
          <w:b/>
          <w:bCs/>
          <w:snapToGrid w:val="0"/>
          <w:sz w:val="24"/>
          <w:szCs w:val="24"/>
          <w:rtl/>
        </w:rPr>
        <w:t>תקופת הדחייה</w:t>
      </w:r>
      <w:r w:rsidRPr="00E56613">
        <w:rPr>
          <w:rFonts w:ascii="David" w:eastAsia="Times New Roman" w:hAnsi="David" w:cs="David"/>
          <w:snapToGrid w:val="0"/>
          <w:sz w:val="24"/>
          <w:szCs w:val="24"/>
          <w:rtl/>
        </w:rPr>
        <w:t>") מעבר למועד המסירה הקבוע בחוזה המכר (</w:t>
      </w:r>
      <w:r w:rsidRPr="00E56613">
        <w:rPr>
          <w:rFonts w:ascii="David" w:eastAsia="Times New Roman" w:hAnsi="David" w:cs="David"/>
          <w:b/>
          <w:bCs/>
          <w:snapToGrid w:val="0"/>
          <w:sz w:val="24"/>
          <w:szCs w:val="24"/>
          <w:rtl/>
        </w:rPr>
        <w:t>בצירוף תקופת הדחייה המוצדקת הקבועה בו</w:t>
      </w:r>
      <w:r w:rsidRPr="00E56613">
        <w:rPr>
          <w:rFonts w:ascii="David" w:eastAsia="Times New Roman" w:hAnsi="David" w:cs="David"/>
          <w:snapToGrid w:val="0"/>
          <w:sz w:val="24"/>
          <w:szCs w:val="24"/>
          <w:rtl/>
        </w:rPr>
        <w:t>), גם אם ההזמנה תבוטל כולה או חלקה כאמור בסעיף 5 לעיל.</w:t>
      </w:r>
    </w:p>
    <w:p w14:paraId="1DBC052A"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למען הסר ספק מובהר כי לא נהיה זכאים לסעד כלשהו בגין תקופת הדחייה, ותקופת הדחייה תיחשב כ"דחייה מוצדקת", כהגדרתה בחוזה המכר, גם במקרה בו תתארך מעבר לאמור לעיל, בשל גורמים שאינם בשליטתכם.</w:t>
      </w:r>
    </w:p>
    <w:p w14:paraId="511ECB76" w14:textId="77777777" w:rsidR="00E56613" w:rsidRPr="00E56613" w:rsidRDefault="00E56613" w:rsidP="00E56613">
      <w:pPr>
        <w:spacing w:before="0" w:beforeAutospacing="0" w:after="0" w:afterAutospacing="0" w:line="240" w:lineRule="auto"/>
        <w:ind w:left="1480" w:hanging="660"/>
        <w:jc w:val="both"/>
        <w:rPr>
          <w:rFonts w:ascii="David" w:eastAsia="Times New Roman" w:hAnsi="David" w:cs="David"/>
          <w:snapToGrid w:val="0"/>
          <w:sz w:val="24"/>
          <w:szCs w:val="24"/>
          <w:rtl/>
        </w:rPr>
      </w:pPr>
    </w:p>
    <w:p w14:paraId="25705858"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7.</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בהזמנת השינויים עפ"י הסכם זה, גם אם תגרום בפועל לדחייה במועד מסירת הדירה, כדי לגרוע מהתחייבויותינו עפ"י חוזה המכר ו/או כדי לדחות את מועד ביצוען לרבות מועד תשלום יתרת התמורה לחברה בגין הדירה וקיום יתר התחייבויותינו אשר המועד לביצוען עפ"י חוזה המכר הינו למן מועד המסירה הנקוב בו ואילך. מוסכם כי מועד קבלת טופס 4 לבנ</w:t>
      </w:r>
      <w:r w:rsidR="00AD35D2">
        <w:rPr>
          <w:rFonts w:ascii="David" w:eastAsia="Times New Roman" w:hAnsi="David" w:cs="David" w:hint="cs"/>
          <w:snapToGrid w:val="0"/>
          <w:sz w:val="24"/>
          <w:szCs w:val="24"/>
          <w:rtl/>
        </w:rPr>
        <w:t>י</w:t>
      </w:r>
      <w:r w:rsidRPr="00E56613">
        <w:rPr>
          <w:rFonts w:ascii="David" w:eastAsia="Times New Roman" w:hAnsi="David" w:cs="David"/>
          <w:snapToGrid w:val="0"/>
          <w:sz w:val="24"/>
          <w:szCs w:val="24"/>
          <w:rtl/>
        </w:rPr>
        <w:t xml:space="preserve">ין שלא נקבעה בו מניעה לאכלוס הבניין, יחשב כמועד בו הושלמה הדירה עפ"י </w:t>
      </w:r>
      <w:r w:rsidR="00AD35D2" w:rsidRPr="00E56613">
        <w:rPr>
          <w:rFonts w:ascii="David" w:eastAsia="Times New Roman" w:hAnsi="David" w:cs="David" w:hint="cs"/>
          <w:snapToGrid w:val="0"/>
          <w:sz w:val="24"/>
          <w:szCs w:val="24"/>
          <w:rtl/>
        </w:rPr>
        <w:t>התחייבו</w:t>
      </w:r>
      <w:r w:rsidR="00AD35D2" w:rsidRPr="00E56613">
        <w:rPr>
          <w:rFonts w:ascii="David" w:eastAsia="Times New Roman" w:hAnsi="David" w:cs="David" w:hint="eastAsia"/>
          <w:snapToGrid w:val="0"/>
          <w:sz w:val="24"/>
          <w:szCs w:val="24"/>
          <w:rtl/>
        </w:rPr>
        <w:t>ת</w:t>
      </w:r>
      <w:r w:rsidRPr="00E56613">
        <w:rPr>
          <w:rFonts w:ascii="David" w:eastAsia="Times New Roman" w:hAnsi="David" w:cs="David"/>
          <w:snapToGrid w:val="0"/>
          <w:sz w:val="24"/>
          <w:szCs w:val="24"/>
          <w:rtl/>
        </w:rPr>
        <w:t xml:space="preserve"> החברה בחוזה המכר לצורך קביעת המועד המדויק לביצוע התחייבותנו הנזכרות לעיל, וזאת גם אם בעקבות השינויים והתוספות שאנו מזמינים מכם לא תסתיימנה בפועל העבודות בדירה ו/או לא יתקבל טופס 4 לדירה עד למועד הנ"ל.</w:t>
      </w:r>
    </w:p>
    <w:p w14:paraId="61F9DFB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u w:val="single"/>
          <w:rtl/>
        </w:rPr>
      </w:pPr>
    </w:p>
    <w:p w14:paraId="4A084EB7"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8.</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מודגש בזה כי אינכם אחראים לגוונים ולצבעים של הפריטים ולהתאמתם ההדדית. הדבר אמור הן לגבי פריטים המסופקים על ידינו והן לגבי פריטים המסופקים על ידכם.</w:t>
      </w:r>
    </w:p>
    <w:p w14:paraId="3BC0972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66737062"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הסכם זה יחייב אתכם רק לאחר חתימתכם עליו ובכפוף לתנאים הבאים:</w:t>
      </w:r>
    </w:p>
    <w:p w14:paraId="75AB48CC"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4714BB36"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נחתם חוזה מכר מפורט בין החברה לביננו ושולמו על ידינו לחברה לפחות 20% ממחיר הדירה.</w:t>
      </w:r>
    </w:p>
    <w:p w14:paraId="015EDF43"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2FA7BC3F"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ההזמנה אושרה על ידכם על כל פרטיה ו/או בכפיפה למתכונת שאושרה על ידכם.</w:t>
      </w:r>
    </w:p>
    <w:p w14:paraId="50ED8B7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440D0E25"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הנכם רשאים שלא לקבל ההזמנה, כולה או חלקה, לפי שיקול דעתכם הבלעדי. כמו כן ידוע לנו כי ביצוע השינויים בפועל מותנה בזכות החברה ו/או מי מטעמה להתנגד לביצועם.</w:t>
      </w:r>
    </w:p>
    <w:p w14:paraId="43E4676D"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2C608D1A"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9.3</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קבלתם לפחות 50% מהכספים המגיעים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במועד חתימת הסכם זה על ידינו ויתרת הכספים המגיעה לכם </w:t>
      </w:r>
      <w:r w:rsidR="00AD35D2" w:rsidRPr="00E56613">
        <w:rPr>
          <w:rFonts w:ascii="David" w:eastAsia="Times New Roman" w:hAnsi="David" w:cs="David" w:hint="cs"/>
          <w:snapToGrid w:val="0"/>
          <w:sz w:val="24"/>
          <w:szCs w:val="24"/>
          <w:rtl/>
        </w:rPr>
        <w:t>מאתנו</w:t>
      </w:r>
      <w:r w:rsidRPr="00E56613">
        <w:rPr>
          <w:rFonts w:ascii="David" w:eastAsia="Times New Roman" w:hAnsi="David" w:cs="David"/>
          <w:snapToGrid w:val="0"/>
          <w:sz w:val="24"/>
          <w:szCs w:val="24"/>
          <w:rtl/>
        </w:rPr>
        <w:t xml:space="preserve"> תשולם לכם עד סמוך לפני המסירה בפועל אלא אם כן סוכם אחרת בהזמנה.</w:t>
      </w:r>
    </w:p>
    <w:p w14:paraId="0F11E362"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rtl/>
        </w:rPr>
      </w:pPr>
    </w:p>
    <w:p w14:paraId="3C4CDE46"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10.</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אין בהעברת הסכם זה לאישור החברה ו/או יועציה כדי ליצור יריבות ביננו לבין החברה בכל הנוגע לשינויים, וכי אין בכך כדי לגרוע מאחריותכם הבלעדית עפ"י הסכם זה.</w:t>
      </w:r>
    </w:p>
    <w:p w14:paraId="6BF7FBB1"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p>
    <w:p w14:paraId="237FB475"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11.</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ידוע לנו כי בכל מקרה לא ניתן להזמין או לקבל שינויים הנוגדים כל דין או תקן, והזמנה כזו תהיה בטלה מעיקרה אף אם תאושר על ידכם ובאם בוצעה, תחול מלוא האחריות בגין כך - עלינו בלבד.</w:t>
      </w:r>
    </w:p>
    <w:p w14:paraId="753AA96B"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6682618F" w14:textId="77777777" w:rsidR="00E56613" w:rsidRPr="00E56613" w:rsidRDefault="00E56613" w:rsidP="00E56613">
      <w:pPr>
        <w:spacing w:before="0" w:beforeAutospacing="0" w:after="0" w:afterAutospacing="0" w:line="240" w:lineRule="auto"/>
        <w:ind w:left="660" w:hanging="66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12.</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אם יבוטל מכל סיבה שהיא חוזה המכר בין החברה לביננו אנו מתחייבים לשלם לכם עפ"י מחירון השינויים שלכם עבור החזרת מצבה של הדירה למצבה כפי שתוכנן ע"י החברה.</w:t>
      </w:r>
    </w:p>
    <w:p w14:paraId="32E5962C" w14:textId="77777777" w:rsidR="00E56613" w:rsidRPr="00E56613" w:rsidRDefault="00E56613" w:rsidP="00E56613">
      <w:pPr>
        <w:spacing w:before="0" w:beforeAutospacing="0" w:after="0" w:afterAutospacing="0" w:line="240" w:lineRule="auto"/>
        <w:ind w:left="1320" w:hanging="600"/>
        <w:jc w:val="both"/>
        <w:rPr>
          <w:rFonts w:ascii="David" w:eastAsia="Times New Roman" w:hAnsi="David" w:cs="David"/>
          <w:snapToGrid w:val="0"/>
          <w:sz w:val="24"/>
          <w:szCs w:val="24"/>
          <w:u w:val="single"/>
          <w:rtl/>
        </w:rPr>
      </w:pPr>
    </w:p>
    <w:p w14:paraId="2CBEED0D" w14:textId="77777777" w:rsidR="00E56613" w:rsidRPr="00E56613" w:rsidRDefault="00E56613" w:rsidP="00E56613">
      <w:pPr>
        <w:tabs>
          <w:tab w:val="center" w:pos="2540"/>
        </w:tabs>
        <w:spacing w:before="0" w:beforeAutospacing="0" w:after="0" w:afterAutospacing="0" w:line="240" w:lineRule="auto"/>
        <w:ind w:left="240"/>
        <w:rPr>
          <w:rFonts w:ascii="David" w:eastAsia="Times New Roman" w:hAnsi="David" w:cs="David"/>
          <w:snapToGrid w:val="0"/>
          <w:sz w:val="24"/>
          <w:szCs w:val="24"/>
          <w:rtl/>
        </w:rPr>
      </w:pP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בברכה</w:t>
      </w:r>
    </w:p>
    <w:p w14:paraId="3398E81C"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p>
    <w:p w14:paraId="0C0D5297"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______________</w:t>
      </w:r>
      <w:r w:rsidRPr="00E56613">
        <w:rPr>
          <w:rFonts w:ascii="David" w:eastAsia="Times New Roman" w:hAnsi="David" w:cs="David"/>
          <w:snapToGrid w:val="0"/>
          <w:sz w:val="24"/>
          <w:szCs w:val="24"/>
          <w:rtl/>
        </w:rPr>
        <w:tab/>
      </w:r>
      <w:r w:rsidRPr="00E56613">
        <w:rPr>
          <w:rFonts w:ascii="David" w:eastAsia="Times New Roman" w:hAnsi="David" w:cs="David"/>
          <w:snapToGrid w:val="0"/>
          <w:sz w:val="24"/>
          <w:szCs w:val="24"/>
          <w:rtl/>
        </w:rPr>
        <w:tab/>
        <w:t>______________</w:t>
      </w:r>
    </w:p>
    <w:p w14:paraId="76262B37" w14:textId="77777777" w:rsidR="00E56613" w:rsidRPr="00E56613" w:rsidRDefault="00E56613" w:rsidP="00E56613">
      <w:pPr>
        <w:tabs>
          <w:tab w:val="center" w:pos="254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ab/>
        <w:t>תאריך</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                                     הקונה            </w:t>
      </w:r>
    </w:p>
    <w:p w14:paraId="3154DE4F"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1FE143F5"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אנו מאשרים </w:t>
      </w:r>
      <w:r w:rsidRPr="00E56613">
        <w:rPr>
          <w:rFonts w:ascii="David" w:eastAsia="Times New Roman" w:hAnsi="David" w:cs="David"/>
          <w:snapToGrid w:val="0"/>
          <w:color w:val="000000"/>
          <w:sz w:val="24"/>
          <w:szCs w:val="24"/>
          <w:rtl/>
        </w:rPr>
        <w:tab/>
      </w:r>
    </w:p>
    <w:p w14:paraId="1FF8DDE1"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2964CC58"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p>
    <w:p w14:paraId="1B000A03"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_______________</w:t>
      </w:r>
      <w:r w:rsidRPr="00E56613">
        <w:rPr>
          <w:rFonts w:ascii="David" w:eastAsia="Times New Roman" w:hAnsi="David" w:cs="David"/>
          <w:snapToGrid w:val="0"/>
          <w:sz w:val="24"/>
          <w:szCs w:val="24"/>
          <w:rtl/>
        </w:rPr>
        <w:tab/>
        <w:t xml:space="preserve">              _______________</w:t>
      </w:r>
    </w:p>
    <w:p w14:paraId="6B8CD7D9" w14:textId="77777777" w:rsidR="00E56613" w:rsidRPr="00E56613" w:rsidRDefault="00E56613" w:rsidP="00E56613">
      <w:pPr>
        <w:tabs>
          <w:tab w:val="center" w:pos="2540"/>
          <w:tab w:val="right" w:pos="5600"/>
        </w:tabs>
        <w:spacing w:before="0" w:beforeAutospacing="0" w:after="0" w:afterAutospacing="0" w:line="240" w:lineRule="auto"/>
        <w:ind w:left="240"/>
        <w:jc w:val="both"/>
        <w:rPr>
          <w:rFonts w:ascii="David" w:eastAsia="Times New Roman" w:hAnsi="David" w:cs="David"/>
          <w:snapToGrid w:val="0"/>
          <w:sz w:val="24"/>
          <w:szCs w:val="24"/>
          <w:rtl/>
        </w:rPr>
      </w:pPr>
      <w:r w:rsidRPr="00E56613">
        <w:rPr>
          <w:rFonts w:ascii="David" w:eastAsia="Times New Roman" w:hAnsi="David" w:cs="David"/>
          <w:snapToGrid w:val="0"/>
          <w:sz w:val="24"/>
          <w:szCs w:val="24"/>
          <w:rtl/>
        </w:rPr>
        <w:t xml:space="preserve">                                     </w:t>
      </w:r>
      <w:r w:rsidRPr="00E56613">
        <w:rPr>
          <w:rFonts w:ascii="David" w:eastAsia="Times New Roman" w:hAnsi="David" w:cs="David"/>
          <w:snapToGrid w:val="0"/>
          <w:color w:val="000000"/>
          <w:sz w:val="24"/>
          <w:szCs w:val="24"/>
          <w:rtl/>
        </w:rPr>
        <w:tab/>
      </w:r>
      <w:r w:rsidRPr="00E56613">
        <w:rPr>
          <w:rFonts w:ascii="David" w:eastAsia="Times New Roman" w:hAnsi="David" w:cs="David"/>
          <w:snapToGrid w:val="0"/>
          <w:sz w:val="24"/>
          <w:szCs w:val="24"/>
          <w:rtl/>
        </w:rPr>
        <w:t xml:space="preserve">תאריך                                    ה ק ב ל ן       </w:t>
      </w:r>
    </w:p>
    <w:p w14:paraId="154199F8" w14:textId="77777777" w:rsidR="00E56613" w:rsidRPr="00E56613" w:rsidRDefault="00E56613" w:rsidP="00E56613">
      <w:pPr>
        <w:widowControl w:val="0"/>
        <w:spacing w:before="0" w:beforeAutospacing="0" w:after="0" w:afterAutospacing="0" w:line="240" w:lineRule="auto"/>
        <w:jc w:val="center"/>
        <w:rPr>
          <w:rFonts w:ascii="David" w:eastAsia="Times New Roman" w:hAnsi="David" w:cs="David"/>
          <w:b/>
          <w:bCs/>
          <w:snapToGrid w:val="0"/>
          <w:sz w:val="26"/>
          <w:szCs w:val="24"/>
          <w:u w:val="single"/>
          <w:rtl/>
        </w:rPr>
      </w:pPr>
      <w:r w:rsidRPr="00E56613">
        <w:rPr>
          <w:rFonts w:ascii="David" w:eastAsia="Times New Roman" w:hAnsi="David" w:cs="David"/>
          <w:sz w:val="26"/>
          <w:szCs w:val="26"/>
          <w:rtl/>
        </w:rPr>
        <w:br w:type="page"/>
      </w:r>
      <w:r w:rsidRPr="00E56613" w:rsidDel="00F95D3F">
        <w:rPr>
          <w:rFonts w:ascii="David" w:eastAsia="Times New Roman" w:hAnsi="David" w:cs="David"/>
          <w:b/>
          <w:bCs/>
          <w:snapToGrid w:val="0"/>
          <w:sz w:val="26"/>
          <w:szCs w:val="24"/>
          <w:u w:val="single"/>
          <w:rtl/>
        </w:rPr>
        <w:t xml:space="preserve"> </w:t>
      </w:r>
      <w:r w:rsidRPr="00E56613">
        <w:rPr>
          <w:rFonts w:ascii="David" w:eastAsia="Times New Roman" w:hAnsi="David" w:cs="David"/>
          <w:b/>
          <w:bCs/>
          <w:snapToGrid w:val="0"/>
          <w:sz w:val="26"/>
          <w:szCs w:val="24"/>
          <w:u w:val="single"/>
          <w:rtl/>
        </w:rPr>
        <w:t>נספח 3.1.26</w:t>
      </w:r>
    </w:p>
    <w:p w14:paraId="10BC7592"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28F7178A"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תנאים מיוחדים לאספקת אריחי ריצוף וחיפוי, כלים סניטריים, ברזים ו/או ארונות אמבטיה</w:t>
      </w:r>
    </w:p>
    <w:p w14:paraId="2A4ED723" w14:textId="76466DC2"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936047074"/>
          <w:placeholder>
            <w:docPart w:val="E766EDA500D441F2851ABE1C7070169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4" w:author="עינב יורוביצקי" w:date="2020-07-06T10:26:00Z">
            <w:r w:rsidR="001C2A3D">
              <w:rPr>
                <w:rFonts w:ascii="David" w:eastAsia="Times New Roman" w:hAnsi="David" w:cs="David" w:hint="cs"/>
                <w:b/>
                <w:bCs/>
                <w:color w:val="800080"/>
                <w:sz w:val="24"/>
                <w:szCs w:val="24"/>
                <w:u w:val="single"/>
                <w:rtl/>
              </w:rPr>
              <w:t xml:space="preserve">תל אביב </w:t>
            </w:r>
          </w:ins>
        </w:sdtContent>
      </w:sdt>
    </w:p>
    <w:p w14:paraId="2DA0109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0A83CA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w:t>
      </w:r>
    </w:p>
    <w:p w14:paraId="012BB26E"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אספקה עד הדירות של אריחי ריצוף וחיפוי, כלים סניטריים, ברזים ו/או אספקה והתקנה של ארונות אמבטיה בדירות.</w:t>
      </w:r>
    </w:p>
    <w:p w14:paraId="0468DED6"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כמויות האריחים ו/או הכלים ו/או הברזים ו/או ארונות האמבטיה בתאום ובאישור היזם/הקבלן.</w:t>
      </w:r>
    </w:p>
    <w:p w14:paraId="4639660D"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230CC970"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החומרים ו/או העבודות שיסופקו ו/או שיבוצעו על-ידו יבוצעו בהתאם לתקנים ישראליים ומפרטי מכון התקנים, כי הוא מודע למיקום המיועד להתקנת כל פריט, שהחומרים המוצעים על-ידו מתאימים ו/או שהעבודות תבוצענה בהתאם לתנאים הצפויים במקום המיועד. הספק מצהיר שהוצגו בפניו תכניות ומפרט המכר הסטנדרטי לרוכשים בפרויקט ושהחומרים ו/או ושהעבודות שיסופקו ו/או שיבוצעו על-ידו לא יהיו/לא תבוצענה בסתירה לאמור בהם.</w:t>
      </w:r>
    </w:p>
    <w:p w14:paraId="3C989791"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ab/>
        <w:t>בכל מקרה של סתירה בין המפרט שלהלן למפרט ותכניות המכר יפנה הספק לקבלן וליזם לפני הייצור/האספקה לקבלת הוראות. מוסכם שמחיר העבודות החומרים/אביזרים ו/או החיפויים והכלים הסניטריים נקבע עפ"י האפשרות היקרה יותר.</w:t>
      </w:r>
    </w:p>
    <w:p w14:paraId="44FB7343"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 xml:space="preserve">הספק יספק תעודות אחריות לחומרים ולאביזרים המסופקים על ידו לכל דירה בנפרד. אחריות הספק בהתאם להתחייבות מוכר הדירה עפ"י חוק המכר (דירות). </w:t>
      </w:r>
    </w:p>
    <w:p w14:paraId="7D81A628" w14:textId="77777777" w:rsidR="00E56613" w:rsidRP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ה.</w:t>
      </w:r>
      <w:r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71D03E0B"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CE9336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796565DB"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לאספקת אריחי ריצוף וחיפוי, כלים סניטריים, ברזים ו/או ליצור אספקת והתקנת ארונות אמבטיה בפרויקט/בבניין.</w:t>
      </w:r>
    </w:p>
    <w:p w14:paraId="42017D4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היזם/הקבלן רשאי לאפשר לרוכשי הדירות בפרויקט/בבניינים לבחור מאיזה ספק יוזמנו החומרים/האביזרים ו/או העבודה. היזם/הקבלן רשאי לאפשר לרוכשי הדירות בפרויקט/בבניינים לספק חומרים/אביזרים גם מספקים שהיזם/הקבלן לא התקשר עימם.</w:t>
      </w:r>
    </w:p>
    <w:p w14:paraId="4E306E1A"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32FCBCB4" w14:textId="77777777" w:rsidR="00E56613" w:rsidRDefault="00E56613" w:rsidP="00E56613">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את ארונות האמבטיה או שהספק יספק אך לא יתקין ארונות אלה.</w:t>
      </w:r>
    </w:p>
    <w:p w14:paraId="24E01664" w14:textId="77777777" w:rsidR="00E56613" w:rsidRPr="00E56613" w:rsidRDefault="00E56613" w:rsidP="00AD35D2">
      <w:pPr>
        <w:spacing w:before="0" w:beforeAutospacing="0" w:after="0" w:afterAutospacing="0" w:line="360" w:lineRule="auto"/>
        <w:ind w:left="651" w:hanging="567"/>
        <w:jc w:val="both"/>
        <w:rPr>
          <w:rFonts w:ascii="David" w:eastAsia="Times New Roman" w:hAnsi="David" w:cs="David"/>
          <w:b/>
          <w:bCs/>
          <w:sz w:val="24"/>
          <w:szCs w:val="24"/>
          <w:u w:val="single"/>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החומרים/אביזרים/ארונות</w:t>
      </w:r>
    </w:p>
    <w:p w14:paraId="43C7BB5E" w14:textId="77777777" w:rsidR="00E56613" w:rsidRPr="00E56613" w:rsidRDefault="00E56613" w:rsidP="00AD35D2">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(יימסר לקבלן לאחר שהיזם יסכם עם הספקים הממונים)</w:t>
      </w:r>
    </w:p>
    <w:p w14:paraId="606BD219"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6"/>
          <w:szCs w:val="26"/>
          <w:rtl/>
        </w:rPr>
        <w:t xml:space="preserve">3.1       </w:t>
      </w:r>
      <w:r w:rsidRPr="00E56613">
        <w:rPr>
          <w:rFonts w:ascii="David" w:eastAsia="Times New Roman" w:hAnsi="David" w:cs="David"/>
          <w:sz w:val="24"/>
          <w:szCs w:val="24"/>
          <w:rtl/>
        </w:rPr>
        <w:t xml:space="preserve">הספק מתחייב שהפריטים הנ"ל יהיו ברשותו בכל עת עד לסיום הקמת הפרויקט. </w:t>
      </w:r>
    </w:p>
    <w:p w14:paraId="2367F7D4"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r w:rsidRPr="00E56613">
        <w:rPr>
          <w:rFonts w:ascii="David" w:eastAsia="Times New Roman" w:hAnsi="David" w:cs="David"/>
          <w:sz w:val="24"/>
          <w:szCs w:val="24"/>
          <w:rtl/>
        </w:rPr>
        <w:t>3.2       הספק לא יציע לרוכשי הדירות (במסגרת הסטנדרט) פריטים אחרים אלא באישור       היזם.</w:t>
      </w:r>
    </w:p>
    <w:p w14:paraId="669B4553"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6DBF5BA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החומרים, האביזרים והעבודות</w:t>
      </w:r>
      <w:r w:rsidRPr="00E56613">
        <w:rPr>
          <w:rFonts w:ascii="David" w:eastAsia="Times New Roman" w:hAnsi="David" w:cs="David"/>
          <w:sz w:val="24"/>
          <w:szCs w:val="24"/>
          <w:rtl/>
        </w:rPr>
        <w:t xml:space="preserve"> בכפוף למפרט הדייר</w:t>
      </w:r>
    </w:p>
    <w:p w14:paraId="612C72C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4.1</w:t>
      </w:r>
      <w:r w:rsidRPr="00E56613">
        <w:rPr>
          <w:rFonts w:ascii="David" w:eastAsia="Times New Roman" w:hAnsi="David" w:cs="David"/>
          <w:sz w:val="24"/>
          <w:szCs w:val="24"/>
          <w:rtl/>
        </w:rPr>
        <w:tab/>
      </w:r>
      <w:r w:rsidRPr="00E56613">
        <w:rPr>
          <w:rFonts w:ascii="David" w:eastAsia="Times New Roman" w:hAnsi="David" w:cs="David"/>
          <w:sz w:val="24"/>
          <w:szCs w:val="24"/>
          <w:rtl/>
        </w:rPr>
        <w:tab/>
      </w:r>
      <w:r w:rsidRPr="00E56613">
        <w:rPr>
          <w:rFonts w:ascii="David" w:eastAsia="Times New Roman" w:hAnsi="David" w:cs="David"/>
          <w:sz w:val="24"/>
          <w:szCs w:val="24"/>
          <w:u w:val="single"/>
          <w:rtl/>
        </w:rPr>
        <w:t>תיאור ומחיר</w:t>
      </w:r>
      <w:r w:rsidRPr="00E56613">
        <w:rPr>
          <w:rFonts w:ascii="David" w:eastAsia="Times New Roman" w:hAnsi="David" w:cs="David"/>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56613" w:rsidRPr="00E56613" w14:paraId="63DE7020" w14:textId="77777777" w:rsidTr="00E56613">
        <w:tc>
          <w:tcPr>
            <w:tcW w:w="567" w:type="dxa"/>
            <w:tcBorders>
              <w:top w:val="single" w:sz="4" w:space="0" w:color="auto"/>
              <w:left w:val="single" w:sz="4" w:space="0" w:color="auto"/>
              <w:bottom w:val="single" w:sz="4" w:space="0" w:color="auto"/>
              <w:right w:val="single" w:sz="4" w:space="0" w:color="auto"/>
            </w:tcBorders>
          </w:tcPr>
          <w:p w14:paraId="013C3D6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p>
        </w:tc>
        <w:tc>
          <w:tcPr>
            <w:tcW w:w="5670" w:type="dxa"/>
            <w:tcBorders>
              <w:top w:val="single" w:sz="4" w:space="0" w:color="auto"/>
              <w:left w:val="single" w:sz="4" w:space="0" w:color="auto"/>
              <w:bottom w:val="single" w:sz="4" w:space="0" w:color="auto"/>
              <w:right w:val="single" w:sz="4" w:space="0" w:color="auto"/>
            </w:tcBorders>
          </w:tcPr>
          <w:p w14:paraId="7F0C244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ת</w:t>
            </w:r>
            <w:r w:rsidR="00AD35D2">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אור</w:t>
            </w:r>
          </w:p>
        </w:tc>
        <w:tc>
          <w:tcPr>
            <w:tcW w:w="2552" w:type="dxa"/>
            <w:tcBorders>
              <w:top w:val="single" w:sz="4" w:space="0" w:color="auto"/>
              <w:left w:val="single" w:sz="4" w:space="0" w:color="auto"/>
              <w:bottom w:val="single" w:sz="4" w:space="0" w:color="auto"/>
              <w:right w:val="single" w:sz="4" w:space="0" w:color="auto"/>
            </w:tcBorders>
          </w:tcPr>
          <w:p w14:paraId="0FD7C64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מחיר</w:t>
            </w:r>
          </w:p>
        </w:tc>
      </w:tr>
      <w:tr w:rsidR="00E56613" w:rsidRPr="00E56613" w14:paraId="292AD619" w14:textId="77777777" w:rsidTr="00E56613">
        <w:tc>
          <w:tcPr>
            <w:tcW w:w="567" w:type="dxa"/>
            <w:tcBorders>
              <w:top w:val="single" w:sz="4" w:space="0" w:color="auto"/>
              <w:left w:val="single" w:sz="4" w:space="0" w:color="auto"/>
              <w:bottom w:val="single" w:sz="4" w:space="0" w:color="auto"/>
              <w:right w:val="single" w:sz="4" w:space="0" w:color="auto"/>
            </w:tcBorders>
          </w:tcPr>
          <w:p w14:paraId="67806FC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454C7A8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2204B1E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  ₪ /יח'</w:t>
            </w:r>
          </w:p>
        </w:tc>
      </w:tr>
      <w:tr w:rsidR="00E56613" w:rsidRPr="00E56613" w14:paraId="26D7E10D" w14:textId="77777777" w:rsidTr="00E56613">
        <w:tc>
          <w:tcPr>
            <w:tcW w:w="567" w:type="dxa"/>
            <w:tcBorders>
              <w:top w:val="single" w:sz="4" w:space="0" w:color="auto"/>
              <w:left w:val="single" w:sz="4" w:space="0" w:color="auto"/>
              <w:bottom w:val="single" w:sz="4" w:space="0" w:color="auto"/>
              <w:right w:val="single" w:sz="4" w:space="0" w:color="auto"/>
            </w:tcBorders>
          </w:tcPr>
          <w:p w14:paraId="6B64405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0006345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0912872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4678924D" w14:textId="77777777" w:rsidTr="00E56613">
        <w:tc>
          <w:tcPr>
            <w:tcW w:w="567" w:type="dxa"/>
            <w:tcBorders>
              <w:top w:val="single" w:sz="4" w:space="0" w:color="auto"/>
              <w:left w:val="single" w:sz="4" w:space="0" w:color="auto"/>
              <w:bottom w:val="single" w:sz="4" w:space="0" w:color="auto"/>
              <w:right w:val="single" w:sz="4" w:space="0" w:color="auto"/>
            </w:tcBorders>
          </w:tcPr>
          <w:p w14:paraId="42E176D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5E99434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38B658C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4E93C2A2" w14:textId="77777777" w:rsidTr="00E56613">
        <w:tc>
          <w:tcPr>
            <w:tcW w:w="567" w:type="dxa"/>
            <w:tcBorders>
              <w:top w:val="single" w:sz="4" w:space="0" w:color="auto"/>
              <w:left w:val="single" w:sz="4" w:space="0" w:color="auto"/>
              <w:bottom w:val="single" w:sz="4" w:space="0" w:color="auto"/>
              <w:right w:val="single" w:sz="4" w:space="0" w:color="auto"/>
            </w:tcBorders>
          </w:tcPr>
          <w:p w14:paraId="1A915CC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55A2139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45D6700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11DB09ED" w14:textId="77777777" w:rsidTr="00E56613">
        <w:tc>
          <w:tcPr>
            <w:tcW w:w="567" w:type="dxa"/>
            <w:tcBorders>
              <w:top w:val="single" w:sz="4" w:space="0" w:color="auto"/>
              <w:left w:val="single" w:sz="4" w:space="0" w:color="auto"/>
              <w:bottom w:val="single" w:sz="4" w:space="0" w:color="auto"/>
              <w:right w:val="single" w:sz="4" w:space="0" w:color="auto"/>
            </w:tcBorders>
          </w:tcPr>
          <w:p w14:paraId="159EACC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03560AC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16E95E8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6CF14764" w14:textId="77777777" w:rsidTr="00E56613">
        <w:tc>
          <w:tcPr>
            <w:tcW w:w="567" w:type="dxa"/>
            <w:tcBorders>
              <w:top w:val="single" w:sz="4" w:space="0" w:color="auto"/>
              <w:left w:val="single" w:sz="4" w:space="0" w:color="auto"/>
              <w:bottom w:val="single" w:sz="4" w:space="0" w:color="auto"/>
              <w:right w:val="single" w:sz="4" w:space="0" w:color="auto"/>
            </w:tcBorders>
          </w:tcPr>
          <w:p w14:paraId="1B18902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185E235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6E7DD8C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 יח'</w:t>
            </w:r>
          </w:p>
        </w:tc>
      </w:tr>
      <w:tr w:rsidR="00E56613" w:rsidRPr="00E56613" w14:paraId="6E74A95B" w14:textId="77777777" w:rsidTr="00E56613">
        <w:trPr>
          <w:trHeight w:val="457"/>
        </w:trPr>
        <w:tc>
          <w:tcPr>
            <w:tcW w:w="567" w:type="dxa"/>
            <w:tcBorders>
              <w:top w:val="single" w:sz="4" w:space="0" w:color="auto"/>
              <w:left w:val="single" w:sz="4" w:space="0" w:color="auto"/>
              <w:bottom w:val="single" w:sz="4" w:space="0" w:color="auto"/>
              <w:right w:val="single" w:sz="4" w:space="0" w:color="auto"/>
            </w:tcBorders>
          </w:tcPr>
          <w:p w14:paraId="7F4CBB1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3DB2539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7D3ED4B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כולל במחיר האסלה</w:t>
            </w:r>
          </w:p>
        </w:tc>
      </w:tr>
      <w:tr w:rsidR="00E56613" w:rsidRPr="00E56613" w14:paraId="0E66CF48" w14:textId="77777777" w:rsidTr="00E56613">
        <w:tc>
          <w:tcPr>
            <w:tcW w:w="567" w:type="dxa"/>
            <w:tcBorders>
              <w:top w:val="single" w:sz="4" w:space="0" w:color="auto"/>
              <w:left w:val="single" w:sz="4" w:space="0" w:color="auto"/>
              <w:bottom w:val="single" w:sz="4" w:space="0" w:color="auto"/>
              <w:right w:val="single" w:sz="4" w:space="0" w:color="auto"/>
            </w:tcBorders>
          </w:tcPr>
          <w:p w14:paraId="0C91FF9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5806531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05AE650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6F1ECFA" w14:textId="77777777" w:rsidTr="00E56613">
        <w:tc>
          <w:tcPr>
            <w:tcW w:w="567" w:type="dxa"/>
            <w:tcBorders>
              <w:top w:val="single" w:sz="4" w:space="0" w:color="auto"/>
              <w:left w:val="single" w:sz="4" w:space="0" w:color="auto"/>
              <w:bottom w:val="single" w:sz="4" w:space="0" w:color="auto"/>
              <w:right w:val="single" w:sz="4" w:space="0" w:color="auto"/>
            </w:tcBorders>
          </w:tcPr>
          <w:p w14:paraId="192ABBC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1773554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3E9A77C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A124E3E" w14:textId="77777777" w:rsidTr="00E56613">
        <w:tc>
          <w:tcPr>
            <w:tcW w:w="567" w:type="dxa"/>
            <w:tcBorders>
              <w:top w:val="single" w:sz="4" w:space="0" w:color="auto"/>
              <w:left w:val="single" w:sz="4" w:space="0" w:color="auto"/>
              <w:bottom w:val="single" w:sz="4" w:space="0" w:color="auto"/>
              <w:right w:val="single" w:sz="4" w:space="0" w:color="auto"/>
            </w:tcBorders>
          </w:tcPr>
          <w:p w14:paraId="4A1D0AF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5739640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4FBFBF1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C54B4E9" w14:textId="77777777" w:rsidTr="00E56613">
        <w:tc>
          <w:tcPr>
            <w:tcW w:w="567" w:type="dxa"/>
            <w:tcBorders>
              <w:top w:val="single" w:sz="4" w:space="0" w:color="auto"/>
              <w:left w:val="single" w:sz="4" w:space="0" w:color="auto"/>
              <w:bottom w:val="single" w:sz="4" w:space="0" w:color="auto"/>
              <w:right w:val="single" w:sz="4" w:space="0" w:color="auto"/>
            </w:tcBorders>
          </w:tcPr>
          <w:p w14:paraId="7B504A2E"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523AC69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33E2514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20D3D763" w14:textId="77777777" w:rsidTr="00E56613">
        <w:tc>
          <w:tcPr>
            <w:tcW w:w="567" w:type="dxa"/>
            <w:tcBorders>
              <w:top w:val="single" w:sz="4" w:space="0" w:color="auto"/>
              <w:left w:val="single" w:sz="4" w:space="0" w:color="auto"/>
              <w:bottom w:val="single" w:sz="4" w:space="0" w:color="auto"/>
              <w:right w:val="single" w:sz="4" w:space="0" w:color="auto"/>
            </w:tcBorders>
          </w:tcPr>
          <w:p w14:paraId="28AD1740"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1361CC7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29EDBF6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498D6744" w14:textId="77777777" w:rsidTr="00E56613">
        <w:tc>
          <w:tcPr>
            <w:tcW w:w="567" w:type="dxa"/>
            <w:tcBorders>
              <w:top w:val="single" w:sz="4" w:space="0" w:color="auto"/>
              <w:left w:val="single" w:sz="4" w:space="0" w:color="auto"/>
              <w:bottom w:val="single" w:sz="4" w:space="0" w:color="auto"/>
              <w:right w:val="single" w:sz="4" w:space="0" w:color="auto"/>
            </w:tcBorders>
          </w:tcPr>
          <w:p w14:paraId="79FAC10F"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23CD6352"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196818D5"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0722924E" w14:textId="77777777" w:rsidTr="00E56613">
        <w:tc>
          <w:tcPr>
            <w:tcW w:w="567" w:type="dxa"/>
            <w:tcBorders>
              <w:top w:val="single" w:sz="4" w:space="0" w:color="auto"/>
              <w:left w:val="single" w:sz="4" w:space="0" w:color="auto"/>
              <w:bottom w:val="single" w:sz="4" w:space="0" w:color="auto"/>
              <w:right w:val="single" w:sz="4" w:space="0" w:color="auto"/>
            </w:tcBorders>
          </w:tcPr>
          <w:p w14:paraId="50BF64E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598F03E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5E94A24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יח'</w:t>
            </w:r>
          </w:p>
        </w:tc>
      </w:tr>
      <w:tr w:rsidR="00E56613" w:rsidRPr="00E56613" w14:paraId="7FD2C1E0" w14:textId="77777777" w:rsidTr="00E56613">
        <w:tc>
          <w:tcPr>
            <w:tcW w:w="567" w:type="dxa"/>
            <w:tcBorders>
              <w:top w:val="single" w:sz="4" w:space="0" w:color="auto"/>
              <w:left w:val="single" w:sz="4" w:space="0" w:color="auto"/>
              <w:bottom w:val="single" w:sz="4" w:space="0" w:color="auto"/>
              <w:right w:val="single" w:sz="4" w:space="0" w:color="auto"/>
            </w:tcBorders>
          </w:tcPr>
          <w:p w14:paraId="54536E43"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1FB9D57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ארון אמבטיה באורך </w:t>
            </w:r>
            <w:smartTag w:uri="urn:schemas-microsoft-com:office:smarttags" w:element="metricconverter">
              <w:smartTagPr>
                <w:attr w:name="ProductID" w:val="160 ס&quot;מ"/>
              </w:smartTagPr>
              <w:r w:rsidRPr="00E56613">
                <w:rPr>
                  <w:rFonts w:ascii="David" w:eastAsia="Times New Roman" w:hAnsi="David" w:cs="David"/>
                  <w:sz w:val="24"/>
                  <w:szCs w:val="24"/>
                  <w:rtl/>
                </w:rPr>
                <w:t>160 ס"מ</w:t>
              </w:r>
            </w:smartTag>
            <w:r w:rsidRPr="00E56613">
              <w:rPr>
                <w:rFonts w:ascii="David" w:eastAsia="Times New Roman" w:hAnsi="David" w:cs="David"/>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373ED088"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6C4FD6E5" w14:textId="77777777" w:rsidTr="00E56613">
        <w:tc>
          <w:tcPr>
            <w:tcW w:w="567" w:type="dxa"/>
            <w:tcBorders>
              <w:top w:val="single" w:sz="4" w:space="0" w:color="auto"/>
              <w:left w:val="single" w:sz="4" w:space="0" w:color="auto"/>
              <w:bottom w:val="single" w:sz="4" w:space="0" w:color="auto"/>
              <w:right w:val="single" w:sz="4" w:space="0" w:color="auto"/>
            </w:tcBorders>
          </w:tcPr>
          <w:p w14:paraId="5364B1B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5902F014"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60C1225B"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r w:rsidR="00E56613" w:rsidRPr="00E56613" w14:paraId="69461E40" w14:textId="77777777" w:rsidTr="00E56613">
        <w:tc>
          <w:tcPr>
            <w:tcW w:w="567" w:type="dxa"/>
            <w:tcBorders>
              <w:top w:val="single" w:sz="4" w:space="0" w:color="auto"/>
              <w:left w:val="single" w:sz="4" w:space="0" w:color="auto"/>
              <w:bottom w:val="single" w:sz="4" w:space="0" w:color="auto"/>
              <w:right w:val="single" w:sz="4" w:space="0" w:color="auto"/>
            </w:tcBorders>
          </w:tcPr>
          <w:p w14:paraId="4DF4073A"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25C6159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3B37DDD6"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 קומפלט</w:t>
            </w:r>
          </w:p>
        </w:tc>
      </w:tr>
    </w:tbl>
    <w:p w14:paraId="4203705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p>
    <w:p w14:paraId="18F99372"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4.2</w:t>
      </w:r>
      <w:r w:rsidRPr="00E56613">
        <w:rPr>
          <w:rFonts w:ascii="David" w:eastAsia="Times New Roman" w:hAnsi="David" w:cs="David"/>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399A4E16" w14:textId="77777777" w:rsidR="00E56613" w:rsidRPr="00AD35D2" w:rsidRDefault="00E56613" w:rsidP="00E56613">
      <w:pPr>
        <w:spacing w:before="0" w:beforeAutospacing="0" w:after="0" w:afterAutospacing="0" w:line="360" w:lineRule="auto"/>
        <w:ind w:left="1440" w:hanging="465"/>
        <w:rPr>
          <w:rFonts w:ascii="David" w:eastAsia="Times New Roman" w:hAnsi="David" w:cs="David"/>
          <w:color w:val="00B0F0"/>
          <w:sz w:val="24"/>
          <w:szCs w:val="24"/>
          <w:rtl/>
        </w:rPr>
      </w:pPr>
    </w:p>
    <w:p w14:paraId="6FB27B61" w14:textId="1AA40A49" w:rsidR="00AD35D2" w:rsidRDefault="00E56613" w:rsidP="00AD35D2">
      <w:pPr>
        <w:spacing w:before="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4.3  </w:t>
      </w:r>
      <w:r w:rsidRPr="00E56613">
        <w:rPr>
          <w:rFonts w:ascii="David" w:eastAsia="Times New Roman" w:hAnsi="David" w:cs="David"/>
          <w:sz w:val="24"/>
          <w:szCs w:val="24"/>
          <w:rtl/>
        </w:rPr>
        <w:tab/>
        <w:t>המחירים יהיו צמודים ל-</w:t>
      </w:r>
      <w:sdt>
        <w:sdtPr>
          <w:rPr>
            <w:rFonts w:ascii="David" w:eastAsia="Times New Roman" w:hAnsi="David" w:cs="David"/>
            <w:color w:val="000080"/>
            <w:sz w:val="24"/>
            <w:szCs w:val="24"/>
            <w:rtl/>
          </w:rPr>
          <w:alias w:val="סוג מדד כותרת"/>
          <w:tag w:val="cntMadadTypeTitle"/>
          <w:id w:val="1788387249"/>
          <w:placeholder>
            <w:docPart w:val="3C1CED3C9BCD4F1DB8932356A4D9E283"/>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55" w:author="עינב יורוביצקי" w:date="2020-07-06T10:33:00Z">
            <w:r w:rsidR="001E4512">
              <w:rPr>
                <w:rFonts w:ascii="David" w:eastAsia="Times New Roman" w:hAnsi="David" w:cs="David" w:hint="cs"/>
                <w:color w:val="000080"/>
                <w:sz w:val="24"/>
                <w:szCs w:val="24"/>
                <w:rtl/>
              </w:rPr>
              <w:t>מדד תשומות הבניה</w:t>
            </w:r>
          </w:ins>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1048270242"/>
          <w:placeholder>
            <w:docPart w:val="390DD7D6EFEC4432A9A82E052AD801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56" w:author="עינב יורוביצקי" w:date="2020-07-06T10:33:00Z">
            <w:r w:rsidR="001E4512">
              <w:rPr>
                <w:rFonts w:ascii="David" w:eastAsia="Times New Roman" w:hAnsi="David" w:cs="David" w:hint="cs"/>
                <w:color w:val="000080"/>
                <w:sz w:val="24"/>
                <w:szCs w:val="24"/>
                <w:rtl/>
              </w:rPr>
              <w:t>ידוע</w:t>
            </w:r>
          </w:ins>
        </w:sdtContent>
      </w:sdt>
      <w:r w:rsidRPr="00E56613">
        <w:rPr>
          <w:rFonts w:ascii="David" w:eastAsia="Times New Roman" w:hAnsi="David" w:cs="David"/>
          <w:sz w:val="24"/>
          <w:szCs w:val="24"/>
          <w:rtl/>
        </w:rPr>
        <w:t xml:space="preserve"> </w:t>
      </w:r>
    </w:p>
    <w:p w14:paraId="2D342CD4" w14:textId="7410EE4D" w:rsidR="00E56613" w:rsidRPr="00E56613" w:rsidRDefault="00AD35D2" w:rsidP="00AD35D2">
      <w:pPr>
        <w:spacing w:before="0" w:beforeAutospacing="0" w:after="0" w:afterAutospacing="0" w:line="360" w:lineRule="auto"/>
        <w:ind w:left="1440" w:hanging="720"/>
        <w:jc w:val="both"/>
        <w:rPr>
          <w:rFonts w:ascii="David" w:eastAsia="Times New Roman" w:hAnsi="David" w:cs="David"/>
          <w:sz w:val="24"/>
          <w:szCs w:val="24"/>
          <w:rtl/>
        </w:rPr>
      </w:pP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בתאריך </w:t>
      </w:r>
      <w:sdt>
        <w:sdtPr>
          <w:rPr>
            <w:rFonts w:ascii="David" w:eastAsia="Times New Roman" w:hAnsi="David" w:cs="David"/>
            <w:color w:val="000080"/>
            <w:sz w:val="24"/>
            <w:szCs w:val="24"/>
            <w:rtl/>
          </w:rPr>
          <w:alias w:val="מדד בסיס"/>
          <w:tag w:val="cntMadadBase"/>
          <w:id w:val="-23796680"/>
          <w:placeholder>
            <w:docPart w:val="0EC8AFB8C2644569944A7741F2FE5C0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6-01T00:00:00Z">
            <w:dateFormat w:val="dd/MM/yyyy"/>
            <w:lid w:val="he-IL"/>
            <w:storeMappedDataAs w:val="dateTime"/>
            <w:calendar w:val="gregorian"/>
          </w:date>
        </w:sdtPr>
        <w:sdtEndPr/>
        <w:sdtContent>
          <w:ins w:id="57" w:author="עינב יורוביצקי" w:date="2020-07-06T10:32:00Z">
            <w:r w:rsidR="001E4512">
              <w:rPr>
                <w:rFonts w:ascii="David" w:eastAsia="Times New Roman" w:hAnsi="David" w:cs="David" w:hint="cs"/>
                <w:color w:val="000080"/>
                <w:sz w:val="24"/>
                <w:szCs w:val="24"/>
                <w:rtl/>
              </w:rPr>
              <w:t>‏01/06/2020</w:t>
            </w:r>
          </w:ins>
        </w:sdtContent>
      </w:sdt>
      <w:r w:rsidR="00E56613"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1721739277"/>
          <w:placeholder>
            <w:docPart w:val="15270A8535FE4FBE87B7CCAE0B0E39B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58" w:author="עינב יורוביצקי" w:date="2020-07-06T10:33:00Z">
            <w:r w:rsidR="001E4512">
              <w:rPr>
                <w:rFonts w:ascii="David" w:eastAsia="Times New Roman" w:hAnsi="David" w:cs="David" w:hint="cs"/>
                <w:color w:val="000080"/>
                <w:sz w:val="24"/>
                <w:szCs w:val="24"/>
                <w:rtl/>
              </w:rPr>
              <w:t>310.7801</w:t>
            </w:r>
          </w:ins>
        </w:sdtContent>
      </w:sdt>
      <w:r w:rsidR="00E56613" w:rsidRPr="00E56613">
        <w:rPr>
          <w:rFonts w:ascii="David" w:eastAsia="Times New Roman" w:hAnsi="David" w:cs="David"/>
          <w:sz w:val="24"/>
          <w:szCs w:val="24"/>
          <w:rtl/>
        </w:rPr>
        <w:t xml:space="preserve"> נקודות.</w:t>
      </w:r>
    </w:p>
    <w:p w14:paraId="45A88CC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4.4      הסכומים הנ"ל אינם כוללים מע"מ.</w:t>
      </w:r>
    </w:p>
    <w:p w14:paraId="6E2D2D8B"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56390E61"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65E973D5"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הספק ימסור לקבלן ערבות אוטונומית בסך 5% מאומדן מחיר החומרים (אביזרים) העבודות הכולל לפרויקט/לבניין.</w:t>
      </w:r>
    </w:p>
    <w:p w14:paraId="480D8EFD"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4B336D3B" w14:textId="77777777" w:rsidR="00E56613" w:rsidRPr="00E56613" w:rsidRDefault="00E56613" w:rsidP="00E74841">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F77C53" w:rsidRPr="00CD6E5A">
        <w:rPr>
          <w:rFonts w:ascii="Calibri" w:eastAsia="Calibri" w:hAnsi="Calibri" w:cs="David" w:hint="eastAsia"/>
          <w:sz w:val="24"/>
          <w:szCs w:val="24"/>
          <w:rtl/>
        </w:rPr>
        <w:t>הקבלן</w:t>
      </w:r>
      <w:r w:rsidR="00F77C53" w:rsidRPr="00CD6E5A">
        <w:rPr>
          <w:rFonts w:ascii="Calibri" w:eastAsia="Calibri" w:hAnsi="Calibri" w:cs="David"/>
          <w:sz w:val="24"/>
          <w:szCs w:val="24"/>
          <w:rtl/>
        </w:rPr>
        <w:t xml:space="preserve"> אחראי כי </w:t>
      </w:r>
      <w:r w:rsidR="00F77C53" w:rsidRPr="00F77C53">
        <w:rPr>
          <w:rFonts w:ascii="David" w:eastAsia="Times New Roman" w:hAnsi="David" w:cs="David" w:hint="cs"/>
          <w:sz w:val="24"/>
          <w:szCs w:val="24"/>
          <w:rtl/>
        </w:rPr>
        <w:t xml:space="preserve"> </w:t>
      </w:r>
      <w:r w:rsidR="00F77C53" w:rsidRPr="00F77C53">
        <w:rPr>
          <w:rFonts w:ascii="David" w:eastAsia="Times New Roman" w:hAnsi="David" w:cs="David"/>
          <w:sz w:val="24"/>
          <w:szCs w:val="24"/>
          <w:rtl/>
        </w:rPr>
        <w:t xml:space="preserve">הספק </w:t>
      </w:r>
      <w:r w:rsidR="00F77C53" w:rsidRPr="00F77C53">
        <w:rPr>
          <w:rFonts w:ascii="David" w:eastAsia="Times New Roman" w:hAnsi="David" w:cs="David" w:hint="cs"/>
          <w:sz w:val="24"/>
          <w:szCs w:val="24"/>
          <w:rtl/>
        </w:rPr>
        <w:t>ית</w:t>
      </w:r>
      <w:r w:rsidR="00F77C53" w:rsidRPr="00F77C53">
        <w:rPr>
          <w:rFonts w:ascii="David" w:eastAsia="Times New Roman" w:hAnsi="David" w:cs="David"/>
          <w:sz w:val="24"/>
          <w:szCs w:val="24"/>
          <w:rtl/>
        </w:rPr>
        <w:t xml:space="preserve">חייב </w:t>
      </w:r>
      <w:r w:rsidR="00F77C53" w:rsidRPr="00C24089">
        <w:rPr>
          <w:rFonts w:ascii="David" w:eastAsia="Times New Roman" w:hAnsi="David" w:cs="David"/>
          <w:sz w:val="24"/>
          <w:szCs w:val="24"/>
          <w:rtl/>
        </w:rPr>
        <w:t xml:space="preserve">להציע </w:t>
      </w:r>
      <w:r w:rsidR="00F77C53" w:rsidRPr="00F77C53">
        <w:rPr>
          <w:rFonts w:ascii="David" w:eastAsia="Times New Roman" w:hAnsi="David" w:cs="David"/>
          <w:sz w:val="24"/>
          <w:szCs w:val="24"/>
          <w:rtl/>
        </w:rPr>
        <w:t>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0EF24ACD"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שלבי תשלום</w:t>
      </w:r>
    </w:p>
    <w:p w14:paraId="002C5033"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 xml:space="preserve">לאחר אספקת החומרים/האביזרים לדירה באתר </w:t>
      </w:r>
      <w:r w:rsidRPr="00E56613">
        <w:rPr>
          <w:rFonts w:ascii="David" w:eastAsia="Times New Roman" w:hAnsi="David" w:cs="David"/>
          <w:sz w:val="24"/>
          <w:szCs w:val="24"/>
          <w:rtl/>
        </w:rPr>
        <w:tab/>
        <w:t>-60%</w:t>
      </w:r>
    </w:p>
    <w:p w14:paraId="3F0D7112"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 xml:space="preserve">לאחר גמר התקנת החומרים/האביזרים בדירה </w:t>
      </w:r>
      <w:r w:rsidRPr="00E56613">
        <w:rPr>
          <w:rFonts w:ascii="David" w:eastAsia="Times New Roman" w:hAnsi="David" w:cs="David"/>
          <w:sz w:val="24"/>
          <w:szCs w:val="24"/>
          <w:rtl/>
        </w:rPr>
        <w:tab/>
        <w:t>- 30%</w:t>
      </w:r>
    </w:p>
    <w:p w14:paraId="01B79064" w14:textId="77777777" w:rsidR="00E56613" w:rsidRPr="00E56613" w:rsidRDefault="00E56613" w:rsidP="00E56613">
      <w:pPr>
        <w:spacing w:before="120" w:beforeAutospacing="0" w:after="0" w:afterAutospacing="0" w:line="24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לאחר גמר התקנת כל החומרים/האביזרים</w:t>
      </w:r>
    </w:p>
    <w:p w14:paraId="7A2B0DD0" w14:textId="77777777" w:rsidR="00E56613" w:rsidRPr="00E56613" w:rsidRDefault="00E56613" w:rsidP="00E56613">
      <w:pPr>
        <w:spacing w:before="120" w:beforeAutospacing="0" w:after="0" w:afterAutospacing="0" w:line="24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שהוזמנו מהספק בפרויקט/בבניין ואישור קבלתם </w:t>
      </w:r>
    </w:p>
    <w:p w14:paraId="60BDDB53" w14:textId="77777777" w:rsidR="00E56613" w:rsidRPr="00E56613" w:rsidRDefault="00E56613" w:rsidP="00E56613">
      <w:pPr>
        <w:spacing w:before="120" w:beforeAutospacing="0" w:after="0" w:afterAutospacing="0" w:line="360" w:lineRule="auto"/>
        <w:ind w:left="2160" w:hanging="720"/>
        <w:jc w:val="both"/>
        <w:rPr>
          <w:rFonts w:ascii="David" w:eastAsia="Times New Roman" w:hAnsi="David" w:cs="David"/>
          <w:sz w:val="24"/>
          <w:szCs w:val="24"/>
          <w:rtl/>
        </w:rPr>
      </w:pPr>
      <w:r w:rsidRPr="00E56613">
        <w:rPr>
          <w:rFonts w:ascii="David" w:eastAsia="Times New Roman" w:hAnsi="David" w:cs="David"/>
          <w:sz w:val="24"/>
          <w:szCs w:val="24"/>
          <w:rtl/>
        </w:rPr>
        <w:t>לשביעות רצונם ע"י היזם/ הקבלן והרוכש</w:t>
      </w:r>
      <w:r w:rsidRPr="00E56613">
        <w:rPr>
          <w:rFonts w:ascii="David" w:eastAsia="Times New Roman" w:hAnsi="David" w:cs="David"/>
          <w:sz w:val="24"/>
          <w:szCs w:val="24"/>
          <w:rtl/>
        </w:rPr>
        <w:tab/>
      </w:r>
      <w:r w:rsidRPr="00E56613">
        <w:rPr>
          <w:rFonts w:ascii="David" w:eastAsia="Times New Roman" w:hAnsi="David" w:cs="David"/>
          <w:sz w:val="24"/>
          <w:szCs w:val="24"/>
          <w:rtl/>
        </w:rPr>
        <w:tab/>
        <w:t>10%.</w:t>
      </w:r>
    </w:p>
    <w:p w14:paraId="6E93EC2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BD838D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71095676"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56613">
        <w:rPr>
          <w:rFonts w:ascii="David" w:eastAsia="Times New Roman" w:hAnsi="David" w:cs="David"/>
          <w:sz w:val="24"/>
          <w:szCs w:val="24"/>
          <w:u w:val="single"/>
          <w:rtl/>
        </w:rPr>
        <w:t>כתובת החנות</w:t>
      </w:r>
      <w:r w:rsidRPr="00E56613">
        <w:rPr>
          <w:rFonts w:ascii="David" w:eastAsia="Times New Roman" w:hAnsi="David" w:cs="David"/>
          <w:sz w:val="24"/>
          <w:szCs w:val="24"/>
          <w:rtl/>
        </w:rPr>
        <w:t>).</w:t>
      </w:r>
    </w:p>
    <w:p w14:paraId="0E46DC37"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4F7ADA75"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371BA85A"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3B16431C" w14:textId="77777777" w:rsidR="00E56613" w:rsidRPr="00E56613" w:rsidRDefault="00E56613" w:rsidP="00E56613">
      <w:pPr>
        <w:spacing w:before="120" w:beforeAutospacing="0" w:after="0" w:afterAutospacing="0" w:line="360" w:lineRule="auto"/>
        <w:ind w:left="1440" w:hanging="720"/>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 xml:space="preserve">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w:t>
      </w:r>
      <w:r w:rsidRPr="00E56613">
        <w:rPr>
          <w:rFonts w:ascii="David" w:eastAsia="Times New Roman" w:hAnsi="David" w:cs="David"/>
          <w:b/>
          <w:bCs/>
          <w:sz w:val="24"/>
          <w:szCs w:val="24"/>
          <w:rtl/>
        </w:rPr>
        <w:t>ב</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אחוז</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ממחירון הספק. התחשיב הנ"ל יערך רק במקרים בהם הפריטים האחרים יהיו שונים בצורה מהותית מהפריטים המפורטים בחוזה זה.</w:t>
      </w:r>
    </w:p>
    <w:p w14:paraId="60196EC6"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p>
    <w:p w14:paraId="4ABB8775"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למען הסר ספק השינויים/התוספות המפורטים להלן חלקם או כולם אינם שינוי מהותי ובגינם ידרשו הרוכשים לשלם את הסכומים הבאים:</w:t>
      </w:r>
    </w:p>
    <w:p w14:paraId="17487211"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תוספת כמות לפריטי הסטנדרט – המחיר שנקבע בסעיף 4.1 בתוספת 20%.</w:t>
      </w:r>
    </w:p>
    <w:p w14:paraId="514CB27E"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06686E15" w14:textId="77777777" w:rsidR="00E56613" w:rsidRPr="00E56613" w:rsidRDefault="00E56613" w:rsidP="00237720">
      <w:pPr>
        <w:numPr>
          <w:ilvl w:val="0"/>
          <w:numId w:val="10"/>
        </w:numPr>
        <w:tabs>
          <w:tab w:val="num" w:pos="2160"/>
        </w:tabs>
        <w:spacing w:before="0" w:beforeAutospacing="0" w:after="60" w:afterAutospacing="0" w:line="360" w:lineRule="auto"/>
        <w:ind w:left="2160"/>
        <w:jc w:val="both"/>
        <w:rPr>
          <w:rFonts w:ascii="David" w:eastAsia="Times New Roman" w:hAnsi="David" w:cs="David"/>
          <w:sz w:val="24"/>
          <w:szCs w:val="24"/>
          <w:rtl/>
        </w:rPr>
      </w:pPr>
      <w:r w:rsidRPr="00E56613">
        <w:rPr>
          <w:rFonts w:ascii="David" w:eastAsia="Times New Roman" w:hAnsi="David" w:cs="David"/>
          <w:sz w:val="24"/>
          <w:szCs w:val="24"/>
          <w:rtl/>
        </w:rPr>
        <w:t xml:space="preserve">בגין אספקת ארונות האמבטיה לדירה ללא הרכבה – </w:t>
      </w:r>
      <w:r w:rsidRPr="00E56613">
        <w:rPr>
          <w:rFonts w:ascii="David" w:eastAsia="Times New Roman" w:hAnsi="David" w:cs="David"/>
          <w:sz w:val="24"/>
          <w:szCs w:val="24"/>
          <w:u w:val="single"/>
          <w:rtl/>
        </w:rPr>
        <w:t>ללא חיוב</w:t>
      </w:r>
      <w:r w:rsidRPr="00E56613">
        <w:rPr>
          <w:rFonts w:ascii="David" w:eastAsia="Times New Roman" w:hAnsi="David" w:cs="David"/>
          <w:sz w:val="24"/>
          <w:szCs w:val="24"/>
          <w:rtl/>
        </w:rPr>
        <w:t>.</w:t>
      </w:r>
    </w:p>
    <w:p w14:paraId="6F53DB17"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7F08FBC9" w14:textId="77777777" w:rsidR="00E56613" w:rsidRPr="00E56613" w:rsidRDefault="00E56613" w:rsidP="00E56613">
      <w:pPr>
        <w:spacing w:before="0" w:beforeAutospacing="0" w:after="0" w:afterAutospacing="0" w:line="360" w:lineRule="auto"/>
        <w:ind w:left="680" w:hanging="680"/>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w:t>
      </w:r>
    </w:p>
    <w:p w14:paraId="16B046BB" w14:textId="77777777" w:rsidR="00E56613" w:rsidRPr="00E56613" w:rsidRDefault="00E56613" w:rsidP="00E56613">
      <w:pPr>
        <w:spacing w:before="240" w:beforeAutospacing="0" w:after="0" w:afterAutospacing="0" w:line="360" w:lineRule="auto"/>
        <w:ind w:left="720"/>
        <w:jc w:val="both"/>
        <w:rPr>
          <w:rFonts w:ascii="David" w:eastAsia="Times New Roman" w:hAnsi="David" w:cs="David"/>
          <w:sz w:val="24"/>
          <w:szCs w:val="24"/>
        </w:rPr>
      </w:pPr>
      <w:r w:rsidRPr="00E56613">
        <w:rPr>
          <w:rFonts w:ascii="David" w:eastAsia="Times New Roman" w:hAnsi="David" w:cs="David"/>
          <w:sz w:val="24"/>
          <w:szCs w:val="24"/>
          <w:rtl/>
        </w:rPr>
        <w:t>(ובין היתר בנושאי בטיחות שמירה ובטוח) ומתחייב לחתום על החוזה בנוסח שנהוג אצל הקבלן הר</w:t>
      </w:r>
      <w:r w:rsidR="00AD35D2">
        <w:rPr>
          <w:rFonts w:ascii="David" w:eastAsia="Times New Roman" w:hAnsi="David" w:cs="David"/>
          <w:sz w:val="24"/>
          <w:szCs w:val="24"/>
          <w:rtl/>
        </w:rPr>
        <w:t>אשי שיבחר ע"י היזם לביצוע הפרוי</w:t>
      </w:r>
      <w:r w:rsidRPr="00E56613">
        <w:rPr>
          <w:rFonts w:ascii="David" w:eastAsia="Times New Roman" w:hAnsi="David" w:cs="David"/>
          <w:sz w:val="24"/>
          <w:szCs w:val="24"/>
          <w:rtl/>
        </w:rPr>
        <w:t>קט.</w:t>
      </w:r>
    </w:p>
    <w:p w14:paraId="03963F6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snapToGrid w:val="0"/>
          <w:sz w:val="26"/>
          <w:szCs w:val="26"/>
          <w:rtl/>
        </w:rPr>
        <w:br w:type="page"/>
      </w:r>
      <w:r w:rsidRPr="00E56613">
        <w:rPr>
          <w:rFonts w:ascii="David" w:eastAsia="Times New Roman" w:hAnsi="David" w:cs="David"/>
          <w:b/>
          <w:bCs/>
          <w:sz w:val="24"/>
          <w:szCs w:val="24"/>
          <w:u w:val="single"/>
          <w:rtl/>
        </w:rPr>
        <w:t>נספח 3.1.27</w:t>
      </w:r>
    </w:p>
    <w:p w14:paraId="360A8F6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p>
    <w:p w14:paraId="4E2D6054" w14:textId="77777777" w:rsidR="00E56613" w:rsidRPr="00E56613" w:rsidRDefault="00E56613" w:rsidP="00E56613">
      <w:pPr>
        <w:spacing w:before="0" w:beforeAutospacing="0" w:after="0" w:afterAutospacing="0" w:line="48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תנאים מיוחדים לאספקת והתקנת ארונות מטבח ו/או ארונות אמבטיה</w:t>
      </w:r>
    </w:p>
    <w:p w14:paraId="3DD54989" w14:textId="363D9A78"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58142622"/>
          <w:placeholder>
            <w:docPart w:val="35E4251D2A874369BCA7E3D33AE8DA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59" w:author="עינב יורוביצקי" w:date="2020-07-06T10:26:00Z">
            <w:r w:rsidR="001C2A3D">
              <w:rPr>
                <w:rFonts w:ascii="David" w:eastAsia="Times New Roman" w:hAnsi="David" w:cs="David" w:hint="cs"/>
                <w:b/>
                <w:bCs/>
                <w:color w:val="800080"/>
                <w:sz w:val="24"/>
                <w:szCs w:val="24"/>
                <w:u w:val="single"/>
                <w:rtl/>
              </w:rPr>
              <w:t xml:space="preserve">תל אביב </w:t>
            </w:r>
          </w:ins>
        </w:sdtContent>
      </w:sdt>
    </w:p>
    <w:p w14:paraId="3A72F080"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1.</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פרוט העבודה </w:t>
      </w:r>
    </w:p>
    <w:p w14:paraId="66812F45"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ייצור, אספקה והתקנה של ארונות מטבח וארונות אמבטיה באורכים שונים עפ"י תכניות, מפרט וכתב כמויות.</w:t>
      </w:r>
    </w:p>
    <w:p w14:paraId="04FF62E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חלוקה סופית של הארונות בתאום ובאישור המזמין ע"פ תכניות (מבט על, חזיתות, איזומטריה, תכנית מיקום נק' חשמל, גז ואינסטלציה עם מידות מפורטות) שיכין אדריכל הספק בהתאם לתכניות כלליות של אדריכל היזם, לכל דירה בנפרד, לרבות לדירות "ראי".</w:t>
      </w:r>
    </w:p>
    <w:p w14:paraId="5482F76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sz w:val="24"/>
          <w:szCs w:val="24"/>
          <w:rtl/>
        </w:rPr>
        <w:tab/>
        <w:t>תשומת לב מיוחדת נדרשת לתכנון יעיל של מיקום אזורי הפעילות השונים בארונות המטבח (אזור אחסון מזון, אזור אחסון כלים, אזור ניקיון, איזור הכנה ואיזור בישול ואפיה). באחריות הספק לבצע מדידות באתר להתקנת כל ארון, לאחר בניה וטיח, להתריע במקרים בהם הבניה בפועל אינה תואמת את התכנון ולבצע את הארונות בהתאמה לבניה.</w:t>
      </w:r>
    </w:p>
    <w:p w14:paraId="3F5A64C4"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בגמר ההרכבה הספק יגן על חזיתות הארונות מפני פגיעות ורסיסי צבע, ע"י עטיפתם.</w:t>
      </w:r>
    </w:p>
    <w:p w14:paraId="09D88315"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הספק מצהיר ומתחייב שכל העבודות שיבוצעו על-ידו יבוצעו בהתאם לתקנים ישראליים ומפרטי מכון התקנים, כי הוא מודע למיקום המיועד להתקנת כל פריט, ושהעבודות תבוצענה בהתאם לתנאים הצפויים במקום המיועד. הספק מצהיר שהוצג בפניו מפרט המכר הסטנדרטי לרוכשי הדירות ושהעבודות שיבוצעו על-ידו לא תבוצענה בסתירה לאמור בו.</w:t>
      </w:r>
    </w:p>
    <w:p w14:paraId="522961D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בכל מקרה של סתירה בין מפרט הארונות להלן למפרט המכר יפנה הספק ליזם/לקבלן לקבלת הוראות. מחיר העבודות נקבע עפ"י האפשרות היקרה יותר.</w:t>
      </w:r>
    </w:p>
    <w:p w14:paraId="189C660E" w14:textId="77777777" w:rsidR="00E56613" w:rsidRPr="00E56613" w:rsidRDefault="001A64F5" w:rsidP="00E56613">
      <w:pPr>
        <w:spacing w:before="12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ד</w:t>
      </w:r>
      <w:r w:rsidR="00E56613" w:rsidRPr="00E56613">
        <w:rPr>
          <w:rFonts w:ascii="David" w:eastAsia="Times New Roman" w:hAnsi="David" w:cs="David"/>
          <w:sz w:val="24"/>
          <w:szCs w:val="24"/>
          <w:rtl/>
        </w:rPr>
        <w:t>.</w:t>
      </w:r>
      <w:r w:rsidR="00E56613" w:rsidRPr="00E56613">
        <w:rPr>
          <w:rFonts w:ascii="David" w:eastAsia="Times New Roman" w:hAnsi="David" w:cs="David"/>
          <w:sz w:val="24"/>
          <w:szCs w:val="24"/>
          <w:rtl/>
        </w:rPr>
        <w:tab/>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4303E9D9"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82EFD9B"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2.</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כללי</w:t>
      </w:r>
    </w:p>
    <w:p w14:paraId="0DC3D9A3"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ידוע לספק כי ליזם/לקבלן זכות להתקשר בחוזה עם ספק/ים נוספים ליצור אספקת והתקנת ארונות מטבח ו/או ארונות אמבטיה בפרויקט/בבניין.</w:t>
      </w:r>
    </w:p>
    <w:p w14:paraId="2D80E9C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היזם/ הקבלן רשאי לאפשר לרוכשי הדירות בפרויקט/בבניינים לבחור מאיזה ספק תוזמן העבודה.</w:t>
      </w:r>
    </w:p>
    <w:p w14:paraId="45954D8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0BCC5D3C"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 הדירות יוכלו לבחור באם רצונם שהספק יתקין בדירתם הן את ארונות המטבח והן את ארונות האמבטיה או רק את ארונות האמבטיה או רק את ארונות המטבח או שלא יותקנו ע"י הספק ארונות כלשהם והנל יותקן לאחר מסירת הדירה ובאחריותם.</w:t>
      </w:r>
    </w:p>
    <w:p w14:paraId="3A217FD1"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p>
    <w:p w14:paraId="32315788" w14:textId="77777777" w:rsidR="00E56613" w:rsidRPr="00E56613" w:rsidRDefault="00E56613" w:rsidP="00E56613">
      <w:pPr>
        <w:spacing w:before="24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3.</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מפרט הארונות</w:t>
      </w:r>
      <w:r w:rsidRPr="00E56613">
        <w:rPr>
          <w:rFonts w:ascii="David" w:eastAsia="Times New Roman" w:hAnsi="David" w:cs="David"/>
          <w:sz w:val="24"/>
          <w:szCs w:val="24"/>
          <w:rtl/>
        </w:rPr>
        <w:t xml:space="preserve"> </w:t>
      </w:r>
    </w:p>
    <w:p w14:paraId="29F7D7BF" w14:textId="77777777" w:rsidR="00E56613" w:rsidRPr="00E56613" w:rsidRDefault="00E56613" w:rsidP="00E56613">
      <w:pPr>
        <w:spacing w:before="12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 xml:space="preserve">ארונות מטבח </w:t>
      </w:r>
    </w:p>
    <w:p w14:paraId="241C7DF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הארונות גוף ומדפים   יהיה מלוחות סנויץ או שוו"ע בעובי </w:t>
      </w:r>
      <w:smartTag w:uri="urn:schemas-microsoft-com:office:smarttags" w:element="metricconverter">
        <w:smartTagPr>
          <w:attr w:name="ProductID" w:val="17 מ&quot;מ"/>
        </w:smartTagPr>
        <w:r w:rsidRPr="00E56613">
          <w:rPr>
            <w:rFonts w:ascii="David" w:eastAsia="Times New Roman" w:hAnsi="David" w:cs="David"/>
            <w:sz w:val="24"/>
            <w:szCs w:val="24"/>
            <w:rtl/>
          </w:rPr>
          <w:t>17 מ"מ</w:t>
        </w:r>
      </w:smartTag>
      <w:r w:rsidRPr="00E56613">
        <w:rPr>
          <w:rFonts w:ascii="David" w:eastAsia="Times New Roman" w:hAnsi="David" w:cs="David"/>
          <w:sz w:val="24"/>
          <w:szCs w:val="24"/>
          <w:rtl/>
        </w:rPr>
        <w:t>.</w:t>
      </w:r>
    </w:p>
    <w:p w14:paraId="74198D2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גב המטבח יהיה דיקט בעובי </w:t>
      </w:r>
      <w:smartTag w:uri="urn:schemas-microsoft-com:office:smarttags" w:element="metricconverter">
        <w:smartTagPr>
          <w:attr w:name="ProductID" w:val="4 מ&quot;מ"/>
        </w:smartTagPr>
        <w:r w:rsidRPr="00E56613">
          <w:rPr>
            <w:rFonts w:ascii="David" w:eastAsia="Times New Roman" w:hAnsi="David" w:cs="David"/>
            <w:sz w:val="24"/>
            <w:szCs w:val="24"/>
            <w:rtl/>
          </w:rPr>
          <w:t>4 מ"מ</w:t>
        </w:r>
      </w:smartTag>
      <w:r w:rsidRPr="00E56613">
        <w:rPr>
          <w:rFonts w:ascii="David" w:eastAsia="Times New Roman" w:hAnsi="David" w:cs="David"/>
          <w:sz w:val="24"/>
          <w:szCs w:val="24"/>
          <w:rtl/>
        </w:rPr>
        <w:t>. מצופה פורמיקה לבנה ו/או שוו"ע.</w:t>
      </w:r>
    </w:p>
    <w:p w14:paraId="1348E6E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דלתות - לבחירת הרוכש מתוך האפשרויות הבאות:</w:t>
      </w:r>
    </w:p>
    <w:p w14:paraId="6ECE6482"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דלתות מ.ד.פ מצופות פורמאיקה עם עיבוד קצה ישר/עגול/ משופע ב-4 צידי פני הדלת </w:t>
      </w:r>
    </w:p>
    <w:p w14:paraId="7EF2CB74"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בגוון לבחירת הרוכש.</w:t>
      </w:r>
    </w:p>
    <w:p w14:paraId="437427A3"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ציפוי פנים המטבח יהיה מפורמאיקה לבנה ו/או שוו"ע.</w:t>
      </w:r>
    </w:p>
    <w:p w14:paraId="5A2173D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גמר חוץ – פורמאיקה בגוון לבחירת הרוכש מתוך 8 האפשרויות שייבחרו על ידי המזמין.</w:t>
      </w:r>
    </w:p>
    <w:p w14:paraId="506651A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בדירות מיוחד (דירות גן ופנטהאוזים)  תינתן אופציה בנוסף ל 3 גווני אפוקסי וידיות אינטגרליות.</w:t>
      </w:r>
    </w:p>
    <w:p w14:paraId="00575D3F"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חומר הקנטים יהיה  מפי. וי. סי בעובי </w:t>
      </w:r>
      <w:smartTag w:uri="urn:schemas-microsoft-com:office:smarttags" w:element="metricconverter">
        <w:smartTagPr>
          <w:attr w:name="ProductID" w:val="2 מ&quot;מ"/>
        </w:smartTagPr>
        <w:r w:rsidRPr="00E56613">
          <w:rPr>
            <w:rFonts w:ascii="David" w:eastAsia="Times New Roman" w:hAnsi="David" w:cs="David"/>
            <w:sz w:val="24"/>
            <w:szCs w:val="24"/>
            <w:rtl/>
          </w:rPr>
          <w:t>2 מ"מ</w:t>
        </w:r>
      </w:smartTag>
      <w:r w:rsidRPr="00E56613">
        <w:rPr>
          <w:rFonts w:ascii="David" w:eastAsia="Times New Roman" w:hAnsi="David" w:cs="David"/>
          <w:sz w:val="24"/>
          <w:szCs w:val="24"/>
          <w:rtl/>
        </w:rPr>
        <w:t xml:space="preserve"> בגוונים לבחירת הרוכש מתוך 3 האפשרויות שייבחרו על ידי המזמין.</w:t>
      </w:r>
    </w:p>
    <w:p w14:paraId="32A0EAB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ידיות המטבח לבחירת הרוכש מתוך 5 אפשרויות שייבחרו על ידי המזמין.</w:t>
      </w:r>
    </w:p>
    <w:p w14:paraId="625A3EFC"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סוקל/מסד – הארון התחתון יותקן על רגליים מתכוונות טלסקופיות מתפרקות בגובה כ-</w:t>
      </w:r>
      <w:smartTag w:uri="urn:schemas-microsoft-com:office:smarttags" w:element="metricconverter">
        <w:smartTagPr>
          <w:attr w:name="ProductID" w:val="12 ס&quot;מ"/>
        </w:smartTagPr>
        <w:r w:rsidRPr="00E56613">
          <w:rPr>
            <w:rFonts w:ascii="David" w:eastAsia="Times New Roman" w:hAnsi="David" w:cs="David"/>
            <w:sz w:val="24"/>
            <w:szCs w:val="24"/>
            <w:rtl/>
          </w:rPr>
          <w:t>12 ס"מ</w:t>
        </w:r>
      </w:smartTag>
      <w:r w:rsidRPr="00E56613">
        <w:rPr>
          <w:rFonts w:ascii="David" w:eastAsia="Times New Roman" w:hAnsi="David" w:cs="David"/>
          <w:sz w:val="24"/>
          <w:szCs w:val="24"/>
          <w:rtl/>
        </w:rPr>
        <w:t xml:space="preserve"> מאלומיניום ו/או שוו"ע.</w:t>
      </w:r>
    </w:p>
    <w:p w14:paraId="3B2F281B"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צירי המטבח יהיו של חברת  בלום/ גראס ו/או שוו"ע המאפשרים פתיחה בזוית 110 מעלות לפחות.</w:t>
      </w:r>
    </w:p>
    <w:p w14:paraId="1B22767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מסילות למגירות - דפנות טלסקופיות ממתכת עם מנגנון הבלימה השקט.</w:t>
      </w:r>
    </w:p>
    <w:p w14:paraId="14287BB8"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מגירות המטבח יהיו ברוחב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ולהם יסופקו מסילות טנדם למשקל   </w:t>
      </w:r>
    </w:p>
    <w:p w14:paraId="701F014E" w14:textId="77777777" w:rsidR="00E56613" w:rsidRPr="00E56613" w:rsidRDefault="00E56613" w:rsidP="00E56613">
      <w:pPr>
        <w:spacing w:before="0" w:beforeAutospacing="0" w:after="0" w:afterAutospacing="0" w:line="360" w:lineRule="auto"/>
        <w:ind w:left="131" w:firstLine="720"/>
        <w:jc w:val="both"/>
        <w:rPr>
          <w:rFonts w:ascii="David" w:eastAsia="Times New Roman" w:hAnsi="David" w:cs="David"/>
          <w:sz w:val="24"/>
          <w:szCs w:val="24"/>
          <w:rtl/>
        </w:rPr>
      </w:pPr>
      <w:r w:rsidRPr="00E56613">
        <w:rPr>
          <w:rFonts w:ascii="David" w:eastAsia="Times New Roman" w:hAnsi="David" w:cs="David"/>
          <w:sz w:val="24"/>
          <w:szCs w:val="24"/>
          <w:rtl/>
        </w:rPr>
        <w:t xml:space="preserve"> 50  ק"ג. למגירות ברוחב </w:t>
      </w:r>
      <w:smartTag w:uri="urn:schemas-microsoft-com:office:smarttags" w:element="metricconverter">
        <w:smartTagPr>
          <w:attr w:name="ProductID" w:val="120 ס&quot;מ"/>
        </w:smartTagPr>
        <w:r w:rsidRPr="00E56613">
          <w:rPr>
            <w:rFonts w:ascii="David" w:eastAsia="Times New Roman" w:hAnsi="David" w:cs="David"/>
            <w:sz w:val="24"/>
            <w:szCs w:val="24"/>
            <w:rtl/>
          </w:rPr>
          <w:t>120 ס"מ</w:t>
        </w:r>
      </w:smartTag>
      <w:r w:rsidRPr="00E56613">
        <w:rPr>
          <w:rFonts w:ascii="David" w:eastAsia="Times New Roman" w:hAnsi="David" w:cs="David"/>
          <w:sz w:val="24"/>
          <w:szCs w:val="24"/>
          <w:rtl/>
        </w:rPr>
        <w:t xml:space="preserve"> עד </w:t>
      </w:r>
      <w:smartTag w:uri="urn:schemas-microsoft-com:office:smarttags" w:element="metricconverter">
        <w:smartTagPr>
          <w:attr w:name="ProductID" w:val="150 ס&quot;מ"/>
        </w:smartTagPr>
        <w:r w:rsidRPr="00E56613">
          <w:rPr>
            <w:rFonts w:ascii="David" w:eastAsia="Times New Roman" w:hAnsi="David" w:cs="David"/>
            <w:sz w:val="24"/>
            <w:szCs w:val="24"/>
            <w:rtl/>
          </w:rPr>
          <w:t>150 ס"מ</w:t>
        </w:r>
      </w:smartTag>
      <w:r w:rsidRPr="00E56613">
        <w:rPr>
          <w:rFonts w:ascii="David" w:eastAsia="Times New Roman" w:hAnsi="David" w:cs="David"/>
          <w:sz w:val="24"/>
          <w:szCs w:val="24"/>
          <w:rtl/>
        </w:rPr>
        <w:t xml:space="preserve"> יסופקו מסילות טנדם למשקל </w:t>
      </w:r>
      <w:smartTag w:uri="urn:schemas-microsoft-com:office:smarttags" w:element="metricconverter">
        <w:smartTagPr>
          <w:attr w:name="ProductID" w:val="80 ק&quot;ג"/>
        </w:smartTagPr>
        <w:r w:rsidRPr="00E56613">
          <w:rPr>
            <w:rFonts w:ascii="David" w:eastAsia="Times New Roman" w:hAnsi="David" w:cs="David"/>
            <w:sz w:val="24"/>
            <w:szCs w:val="24"/>
            <w:rtl/>
          </w:rPr>
          <w:t>80 ק"ג</w:t>
        </w:r>
      </w:smartTag>
      <w:r w:rsidRPr="00E56613">
        <w:rPr>
          <w:rFonts w:ascii="David" w:eastAsia="Times New Roman" w:hAnsi="David" w:cs="David"/>
          <w:sz w:val="24"/>
          <w:szCs w:val="24"/>
          <w:rtl/>
        </w:rPr>
        <w:t>.</w:t>
      </w:r>
    </w:p>
    <w:p w14:paraId="708207C4"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במידת הצורך התכנוני יתוכנן קרוסלה ממתכת.</w:t>
      </w:r>
    </w:p>
    <w:p w14:paraId="4770E2EA"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עליונים - במידות - עומק: </w:t>
      </w:r>
      <w:smartTag w:uri="urn:schemas-microsoft-com:office:smarttags" w:element="metricconverter">
        <w:smartTagPr>
          <w:attr w:name="ProductID" w:val="32 ס&quot;מ"/>
        </w:smartTagPr>
        <w:r w:rsidRPr="00E56613">
          <w:rPr>
            <w:rFonts w:ascii="David" w:eastAsia="Times New Roman" w:hAnsi="David" w:cs="David"/>
            <w:sz w:val="24"/>
            <w:szCs w:val="24"/>
            <w:rtl/>
          </w:rPr>
          <w:t>32 ס"מ</w:t>
        </w:r>
      </w:smartTag>
      <w:r w:rsidRPr="00E56613">
        <w:rPr>
          <w:rFonts w:ascii="David" w:eastAsia="Times New Roman" w:hAnsi="David" w:cs="David"/>
          <w:sz w:val="24"/>
          <w:szCs w:val="24"/>
          <w:rtl/>
        </w:rPr>
        <w:t xml:space="preserve">, גובה: </w:t>
      </w:r>
      <w:smartTag w:uri="urn:schemas-microsoft-com:office:smarttags" w:element="metricconverter">
        <w:smartTagPr>
          <w:attr w:name="ProductID" w:val="78 ס&quot;מ"/>
        </w:smartTagPr>
        <w:r w:rsidRPr="00E56613">
          <w:rPr>
            <w:rFonts w:ascii="David" w:eastAsia="Times New Roman" w:hAnsi="David" w:cs="David"/>
            <w:sz w:val="24"/>
            <w:szCs w:val="24"/>
            <w:rtl/>
          </w:rPr>
          <w:t>78 ס"מ</w:t>
        </w:r>
      </w:smartTag>
      <w:r w:rsidRPr="00E56613">
        <w:rPr>
          <w:rFonts w:ascii="David" w:eastAsia="Times New Roman" w:hAnsi="David" w:cs="David"/>
          <w:sz w:val="24"/>
          <w:szCs w:val="24"/>
          <w:rtl/>
        </w:rPr>
        <w:t xml:space="preserve">, אורך: לפי תכניות מאושרות ע"י היזם/מפרטי המכר לרוכשים, מיחידות ברוחב משתנה. </w:t>
      </w:r>
    </w:p>
    <w:p w14:paraId="50BDF67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ארונות תחתונים - במידות -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גובה כולל מסד: </w:t>
      </w:r>
      <w:smartTag w:uri="urn:schemas-microsoft-com:office:smarttags" w:element="metricconverter">
        <w:smartTagPr>
          <w:attr w:name="ProductID" w:val="90 ס&quot;מ"/>
        </w:smartTagPr>
        <w:r w:rsidRPr="00E56613">
          <w:rPr>
            <w:rFonts w:ascii="David" w:eastAsia="Times New Roman" w:hAnsi="David" w:cs="David"/>
            <w:sz w:val="24"/>
            <w:szCs w:val="24"/>
            <w:rtl/>
          </w:rPr>
          <w:t>90 ס"מ</w:t>
        </w:r>
      </w:smartTag>
      <w:r w:rsidRPr="00E56613">
        <w:rPr>
          <w:rFonts w:ascii="David" w:eastAsia="Times New Roman" w:hAnsi="David" w:cs="David"/>
          <w:sz w:val="24"/>
          <w:szCs w:val="24"/>
          <w:rtl/>
        </w:rPr>
        <w:t xml:space="preserve">, אורך: לפי תכניות מאושרות ע"י היזם ומפרטי המכר לרוכשים מיחידות ברוחב משתנה הכוללות דלתות בודדות לפתיחה צירית, יחידה הכוללת 5 מגירות ברוחב כ- </w:t>
      </w:r>
      <w:smartTag w:uri="urn:schemas-microsoft-com:office:smarttags" w:element="metricconverter">
        <w:smartTagPr>
          <w:attr w:name="ProductID" w:val="80 ס&quot;מ"/>
        </w:smartTagPr>
        <w:r w:rsidRPr="00E56613">
          <w:rPr>
            <w:rFonts w:ascii="David" w:eastAsia="Times New Roman" w:hAnsi="David" w:cs="David"/>
            <w:sz w:val="24"/>
            <w:szCs w:val="24"/>
            <w:rtl/>
          </w:rPr>
          <w:t>80 ס"מ</w:t>
        </w:r>
      </w:smartTag>
      <w:r w:rsidRPr="00E56613">
        <w:rPr>
          <w:rFonts w:ascii="David" w:eastAsia="Times New Roman" w:hAnsi="David" w:cs="David"/>
          <w:sz w:val="24"/>
          <w:szCs w:val="24"/>
          <w:rtl/>
        </w:rPr>
        <w:t xml:space="preserve"> או יותר,</w:t>
      </w:r>
      <w:r w:rsidR="00AD35D2">
        <w:rPr>
          <w:rFonts w:ascii="David" w:eastAsia="Times New Roman" w:hAnsi="David" w:cs="David" w:hint="cs"/>
          <w:sz w:val="24"/>
          <w:szCs w:val="24"/>
          <w:rtl/>
        </w:rPr>
        <w:t xml:space="preserve"> </w:t>
      </w:r>
      <w:r w:rsidRPr="00E56613">
        <w:rPr>
          <w:rFonts w:ascii="David" w:eastAsia="Times New Roman" w:hAnsi="David" w:cs="David"/>
          <w:sz w:val="24"/>
          <w:szCs w:val="24"/>
          <w:rtl/>
        </w:rPr>
        <w:t>יחידה לעמדת כיריים עם 2 מגירות תחתונות.</w:t>
      </w:r>
    </w:p>
    <w:p w14:paraId="22A4E356"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יתוכנן יחידת ארון ברוחב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כהכנה למדיח כלים (בסמוך לכיור). </w:t>
      </w:r>
    </w:p>
    <w:p w14:paraId="2AB2253F" w14:textId="77777777" w:rsidR="00E56613" w:rsidRPr="00E56613" w:rsidRDefault="00AD35D2" w:rsidP="00E56613">
      <w:pPr>
        <w:spacing w:before="0" w:beforeAutospacing="0" w:after="0" w:afterAutospacing="0" w:line="360" w:lineRule="auto"/>
        <w:ind w:left="851"/>
        <w:jc w:val="both"/>
        <w:rPr>
          <w:rFonts w:ascii="David" w:eastAsia="Times New Roman" w:hAnsi="David" w:cs="David"/>
          <w:sz w:val="24"/>
          <w:szCs w:val="24"/>
          <w:rtl/>
        </w:rPr>
      </w:pPr>
      <w:r>
        <w:rPr>
          <w:rFonts w:ascii="David" w:eastAsia="Times New Roman" w:hAnsi="David" w:cs="David"/>
          <w:sz w:val="24"/>
          <w:szCs w:val="24"/>
          <w:rtl/>
        </w:rPr>
        <w:t>חלוקה כללית לפי דירות (ת</w:t>
      </w:r>
      <w:r w:rsidR="00E56613" w:rsidRPr="00E56613">
        <w:rPr>
          <w:rFonts w:ascii="David" w:eastAsia="Times New Roman" w:hAnsi="David" w:cs="David"/>
          <w:sz w:val="24"/>
          <w:szCs w:val="24"/>
          <w:rtl/>
        </w:rPr>
        <w:t>כנית המכר גוברת):</w:t>
      </w:r>
    </w:p>
    <w:p w14:paraId="0F4BB4E9"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3 חדרים- 7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66680C02"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חדרים- 8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40A19FDD"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חדרים- 9 מ.א כולל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גבוה.</w:t>
      </w:r>
    </w:p>
    <w:p w14:paraId="137EB3C9"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יש לאפשר </w:t>
      </w:r>
      <w:r w:rsidRPr="00E56613">
        <w:rPr>
          <w:rFonts w:ascii="David" w:eastAsia="Times New Roman" w:hAnsi="David" w:cs="David"/>
          <w:sz w:val="24"/>
          <w:szCs w:val="24"/>
          <w:u w:val="single"/>
          <w:rtl/>
        </w:rPr>
        <w:t>בתכנון</w:t>
      </w:r>
      <w:r w:rsidRPr="00E56613">
        <w:rPr>
          <w:rFonts w:ascii="David" w:eastAsia="Times New Roman" w:hAnsi="David" w:cs="David"/>
          <w:sz w:val="24"/>
          <w:szCs w:val="24"/>
          <w:rtl/>
        </w:rPr>
        <w:t xml:space="preserve"> התקנת כיור כפול ע"ח יחידה סמוכה. המבקש ליישם זאת יהיה זכאי</w:t>
      </w:r>
    </w:p>
    <w:p w14:paraId="7EC3D8F8" w14:textId="77777777" w:rsidR="00E56613" w:rsidRPr="00E56613" w:rsidRDefault="00E56613" w:rsidP="00E56613">
      <w:pPr>
        <w:spacing w:before="0" w:beforeAutospacing="0" w:after="0" w:afterAutospacing="0" w:line="360" w:lineRule="auto"/>
        <w:ind w:left="1571" w:hanging="720"/>
        <w:jc w:val="both"/>
        <w:rPr>
          <w:rFonts w:ascii="David" w:eastAsia="Times New Roman" w:hAnsi="David" w:cs="David"/>
          <w:sz w:val="24"/>
          <w:szCs w:val="24"/>
          <w:rtl/>
        </w:rPr>
      </w:pPr>
      <w:r w:rsidRPr="00E56613">
        <w:rPr>
          <w:rFonts w:ascii="David" w:eastAsia="Times New Roman" w:hAnsi="David" w:cs="David"/>
          <w:sz w:val="24"/>
          <w:szCs w:val="24"/>
          <w:rtl/>
        </w:rPr>
        <w:t>לכך ללא תוספת תשלום.</w:t>
      </w:r>
    </w:p>
    <w:p w14:paraId="3A678FB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יחידת ארון עומדת - במידות: עומק: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גובה: (</w:t>
      </w:r>
      <w:smartTag w:uri="urn:schemas-microsoft-com:office:smarttags" w:element="metricconverter">
        <w:smartTagPr>
          <w:attr w:name="ProductID" w:val="228 ס&quot;מ"/>
        </w:smartTagPr>
        <w:r w:rsidRPr="00E56613">
          <w:rPr>
            <w:rFonts w:ascii="David" w:eastAsia="Times New Roman" w:hAnsi="David" w:cs="David"/>
            <w:sz w:val="24"/>
            <w:szCs w:val="24"/>
            <w:rtl/>
          </w:rPr>
          <w:t>228 ס"מ</w:t>
        </w:r>
      </w:smartTag>
      <w:r w:rsidRPr="00E56613">
        <w:rPr>
          <w:rFonts w:ascii="David" w:eastAsia="Times New Roman" w:hAnsi="David" w:cs="David"/>
          <w:sz w:val="24"/>
          <w:szCs w:val="24"/>
          <w:rtl/>
        </w:rPr>
        <w:t xml:space="preserve">), רוחב: </w:t>
      </w:r>
      <w:smartTag w:uri="urn:schemas-microsoft-com:office:smarttags" w:element="metricconverter">
        <w:smartTagPr>
          <w:attr w:name="ProductID" w:val="60 ס&quot;מ"/>
        </w:smartTagPr>
        <w:r w:rsidRPr="00E56613">
          <w:rPr>
            <w:rFonts w:ascii="David" w:eastAsia="Times New Roman" w:hAnsi="David" w:cs="David"/>
            <w:sz w:val="24"/>
            <w:szCs w:val="24"/>
            <w:rtl/>
          </w:rPr>
          <w:t>60 ס"מ</w:t>
        </w:r>
      </w:smartTag>
      <w:r w:rsidRPr="00E56613">
        <w:rPr>
          <w:rFonts w:ascii="David" w:eastAsia="Times New Roman" w:hAnsi="David" w:cs="David"/>
          <w:sz w:val="24"/>
          <w:szCs w:val="24"/>
          <w:rtl/>
        </w:rPr>
        <w:t xml:space="preserve"> הכולל יחידה תחתונה עם 2 מגירות, יחידה המיועדת להתקנת תנור </w:t>
      </w:r>
      <w:r w:rsidRPr="00E56613">
        <w:rPr>
          <w:rFonts w:ascii="David" w:eastAsia="Times New Roman" w:hAnsi="David" w:cs="David"/>
          <w:sz w:val="24"/>
          <w:szCs w:val="24"/>
        </w:rPr>
        <w:t>B.I.</w:t>
      </w:r>
      <w:r w:rsidRPr="00E56613">
        <w:rPr>
          <w:rFonts w:ascii="David" w:eastAsia="Times New Roman" w:hAnsi="David" w:cs="David"/>
          <w:sz w:val="24"/>
          <w:szCs w:val="24"/>
          <w:rtl/>
        </w:rPr>
        <w:t xml:space="preserve">., יחידה עם דלת לפתיחה עליונה (קלפה – למיקרוגל) ויחידה עליונה עם 2 דלתות לפתיחה צירית. </w:t>
      </w:r>
    </w:p>
    <w:p w14:paraId="32012F6E"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 xml:space="preserve">בהתאם לתכנון ייבוצע 2 קלאפות מזכוכית.    </w:t>
      </w:r>
    </w:p>
    <w:p w14:paraId="72856187" w14:textId="77777777" w:rsidR="00E56613" w:rsidRPr="00E56613" w:rsidRDefault="00E56613" w:rsidP="00E56613">
      <w:pPr>
        <w:spacing w:before="0" w:beforeAutospacing="0" w:after="0" w:afterAutospacing="0" w:line="360" w:lineRule="auto"/>
        <w:ind w:left="851"/>
        <w:jc w:val="both"/>
        <w:rPr>
          <w:rFonts w:ascii="David" w:eastAsia="Times New Roman" w:hAnsi="David" w:cs="David"/>
          <w:sz w:val="24"/>
          <w:szCs w:val="24"/>
          <w:rtl/>
        </w:rPr>
      </w:pPr>
      <w:r w:rsidRPr="00E56613">
        <w:rPr>
          <w:rFonts w:ascii="David" w:eastAsia="Times New Roman" w:hAnsi="David" w:cs="David"/>
          <w:sz w:val="24"/>
          <w:szCs w:val="24"/>
          <w:rtl/>
        </w:rPr>
        <w:t>מידות המטבח והתכנון – יבוצע על בסיס התוכנית האדריכלית תכנון מפורט ויאושר ע"י המזמין. הכל בהתאם לסנדרט ולמידות החוזיות ושסוכמו בסיור אצל הספק.</w:t>
      </w:r>
    </w:p>
    <w:p w14:paraId="01FB7EB1" w14:textId="77777777" w:rsidR="00E56613" w:rsidRPr="00E56613" w:rsidRDefault="00E56613" w:rsidP="00E56613">
      <w:pPr>
        <w:spacing w:before="0" w:beforeAutospacing="0" w:after="0" w:afterAutospacing="0" w:line="360" w:lineRule="auto"/>
        <w:ind w:left="567" w:firstLine="720"/>
        <w:jc w:val="both"/>
        <w:rPr>
          <w:rFonts w:ascii="David" w:eastAsia="Times New Roman" w:hAnsi="David" w:cs="David"/>
          <w:sz w:val="24"/>
          <w:szCs w:val="24"/>
          <w:rtl/>
        </w:rPr>
      </w:pPr>
      <w:r w:rsidRPr="00E56613">
        <w:rPr>
          <w:rFonts w:ascii="David" w:eastAsia="Times New Roman" w:hAnsi="David" w:cs="David"/>
          <w:sz w:val="24"/>
          <w:szCs w:val="24"/>
          <w:rtl/>
        </w:rPr>
        <w:tab/>
      </w:r>
      <w:r w:rsidRPr="00E56613">
        <w:rPr>
          <w:rFonts w:ascii="David" w:eastAsia="Times New Roman" w:hAnsi="David" w:cs="David"/>
          <w:sz w:val="24"/>
          <w:szCs w:val="24"/>
          <w:rtl/>
        </w:rPr>
        <w:tab/>
      </w:r>
    </w:p>
    <w:p w14:paraId="28380F83" w14:textId="77777777" w:rsidR="00E56613" w:rsidRPr="00E56613" w:rsidRDefault="00E56613" w:rsidP="00E56613">
      <w:pPr>
        <w:spacing w:before="0" w:beforeAutospacing="0" w:after="0" w:afterAutospacing="0" w:line="360" w:lineRule="auto"/>
        <w:ind w:left="568"/>
        <w:jc w:val="both"/>
        <w:rPr>
          <w:rFonts w:ascii="David" w:eastAsia="Times New Roman" w:hAnsi="David" w:cs="David"/>
          <w:sz w:val="24"/>
          <w:szCs w:val="24"/>
          <w:u w:val="single"/>
          <w:rtl/>
        </w:rPr>
      </w:pPr>
      <w:r w:rsidRPr="00E56613">
        <w:rPr>
          <w:rFonts w:ascii="David" w:eastAsia="Times New Roman" w:hAnsi="David" w:cs="David"/>
          <w:sz w:val="24"/>
          <w:szCs w:val="24"/>
          <w:rtl/>
        </w:rPr>
        <w:tab/>
      </w:r>
      <w:r w:rsidRPr="00E56613">
        <w:rPr>
          <w:rFonts w:ascii="David" w:eastAsia="Times New Roman" w:hAnsi="David" w:cs="David"/>
          <w:sz w:val="24"/>
          <w:szCs w:val="24"/>
          <w:u w:val="single"/>
          <w:rtl/>
        </w:rPr>
        <w:t>הערה: הארון יהיה מיועד ל- 2 כיורים שולחניים/כיור כפול</w:t>
      </w:r>
    </w:p>
    <w:p w14:paraId="09B7EBD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u w:val="single"/>
          <w:rtl/>
        </w:rPr>
      </w:pPr>
    </w:p>
    <w:p w14:paraId="6FDE3F29"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4.</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מחיר העבודות</w:t>
      </w:r>
      <w:r w:rsidRPr="00E56613">
        <w:rPr>
          <w:rFonts w:ascii="David" w:eastAsia="Times New Roman" w:hAnsi="David" w:cs="David"/>
          <w:sz w:val="24"/>
          <w:szCs w:val="24"/>
          <w:rtl/>
        </w:rPr>
        <w:t xml:space="preserve"> </w:t>
      </w:r>
    </w:p>
    <w:p w14:paraId="3C29F55E"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ארונות מטבח המדידה בקו האמצע של הארון (חלוקה עליון תחתון לפי תוכנית אדריכלית או לפי הצעת אדריכל הספק/ מעצב המטבח). מחיר קומפלט</w:t>
      </w:r>
    </w:p>
    <w:p w14:paraId="30B6D929"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b/>
          <w:bCs/>
          <w:sz w:val="24"/>
          <w:szCs w:val="24"/>
          <w:u w:val="single"/>
          <w:rtl/>
        </w:rPr>
      </w:pPr>
      <w:r w:rsidRPr="00E56613">
        <w:rPr>
          <w:rFonts w:ascii="David" w:eastAsia="Times New Roman" w:hAnsi="David" w:cs="David"/>
          <w:sz w:val="24"/>
          <w:szCs w:val="24"/>
          <w:rtl/>
        </w:rPr>
        <w:t>למטבח</w:t>
      </w:r>
      <w:r w:rsidRPr="00E56613">
        <w:rPr>
          <w:rFonts w:ascii="David" w:eastAsia="Times New Roman" w:hAnsi="David" w:cs="David"/>
          <w:b/>
          <w:bCs/>
          <w:sz w:val="24"/>
          <w:szCs w:val="24"/>
          <w:u w:val="single"/>
          <w:rtl/>
        </w:rPr>
        <w:t xml:space="preserve"> ממוצע:</w:t>
      </w:r>
    </w:p>
    <w:p w14:paraId="71B5D4B4"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2-3 חדרים 5,000                 </w:t>
      </w:r>
    </w:p>
    <w:p w14:paraId="67AE0349"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4 חדרים 6,500                    </w:t>
      </w:r>
    </w:p>
    <w:p w14:paraId="19C0F824"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דירות 5 חדרים 8,000   </w:t>
      </w:r>
    </w:p>
    <w:p w14:paraId="1AFC30C8" w14:textId="77777777" w:rsidR="00E56613" w:rsidRPr="00E56613" w:rsidRDefault="00E56613" w:rsidP="00E56613">
      <w:pPr>
        <w:spacing w:before="0" w:beforeAutospacing="0" w:after="0" w:afterAutospacing="0" w:line="360" w:lineRule="auto"/>
        <w:ind w:left="930" w:hanging="79"/>
        <w:jc w:val="both"/>
        <w:rPr>
          <w:rFonts w:ascii="David" w:eastAsia="Times New Roman" w:hAnsi="David" w:cs="David"/>
          <w:sz w:val="24"/>
          <w:szCs w:val="24"/>
          <w:rtl/>
        </w:rPr>
      </w:pPr>
      <w:r w:rsidRPr="00E56613">
        <w:rPr>
          <w:rFonts w:ascii="David" w:eastAsia="Times New Roman" w:hAnsi="David" w:cs="David"/>
          <w:sz w:val="24"/>
          <w:szCs w:val="24"/>
          <w:rtl/>
        </w:rPr>
        <w:t xml:space="preserve">אצל הספק הזיכוי  לדייר המשדרג כפול ממחיר היסוד.       </w:t>
      </w:r>
    </w:p>
    <w:p w14:paraId="57E828DE" w14:textId="77777777" w:rsidR="00E56613" w:rsidRPr="00E56613" w:rsidRDefault="00E56613" w:rsidP="00E56613">
      <w:pPr>
        <w:spacing w:before="0" w:beforeAutospacing="0" w:after="0" w:afterAutospacing="0" w:line="360" w:lineRule="auto"/>
        <w:ind w:left="799" w:hanging="567"/>
        <w:jc w:val="both"/>
        <w:rPr>
          <w:rFonts w:ascii="David" w:eastAsia="Times New Roman" w:hAnsi="David" w:cs="David"/>
          <w:sz w:val="24"/>
          <w:szCs w:val="24"/>
          <w:rtl/>
        </w:rPr>
      </w:pPr>
    </w:p>
    <w:p w14:paraId="0074C00B" w14:textId="70F5498B" w:rsidR="00AD35D2" w:rsidRDefault="00AD35D2" w:rsidP="00AD35D2">
      <w:pPr>
        <w:spacing w:before="0" w:beforeAutospacing="0" w:after="0" w:afterAutospacing="0" w:line="360" w:lineRule="auto"/>
        <w:ind w:left="1502" w:hanging="1134"/>
        <w:jc w:val="both"/>
        <w:rPr>
          <w:rFonts w:ascii="David" w:eastAsia="Times New Roman" w:hAnsi="David" w:cs="David"/>
          <w:sz w:val="24"/>
          <w:szCs w:val="24"/>
          <w:rtl/>
        </w:rPr>
      </w:pPr>
      <w:r>
        <w:rPr>
          <w:rFonts w:ascii="David" w:eastAsia="Times New Roman" w:hAnsi="David" w:cs="David"/>
          <w:sz w:val="24"/>
          <w:szCs w:val="24"/>
          <w:rtl/>
        </w:rPr>
        <w:t>ג.</w:t>
      </w:r>
      <w:r>
        <w:rPr>
          <w:rFonts w:ascii="David" w:eastAsia="Times New Roman" w:hAnsi="David" w:cs="David" w:hint="cs"/>
          <w:sz w:val="24"/>
          <w:szCs w:val="24"/>
          <w:rtl/>
        </w:rPr>
        <w:t xml:space="preserve">       </w:t>
      </w:r>
      <w:r w:rsidRPr="00AD35D2">
        <w:rPr>
          <w:rFonts w:ascii="David" w:eastAsia="Times New Roman" w:hAnsi="David" w:cs="David"/>
          <w:sz w:val="24"/>
          <w:szCs w:val="24"/>
          <w:rtl/>
        </w:rPr>
        <w:t>המחירים (כולל זיכויים)</w:t>
      </w:r>
      <w:r w:rsidRPr="00E56613">
        <w:rPr>
          <w:rFonts w:ascii="David" w:eastAsia="Times New Roman" w:hAnsi="David" w:cs="David"/>
          <w:sz w:val="24"/>
          <w:szCs w:val="24"/>
          <w:rtl/>
        </w:rPr>
        <w:t xml:space="preserve"> יהיו צמודים ל-</w:t>
      </w:r>
      <w:sdt>
        <w:sdtPr>
          <w:rPr>
            <w:rFonts w:ascii="David" w:eastAsia="Times New Roman" w:hAnsi="David" w:cs="David"/>
            <w:color w:val="000080"/>
            <w:sz w:val="24"/>
            <w:szCs w:val="24"/>
            <w:rtl/>
          </w:rPr>
          <w:alias w:val="סוג מדד כותרת"/>
          <w:tag w:val="cntMadadTypeTitle"/>
          <w:id w:val="1758560104"/>
          <w:placeholder>
            <w:docPart w:val="25ED5A29456142D2A94D083DE1EDEEC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0" w:author="עינב יורוביצקי" w:date="2020-07-06T10:33:00Z">
            <w:r w:rsidR="001E4512">
              <w:rPr>
                <w:rFonts w:ascii="David" w:eastAsia="Times New Roman" w:hAnsi="David" w:cs="David" w:hint="cs"/>
                <w:color w:val="000080"/>
                <w:sz w:val="24"/>
                <w:szCs w:val="24"/>
                <w:rtl/>
              </w:rPr>
              <w:t>מדד תשומות הבניה</w:t>
            </w:r>
          </w:ins>
        </w:sdtContent>
      </w:sdt>
      <w:r w:rsidRPr="00E56613">
        <w:rPr>
          <w:rFonts w:ascii="David" w:eastAsia="Times New Roman" w:hAnsi="David" w:cs="David"/>
          <w:sz w:val="24"/>
          <w:szCs w:val="24"/>
          <w:rtl/>
        </w:rPr>
        <w:t xml:space="preserve"> </w:t>
      </w:r>
      <w:sdt>
        <w:sdtPr>
          <w:rPr>
            <w:rFonts w:ascii="David" w:eastAsia="Times New Roman" w:hAnsi="David" w:cs="David"/>
            <w:color w:val="000080"/>
            <w:sz w:val="24"/>
            <w:szCs w:val="24"/>
            <w:rtl/>
          </w:rPr>
          <w:alias w:val="מדד בגין/ידוע - כותרת"/>
          <w:tag w:val="cntIsKnownTitle"/>
          <w:id w:val="554822211"/>
          <w:placeholder>
            <w:docPart w:val="7E8A03CED1934F9882350454A591A58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61" w:author="עינב יורוביצקי" w:date="2020-07-06T10:33:00Z">
            <w:r w:rsidR="001E4512">
              <w:rPr>
                <w:rFonts w:ascii="David" w:eastAsia="Times New Roman" w:hAnsi="David" w:cs="David" w:hint="cs"/>
                <w:color w:val="000080"/>
                <w:sz w:val="24"/>
                <w:szCs w:val="24"/>
                <w:rtl/>
              </w:rPr>
              <w:t>ידוע</w:t>
            </w:r>
          </w:ins>
        </w:sdtContent>
      </w:sdt>
      <w:r w:rsidRPr="00E56613">
        <w:rPr>
          <w:rFonts w:ascii="David" w:eastAsia="Times New Roman" w:hAnsi="David" w:cs="David"/>
          <w:sz w:val="24"/>
          <w:szCs w:val="24"/>
          <w:rtl/>
        </w:rPr>
        <w:t xml:space="preserve"> </w:t>
      </w:r>
    </w:p>
    <w:p w14:paraId="19F80EFC" w14:textId="56F6B245" w:rsidR="00AD35D2" w:rsidRDefault="00AD35D2" w:rsidP="00AD35D2">
      <w:pPr>
        <w:spacing w:before="0" w:beforeAutospacing="0" w:after="0" w:afterAutospacing="0" w:line="360" w:lineRule="auto"/>
        <w:ind w:left="851" w:hanging="567"/>
        <w:jc w:val="both"/>
        <w:rPr>
          <w:rFonts w:ascii="David" w:eastAsia="Times New Roman" w:hAnsi="David" w:cs="David"/>
          <w:sz w:val="24"/>
          <w:szCs w:val="24"/>
          <w:rtl/>
        </w:rPr>
      </w:pPr>
      <w:r>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תאריך </w:t>
      </w:r>
      <w:sdt>
        <w:sdtPr>
          <w:rPr>
            <w:rFonts w:ascii="David" w:eastAsia="Times New Roman" w:hAnsi="David" w:cs="David"/>
            <w:color w:val="000080"/>
            <w:sz w:val="24"/>
            <w:szCs w:val="24"/>
            <w:rtl/>
          </w:rPr>
          <w:alias w:val="מדד בסיס"/>
          <w:tag w:val="cntMadadBase"/>
          <w:id w:val="2034921039"/>
          <w:placeholder>
            <w:docPart w:val="A4619D71C3CD4CA1BD69C14BDA254E4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6-01T00:00:00Z">
            <w:dateFormat w:val="dd/MM/yyyy"/>
            <w:lid w:val="he-IL"/>
            <w:storeMappedDataAs w:val="dateTime"/>
            <w:calendar w:val="gregorian"/>
          </w:date>
        </w:sdtPr>
        <w:sdtEndPr/>
        <w:sdtContent>
          <w:ins w:id="62" w:author="עינב יורוביצקי" w:date="2020-07-06T10:32:00Z">
            <w:r w:rsidR="001E4512">
              <w:rPr>
                <w:rFonts w:ascii="David" w:eastAsia="Times New Roman" w:hAnsi="David" w:cs="David" w:hint="cs"/>
                <w:color w:val="000080"/>
                <w:sz w:val="24"/>
                <w:szCs w:val="24"/>
                <w:rtl/>
              </w:rPr>
              <w:t>‏01/06/2020</w:t>
            </w:r>
          </w:ins>
        </w:sdtContent>
      </w:sdt>
      <w:r w:rsidRPr="00E56613">
        <w:rPr>
          <w:rFonts w:ascii="David" w:eastAsia="Times New Roman" w:hAnsi="David" w:cs="David"/>
          <w:sz w:val="24"/>
          <w:szCs w:val="24"/>
          <w:rtl/>
        </w:rPr>
        <w:t xml:space="preserve"> אשר עמד על </w:t>
      </w:r>
      <w:sdt>
        <w:sdtPr>
          <w:rPr>
            <w:rFonts w:ascii="David" w:eastAsia="Times New Roman" w:hAnsi="David" w:cs="David"/>
            <w:color w:val="000080"/>
            <w:sz w:val="24"/>
            <w:szCs w:val="24"/>
            <w:rtl/>
          </w:rPr>
          <w:alias w:val="נקודות מדד"/>
          <w:tag w:val="cntMadadPoints"/>
          <w:id w:val="711010975"/>
          <w:placeholder>
            <w:docPart w:val="22E994D1002049A4A8AD2504B137F03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63" w:author="עינב יורוביצקי" w:date="2020-07-06T10:33:00Z">
            <w:r w:rsidR="001E4512">
              <w:rPr>
                <w:rFonts w:ascii="David" w:eastAsia="Times New Roman" w:hAnsi="David" w:cs="David" w:hint="cs"/>
                <w:color w:val="000080"/>
                <w:sz w:val="24"/>
                <w:szCs w:val="24"/>
                <w:rtl/>
              </w:rPr>
              <w:t>310.7801</w:t>
            </w:r>
          </w:ins>
        </w:sdtContent>
      </w:sdt>
      <w:r w:rsidRPr="00E56613">
        <w:rPr>
          <w:rFonts w:ascii="David" w:eastAsia="Times New Roman" w:hAnsi="David" w:cs="David"/>
          <w:sz w:val="24"/>
          <w:szCs w:val="24"/>
          <w:rtl/>
        </w:rPr>
        <w:t xml:space="preserve"> נקודות.</w:t>
      </w:r>
    </w:p>
    <w:p w14:paraId="5C639ABC" w14:textId="77777777" w:rsidR="00E56613" w:rsidRPr="00E56613" w:rsidRDefault="00E56613" w:rsidP="00AD35D2">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ד.</w:t>
      </w:r>
      <w:r w:rsidRPr="00E56613">
        <w:rPr>
          <w:rFonts w:ascii="David" w:eastAsia="Times New Roman" w:hAnsi="David" w:cs="David"/>
          <w:sz w:val="24"/>
          <w:szCs w:val="24"/>
          <w:rtl/>
        </w:rPr>
        <w:tab/>
        <w:t>הסכומים הנ"ל אינם כוללים מע"מ.</w:t>
      </w:r>
    </w:p>
    <w:p w14:paraId="743404AF"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AA4A2C4"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5.</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ערבויות</w:t>
      </w:r>
    </w:p>
    <w:p w14:paraId="6904EFF9" w14:textId="77777777" w:rsidR="001A64F5" w:rsidRPr="004D1D17" w:rsidRDefault="00E56613" w:rsidP="00C24089">
      <w:pPr>
        <w:spacing w:before="0" w:beforeAutospacing="0" w:line="240" w:lineRule="auto"/>
        <w:ind w:left="851" w:hanging="567"/>
        <w:rPr>
          <w:rFonts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r>
      <w:r w:rsidR="001A64F5" w:rsidRPr="004D1D17">
        <w:rPr>
          <w:rFonts w:cs="David" w:hint="eastAsia"/>
          <w:sz w:val="24"/>
          <w:szCs w:val="24"/>
          <w:rtl/>
        </w:rPr>
        <w:t>הספק</w:t>
      </w:r>
      <w:r w:rsidR="001A64F5" w:rsidRPr="004D1D17">
        <w:rPr>
          <w:rFonts w:cs="David"/>
          <w:sz w:val="24"/>
          <w:szCs w:val="24"/>
          <w:rtl/>
        </w:rPr>
        <w:t xml:space="preserve"> </w:t>
      </w:r>
      <w:r w:rsidR="001A64F5" w:rsidRPr="004D1D17">
        <w:rPr>
          <w:rFonts w:cs="David" w:hint="eastAsia"/>
          <w:sz w:val="24"/>
          <w:szCs w:val="24"/>
          <w:rtl/>
        </w:rPr>
        <w:t>ימסור</w:t>
      </w:r>
      <w:r w:rsidR="001A64F5" w:rsidRPr="004D1D17">
        <w:rPr>
          <w:rFonts w:cs="David"/>
          <w:sz w:val="24"/>
          <w:szCs w:val="24"/>
          <w:rtl/>
        </w:rPr>
        <w:t xml:space="preserve"> </w:t>
      </w:r>
      <w:r w:rsidR="001A64F5" w:rsidRPr="004D1D17">
        <w:rPr>
          <w:rFonts w:cs="David" w:hint="eastAsia"/>
          <w:sz w:val="24"/>
          <w:szCs w:val="24"/>
          <w:rtl/>
        </w:rPr>
        <w:t>לקבלן</w:t>
      </w:r>
      <w:r w:rsidR="001A64F5" w:rsidRPr="004D1D17">
        <w:rPr>
          <w:rFonts w:cs="David"/>
          <w:sz w:val="24"/>
          <w:szCs w:val="24"/>
          <w:rtl/>
        </w:rPr>
        <w:t xml:space="preserve"> </w:t>
      </w:r>
      <w:r w:rsidR="001A64F5" w:rsidRPr="004D1D17">
        <w:rPr>
          <w:rFonts w:cs="David" w:hint="eastAsia"/>
          <w:sz w:val="24"/>
          <w:szCs w:val="24"/>
          <w:rtl/>
        </w:rPr>
        <w:t>ערבות</w:t>
      </w:r>
      <w:r w:rsidR="001A64F5" w:rsidRPr="004D1D17">
        <w:rPr>
          <w:rFonts w:cs="David"/>
          <w:sz w:val="24"/>
          <w:szCs w:val="24"/>
          <w:rtl/>
        </w:rPr>
        <w:t xml:space="preserve"> </w:t>
      </w:r>
      <w:r w:rsidR="001A64F5" w:rsidRPr="004D1D17">
        <w:rPr>
          <w:rFonts w:cs="David" w:hint="eastAsia"/>
          <w:sz w:val="24"/>
          <w:szCs w:val="24"/>
          <w:rtl/>
        </w:rPr>
        <w:t>אוטונומית</w:t>
      </w:r>
      <w:r w:rsidR="001A64F5" w:rsidRPr="004D1D17">
        <w:rPr>
          <w:rFonts w:cs="David"/>
          <w:sz w:val="24"/>
          <w:szCs w:val="24"/>
          <w:rtl/>
        </w:rPr>
        <w:t xml:space="preserve"> </w:t>
      </w:r>
      <w:r w:rsidR="001A64F5" w:rsidRPr="004D1D17">
        <w:rPr>
          <w:rFonts w:cs="David" w:hint="eastAsia"/>
          <w:sz w:val="24"/>
          <w:szCs w:val="24"/>
          <w:rtl/>
        </w:rPr>
        <w:t>בסך</w:t>
      </w:r>
      <w:r w:rsidR="001A64F5" w:rsidRPr="004D1D17">
        <w:rPr>
          <w:rFonts w:cs="David"/>
          <w:sz w:val="24"/>
          <w:szCs w:val="24"/>
          <w:rtl/>
        </w:rPr>
        <w:t xml:space="preserve"> 5% </w:t>
      </w:r>
      <w:r w:rsidR="001A64F5" w:rsidRPr="004D1D17">
        <w:rPr>
          <w:rFonts w:cs="David" w:hint="eastAsia"/>
          <w:sz w:val="24"/>
          <w:szCs w:val="24"/>
          <w:rtl/>
        </w:rPr>
        <w:t>מאומדן</w:t>
      </w:r>
      <w:r w:rsidR="001A64F5" w:rsidRPr="004D1D17">
        <w:rPr>
          <w:rFonts w:cs="David"/>
          <w:sz w:val="24"/>
          <w:szCs w:val="24"/>
          <w:rtl/>
        </w:rPr>
        <w:t xml:space="preserve"> </w:t>
      </w:r>
      <w:r w:rsidR="001A64F5" w:rsidRPr="004D1D17">
        <w:rPr>
          <w:rFonts w:cs="David" w:hint="eastAsia"/>
          <w:sz w:val="24"/>
          <w:szCs w:val="24"/>
          <w:rtl/>
        </w:rPr>
        <w:t>מחיר</w:t>
      </w:r>
      <w:r w:rsidR="001A64F5" w:rsidRPr="004D1D17">
        <w:rPr>
          <w:rFonts w:cs="David"/>
          <w:sz w:val="24"/>
          <w:szCs w:val="24"/>
          <w:rtl/>
        </w:rPr>
        <w:t xml:space="preserve"> </w:t>
      </w:r>
      <w:r w:rsidR="001A64F5" w:rsidRPr="004D1D17">
        <w:rPr>
          <w:rFonts w:cs="David" w:hint="eastAsia"/>
          <w:sz w:val="24"/>
          <w:szCs w:val="24"/>
          <w:rtl/>
        </w:rPr>
        <w:t>העבודות</w:t>
      </w:r>
      <w:r w:rsidR="001A64F5" w:rsidRPr="004D1D17">
        <w:rPr>
          <w:rFonts w:cs="David"/>
          <w:sz w:val="24"/>
          <w:szCs w:val="24"/>
          <w:rtl/>
        </w:rPr>
        <w:t xml:space="preserve"> </w:t>
      </w:r>
      <w:r w:rsidR="001A64F5" w:rsidRPr="004D1D17">
        <w:rPr>
          <w:rFonts w:cs="David" w:hint="eastAsia"/>
          <w:sz w:val="24"/>
          <w:szCs w:val="24"/>
          <w:rtl/>
        </w:rPr>
        <w:t>הכולל</w:t>
      </w:r>
      <w:r w:rsidR="001A64F5" w:rsidRPr="004D1D17">
        <w:rPr>
          <w:rFonts w:cs="David"/>
          <w:sz w:val="24"/>
          <w:szCs w:val="24"/>
          <w:rtl/>
        </w:rPr>
        <w:t xml:space="preserve"> </w:t>
      </w:r>
      <w:r w:rsidR="001A64F5" w:rsidRPr="004D1D17">
        <w:rPr>
          <w:rFonts w:cs="David" w:hint="eastAsia"/>
          <w:sz w:val="24"/>
          <w:szCs w:val="24"/>
          <w:rtl/>
        </w:rPr>
        <w:t>לפרויקט</w:t>
      </w:r>
      <w:r w:rsidR="001A64F5" w:rsidRPr="004D1D17">
        <w:rPr>
          <w:rFonts w:cs="David"/>
          <w:sz w:val="24"/>
          <w:szCs w:val="24"/>
          <w:rtl/>
        </w:rPr>
        <w:t>/</w:t>
      </w:r>
      <w:r w:rsidR="001A64F5" w:rsidRPr="004D1D17">
        <w:rPr>
          <w:rFonts w:cs="David" w:hint="eastAsia"/>
          <w:sz w:val="24"/>
          <w:szCs w:val="24"/>
          <w:rtl/>
        </w:rPr>
        <w:t>לבניין</w:t>
      </w:r>
      <w:r w:rsidR="001A64F5" w:rsidRPr="004D1D17">
        <w:rPr>
          <w:rFonts w:cs="David"/>
          <w:sz w:val="24"/>
          <w:szCs w:val="24"/>
          <w:rtl/>
        </w:rPr>
        <w:t>.</w:t>
      </w:r>
    </w:p>
    <w:p w14:paraId="7D771B30" w14:textId="77777777" w:rsidR="001A64F5" w:rsidRPr="004D1D17" w:rsidRDefault="001A64F5" w:rsidP="00C24089">
      <w:pPr>
        <w:spacing w:before="0" w:beforeAutospacing="0" w:line="240" w:lineRule="auto"/>
        <w:ind w:left="851"/>
        <w:rPr>
          <w:rFonts w:cs="David"/>
          <w:sz w:val="24"/>
          <w:szCs w:val="24"/>
          <w:rtl/>
        </w:rPr>
      </w:pPr>
      <w:r w:rsidRPr="004D1D17">
        <w:rPr>
          <w:rFonts w:cs="David" w:hint="eastAsia"/>
          <w:sz w:val="24"/>
          <w:szCs w:val="24"/>
          <w:rtl/>
        </w:rPr>
        <w:t>כתנאי</w:t>
      </w:r>
      <w:r w:rsidRPr="004D1D17">
        <w:rPr>
          <w:rFonts w:cs="David"/>
          <w:sz w:val="24"/>
          <w:szCs w:val="24"/>
          <w:rtl/>
        </w:rPr>
        <w:t xml:space="preserve"> </w:t>
      </w:r>
      <w:r w:rsidRPr="004D1D17">
        <w:rPr>
          <w:rFonts w:cs="David" w:hint="eastAsia"/>
          <w:sz w:val="24"/>
          <w:szCs w:val="24"/>
          <w:rtl/>
        </w:rPr>
        <w:t>לתשלום</w:t>
      </w:r>
      <w:r w:rsidRPr="004D1D17">
        <w:rPr>
          <w:rFonts w:cs="David"/>
          <w:sz w:val="24"/>
          <w:szCs w:val="24"/>
          <w:rtl/>
        </w:rPr>
        <w:t xml:space="preserve"> </w:t>
      </w:r>
      <w:r w:rsidRPr="004D1D17">
        <w:rPr>
          <w:rFonts w:cs="David" w:hint="eastAsia"/>
          <w:sz w:val="24"/>
          <w:szCs w:val="24"/>
          <w:rtl/>
        </w:rPr>
        <w:t>הח</w:t>
      </w:r>
      <w:r w:rsidRPr="004D1D17">
        <w:rPr>
          <w:rFonts w:cs="David"/>
          <w:sz w:val="24"/>
          <w:szCs w:val="24"/>
          <w:rtl/>
        </w:rPr>
        <w:t>-</w:t>
      </w:r>
      <w:r w:rsidRPr="004D1D17">
        <w:rPr>
          <w:rFonts w:cs="David" w:hint="eastAsia"/>
          <w:sz w:val="24"/>
          <w:szCs w:val="24"/>
          <w:rtl/>
        </w:rPr>
        <w:t>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ימסור</w:t>
      </w:r>
      <w:r w:rsidRPr="004D1D17">
        <w:rPr>
          <w:rFonts w:cs="David"/>
          <w:sz w:val="24"/>
          <w:szCs w:val="24"/>
          <w:rtl/>
        </w:rPr>
        <w:t xml:space="preserve"> </w:t>
      </w:r>
      <w:r w:rsidRPr="004D1D17">
        <w:rPr>
          <w:rFonts w:cs="David" w:hint="eastAsia"/>
          <w:sz w:val="24"/>
          <w:szCs w:val="24"/>
          <w:rtl/>
        </w:rPr>
        <w:t>הספק</w:t>
      </w:r>
      <w:r w:rsidRPr="004D1D17">
        <w:rPr>
          <w:rFonts w:cs="David"/>
          <w:sz w:val="24"/>
          <w:szCs w:val="24"/>
          <w:rtl/>
        </w:rPr>
        <w:t xml:space="preserve"> </w:t>
      </w:r>
      <w:r w:rsidRPr="004D1D17">
        <w:rPr>
          <w:rFonts w:cs="David" w:hint="eastAsia"/>
          <w:sz w:val="24"/>
          <w:szCs w:val="24"/>
          <w:rtl/>
        </w:rPr>
        <w:t>למזמין</w:t>
      </w:r>
      <w:r w:rsidRPr="004D1D17">
        <w:rPr>
          <w:rFonts w:cs="David"/>
          <w:sz w:val="24"/>
          <w:szCs w:val="24"/>
          <w:rtl/>
        </w:rPr>
        <w:t xml:space="preserve"> </w:t>
      </w:r>
      <w:r w:rsidRPr="004D1D17">
        <w:rPr>
          <w:rFonts w:cs="David" w:hint="eastAsia"/>
          <w:sz w:val="24"/>
          <w:szCs w:val="24"/>
          <w:rtl/>
        </w:rPr>
        <w:t>ערבות</w:t>
      </w:r>
      <w:r w:rsidRPr="004D1D17">
        <w:rPr>
          <w:rFonts w:cs="David"/>
          <w:sz w:val="24"/>
          <w:szCs w:val="24"/>
          <w:rtl/>
        </w:rPr>
        <w:t xml:space="preserve"> </w:t>
      </w:r>
      <w:r w:rsidRPr="004D1D17">
        <w:rPr>
          <w:rFonts w:cs="David" w:hint="eastAsia"/>
          <w:sz w:val="24"/>
          <w:szCs w:val="24"/>
          <w:rtl/>
        </w:rPr>
        <w:t>בנקאית</w:t>
      </w:r>
      <w:r w:rsidRPr="004D1D17">
        <w:rPr>
          <w:rFonts w:cs="David"/>
          <w:sz w:val="24"/>
          <w:szCs w:val="24"/>
          <w:rtl/>
        </w:rPr>
        <w:t xml:space="preserve"> </w:t>
      </w:r>
      <w:r w:rsidRPr="004D1D17">
        <w:rPr>
          <w:rFonts w:cs="David" w:hint="eastAsia"/>
          <w:sz w:val="24"/>
          <w:szCs w:val="24"/>
          <w:rtl/>
        </w:rPr>
        <w:t>אוטונומית</w:t>
      </w:r>
      <w:r w:rsidRPr="004D1D17">
        <w:rPr>
          <w:rFonts w:cs="David"/>
          <w:sz w:val="24"/>
          <w:szCs w:val="24"/>
          <w:rtl/>
        </w:rPr>
        <w:t xml:space="preserve"> </w:t>
      </w:r>
      <w:r w:rsidRPr="004D1D17">
        <w:rPr>
          <w:rFonts w:cs="David" w:hint="eastAsia"/>
          <w:sz w:val="24"/>
          <w:szCs w:val="24"/>
          <w:rtl/>
        </w:rPr>
        <w:t>בסך</w:t>
      </w:r>
      <w:r w:rsidRPr="004D1D17">
        <w:rPr>
          <w:rFonts w:cs="David"/>
          <w:sz w:val="24"/>
          <w:szCs w:val="24"/>
          <w:rtl/>
        </w:rPr>
        <w:t xml:space="preserve"> 5% </w:t>
      </w:r>
      <w:r w:rsidRPr="004D1D17">
        <w:rPr>
          <w:rFonts w:cs="David" w:hint="eastAsia"/>
          <w:sz w:val="24"/>
          <w:szCs w:val="24"/>
          <w:rtl/>
        </w:rPr>
        <w:t>מסך</w:t>
      </w:r>
      <w:r w:rsidRPr="004D1D17">
        <w:rPr>
          <w:rFonts w:cs="David"/>
          <w:sz w:val="24"/>
          <w:szCs w:val="24"/>
          <w:rtl/>
        </w:rPr>
        <w:t xml:space="preserve"> </w:t>
      </w:r>
      <w:r w:rsidRPr="004D1D17">
        <w:rPr>
          <w:rFonts w:cs="David" w:hint="eastAsia"/>
          <w:sz w:val="24"/>
          <w:szCs w:val="24"/>
          <w:rtl/>
        </w:rPr>
        <w:t>החשבון</w:t>
      </w:r>
      <w:r w:rsidRPr="004D1D17">
        <w:rPr>
          <w:rFonts w:cs="David"/>
          <w:sz w:val="24"/>
          <w:szCs w:val="24"/>
          <w:rtl/>
        </w:rPr>
        <w:t xml:space="preserve"> </w:t>
      </w:r>
      <w:r w:rsidRPr="004D1D17">
        <w:rPr>
          <w:rFonts w:cs="David" w:hint="eastAsia"/>
          <w:sz w:val="24"/>
          <w:szCs w:val="24"/>
          <w:rtl/>
        </w:rPr>
        <w:t>הסופי</w:t>
      </w:r>
      <w:r w:rsidRPr="004D1D17">
        <w:rPr>
          <w:rFonts w:cs="David"/>
          <w:sz w:val="24"/>
          <w:szCs w:val="24"/>
          <w:rtl/>
        </w:rPr>
        <w:t xml:space="preserve"> </w:t>
      </w:r>
      <w:r w:rsidRPr="004D1D17">
        <w:rPr>
          <w:rFonts w:cs="David" w:hint="eastAsia"/>
          <w:sz w:val="24"/>
          <w:szCs w:val="24"/>
          <w:rtl/>
        </w:rPr>
        <w:t>המצטבר</w:t>
      </w:r>
      <w:r w:rsidRPr="004D1D17">
        <w:rPr>
          <w:rFonts w:cs="David"/>
          <w:sz w:val="24"/>
          <w:szCs w:val="24"/>
          <w:rtl/>
        </w:rPr>
        <w:t>.</w:t>
      </w:r>
    </w:p>
    <w:p w14:paraId="5D5B0AAE" w14:textId="77777777" w:rsidR="00E56613" w:rsidRPr="00E56613" w:rsidRDefault="00E56613" w:rsidP="00E56613">
      <w:pPr>
        <w:spacing w:before="0" w:beforeAutospacing="0" w:after="0" w:afterAutospacing="0" w:line="360" w:lineRule="auto"/>
        <w:ind w:left="1418" w:hanging="567"/>
        <w:jc w:val="both"/>
        <w:rPr>
          <w:rFonts w:ascii="David" w:eastAsia="Times New Roman" w:hAnsi="David" w:cs="David"/>
          <w:sz w:val="24"/>
          <w:szCs w:val="24"/>
          <w:rtl/>
        </w:rPr>
      </w:pPr>
    </w:p>
    <w:p w14:paraId="08B59400" w14:textId="77777777" w:rsidR="00E56613" w:rsidRPr="00E56613" w:rsidRDefault="00E56613" w:rsidP="001A64F5">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r>
      <w:r w:rsidR="001A64F5">
        <w:rPr>
          <w:rFonts w:ascii="David" w:eastAsia="Times New Roman" w:hAnsi="David" w:cs="David" w:hint="cs"/>
          <w:b/>
          <w:bCs/>
          <w:sz w:val="24"/>
          <w:szCs w:val="24"/>
          <w:u w:val="single"/>
          <w:rtl/>
        </w:rPr>
        <w:t xml:space="preserve">הקבלן אחראי כי </w:t>
      </w:r>
      <w:r w:rsidRPr="00E56613">
        <w:rPr>
          <w:rFonts w:ascii="David" w:eastAsia="Times New Roman" w:hAnsi="David" w:cs="David"/>
          <w:b/>
          <w:bCs/>
          <w:sz w:val="24"/>
          <w:szCs w:val="24"/>
          <w:u w:val="single"/>
          <w:rtl/>
        </w:rPr>
        <w:t xml:space="preserve">הספק </w:t>
      </w:r>
      <w:r w:rsidR="001A64F5">
        <w:rPr>
          <w:rFonts w:ascii="David" w:eastAsia="Times New Roman" w:hAnsi="David" w:cs="David" w:hint="cs"/>
          <w:b/>
          <w:bCs/>
          <w:sz w:val="24"/>
          <w:szCs w:val="24"/>
          <w:u w:val="single"/>
          <w:rtl/>
        </w:rPr>
        <w:t>י</w:t>
      </w:r>
      <w:r w:rsidRPr="00E56613">
        <w:rPr>
          <w:rFonts w:ascii="David" w:eastAsia="Times New Roman" w:hAnsi="David" w:cs="David"/>
          <w:b/>
          <w:bCs/>
          <w:sz w:val="24"/>
          <w:szCs w:val="24"/>
          <w:u w:val="single"/>
          <w:rtl/>
        </w:rPr>
        <w:t>תחייב 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w:t>
      </w:r>
      <w:r w:rsidRPr="00E56613">
        <w:rPr>
          <w:rFonts w:ascii="David" w:eastAsia="Times New Roman" w:hAnsi="David" w:cs="David"/>
          <w:sz w:val="24"/>
          <w:szCs w:val="24"/>
          <w:rtl/>
        </w:rPr>
        <w:t xml:space="preserve">. </w:t>
      </w:r>
    </w:p>
    <w:p w14:paraId="38FB6EDC"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20D8C3DE"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6.</w:t>
      </w:r>
      <w:r w:rsidRPr="00E56613">
        <w:rPr>
          <w:rFonts w:ascii="David" w:eastAsia="Times New Roman" w:hAnsi="David" w:cs="David"/>
          <w:sz w:val="24"/>
          <w:szCs w:val="24"/>
          <w:rtl/>
        </w:rPr>
        <w:tab/>
        <w:t xml:space="preserve"> מבוטל</w:t>
      </w:r>
    </w:p>
    <w:p w14:paraId="36DEDC3D"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EB3D9AB"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tl/>
        </w:rPr>
      </w:pPr>
      <w:r w:rsidRPr="00E56613">
        <w:rPr>
          <w:rFonts w:ascii="David" w:eastAsia="Times New Roman" w:hAnsi="David" w:cs="David"/>
          <w:sz w:val="24"/>
          <w:szCs w:val="24"/>
          <w:rtl/>
        </w:rPr>
        <w:t>7.</w:t>
      </w:r>
      <w:r w:rsidRPr="00E56613">
        <w:rPr>
          <w:rFonts w:ascii="David" w:eastAsia="Times New Roman" w:hAnsi="David" w:cs="David"/>
          <w:sz w:val="24"/>
          <w:szCs w:val="24"/>
          <w:rtl/>
        </w:rPr>
        <w:tab/>
      </w:r>
      <w:r w:rsidRPr="00E56613">
        <w:rPr>
          <w:rFonts w:ascii="David" w:eastAsia="Times New Roman" w:hAnsi="David" w:cs="David"/>
          <w:b/>
          <w:bCs/>
          <w:sz w:val="24"/>
          <w:szCs w:val="24"/>
          <w:u w:val="single"/>
          <w:rtl/>
        </w:rPr>
        <w:t>הפניית רוכשי הדירות לספק - שינויים ותוספות</w:t>
      </w:r>
    </w:p>
    <w:p w14:paraId="74B22FDD"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א.</w:t>
      </w:r>
      <w:r w:rsidRPr="00E56613">
        <w:rPr>
          <w:rFonts w:ascii="David" w:eastAsia="Times New Roman" w:hAnsi="David" w:cs="David"/>
          <w:sz w:val="24"/>
          <w:szCs w:val="24"/>
          <w:rtl/>
        </w:rPr>
        <w:tab/>
        <w:t>הקבלן יעביר, מעת לעת, לספק את פרטי רוכשי הדירות בפרויקט/בבניין. הספק יצור קשר עם רוכשי הדירות ויזמינם לחנות הספק.</w:t>
      </w:r>
    </w:p>
    <w:p w14:paraId="72E31AB5"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מעצב/אדריכל פנים מטעם הספק יציג בפני הרוכש את תכניות הארונות בהתאם למפרט שנקבע בחוזה זה לרבות החלופות השונות המפורטות בו. הספק יחתים את הרוכש על התכניות בהם פרוט החלופות שנבחרו ע"י הרוכש, ויעביר עותק מהתכניות החתומות לקבלן ובתכנית יפורטו: שם הפרויקט, הבנין, הדירה, פרטי הרוכש, חתימת הרוכש, תאריך וזיהוי בחירות הרוכש מתוך החלופות הכלולות בסטנדרט.</w:t>
      </w:r>
    </w:p>
    <w:p w14:paraId="0D84817A"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רוכשים שלא יהיו מעוניינים בארונות הסטנדרטיים ולא יהיו מעוניינים בארונות חלופיים מתוצרת הקבלן יופנו ע"י הספק לקבלן.</w:t>
      </w:r>
    </w:p>
    <w:p w14:paraId="2F67D234" w14:textId="77777777" w:rsidR="00E56613" w:rsidRPr="00E56613" w:rsidRDefault="00E56613" w:rsidP="00E56613">
      <w:pPr>
        <w:spacing w:before="0" w:beforeAutospacing="0" w:after="0" w:afterAutospacing="0" w:line="360" w:lineRule="auto"/>
        <w:ind w:left="851" w:hanging="567"/>
        <w:jc w:val="both"/>
        <w:rPr>
          <w:rFonts w:ascii="David" w:eastAsia="Times New Roman" w:hAnsi="David" w:cs="David"/>
          <w:sz w:val="24"/>
          <w:szCs w:val="24"/>
          <w:rtl/>
        </w:rPr>
      </w:pPr>
      <w:r w:rsidRPr="00E56613">
        <w:rPr>
          <w:rFonts w:ascii="David" w:eastAsia="Times New Roman" w:hAnsi="David" w:cs="David"/>
          <w:sz w:val="24"/>
          <w:szCs w:val="24"/>
          <w:rtl/>
        </w:rPr>
        <w:t>ג.</w:t>
      </w:r>
      <w:r w:rsidRPr="00E56613">
        <w:rPr>
          <w:rFonts w:ascii="David" w:eastAsia="Times New Roman" w:hAnsi="David" w:cs="David"/>
          <w:sz w:val="24"/>
          <w:szCs w:val="24"/>
          <w:rtl/>
        </w:rPr>
        <w:tab/>
        <w:t>לרוכשים שיהיו מעוניינים להזמין מהספק ארונות אחרים  (שדרוג מהסטנדרט) מהארונות המפורטים בחוזה זה יוצעו, ע"י הספק הארונות האחרים במחיר הנמוך ב-20% ממחירון הספק וממחיר זה (לא כולל מע"מ) יופחת סך הגדול פי 2 ממחיר היסוד שנקבע בסעיף 4 בגין ארונות מטבח ובגין ארונות אמבטיה. (המדידה כמפורט לעיל). המזמין ישלם לספק את הסכום שנקבע בסעיף 4 לעיל.</w:t>
      </w:r>
    </w:p>
    <w:p w14:paraId="3CF7E72A" w14:textId="77777777" w:rsidR="00E56613" w:rsidRPr="00E56613" w:rsidRDefault="00E56613" w:rsidP="00E56613">
      <w:pPr>
        <w:spacing w:before="0" w:beforeAutospacing="0" w:after="0" w:afterAutospacing="0" w:line="360" w:lineRule="auto"/>
        <w:ind w:left="852"/>
        <w:jc w:val="both"/>
        <w:rPr>
          <w:rFonts w:ascii="David" w:eastAsia="Times New Roman" w:hAnsi="David" w:cs="David"/>
          <w:sz w:val="24"/>
          <w:szCs w:val="24"/>
          <w:rtl/>
        </w:rPr>
      </w:pPr>
      <w:r w:rsidRPr="00E56613">
        <w:rPr>
          <w:rFonts w:ascii="David" w:eastAsia="Times New Roman" w:hAnsi="David" w:cs="David"/>
          <w:sz w:val="24"/>
          <w:szCs w:val="24"/>
          <w:rtl/>
        </w:rPr>
        <w:t>התחשיב הנ"ל יערך רק במקרים בהם הארונות האחרים יהיו שונים בצורה מהותית מהארונות המפורטים בחוזה זה.</w:t>
      </w:r>
    </w:p>
    <w:p w14:paraId="0D6BFAAC" w14:textId="77777777" w:rsidR="00E56613" w:rsidRPr="00E56613" w:rsidRDefault="00E56613" w:rsidP="00237720">
      <w:pPr>
        <w:numPr>
          <w:ilvl w:val="0"/>
          <w:numId w:val="10"/>
        </w:numPr>
        <w:spacing w:before="0" w:beforeAutospacing="0" w:after="6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ללא תוספת תשלום</w:t>
      </w:r>
    </w:p>
    <w:p w14:paraId="027C45BF" w14:textId="77777777" w:rsidR="00E56613" w:rsidRPr="00E56613" w:rsidRDefault="00E56613" w:rsidP="00E56613">
      <w:pPr>
        <w:spacing w:before="24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בגין התאמת שתי יחידות ארון תחתון עבור כיור כפול במקום כיור בודד  </w:t>
      </w:r>
      <w:r w:rsidRPr="00E56613">
        <w:rPr>
          <w:rFonts w:ascii="David" w:eastAsia="Times New Roman" w:hAnsi="David" w:cs="David"/>
          <w:b/>
          <w:bCs/>
          <w:sz w:val="24"/>
          <w:szCs w:val="24"/>
          <w:u w:val="single"/>
          <w:rtl/>
        </w:rPr>
        <w:t xml:space="preserve">ללא </w:t>
      </w:r>
      <w:r w:rsidRPr="00E56613">
        <w:rPr>
          <w:rFonts w:ascii="David" w:eastAsia="Times New Roman" w:hAnsi="David" w:cs="David"/>
          <w:sz w:val="24"/>
          <w:szCs w:val="24"/>
          <w:rtl/>
        </w:rPr>
        <w:t>גם במקרה שהרוכש יזמין מהספק ארונות אחרים מהארונות המפורטים בחוזה זה יכין הספק תכניות של הארונות האחרים (מבט על, חזיתות, איזומטריה, תכנית מיקום נק' חשמל, גז ואינסטלציה עם מידות מפורטות) ויחתים את הרוכש. בתכניות יפורטו הנתונים כאמור בסעיף 3 א לעיל וכן סוג העץ, צבע, פרזול, מסד וכיוב"ז.</w:t>
      </w:r>
    </w:p>
    <w:p w14:paraId="748C58C5"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8.</w:t>
      </w:r>
      <w:r w:rsidRPr="00E56613">
        <w:rPr>
          <w:rFonts w:ascii="David" w:eastAsia="Times New Roman" w:hAnsi="David" w:cs="David"/>
          <w:sz w:val="24"/>
          <w:szCs w:val="24"/>
          <w:rtl/>
        </w:rPr>
        <w:tab/>
        <w:t>לפי דרישת הקבלן יעביר הספק טופס דיווח מודפס המרכז את סטטוס הטיפול מול כל רוכש. (לרבות התרעה לגבי רוכשים שטרם הגיעו לחנות הספק)</w:t>
      </w:r>
    </w:p>
    <w:p w14:paraId="47367A19" w14:textId="77777777" w:rsidR="00E56613" w:rsidRPr="00E56613" w:rsidRDefault="00E56613" w:rsidP="00E56613">
      <w:pPr>
        <w:spacing w:before="0" w:beforeAutospacing="0" w:after="0" w:afterAutospacing="0" w:line="360" w:lineRule="auto"/>
        <w:ind w:left="284" w:hanging="284"/>
        <w:jc w:val="both"/>
        <w:rPr>
          <w:rFonts w:ascii="David" w:eastAsia="Times New Roman" w:hAnsi="David" w:cs="David"/>
          <w:sz w:val="24"/>
          <w:szCs w:val="24"/>
        </w:rPr>
      </w:pPr>
      <w:r w:rsidRPr="00E56613">
        <w:rPr>
          <w:rFonts w:ascii="David" w:eastAsia="Times New Roman" w:hAnsi="David" w:cs="David"/>
          <w:sz w:val="24"/>
          <w:szCs w:val="24"/>
          <w:rtl/>
        </w:rPr>
        <w:t>9.</w:t>
      </w:r>
      <w:r w:rsidRPr="00E56613">
        <w:rPr>
          <w:rFonts w:ascii="David" w:eastAsia="Times New Roman" w:hAnsi="David" w:cs="David"/>
          <w:sz w:val="24"/>
          <w:szCs w:val="24"/>
          <w:rtl/>
        </w:rPr>
        <w:tab/>
        <w:t>הספק מכיר את יתר התנאים הנהוגים  בחוזים בין קבלנים ראשיים לספקים (ובין היתר בנושאי בטיחות שמירה ובטוח) ומתחייב לחתום על החוזה בנוסח שנהוג אצל הקבלן שיבחר ע"י היזם לביצוע הפרויקט.</w:t>
      </w:r>
    </w:p>
    <w:p w14:paraId="0FF6FDA8" w14:textId="77777777" w:rsidR="00E56613" w:rsidRPr="00E56613" w:rsidRDefault="00E56613" w:rsidP="00E56613">
      <w:pPr>
        <w:tabs>
          <w:tab w:val="center" w:pos="2540"/>
          <w:tab w:val="right" w:pos="5600"/>
        </w:tabs>
        <w:spacing w:before="0" w:beforeAutospacing="0" w:after="0" w:afterAutospacing="0" w:line="36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4"/>
          <w:szCs w:val="24"/>
          <w:u w:val="single"/>
          <w:rtl/>
        </w:rPr>
        <w:br w:type="page"/>
      </w:r>
      <w:r w:rsidRPr="00E56613">
        <w:rPr>
          <w:rFonts w:ascii="David" w:eastAsia="Times New Roman" w:hAnsi="David" w:cs="David"/>
          <w:b/>
          <w:bCs/>
          <w:snapToGrid w:val="0"/>
          <w:sz w:val="26"/>
          <w:szCs w:val="24"/>
          <w:u w:val="single"/>
          <w:rtl/>
        </w:rPr>
        <w:t>נספח 3.1.28</w:t>
      </w:r>
    </w:p>
    <w:p w14:paraId="116DD11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3CFAA4D6"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תנאים מיוחדים לאספקת והרכבת דלתות פנים </w:t>
      </w:r>
    </w:p>
    <w:p w14:paraId="769284E6" w14:textId="2050B4C4"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273358041"/>
          <w:placeholder>
            <w:docPart w:val="A07761CF87D24519ADE3B013629A358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4" w:author="עינב יורוביצקי" w:date="2020-07-06T10:26:00Z">
            <w:r w:rsidR="001C2A3D">
              <w:rPr>
                <w:rFonts w:ascii="David" w:eastAsia="Times New Roman" w:hAnsi="David" w:cs="David" w:hint="cs"/>
                <w:b/>
                <w:bCs/>
                <w:color w:val="800080"/>
                <w:sz w:val="24"/>
                <w:szCs w:val="24"/>
                <w:u w:val="single"/>
                <w:rtl/>
              </w:rPr>
              <w:t xml:space="preserve">תל אביב </w:t>
            </w:r>
          </w:ins>
        </w:sdtContent>
      </w:sdt>
    </w:p>
    <w:p w14:paraId="6E015F9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45BE182D" w14:textId="77777777" w:rsidR="00E56613" w:rsidRPr="00E56613" w:rsidRDefault="00E56613" w:rsidP="00237720">
      <w:pPr>
        <w:numPr>
          <w:ilvl w:val="0"/>
          <w:numId w:val="11"/>
        </w:numPr>
        <w:spacing w:before="0" w:beforeAutospacing="0" w:after="0" w:afterAutospacing="0" w:line="360" w:lineRule="auto"/>
        <w:ind w:left="720"/>
        <w:jc w:val="both"/>
        <w:rPr>
          <w:rFonts w:ascii="David" w:eastAsia="Times New Roman" w:hAnsi="David" w:cs="David"/>
          <w:sz w:val="24"/>
          <w:szCs w:val="24"/>
          <w:u w:val="single"/>
          <w:rtl/>
        </w:rPr>
      </w:pPr>
      <w:r w:rsidRPr="00E56613">
        <w:rPr>
          <w:rFonts w:ascii="David" w:eastAsia="Times New Roman" w:hAnsi="David" w:cs="David"/>
          <w:b/>
          <w:bCs/>
          <w:sz w:val="24"/>
          <w:szCs w:val="24"/>
          <w:u w:val="single"/>
          <w:rtl/>
        </w:rPr>
        <w:t>פרוט העבודה</w:t>
      </w:r>
      <w:r w:rsidRPr="00E56613">
        <w:rPr>
          <w:rFonts w:ascii="David" w:eastAsia="Times New Roman" w:hAnsi="David" w:cs="David"/>
          <w:sz w:val="24"/>
          <w:szCs w:val="24"/>
          <w:u w:val="single"/>
          <w:rtl/>
        </w:rPr>
        <w:t xml:space="preserve"> </w:t>
      </w:r>
    </w:p>
    <w:p w14:paraId="28B23FDB"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ייצור,</w:t>
      </w:r>
      <w:r w:rsidR="00C96B78">
        <w:rPr>
          <w:rFonts w:ascii="David" w:eastAsia="Times New Roman" w:hAnsi="David" w:cs="David" w:hint="cs"/>
          <w:sz w:val="24"/>
          <w:szCs w:val="24"/>
          <w:rtl/>
        </w:rPr>
        <w:t xml:space="preserve"> </w:t>
      </w:r>
      <w:r w:rsidR="00C96B78">
        <w:rPr>
          <w:rFonts w:ascii="David" w:eastAsia="Times New Roman" w:hAnsi="David" w:cs="David"/>
          <w:sz w:val="24"/>
          <w:szCs w:val="24"/>
          <w:rtl/>
        </w:rPr>
        <w:t>אספקה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והרכבה של משקופים ודלתות פנים  במידות שונות עפ"י תכניות, מפרט וכתב כמויות.</w:t>
      </w:r>
    </w:p>
    <w:p w14:paraId="59486F4D" w14:textId="77777777" w:rsidR="00E56613" w:rsidRPr="00E56613" w:rsidRDefault="00E56613" w:rsidP="00E56613">
      <w:pPr>
        <w:spacing w:before="120" w:beforeAutospacing="0" w:after="0" w:afterAutospacing="0" w:line="360" w:lineRule="auto"/>
        <w:ind w:left="1004"/>
        <w:rPr>
          <w:rFonts w:ascii="David" w:eastAsia="Times New Roman" w:hAnsi="David" w:cs="David"/>
          <w:sz w:val="24"/>
          <w:szCs w:val="24"/>
          <w:rtl/>
        </w:rPr>
      </w:pPr>
      <w:r w:rsidRPr="00E56613">
        <w:rPr>
          <w:rFonts w:ascii="David" w:eastAsia="Times New Roman" w:hAnsi="David" w:cs="David"/>
          <w:sz w:val="24"/>
          <w:szCs w:val="24"/>
          <w:rtl/>
        </w:rPr>
        <w:t xml:space="preserve">באחריות הספק לבצע מדידות באתר להתקנת כל משקוף לאחר בניה וטיח, להתריע </w:t>
      </w:r>
      <w:r w:rsidRPr="00E56613">
        <w:rPr>
          <w:rFonts w:ascii="David" w:eastAsia="Times New Roman" w:hAnsi="David" w:cs="David"/>
          <w:sz w:val="24"/>
          <w:szCs w:val="24"/>
          <w:rtl/>
        </w:rPr>
        <w:br/>
        <w:t>במקרים בהם הבניה בפועל אינה תואמת את התכנון .</w:t>
      </w:r>
    </w:p>
    <w:p w14:paraId="4AE2C665"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 xml:space="preserve"> ב</w:t>
      </w:r>
      <w:r w:rsidRPr="00E56613">
        <w:rPr>
          <w:rFonts w:ascii="David" w:eastAsia="Times New Roman" w:hAnsi="David" w:cs="David"/>
          <w:sz w:val="24"/>
          <w:szCs w:val="24"/>
          <w:rtl/>
        </w:rPr>
        <w:t>.</w:t>
      </w:r>
      <w:r w:rsidRPr="00E56613">
        <w:rPr>
          <w:rFonts w:ascii="David" w:eastAsia="Times New Roman" w:hAnsi="David" w:cs="David"/>
          <w:sz w:val="24"/>
          <w:szCs w:val="24"/>
          <w:rtl/>
        </w:rPr>
        <w:tab/>
        <w:t>בגמר ההרכבה הספק יגן על הדלתות והמשקופים  מפני פגיעות ורסיסי צבע, ע"י עטיפתם.</w:t>
      </w:r>
    </w:p>
    <w:p w14:paraId="78E20055"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ג</w:t>
      </w:r>
      <w:r w:rsidRPr="00E56613">
        <w:rPr>
          <w:rFonts w:ascii="David" w:eastAsia="Times New Roman" w:hAnsi="David" w:cs="David"/>
          <w:sz w:val="24"/>
          <w:szCs w:val="24"/>
          <w:rtl/>
        </w:rPr>
        <w:t>.</w:t>
      </w:r>
      <w:r w:rsidRPr="00E56613">
        <w:rPr>
          <w:rFonts w:ascii="David" w:eastAsia="Times New Roman" w:hAnsi="David" w:cs="David"/>
          <w:sz w:val="24"/>
          <w:szCs w:val="24"/>
          <w:rtl/>
        </w:rPr>
        <w:tab/>
        <w:t>הספק מצהיר ומתחייב שכל העבודות שיבוצעו על- ידו יבוצעו  בהתאם לתקנים ישראליים ומפרטי מכון התקנים , כי הוא מודע למיקום המיועד להתקנת כל פריט, ושהעבודות תבוצענה בהתאם לתנאים הצפויים במקום המיועד . הספק מצהיר שהוצג בפניו מפרט המכר הסטנדרטי לרוכשי הדירות ושהעבודות שיבוצעו על- ידו לא תבוצענה בסתירה לאמור בו.</w:t>
      </w:r>
    </w:p>
    <w:p w14:paraId="1133AF73"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ד</w:t>
      </w:r>
      <w:r w:rsidRPr="00E56613">
        <w:rPr>
          <w:rFonts w:ascii="David" w:eastAsia="Times New Roman" w:hAnsi="David" w:cs="David"/>
          <w:sz w:val="24"/>
          <w:szCs w:val="24"/>
          <w:rtl/>
        </w:rPr>
        <w:t>.      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06DE77EB"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1FAB1B22" w14:textId="77777777" w:rsidR="00E56613" w:rsidRPr="00E56613" w:rsidRDefault="00E56613" w:rsidP="00E56613">
      <w:pPr>
        <w:spacing w:before="0" w:beforeAutospacing="0" w:after="0" w:afterAutospacing="0" w:line="240" w:lineRule="auto"/>
        <w:jc w:val="both"/>
        <w:rPr>
          <w:rFonts w:ascii="David" w:eastAsia="Times New Roman" w:hAnsi="David" w:cs="David"/>
          <w:sz w:val="24"/>
          <w:szCs w:val="24"/>
          <w:rtl/>
        </w:rPr>
      </w:pPr>
    </w:p>
    <w:p w14:paraId="023CBA00"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כללי</w:t>
      </w:r>
      <w:r w:rsidRPr="00E56613">
        <w:rPr>
          <w:rFonts w:ascii="David" w:eastAsia="Times New Roman" w:hAnsi="David" w:cs="David"/>
          <w:sz w:val="24"/>
          <w:szCs w:val="24"/>
          <w:rtl/>
        </w:rPr>
        <w:t xml:space="preserve">  </w:t>
      </w:r>
    </w:p>
    <w:p w14:paraId="6EB852E3"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b/>
          <w:bCs/>
          <w:sz w:val="24"/>
          <w:szCs w:val="24"/>
          <w:rtl/>
        </w:rPr>
        <w:t>א.</w:t>
      </w:r>
      <w:r w:rsidRPr="00E56613">
        <w:rPr>
          <w:rFonts w:ascii="David" w:eastAsia="Times New Roman" w:hAnsi="David" w:cs="David"/>
          <w:sz w:val="24"/>
          <w:szCs w:val="24"/>
          <w:rtl/>
        </w:rPr>
        <w:tab/>
        <w:t>ידוע לספק כי למזמין/לקבלן זכות להתקשר בחוזה עם ספקים/קבלן/ים נוספים ליצור אספקת והתקנת דלתות ומשקופים בפרויקט / בבניין.</w:t>
      </w:r>
    </w:p>
    <w:p w14:paraId="3050B3D9"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 xml:space="preserve">המזמין רשאי לאפשר לרוכשי הדירות בפרויקט/ בבניינים לבחור מאיזה ספק  </w:t>
      </w:r>
    </w:p>
    <w:p w14:paraId="23104D19"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תוזמן העבודה .</w:t>
      </w:r>
    </w:p>
    <w:p w14:paraId="436A7393" w14:textId="77777777" w:rsidR="00E56613" w:rsidRPr="00E56613" w:rsidRDefault="00C96B78" w:rsidP="00E56613">
      <w:pPr>
        <w:spacing w:before="0" w:beforeAutospacing="0" w:after="0" w:afterAutospacing="0" w:line="360" w:lineRule="auto"/>
        <w:ind w:left="1724" w:hanging="720"/>
        <w:jc w:val="both"/>
        <w:rPr>
          <w:rFonts w:ascii="David" w:eastAsia="Times New Roman" w:hAnsi="David" w:cs="David"/>
          <w:sz w:val="24"/>
          <w:szCs w:val="24"/>
          <w:rtl/>
        </w:rPr>
      </w:pPr>
      <w:r>
        <w:rPr>
          <w:rFonts w:ascii="David" w:eastAsia="Times New Roman" w:hAnsi="David" w:cs="David"/>
          <w:sz w:val="24"/>
          <w:szCs w:val="24"/>
          <w:rtl/>
        </w:rPr>
        <w:t>דלתות הפרו</w:t>
      </w:r>
      <w:r w:rsidR="00E56613" w:rsidRPr="00E56613">
        <w:rPr>
          <w:rFonts w:ascii="David" w:eastAsia="Times New Roman" w:hAnsi="David" w:cs="David"/>
          <w:sz w:val="24"/>
          <w:szCs w:val="24"/>
          <w:rtl/>
        </w:rPr>
        <w:t>יקט</w:t>
      </w:r>
      <w:r>
        <w:rPr>
          <w:rFonts w:ascii="David" w:eastAsia="Times New Roman" w:hAnsi="David" w:cs="David"/>
          <w:sz w:val="24"/>
          <w:szCs w:val="24"/>
          <w:rtl/>
        </w:rPr>
        <w:t xml:space="preserve"> יהיו בגובה סטנדרטי ורוחב ע"פ ת</w:t>
      </w:r>
      <w:r w:rsidR="00E56613" w:rsidRPr="00E56613">
        <w:rPr>
          <w:rFonts w:ascii="David" w:eastAsia="Times New Roman" w:hAnsi="David" w:cs="David"/>
          <w:sz w:val="24"/>
          <w:szCs w:val="24"/>
          <w:rtl/>
        </w:rPr>
        <w:t xml:space="preserve">כנית אדריכלות.  </w:t>
      </w:r>
    </w:p>
    <w:p w14:paraId="65E0B0C8" w14:textId="77777777" w:rsidR="00E56613" w:rsidRPr="00E56613" w:rsidRDefault="00E56613" w:rsidP="00E56613">
      <w:pPr>
        <w:spacing w:before="0" w:beforeAutospacing="0" w:after="0" w:afterAutospacing="0" w:line="360" w:lineRule="auto"/>
        <w:ind w:left="1724" w:hanging="720"/>
        <w:jc w:val="both"/>
        <w:rPr>
          <w:rFonts w:ascii="David" w:eastAsia="Times New Roman" w:hAnsi="David" w:cs="David"/>
          <w:sz w:val="24"/>
          <w:szCs w:val="24"/>
          <w:rtl/>
        </w:rPr>
      </w:pPr>
      <w:r w:rsidRPr="00E56613">
        <w:rPr>
          <w:rFonts w:ascii="David" w:eastAsia="Times New Roman" w:hAnsi="David" w:cs="David"/>
          <w:sz w:val="24"/>
          <w:szCs w:val="24"/>
          <w:rtl/>
        </w:rPr>
        <w:t>לספק אין התנגדות לאמור לעיל ו/או טענות בקשר לכך.</w:t>
      </w:r>
    </w:p>
    <w:p w14:paraId="77EAD573" w14:textId="77777777" w:rsidR="00E56613" w:rsidRPr="00E56613" w:rsidRDefault="00E56613" w:rsidP="00E56613">
      <w:pPr>
        <w:spacing w:before="0" w:beforeAutospacing="0" w:after="0" w:afterAutospacing="0" w:line="360" w:lineRule="auto"/>
        <w:ind w:left="2160" w:hanging="720"/>
        <w:jc w:val="both"/>
        <w:rPr>
          <w:rFonts w:ascii="David" w:eastAsia="Times New Roman" w:hAnsi="David" w:cs="David"/>
          <w:sz w:val="24"/>
          <w:szCs w:val="24"/>
          <w:rtl/>
        </w:rPr>
      </w:pPr>
    </w:p>
    <w:p w14:paraId="070B9318"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סוגי עץ לעבודות נגרות</w:t>
      </w:r>
    </w:p>
    <w:p w14:paraId="6216AC00"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Pr>
      </w:pPr>
      <w:r w:rsidRPr="00E56613">
        <w:rPr>
          <w:rFonts w:ascii="David" w:eastAsia="Times New Roman" w:hAnsi="David" w:cs="David"/>
          <w:sz w:val="24"/>
          <w:szCs w:val="24"/>
          <w:rtl/>
        </w:rPr>
        <w:t>א.</w:t>
      </w:r>
      <w:r w:rsidRPr="00E56613">
        <w:rPr>
          <w:rFonts w:ascii="David" w:eastAsia="Times New Roman" w:hAnsi="David" w:cs="David"/>
          <w:sz w:val="24"/>
          <w:szCs w:val="24"/>
          <w:rtl/>
        </w:rPr>
        <w:tab/>
        <w:t>כל העץ יהיה חדש, יבש,</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בריא וללא תולעים, מחלות ופגמים מכל סוג אפשרי. הספק חייב לוודא שהעץ בא ממקור אשר דאג לטפל טיפול כימי מוקדם על מנת למנוע כל אפשרות של הימצאות מזיקים ו/או תולעים בעץ.</w:t>
      </w:r>
    </w:p>
    <w:p w14:paraId="1AD16341"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Pr>
      </w:pPr>
      <w:r w:rsidRPr="00E56613">
        <w:rPr>
          <w:rFonts w:ascii="David" w:eastAsia="Times New Roman" w:hAnsi="David" w:cs="David"/>
          <w:sz w:val="24"/>
          <w:szCs w:val="24"/>
          <w:rtl/>
        </w:rPr>
        <w:t>לפי דרישת המפקח יהיה חייב הספק להוכיח בצורה ברורה שאכן העץ ללא תולעים ו/או מזיקים אחרים כנ"ל.</w:t>
      </w:r>
    </w:p>
    <w:p w14:paraId="6DD973A0" w14:textId="77777777" w:rsidR="00E56613" w:rsidRPr="00E56613" w:rsidRDefault="00E56613" w:rsidP="00E56613">
      <w:pPr>
        <w:spacing w:before="0" w:beforeAutospacing="0" w:after="0" w:afterAutospacing="0" w:line="360" w:lineRule="auto"/>
        <w:ind w:left="1004"/>
        <w:jc w:val="both"/>
        <w:rPr>
          <w:rFonts w:ascii="David" w:eastAsia="Times New Roman" w:hAnsi="David" w:cs="David"/>
          <w:sz w:val="24"/>
          <w:szCs w:val="24"/>
          <w:rtl/>
        </w:rPr>
      </w:pPr>
      <w:r w:rsidRPr="00E56613">
        <w:rPr>
          <w:rFonts w:ascii="David" w:eastAsia="Times New Roman" w:hAnsi="David" w:cs="David"/>
          <w:sz w:val="24"/>
          <w:szCs w:val="24"/>
          <w:rtl/>
        </w:rPr>
        <w:t>עצים החשופים לרטיבות יטופלו בהתאם.</w:t>
      </w:r>
    </w:p>
    <w:p w14:paraId="4A35B81C" w14:textId="77777777" w:rsidR="00E56613" w:rsidRPr="00E56613" w:rsidRDefault="00E56613" w:rsidP="00E56613">
      <w:pPr>
        <w:spacing w:before="120" w:beforeAutospacing="0" w:after="0" w:afterAutospacing="0" w:line="360" w:lineRule="auto"/>
        <w:ind w:left="1004" w:hanging="720"/>
        <w:jc w:val="both"/>
        <w:rPr>
          <w:rFonts w:ascii="David" w:eastAsia="Times New Roman" w:hAnsi="David" w:cs="David"/>
          <w:sz w:val="24"/>
          <w:szCs w:val="24"/>
          <w:rtl/>
        </w:rPr>
      </w:pPr>
      <w:r w:rsidRPr="00E56613">
        <w:rPr>
          <w:rFonts w:ascii="David" w:eastAsia="Times New Roman" w:hAnsi="David" w:cs="David"/>
          <w:sz w:val="24"/>
          <w:szCs w:val="24"/>
          <w:rtl/>
        </w:rPr>
        <w:t>ב.</w:t>
      </w:r>
      <w:r w:rsidRPr="00E56613">
        <w:rPr>
          <w:rFonts w:ascii="David" w:eastAsia="Times New Roman" w:hAnsi="David" w:cs="David"/>
          <w:sz w:val="24"/>
          <w:szCs w:val="24"/>
          <w:rtl/>
        </w:rPr>
        <w:tab/>
        <w:t>אין להשתמש בלוחות שבביים ("סיבית") אלה אם צוין אחרת במפורש  ו/או אושר מראש על ידי האדריכל בכתב.</w:t>
      </w:r>
      <w:r w:rsidRPr="00E56613">
        <w:rPr>
          <w:rFonts w:ascii="David" w:eastAsia="Times New Roman" w:hAnsi="David" w:cs="David"/>
          <w:sz w:val="24"/>
          <w:szCs w:val="24"/>
          <w:rtl/>
        </w:rPr>
        <w:tab/>
      </w:r>
    </w:p>
    <w:p w14:paraId="09E4F51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F9B7B47"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פורמייקה</w:t>
      </w:r>
    </w:p>
    <w:p w14:paraId="7AD5194C"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הפורמייקה לציפויים השונים תהיה מהסוג המעולה ביותר המיוצרת בארץ לפי ת"י 507 בגוונים ובגמר לפי בחירת האדריכל. לוחות הפורמייקה  על כל אלמנט יהיו שלמים ללא חיבורים, ללא חפיות, ללא בקיעים וכו' . עובי הפורמייקה יהיה </w:t>
      </w:r>
      <w:smartTag w:uri="urn:schemas-microsoft-com:office:smarttags" w:element="metricconverter">
        <w:smartTagPr>
          <w:attr w:name="ProductID" w:val="1.0 מ&quot;מ"/>
        </w:smartTagPr>
        <w:r w:rsidRPr="00E56613">
          <w:rPr>
            <w:rFonts w:ascii="David" w:eastAsia="Times New Roman" w:hAnsi="David" w:cs="David"/>
            <w:sz w:val="24"/>
            <w:szCs w:val="24"/>
            <w:rtl/>
          </w:rPr>
          <w:t>1.0 מ"מ</w:t>
        </w:r>
      </w:smartTag>
      <w:r w:rsidRPr="00E56613">
        <w:rPr>
          <w:rFonts w:ascii="David" w:eastAsia="Times New Roman" w:hAnsi="David" w:cs="David"/>
          <w:sz w:val="24"/>
          <w:szCs w:val="24"/>
          <w:rtl/>
        </w:rPr>
        <w:t xml:space="preserve"> לפחות , למעט ציפוי הפורמייקה בצידם הפנימי של האלמנטים (שאינם גלויים לעין) בהם ניתן להשתמש בפורמייקה גב דקה בעובי </w:t>
      </w:r>
      <w:smartTag w:uri="urn:schemas-microsoft-com:office:smarttags" w:element="metricconverter">
        <w:smartTagPr>
          <w:attr w:name="ProductID" w:val="0.8 מ&quot;מ"/>
        </w:smartTagPr>
        <w:r w:rsidRPr="00E56613">
          <w:rPr>
            <w:rFonts w:ascii="David" w:eastAsia="Times New Roman" w:hAnsi="David" w:cs="David"/>
            <w:sz w:val="24"/>
            <w:szCs w:val="24"/>
            <w:rtl/>
          </w:rPr>
          <w:t>0.8 מ"מ</w:t>
        </w:r>
      </w:smartTag>
      <w:r w:rsidRPr="00E56613">
        <w:rPr>
          <w:rFonts w:ascii="David" w:eastAsia="Times New Roman" w:hAnsi="David" w:cs="David"/>
          <w:sz w:val="24"/>
          <w:szCs w:val="24"/>
          <w:rtl/>
        </w:rPr>
        <w:t xml:space="preserve"> (אולם רק באישור מראש של האדריכל).</w:t>
      </w:r>
    </w:p>
    <w:p w14:paraId="5C3875E3"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הדבק לשימוש בהדבקת הפורמייקה יהיה מעולה ומתאים לתפקידו, ויהיה ניתן להסרה בקלות משטחי פורמייקה שהתלכלכו בדבק הנ"ל בצורה שלא תקלקל או תשנה  את אופי משטחי הפורמייקה מהם הוסר הדבק. </w:t>
      </w:r>
    </w:p>
    <w:p w14:paraId="7D0F7A46"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המצופות פורמייקה יכללו בביצוען סרגל מסביב מעץ גושני מאסיבי "אשה" צבוע"דור לק" או "הולצלזור 2000 " .</w:t>
      </w:r>
    </w:p>
    <w:p w14:paraId="55D2D673" w14:textId="77777777" w:rsidR="00E56613" w:rsidRPr="00E56613" w:rsidRDefault="00E56613" w:rsidP="00237720">
      <w:pPr>
        <w:numPr>
          <w:ilvl w:val="1"/>
          <w:numId w:val="1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משקופי עץ לדלתות מצופות פורמייקה או פורניר ייצבעו במערכת צבע "סופרלק".ו/או יקבלו ציפוי דוגמת הדלתות. </w:t>
      </w:r>
    </w:p>
    <w:p w14:paraId="1479DFE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228F90DD"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פורניר </w:t>
      </w:r>
    </w:p>
    <w:p w14:paraId="78B52FFE"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משטחים המיועדים לציפוי פורניר יצופו בפורניר שתבחר על ידי האדריכל. באם הדלת אינה מייצור מתועש, יש לבצע את ההדבקה בכבישה (</w:t>
      </w:r>
      <w:r w:rsidRPr="00E56613">
        <w:rPr>
          <w:rFonts w:ascii="David" w:eastAsia="Times New Roman" w:hAnsi="David" w:cs="David"/>
          <w:sz w:val="24"/>
          <w:szCs w:val="24"/>
        </w:rPr>
        <w:t>PRESS</w:t>
      </w:r>
      <w:r w:rsidRPr="00E56613">
        <w:rPr>
          <w:rFonts w:ascii="David" w:eastAsia="Times New Roman" w:hAnsi="David" w:cs="David"/>
          <w:sz w:val="24"/>
          <w:szCs w:val="24"/>
          <w:rtl/>
        </w:rPr>
        <w:t xml:space="preserve"> ).</w:t>
      </w:r>
    </w:p>
    <w:p w14:paraId="59FF2EF0"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דפי הפורניר יהיו אחידים באופיים ובגוונם, שלמים וללא פיצוצים ו/או סדקים.</w:t>
      </w:r>
    </w:p>
    <w:p w14:paraId="2DB89D35"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כמו כן יכללו כל מוצרי הנגרות המצופים בפורניר גם </w:t>
      </w:r>
      <w:r w:rsidRPr="00E56613">
        <w:rPr>
          <w:rFonts w:ascii="David" w:eastAsia="Times New Roman" w:hAnsi="David" w:cs="David"/>
          <w:sz w:val="24"/>
          <w:szCs w:val="24"/>
          <w:u w:val="single"/>
          <w:rtl/>
        </w:rPr>
        <w:t xml:space="preserve">משקופי עץ מצופים בפורניר </w:t>
      </w:r>
      <w:r w:rsidRPr="00E56613">
        <w:rPr>
          <w:rFonts w:ascii="David" w:eastAsia="Times New Roman" w:hAnsi="David" w:cs="David"/>
          <w:sz w:val="24"/>
          <w:szCs w:val="24"/>
          <w:rtl/>
        </w:rPr>
        <w:t>ואת צביעת כל  משטחי הפורניר ללא יוצא מן הכלל במערכת צבע "דור לק" או "הולצלזור 2000 " כולל קנטים של כנפי הדלתות.</w:t>
      </w:r>
    </w:p>
    <w:p w14:paraId="1E73C2F0" w14:textId="77777777" w:rsidR="00E56613" w:rsidRPr="00E56613" w:rsidRDefault="00E56613" w:rsidP="00237720">
      <w:pPr>
        <w:numPr>
          <w:ilvl w:val="0"/>
          <w:numId w:val="13"/>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תחתית הדלת מוגנת מים עם פס ברוחב שלא יפחת מ 7 ס"מ ברוחב כל הדלת, למניעת רטיבות.</w:t>
      </w:r>
    </w:p>
    <w:p w14:paraId="5A0A2C0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534712C1"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b/>
          <w:bCs/>
          <w:sz w:val="24"/>
          <w:szCs w:val="24"/>
          <w:u w:val="single"/>
          <w:rtl/>
        </w:rPr>
        <w:t>פרזול</w:t>
      </w:r>
    </w:p>
    <w:p w14:paraId="68A761A2"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אלה אם צויין אחרת בפירוט הדלתות להלן/או עפ"י דרישת האדריכל, הידיות, המנעולים, לרבות מפתחות ושיניים ורוזטות  בדלתות לחדרים והשירותים  יהיו תוצרת אלבה מסוג אפולו ניקל מוברש או מט לבחירת המזמין או שוו"ע באישור המזמין, שני צירים תואמים למשקוף ולמשקל הדלת.</w:t>
      </w:r>
    </w:p>
    <w:p w14:paraId="785976CA"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tl/>
        </w:rPr>
      </w:pPr>
      <w:r w:rsidRPr="00E56613">
        <w:rPr>
          <w:rFonts w:ascii="David" w:eastAsia="Times New Roman" w:hAnsi="David" w:cs="David"/>
          <w:sz w:val="24"/>
          <w:szCs w:val="24"/>
          <w:rtl/>
        </w:rPr>
        <w:t xml:space="preserve">מנעול מגנטי לכל הדלתות. דלתות בחדר רחצה ושירותים כוללות צוהר (עיגול מעל הידית)/זיגוג (צוהר מזוגג) + תפוס פנוי. </w:t>
      </w:r>
    </w:p>
    <w:p w14:paraId="1B2F15A7" w14:textId="77777777" w:rsidR="00E56613" w:rsidRPr="00E56613" w:rsidRDefault="00E56613" w:rsidP="00E56613">
      <w:pPr>
        <w:spacing w:before="0" w:beforeAutospacing="0" w:after="0" w:afterAutospacing="0" w:line="360" w:lineRule="auto"/>
        <w:ind w:left="861"/>
        <w:jc w:val="both"/>
        <w:rPr>
          <w:rFonts w:ascii="David" w:eastAsia="Times New Roman" w:hAnsi="David" w:cs="David"/>
          <w:sz w:val="24"/>
          <w:szCs w:val="24"/>
        </w:rPr>
      </w:pPr>
      <w:r w:rsidRPr="00E56613">
        <w:rPr>
          <w:rFonts w:ascii="David" w:eastAsia="Times New Roman" w:hAnsi="David" w:cs="David"/>
          <w:sz w:val="24"/>
          <w:szCs w:val="24"/>
          <w:rtl/>
        </w:rPr>
        <w:t>לכל הדלתות יותקן מעצור כולל לחדרי אמבטיה וש</w:t>
      </w:r>
      <w:r w:rsidR="00C96B78">
        <w:rPr>
          <w:rFonts w:ascii="David" w:eastAsia="Times New Roman" w:hAnsi="David" w:cs="David" w:hint="cs"/>
          <w:sz w:val="24"/>
          <w:szCs w:val="24"/>
          <w:rtl/>
        </w:rPr>
        <w:t>י</w:t>
      </w:r>
      <w:r w:rsidRPr="00E56613">
        <w:rPr>
          <w:rFonts w:ascii="David" w:eastAsia="Times New Roman" w:hAnsi="David" w:cs="David"/>
          <w:sz w:val="24"/>
          <w:szCs w:val="24"/>
          <w:rtl/>
        </w:rPr>
        <w:t xml:space="preserve">רותים ( בחדרים רטובים בהדבקה).     </w:t>
      </w:r>
    </w:p>
    <w:p w14:paraId="785E5B4A" w14:textId="77777777" w:rsidR="00E56613" w:rsidRPr="00E56613" w:rsidRDefault="00E56613" w:rsidP="00E56613">
      <w:pPr>
        <w:spacing w:before="0" w:beforeAutospacing="0" w:after="0" w:afterAutospacing="0" w:line="360" w:lineRule="auto"/>
        <w:ind w:left="1054"/>
        <w:jc w:val="both"/>
        <w:rPr>
          <w:rFonts w:ascii="David" w:eastAsia="Times New Roman" w:hAnsi="David" w:cs="David"/>
          <w:sz w:val="24"/>
          <w:szCs w:val="24"/>
          <w:rtl/>
        </w:rPr>
      </w:pPr>
    </w:p>
    <w:p w14:paraId="56E12BDB"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אגפי דלתות</w:t>
      </w:r>
    </w:p>
    <w:p w14:paraId="175C41B5"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הדלתות מתועשות</w:t>
      </w:r>
      <w:r w:rsidRPr="00E56613">
        <w:rPr>
          <w:rFonts w:ascii="David" w:eastAsia="Times New Roman" w:hAnsi="David" w:cs="David"/>
          <w:b/>
          <w:bCs/>
          <w:sz w:val="24"/>
          <w:szCs w:val="24"/>
          <w:rtl/>
        </w:rPr>
        <w:t xml:space="preserve">, </w:t>
      </w:r>
      <w:r w:rsidRPr="00E56613">
        <w:rPr>
          <w:rFonts w:ascii="David" w:eastAsia="Times New Roman" w:hAnsi="David" w:cs="David"/>
          <w:sz w:val="24"/>
          <w:szCs w:val="24"/>
          <w:rtl/>
        </w:rPr>
        <w:t xml:space="preserve">תהינה ברחבים שונים במחיר יסוד ממוצע של </w:t>
      </w:r>
      <w:r w:rsidRPr="00E56613">
        <w:rPr>
          <w:rFonts w:ascii="David" w:eastAsia="Times New Roman" w:hAnsi="David" w:cs="David"/>
          <w:b/>
          <w:bCs/>
          <w:sz w:val="24"/>
          <w:szCs w:val="24"/>
          <w:u w:val="single"/>
          <w:rtl/>
        </w:rPr>
        <w:t xml:space="preserve">        ₪</w:t>
      </w:r>
      <w:r w:rsidRPr="00E56613">
        <w:rPr>
          <w:rFonts w:ascii="David" w:eastAsia="Times New Roman" w:hAnsi="David" w:cs="David"/>
          <w:b/>
          <w:bCs/>
          <w:sz w:val="24"/>
          <w:szCs w:val="24"/>
          <w:rtl/>
        </w:rPr>
        <w:t xml:space="preserve"> </w:t>
      </w:r>
      <w:r w:rsidRPr="00E56613">
        <w:rPr>
          <w:rFonts w:ascii="David" w:eastAsia="Times New Roman" w:hAnsi="David" w:cs="David"/>
          <w:b/>
          <w:bCs/>
          <w:sz w:val="24"/>
          <w:szCs w:val="24"/>
          <w:u w:val="single"/>
          <w:rtl/>
        </w:rPr>
        <w:t>/דלת</w:t>
      </w:r>
      <w:r w:rsidRPr="00E56613">
        <w:rPr>
          <w:rFonts w:ascii="David" w:eastAsia="Times New Roman" w:hAnsi="David" w:cs="David"/>
          <w:sz w:val="24"/>
          <w:szCs w:val="24"/>
          <w:rtl/>
        </w:rPr>
        <w:t xml:space="preserve"> (העבודה כוללת משקוף עיוור וביטון).</w:t>
      </w:r>
    </w:p>
    <w:p w14:paraId="49518BBA"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מילוי אגפי דלתות ייעשה בשימוש עץ לבן יבש ובריא בלבד/פלקסבורד.</w:t>
      </w:r>
    </w:p>
    <w:p w14:paraId="586A49A4"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לכל כנף יבוצע </w:t>
      </w:r>
      <w:r w:rsidRPr="00E56613">
        <w:rPr>
          <w:rFonts w:ascii="David" w:eastAsia="Times New Roman" w:hAnsi="David" w:cs="David"/>
          <w:sz w:val="24"/>
          <w:szCs w:val="24"/>
          <w:u w:val="single"/>
          <w:rtl/>
        </w:rPr>
        <w:t>תופס רצפה קפיצי דגם "ליפסקי" או שו"ע.</w:t>
      </w:r>
    </w:p>
    <w:p w14:paraId="00980813"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הכנף תיצבע גם בחלקה התחתון בלכה שקופה לעמידות בפני מים וכן יינתן פתרון נגד מים להלבשות הדלתות</w:t>
      </w:r>
      <w:r w:rsidRPr="00E56613">
        <w:rPr>
          <w:rFonts w:ascii="David" w:eastAsia="Times New Roman" w:hAnsi="David" w:cs="David"/>
          <w:sz w:val="24"/>
          <w:szCs w:val="24"/>
          <w:u w:val="single"/>
          <w:rtl/>
        </w:rPr>
        <w:t>. כל המכלול יאושר בכתב ע"י האדריכל והמזמין לאחר</w:t>
      </w:r>
      <w:r w:rsidRPr="00E56613">
        <w:rPr>
          <w:rFonts w:ascii="David" w:eastAsia="Times New Roman" w:hAnsi="David" w:cs="David"/>
          <w:sz w:val="24"/>
          <w:szCs w:val="24"/>
          <w:rtl/>
        </w:rPr>
        <w:t xml:space="preserve"> </w:t>
      </w:r>
      <w:r w:rsidRPr="00E56613">
        <w:rPr>
          <w:rFonts w:ascii="David" w:eastAsia="Times New Roman" w:hAnsi="David" w:cs="David"/>
          <w:sz w:val="24"/>
          <w:szCs w:val="24"/>
          <w:u w:val="single"/>
          <w:rtl/>
        </w:rPr>
        <w:t>הבאת דוגמא ע"י הספק לאתר</w:t>
      </w:r>
      <w:r w:rsidRPr="00E56613">
        <w:rPr>
          <w:rFonts w:ascii="David" w:eastAsia="Times New Roman" w:hAnsi="David" w:cs="David"/>
          <w:sz w:val="24"/>
          <w:szCs w:val="24"/>
          <w:rtl/>
        </w:rPr>
        <w:t xml:space="preserve"> .</w:t>
      </w:r>
    </w:p>
    <w:p w14:paraId="637A7F2A"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יש לצבוע את כל המשקופים  בצבע אוטם עד גובה פני הריצוף.</w:t>
      </w:r>
    </w:p>
    <w:p w14:paraId="6D6D6C49"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כל הדלתות בכל דירה יהיו בגוון אחיד לבחירת הרוכש מתוך 4 גוונים (לרבות לבן ושמנת) שונים שיבחרו ע"י המזמין מתוך כלל המבחר המיוצר ע"י הספק המאושר.</w:t>
      </w:r>
    </w:p>
    <w:p w14:paraId="19E025C2"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דלתות ומשקופים חדרי השירותים ומרפסת שרות כנ"ל, אך עם צוהר בגודל לפי בחירת האדריכל, כולל זכוכית מחוסמת </w:t>
      </w:r>
      <w:smartTag w:uri="urn:schemas-microsoft-com:office:smarttags" w:element="metricconverter">
        <w:smartTagPr>
          <w:attr w:name="ProductID" w:val="6 מ&quot;מ"/>
        </w:smartTagPr>
        <w:r w:rsidRPr="00E56613">
          <w:rPr>
            <w:rFonts w:ascii="David" w:eastAsia="Times New Roman" w:hAnsi="David" w:cs="David"/>
            <w:sz w:val="24"/>
            <w:szCs w:val="24"/>
            <w:rtl/>
          </w:rPr>
          <w:t>6 מ"מ</w:t>
        </w:r>
      </w:smartTag>
      <w:r w:rsidRPr="00E56613">
        <w:rPr>
          <w:rFonts w:ascii="David" w:eastAsia="Times New Roman" w:hAnsi="David" w:cs="David"/>
          <w:sz w:val="24"/>
          <w:szCs w:val="24"/>
          <w:rtl/>
        </w:rPr>
        <w:t xml:space="preserve"> חלבית או שתי וערב , או שקופה לבחירת האדריכל .לדלתות השירותים יורכב מנגנון סגירה בהתאם לדרישות התקנים.</w:t>
      </w:r>
    </w:p>
    <w:p w14:paraId="4715330E"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דלת חדר ארונות עם תריס תחתון.          </w:t>
      </w:r>
    </w:p>
    <w:p w14:paraId="1354870A"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 xml:space="preserve">כנף עץ לדלת על גבי משקוף ממ"ד.   </w:t>
      </w:r>
    </w:p>
    <w:p w14:paraId="2CCD5424" w14:textId="77777777" w:rsidR="00E56613" w:rsidRPr="00E56613" w:rsidRDefault="00E56613" w:rsidP="00237720">
      <w:pPr>
        <w:numPr>
          <w:ilvl w:val="0"/>
          <w:numId w:val="14"/>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לדירות המיוחדות יסופק זהה ובנוסף דלתות צבע ב-2 אופציות צבע לבחירת היזם.</w:t>
      </w:r>
    </w:p>
    <w:p w14:paraId="5C21A3D2" w14:textId="70B61E7B" w:rsidR="00C96B78" w:rsidRPr="00C96B78" w:rsidRDefault="00C96B78" w:rsidP="00C96B78">
      <w:pPr>
        <w:pStyle w:val="af7"/>
        <w:numPr>
          <w:ilvl w:val="0"/>
          <w:numId w:val="11"/>
        </w:numPr>
        <w:tabs>
          <w:tab w:val="clear" w:pos="861"/>
          <w:tab w:val="num" w:pos="1502"/>
        </w:tabs>
        <w:ind w:left="1502" w:hanging="1361"/>
        <w:rPr>
          <w:rFonts w:ascii="David" w:hAnsi="David"/>
          <w:sz w:val="24"/>
          <w:szCs w:val="24"/>
        </w:rPr>
      </w:pPr>
      <w:r w:rsidRPr="00C96B78">
        <w:rPr>
          <w:rFonts w:ascii="David" w:hAnsi="David"/>
          <w:sz w:val="24"/>
          <w:szCs w:val="24"/>
          <w:rtl/>
        </w:rPr>
        <w:t>המחירים יהיו צמודים ל-</w:t>
      </w:r>
      <w:sdt>
        <w:sdtPr>
          <w:rPr>
            <w:rFonts w:ascii="David" w:hAnsi="David"/>
            <w:color w:val="000080"/>
            <w:sz w:val="24"/>
            <w:szCs w:val="24"/>
            <w:rtl/>
          </w:rPr>
          <w:alias w:val="סוג מדד כותרת"/>
          <w:tag w:val="cntMadadTypeTitle"/>
          <w:id w:val="894931214"/>
          <w:placeholder>
            <w:docPart w:val="8F6C341BB54D4D66BDBED3CEB8652A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65" w:author="עינב יורוביצקי" w:date="2020-07-06T10:33:00Z">
            <w:r w:rsidR="001E4512">
              <w:rPr>
                <w:rFonts w:ascii="David" w:hAnsi="David" w:hint="cs"/>
                <w:color w:val="000080"/>
                <w:sz w:val="24"/>
                <w:szCs w:val="24"/>
                <w:rtl/>
              </w:rPr>
              <w:t>מדד תשומות הבניה</w:t>
            </w:r>
          </w:ins>
        </w:sdtContent>
      </w:sdt>
      <w:r w:rsidRPr="00C96B78">
        <w:rPr>
          <w:rFonts w:ascii="David" w:hAnsi="David"/>
          <w:sz w:val="24"/>
          <w:szCs w:val="24"/>
          <w:rtl/>
        </w:rPr>
        <w:t xml:space="preserve"> </w:t>
      </w:r>
      <w:sdt>
        <w:sdtPr>
          <w:rPr>
            <w:rFonts w:ascii="David" w:hAnsi="David"/>
            <w:color w:val="000080"/>
            <w:sz w:val="24"/>
            <w:szCs w:val="24"/>
            <w:rtl/>
          </w:rPr>
          <w:alias w:val="מדד בגין/ידוע - כותרת"/>
          <w:tag w:val="cntIsKnownTitle"/>
          <w:id w:val="635072869"/>
          <w:placeholder>
            <w:docPart w:val="F9BF23AF95694D878D5C1A2BDFFEEF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66" w:author="עינב יורוביצקי" w:date="2020-07-06T10:33:00Z">
            <w:r w:rsidR="001E4512">
              <w:rPr>
                <w:rFonts w:ascii="David" w:hAnsi="David" w:hint="cs"/>
                <w:color w:val="000080"/>
                <w:sz w:val="24"/>
                <w:szCs w:val="24"/>
                <w:rtl/>
              </w:rPr>
              <w:t>ידוע</w:t>
            </w:r>
          </w:ins>
        </w:sdtContent>
      </w:sdt>
      <w:r w:rsidRPr="00C96B78">
        <w:rPr>
          <w:rFonts w:ascii="David" w:hAnsi="David"/>
          <w:sz w:val="24"/>
          <w:szCs w:val="24"/>
          <w:rtl/>
        </w:rPr>
        <w:t xml:space="preserve"> בתאריך </w:t>
      </w:r>
      <w:sdt>
        <w:sdtPr>
          <w:rPr>
            <w:color w:val="000080"/>
            <w:sz w:val="24"/>
            <w:szCs w:val="24"/>
            <w:rtl/>
          </w:rPr>
          <w:alias w:val="מדד בסיס"/>
          <w:tag w:val="cntMadadBase"/>
          <w:id w:val="-1711637847"/>
          <w:placeholder>
            <w:docPart w:val="6114CAB1F9984323BBC2601C4761272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06-01T00:00:00Z">
            <w:dateFormat w:val="dd/MM/yyyy"/>
            <w:lid w:val="he-IL"/>
            <w:storeMappedDataAs w:val="dateTime"/>
            <w:calendar w:val="gregorian"/>
          </w:date>
        </w:sdtPr>
        <w:sdtEndPr/>
        <w:sdtContent>
          <w:ins w:id="67" w:author="עינב יורוביצקי" w:date="2020-07-06T10:32:00Z">
            <w:r w:rsidR="001E4512">
              <w:rPr>
                <w:rFonts w:hint="cs"/>
                <w:color w:val="000080"/>
                <w:sz w:val="24"/>
                <w:szCs w:val="24"/>
                <w:rtl/>
              </w:rPr>
              <w:t>‏01/06/2020</w:t>
            </w:r>
          </w:ins>
        </w:sdtContent>
      </w:sdt>
      <w:r w:rsidRPr="00C96B78">
        <w:rPr>
          <w:rFonts w:ascii="David" w:hAnsi="David"/>
          <w:sz w:val="24"/>
          <w:szCs w:val="24"/>
          <w:rtl/>
        </w:rPr>
        <w:t xml:space="preserve"> אשר עמד על </w:t>
      </w:r>
      <w:sdt>
        <w:sdtPr>
          <w:rPr>
            <w:color w:val="000080"/>
            <w:sz w:val="24"/>
            <w:szCs w:val="24"/>
            <w:rtl/>
          </w:rPr>
          <w:alias w:val="נקודות מדד"/>
          <w:tag w:val="cntMadadPoints"/>
          <w:id w:val="-225369610"/>
          <w:placeholder>
            <w:docPart w:val="4D1FFA1590424E2BB546A77D4240CE31"/>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68" w:author="עינב יורוביצקי" w:date="2020-07-06T10:33:00Z">
            <w:r w:rsidR="001E4512">
              <w:rPr>
                <w:rFonts w:hint="cs"/>
                <w:color w:val="000080"/>
                <w:sz w:val="24"/>
                <w:szCs w:val="24"/>
                <w:rtl/>
              </w:rPr>
              <w:t>310.7801</w:t>
            </w:r>
          </w:ins>
        </w:sdtContent>
      </w:sdt>
      <w:r w:rsidRPr="00C96B78">
        <w:rPr>
          <w:rFonts w:ascii="David" w:hAnsi="David"/>
          <w:sz w:val="24"/>
          <w:szCs w:val="24"/>
          <w:rtl/>
        </w:rPr>
        <w:t xml:space="preserve"> נקודות.</w:t>
      </w:r>
    </w:p>
    <w:p w14:paraId="119698B7" w14:textId="77777777" w:rsidR="00E56613" w:rsidRPr="00C96B78" w:rsidRDefault="00E56613" w:rsidP="00C96B78">
      <w:pPr>
        <w:pStyle w:val="af7"/>
        <w:numPr>
          <w:ilvl w:val="0"/>
          <w:numId w:val="11"/>
        </w:numPr>
        <w:rPr>
          <w:rFonts w:ascii="David" w:hAnsi="David"/>
          <w:sz w:val="24"/>
          <w:szCs w:val="24"/>
          <w:rtl/>
        </w:rPr>
      </w:pPr>
      <w:r w:rsidRPr="00C96B78">
        <w:rPr>
          <w:rFonts w:ascii="David" w:hAnsi="David"/>
          <w:b/>
          <w:bCs/>
          <w:sz w:val="24"/>
          <w:szCs w:val="24"/>
          <w:u w:val="single"/>
          <w:rtl/>
        </w:rPr>
        <w:t>ערבויות</w:t>
      </w:r>
    </w:p>
    <w:p w14:paraId="596D6DC2" w14:textId="77777777" w:rsidR="00E56613" w:rsidRPr="00E56613" w:rsidRDefault="00E56613" w:rsidP="00237720">
      <w:pPr>
        <w:numPr>
          <w:ilvl w:val="0"/>
          <w:numId w:val="15"/>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ימסור לקבלן ערבות אוטונומית בסך 5% מאומדן מחיר החומרים (אביזרים) העבודות הכולל לפרויקט/ לבניין.</w:t>
      </w:r>
    </w:p>
    <w:p w14:paraId="56189E0A"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כתנאי לתשלום הח-ן הסופי ימסור הספק לקבלן ערבות בנקאית אוטונומית בסך 5% מסך החשבון הסופי המצטבר.</w:t>
      </w:r>
    </w:p>
    <w:p w14:paraId="0973DB6C" w14:textId="77777777" w:rsidR="00E56613" w:rsidRPr="00C96B78" w:rsidRDefault="00E74841" w:rsidP="00E74841">
      <w:pPr>
        <w:numPr>
          <w:ilvl w:val="0"/>
          <w:numId w:val="15"/>
        </w:numPr>
        <w:spacing w:before="0" w:beforeAutospacing="0" w:after="0" w:afterAutospacing="0" w:line="360" w:lineRule="auto"/>
        <w:jc w:val="both"/>
        <w:rPr>
          <w:rFonts w:ascii="David" w:eastAsia="Times New Roman" w:hAnsi="David" w:cs="David"/>
          <w:sz w:val="24"/>
          <w:szCs w:val="24"/>
          <w:rtl/>
        </w:rPr>
      </w:pPr>
      <w:r>
        <w:rPr>
          <w:rFonts w:ascii="David" w:eastAsia="Times New Roman" w:hAnsi="David" w:cs="David"/>
          <w:sz w:val="24"/>
          <w:szCs w:val="24"/>
          <w:rtl/>
        </w:rPr>
        <w:t xml:space="preserve">הקבלן אחראי כי הספק </w:t>
      </w:r>
      <w:r w:rsidRPr="00E74841">
        <w:rPr>
          <w:rFonts w:ascii="David" w:eastAsia="Times New Roman" w:hAnsi="David" w:cs="David"/>
          <w:sz w:val="24"/>
          <w:szCs w:val="24"/>
          <w:rtl/>
        </w:rPr>
        <w:t>יתחייב</w:t>
      </w:r>
      <w:r>
        <w:rPr>
          <w:rFonts w:ascii="David" w:eastAsia="Times New Roman" w:hAnsi="David" w:cs="David" w:hint="cs"/>
          <w:sz w:val="24"/>
          <w:szCs w:val="24"/>
          <w:rtl/>
        </w:rPr>
        <w:t xml:space="preserve"> </w:t>
      </w:r>
      <w:r w:rsidR="00E56613" w:rsidRPr="00E56613">
        <w:rPr>
          <w:rFonts w:ascii="David" w:eastAsia="Times New Roman" w:hAnsi="David" w:cs="David"/>
          <w:sz w:val="24"/>
          <w:szCs w:val="24"/>
          <w:rtl/>
        </w:rPr>
        <w:t xml:space="preserve">לאפשר לרוכשים לקבל ממנו ערבות בנקאית אוטונומית על מלוא 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w:t>
      </w:r>
    </w:p>
    <w:p w14:paraId="3CB58664"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1AF18119"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שלבי תשלום</w:t>
      </w:r>
    </w:p>
    <w:p w14:paraId="3DF25C9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15D71C1F"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הספקת החומרים / האביזרים לדירה באתר</w:t>
      </w:r>
      <w:r w:rsidRPr="00E56613">
        <w:rPr>
          <w:rFonts w:ascii="David" w:eastAsia="Times New Roman" w:hAnsi="David" w:cs="David"/>
          <w:sz w:val="24"/>
          <w:szCs w:val="24"/>
          <w:rtl/>
        </w:rPr>
        <w:tab/>
        <w:t xml:space="preserve"> </w:t>
      </w:r>
      <w:r w:rsidRPr="00E56613">
        <w:rPr>
          <w:rFonts w:ascii="David" w:eastAsia="Times New Roman" w:hAnsi="David" w:cs="David"/>
          <w:b/>
          <w:bCs/>
          <w:sz w:val="24"/>
          <w:szCs w:val="24"/>
          <w:rtl/>
        </w:rPr>
        <w:t xml:space="preserve">60% </w:t>
      </w:r>
    </w:p>
    <w:p w14:paraId="785E9020"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לאחר גמר התקנת החומרים / האביזרים בדירה –</w:t>
      </w:r>
      <w:r w:rsidRPr="00E56613">
        <w:rPr>
          <w:rFonts w:ascii="David" w:eastAsia="Times New Roman" w:hAnsi="David" w:cs="David"/>
          <w:sz w:val="24"/>
          <w:szCs w:val="24"/>
          <w:rtl/>
        </w:rPr>
        <w:tab/>
      </w:r>
      <w:r w:rsidRPr="00E56613">
        <w:rPr>
          <w:rFonts w:ascii="David" w:eastAsia="Times New Roman" w:hAnsi="David" w:cs="David"/>
          <w:b/>
          <w:bCs/>
          <w:sz w:val="24"/>
          <w:szCs w:val="24"/>
          <w:rtl/>
        </w:rPr>
        <w:t xml:space="preserve"> 30%</w:t>
      </w:r>
      <w:r w:rsidRPr="00E56613">
        <w:rPr>
          <w:rFonts w:ascii="David" w:eastAsia="Times New Roman" w:hAnsi="David" w:cs="David"/>
          <w:sz w:val="24"/>
          <w:szCs w:val="24"/>
          <w:rtl/>
        </w:rPr>
        <w:t xml:space="preserve"> </w:t>
      </w:r>
    </w:p>
    <w:p w14:paraId="5ECC04AC" w14:textId="77777777" w:rsidR="00E56613" w:rsidRPr="00E56613" w:rsidRDefault="00E56613" w:rsidP="00237720">
      <w:pPr>
        <w:numPr>
          <w:ilvl w:val="0"/>
          <w:numId w:val="16"/>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לאחר גמר התקנת כל  החומרים /האביזרים </w:t>
      </w:r>
    </w:p>
    <w:p w14:paraId="53DC2DCC"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Pr>
      </w:pPr>
      <w:r w:rsidRPr="00E56613">
        <w:rPr>
          <w:rFonts w:ascii="David" w:eastAsia="Times New Roman" w:hAnsi="David" w:cs="David"/>
          <w:sz w:val="24"/>
          <w:szCs w:val="24"/>
          <w:rtl/>
        </w:rPr>
        <w:t xml:space="preserve">שהוזמנו מהספק בפרויקט/ בבניין ואישור </w:t>
      </w:r>
    </w:p>
    <w:p w14:paraId="40D5D9DB" w14:textId="77777777" w:rsidR="00E56613" w:rsidRPr="00E56613" w:rsidRDefault="00E56613" w:rsidP="00E56613">
      <w:pPr>
        <w:spacing w:before="0" w:beforeAutospacing="0" w:after="0" w:afterAutospacing="0" w:line="360" w:lineRule="auto"/>
        <w:ind w:left="1440"/>
        <w:jc w:val="both"/>
        <w:rPr>
          <w:rFonts w:ascii="David" w:eastAsia="Times New Roman" w:hAnsi="David" w:cs="David"/>
          <w:sz w:val="24"/>
          <w:szCs w:val="24"/>
          <w:rtl/>
        </w:rPr>
      </w:pPr>
      <w:r w:rsidRPr="00E56613">
        <w:rPr>
          <w:rFonts w:ascii="David" w:eastAsia="Times New Roman" w:hAnsi="David" w:cs="David"/>
          <w:sz w:val="24"/>
          <w:szCs w:val="24"/>
          <w:rtl/>
        </w:rPr>
        <w:t xml:space="preserve">קבלתם לשביעת רצונם ע"י היזם/הקבלן והרוכש </w:t>
      </w:r>
      <w:r w:rsidRPr="00E56613">
        <w:rPr>
          <w:rFonts w:ascii="David" w:eastAsia="Times New Roman" w:hAnsi="David" w:cs="David"/>
          <w:b/>
          <w:bCs/>
          <w:sz w:val="24"/>
          <w:szCs w:val="24"/>
          <w:rtl/>
        </w:rPr>
        <w:tab/>
        <w:t>10%.</w:t>
      </w:r>
    </w:p>
    <w:p w14:paraId="67136BDD" w14:textId="77777777" w:rsidR="00E56613" w:rsidRPr="00E56613" w:rsidRDefault="00E56613" w:rsidP="00E56613">
      <w:pPr>
        <w:spacing w:before="0" w:beforeAutospacing="0" w:after="0" w:afterAutospacing="0" w:line="360" w:lineRule="auto"/>
        <w:ind w:left="1440" w:firstLine="720"/>
        <w:jc w:val="both"/>
        <w:rPr>
          <w:rFonts w:ascii="David" w:eastAsia="Times New Roman" w:hAnsi="David" w:cs="David"/>
          <w:sz w:val="24"/>
          <w:szCs w:val="24"/>
          <w:rtl/>
        </w:rPr>
      </w:pPr>
    </w:p>
    <w:p w14:paraId="6F1DFE29"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6CAC54EA"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b/>
          <w:bCs/>
          <w:sz w:val="24"/>
          <w:szCs w:val="24"/>
          <w:u w:val="single"/>
        </w:rPr>
      </w:pPr>
      <w:r w:rsidRPr="00E56613">
        <w:rPr>
          <w:rFonts w:ascii="David" w:eastAsia="Times New Roman" w:hAnsi="David" w:cs="David"/>
          <w:b/>
          <w:bCs/>
          <w:sz w:val="24"/>
          <w:szCs w:val="24"/>
          <w:u w:val="single"/>
          <w:rtl/>
        </w:rPr>
        <w:t>הפניית רוכשי בדירות לספק- שינויים ותוספות</w:t>
      </w:r>
    </w:p>
    <w:p w14:paraId="2A42961C"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הקבלן יעביר מעת לעת, לספק את פרטי רוכשי הדירות בפרויקט/בבני</w:t>
      </w:r>
      <w:r w:rsidR="00C96B78">
        <w:rPr>
          <w:rFonts w:ascii="David" w:eastAsia="Times New Roman" w:hAnsi="David" w:cs="David" w:hint="cs"/>
          <w:sz w:val="24"/>
          <w:szCs w:val="24"/>
          <w:rtl/>
        </w:rPr>
        <w:t>י</w:t>
      </w:r>
      <w:r w:rsidRPr="00E56613">
        <w:rPr>
          <w:rFonts w:ascii="David" w:eastAsia="Times New Roman" w:hAnsi="David" w:cs="David"/>
          <w:sz w:val="24"/>
          <w:szCs w:val="24"/>
          <w:rtl/>
        </w:rPr>
        <w:t>ן. הספק יצור קשר עם רוכשי הדירות ויזמינם לחנות/לאולם התצוגה של הספק ב</w:t>
      </w:r>
      <w:r w:rsidRPr="00E56613">
        <w:rPr>
          <w:rFonts w:ascii="David" w:eastAsia="Times New Roman" w:hAnsi="David" w:cs="David"/>
          <w:sz w:val="24"/>
          <w:szCs w:val="24"/>
          <w:u w:val="single"/>
          <w:rtl/>
        </w:rPr>
        <w:t xml:space="preserve">-(כתובת אולם התצוגה) </w:t>
      </w:r>
      <w:r w:rsidRPr="00E56613">
        <w:rPr>
          <w:rFonts w:ascii="David" w:eastAsia="Times New Roman" w:hAnsi="David" w:cs="David"/>
          <w:sz w:val="24"/>
          <w:szCs w:val="24"/>
          <w:rtl/>
        </w:rPr>
        <w:t>.</w:t>
      </w:r>
    </w:p>
    <w:p w14:paraId="578588D0"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38DE68D5" w14:textId="77777777" w:rsidR="00E56613" w:rsidRPr="00E56613" w:rsidRDefault="00E56613" w:rsidP="00E56613">
      <w:pPr>
        <w:tabs>
          <w:tab w:val="left" w:pos="720"/>
          <w:tab w:val="left" w:pos="3131"/>
        </w:tabs>
        <w:spacing w:before="0" w:beforeAutospacing="0" w:after="0" w:afterAutospacing="0" w:line="360" w:lineRule="auto"/>
        <w:ind w:left="1440"/>
        <w:rPr>
          <w:rFonts w:ascii="David" w:eastAsia="Times New Roman" w:hAnsi="David" w:cs="David"/>
          <w:sz w:val="24"/>
          <w:szCs w:val="24"/>
          <w:rtl/>
        </w:rPr>
      </w:pPr>
      <w:r w:rsidRPr="00E56613">
        <w:rPr>
          <w:rFonts w:ascii="David" w:eastAsia="Times New Roman" w:hAnsi="David" w:cs="David"/>
          <w:sz w:val="24"/>
          <w:szCs w:val="24"/>
          <w:rtl/>
        </w:rPr>
        <w:t>הספק ימקם במרוכז אחד האזורים המרכזיים, המוארים והבולטים באולם דוגמאות מכל החומרים/אביזרים בהתאם למפרט שנקבע בחוזה זה לרבות החלופות השונות המפורטות בו. איש מכירות מטעם הספק יציג בפני הרוכש את החומרים/ אביזרים , ויתאר את איכותם הגבוה.</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הספק יחתים את הרוכש על רשימה בה יופיע פרוט החלופות שנבחרו ע"י הרוכש, ויעביר עותק מהרשימות החתומות לקבלן . הרשימה תפרט את : שם הפרויקט, הבניין, הדירה, פרטי הרוכש , חתימת הרוכש, תאריך וזיהוי בחירת הרוכש מתוך החלופות הכלולות בסטנדרט.</w:t>
      </w:r>
    </w:p>
    <w:p w14:paraId="476881FB"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tl/>
        </w:rPr>
      </w:pPr>
    </w:p>
    <w:p w14:paraId="0F4F426B"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רוכשים שלא יהיו מעוניינים בפריטים הסטנדרטים או בחלקם ולא יהיו מעוניינים בפריטים חלופיים המשווקים ע"י הספק יופנו ע"י הספק לקבלן.</w:t>
      </w:r>
    </w:p>
    <w:p w14:paraId="6EB3BA3E" w14:textId="77777777" w:rsidR="00E56613" w:rsidRPr="00E56613" w:rsidRDefault="00E56613" w:rsidP="00E56613">
      <w:pPr>
        <w:tabs>
          <w:tab w:val="left" w:pos="720"/>
          <w:tab w:val="left" w:pos="3131"/>
        </w:tabs>
        <w:spacing w:before="0" w:beforeAutospacing="0" w:after="0" w:afterAutospacing="0" w:line="360" w:lineRule="auto"/>
        <w:jc w:val="both"/>
        <w:rPr>
          <w:rFonts w:ascii="David" w:eastAsia="Times New Roman" w:hAnsi="David" w:cs="David"/>
          <w:sz w:val="24"/>
          <w:szCs w:val="24"/>
        </w:rPr>
      </w:pPr>
    </w:p>
    <w:p w14:paraId="7FFCBF46" w14:textId="77777777" w:rsidR="00E56613" w:rsidRPr="00E56613" w:rsidRDefault="00E56613" w:rsidP="00237720">
      <w:pPr>
        <w:numPr>
          <w:ilvl w:val="0"/>
          <w:numId w:val="17"/>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לרוכשים שיהיו מעוניינים להזמין מהספק פריטים אחרים מהפריטים המפורטים בחוזה זה יבוצעו, ע"י הספק , בכפוף לאישור הקבלן שמצב העבודות באתר מאפשר זאת, את הפריטים האחרים במחיר הנמוך ב </w:t>
      </w:r>
      <w:r w:rsidRPr="00E56613">
        <w:rPr>
          <w:rFonts w:ascii="David" w:eastAsia="Times New Roman" w:hAnsi="David" w:cs="David"/>
          <w:sz w:val="24"/>
          <w:szCs w:val="24"/>
          <w:u w:val="single"/>
          <w:rtl/>
        </w:rPr>
        <w:tab/>
      </w:r>
      <w:r w:rsidRPr="00E56613">
        <w:rPr>
          <w:rFonts w:ascii="David" w:eastAsia="Times New Roman" w:hAnsi="David" w:cs="David"/>
          <w:sz w:val="24"/>
          <w:szCs w:val="24"/>
          <w:rtl/>
        </w:rPr>
        <w:t xml:space="preserve">אחוז ממחירון הספק. </w:t>
      </w:r>
      <w:r w:rsidRPr="00E56613">
        <w:rPr>
          <w:rFonts w:ascii="David" w:eastAsia="Times New Roman" w:hAnsi="David" w:cs="David"/>
          <w:sz w:val="24"/>
          <w:szCs w:val="24"/>
          <w:rtl/>
        </w:rPr>
        <w:tab/>
      </w:r>
    </w:p>
    <w:p w14:paraId="1E42F03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tl/>
        </w:rPr>
      </w:pPr>
    </w:p>
    <w:p w14:paraId="09065DB4"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לפי דרישת הקבלן יעביר הספק טופס דיווח מודפס המרכז את סטטוס הטיפול של כל רוכש ( לרבות התרעה לגבי רוכשים שטרם הגיעו לחנות הספק).</w:t>
      </w:r>
    </w:p>
    <w:p w14:paraId="54456F32"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4"/>
          <w:szCs w:val="24"/>
          <w:u w:val="single"/>
        </w:rPr>
      </w:pPr>
    </w:p>
    <w:p w14:paraId="06C7C2D6" w14:textId="77777777" w:rsidR="00E56613" w:rsidRPr="00E56613" w:rsidRDefault="00E56613" w:rsidP="00237720">
      <w:pPr>
        <w:numPr>
          <w:ilvl w:val="0"/>
          <w:numId w:val="11"/>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הספק מכיר את יתר התנאים הנהוגים בחוזים בין קבלנים ראשים לספקים (ובין היתר בנושאי בטיחות שמירה ובטוח) ומתחייב לחתום על החוזה בנוסח שנהוג אצל הקבלן הראשי שיבחר ע"י היזם לביצוע הפרויקט.</w:t>
      </w:r>
    </w:p>
    <w:p w14:paraId="388A2DE9" w14:textId="77777777" w:rsidR="00E56613" w:rsidRPr="00E56613" w:rsidRDefault="00E56613" w:rsidP="00E56613">
      <w:pPr>
        <w:tabs>
          <w:tab w:val="center" w:pos="2540"/>
          <w:tab w:val="right" w:pos="5600"/>
        </w:tabs>
        <w:spacing w:before="0" w:beforeAutospacing="0" w:after="0" w:afterAutospacing="0" w:line="240" w:lineRule="auto"/>
        <w:ind w:left="240"/>
        <w:jc w:val="center"/>
        <w:rPr>
          <w:rFonts w:ascii="David" w:eastAsia="Times New Roman" w:hAnsi="David" w:cs="David"/>
          <w:b/>
          <w:bCs/>
          <w:snapToGrid w:val="0"/>
          <w:sz w:val="26"/>
          <w:szCs w:val="24"/>
          <w:u w:val="single"/>
          <w:rtl/>
        </w:rPr>
      </w:pPr>
      <w:r w:rsidRPr="00E56613">
        <w:rPr>
          <w:rFonts w:ascii="David" w:eastAsia="Times New Roman" w:hAnsi="David" w:cs="David"/>
          <w:b/>
          <w:bCs/>
          <w:snapToGrid w:val="0"/>
          <w:sz w:val="26"/>
          <w:szCs w:val="24"/>
          <w:u w:val="single"/>
          <w:rtl/>
        </w:rPr>
        <w:br w:type="page"/>
        <w:t>נספח 3.1.29</w:t>
      </w:r>
    </w:p>
    <w:p w14:paraId="281016E4" w14:textId="77777777" w:rsidR="00E56613" w:rsidRPr="00E56613" w:rsidRDefault="00E56613" w:rsidP="00E56613">
      <w:pPr>
        <w:spacing w:before="0" w:beforeAutospacing="0" w:after="0" w:afterAutospacing="0" w:line="240" w:lineRule="auto"/>
        <w:jc w:val="both"/>
        <w:rPr>
          <w:rFonts w:ascii="David" w:eastAsia="Times New Roman" w:hAnsi="David" w:cs="David"/>
          <w:snapToGrid w:val="0"/>
          <w:sz w:val="24"/>
          <w:szCs w:val="24"/>
        </w:rPr>
      </w:pPr>
    </w:p>
    <w:p w14:paraId="0C4AFB1A" w14:textId="77777777"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 xml:space="preserve">תנאים מיוחדים לאספקת והתקנת חיפוי פרקט לרצפה, לפנלים וכיוצ"ב עבודות הקשורות לפרקט בחדר שינה הורים ו/או בחדרים נוספים לפי החלטת היזם </w:t>
      </w:r>
    </w:p>
    <w:p w14:paraId="338FD8DB" w14:textId="5E7DEAB5" w:rsidR="00E56613" w:rsidRPr="00E56613" w:rsidRDefault="00E56613" w:rsidP="00E56613">
      <w:pPr>
        <w:spacing w:before="12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פרויקט </w:t>
      </w:r>
      <w:sdt>
        <w:sdtPr>
          <w:rPr>
            <w:rFonts w:ascii="David" w:eastAsia="Times New Roman" w:hAnsi="David" w:cs="David"/>
            <w:b/>
            <w:bCs/>
            <w:color w:val="800080"/>
            <w:sz w:val="24"/>
            <w:szCs w:val="24"/>
            <w:u w:val="single"/>
            <w:rtl/>
          </w:rPr>
          <w:alias w:val="שם הפרויקט"/>
          <w:tag w:val="cntProjectName"/>
          <w:id w:val="-1673562658"/>
          <w:placeholder>
            <w:docPart w:val="A6ACC1E631174F56A827CC4D23F4F63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69" w:author="עינב יורוביצקי" w:date="2020-07-06T10:26:00Z">
            <w:r w:rsidR="001C2A3D">
              <w:rPr>
                <w:rFonts w:ascii="David" w:eastAsia="Times New Roman" w:hAnsi="David" w:cs="David" w:hint="cs"/>
                <w:b/>
                <w:bCs/>
                <w:color w:val="800080"/>
                <w:sz w:val="24"/>
                <w:szCs w:val="24"/>
                <w:u w:val="single"/>
                <w:rtl/>
              </w:rPr>
              <w:t xml:space="preserve">תל אביב </w:t>
            </w:r>
          </w:ins>
        </w:sdtContent>
      </w:sdt>
    </w:p>
    <w:p w14:paraId="307F1D2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178F3C77"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D0F5108"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אספקה והתקנת חיפוי פרקט למינציה מדגמים כמפורט להלן אשר יסופק בגוונים אחידים,</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על פי בחירת הדייר,</w:t>
      </w:r>
      <w:r w:rsidR="00C96B78">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על גבי מצע ספוג לבן רגיל. הקבלן מצהיר ומתחייב בזאת כי הפרקט הינו מסוג א' , " דאבל קליק" בעל גב ירוק 3- </w:t>
      </w:r>
      <w:r w:rsidRPr="00E56613">
        <w:rPr>
          <w:rFonts w:ascii="David" w:eastAsia="Times New Roman" w:hAnsi="David" w:cs="David"/>
          <w:sz w:val="24"/>
          <w:szCs w:val="24"/>
        </w:rPr>
        <w:t xml:space="preserve">AC </w:t>
      </w:r>
      <w:r w:rsidRPr="00E56613">
        <w:rPr>
          <w:rFonts w:ascii="David" w:eastAsia="Times New Roman" w:hAnsi="David" w:cs="David"/>
          <w:sz w:val="24"/>
          <w:szCs w:val="24"/>
          <w:rtl/>
        </w:rPr>
        <w:t xml:space="preserve"> 7  מ"מ וכי הוא מת</w:t>
      </w:r>
      <w:r w:rsidR="00C96B78">
        <w:rPr>
          <w:rFonts w:ascii="David" w:eastAsia="Times New Roman" w:hAnsi="David" w:cs="David"/>
          <w:sz w:val="24"/>
          <w:szCs w:val="24"/>
          <w:rtl/>
        </w:rPr>
        <w:t>אים ועומד בכל  תקן ישראלי</w:t>
      </w:r>
      <w:r w:rsidRPr="00E56613">
        <w:rPr>
          <w:rFonts w:ascii="David" w:eastAsia="Times New Roman" w:hAnsi="David" w:cs="David"/>
          <w:sz w:val="24"/>
          <w:szCs w:val="24"/>
          <w:rtl/>
        </w:rPr>
        <w:t xml:space="preserve"> מחייב ובכלל זה בכל תקן אש מחייב. הדגמים יהיו מפורטים בנספח </w:t>
      </w:r>
      <w:r w:rsidR="00C96B78">
        <w:rPr>
          <w:rFonts w:ascii="David" w:eastAsia="Times New Roman" w:hAnsi="David" w:cs="David"/>
          <w:sz w:val="24"/>
          <w:szCs w:val="24"/>
          <w:rtl/>
        </w:rPr>
        <w:t>טבלת סטנדרט הפרוי</w:t>
      </w:r>
      <w:r w:rsidRPr="00E56613">
        <w:rPr>
          <w:rFonts w:ascii="David" w:eastAsia="Times New Roman" w:hAnsi="David" w:cs="David"/>
          <w:sz w:val="24"/>
          <w:szCs w:val="24"/>
          <w:rtl/>
        </w:rPr>
        <w:t>קט.</w:t>
      </w:r>
    </w:p>
    <w:p w14:paraId="7FA49BC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8F86B6B" w14:textId="77777777" w:rsidR="00E56613" w:rsidRPr="00E56613" w:rsidRDefault="00E56613" w:rsidP="00E56613">
      <w:pPr>
        <w:tabs>
          <w:tab w:val="left" w:pos="1508"/>
        </w:tabs>
        <w:spacing w:before="0" w:beforeAutospacing="0" w:after="0" w:afterAutospacing="0" w:line="360" w:lineRule="auto"/>
        <w:ind w:left="941"/>
        <w:jc w:val="both"/>
        <w:rPr>
          <w:rFonts w:ascii="David" w:eastAsia="Times New Roman" w:hAnsi="David" w:cs="David"/>
          <w:sz w:val="24"/>
          <w:szCs w:val="24"/>
        </w:rPr>
      </w:pPr>
    </w:p>
    <w:p w14:paraId="1D3DD126"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678D5A25"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4C8384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0022BDEE"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4FDCFC4C"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6BC7C939"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6A7F8139"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388D48BD"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1F2C5D1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3FD154E"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1F26F6CD" w14:textId="77777777" w:rsidR="00E56613" w:rsidRPr="00E56613" w:rsidRDefault="00E56613" w:rsidP="00E56613">
      <w:pPr>
        <w:spacing w:before="0" w:beforeAutospacing="0" w:after="0" w:afterAutospacing="0" w:line="360" w:lineRule="auto"/>
        <w:ind w:left="720"/>
        <w:jc w:val="both"/>
        <w:rPr>
          <w:rFonts w:ascii="David" w:eastAsia="Times New Roman" w:hAnsi="David" w:cs="David"/>
          <w:sz w:val="24"/>
          <w:szCs w:val="24"/>
          <w:rtl/>
        </w:rPr>
      </w:pPr>
    </w:p>
    <w:p w14:paraId="34D6E96B" w14:textId="77777777" w:rsidR="00E56613" w:rsidRPr="00E56613" w:rsidRDefault="00E56613" w:rsidP="00237720">
      <w:pPr>
        <w:numPr>
          <w:ilvl w:val="0"/>
          <w:numId w:val="2"/>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3C58AA2"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3C643DBF"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6CA19A8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EB14A11"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Pr>
      </w:pPr>
    </w:p>
    <w:p w14:paraId="427323C0"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562F51B8"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705ED8EE" w14:textId="77777777" w:rsidR="00E56613" w:rsidRPr="00E56613" w:rsidRDefault="00E56613" w:rsidP="00E56613">
      <w:pPr>
        <w:spacing w:before="0" w:beforeAutospacing="0" w:after="0" w:afterAutospacing="0" w:line="360" w:lineRule="auto"/>
        <w:jc w:val="both"/>
        <w:rPr>
          <w:rFonts w:ascii="David" w:eastAsia="Times New Roman" w:hAnsi="David" w:cs="David"/>
          <w:sz w:val="24"/>
          <w:szCs w:val="24"/>
          <w:rtl/>
        </w:rPr>
      </w:pPr>
    </w:p>
    <w:p w14:paraId="01B5218B"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snapToGrid w:val="0"/>
          <w:sz w:val="24"/>
          <w:szCs w:val="24"/>
          <w:rtl/>
        </w:rPr>
        <w:br w:type="page"/>
      </w:r>
      <w:r w:rsidRPr="00E56613">
        <w:rPr>
          <w:rFonts w:ascii="David" w:eastAsia="Times New Roman" w:hAnsi="David" w:cs="David"/>
          <w:b/>
          <w:bCs/>
          <w:snapToGrid w:val="0"/>
          <w:sz w:val="24"/>
          <w:szCs w:val="24"/>
          <w:u w:val="single"/>
          <w:rtl/>
        </w:rPr>
        <w:t>נספח 3.1.30</w:t>
      </w:r>
    </w:p>
    <w:p w14:paraId="1CD4875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p>
    <w:p w14:paraId="205A11FF" w14:textId="77777777" w:rsidR="00E56613" w:rsidRPr="00E56613" w:rsidRDefault="00E56613" w:rsidP="00E56613">
      <w:pPr>
        <w:spacing w:before="0" w:beforeAutospacing="0" w:after="0" w:afterAutospacing="0" w:line="240" w:lineRule="auto"/>
        <w:jc w:val="center"/>
        <w:rPr>
          <w:rFonts w:ascii="David" w:eastAsia="Times New Roman" w:hAnsi="David" w:cs="David"/>
          <w:b/>
          <w:bCs/>
          <w:snapToGrid w:val="0"/>
          <w:sz w:val="24"/>
          <w:szCs w:val="24"/>
          <w:u w:val="single"/>
          <w:rtl/>
        </w:rPr>
      </w:pPr>
      <w:r w:rsidRPr="00E56613">
        <w:rPr>
          <w:rFonts w:ascii="David" w:eastAsia="Times New Roman" w:hAnsi="David" w:cs="David"/>
          <w:b/>
          <w:bCs/>
          <w:snapToGrid w:val="0"/>
          <w:sz w:val="24"/>
          <w:szCs w:val="24"/>
          <w:u w:val="single"/>
          <w:rtl/>
        </w:rPr>
        <w:t>פרוגרמה לבדיקות מעבדה</w:t>
      </w:r>
    </w:p>
    <w:p w14:paraId="3A711CE2"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206DDB40" w14:textId="77777777" w:rsidR="00E56613" w:rsidRPr="00E56613" w:rsidRDefault="00E56613" w:rsidP="00E56613">
      <w:pPr>
        <w:spacing w:before="0" w:beforeAutospacing="0" w:after="0" w:afterAutospacing="0" w:line="240" w:lineRule="auto"/>
        <w:ind w:left="657" w:hanging="709"/>
        <w:rPr>
          <w:rFonts w:ascii="David" w:eastAsia="Calibri" w:hAnsi="David" w:cs="David"/>
          <w:sz w:val="24"/>
          <w:szCs w:val="24"/>
          <w:rtl/>
        </w:rPr>
      </w:pPr>
      <w:r w:rsidRPr="00E56613">
        <w:rPr>
          <w:rFonts w:ascii="David" w:eastAsia="Calibri" w:hAnsi="David" w:cs="David"/>
          <w:sz w:val="24"/>
          <w:szCs w:val="24"/>
          <w:rtl/>
        </w:rPr>
        <w:t>2.         בדיקות רשות בקרה בתהליך (בכל דירה ודירה וברכוש המשותף/בדירה אופיינית לדוגמא/בקומה אופיינית לדוגמא):</w:t>
      </w:r>
    </w:p>
    <w:p w14:paraId="3180F53A"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3B4C76C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צילומי קווי ביוב וניקוז חיצוני לפי התקן.</w:t>
      </w:r>
    </w:p>
    <w:p w14:paraId="7F759FC8"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טיח בכל ממ"ד והתאמתו לתקן 5075.</w:t>
      </w:r>
    </w:p>
    <w:p w14:paraId="5E7FC6A6"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מעקות טיפוסיים והתאמתם לתקן 1142 (בכל מקרה יבדקו כל המעקות הטיפוסיים בבניין).</w:t>
      </w:r>
    </w:p>
    <w:p w14:paraId="66F4A60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הצפה/אטימות של כל מרפסת וכל גג ע"פ תקן 1476.</w:t>
      </w:r>
    </w:p>
    <w:p w14:paraId="5292E8B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המטרה של כל החלונות לבדיקת אטימותם לחדירות מים, ע"פ נספח א' בתקן 4068.</w:t>
      </w:r>
    </w:p>
    <w:p w14:paraId="68F74DF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כל משלוחי האבנים המיועדות לחיפוי קירות החוץ והתאמתם לדרישות ת"י 2378.</w:t>
      </w:r>
    </w:p>
    <w:p w14:paraId="7277A6A5"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אנכיות, מישוריות, גליות וחוזק ההדבקות של הטיח בשליפה והתאמתו לדרישות ת"י 1920.2 ולת"י 1275.</w:t>
      </w:r>
    </w:p>
    <w:p w14:paraId="7340E99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1C4D79F5"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רטיבות חול המילוי מתחת לאריחים ואת התאמתו לנדרש בתקן.</w:t>
      </w:r>
    </w:p>
    <w:p w14:paraId="634C5F7A"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העץ לנדרש בת"י 23.</w:t>
      </w:r>
    </w:p>
    <w:p w14:paraId="03F7C35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מלבני פלדה וכנפי פלדה לנדרש בת"י 1161 ובמפמ"כ 27.</w:t>
      </w:r>
    </w:p>
    <w:p w14:paraId="530E5372"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דלתות פלדה בממ"דים לנדרש בת"י 4422.</w:t>
      </w:r>
    </w:p>
    <w:p w14:paraId="67A43100"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מידות החדרים, לתכניות המכר ואת הסטייה הזוויתית (קלינים) לנדרש בת"י 789.</w:t>
      </w:r>
    </w:p>
    <w:p w14:paraId="20F8BF1E"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צפיפות מצעים בפתוח המגרש.</w:t>
      </w:r>
    </w:p>
    <w:p w14:paraId="01C8ADE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איכות אדמת הגן.</w:t>
      </w:r>
    </w:p>
    <w:p w14:paraId="0AC34B43"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אלומיניום.</w:t>
      </w:r>
    </w:p>
    <w:p w14:paraId="012AF78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ארונות מטבח בתו תקן 1271.11.</w:t>
      </w:r>
    </w:p>
    <w:p w14:paraId="6865AFC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סימון דלתות אש בתו תקן.</w:t>
      </w:r>
    </w:p>
    <w:p w14:paraId="2015180D"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הדבקות חיפויים בלובי כניסה ראשי ובמבואות קומתיות.</w:t>
      </w:r>
    </w:p>
    <w:p w14:paraId="64486FF4"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התאמת תיבות דואר לנדרש בת"י 816.</w:t>
      </w:r>
    </w:p>
    <w:p w14:paraId="49FBDD8C"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התאמת ברזים, סוללות ומיקום קבועות סניטריות לנדרש בת"י 1317 ובת"י 1205.3 (בדירות טיפוסיות בלבד).</w:t>
      </w:r>
    </w:p>
    <w:p w14:paraId="5E6F3201"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מערכת גז לנדרש בת"י 158.</w:t>
      </w:r>
    </w:p>
    <w:p w14:paraId="6ADE2AA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אביזרי חשמל לנדרש בת"י 33.</w:t>
      </w:r>
    </w:p>
    <w:p w14:paraId="68171DC9" w14:textId="77777777" w:rsidR="00E56613" w:rsidRPr="00E56613" w:rsidRDefault="00E56613" w:rsidP="00E56613">
      <w:pPr>
        <w:spacing w:before="0" w:beforeAutospacing="0" w:after="0" w:afterAutospacing="0" w:line="240" w:lineRule="auto"/>
        <w:ind w:left="1366" w:hanging="709"/>
        <w:rPr>
          <w:rFonts w:ascii="David" w:eastAsia="Calibri" w:hAnsi="David" w:cs="David"/>
          <w:sz w:val="24"/>
          <w:szCs w:val="24"/>
          <w:rtl/>
        </w:rPr>
      </w:pPr>
      <w:r w:rsidRPr="00E56613">
        <w:rPr>
          <w:rFonts w:ascii="David" w:eastAsia="Calibri" w:hAnsi="David" w:cs="David"/>
          <w:sz w:val="24"/>
          <w:szCs w:val="24"/>
          <w:rtl/>
        </w:rPr>
        <w:t>-           בדיקות משטחי טרצו/מדרגות/אדני חלונות/ספים לנדרש בת"י 42, בת"י 1554, ובת"י 1182.</w:t>
      </w:r>
    </w:p>
    <w:p w14:paraId="59DE8F0B"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פרטי אלומיניום לנדרש בת"י 1068, בת"י 4001 ובת"י 1099.</w:t>
      </w:r>
    </w:p>
    <w:p w14:paraId="4A228FD5"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תריסים (רפפה/גלילה) לנדרש בת"י 1509.</w:t>
      </w:r>
    </w:p>
    <w:p w14:paraId="2AF4BB5E"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בדיקות הימצאות גז רדון בבניין.</w:t>
      </w:r>
    </w:p>
    <w:p w14:paraId="09C4C896"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מעברי אש לפי ת"י 931</w:t>
      </w:r>
    </w:p>
    <w:p w14:paraId="5D4FE840" w14:textId="77777777" w:rsidR="00E56613" w:rsidRPr="00E56613" w:rsidRDefault="00E56613" w:rsidP="00E56613">
      <w:pPr>
        <w:spacing w:before="0" w:beforeAutospacing="0" w:after="0" w:afterAutospacing="0" w:line="240" w:lineRule="auto"/>
        <w:ind w:left="657"/>
        <w:rPr>
          <w:rFonts w:ascii="David" w:eastAsia="Calibri" w:hAnsi="David" w:cs="David"/>
          <w:sz w:val="24"/>
          <w:szCs w:val="24"/>
          <w:rtl/>
        </w:rPr>
      </w:pPr>
      <w:r w:rsidRPr="00E56613">
        <w:rPr>
          <w:rFonts w:ascii="David" w:eastAsia="Calibri" w:hAnsi="David" w:cs="David"/>
          <w:sz w:val="24"/>
          <w:szCs w:val="24"/>
          <w:rtl/>
        </w:rPr>
        <w:t>-           דיחוס חדרי מדרגות לפי ת"י 1001 חלק 2</w:t>
      </w:r>
    </w:p>
    <w:p w14:paraId="5D8DBD35" w14:textId="77777777" w:rsidR="00E56613" w:rsidRPr="00E56613" w:rsidRDefault="00E56613" w:rsidP="00E56613">
      <w:pPr>
        <w:spacing w:before="0" w:beforeAutospacing="0" w:after="0" w:afterAutospacing="0" w:line="240" w:lineRule="auto"/>
        <w:ind w:left="515" w:hanging="708"/>
        <w:rPr>
          <w:rFonts w:ascii="David" w:eastAsia="Calibri" w:hAnsi="David" w:cs="David"/>
          <w:sz w:val="24"/>
          <w:szCs w:val="24"/>
          <w:rtl/>
        </w:rPr>
      </w:pPr>
      <w:r w:rsidRPr="00E56613">
        <w:rPr>
          <w:rFonts w:ascii="David" w:eastAsia="Calibri" w:hAnsi="David" w:cs="David"/>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21A091EB"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80A9AEC"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br w:type="page"/>
        <w:t>נספח 3.1.33</w:t>
      </w:r>
    </w:p>
    <w:p w14:paraId="39E60C34" w14:textId="77777777" w:rsidR="00E56613" w:rsidRPr="00E56613" w:rsidRDefault="00E56613" w:rsidP="00E56613">
      <w:pPr>
        <w:spacing w:before="0" w:beforeAutospacing="0" w:after="0" w:afterAutospacing="0" w:line="360" w:lineRule="auto"/>
        <w:ind w:left="720"/>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t>מפרט לגידור אתר הפרויקט</w:t>
      </w:r>
    </w:p>
    <w:p w14:paraId="496EF0C5" w14:textId="77777777" w:rsidR="00E56613" w:rsidRPr="00E56613" w:rsidRDefault="00E56613" w:rsidP="00E56613">
      <w:pPr>
        <w:spacing w:before="0" w:beforeAutospacing="0" w:after="0" w:afterAutospacing="0" w:line="360" w:lineRule="auto"/>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הקבלן יגדר את אתר הפרויקט בהתאם למפורט להלן:</w:t>
      </w:r>
    </w:p>
    <w:p w14:paraId="40179327"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חומר:</w:t>
      </w:r>
      <w:r w:rsidRPr="00E56613">
        <w:rPr>
          <w:rFonts w:ascii="David" w:eastAsia="Times New Roman" w:hAnsi="David" w:cs="David"/>
          <w:sz w:val="24"/>
          <w:szCs w:val="24"/>
          <w:rtl/>
        </w:rPr>
        <w:t xml:space="preserve"> פח חדש , קשיח, מגולוון וחלק אשר יאפשר הדבקת פרסום הפרויקט.</w:t>
      </w:r>
    </w:p>
    <w:p w14:paraId="637513FC"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b/>
          <w:bCs/>
          <w:sz w:val="24"/>
          <w:szCs w:val="24"/>
          <w:rtl/>
        </w:rPr>
        <w:t>צבע:</w:t>
      </w:r>
      <w:r w:rsidRPr="00E56613">
        <w:rPr>
          <w:rFonts w:ascii="David" w:eastAsia="Times New Roman" w:hAnsi="David" w:cs="David"/>
          <w:sz w:val="24"/>
          <w:szCs w:val="24"/>
          <w:rtl/>
        </w:rPr>
        <w:t xml:space="preserve"> לבן.</w:t>
      </w:r>
    </w:p>
    <w:p w14:paraId="1D8C9C11"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מידות: </w:t>
      </w:r>
    </w:p>
    <w:p w14:paraId="364BF2C5" w14:textId="77777777" w:rsidR="00E56613" w:rsidRPr="00E56613" w:rsidRDefault="00E56613" w:rsidP="00237720">
      <w:pPr>
        <w:numPr>
          <w:ilvl w:val="0"/>
          <w:numId w:val="19"/>
        </w:numPr>
        <w:spacing w:before="0" w:beforeAutospacing="0" w:after="0" w:afterAutospacing="0" w:line="360" w:lineRule="auto"/>
        <w:ind w:right="1440"/>
        <w:contextualSpacing/>
        <w:jc w:val="both"/>
        <w:rPr>
          <w:rFonts w:ascii="David" w:eastAsia="Times New Roman" w:hAnsi="David" w:cs="David"/>
          <w:sz w:val="24"/>
          <w:szCs w:val="24"/>
        </w:rPr>
      </w:pPr>
      <w:r w:rsidRPr="00E56613">
        <w:rPr>
          <w:rFonts w:ascii="David" w:eastAsia="Times New Roman" w:hAnsi="David" w:cs="David"/>
          <w:sz w:val="24"/>
          <w:szCs w:val="24"/>
          <w:rtl/>
        </w:rPr>
        <w:t xml:space="preserve">מידת אורך: הארוך הנדרש לתחימת האתר. </w:t>
      </w:r>
    </w:p>
    <w:p w14:paraId="1AAD4B0E" w14:textId="77777777" w:rsidR="00E56613" w:rsidRPr="00E56613" w:rsidRDefault="00E56613" w:rsidP="00237720">
      <w:pPr>
        <w:numPr>
          <w:ilvl w:val="0"/>
          <w:numId w:val="19"/>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מידת גובה: מידה קבועה ומינימלית של 2מ' ו/או בהתאם להנחיית הרשות המקומית.</w:t>
      </w:r>
    </w:p>
    <w:p w14:paraId="0525299D"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b/>
          <w:bCs/>
          <w:sz w:val="24"/>
          <w:szCs w:val="24"/>
          <w:rtl/>
        </w:rPr>
        <w:t>ניראות וחוזק:</w:t>
      </w:r>
      <w:r w:rsidRPr="00E56613">
        <w:rPr>
          <w:rFonts w:ascii="David" w:eastAsia="Times New Roman" w:hAnsi="David" w:cs="David"/>
          <w:sz w:val="24"/>
          <w:szCs w:val="24"/>
          <w:rtl/>
        </w:rPr>
        <w:t xml:space="preserve"> חזית הגדר (הצד הפונה כלפי חוץ) צריכה להיות לבנה, חלקה, רציפה ומיושרת לאורך כל היקף האתר.</w:t>
      </w:r>
      <w:r w:rsidRPr="00E56613">
        <w:rPr>
          <w:rFonts w:ascii="David" w:eastAsia="Calibri" w:hAnsi="David" w:cs="David"/>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7DBA111F" w14:textId="77777777" w:rsidR="00E56613" w:rsidRPr="00E56613" w:rsidRDefault="00E56613" w:rsidP="00E56613">
      <w:pPr>
        <w:spacing w:before="0" w:beforeAutospacing="0" w:after="0" w:afterAutospacing="0" w:line="360" w:lineRule="auto"/>
        <w:ind w:left="360"/>
        <w:rPr>
          <w:rFonts w:ascii="David" w:eastAsia="Calibri" w:hAnsi="David" w:cs="David"/>
          <w:sz w:val="24"/>
          <w:szCs w:val="24"/>
        </w:rPr>
      </w:pPr>
      <w:r w:rsidRPr="00E56613">
        <w:rPr>
          <w:rFonts w:ascii="David" w:eastAsia="Times New Roman" w:hAnsi="David" w:cs="David"/>
          <w:sz w:val="24"/>
          <w:szCs w:val="24"/>
          <w:rtl/>
        </w:rPr>
        <w:t>ב</w:t>
      </w:r>
      <w:r w:rsidRPr="00E56613">
        <w:rPr>
          <w:rFonts w:ascii="David" w:eastAsia="Calibri" w:hAnsi="David" w:cs="David"/>
          <w:sz w:val="24"/>
          <w:szCs w:val="24"/>
          <w:rtl/>
        </w:rPr>
        <w:t>גדר אשר נמצאת בסמיכות לכביש פעיל, יש לבצע קיר הגנה כנגד נפילת רכב מתפרץ.</w:t>
      </w:r>
    </w:p>
    <w:p w14:paraId="662FCF17" w14:textId="77777777" w:rsidR="00E56613" w:rsidRPr="00E56613" w:rsidRDefault="00E56613" w:rsidP="00237720">
      <w:pPr>
        <w:numPr>
          <w:ilvl w:val="0"/>
          <w:numId w:val="18"/>
        </w:numPr>
        <w:spacing w:before="0" w:beforeAutospacing="0" w:after="0" w:afterAutospacing="0" w:line="360" w:lineRule="auto"/>
        <w:jc w:val="both"/>
        <w:rPr>
          <w:rFonts w:ascii="David" w:eastAsia="Calibri" w:hAnsi="David" w:cs="David"/>
          <w:sz w:val="24"/>
          <w:szCs w:val="24"/>
        </w:rPr>
      </w:pPr>
      <w:r w:rsidRPr="00E56613">
        <w:rPr>
          <w:rFonts w:ascii="David" w:eastAsia="Times New Roman" w:hAnsi="David" w:cs="David"/>
          <w:sz w:val="24"/>
          <w:szCs w:val="24"/>
          <w:rtl/>
        </w:rPr>
        <w:t>הלוחות יעמדו בדרישות המחלקה לאיכות הסביבה לעניין מטרדי ומפגעי רעש (קירות אקוסטיים) ואבק בהתאם להנחיות לאיכות הסביבה</w:t>
      </w:r>
      <w:r w:rsidRPr="00E56613">
        <w:rPr>
          <w:rFonts w:ascii="David" w:eastAsia="Times New Roman" w:hAnsi="David" w:cs="David"/>
          <w:b/>
          <w:bCs/>
          <w:sz w:val="24"/>
          <w:szCs w:val="24"/>
          <w:rtl/>
        </w:rPr>
        <w:t>.</w:t>
      </w:r>
    </w:p>
    <w:p w14:paraId="532896DF"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 xml:space="preserve">פתחים: </w:t>
      </w:r>
    </w:p>
    <w:p w14:paraId="5730C9F8" w14:textId="77777777" w:rsidR="00E56613" w:rsidRPr="00E56613" w:rsidRDefault="00E56613" w:rsidP="00237720">
      <w:pPr>
        <w:numPr>
          <w:ilvl w:val="0"/>
          <w:numId w:val="20"/>
        </w:numPr>
        <w:spacing w:before="0" w:beforeAutospacing="0" w:after="0" w:afterAutospacing="0" w:line="276" w:lineRule="auto"/>
        <w:contextualSpacing/>
        <w:jc w:val="both"/>
        <w:rPr>
          <w:rFonts w:ascii="David" w:eastAsia="Calibri" w:hAnsi="David" w:cs="David"/>
          <w:sz w:val="24"/>
          <w:szCs w:val="24"/>
        </w:rPr>
      </w:pPr>
      <w:r w:rsidRPr="00E56613">
        <w:rPr>
          <w:rFonts w:ascii="David" w:eastAsia="Calibri" w:hAnsi="David" w:cs="David"/>
          <w:sz w:val="24"/>
          <w:szCs w:val="24"/>
          <w:rtl/>
        </w:rPr>
        <w:t>שערי כניסה יפתחו כלפי פנים האתר, רוחבם יאפשר כניסת למשאיות, שער/דלת כניסה למעבר רוכשי דירות ככל ונדרש, מאותו החומר ממנה בנויה הגדר.</w:t>
      </w:r>
    </w:p>
    <w:p w14:paraId="05C10A96" w14:textId="77777777" w:rsidR="00E56613" w:rsidRPr="00E56613" w:rsidRDefault="00E56613" w:rsidP="00E56613">
      <w:pPr>
        <w:spacing w:before="0" w:beforeAutospacing="0" w:after="0" w:afterAutospacing="0" w:line="276" w:lineRule="auto"/>
        <w:ind w:left="1440"/>
        <w:jc w:val="both"/>
        <w:rPr>
          <w:rFonts w:ascii="David" w:eastAsia="Times New Roman" w:hAnsi="David" w:cs="David"/>
          <w:sz w:val="24"/>
          <w:szCs w:val="24"/>
        </w:rPr>
      </w:pPr>
      <w:r w:rsidRPr="00E56613">
        <w:rPr>
          <w:rFonts w:ascii="David" w:eastAsia="Times New Roman" w:hAnsi="David" w:cs="David"/>
          <w:sz w:val="24"/>
          <w:szCs w:val="24"/>
          <w:rtl/>
        </w:rPr>
        <w:t>השערים יכללו שילוט הכוונה ואזהרה על אתר.</w:t>
      </w:r>
    </w:p>
    <w:p w14:paraId="59BFC7A6" w14:textId="77777777" w:rsidR="00E56613" w:rsidRPr="00E56613" w:rsidRDefault="00E56613" w:rsidP="00237720">
      <w:pPr>
        <w:numPr>
          <w:ilvl w:val="0"/>
          <w:numId w:val="20"/>
        </w:numPr>
        <w:spacing w:before="0" w:beforeAutospacing="0" w:after="0" w:afterAutospacing="0" w:line="360" w:lineRule="auto"/>
        <w:contextualSpacing/>
        <w:jc w:val="both"/>
        <w:rPr>
          <w:rFonts w:ascii="David" w:eastAsia="Calibri" w:hAnsi="David" w:cs="David"/>
          <w:sz w:val="24"/>
          <w:szCs w:val="24"/>
        </w:rPr>
      </w:pPr>
      <w:r w:rsidRPr="00E56613">
        <w:rPr>
          <w:rFonts w:ascii="David" w:eastAsia="Calibri" w:hAnsi="David" w:cs="David"/>
          <w:sz w:val="24"/>
          <w:szCs w:val="24"/>
          <w:rtl/>
        </w:rPr>
        <w:t>חלונות אטומים בשני מוקדים שונים בגדר, הסגורים ע"י חומר קשיח ושקוף המאפשר הצצה אל האתר. גובה  התחתון של הפתחים יהיה לפחות 1.10מ' מעל הקרקע. מידותיהם: 200ס"מ רוחב על 80ס"מ גובה כל אחד.</w:t>
      </w:r>
    </w:p>
    <w:p w14:paraId="2D5B1D1F"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כל המפורט לעיל כולל התקנה.</w:t>
      </w:r>
    </w:p>
    <w:p w14:paraId="1B7904BB" w14:textId="77777777" w:rsidR="00E56613" w:rsidRPr="00E56613" w:rsidRDefault="00E56613" w:rsidP="00237720">
      <w:pPr>
        <w:numPr>
          <w:ilvl w:val="0"/>
          <w:numId w:val="18"/>
        </w:numPr>
        <w:spacing w:before="0" w:beforeAutospacing="0" w:after="0" w:afterAutospacing="0" w:line="360" w:lineRule="auto"/>
        <w:jc w:val="both"/>
        <w:rPr>
          <w:rFonts w:ascii="David" w:eastAsia="Times New Roman" w:hAnsi="David" w:cs="David"/>
          <w:b/>
          <w:bCs/>
          <w:sz w:val="24"/>
          <w:szCs w:val="24"/>
        </w:rPr>
      </w:pPr>
      <w:r w:rsidRPr="00E56613">
        <w:rPr>
          <w:rFonts w:ascii="David" w:eastAsia="Times New Roman" w:hAnsi="David" w:cs="David"/>
          <w:b/>
          <w:bCs/>
          <w:sz w:val="24"/>
          <w:szCs w:val="24"/>
          <w:rtl/>
        </w:rPr>
        <w:t>הנ"ל צריך להתאים לדרישות הרשות המקומית ככל וישנן.</w:t>
      </w:r>
    </w:p>
    <w:p w14:paraId="0CB744F1" w14:textId="77777777" w:rsidR="00E56613" w:rsidRPr="00E56613" w:rsidRDefault="00E56613" w:rsidP="00E56613">
      <w:pPr>
        <w:spacing w:before="0" w:beforeAutospacing="0" w:after="0" w:afterAutospacing="0" w:line="360" w:lineRule="auto"/>
        <w:ind w:left="360"/>
        <w:rPr>
          <w:rFonts w:ascii="David" w:eastAsia="Times New Roman" w:hAnsi="David" w:cs="David"/>
          <w:b/>
          <w:bCs/>
          <w:sz w:val="24"/>
          <w:szCs w:val="24"/>
        </w:rPr>
      </w:pPr>
    </w:p>
    <w:p w14:paraId="6DDC7E35" w14:textId="77777777" w:rsidR="00E56613" w:rsidRPr="00E56613" w:rsidRDefault="00E56613" w:rsidP="00E56613">
      <w:pPr>
        <w:bidi w:val="0"/>
        <w:spacing w:before="0" w:beforeAutospacing="0" w:after="160" w:afterAutospacing="0" w:line="259" w:lineRule="auto"/>
        <w:rPr>
          <w:rFonts w:ascii="David" w:eastAsia="Times New Roman" w:hAnsi="David" w:cs="David"/>
          <w:b/>
          <w:bCs/>
          <w:sz w:val="24"/>
          <w:szCs w:val="24"/>
          <w:u w:val="single"/>
          <w:rtl/>
        </w:rPr>
      </w:pPr>
      <w:r w:rsidRPr="00E56613">
        <w:rPr>
          <w:rFonts w:ascii="David" w:eastAsia="Times New Roman" w:hAnsi="David" w:cs="David"/>
          <w:sz w:val="24"/>
          <w:szCs w:val="24"/>
          <w:rtl/>
        </w:rPr>
        <w:br w:type="page"/>
      </w:r>
    </w:p>
    <w:p w14:paraId="3EE29AF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3.1.35</w:t>
      </w:r>
    </w:p>
    <w:p w14:paraId="16608666"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שלט יועצים</w:t>
      </w:r>
    </w:p>
    <w:p w14:paraId="1010AA29"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8"/>
          <w:szCs w:val="28"/>
          <w:u w:val="single"/>
          <w:rtl/>
        </w:rPr>
      </w:pPr>
    </w:p>
    <w:p w14:paraId="6A5C95B9" w14:textId="77777777" w:rsidR="00E56613" w:rsidRPr="00E56613" w:rsidRDefault="00E56613" w:rsidP="00E56613">
      <w:pPr>
        <w:spacing w:before="0" w:beforeAutospacing="0" w:after="0" w:afterAutospacing="0" w:line="360" w:lineRule="auto"/>
        <w:ind w:left="-760"/>
        <w:jc w:val="center"/>
        <w:rPr>
          <w:rFonts w:ascii="David" w:eastAsia="Times New Roman" w:hAnsi="David" w:cs="David"/>
          <w:b/>
          <w:bCs/>
          <w:sz w:val="28"/>
          <w:szCs w:val="28"/>
          <w:u w:val="single"/>
        </w:rPr>
      </w:pPr>
      <w:r w:rsidRPr="00E56613">
        <w:rPr>
          <w:rFonts w:ascii="David" w:eastAsia="Times New Roman" w:hAnsi="David" w:cs="David"/>
          <w:b/>
          <w:bCs/>
          <w:noProof/>
          <w:sz w:val="28"/>
          <w:szCs w:val="28"/>
          <w:u w:val="single"/>
        </w:rPr>
        <w:drawing>
          <wp:inline distT="0" distB="0" distL="0" distR="0" wp14:anchorId="208018D0" wp14:editId="6D44B827">
            <wp:extent cx="5953125" cy="6934200"/>
            <wp:effectExtent l="0" t="0" r="9525"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6934200"/>
                    </a:xfrm>
                    <a:prstGeom prst="rect">
                      <a:avLst/>
                    </a:prstGeom>
                    <a:noFill/>
                    <a:ln>
                      <a:noFill/>
                    </a:ln>
                  </pic:spPr>
                </pic:pic>
              </a:graphicData>
            </a:graphic>
          </wp:inline>
        </w:drawing>
      </w:r>
    </w:p>
    <w:p w14:paraId="7CE8C833"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09553F3F" w14:textId="77777777" w:rsidR="00E56613" w:rsidRPr="00E56613" w:rsidRDefault="00E56613" w:rsidP="00E56613">
      <w:pPr>
        <w:spacing w:before="0" w:beforeAutospacing="0" w:after="0" w:afterAutospacing="0" w:line="360" w:lineRule="auto"/>
        <w:jc w:val="both"/>
        <w:rPr>
          <w:rFonts w:ascii="David" w:eastAsia="Times New Roman" w:hAnsi="David" w:cs="David"/>
          <w:sz w:val="26"/>
          <w:szCs w:val="26"/>
          <w:rtl/>
        </w:rPr>
      </w:pPr>
    </w:p>
    <w:p w14:paraId="26680AF6" w14:textId="77777777" w:rsidR="00C96B78" w:rsidRDefault="00C96B78" w:rsidP="00E56613">
      <w:pPr>
        <w:spacing w:before="0" w:beforeAutospacing="0" w:after="0" w:afterAutospacing="0" w:line="360" w:lineRule="auto"/>
        <w:jc w:val="center"/>
        <w:rPr>
          <w:rFonts w:ascii="David" w:eastAsia="Times New Roman" w:hAnsi="David" w:cs="David"/>
          <w:b/>
          <w:bCs/>
          <w:sz w:val="24"/>
          <w:szCs w:val="24"/>
          <w:u w:val="single"/>
          <w:rtl/>
        </w:rPr>
      </w:pPr>
      <w:r>
        <w:rPr>
          <w:rFonts w:ascii="David" w:eastAsia="Times New Roman" w:hAnsi="David" w:cs="David"/>
          <w:b/>
          <w:bCs/>
          <w:sz w:val="24"/>
          <w:szCs w:val="24"/>
          <w:u w:val="single"/>
          <w:rtl/>
        </w:rPr>
        <w:br w:type="page"/>
      </w:r>
    </w:p>
    <w:p w14:paraId="00794641"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נספח 3.1.3</w:t>
      </w:r>
      <w:r w:rsidRPr="00E56613">
        <w:rPr>
          <w:rFonts w:ascii="David" w:eastAsia="Times New Roman" w:hAnsi="David" w:cs="David" w:hint="cs"/>
          <w:b/>
          <w:bCs/>
          <w:sz w:val="24"/>
          <w:szCs w:val="24"/>
          <w:u w:val="single"/>
          <w:rtl/>
        </w:rPr>
        <w:t>6</w:t>
      </w:r>
    </w:p>
    <w:p w14:paraId="4788D8A5"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סטנדרט יזם </w:t>
      </w:r>
    </w:p>
    <w:p w14:paraId="67EC1226" w14:textId="77777777" w:rsidR="00E56613" w:rsidRPr="00E56613" w:rsidRDefault="00E56613" w:rsidP="00967621">
      <w:pPr>
        <w:spacing w:before="0" w:beforeAutospacing="0" w:after="0" w:afterAutospacing="0" w:line="360" w:lineRule="auto"/>
        <w:jc w:val="center"/>
        <w:rPr>
          <w:rFonts w:ascii="David" w:eastAsia="Times New Roman" w:hAnsi="David" w:cs="David"/>
          <w:sz w:val="24"/>
          <w:szCs w:val="24"/>
          <w:rtl/>
        </w:rPr>
      </w:pPr>
      <w:r w:rsidRPr="00967621">
        <w:rPr>
          <w:rFonts w:ascii="David" w:eastAsia="Times New Roman" w:hAnsi="David" w:cs="David" w:hint="cs"/>
          <w:sz w:val="24"/>
          <w:szCs w:val="24"/>
          <w:highlight w:val="yellow"/>
          <w:rtl/>
        </w:rPr>
        <w:t>המסמך שמור בנתיב הבא:</w:t>
      </w:r>
      <w:r w:rsidR="00C96B78" w:rsidRPr="00967621">
        <w:rPr>
          <w:rFonts w:ascii="David" w:eastAsia="Times New Roman" w:hAnsi="David" w:cs="David"/>
          <w:sz w:val="24"/>
          <w:szCs w:val="24"/>
          <w:highlight w:val="yellow"/>
          <w:rtl/>
        </w:rPr>
        <w:t xml:space="preserve"> סטנדרט פרוי</w:t>
      </w:r>
      <w:r w:rsidRPr="00967621">
        <w:rPr>
          <w:rFonts w:ascii="David" w:eastAsia="Times New Roman" w:hAnsi="David" w:cs="David"/>
          <w:sz w:val="24"/>
          <w:szCs w:val="24"/>
          <w:highlight w:val="yellow"/>
          <w:rtl/>
        </w:rPr>
        <w:t>קטים</w:t>
      </w:r>
      <w:r w:rsidRPr="00967621">
        <w:rPr>
          <w:rFonts w:ascii="David" w:eastAsia="Times New Roman" w:hAnsi="David" w:cs="David" w:hint="cs"/>
          <w:sz w:val="24"/>
          <w:szCs w:val="24"/>
          <w:highlight w:val="yellow"/>
          <w:rtl/>
        </w:rPr>
        <w:t xml:space="preserve"> \</w:t>
      </w:r>
      <w:r w:rsidRPr="00967621">
        <w:rPr>
          <w:rFonts w:ascii="David" w:eastAsia="Times New Roman" w:hAnsi="David" w:cs="David"/>
          <w:sz w:val="24"/>
          <w:szCs w:val="24"/>
          <w:highlight w:val="yellow"/>
        </w:rPr>
        <w:t>I\Residence\Engineering</w:t>
      </w:r>
    </w:p>
    <w:p w14:paraId="668129CC"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042D69D4"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p>
    <w:p w14:paraId="5D41A103"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Pr>
      </w:pPr>
      <w:r w:rsidRPr="00E56613">
        <w:rPr>
          <w:rFonts w:ascii="David" w:eastAsia="Times New Roman" w:hAnsi="David" w:cs="David"/>
          <w:b/>
          <w:bCs/>
          <w:sz w:val="24"/>
          <w:szCs w:val="24"/>
          <w:u w:val="single"/>
          <w:rtl/>
        </w:rPr>
        <w:br w:type="page"/>
        <w:t xml:space="preserve">נספח 3.1.41 </w:t>
      </w:r>
    </w:p>
    <w:p w14:paraId="39CAD65E"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4"/>
          <w:szCs w:val="24"/>
          <w:u w:val="single"/>
          <w:rtl/>
        </w:rPr>
      </w:pPr>
      <w:r w:rsidRPr="00E56613">
        <w:rPr>
          <w:rFonts w:ascii="David" w:eastAsia="Times New Roman" w:hAnsi="David" w:cs="David"/>
          <w:b/>
          <w:bCs/>
          <w:sz w:val="24"/>
          <w:szCs w:val="24"/>
          <w:u w:val="single"/>
          <w:rtl/>
        </w:rPr>
        <w:t xml:space="preserve">שכר טרחת יועצים בגין שינויי דיירים </w:t>
      </w:r>
    </w:p>
    <w:p w14:paraId="358EABAA" w14:textId="77777777" w:rsidR="00E56613" w:rsidRPr="00E56613" w:rsidRDefault="00E56613" w:rsidP="00E56613">
      <w:pPr>
        <w:spacing w:before="0" w:beforeAutospacing="0" w:after="0" w:afterAutospacing="0" w:line="360" w:lineRule="auto"/>
        <w:ind w:left="-1327"/>
        <w:jc w:val="center"/>
        <w:rPr>
          <w:rFonts w:ascii="David" w:eastAsia="Times New Roman" w:hAnsi="David" w:cs="David"/>
          <w:b/>
          <w:bCs/>
          <w:sz w:val="24"/>
          <w:szCs w:val="24"/>
          <w:u w:val="single"/>
          <w:rtl/>
        </w:rPr>
      </w:pPr>
      <w:r w:rsidRPr="00E56613">
        <w:rPr>
          <w:rFonts w:ascii="Times New Roman" w:eastAsia="Times New Roman" w:hAnsi="Times New Roman" w:cs="David"/>
          <w:b/>
          <w:bCs/>
          <w:noProof/>
          <w:sz w:val="25"/>
          <w:szCs w:val="25"/>
          <w:u w:val="single"/>
        </w:rPr>
        <w:drawing>
          <wp:inline distT="0" distB="0" distL="0" distR="0" wp14:anchorId="0059B326" wp14:editId="0C3A5967">
            <wp:extent cx="7048500" cy="1009650"/>
            <wp:effectExtent l="0" t="0" r="0" b="0"/>
            <wp:docPr id="20"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48500" cy="1009650"/>
                    </a:xfrm>
                    <a:prstGeom prst="rect">
                      <a:avLst/>
                    </a:prstGeom>
                    <a:noFill/>
                    <a:ln>
                      <a:noFill/>
                    </a:ln>
                  </pic:spPr>
                </pic:pic>
              </a:graphicData>
            </a:graphic>
          </wp:inline>
        </w:drawing>
      </w:r>
    </w:p>
    <w:p w14:paraId="3D5C7897"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6"/>
          <w:szCs w:val="26"/>
          <w:rtl/>
        </w:rPr>
        <w:t xml:space="preserve">* </w:t>
      </w:r>
      <w:r w:rsidRPr="00E56613">
        <w:rPr>
          <w:rFonts w:ascii="David" w:eastAsia="Times New Roman" w:hAnsi="David" w:cs="David"/>
          <w:sz w:val="24"/>
          <w:szCs w:val="24"/>
          <w:rtl/>
        </w:rPr>
        <w:t>המחירים אינם כוללים מע"מ</w:t>
      </w:r>
    </w:p>
    <w:p w14:paraId="1F8B1EE9"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הינם לתכנון כל הדירות בפרויקט</w:t>
      </w:r>
    </w:p>
    <w:p w14:paraId="372D9342"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4"/>
          <w:szCs w:val="24"/>
          <w:rtl/>
        </w:rPr>
      </w:pPr>
      <w:r w:rsidRPr="00E56613">
        <w:rPr>
          <w:rFonts w:ascii="David" w:eastAsia="Times New Roman" w:hAnsi="David" w:cs="David"/>
          <w:sz w:val="24"/>
          <w:szCs w:val="24"/>
          <w:rtl/>
        </w:rPr>
        <w:t>* המחירים במסגרת תיק דייר ולכן אין תוספת רווח קבלן</w:t>
      </w:r>
    </w:p>
    <w:p w14:paraId="6A7710CF"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 xml:space="preserve">* במידה והדיייר מבקש תכנון מערכות אינסטלציה סניטרית וספרינקלרים יחד- יהא המחיר עבור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מקצוע אחד בלבד, 3500 ₪ + מע"מ</w:t>
      </w:r>
    </w:p>
    <w:p w14:paraId="74CCBA20"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sz w:val="24"/>
          <w:szCs w:val="24"/>
          <w:rtl/>
        </w:rPr>
        <w:t>*</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 xml:space="preserve">מובהר כי לא תהיה לקבלן אפשרות לגבות כל תוספת בגין ניהול השינויים אל מול היועצים </w:t>
      </w:r>
      <w:r w:rsidRPr="00E56613">
        <w:rPr>
          <w:rFonts w:ascii="David" w:eastAsia="Times New Roman" w:hAnsi="David" w:cs="David" w:hint="cs"/>
          <w:sz w:val="24"/>
          <w:szCs w:val="24"/>
          <w:rtl/>
        </w:rPr>
        <w:t xml:space="preserve"> </w:t>
      </w:r>
      <w:r w:rsidRPr="00E56613">
        <w:rPr>
          <w:rFonts w:ascii="David" w:eastAsia="Times New Roman" w:hAnsi="David" w:cs="David"/>
          <w:sz w:val="24"/>
          <w:szCs w:val="24"/>
          <w:rtl/>
        </w:rPr>
        <w:t>והמתכננים של הפרויקט.</w:t>
      </w:r>
    </w:p>
    <w:p w14:paraId="6D0D5129" w14:textId="77777777" w:rsidR="00E56613" w:rsidRPr="00E56613" w:rsidRDefault="00E56613" w:rsidP="00E56613">
      <w:pPr>
        <w:spacing w:before="0" w:beforeAutospacing="0" w:after="0" w:afterAutospacing="0" w:line="360" w:lineRule="auto"/>
        <w:ind w:left="-1044" w:hanging="142"/>
        <w:jc w:val="both"/>
        <w:rPr>
          <w:rFonts w:ascii="David" w:eastAsia="Times New Roman" w:hAnsi="David" w:cs="David"/>
          <w:sz w:val="24"/>
          <w:szCs w:val="24"/>
          <w:rtl/>
        </w:rPr>
      </w:pPr>
      <w:r w:rsidRPr="00E56613">
        <w:rPr>
          <w:rFonts w:ascii="David" w:eastAsia="Times New Roman" w:hAnsi="David" w:cs="David" w:hint="cs"/>
          <w:sz w:val="24"/>
          <w:szCs w:val="24"/>
          <w:rtl/>
        </w:rPr>
        <w:t>* במקומות שלא צויין מחיר, תינתן הצעת מחיר לפי הסיטואציה.</w:t>
      </w:r>
    </w:p>
    <w:p w14:paraId="32EF95B2" w14:textId="77777777" w:rsidR="00E56613" w:rsidRPr="00E56613" w:rsidRDefault="00E56613" w:rsidP="00E56613">
      <w:pPr>
        <w:spacing w:before="0" w:beforeAutospacing="0" w:after="0" w:afterAutospacing="0" w:line="360" w:lineRule="auto"/>
        <w:ind w:left="-1186"/>
        <w:jc w:val="both"/>
        <w:rPr>
          <w:rFonts w:ascii="David" w:eastAsia="Times New Roman" w:hAnsi="David" w:cs="David"/>
          <w:sz w:val="26"/>
          <w:szCs w:val="26"/>
          <w:rtl/>
        </w:rPr>
      </w:pPr>
    </w:p>
    <w:p w14:paraId="2C4E949F" w14:textId="77777777" w:rsidR="00E56613" w:rsidRPr="00E56613" w:rsidRDefault="00E56613" w:rsidP="00E56613">
      <w:pPr>
        <w:spacing w:before="0" w:beforeAutospacing="0" w:after="0" w:afterAutospacing="0" w:line="360" w:lineRule="auto"/>
        <w:ind w:left="-1186"/>
        <w:rPr>
          <w:rFonts w:ascii="David" w:eastAsia="Times New Roman" w:hAnsi="David" w:cs="David"/>
          <w:sz w:val="26"/>
          <w:szCs w:val="26"/>
          <w:rtl/>
        </w:rPr>
      </w:pPr>
    </w:p>
    <w:p w14:paraId="5DA87220"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22F11B7"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02C75607"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343BF507"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7B33E702"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113223ED"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4B98F9AA" w14:textId="77777777" w:rsidR="00F239A0" w:rsidRPr="00F239A0" w:rsidRDefault="00E56613" w:rsidP="00F239A0">
      <w:pPr>
        <w:spacing w:before="0" w:beforeAutospacing="0" w:after="0" w:afterAutospacing="0" w:line="360" w:lineRule="auto"/>
        <w:jc w:val="center"/>
        <w:rPr>
          <w:rFonts w:ascii="David" w:eastAsia="Times New Roman" w:hAnsi="David" w:cs="David"/>
          <w:b/>
          <w:bCs/>
          <w:sz w:val="26"/>
          <w:szCs w:val="26"/>
          <w:rtl/>
        </w:rPr>
      </w:pPr>
      <w:r w:rsidRPr="00E56613">
        <w:rPr>
          <w:rFonts w:ascii="David" w:eastAsia="Times New Roman" w:hAnsi="David" w:cs="David"/>
          <w:b/>
          <w:bCs/>
          <w:sz w:val="26"/>
          <w:szCs w:val="26"/>
          <w:u w:val="single"/>
          <w:rtl/>
        </w:rPr>
        <w:br w:type="page"/>
      </w:r>
      <w:r w:rsidR="00F239A0" w:rsidRPr="00F239A0">
        <w:rPr>
          <w:rFonts w:ascii="David" w:eastAsia="Times New Roman" w:hAnsi="David" w:cs="David" w:hint="cs"/>
          <w:b/>
          <w:bCs/>
          <w:sz w:val="26"/>
          <w:szCs w:val="26"/>
          <w:highlight w:val="yellow"/>
          <w:rtl/>
        </w:rPr>
        <w:t xml:space="preserve">הערה: </w:t>
      </w:r>
      <w:r w:rsidR="00F239A0">
        <w:rPr>
          <w:rFonts w:ascii="David" w:eastAsia="Times New Roman" w:hAnsi="David" w:cs="David" w:hint="cs"/>
          <w:b/>
          <w:bCs/>
          <w:sz w:val="26"/>
          <w:szCs w:val="26"/>
          <w:highlight w:val="yellow"/>
          <w:rtl/>
        </w:rPr>
        <w:t xml:space="preserve">לפני העברת החוזה לקבלן המבצע, </w:t>
      </w:r>
      <w:r w:rsidR="00F239A0" w:rsidRPr="00F239A0">
        <w:rPr>
          <w:rFonts w:ascii="David" w:eastAsia="Times New Roman" w:hAnsi="David" w:cs="David" w:hint="cs"/>
          <w:b/>
          <w:bCs/>
          <w:sz w:val="26"/>
          <w:szCs w:val="26"/>
          <w:highlight w:val="yellow"/>
          <w:rtl/>
        </w:rPr>
        <w:t>יש לוודא כי ה</w:t>
      </w:r>
      <w:r w:rsidR="00F239A0">
        <w:rPr>
          <w:rFonts w:ascii="David" w:eastAsia="Times New Roman" w:hAnsi="David" w:cs="David" w:hint="cs"/>
          <w:b/>
          <w:bCs/>
          <w:sz w:val="26"/>
          <w:szCs w:val="26"/>
          <w:highlight w:val="yellow"/>
          <w:rtl/>
        </w:rPr>
        <w:t>טפסים</w:t>
      </w:r>
      <w:r w:rsidR="00F239A0" w:rsidRPr="00F239A0">
        <w:rPr>
          <w:rFonts w:ascii="David" w:eastAsia="Times New Roman" w:hAnsi="David" w:cs="David" w:hint="cs"/>
          <w:b/>
          <w:bCs/>
          <w:sz w:val="26"/>
          <w:szCs w:val="26"/>
          <w:highlight w:val="yellow"/>
          <w:rtl/>
        </w:rPr>
        <w:t xml:space="preserve"> הנ"</w:t>
      </w:r>
      <w:r w:rsidR="00F239A0">
        <w:rPr>
          <w:rFonts w:ascii="David" w:eastAsia="Times New Roman" w:hAnsi="David" w:cs="David" w:hint="cs"/>
          <w:b/>
          <w:bCs/>
          <w:sz w:val="26"/>
          <w:szCs w:val="26"/>
          <w:highlight w:val="yellow"/>
          <w:rtl/>
        </w:rPr>
        <w:t>ל תואמים</w:t>
      </w:r>
      <w:r w:rsidR="00F239A0" w:rsidRPr="00F239A0">
        <w:rPr>
          <w:rFonts w:ascii="David" w:eastAsia="Times New Roman" w:hAnsi="David" w:cs="David" w:hint="cs"/>
          <w:b/>
          <w:bCs/>
          <w:sz w:val="26"/>
          <w:szCs w:val="26"/>
          <w:highlight w:val="yellow"/>
          <w:rtl/>
        </w:rPr>
        <w:t xml:space="preserve"> </w:t>
      </w:r>
      <w:r w:rsidR="00F239A0">
        <w:rPr>
          <w:rFonts w:ascii="David" w:eastAsia="Times New Roman" w:hAnsi="David" w:cs="David" w:hint="cs"/>
          <w:b/>
          <w:bCs/>
          <w:sz w:val="26"/>
          <w:szCs w:val="26"/>
          <w:highlight w:val="yellow"/>
          <w:rtl/>
        </w:rPr>
        <w:t xml:space="preserve">לטפסים </w:t>
      </w:r>
      <w:r w:rsidR="00F239A0" w:rsidRPr="00F239A0">
        <w:rPr>
          <w:rFonts w:ascii="David" w:eastAsia="Times New Roman" w:hAnsi="David" w:cs="David" w:hint="cs"/>
          <w:b/>
          <w:bCs/>
          <w:sz w:val="26"/>
          <w:szCs w:val="26"/>
          <w:highlight w:val="yellow"/>
          <w:rtl/>
        </w:rPr>
        <w:t>בפורטל</w:t>
      </w:r>
      <w:r w:rsidR="00F239A0">
        <w:rPr>
          <w:rFonts w:ascii="David" w:eastAsia="Times New Roman" w:hAnsi="David" w:cs="David" w:hint="cs"/>
          <w:b/>
          <w:bCs/>
          <w:sz w:val="26"/>
          <w:szCs w:val="26"/>
          <w:highlight w:val="yellow"/>
          <w:rtl/>
        </w:rPr>
        <w:t xml:space="preserve"> החברה</w:t>
      </w:r>
      <w:r w:rsidR="00F239A0" w:rsidRPr="00F239A0">
        <w:rPr>
          <w:rFonts w:ascii="David" w:eastAsia="Times New Roman" w:hAnsi="David" w:cs="David" w:hint="cs"/>
          <w:b/>
          <w:bCs/>
          <w:sz w:val="26"/>
          <w:szCs w:val="26"/>
          <w:highlight w:val="yellow"/>
          <w:rtl/>
        </w:rPr>
        <w:t>.</w:t>
      </w:r>
    </w:p>
    <w:p w14:paraId="46AEBBEF" w14:textId="77777777" w:rsidR="00E56613" w:rsidRPr="00E56613" w:rsidRDefault="00E56613" w:rsidP="00E56613">
      <w:pPr>
        <w:spacing w:before="0" w:beforeAutospacing="0" w:after="0" w:afterAutospacing="0" w:line="360" w:lineRule="auto"/>
        <w:jc w:val="center"/>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3.1.42</w:t>
      </w:r>
    </w:p>
    <w:p w14:paraId="386C9D1C"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טופס מס' ______</w:t>
      </w:r>
    </w:p>
    <w:p w14:paraId="39D41A7B" w14:textId="77777777" w:rsidR="00E56613" w:rsidRPr="00E56613" w:rsidRDefault="00E56613" w:rsidP="00E56613">
      <w:pPr>
        <w:spacing w:before="0" w:beforeAutospacing="0" w:after="0" w:afterAutospacing="0" w:line="360" w:lineRule="auto"/>
        <w:jc w:val="right"/>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תאריך:________</w:t>
      </w:r>
    </w:p>
    <w:p w14:paraId="1908BC53"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7F2D753F"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זימון רוכשים לביצוע פרוטוקול ראשוני למסירת דירה</w:t>
      </w:r>
    </w:p>
    <w:p w14:paraId="0DF7DB7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להלן רשמית הדירות שנבדקו ואושרו לזימון 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p>
    <w:p w14:paraId="78AB152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5790D2"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785BBAB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המאשר לקבלן הראשי</w:t>
      </w: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sz w:val="24"/>
          <w:szCs w:val="24"/>
          <w:rtl/>
          <w:lang w:eastAsia="he-IL"/>
        </w:rPr>
        <w:t>לזמן את דיירי הדירות הנ"ל לביצוע פרוטוקול מסירה ראשוני לדירותיהם לאחר בדיקה ואישור מוכנות הדירות בנושאים הבאים:</w:t>
      </w:r>
    </w:p>
    <w:p w14:paraId="7216733D"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דלתות פנים גמורות כולל משקופים וללא כל פגע</w:t>
      </w:r>
    </w:p>
    <w:p w14:paraId="624FE212"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דלת כניסה מושלמת כולל עינית וסוגר ומוגנת ומכוסה</w:t>
      </w:r>
    </w:p>
    <w:p w14:paraId="2DA0B092"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Pr>
      </w:pPr>
      <w:r w:rsidRPr="00E56613">
        <w:rPr>
          <w:rFonts w:ascii="David" w:eastAsia="Times New Roman" w:hAnsi="David" w:cs="David"/>
          <w:sz w:val="24"/>
          <w:szCs w:val="24"/>
          <w:rtl/>
        </w:rPr>
        <w:t>צבע ושפכטל גמור סופית</w:t>
      </w:r>
    </w:p>
    <w:p w14:paraId="08A29753"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ריצופים גמור סופית ללא כל סדק או שבר</w:t>
      </w:r>
    </w:p>
    <w:p w14:paraId="60940D2A"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מעקה במרפסת מושלם כולל מאחז יד </w:t>
      </w:r>
    </w:p>
    <w:p w14:paraId="2AC9DF13"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גמר אלומיניום כולל תריס מושלם ללא פגמים ונזקים  </w:t>
      </w:r>
    </w:p>
    <w:p w14:paraId="1D7F9513"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מטבח קומפלט (לא חייב עם שיש וחיפוי מעל)</w:t>
      </w:r>
    </w:p>
    <w:p w14:paraId="4286C415"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כלים סניטריים מותקנים ותקינים ללא כל פגע (ללא אביזרי קצה-ברזים)</w:t>
      </w:r>
    </w:p>
    <w:p w14:paraId="471D2CB9"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התקנת כלל הארונות אמבטיה בדירה</w:t>
      </w:r>
    </w:p>
    <w:p w14:paraId="45499FE8"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אביזרי חשמל קצה גמורים כולל מפסקים ושקעים.</w:t>
      </w:r>
    </w:p>
    <w:p w14:paraId="348853EF" w14:textId="77777777" w:rsidR="00E56613" w:rsidRPr="00E56613" w:rsidRDefault="00E56613" w:rsidP="00237720">
      <w:pPr>
        <w:numPr>
          <w:ilvl w:val="0"/>
          <w:numId w:val="29"/>
        </w:numPr>
        <w:spacing w:before="0" w:beforeAutospacing="0" w:after="0" w:afterAutospacing="0" w:line="360" w:lineRule="auto"/>
        <w:jc w:val="both"/>
        <w:rPr>
          <w:rFonts w:ascii="David" w:eastAsia="Times New Roman" w:hAnsi="David" w:cs="David"/>
          <w:sz w:val="24"/>
          <w:szCs w:val="24"/>
          <w:rtl/>
        </w:rPr>
      </w:pPr>
      <w:r w:rsidRPr="00E56613">
        <w:rPr>
          <w:rFonts w:ascii="David" w:eastAsia="Times New Roman" w:hAnsi="David" w:cs="David"/>
          <w:sz w:val="24"/>
          <w:szCs w:val="24"/>
          <w:rtl/>
        </w:rPr>
        <w:t xml:space="preserve">השלמת כלל הגרילים של מיזוג האוויר בדירה </w:t>
      </w:r>
    </w:p>
    <w:p w14:paraId="6D08CAB1"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0554E476"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24CD3598"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p>
    <w:p w14:paraId="6F8DE0EE"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6"/>
          <w:szCs w:val="26"/>
          <w:u w:val="single"/>
          <w:rtl/>
        </w:rPr>
      </w:pPr>
      <w:r w:rsidRPr="00E56613">
        <w:rPr>
          <w:rFonts w:ascii="David" w:eastAsia="Times New Roman" w:hAnsi="David" w:cs="David"/>
          <w:b/>
          <w:bCs/>
          <w:sz w:val="26"/>
          <w:szCs w:val="26"/>
          <w:u w:val="single"/>
          <w:rtl/>
        </w:rPr>
        <w:br w:type="page"/>
      </w:r>
    </w:p>
    <w:p w14:paraId="30FB0D10"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3584786C" wp14:editId="360C8B56">
            <wp:extent cx="5276850" cy="466725"/>
            <wp:effectExtent l="0" t="0" r="0" b="9525"/>
            <wp:docPr id="19"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A30E95E" w14:textId="77777777" w:rsidR="00E56613" w:rsidRPr="00967621" w:rsidRDefault="00E56613" w:rsidP="00967621">
      <w:pPr>
        <w:tabs>
          <w:tab w:val="center" w:pos="4153"/>
          <w:tab w:val="right" w:pos="8306"/>
        </w:tabs>
        <w:spacing w:before="0" w:beforeAutospacing="0" w:after="0" w:afterAutospacing="0" w:line="360" w:lineRule="auto"/>
        <w:ind w:left="720"/>
        <w:jc w:val="right"/>
        <w:rPr>
          <w:rFonts w:ascii="Times New Roman" w:eastAsia="Times New Roman" w:hAnsi="Times New Roman" w:cs="David"/>
          <w:rtl/>
        </w:rPr>
      </w:pPr>
      <w:r w:rsidRPr="00E56613">
        <w:rPr>
          <w:rFonts w:ascii="Times New Roman" w:eastAsia="Times New Roman" w:hAnsi="Times New Roman" w:cs="David" w:hint="cs"/>
          <w:sz w:val="26"/>
          <w:szCs w:val="26"/>
          <w:rtl/>
        </w:rPr>
        <w:tab/>
      </w:r>
      <w:r w:rsidRPr="00967621">
        <w:rPr>
          <w:rFonts w:ascii="Times New Roman" w:eastAsia="Times New Roman" w:hAnsi="Times New Roman" w:cs="David" w:hint="cs"/>
          <w:rtl/>
        </w:rPr>
        <w:t xml:space="preserve">טופס מס' </w:t>
      </w:r>
      <w:r w:rsidRPr="00967621">
        <w:rPr>
          <w:rFonts w:ascii="Times New Roman" w:eastAsia="Times New Roman" w:hAnsi="Times New Roman" w:cs="David"/>
        </w:rPr>
        <w:t>3.1</w:t>
      </w:r>
    </w:p>
    <w:p w14:paraId="31758AB9" w14:textId="77777777" w:rsidR="00E56613" w:rsidRDefault="00E56613" w:rsidP="00967621">
      <w:pPr>
        <w:spacing w:before="0" w:beforeAutospacing="0" w:after="0" w:afterAutospacing="0" w:line="360" w:lineRule="auto"/>
        <w:jc w:val="right"/>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תאריך : _________</w:t>
      </w:r>
    </w:p>
    <w:p w14:paraId="0557B14E" w14:textId="77777777" w:rsidR="00E56613" w:rsidRPr="00E56613" w:rsidRDefault="00E56613" w:rsidP="00967621">
      <w:pPr>
        <w:spacing w:before="0" w:beforeAutospacing="0" w:after="0" w:afterAutospacing="0" w:line="360" w:lineRule="auto"/>
        <w:jc w:val="center"/>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b/>
          <w:bCs/>
          <w:sz w:val="24"/>
          <w:szCs w:val="24"/>
          <w:u w:val="single"/>
          <w:rtl/>
          <w:lang w:eastAsia="he-IL"/>
        </w:rPr>
        <w:t xml:space="preserve">אישור </w:t>
      </w:r>
      <w:r w:rsidRPr="00E56613">
        <w:rPr>
          <w:rFonts w:ascii="Times New Roman" w:eastAsia="Times New Roman" w:hAnsi="Times New Roman" w:cs="David" w:hint="cs"/>
          <w:b/>
          <w:bCs/>
          <w:sz w:val="24"/>
          <w:szCs w:val="24"/>
          <w:u w:val="single"/>
          <w:rtl/>
          <w:lang w:eastAsia="he-IL"/>
        </w:rPr>
        <w:t xml:space="preserve">על </w:t>
      </w:r>
      <w:r w:rsidRPr="00E56613">
        <w:rPr>
          <w:rFonts w:ascii="Times New Roman" w:eastAsia="Times New Roman" w:hAnsi="Times New Roman" w:cs="David"/>
          <w:b/>
          <w:bCs/>
          <w:sz w:val="24"/>
          <w:szCs w:val="24"/>
          <w:u w:val="single"/>
          <w:rtl/>
          <w:lang w:eastAsia="he-IL"/>
        </w:rPr>
        <w:t xml:space="preserve">סיום </w:t>
      </w:r>
      <w:r w:rsidRPr="00E56613">
        <w:rPr>
          <w:rFonts w:ascii="Times New Roman" w:eastAsia="Times New Roman" w:hAnsi="Times New Roman" w:cs="David" w:hint="cs"/>
          <w:b/>
          <w:bCs/>
          <w:sz w:val="24"/>
          <w:szCs w:val="24"/>
          <w:u w:val="single"/>
          <w:rtl/>
          <w:lang w:eastAsia="he-IL"/>
        </w:rPr>
        <w:t>ה</w:t>
      </w:r>
      <w:r w:rsidRPr="00E56613">
        <w:rPr>
          <w:rFonts w:ascii="Times New Roman" w:eastAsia="Times New Roman" w:hAnsi="Times New Roman" w:cs="David"/>
          <w:b/>
          <w:bCs/>
          <w:sz w:val="24"/>
          <w:szCs w:val="24"/>
          <w:u w:val="single"/>
          <w:rtl/>
          <w:lang w:eastAsia="he-IL"/>
        </w:rPr>
        <w:t>עבודות בדיר</w:t>
      </w:r>
      <w:r w:rsidRPr="00E56613">
        <w:rPr>
          <w:rFonts w:ascii="Times New Roman" w:eastAsia="Times New Roman" w:hAnsi="Times New Roman" w:cs="David" w:hint="cs"/>
          <w:b/>
          <w:bCs/>
          <w:sz w:val="24"/>
          <w:szCs w:val="24"/>
          <w:u w:val="single"/>
          <w:rtl/>
          <w:lang w:eastAsia="he-IL"/>
        </w:rPr>
        <w:t>ות</w:t>
      </w:r>
      <w:r w:rsidRPr="00E56613">
        <w:rPr>
          <w:rFonts w:ascii="Times New Roman" w:eastAsia="Times New Roman" w:hAnsi="Times New Roman" w:cs="David"/>
          <w:b/>
          <w:bCs/>
          <w:sz w:val="24"/>
          <w:szCs w:val="24"/>
          <w:u w:val="single"/>
          <w:rtl/>
          <w:lang w:eastAsia="he-IL"/>
        </w:rPr>
        <w:t xml:space="preserve"> מס'</w:t>
      </w:r>
      <w:r w:rsidRPr="00E56613">
        <w:rPr>
          <w:rFonts w:ascii="Times New Roman" w:eastAsia="Times New Roman" w:hAnsi="Times New Roman" w:cs="David" w:hint="cs"/>
          <w:b/>
          <w:bCs/>
          <w:sz w:val="24"/>
          <w:szCs w:val="24"/>
          <w:u w:val="single"/>
          <w:rtl/>
          <w:lang w:eastAsia="he-IL"/>
        </w:rPr>
        <w:t>:</w:t>
      </w:r>
    </w:p>
    <w:p w14:paraId="1039A58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8EE0C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1A517AB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שב</w:t>
      </w:r>
      <w:r w:rsidRPr="00E56613">
        <w:rPr>
          <w:rFonts w:ascii="Times New Roman" w:eastAsia="Times New Roman" w:hAnsi="Times New Roman" w:cs="David"/>
          <w:sz w:val="24"/>
          <w:szCs w:val="24"/>
          <w:u w:val="single"/>
          <w:rtl/>
          <w:lang w:eastAsia="he-IL"/>
        </w:rPr>
        <w:t xml:space="preserve">בניין מס'              פרויקט                                </w:t>
      </w:r>
      <w:r w:rsidRPr="00E56613">
        <w:rPr>
          <w:rFonts w:ascii="Times New Roman" w:eastAsia="Times New Roman" w:hAnsi="Times New Roman" w:cs="David" w:hint="cs"/>
          <w:sz w:val="24"/>
          <w:szCs w:val="24"/>
          <w:u w:val="single"/>
          <w:rtl/>
          <w:lang w:eastAsia="he-IL"/>
        </w:rPr>
        <w:t xml:space="preserve">        </w:t>
      </w:r>
      <w:r w:rsidRPr="00E56613">
        <w:rPr>
          <w:rFonts w:ascii="Times New Roman" w:eastAsia="Times New Roman" w:hAnsi="Times New Roman" w:cs="David"/>
          <w:sz w:val="24"/>
          <w:szCs w:val="24"/>
          <w:u w:val="single"/>
          <w:rtl/>
          <w:lang w:eastAsia="he-IL"/>
        </w:rPr>
        <w:t xml:space="preserve">         .</w:t>
      </w:r>
    </w:p>
    <w:p w14:paraId="42DCE10C" w14:textId="77777777" w:rsidR="00E56613" w:rsidRPr="00E56613" w:rsidRDefault="00E56613" w:rsidP="00E56613">
      <w:pPr>
        <w:spacing w:before="0" w:beforeAutospacing="0" w:after="0" w:afterAutospacing="0" w:line="360" w:lineRule="auto"/>
        <w:rPr>
          <w:rFonts w:ascii="Times New Roman" w:eastAsia="Times New Roman" w:hAnsi="Times New Roman" w:cs="David"/>
          <w:i/>
          <w:iCs/>
          <w:sz w:val="20"/>
          <w:szCs w:val="20"/>
          <w:rtl/>
          <w:lang w:eastAsia="he-IL"/>
        </w:rPr>
      </w:pPr>
    </w:p>
    <w:p w14:paraId="2EB24FCB"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09ABEEB3"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אני הח"מ ______________  החתום עמכם בהסכם למתן שירותי ניהול פקוח בפרויקט שבנדון מגיש בזאת דו"ח סופי המאשר לאחר בדיקת הדירות </w:t>
      </w:r>
      <w:r w:rsidRPr="00E56613">
        <w:rPr>
          <w:rFonts w:ascii="Times New Roman" w:eastAsia="Times New Roman" w:hAnsi="Times New Roman" w:cs="David" w:hint="cs"/>
          <w:b/>
          <w:bCs/>
          <w:sz w:val="24"/>
          <w:szCs w:val="24"/>
          <w:rtl/>
          <w:lang w:eastAsia="he-IL"/>
        </w:rPr>
        <w:t>גמר סופי ומוחלט של כל העבודות הנדרשות ביחידות הדיור</w:t>
      </w:r>
      <w:r w:rsidRPr="00E56613">
        <w:rPr>
          <w:rFonts w:ascii="Times New Roman" w:eastAsia="Times New Roman" w:hAnsi="Times New Roman" w:cs="David" w:hint="cs"/>
          <w:sz w:val="24"/>
          <w:szCs w:val="24"/>
          <w:rtl/>
          <w:lang w:eastAsia="he-IL"/>
        </w:rPr>
        <w:t xml:space="preserve">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23F0F53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DFCDF1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1906EBC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בניה בדירה ללא קלינים </w:t>
      </w:r>
    </w:p>
    <w:p w14:paraId="398F8E7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טיח וצבע מושלם וחלק לרבות תקרות וקירות </w:t>
      </w:r>
    </w:p>
    <w:p w14:paraId="5358C03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עבודת ריצוף בדירה לרבות פאנלים ללא אריחים </w:t>
      </w:r>
    </w:p>
    <w:p w14:paraId="0ED31A8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עבודות ריצוף וחיפוי בחדרים רטובים </w:t>
      </w:r>
    </w:p>
    <w:p w14:paraId="53ACB1D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התקנה מושלמת של אמבטיות , מקלחות  , ( ג'קוזי ככל שיש ) </w:t>
      </w:r>
    </w:p>
    <w:p w14:paraId="23302D73"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בצוע רובע ברצפה וקירות</w:t>
      </w:r>
    </w:p>
    <w:p w14:paraId="0A4C572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2DB8BD8D"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234C952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תריסים מתפקדים ללא תקלות ( נקיים וללא שריטות פנים חוץ לבנין ) </w:t>
      </w:r>
    </w:p>
    <w:p w14:paraId="4C02C53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2154DD3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 כניסה הכוללת כיסוי, הגנה וגמר לובי קומתי בסביבתה מושלם</w:t>
      </w:r>
    </w:p>
    <w:p w14:paraId="4FB6979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פנים כולל הלבשות תקינות</w:t>
      </w:r>
    </w:p>
    <w:p w14:paraId="2AE1455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דירה נקייה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1F2D957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 לדירות צמודי קרקע בלבד )</w:t>
      </w:r>
    </w:p>
    <w:p w14:paraId="32CAAF1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מטבח נגרות תקין , מדויק וללא שריטות </w:t>
      </w:r>
    </w:p>
    <w:p w14:paraId="24AB270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שיש ע"ג ארונות מטבח הותקן כנדרש לרבות עב' גמר .</w:t>
      </w:r>
    </w:p>
    <w:p w14:paraId="5504D0B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סיוד מושלם בדירה לרבות קירות , תקרות ובחדרים רטובים ( אקרינול ) </w:t>
      </w:r>
    </w:p>
    <w:p w14:paraId="34C7FDE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מלאי מספיק של אריחים מכל הסוגים למסירה לרוכשים .</w:t>
      </w:r>
    </w:p>
    <w:p w14:paraId="7763952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אדני שיש שלמים , בעלי שיפוע מתאים , אטומים , אף מים לאורכם ונקיים</w:t>
      </w:r>
    </w:p>
    <w:p w14:paraId="425EC38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גמר התקנת אביזרי גמר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ברזים , מכסי אסלות , מכסים לקופסאות ביקורת</w:t>
      </w:r>
    </w:p>
    <w:p w14:paraId="487FE65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מכסים לג"ת בחדרים רטובים , מרפסות פתוחות , גינה מוצמדת וכו'</w:t>
      </w:r>
    </w:p>
    <w:p w14:paraId="6DB4585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 במרפסות</w:t>
      </w:r>
    </w:p>
    <w:p w14:paraId="3AADFF69"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שיפועים תקינים וגמר בפודסט כביסה ( ככל וקיים ) </w:t>
      </w:r>
    </w:p>
    <w:p w14:paraId="402C381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אביזרי חשמל מותקנים כנדרש במקומם ותקינים לרבות שקעים , מתגים וכיו"ב </w:t>
      </w:r>
    </w:p>
    <w:p w14:paraId="7B706EC4"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תוספות נגרות מושלמות ( ארונות אמבטיה וכיו"ב ) </w:t>
      </w:r>
    </w:p>
    <w:p w14:paraId="2356600C"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מערכת מיזוג אוויר מושלמת ותקינה לרבות הנמכות גבס , תאורה וכו' .</w:t>
      </w:r>
    </w:p>
    <w:p w14:paraId="43AF762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D54FFE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0E90D5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7B0A735"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הערות ניתנו כמפורט בפרוטוקולים המצורפים. </w:t>
      </w:r>
    </w:p>
    <w:p w14:paraId="1F0B5A5F" w14:textId="77777777" w:rsidR="00E56613" w:rsidRPr="00E56613" w:rsidRDefault="00E56613" w:rsidP="00237720">
      <w:pPr>
        <w:numPr>
          <w:ilvl w:val="0"/>
          <w:numId w:val="26"/>
        </w:numPr>
        <w:spacing w:before="0" w:beforeAutospacing="0" w:after="0" w:afterAutospacing="0" w:line="240" w:lineRule="auto"/>
        <w:jc w:val="both"/>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rtl/>
          <w:lang w:eastAsia="he-IL"/>
        </w:rPr>
        <w:t xml:space="preserve">בדיקה מדגמית לניקוי הערות הפרוטוקולים והרשימה המפורטת לעיל בוצעה בדירות מס' :                                                                                                                                      </w:t>
      </w:r>
    </w:p>
    <w:p w14:paraId="1196C3BF" w14:textId="77777777" w:rsidR="00E56613" w:rsidRPr="00E56613" w:rsidRDefault="00E56613" w:rsidP="00E56613">
      <w:pPr>
        <w:spacing w:before="0" w:beforeAutospacing="0" w:after="0" w:afterAutospacing="0" w:line="360" w:lineRule="auto"/>
        <w:ind w:left="360"/>
        <w:rPr>
          <w:rFonts w:ascii="Times New Roman" w:eastAsia="Times New Roman" w:hAnsi="Times New Roman" w:cs="David"/>
          <w:b/>
          <w:bCs/>
          <w:sz w:val="24"/>
          <w:szCs w:val="24"/>
          <w:u w:val="single"/>
          <w:rtl/>
          <w:lang w:eastAsia="he-IL"/>
        </w:rPr>
      </w:pPr>
      <w:r w:rsidRPr="00E56613">
        <w:rPr>
          <w:rFonts w:ascii="Times New Roman" w:eastAsia="Times New Roman" w:hAnsi="Times New Roman" w:cs="David" w:hint="cs"/>
          <w:b/>
          <w:b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 xml:space="preserve">                                                                                                                                                          -</w:t>
      </w:r>
    </w:p>
    <w:p w14:paraId="5FE02E52" w14:textId="77777777" w:rsidR="00E56613" w:rsidRPr="00E56613" w:rsidRDefault="00E56613" w:rsidP="00E56613">
      <w:pPr>
        <w:spacing w:before="0" w:beforeAutospacing="0" w:after="0" w:afterAutospacing="0" w:line="360" w:lineRule="auto"/>
        <w:ind w:left="662" w:firstLine="103"/>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sz w:val="24"/>
          <w:szCs w:val="24"/>
          <w:u w:val="single"/>
          <w:rtl/>
          <w:lang w:eastAsia="he-IL"/>
        </w:rPr>
        <w:t xml:space="preserve">                                                                                                                                                         -</w:t>
      </w:r>
      <w:r w:rsidRPr="00E56613">
        <w:rPr>
          <w:rFonts w:ascii="Times New Roman" w:eastAsia="Times New Roman" w:hAnsi="Times New Roman" w:cs="David" w:hint="cs"/>
          <w:b/>
          <w:bCs/>
          <w:sz w:val="24"/>
          <w:szCs w:val="24"/>
          <w:rtl/>
          <w:lang w:eastAsia="he-IL"/>
        </w:rPr>
        <w:t>הבדיקה המדגמית נמצאה תקינה למעט תריסים חשמליים, מיזוג אוויר וכל הדורש חשמל קבוע.</w:t>
      </w:r>
    </w:p>
    <w:p w14:paraId="365DDD43"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9FE30D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37A4E90C"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p>
    <w:p w14:paraId="4C8D40A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הערות המפורטות מטה. כמו כן, הנני מאשר כי בניית הדירות הנ"ל הושלמו ונמצאו ראויות למגורים ואין מניעה למסור אותן. </w:t>
      </w:r>
    </w:p>
    <w:p w14:paraId="61F5676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E8DEC56"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5B05F02"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1A39994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0288" behindDoc="0" locked="0" layoutInCell="1" allowOverlap="1" wp14:anchorId="1A4A3112" wp14:editId="2B493650">
                <wp:simplePos x="0" y="0"/>
                <wp:positionH relativeFrom="column">
                  <wp:posOffset>1703705</wp:posOffset>
                </wp:positionH>
                <wp:positionV relativeFrom="paragraph">
                  <wp:posOffset>224790</wp:posOffset>
                </wp:positionV>
                <wp:extent cx="1604645" cy="0"/>
                <wp:effectExtent l="12700" t="13335" r="11430" b="5715"/>
                <wp:wrapNone/>
                <wp:docPr id="28" name="מחבר ישר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DE5D33" id="מחבר ישר 28" o:spid="_x0000_s1026" style="position:absolute;left:0;text-align:lef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4.15pt,17.7pt" to="260.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"/>
            </w:pict>
          </mc:Fallback>
        </mc:AlternateContent>
      </w: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58240" behindDoc="0" locked="0" layoutInCell="1" allowOverlap="1" wp14:anchorId="32B56C70" wp14:editId="750DC233">
                <wp:simplePos x="0" y="0"/>
                <wp:positionH relativeFrom="column">
                  <wp:posOffset>3919855</wp:posOffset>
                </wp:positionH>
                <wp:positionV relativeFrom="paragraph">
                  <wp:posOffset>224790</wp:posOffset>
                </wp:positionV>
                <wp:extent cx="1407795" cy="0"/>
                <wp:effectExtent l="9525" t="13335" r="11430" b="5715"/>
                <wp:wrapNone/>
                <wp:docPr id="27" name="מחבר ישר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15DAAA" id="מחבר ישר 27" o:spid="_x0000_s1026" style="position:absolute;left:0;text-align:left;flip:x;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8.65pt,17.7pt" to="419.5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"/>
            </w:pict>
          </mc:Fallback>
        </mc:AlternateContent>
      </w:r>
      <w:r w:rsidRPr="00E56613">
        <w:rPr>
          <w:rFonts w:ascii="Times New Roman" w:eastAsia="Times New Roman" w:hAnsi="Times New Roman" w:cs="David" w:hint="cs"/>
          <w:b/>
          <w:bCs/>
          <w:sz w:val="24"/>
          <w:szCs w:val="24"/>
          <w:rtl/>
          <w:lang w:eastAsia="he-IL"/>
        </w:rPr>
        <w:t xml:space="preserve"> </w:t>
      </w:r>
    </w:p>
    <w:p w14:paraId="2EBB2D6A"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lang w:eastAsia="he-IL"/>
        </w:rPr>
      </w:pPr>
      <w:r w:rsidRPr="00E56613">
        <w:rPr>
          <w:rFonts w:ascii="Times New Roman" w:eastAsia="Times New Roman" w:hAnsi="Times New Roman" w:cs="David" w:hint="cs"/>
          <w:b/>
          <w:bCs/>
          <w:noProof/>
          <w:sz w:val="24"/>
          <w:szCs w:val="24"/>
          <w:rtl/>
        </w:rPr>
        <mc:AlternateContent>
          <mc:Choice Requires="wps">
            <w:drawing>
              <wp:anchor distT="0" distB="0" distL="114300" distR="114300" simplePos="0" relativeHeight="251662336" behindDoc="0" locked="0" layoutInCell="1" allowOverlap="1" wp14:anchorId="2BE0239A" wp14:editId="50C29533">
                <wp:simplePos x="0" y="0"/>
                <wp:positionH relativeFrom="column">
                  <wp:posOffset>209550</wp:posOffset>
                </wp:positionH>
                <wp:positionV relativeFrom="paragraph">
                  <wp:posOffset>12700</wp:posOffset>
                </wp:positionV>
                <wp:extent cx="800100" cy="0"/>
                <wp:effectExtent l="13970" t="6985" r="5080" b="12065"/>
                <wp:wrapNone/>
                <wp:docPr id="26" name="מחבר ישר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D74F5F1" id="מחבר ישר 26" o:spid="_x0000_s1026" style="position:absolute;left:0;text-align:lef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1pt" to="79.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"/>
            </w:pict>
          </mc:Fallback>
        </mc:AlternateContent>
      </w:r>
      <w:r w:rsidRPr="00E56613">
        <w:rPr>
          <w:rFonts w:ascii="Times New Roman" w:eastAsia="Times New Roman" w:hAnsi="Times New Roman" w:cs="David" w:hint="cs"/>
          <w:b/>
          <w:bCs/>
          <w:sz w:val="24"/>
          <w:szCs w:val="24"/>
          <w:rtl/>
          <w:lang w:eastAsia="he-IL"/>
        </w:rPr>
        <w:t xml:space="preserve">נציג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בעל  חב' הניהול והפקוח </w:t>
      </w:r>
      <w:r w:rsidRPr="00E56613">
        <w:rPr>
          <w:rFonts w:ascii="Times New Roman" w:eastAsia="Times New Roman" w:hAnsi="Times New Roman" w:cs="David" w:hint="cs"/>
          <w:b/>
          <w:bCs/>
          <w:sz w:val="24"/>
          <w:szCs w:val="24"/>
          <w:rtl/>
          <w:lang w:eastAsia="he-IL"/>
        </w:rPr>
        <w:tab/>
      </w:r>
      <w:r w:rsidRPr="00E56613">
        <w:rPr>
          <w:rFonts w:ascii="Times New Roman" w:eastAsia="Times New Roman" w:hAnsi="Times New Roman" w:cs="David" w:hint="cs"/>
          <w:b/>
          <w:bCs/>
          <w:sz w:val="24"/>
          <w:szCs w:val="24"/>
          <w:rtl/>
          <w:lang w:eastAsia="he-IL"/>
        </w:rPr>
        <w:tab/>
        <w:t xml:space="preserve">           תאריך </w:t>
      </w:r>
    </w:p>
    <w:p w14:paraId="5DC9FA7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lang w:eastAsia="he-IL"/>
        </w:rPr>
      </w:pPr>
    </w:p>
    <w:p w14:paraId="2899D76F"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0"/>
          <w:rtl/>
          <w:lang w:eastAsia="he-IL"/>
        </w:rPr>
      </w:pPr>
      <w:r w:rsidRPr="00E56613">
        <w:rPr>
          <w:rFonts w:ascii="Times New Roman" w:eastAsia="Times New Roman" w:hAnsi="Times New Roman" w:cs="David" w:hint="cs"/>
          <w:noProof/>
          <w:sz w:val="20"/>
          <w:szCs w:val="20"/>
          <w:rtl/>
          <w:lang w:eastAsia="he-IL"/>
        </w:rPr>
        <w:t xml:space="preserve"> </w:t>
      </w:r>
    </w:p>
    <w:p w14:paraId="30EA8602"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3023B58C"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4F885E3" w14:textId="77777777" w:rsidR="00E56613" w:rsidRP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2D3540FD" w14:textId="77777777" w:rsidR="00E56613" w:rsidRDefault="00E56613"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F0AF67C"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129EE551"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74D0080C"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BD1BA54"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67E62006"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02677B99"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56FD41E5" w14:textId="77777777" w:rsidR="00967621" w:rsidRDefault="00967621"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CD5D991" w14:textId="77777777" w:rsidR="00C96B78" w:rsidRDefault="00C96B78" w:rsidP="00E56613">
      <w:pPr>
        <w:spacing w:before="0" w:beforeAutospacing="0" w:after="0" w:afterAutospacing="0" w:line="240" w:lineRule="auto"/>
        <w:rPr>
          <w:rFonts w:ascii="Times New Roman" w:eastAsia="Times New Roman" w:hAnsi="Times New Roman" w:cs="David"/>
          <w:noProof/>
          <w:sz w:val="20"/>
          <w:szCs w:val="24"/>
          <w:rtl/>
          <w:lang w:eastAsia="he-IL"/>
        </w:rPr>
      </w:pPr>
    </w:p>
    <w:p w14:paraId="43086552" w14:textId="77777777" w:rsidR="00C96B78" w:rsidRPr="00E56613" w:rsidRDefault="00C96B78" w:rsidP="00E56613">
      <w:pPr>
        <w:spacing w:before="0" w:beforeAutospacing="0" w:after="0" w:afterAutospacing="0" w:line="240" w:lineRule="auto"/>
        <w:rPr>
          <w:rFonts w:ascii="Times New Roman" w:eastAsia="Times New Roman" w:hAnsi="Times New Roman" w:cs="David"/>
          <w:noProof/>
          <w:sz w:val="20"/>
          <w:szCs w:val="24"/>
          <w:lang w:eastAsia="he-IL"/>
        </w:rPr>
      </w:pPr>
    </w:p>
    <w:p w14:paraId="3423C5DE" w14:textId="77777777" w:rsidR="00CD6E5A" w:rsidRDefault="00CD6E5A" w:rsidP="00E56613">
      <w:pPr>
        <w:spacing w:before="0" w:beforeAutospacing="0" w:after="0" w:afterAutospacing="0" w:line="360" w:lineRule="auto"/>
        <w:rPr>
          <w:rFonts w:ascii="David" w:eastAsia="Times New Roman" w:hAnsi="David" w:cs="David"/>
          <w:sz w:val="26"/>
          <w:szCs w:val="26"/>
          <w:rtl/>
        </w:rPr>
      </w:pPr>
      <w:r>
        <w:rPr>
          <w:rFonts w:ascii="David" w:eastAsia="Times New Roman" w:hAnsi="David" w:cs="David"/>
          <w:sz w:val="26"/>
          <w:szCs w:val="26"/>
          <w:rtl/>
        </w:rPr>
        <w:br w:type="page"/>
      </w:r>
    </w:p>
    <w:p w14:paraId="5B6AAFA3"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26E0DFD3" w14:textId="77777777" w:rsidR="00E56613" w:rsidRPr="00E56613" w:rsidRDefault="00E56613" w:rsidP="00E56613">
      <w:pPr>
        <w:tabs>
          <w:tab w:val="center" w:pos="4153"/>
          <w:tab w:val="right" w:pos="8306"/>
        </w:tabs>
        <w:spacing w:before="0" w:beforeAutospacing="0" w:after="0" w:afterAutospacing="0" w:line="360" w:lineRule="auto"/>
        <w:jc w:val="center"/>
        <w:rPr>
          <w:rFonts w:ascii="Times New Roman" w:eastAsia="Times New Roman" w:hAnsi="Times New Roman" w:cs="Times New Roman"/>
          <w:sz w:val="26"/>
          <w:szCs w:val="26"/>
          <w:rtl/>
          <w:lang w:val="x-none" w:eastAsia="x-none"/>
        </w:rPr>
      </w:pPr>
      <w:r w:rsidRPr="00E56613">
        <w:rPr>
          <w:rFonts w:ascii="Times New Roman" w:eastAsia="Times New Roman" w:hAnsi="Times New Roman" w:cs="Times New Roman"/>
          <w:noProof/>
          <w:sz w:val="26"/>
          <w:szCs w:val="26"/>
        </w:rPr>
        <w:drawing>
          <wp:inline distT="0" distB="0" distL="0" distR="0" wp14:anchorId="53E29F97" wp14:editId="38114A6F">
            <wp:extent cx="5276850" cy="466725"/>
            <wp:effectExtent l="0" t="0" r="0" b="9525"/>
            <wp:docPr id="1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4">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1BF772CD" w14:textId="77777777" w:rsidR="00E56613" w:rsidRPr="00E56613" w:rsidRDefault="00E56613" w:rsidP="00E56613">
      <w:pPr>
        <w:tabs>
          <w:tab w:val="center" w:pos="4153"/>
          <w:tab w:val="right" w:pos="8306"/>
        </w:tabs>
        <w:spacing w:before="0" w:beforeAutospacing="0" w:after="0" w:afterAutospacing="0" w:line="360" w:lineRule="auto"/>
        <w:jc w:val="both"/>
        <w:rPr>
          <w:rFonts w:ascii="Times New Roman" w:eastAsia="Times New Roman" w:hAnsi="Times New Roman" w:cs="David"/>
          <w:sz w:val="26"/>
          <w:szCs w:val="26"/>
          <w:rtl/>
        </w:rPr>
      </w:pPr>
      <w:r w:rsidRPr="00E56613">
        <w:rPr>
          <w:rFonts w:ascii="Times New Roman" w:eastAsia="Times New Roman" w:hAnsi="Times New Roman" w:cs="David" w:hint="cs"/>
          <w:sz w:val="26"/>
          <w:szCs w:val="26"/>
          <w:rtl/>
        </w:rPr>
        <w:tab/>
      </w:r>
    </w:p>
    <w:p w14:paraId="7EFBF172" w14:textId="77777777" w:rsidR="00E56613" w:rsidRPr="00967621" w:rsidRDefault="00E56613" w:rsidP="00E56613">
      <w:pPr>
        <w:tabs>
          <w:tab w:val="center" w:pos="4153"/>
          <w:tab w:val="right" w:pos="8306"/>
        </w:tabs>
        <w:spacing w:before="0" w:beforeAutospacing="0" w:after="0" w:afterAutospacing="0" w:line="360" w:lineRule="auto"/>
        <w:jc w:val="right"/>
        <w:rPr>
          <w:rFonts w:ascii="Times New Roman" w:eastAsia="Times New Roman" w:hAnsi="Times New Roman" w:cs="David"/>
          <w:rtl/>
        </w:rPr>
      </w:pPr>
      <w:r w:rsidRPr="00967621">
        <w:rPr>
          <w:rFonts w:ascii="Times New Roman" w:eastAsia="Times New Roman" w:hAnsi="Times New Roman" w:cs="David" w:hint="cs"/>
          <w:rtl/>
        </w:rPr>
        <w:t>טופס מס' 3.2</w:t>
      </w:r>
    </w:p>
    <w:p w14:paraId="226A8D7D" w14:textId="77777777" w:rsidR="00E56613" w:rsidRPr="00E56613" w:rsidRDefault="00E56613" w:rsidP="00E56613">
      <w:pPr>
        <w:spacing w:before="0" w:beforeAutospacing="0" w:after="0" w:afterAutospacing="0" w:line="360" w:lineRule="auto"/>
        <w:rPr>
          <w:rFonts w:ascii="David" w:eastAsia="Times New Roman" w:hAnsi="David" w:cs="David"/>
          <w:sz w:val="26"/>
          <w:szCs w:val="26"/>
          <w:rtl/>
        </w:rPr>
      </w:pPr>
    </w:p>
    <w:p w14:paraId="6CC2BD9D" w14:textId="77777777" w:rsidR="00E56613" w:rsidRPr="00E56613" w:rsidRDefault="00E56613" w:rsidP="00E56613">
      <w:pPr>
        <w:spacing w:before="0" w:beforeAutospacing="0" w:after="0" w:afterAutospacing="0" w:line="360" w:lineRule="auto"/>
        <w:jc w:val="right"/>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rtl/>
          <w:lang w:eastAsia="he-IL"/>
        </w:rPr>
        <w:t>תאריך : _________</w:t>
      </w:r>
    </w:p>
    <w:p w14:paraId="05F11BA3"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0DBDE966" w14:textId="77777777" w:rsidR="00E56613" w:rsidRPr="00E56613" w:rsidRDefault="00E56613" w:rsidP="00E56613">
      <w:pPr>
        <w:spacing w:before="0" w:beforeAutospacing="0" w:after="0" w:afterAutospacing="0" w:line="360" w:lineRule="auto"/>
        <w:jc w:val="center"/>
        <w:rPr>
          <w:rFonts w:ascii="Times New Roman" w:eastAsia="Times New Roman" w:hAnsi="Times New Roman" w:cs="David"/>
          <w:b/>
          <w:bCs/>
          <w:sz w:val="28"/>
          <w:szCs w:val="28"/>
          <w:u w:val="single"/>
          <w:rtl/>
          <w:lang w:eastAsia="he-IL"/>
        </w:rPr>
      </w:pPr>
    </w:p>
    <w:p w14:paraId="49AFB5D6" w14:textId="77777777" w:rsidR="00E56613" w:rsidRPr="00967621" w:rsidRDefault="00E56613" w:rsidP="00F239A0">
      <w:pPr>
        <w:spacing w:before="0" w:beforeAutospacing="0" w:after="0" w:afterAutospacing="0" w:line="360" w:lineRule="auto"/>
        <w:ind w:left="-483" w:hanging="142"/>
        <w:jc w:val="center"/>
        <w:rPr>
          <w:rFonts w:ascii="Times New Roman" w:eastAsia="Times New Roman" w:hAnsi="Times New Roman" w:cs="David"/>
          <w:b/>
          <w:bCs/>
          <w:sz w:val="24"/>
          <w:szCs w:val="24"/>
          <w:u w:val="single"/>
          <w:rtl/>
          <w:lang w:eastAsia="he-IL"/>
        </w:rPr>
      </w:pPr>
      <w:r w:rsidRPr="00967621">
        <w:rPr>
          <w:rFonts w:ascii="Times New Roman" w:eastAsia="Times New Roman" w:hAnsi="Times New Roman" w:cs="David" w:hint="cs"/>
          <w:b/>
          <w:bCs/>
          <w:sz w:val="24"/>
          <w:szCs w:val="24"/>
          <w:u w:val="single"/>
          <w:rtl/>
          <w:lang w:eastAsia="he-IL"/>
        </w:rPr>
        <w:t xml:space="preserve">אישור סיום עבודות ברכוש המשותף שבניין מס'              פרויקט     </w:t>
      </w:r>
      <w:r w:rsidR="00F239A0" w:rsidRPr="00967621">
        <w:rPr>
          <w:rFonts w:ascii="Times New Roman" w:eastAsia="Times New Roman" w:hAnsi="Times New Roman" w:cs="David" w:hint="cs"/>
          <w:b/>
          <w:bCs/>
          <w:sz w:val="24"/>
          <w:szCs w:val="24"/>
          <w:u w:val="single"/>
          <w:rtl/>
          <w:lang w:eastAsia="he-IL"/>
        </w:rPr>
        <w:t xml:space="preserve">                             </w:t>
      </w:r>
      <w:r w:rsidRPr="00967621">
        <w:rPr>
          <w:rFonts w:ascii="Times New Roman" w:eastAsia="Times New Roman" w:hAnsi="Times New Roman" w:cs="David" w:hint="cs"/>
          <w:b/>
          <w:bCs/>
          <w:sz w:val="24"/>
          <w:szCs w:val="24"/>
          <w:u w:val="single"/>
          <w:rtl/>
          <w:lang w:eastAsia="he-IL"/>
        </w:rPr>
        <w:t>.</w:t>
      </w:r>
    </w:p>
    <w:p w14:paraId="74DFAD07" w14:textId="77777777" w:rsidR="00E56613" w:rsidRPr="00F239A0" w:rsidRDefault="00E56613" w:rsidP="00F239A0">
      <w:pPr>
        <w:spacing w:before="0" w:beforeAutospacing="0" w:after="0" w:afterAutospacing="0" w:line="360" w:lineRule="auto"/>
        <w:jc w:val="center"/>
        <w:rPr>
          <w:rFonts w:ascii="Times New Roman" w:eastAsia="Times New Roman" w:hAnsi="Times New Roman" w:cs="David"/>
          <w:i/>
          <w:iCs/>
          <w:sz w:val="20"/>
          <w:szCs w:val="20"/>
          <w:rtl/>
          <w:lang w:eastAsia="he-IL"/>
        </w:rPr>
      </w:pPr>
      <w:r w:rsidRPr="00E56613">
        <w:rPr>
          <w:rFonts w:ascii="Times New Roman" w:eastAsia="Times New Roman" w:hAnsi="Times New Roman" w:cs="David" w:hint="cs"/>
          <w:i/>
          <w:iCs/>
          <w:sz w:val="20"/>
          <w:szCs w:val="20"/>
          <w:rtl/>
          <w:lang w:eastAsia="he-IL"/>
        </w:rPr>
        <w:t xml:space="preserve"> טופס זה ימולא וייחת</w:t>
      </w:r>
      <w:r w:rsidRPr="00E56613">
        <w:rPr>
          <w:rFonts w:ascii="Times New Roman" w:eastAsia="Times New Roman" w:hAnsi="Times New Roman" w:cs="David" w:hint="eastAsia"/>
          <w:i/>
          <w:iCs/>
          <w:sz w:val="20"/>
          <w:szCs w:val="20"/>
          <w:rtl/>
          <w:lang w:eastAsia="he-IL"/>
        </w:rPr>
        <w:t>ם</w:t>
      </w:r>
      <w:r w:rsidRPr="00E56613">
        <w:rPr>
          <w:rFonts w:ascii="Times New Roman" w:eastAsia="Times New Roman" w:hAnsi="Times New Roman" w:cs="David" w:hint="cs"/>
          <w:i/>
          <w:iCs/>
          <w:sz w:val="20"/>
          <w:szCs w:val="20"/>
          <w:rtl/>
          <w:lang w:eastAsia="he-IL"/>
        </w:rPr>
        <w:t xml:space="preserve"> עם סיום העבודות ברכוש המשותף לכל בניין</w:t>
      </w:r>
    </w:p>
    <w:p w14:paraId="43FDE106"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p>
    <w:p w14:paraId="7DAE8A34" w14:textId="77777777" w:rsidR="00E56613" w:rsidRPr="00E56613" w:rsidRDefault="00E56613" w:rsidP="00E56613">
      <w:pPr>
        <w:spacing w:before="0" w:beforeAutospacing="0" w:after="0" w:afterAutospacing="0" w:line="36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אני הח"מ ______________  החתום עמכם בהסכם למתן שירותי ניהול פקוח בפרויקט שבנדון מגיש בזאת דו"ח סופי המאשר לאחר בדיקת הרכוש המשותף  לרבות : תיקונים , ניקיו</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אישורים , תעודות וכיו"ב .</w:t>
      </w:r>
    </w:p>
    <w:p w14:paraId="2BF8E3B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64533B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p>
    <w:p w14:paraId="27DD782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 xml:space="preserve">להלן סטאטוס הנושאים העיקריים שנבדקו על-ידנו ונמצאו כמוכנים סופית וכי לא נותרו כל רג'קטים בנושא: </w:t>
      </w:r>
    </w:p>
    <w:p w14:paraId="7656478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כל העבודות הנדרשות בשטחי הרכוש המשותף (לרבות עבודות גמר, ריצוף, חיפוי, צבע, ארונות פח למערכות, תקרות דקורטיביות, עבודות גינון)  בכל האזורים לרבות הלוביים הקומתיים והלובי הראשי והקומה המפולשת וחדרי המדרגות והגגות וחדרי האשפה הקומתיים (לרבות מצנח אשפה) חדר אשפה ודחסנית,  והשטחים המגוננים והקומה המפולשת והחדרים הטכניים ומועדוני הדיירים והמחסנים המשותפים, והחניונים. </w:t>
      </w:r>
    </w:p>
    <w:p w14:paraId="6701FE9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אבן/טיח חוץ בקירות החיצוניים. </w:t>
      </w:r>
    </w:p>
    <w:p w14:paraId="529017A8"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דלתות כניסה, אש ואלומיניום נפתחים/נסגרים וננעלים כנדרש.</w:t>
      </w:r>
    </w:p>
    <w:p w14:paraId="7CE8621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נקודות חשמל במקומם. </w:t>
      </w:r>
    </w:p>
    <w:p w14:paraId="7A08194B"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מספורי ושמות מעגלים בלוח חשמל מצוינים.</w:t>
      </w:r>
    </w:p>
    <w:p w14:paraId="23BF45B6"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תריסים ככל שישנן מתפקדים ללא תקלות ( נקיים וללא שריטות פנים חוץ לבניי</w:t>
      </w:r>
      <w:r w:rsidRPr="00E56613">
        <w:rPr>
          <w:rFonts w:ascii="Times New Roman" w:eastAsia="Times New Roman" w:hAnsi="Times New Roman" w:cs="David" w:hint="eastAsia"/>
          <w:sz w:val="24"/>
          <w:szCs w:val="24"/>
          <w:rtl/>
          <w:lang w:eastAsia="he-IL"/>
        </w:rPr>
        <w:t>ן</w:t>
      </w:r>
      <w:r w:rsidRPr="00E56613">
        <w:rPr>
          <w:rFonts w:ascii="Times New Roman" w:eastAsia="Times New Roman" w:hAnsi="Times New Roman" w:cs="David" w:hint="cs"/>
          <w:sz w:val="24"/>
          <w:szCs w:val="24"/>
          <w:rtl/>
          <w:lang w:eastAsia="he-IL"/>
        </w:rPr>
        <w:t xml:space="preserve"> ) </w:t>
      </w:r>
    </w:p>
    <w:p w14:paraId="7BE22D8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חלונות, דלתות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נפתחים/נסגרים וננעלים כנדרש , זיגוג תקין.</w:t>
      </w:r>
    </w:p>
    <w:p w14:paraId="2EF8BEA0"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כל האזורים הציבוריים נקיים לאחר שטיפה , כולל ניקוי אלומיניו</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זיגו</w:t>
      </w:r>
      <w:r w:rsidRPr="00E56613">
        <w:rPr>
          <w:rFonts w:ascii="Times New Roman" w:eastAsia="Times New Roman" w:hAnsi="Times New Roman" w:cs="David" w:hint="eastAsia"/>
          <w:sz w:val="24"/>
          <w:szCs w:val="24"/>
          <w:rtl/>
          <w:lang w:eastAsia="he-IL"/>
        </w:rPr>
        <w:t>ג</w:t>
      </w:r>
      <w:r w:rsidRPr="00E56613">
        <w:rPr>
          <w:rFonts w:ascii="Times New Roman" w:eastAsia="Times New Roman" w:hAnsi="Times New Roman" w:cs="David" w:hint="cs"/>
          <w:sz w:val="24"/>
          <w:szCs w:val="24"/>
          <w:rtl/>
          <w:lang w:eastAsia="he-IL"/>
        </w:rPr>
        <w:t xml:space="preserve"> וכו' </w:t>
      </w:r>
    </w:p>
    <w:p w14:paraId="17B5D745"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גינה נקייה , מלאי אדמה ללא שיירי בניה/קוצים .</w:t>
      </w:r>
    </w:p>
    <w:p w14:paraId="36102F0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מעקות תקינים ומושלמים.</w:t>
      </w:r>
    </w:p>
    <w:p w14:paraId="25EA26BF"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תיקי מתקן מאושרים ע"י יועצי הפרויקט ומכילים:</w:t>
      </w:r>
    </w:p>
    <w:p w14:paraId="22DD2E20"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מרכיבי מערכות השירות לרבות</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 xml:space="preserve">מערכות בטיחות, מעליות, מערכות מיזוג אויר, </w:t>
      </w:r>
      <w:r w:rsidRPr="00E56613">
        <w:rPr>
          <w:rFonts w:ascii="Times New Roman" w:eastAsia="Times New Roman" w:hAnsi="Times New Roman" w:cs="David" w:hint="cs"/>
          <w:sz w:val="24"/>
          <w:szCs w:val="24"/>
          <w:rtl/>
          <w:lang w:eastAsia="he-IL"/>
        </w:rPr>
        <w:t xml:space="preserve"> </w:t>
      </w:r>
    </w:p>
    <w:p w14:paraId="1A3F5912"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מערכות אלקטרו-מכאניות וכיוצא באלה.</w:t>
      </w:r>
    </w:p>
    <w:p w14:paraId="0B48BA0B"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סכמת הפעלה ופעולה.</w:t>
      </w:r>
    </w:p>
    <w:p w14:paraId="0015FBCF"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פעולות שוטפות לתחזוקת כל רכיבי הבניין על גימורם ומערכותיו.</w:t>
      </w:r>
    </w:p>
    <w:p w14:paraId="6669F66F"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שימוש במקרה חירום.</w:t>
      </w:r>
    </w:p>
    <w:p w14:paraId="0A1FF00C"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תחזוקה כוללת ותחזוקה מונעת של מערכות השרות המותקנות בבניין.</w:t>
      </w:r>
    </w:p>
    <w:p w14:paraId="0648B6CF" w14:textId="77777777" w:rsidR="00E56613" w:rsidRPr="00E56613" w:rsidRDefault="00E56613" w:rsidP="00E56613">
      <w:pPr>
        <w:spacing w:before="0" w:beforeAutospacing="0" w:after="0" w:afterAutospacing="0" w:line="360" w:lineRule="auto"/>
        <w:ind w:left="144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הוראות בדבר תדירות ואפיון ביקורות שוטפות ותקופתיות, אם נדרשות.</w:t>
      </w:r>
    </w:p>
    <w:p w14:paraId="2E99CA63" w14:textId="77777777" w:rsidR="00E56613" w:rsidRPr="00E56613" w:rsidRDefault="00E56613" w:rsidP="00E56613">
      <w:pPr>
        <w:spacing w:before="0" w:beforeAutospacing="0" w:after="0" w:afterAutospacing="0" w:line="360" w:lineRule="auto"/>
        <w:ind w:left="1440"/>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תכניות ביצוע בפועל.</w:t>
      </w:r>
    </w:p>
    <w:p w14:paraId="5CF611BA"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המפרט טכני ותעודות אחריות של ציוד ומערכות המתוקנים במבנה, לרבות שמות</w:t>
      </w:r>
    </w:p>
    <w:p w14:paraId="6712FDA3"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יצרן/ספק  ומספר טלפון ליצירת קשר.</w:t>
      </w:r>
    </w:p>
    <w:p w14:paraId="5E9933B9" w14:textId="77777777" w:rsidR="00E56613" w:rsidRPr="00E56613" w:rsidRDefault="00E56613" w:rsidP="00E56613">
      <w:pPr>
        <w:spacing w:before="0" w:beforeAutospacing="0" w:after="0" w:afterAutospacing="0" w:line="360" w:lineRule="auto"/>
        <w:ind w:left="1440" w:firstLine="3"/>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רשימת כתובות וטלפונים של קבלני המשנה לטיפול וקריאה במצב חירום/תקלה</w:t>
      </w:r>
      <w:r w:rsidRPr="00E56613">
        <w:rPr>
          <w:rFonts w:ascii="Times New Roman" w:eastAsia="Times New Roman" w:hAnsi="Times New Roman" w:cs="David"/>
          <w:sz w:val="24"/>
          <w:szCs w:val="24"/>
          <w:lang w:eastAsia="he-IL"/>
        </w:rPr>
        <w:t xml:space="preserve"> </w:t>
      </w:r>
      <w:r w:rsidRPr="00E56613">
        <w:rPr>
          <w:rFonts w:ascii="Times New Roman" w:eastAsia="Times New Roman" w:hAnsi="Times New Roman" w:cs="David"/>
          <w:sz w:val="24"/>
          <w:szCs w:val="24"/>
          <w:rtl/>
          <w:lang w:eastAsia="he-IL"/>
        </w:rPr>
        <w:t>.</w:t>
      </w:r>
    </w:p>
    <w:p w14:paraId="3662346C" w14:textId="77777777" w:rsidR="00E56613" w:rsidRPr="00E56613" w:rsidRDefault="00E56613" w:rsidP="00E56613">
      <w:pPr>
        <w:spacing w:before="0" w:beforeAutospacing="0" w:after="0" w:afterAutospacing="0" w:line="360" w:lineRule="auto"/>
        <w:ind w:left="198"/>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w:t>
      </w:r>
      <w:r w:rsidRPr="00E56613">
        <w:rPr>
          <w:rFonts w:ascii="Times New Roman" w:eastAsia="Times New Roman" w:hAnsi="Times New Roman" w:cs="David"/>
          <w:sz w:val="24"/>
          <w:szCs w:val="24"/>
          <w:rtl/>
          <w:lang w:eastAsia="he-IL"/>
        </w:rPr>
        <w:tab/>
        <w:t>* גורם נותן שרות האחזקה בתקופת האחריות, בצרוף כתבי האחריות.</w:t>
      </w:r>
    </w:p>
    <w:p w14:paraId="7081E282"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אישורי רשויות הנדרשים להפעלת המתקנים.</w:t>
      </w:r>
    </w:p>
    <w:p w14:paraId="41DB75CF" w14:textId="77777777" w:rsidR="00E56613" w:rsidRPr="00E56613" w:rsidRDefault="00E56613" w:rsidP="00E56613">
      <w:pPr>
        <w:spacing w:before="0" w:beforeAutospacing="0" w:after="0" w:afterAutospacing="0" w:line="360" w:lineRule="auto"/>
        <w:ind w:left="144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רשימת צוות המתכננים של הבניין, </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sz w:val="24"/>
          <w:szCs w:val="24"/>
          <w:rtl/>
          <w:lang w:eastAsia="he-IL"/>
        </w:rPr>
        <w:t xml:space="preserve">המערכות והפיתוח לרבות מספר טלפון ומספר  </w:t>
      </w:r>
    </w:p>
    <w:p w14:paraId="1B436549" w14:textId="77777777" w:rsidR="00E56613" w:rsidRPr="00E56613" w:rsidRDefault="00E56613" w:rsidP="00E56613">
      <w:pPr>
        <w:spacing w:before="0" w:beforeAutospacing="0" w:after="0" w:afterAutospacing="0" w:line="360" w:lineRule="auto"/>
        <w:ind w:left="1440" w:firstLine="6"/>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 xml:space="preserve">   פקסימיליה.</w:t>
      </w:r>
    </w:p>
    <w:p w14:paraId="03916841" w14:textId="77777777" w:rsidR="00E56613" w:rsidRPr="00E56613" w:rsidRDefault="00E56613" w:rsidP="00E56613">
      <w:pPr>
        <w:spacing w:before="0" w:beforeAutospacing="0" w:after="0" w:afterAutospacing="0" w:line="240" w:lineRule="auto"/>
        <w:ind w:left="1440" w:firstLine="6"/>
        <w:rPr>
          <w:rFonts w:ascii="Times New Roman" w:eastAsia="Times New Roman" w:hAnsi="Times New Roman" w:cs="David"/>
          <w:sz w:val="24"/>
          <w:szCs w:val="24"/>
          <w:lang w:eastAsia="he-IL"/>
        </w:rPr>
      </w:pPr>
    </w:p>
    <w:p w14:paraId="7C594B12"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t>תכניות עדות (</w:t>
      </w:r>
      <w:r w:rsidRPr="00E56613">
        <w:rPr>
          <w:rFonts w:ascii="Times New Roman" w:eastAsia="Times New Roman" w:hAnsi="Times New Roman" w:cs="David"/>
          <w:sz w:val="24"/>
          <w:szCs w:val="24"/>
          <w:lang w:eastAsia="he-IL"/>
        </w:rPr>
        <w:t>AS MADE</w:t>
      </w:r>
      <w:r w:rsidRPr="00E56613">
        <w:rPr>
          <w:rFonts w:ascii="Times New Roman" w:eastAsia="Times New Roman" w:hAnsi="Times New Roman" w:cs="David"/>
          <w:sz w:val="24"/>
          <w:szCs w:val="24"/>
          <w:rtl/>
          <w:lang w:eastAsia="he-IL"/>
        </w:rPr>
        <w:t xml:space="preserve">) למערכות המשותפות בלבד של אינסטלציה סניטרית, חשמל   </w:t>
      </w:r>
    </w:p>
    <w:p w14:paraId="08A1D9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            ות</w:t>
      </w:r>
      <w:r w:rsidRPr="00E56613">
        <w:rPr>
          <w:rFonts w:ascii="Times New Roman" w:eastAsia="Times New Roman" w:hAnsi="Times New Roman" w:cs="David"/>
          <w:sz w:val="24"/>
          <w:szCs w:val="24"/>
          <w:rtl/>
          <w:lang w:eastAsia="he-IL"/>
        </w:rPr>
        <w:t>קשורת, מערכות בטיחות ומערכות אלקטרו-מכאניות במבנה ובפיתוח.</w:t>
      </w:r>
    </w:p>
    <w:p w14:paraId="4434A0D7" w14:textId="77777777" w:rsidR="00E56613" w:rsidRPr="00E56613" w:rsidRDefault="00E56613" w:rsidP="00237720">
      <w:pPr>
        <w:numPr>
          <w:ilvl w:val="0"/>
          <w:numId w:val="25"/>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המערכות המפורטות תקינות: מערכות מים, מים חמים והסקה, מעליות, גנראטור חירום, מערכות חשמל ותקשורת, מערכות אספקת גז, מערכות וציוד כיבוי אש, מערכות גילוי אש, מערכות משאבות והגברת לחץ, מפוחים לאוורור, מפוחי פיר עשן, מערכות אינטרקום, מערכות בטיחות, מערכות מיזוג אויר, מערכות אלקטרו מכאניות אחרות, כל מערת אחרת המשרתת את הרכוש המשותף.</w:t>
      </w:r>
    </w:p>
    <w:p w14:paraId="320B417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4DAE7D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CFC0D4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C951F4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lang w:eastAsia="he-IL"/>
        </w:rPr>
      </w:pPr>
    </w:p>
    <w:p w14:paraId="3FDE98A7"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אני הח"מ מאשר בזאת כי כל הסעיפים הנ"ל הושלמו למעט ההערות המפורטות מטה. כמו כן, הנני מאשר כי הושלמו כל העבודות ברכוש המשותף וכי אין מניעה למסור אותו. </w:t>
      </w:r>
    </w:p>
    <w:p w14:paraId="599303A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הערות: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800E8D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5F1C75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7792DD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4384" behindDoc="0" locked="0" layoutInCell="1" allowOverlap="1" wp14:anchorId="0A61515B" wp14:editId="527AB90B">
                <wp:simplePos x="0" y="0"/>
                <wp:positionH relativeFrom="column">
                  <wp:posOffset>3845560</wp:posOffset>
                </wp:positionH>
                <wp:positionV relativeFrom="paragraph">
                  <wp:posOffset>225425</wp:posOffset>
                </wp:positionV>
                <wp:extent cx="1407795" cy="0"/>
                <wp:effectExtent l="11430" t="12065" r="9525" b="6985"/>
                <wp:wrapNone/>
                <wp:docPr id="25" name="מחבר ישר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077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AA8A27" id="מחבר ישר 25" o:spid="_x0000_s1026" style="position:absolute;left:0;text-align:lef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2.8pt,17.75pt" to="413.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8480" behindDoc="0" locked="0" layoutInCell="1" allowOverlap="1" wp14:anchorId="4919C28C" wp14:editId="7C494FBE">
                <wp:simplePos x="0" y="0"/>
                <wp:positionH relativeFrom="column">
                  <wp:posOffset>117475</wp:posOffset>
                </wp:positionH>
                <wp:positionV relativeFrom="paragraph">
                  <wp:posOffset>225425</wp:posOffset>
                </wp:positionV>
                <wp:extent cx="800100" cy="0"/>
                <wp:effectExtent l="7620" t="12065" r="11430" b="6985"/>
                <wp:wrapNone/>
                <wp:docPr id="24" name="מחבר ישר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5ACE411" id="מחבר ישר 24" o:spid="_x0000_s1026" style="position:absolute;left:0;text-align:left;flip:x;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5pt,17.75pt" to="72.2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"/>
            </w:pict>
          </mc:Fallback>
        </mc:AlternateContent>
      </w:r>
      <w:r w:rsidRPr="00E56613">
        <w:rPr>
          <w:rFonts w:ascii="Times New Roman" w:eastAsia="Times New Roman" w:hAnsi="Times New Roman" w:cs="David" w:hint="cs"/>
          <w:noProof/>
          <w:sz w:val="24"/>
          <w:szCs w:val="24"/>
          <w:rtl/>
        </w:rPr>
        <mc:AlternateContent>
          <mc:Choice Requires="wps">
            <w:drawing>
              <wp:anchor distT="0" distB="0" distL="114300" distR="114300" simplePos="0" relativeHeight="251665408" behindDoc="0" locked="0" layoutInCell="1" allowOverlap="1" wp14:anchorId="238538E4" wp14:editId="48E448E3">
                <wp:simplePos x="0" y="0"/>
                <wp:positionH relativeFrom="column">
                  <wp:posOffset>1623060</wp:posOffset>
                </wp:positionH>
                <wp:positionV relativeFrom="paragraph">
                  <wp:posOffset>225425</wp:posOffset>
                </wp:positionV>
                <wp:extent cx="1604645" cy="0"/>
                <wp:effectExtent l="8255" t="12065" r="6350" b="6985"/>
                <wp:wrapNone/>
                <wp:docPr id="23" name="מחבר ישר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46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6D8BD1" id="מחבר ישר 23" o:spid="_x0000_s1026" style="position:absolute;left:0;text-align:left;flip:x;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7.8pt,17.75pt" to="254.1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"/>
            </w:pict>
          </mc:Fallback>
        </mc:AlternateContent>
      </w:r>
    </w:p>
    <w:p w14:paraId="3EE09E1F" w14:textId="77777777" w:rsidR="00E56613" w:rsidRPr="00E56613" w:rsidRDefault="00E56613" w:rsidP="00E56613">
      <w:pPr>
        <w:spacing w:before="0" w:beforeAutospacing="0" w:after="0" w:afterAutospacing="0" w:line="360" w:lineRule="auto"/>
        <w:jc w:val="both"/>
        <w:rPr>
          <w:rFonts w:ascii="David" w:eastAsia="Times New Roman" w:hAnsi="David" w:cs="David"/>
          <w:b/>
          <w:bCs/>
          <w:sz w:val="25"/>
          <w:szCs w:val="25"/>
          <w:rtl/>
        </w:rPr>
      </w:pPr>
      <w:r w:rsidRPr="00E56613">
        <w:rPr>
          <w:rFonts w:ascii="Times New Roman" w:eastAsia="Times New Roman" w:hAnsi="Times New Roman" w:cs="David" w:hint="cs"/>
          <w:sz w:val="24"/>
          <w:szCs w:val="24"/>
          <w:rtl/>
          <w:lang w:eastAsia="he-IL"/>
        </w:rPr>
        <w:t xml:space="preserve">נציג חב' הניהול והפיקוח </w:t>
      </w:r>
      <w:r w:rsidRPr="00E56613">
        <w:rPr>
          <w:rFonts w:ascii="Times New Roman" w:eastAsia="Times New Roman" w:hAnsi="Times New Roman" w:cs="David" w:hint="cs"/>
          <w:sz w:val="24"/>
          <w:szCs w:val="24"/>
          <w:rtl/>
          <w:lang w:eastAsia="he-IL"/>
        </w:rPr>
        <w:tab/>
        <w:t xml:space="preserve">       בעל  חב' הניהול והפיקוח </w:t>
      </w:r>
      <w:r w:rsidRPr="00E56613">
        <w:rPr>
          <w:rFonts w:ascii="Times New Roman" w:eastAsia="Times New Roman" w:hAnsi="Times New Roman" w:cs="David" w:hint="cs"/>
          <w:sz w:val="24"/>
          <w:szCs w:val="24"/>
          <w:rtl/>
          <w:lang w:eastAsia="he-IL"/>
        </w:rPr>
        <w:tab/>
      </w:r>
      <w:r w:rsidRPr="00E56613">
        <w:rPr>
          <w:rFonts w:ascii="Times New Roman" w:eastAsia="Times New Roman" w:hAnsi="Times New Roman" w:cs="David" w:hint="cs"/>
          <w:sz w:val="24"/>
          <w:szCs w:val="24"/>
          <w:rtl/>
          <w:lang w:eastAsia="he-IL"/>
        </w:rPr>
        <w:tab/>
        <w:t xml:space="preserve">           תאריך </w:t>
      </w:r>
    </w:p>
    <w:p w14:paraId="4A1EDF42" w14:textId="77777777" w:rsidR="00F239A0" w:rsidRDefault="00F239A0"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Pr>
          <w:rFonts w:ascii="David" w:eastAsia="Times New Roman" w:hAnsi="David" w:cs="David"/>
          <w:b/>
          <w:bCs/>
          <w:sz w:val="26"/>
          <w:szCs w:val="26"/>
          <w:u w:val="single"/>
          <w:rtl/>
        </w:rPr>
        <w:br w:type="page"/>
      </w:r>
    </w:p>
    <w:p w14:paraId="1D67B235" w14:textId="77777777" w:rsidR="00E56613" w:rsidRPr="00E56613" w:rsidRDefault="00E56613" w:rsidP="00E56613">
      <w:pPr>
        <w:autoSpaceDE w:val="0"/>
        <w:autoSpaceDN w:val="0"/>
        <w:adjustRightInd w:val="0"/>
        <w:spacing w:before="0" w:beforeAutospacing="0" w:after="0" w:afterAutospacing="0" w:line="240" w:lineRule="auto"/>
        <w:ind w:left="3600" w:right="-1418"/>
        <w:rPr>
          <w:rFonts w:ascii="David" w:eastAsia="Times New Roman" w:hAnsi="David" w:cs="David"/>
          <w:b/>
          <w:bCs/>
          <w:sz w:val="26"/>
          <w:szCs w:val="26"/>
          <w:u w:val="single"/>
          <w:rtl/>
        </w:rPr>
      </w:pPr>
      <w:r w:rsidRPr="00E56613">
        <w:rPr>
          <w:rFonts w:ascii="David" w:eastAsia="Times New Roman" w:hAnsi="David" w:cs="David" w:hint="cs"/>
          <w:b/>
          <w:bCs/>
          <w:sz w:val="26"/>
          <w:szCs w:val="26"/>
          <w:u w:val="single"/>
          <w:rtl/>
        </w:rPr>
        <w:t>נספח 3.1.43</w:t>
      </w:r>
    </w:p>
    <w:p w14:paraId="2E2C5CD1"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r w:rsidRPr="00E56613">
        <w:rPr>
          <w:rFonts w:ascii="David" w:eastAsia="Times New Roman" w:hAnsi="David" w:cs="David" w:hint="cs"/>
          <w:b/>
          <w:bCs/>
          <w:sz w:val="24"/>
          <w:szCs w:val="24"/>
          <w:u w:val="single"/>
          <w:rtl/>
        </w:rPr>
        <w:t xml:space="preserve">מפרט לביצוע </w:t>
      </w:r>
      <w:r w:rsidRPr="00E56613">
        <w:rPr>
          <w:rFonts w:ascii="David" w:eastAsia="Times New Roman" w:hAnsi="David" w:cs="David"/>
          <w:b/>
          <w:bCs/>
          <w:sz w:val="24"/>
          <w:szCs w:val="24"/>
          <w:u w:val="single"/>
          <w:rtl/>
        </w:rPr>
        <w:t>מעבר</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בטוח</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להולכי</w:t>
      </w:r>
      <w:r w:rsidRPr="00E56613">
        <w:rPr>
          <w:rFonts w:ascii="David" w:eastAsia="Times New Roman" w:hAnsi="David" w:cs="David"/>
          <w:b/>
          <w:bCs/>
          <w:sz w:val="24"/>
          <w:szCs w:val="24"/>
          <w:u w:val="single"/>
        </w:rPr>
        <w:t xml:space="preserve"> </w:t>
      </w:r>
      <w:r w:rsidRPr="00E56613">
        <w:rPr>
          <w:rFonts w:ascii="David" w:eastAsia="Times New Roman" w:hAnsi="David" w:cs="David"/>
          <w:b/>
          <w:bCs/>
          <w:sz w:val="24"/>
          <w:szCs w:val="24"/>
          <w:u w:val="single"/>
          <w:rtl/>
        </w:rPr>
        <w:t>רגל</w:t>
      </w:r>
      <w:r w:rsidRPr="00E56613">
        <w:rPr>
          <w:rFonts w:ascii="David" w:eastAsia="Times New Roman" w:hAnsi="David" w:cs="David"/>
          <w:b/>
          <w:bCs/>
          <w:sz w:val="24"/>
          <w:szCs w:val="24"/>
          <w:u w:val="single"/>
        </w:rPr>
        <w:t xml:space="preserve"> / </w:t>
      </w:r>
      <w:r w:rsidRPr="00E56613">
        <w:rPr>
          <w:rFonts w:ascii="David" w:eastAsia="Times New Roman" w:hAnsi="David" w:cs="David"/>
          <w:b/>
          <w:bCs/>
          <w:sz w:val="24"/>
          <w:szCs w:val="24"/>
          <w:u w:val="single"/>
          <w:rtl/>
        </w:rPr>
        <w:t>מבקרים</w:t>
      </w:r>
      <w:r w:rsidRPr="00E56613">
        <w:rPr>
          <w:rFonts w:ascii="David" w:eastAsia="Times New Roman" w:hAnsi="David" w:cs="David" w:hint="cs"/>
          <w:b/>
          <w:bCs/>
          <w:sz w:val="24"/>
          <w:szCs w:val="24"/>
          <w:u w:val="single"/>
          <w:rtl/>
        </w:rPr>
        <w:t>/דיירים באתרי החברה</w:t>
      </w:r>
    </w:p>
    <w:p w14:paraId="76F1954A" w14:textId="77777777" w:rsidR="00E56613" w:rsidRPr="00E56613" w:rsidRDefault="00E56613" w:rsidP="00E56613">
      <w:pPr>
        <w:autoSpaceDE w:val="0"/>
        <w:autoSpaceDN w:val="0"/>
        <w:adjustRightInd w:val="0"/>
        <w:spacing w:before="0" w:beforeAutospacing="0" w:after="0" w:afterAutospacing="0" w:line="240" w:lineRule="auto"/>
        <w:ind w:left="1440" w:right="-1418"/>
        <w:rPr>
          <w:rFonts w:ascii="David" w:eastAsia="Times New Roman" w:hAnsi="David" w:cs="David"/>
          <w:b/>
          <w:bCs/>
          <w:sz w:val="24"/>
          <w:szCs w:val="24"/>
          <w:u w:val="single"/>
          <w:rtl/>
        </w:rPr>
      </w:pPr>
    </w:p>
    <w:p w14:paraId="2CF930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EB8C37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b/>
          <w:bCs/>
          <w:sz w:val="24"/>
          <w:szCs w:val="24"/>
          <w:rtl/>
          <w:lang w:eastAsia="he-IL"/>
        </w:rPr>
        <w:t>1</w:t>
      </w:r>
      <w:r w:rsidRPr="00E56613">
        <w:rPr>
          <w:rFonts w:ascii="Times New Roman" w:eastAsia="Times New Roman" w:hAnsi="Times New Roman" w:cs="David" w:hint="cs"/>
          <w:sz w:val="24"/>
          <w:szCs w:val="24"/>
          <w:rtl/>
          <w:lang w:eastAsia="he-IL"/>
        </w:rPr>
        <w:t xml:space="preserve">. </w:t>
      </w:r>
      <w:r w:rsidRPr="00E56613">
        <w:rPr>
          <w:rFonts w:ascii="Times New Roman" w:eastAsia="Times New Roman" w:hAnsi="Times New Roman" w:cs="David" w:hint="cs"/>
          <w:b/>
          <w:bCs/>
          <w:sz w:val="24"/>
          <w:szCs w:val="24"/>
          <w:u w:val="single"/>
          <w:rtl/>
          <w:lang w:eastAsia="he-IL"/>
        </w:rPr>
        <w:t>הקדמה</w:t>
      </w:r>
    </w:p>
    <w:p w14:paraId="412EDB9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DABB86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מפרט זה נערך ע"י חברת אפריקה ישראל מגורים כמידע, מתן הדרכה ודגשים ולקבוע תקני בטיחות מינימליי</w:t>
      </w:r>
      <w:r w:rsidRPr="00E56613">
        <w:rPr>
          <w:rFonts w:ascii="Times New Roman" w:eastAsia="Times New Roman" w:hAnsi="Times New Roman" w:cs="David" w:hint="eastAsia"/>
          <w:sz w:val="24"/>
          <w:szCs w:val="24"/>
          <w:rtl/>
          <w:lang w:eastAsia="he-IL"/>
        </w:rPr>
        <w:t>ם</w:t>
      </w:r>
      <w:r w:rsidRPr="00E56613">
        <w:rPr>
          <w:rFonts w:ascii="Times New Roman" w:eastAsia="Times New Roman" w:hAnsi="Times New Roman" w:cs="David" w:hint="cs"/>
          <w:sz w:val="24"/>
          <w:szCs w:val="24"/>
          <w:rtl/>
          <w:lang w:eastAsia="he-IL"/>
        </w:rPr>
        <w:t xml:space="preserve"> להקמת מעבר בטוח להולכי רגל /מבקרים /דיירים באתרי הבניה של פרויקטים ביזמות חברת אפריקה ישראל מגורים.</w:t>
      </w:r>
    </w:p>
    <w:p w14:paraId="7FCF15B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6822CA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ככלל יש למנוע מהציבור כניסה לאתרי בנייה / עבודה, והתקרבות לפעילויות העבודה באתרים השונים. מטרות המעבר הבטוח להולכי רגל:</w:t>
      </w:r>
    </w:p>
    <w:p w14:paraId="0AF8150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1. לאפשר הגנת הציבור מפני פגיעות פיזיות בזמן ביצוע עבודות הבניה באתר.</w:t>
      </w:r>
    </w:p>
    <w:p w14:paraId="6A4A976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4A9E8A8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F34530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אליהם תהייה מבוקרת בשעות ביקור מוגדרות ובליווי של עובד שהודרך והוסמך ללוות דיירים ומבקרים מוסמכים.</w:t>
      </w:r>
    </w:p>
    <w:p w14:paraId="5561F70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A4FA0D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"המעבר הבטוח" הוא מכלול של אמצעי הגנה ובטיחות הכולל:</w:t>
      </w:r>
    </w:p>
    <w:p w14:paraId="4BD92567"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מדרך.</w:t>
      </w:r>
    </w:p>
    <w:p w14:paraId="647CB217"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 xml:space="preserve">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הגנה מפני חפצים נופלים.</w:t>
      </w:r>
    </w:p>
    <w:p w14:paraId="1EC8F5BF"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w:t>
      </w:r>
    </w:p>
    <w:p w14:paraId="1E886E9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שערים / פתחים לכניסת מבקרים.</w:t>
      </w:r>
    </w:p>
    <w:p w14:paraId="730848C9"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שילוט.</w:t>
      </w:r>
    </w:p>
    <w:p w14:paraId="1FDD395D"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תאורה.</w:t>
      </w:r>
    </w:p>
    <w:p w14:paraId="04EE5F7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7D0C799"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2. </w:t>
      </w:r>
      <w:r w:rsidRPr="00E56613">
        <w:rPr>
          <w:rFonts w:ascii="Times New Roman" w:eastAsia="Times New Roman" w:hAnsi="Times New Roman" w:cs="David" w:hint="cs"/>
          <w:b/>
          <w:bCs/>
          <w:sz w:val="24"/>
          <w:szCs w:val="24"/>
          <w:u w:val="single"/>
          <w:rtl/>
          <w:lang w:eastAsia="he-IL"/>
        </w:rPr>
        <w:t>מדרך</w:t>
      </w:r>
    </w:p>
    <w:p w14:paraId="2F8605F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3A0606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המדרך של ה"מעבר הבטוח"  נדרש להיות יציב, קשיח, שטוח, ללא מכשולים לכל אורכו.</w:t>
      </w:r>
    </w:p>
    <w:p w14:paraId="7A9E15D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רוחבו המינימלי של המדרך 2.50 מטר. במידה ויש להתגבר על הפרשי גובה השיפוע לא יעלה על 8%.</w:t>
      </w:r>
    </w:p>
    <w:p w14:paraId="1DB7F60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העומס השימושי על המדרך יקבע ע"פ הגדרות מהנדס מטעם הקבלן המבצע ובהתאם לנדרש בתקנות הבטיחות. </w:t>
      </w:r>
    </w:p>
    <w:p w14:paraId="356725C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 </w:t>
      </w:r>
    </w:p>
    <w:p w14:paraId="5120B04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למדרך שיפוע של לפחות 2% להסדרת ניקוז מי גשמים.</w:t>
      </w:r>
    </w:p>
    <w:p w14:paraId="6E16CEE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מי הגשמים ינוקזו באופן מסודר יחד עם מי גשמים של האתר כולו.</w:t>
      </w:r>
    </w:p>
    <w:p w14:paraId="7C0D836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sz w:val="24"/>
          <w:szCs w:val="24"/>
          <w:rtl/>
          <w:lang w:eastAsia="he-IL"/>
        </w:rPr>
        <w:br w:type="page"/>
      </w:r>
    </w:p>
    <w:p w14:paraId="2D7826A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3. </w:t>
      </w:r>
      <w:r w:rsidRPr="00E56613">
        <w:rPr>
          <w:rFonts w:ascii="Times New Roman" w:eastAsia="Times New Roman" w:hAnsi="Times New Roman" w:cs="David" w:hint="cs"/>
          <w:b/>
          <w:bCs/>
          <w:sz w:val="24"/>
          <w:szCs w:val="24"/>
          <w:u w:val="single"/>
          <w:rtl/>
          <w:lang w:eastAsia="he-IL"/>
        </w:rPr>
        <w:t>גגון הגנה</w:t>
      </w:r>
    </w:p>
    <w:p w14:paraId="756F626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D1E064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גגון הגנה מפני חפצים נופלים יכסה את המדרך לכל רוחבו.</w:t>
      </w:r>
    </w:p>
    <w:p w14:paraId="13E44A2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נטו מתחת לקורות הנושאות את הגגון לא יפחת משני מטרים עשרים סנטימטר (2.20 מטר).</w:t>
      </w:r>
    </w:p>
    <w:p w14:paraId="37FEA5D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F2E29B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690312D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5F5C4C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מתחת ללוחות הקירוי יש למתוח רשת פלדה מברזל מרותך קוטר 6.5 מ"מ כל 20 ס"מ על 20 ס"מ מחוזקת לקורות הנושאות את הלוחות.</w:t>
      </w:r>
    </w:p>
    <w:p w14:paraId="3089D80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מטרת התקנת הרשת לחזק את לוחות הקירוי כנגד כשל בגזירה בזמן נפילת חפץ עליהם.</w:t>
      </w:r>
    </w:p>
    <w:p w14:paraId="3330B1E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E2590F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הקונסטרוקציה הנושאת את הגגון תהיה עצמאית מבחינה מבנית ומחוזקת כנגד עומסים אופקיים.</w:t>
      </w:r>
    </w:p>
    <w:p w14:paraId="3237D18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26D70D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ניתן להשעין במידת הצורך והכדאיות התכנונית, את הקונסטרוקציה הנושאת את הגגון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או להקשיח אותה כנגד עומסים אופקיים - רק למרכיבים מבניים סמוכים של מבנים קבועים המסוגלים לשאת את העומסים המועברים אליהם. </w:t>
      </w:r>
    </w:p>
    <w:p w14:paraId="5B8E072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חל איסור מוחלט לחבר את הגגון המעבר הבטוח למבנה זמני כלשהו.</w:t>
      </w:r>
    </w:p>
    <w:p w14:paraId="72B514F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7F34C7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קורות עמודים ויסודות הגגון יתוכננו על פי כל התקנים התקפים הרלוונטיים.</w:t>
      </w:r>
    </w:p>
    <w:p w14:paraId="3BC90BD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AD7B05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2F95AC4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BFF57D2"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המרחק בין חלקי פלדה של גגון ההגנה לרבות הקונסטרוקציה הנושאת לבין כבלי רשת חשמל, קווי תמסורת, מקורות מתח לא יפחת מ4 מטר.</w:t>
      </w:r>
    </w:p>
    <w:p w14:paraId="2DD8CAF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0EF17A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עבור חלקים עשויים מחומרים לא מוליכים דוגמת עץ, המרחק לא יפחת מ1.5 מטר.</w:t>
      </w:r>
    </w:p>
    <w:p w14:paraId="1F6A7AA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הכל כפוף להנחיית יועץ חשמל שבחן את ההיבטים הבטיחותיים מבחינת קירבה למערכות חשמל.</w:t>
      </w:r>
    </w:p>
    <w:p w14:paraId="52EFC8DB"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3F96D3F"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4. </w:t>
      </w:r>
      <w:r w:rsidRPr="00E56613">
        <w:rPr>
          <w:rFonts w:ascii="Times New Roman" w:eastAsia="Times New Roman" w:hAnsi="Times New Roman" w:cs="David" w:hint="cs"/>
          <w:b/>
          <w:bCs/>
          <w:sz w:val="24"/>
          <w:szCs w:val="24"/>
          <w:u w:val="single"/>
          <w:rtl/>
          <w:lang w:eastAsia="he-IL"/>
        </w:rPr>
        <w:t>גדר</w:t>
      </w:r>
    </w:p>
    <w:p w14:paraId="22E0F51C"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B280A3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מערכת גידור צריכה להקיף את כל האזור בו כל המבקרים מורשים להגיע ולשהות בו, לרבות</w:t>
      </w:r>
      <w:r w:rsidRPr="00E56613">
        <w:rPr>
          <w:rFonts w:ascii="Times New Roman" w:eastAsia="Times New Roman" w:hAnsi="Times New Roman" w:cs="David"/>
          <w:sz w:val="24"/>
          <w:szCs w:val="24"/>
          <w:rtl/>
          <w:lang w:eastAsia="he-IL"/>
        </w:rPr>
        <w:br/>
      </w:r>
      <w:r w:rsidRPr="00E56613">
        <w:rPr>
          <w:rFonts w:ascii="Times New Roman" w:eastAsia="Times New Roman" w:hAnsi="Times New Roman" w:cs="David" w:hint="cs"/>
          <w:sz w:val="24"/>
          <w:szCs w:val="24"/>
          <w:rtl/>
          <w:lang w:eastAsia="he-IL"/>
        </w:rPr>
        <w:t>"משרד שינויי דיירים", "דירה לדוגמא" ולכל אזור אחר בתחום האתר שהולכי רגל / מבקרים / דיירים מורשים לשהות בו.</w:t>
      </w:r>
    </w:p>
    <w:p w14:paraId="3A1DA28C"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1DF1AD4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אם הגידור של "המעבר  הבטוח"  במלואו או בחלקו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מהווה גם חלק מהגידור ההיקפי של האתר, אינו צריך להפריע לפעילות מחוץ לאתר העבודה, לא של הולכי הרגל, לא של כלי רכב.</w:t>
      </w:r>
    </w:p>
    <w:p w14:paraId="5B913D2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הגידור לא צריך להסתיר שדה  ראייה, שילוט, תימרור.</w:t>
      </w:r>
    </w:p>
    <w:p w14:paraId="6DE4027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F40893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סוגי הגידור:</w:t>
      </w:r>
    </w:p>
    <w:p w14:paraId="49DDF7E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סוג הגידור יתאים להערכת סיכונים שתתחשב בין היתר בסוגי הסכנות, גודלן וטבען.</w:t>
      </w:r>
    </w:p>
    <w:p w14:paraId="637C0D5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הערכת הסיכונים וקביעת מתווה הגדר תבוצע ע"י גורם מוסמך.</w:t>
      </w:r>
    </w:p>
    <w:p w14:paraId="2919AEAF"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u w:val="single"/>
          <w:rtl/>
          <w:lang w:eastAsia="he-IL"/>
        </w:rPr>
      </w:pPr>
    </w:p>
    <w:p w14:paraId="594F39C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u w:val="single"/>
          <w:rtl/>
          <w:lang w:eastAsia="he-IL"/>
        </w:rPr>
        <w:t>גדר פתוחה רשת</w:t>
      </w:r>
      <w:r w:rsidRPr="00E56613">
        <w:rPr>
          <w:rFonts w:ascii="Times New Roman" w:eastAsia="Times New Roman" w:hAnsi="Times New Roman" w:cs="David" w:hint="cs"/>
          <w:sz w:val="24"/>
          <w:szCs w:val="24"/>
          <w:rtl/>
          <w:lang w:eastAsia="he-IL"/>
        </w:rPr>
        <w:t>:</w:t>
      </w:r>
    </w:p>
    <w:p w14:paraId="4F67743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במקומות אשר הדרישות אינם מחמירות והערכת הסיכונים מאפשרת, תותקן גדר פתוחה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רשת.</w:t>
      </w:r>
    </w:p>
    <w:p w14:paraId="4EE1FFF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צריכה לעמוד כנגד עומסים שעלולים לפעול עליה באתר וכנגד עומסי רוח.</w:t>
      </w:r>
    </w:p>
    <w:p w14:paraId="4F25004B"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5989101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מסגרת גדר פתוחה עומדת על הרגליים המהווה חלק בלתי נפרד ממנה שומרות על יציבותה (נתמכת עצמאית), ומונחת על הקרקע  באופן חופשי.</w:t>
      </w:r>
    </w:p>
    <w:p w14:paraId="7A3C24B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 xml:space="preserve">מומלץ שגובה הגידור לא יפחת מ </w:t>
      </w:r>
      <w:r w:rsidRPr="00E56613">
        <w:rPr>
          <w:rFonts w:ascii="Times New Roman" w:eastAsia="Times New Roman" w:hAnsi="Times New Roman" w:cs="David"/>
          <w:sz w:val="24"/>
          <w:szCs w:val="24"/>
          <w:rtl/>
          <w:lang w:eastAsia="he-IL"/>
        </w:rPr>
        <w:t>–</w:t>
      </w:r>
      <w:r w:rsidRPr="00E56613">
        <w:rPr>
          <w:rFonts w:ascii="Times New Roman" w:eastAsia="Times New Roman" w:hAnsi="Times New Roman" w:cs="David" w:hint="cs"/>
          <w:sz w:val="24"/>
          <w:szCs w:val="24"/>
          <w:rtl/>
          <w:lang w:eastAsia="he-IL"/>
        </w:rPr>
        <w:t xml:space="preserve"> 1.6 מטר ולא יעלה על גובה של 2 מ'.</w:t>
      </w:r>
    </w:p>
    <w:p w14:paraId="70587350"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0C4CBC2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u w:val="single"/>
          <w:rtl/>
          <w:lang w:eastAsia="he-IL"/>
        </w:rPr>
      </w:pPr>
      <w:r w:rsidRPr="00E56613">
        <w:rPr>
          <w:rFonts w:ascii="Times New Roman" w:eastAsia="Times New Roman" w:hAnsi="Times New Roman" w:cs="David" w:hint="cs"/>
          <w:sz w:val="24"/>
          <w:szCs w:val="24"/>
          <w:u w:val="single"/>
          <w:rtl/>
          <w:lang w:eastAsia="he-IL"/>
        </w:rPr>
        <w:t>גדר קשיחה אטומה</w:t>
      </w:r>
    </w:p>
    <w:p w14:paraId="76DBC46A"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גדר זמנית מסוג זה בנויה מלוחות / פנלים קשיחים המחוברים ביניהם ליצירת רצף.</w:t>
      </w:r>
    </w:p>
    <w:p w14:paraId="680B0DF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הגדר יכולה להיות נתמכת ועצמאית, או רתומה ליסודות המתאימים המסוגלים לעמוד בעומסים הנדרשים.</w:t>
      </w:r>
    </w:p>
    <w:p w14:paraId="0B22C51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גובה הגדר לא יפחת מגובה של 1.8 מ', אלא אם מוקם גגון מעבר להולכי רגל.</w:t>
      </w:r>
    </w:p>
    <w:p w14:paraId="4FEF1A4E"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22D10937"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הדרישות מהגדר כוללות בין השאר:</w:t>
      </w:r>
    </w:p>
    <w:p w14:paraId="485B4584" w14:textId="77777777" w:rsidR="00E56613" w:rsidRPr="00E56613" w:rsidRDefault="00E56613" w:rsidP="00E56613">
      <w:pPr>
        <w:spacing w:before="0" w:beforeAutospacing="0" w:after="0" w:afterAutospacing="0" w:line="240" w:lineRule="auto"/>
        <w:rPr>
          <w:rFonts w:ascii="Times New Roman" w:eastAsia="Times New Roman" w:hAnsi="Times New Roman" w:cs="David"/>
          <w:sz w:val="24"/>
          <w:szCs w:val="24"/>
          <w:rtl/>
          <w:lang w:eastAsia="he-IL"/>
        </w:rPr>
      </w:pPr>
    </w:p>
    <w:p w14:paraId="7086BE2E"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בהתאם להערכת הסיכונים המקומית, ודרישת הרשויות.</w:t>
      </w:r>
    </w:p>
    <w:p w14:paraId="7C3AD3C2"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כנגד עומסים העשויים לחול עליה.</w:t>
      </w:r>
    </w:p>
    <w:p w14:paraId="77DAACCA"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עמידה בעומסי רוח.</w:t>
      </w:r>
    </w:p>
    <w:p w14:paraId="1B23B034"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לוחות הגדר צריכים להיות מחוברים אולם ללא אביזרי חיבור בולטים כברגים, מסמרים וכדומה.</w:t>
      </w:r>
    </w:p>
    <w:p w14:paraId="432B873E"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אסור שתמיכות הגדר יבלטו למסלולי הליכה.</w:t>
      </w:r>
    </w:p>
    <w:p w14:paraId="77F032E2" w14:textId="77777777" w:rsidR="00E56613" w:rsidRPr="00E56613" w:rsidRDefault="00E56613" w:rsidP="00237720">
      <w:pPr>
        <w:numPr>
          <w:ilvl w:val="0"/>
          <w:numId w:val="28"/>
        </w:numPr>
        <w:spacing w:before="0" w:beforeAutospacing="0" w:after="0" w:afterAutospacing="0" w:line="240" w:lineRule="auto"/>
        <w:jc w:val="both"/>
        <w:rPr>
          <w:rFonts w:ascii="Times New Roman" w:eastAsia="Times New Roman" w:hAnsi="Times New Roman" w:cs="David"/>
          <w:sz w:val="24"/>
          <w:szCs w:val="24"/>
          <w:lang w:eastAsia="he-IL"/>
        </w:rPr>
      </w:pPr>
      <w:r w:rsidRPr="00E56613">
        <w:rPr>
          <w:rFonts w:ascii="Times New Roman" w:eastAsia="Times New Roman" w:hAnsi="Times New Roman" w:cs="David" w:hint="cs"/>
          <w:sz w:val="24"/>
          <w:szCs w:val="24"/>
          <w:rtl/>
          <w:lang w:eastAsia="he-IL"/>
        </w:rPr>
        <w:t>גדר קשיחה המותקנת בשיפוע (בגלל מבנה האתר) וקיימת בה פינות בולטות בקצוות הפנלים (גדר מודרגת) יש לכסות אותן.</w:t>
      </w:r>
    </w:p>
    <w:p w14:paraId="54DCEE6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חובה לבצע בדיקה תקופתית של הגידור כדי להבטיח שהיא בטוחה ועומדת במטרות שלמענן הוקמה.</w:t>
      </w:r>
    </w:p>
    <w:p w14:paraId="3AB1D6D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538B69D1"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5. </w:t>
      </w:r>
      <w:r w:rsidRPr="00E56613">
        <w:rPr>
          <w:rFonts w:ascii="Times New Roman" w:eastAsia="Times New Roman" w:hAnsi="Times New Roman" w:cs="David" w:hint="cs"/>
          <w:b/>
          <w:bCs/>
          <w:sz w:val="24"/>
          <w:szCs w:val="24"/>
          <w:u w:val="single"/>
          <w:rtl/>
          <w:lang w:eastAsia="he-IL"/>
        </w:rPr>
        <w:t>שערים / פתחים לכניסת מבקרים</w:t>
      </w:r>
    </w:p>
    <w:p w14:paraId="266758D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5C8B2E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שערים / פתחים לכניסת מבקרים צריכים להיפתח כלפי פנים.</w:t>
      </w:r>
    </w:p>
    <w:p w14:paraId="5F8456F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ל"מעבר בטוח" תהיה נפרדת ויעודית.</w:t>
      </w:r>
    </w:p>
    <w:p w14:paraId="7308C55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הכניסה תהיה מבוקרת.</w:t>
      </w:r>
    </w:p>
    <w:p w14:paraId="3286F69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השערים והפתחים יהיו נעולים ויפתחו לכניסת מבקרים מורשים / דיירים רק ע"י עובד שהודרך והוסמך ללוות דיירים מבקרים / מורשים.</w:t>
      </w:r>
    </w:p>
    <w:p w14:paraId="7EADE46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70211BF0"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6. </w:t>
      </w:r>
      <w:r w:rsidRPr="00E56613">
        <w:rPr>
          <w:rFonts w:ascii="Times New Roman" w:eastAsia="Times New Roman" w:hAnsi="Times New Roman" w:cs="David" w:hint="cs"/>
          <w:b/>
          <w:bCs/>
          <w:sz w:val="24"/>
          <w:szCs w:val="24"/>
          <w:u w:val="single"/>
          <w:rtl/>
          <w:lang w:eastAsia="he-IL"/>
        </w:rPr>
        <w:t>שילוט</w:t>
      </w:r>
    </w:p>
    <w:p w14:paraId="4139A738"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BD0F1E0"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79DBF2B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5FC511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בנוסף יש לרשום הוראות בטיחות להתנהלות המבקר בזמן  ביקורו, תוך ציון האזורים שמותר למבקרים / דיירים לשהות בהם.</w:t>
      </w:r>
    </w:p>
    <w:p w14:paraId="3BBFD91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9F90DB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7291148D"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p>
    <w:p w14:paraId="42CE5FF5" w14:textId="77777777" w:rsidR="00E56613" w:rsidRPr="00E56613" w:rsidRDefault="00E56613" w:rsidP="00E56613">
      <w:pPr>
        <w:spacing w:before="0" w:beforeAutospacing="0" w:after="0" w:afterAutospacing="0" w:line="360" w:lineRule="auto"/>
        <w:rPr>
          <w:rFonts w:ascii="Times New Roman" w:eastAsia="Times New Roman" w:hAnsi="Times New Roman" w:cs="David"/>
          <w:b/>
          <w:bCs/>
          <w:sz w:val="24"/>
          <w:szCs w:val="24"/>
          <w:rtl/>
          <w:lang w:eastAsia="he-IL"/>
        </w:rPr>
      </w:pPr>
      <w:r w:rsidRPr="00E56613">
        <w:rPr>
          <w:rFonts w:ascii="Times New Roman" w:eastAsia="Times New Roman" w:hAnsi="Times New Roman" w:cs="David" w:hint="cs"/>
          <w:b/>
          <w:bCs/>
          <w:sz w:val="24"/>
          <w:szCs w:val="24"/>
          <w:rtl/>
          <w:lang w:eastAsia="he-IL"/>
        </w:rPr>
        <w:t xml:space="preserve">7. </w:t>
      </w:r>
      <w:r w:rsidRPr="00E56613">
        <w:rPr>
          <w:rFonts w:ascii="Times New Roman" w:eastAsia="Times New Roman" w:hAnsi="Times New Roman" w:cs="David" w:hint="cs"/>
          <w:b/>
          <w:bCs/>
          <w:sz w:val="24"/>
          <w:szCs w:val="24"/>
          <w:u w:val="single"/>
          <w:rtl/>
          <w:lang w:eastAsia="he-IL"/>
        </w:rPr>
        <w:t>תאורה</w:t>
      </w:r>
    </w:p>
    <w:p w14:paraId="024401D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0608362F"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r w:rsidRPr="00E56613">
        <w:rPr>
          <w:rFonts w:ascii="Times New Roman" w:eastAsia="Times New Roman" w:hAnsi="Times New Roman" w:cs="David" w:hint="cs"/>
          <w:sz w:val="24"/>
          <w:szCs w:val="24"/>
          <w:rtl/>
          <w:lang w:eastAsia="he-IL"/>
        </w:rPr>
        <w:t>במעבר יותקנו גופי תאורה מלאכותית מוגני מים, שיספקו תאורה מתאימה בהתאם לתכנון יועץ החשמל.</w:t>
      </w:r>
    </w:p>
    <w:p w14:paraId="041353B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47F4525"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18C9DCC"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A8E69B6"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647A3359"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3F10BB11"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7FE55DE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D515CBD"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55F7A14"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4ADB2CAE"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554DD9C3"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26A803C7" w14:textId="77777777" w:rsidR="00E56613" w:rsidRPr="00E56613" w:rsidRDefault="00E56613" w:rsidP="00E56613">
      <w:pPr>
        <w:spacing w:before="0" w:beforeAutospacing="0" w:after="0" w:afterAutospacing="0" w:line="360" w:lineRule="auto"/>
        <w:rPr>
          <w:rFonts w:ascii="Times New Roman" w:eastAsia="Times New Roman" w:hAnsi="Times New Roman" w:cs="David"/>
          <w:sz w:val="24"/>
          <w:szCs w:val="24"/>
          <w:rtl/>
          <w:lang w:eastAsia="he-IL"/>
        </w:rPr>
      </w:pPr>
    </w:p>
    <w:p w14:paraId="16A5BF63" w14:textId="77777777" w:rsidR="00E56613" w:rsidRPr="00E56613" w:rsidRDefault="00E56613" w:rsidP="00E56613">
      <w:pPr>
        <w:autoSpaceDE w:val="0"/>
        <w:autoSpaceDN w:val="0"/>
        <w:adjustRightInd w:val="0"/>
        <w:spacing w:before="0" w:beforeAutospacing="0" w:after="0" w:afterAutospacing="0" w:line="240" w:lineRule="auto"/>
        <w:ind w:left="-477" w:right="-1418"/>
        <w:jc w:val="both"/>
        <w:rPr>
          <w:rFonts w:ascii="David" w:eastAsia="Times New Roman" w:hAnsi="David" w:cs="David"/>
          <w:sz w:val="24"/>
          <w:szCs w:val="24"/>
          <w:u w:val="single"/>
          <w:rtl/>
        </w:rPr>
      </w:pPr>
    </w:p>
    <w:p w14:paraId="6FAC077D" w14:textId="77777777" w:rsidR="001A69D5" w:rsidRPr="0047052D" w:rsidRDefault="001A69D5" w:rsidP="0047052D">
      <w:pPr>
        <w:widowControl w:val="0"/>
        <w:spacing w:before="0" w:beforeAutospacing="0" w:after="0" w:afterAutospacing="0" w:line="240" w:lineRule="auto"/>
        <w:jc w:val="both"/>
      </w:pPr>
    </w:p>
    <w:sectPr w:rsidR="001A69D5" w:rsidRPr="0047052D" w:rsidSect="00CF334C">
      <w:headerReference w:type="default" r:id="rId20"/>
      <w:footerReference w:type="default" r:id="rId21"/>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0E41BA" w14:textId="77777777" w:rsidR="001E4512" w:rsidRDefault="001E4512" w:rsidP="00AF234B">
      <w:pPr>
        <w:spacing w:before="0" w:after="0" w:line="240" w:lineRule="auto"/>
      </w:pPr>
      <w:r>
        <w:separator/>
      </w:r>
    </w:p>
  </w:endnote>
  <w:endnote w:type="continuationSeparator" w:id="0">
    <w:p w14:paraId="6566F007" w14:textId="77777777" w:rsidR="001E4512" w:rsidRDefault="001E4512" w:rsidP="00AF234B">
      <w:pPr>
        <w:spacing w:before="0" w:after="0" w:line="240" w:lineRule="auto"/>
      </w:pPr>
      <w:r>
        <w:continuationSeparator/>
      </w:r>
    </w:p>
  </w:endnote>
  <w:endnote w:type="continuationNotice" w:id="1">
    <w:p w14:paraId="2CB03AE1" w14:textId="77777777" w:rsidR="001E4512" w:rsidRDefault="001E451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E4512" w:rsidRPr="002B6EAB" w14:paraId="414E538D" w14:textId="77777777" w:rsidTr="00967621">
      <w:tc>
        <w:tcPr>
          <w:tcW w:w="810" w:type="dxa"/>
        </w:tcPr>
        <w:p w14:paraId="776FD07D"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781710654"/>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179E3955" w14:textId="202AAC32" w:rsidR="001E4512" w:rsidRPr="002B6EAB" w:rsidRDefault="001E4512" w:rsidP="00967621">
              <w:pPr>
                <w:tabs>
                  <w:tab w:val="center" w:pos="4153"/>
                  <w:tab w:val="right" w:pos="8306"/>
                </w:tabs>
                <w:spacing w:before="0" w:after="0" w:line="240" w:lineRule="auto"/>
                <w:rPr>
                  <w:rFonts w:ascii="David" w:hAnsi="David"/>
                  <w:color w:val="00B0F0"/>
                  <w:sz w:val="20"/>
                  <w:szCs w:val="20"/>
                  <w:rtl/>
                </w:rPr>
              </w:pPr>
              <w:ins w:id="43" w:author="עינב יורוביצקי" w:date="2020-07-06T10:26:00Z">
                <w:r>
                  <w:rPr>
                    <w:rFonts w:ascii="David" w:hAnsi="David" w:hint="cs"/>
                    <w:color w:val="00B0F0"/>
                    <w:sz w:val="20"/>
                    <w:szCs w:val="20"/>
                    <w:rtl/>
                  </w:rPr>
                  <w:t xml:space="preserve">תל אביב </w:t>
                </w:r>
              </w:ins>
            </w:p>
          </w:tc>
        </w:sdtContent>
      </w:sdt>
      <w:tc>
        <w:tcPr>
          <w:tcW w:w="2810" w:type="dxa"/>
        </w:tcPr>
        <w:p w14:paraId="2C0A3757"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 xml:space="preserve">תבנית: </w:t>
          </w:r>
          <w:sdt>
            <w:sdtPr>
              <w:rPr>
                <w:rFonts w:ascii="David" w:hAnsi="David" w:hint="cs"/>
                <w:sz w:val="20"/>
                <w:szCs w:val="20"/>
                <w:rtl/>
              </w:rPr>
              <w:alias w:val="תבנית חוזה"/>
              <w:tag w:val="cntContractType"/>
              <w:id w:val="-1637713107"/>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1EF9C6B2" w14:textId="77777777" w:rsidR="001E4512" w:rsidRPr="002B6EAB" w:rsidRDefault="001E4512" w:rsidP="00967621">
          <w:pPr>
            <w:tabs>
              <w:tab w:val="center" w:pos="4153"/>
              <w:tab w:val="right" w:pos="8306"/>
            </w:tabs>
            <w:spacing w:before="0" w:after="0" w:line="240" w:lineRule="auto"/>
            <w:rPr>
              <w:rFonts w:ascii="David" w:hAnsi="David"/>
              <w:sz w:val="16"/>
              <w:szCs w:val="16"/>
              <w:rtl/>
            </w:rPr>
          </w:pPr>
        </w:p>
      </w:tc>
      <w:tc>
        <w:tcPr>
          <w:tcW w:w="1044" w:type="dxa"/>
        </w:tcPr>
        <w:p w14:paraId="6F485614"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r w:rsidRPr="002B6EAB">
            <w:rPr>
              <w:rFonts w:ascii="David" w:hAnsi="David"/>
              <w:sz w:val="20"/>
              <w:szCs w:val="20"/>
              <w:rtl/>
            </w:rPr>
            <w:t>מס' חוזה</w:t>
          </w:r>
          <w:r w:rsidRPr="002B6EAB">
            <w:rPr>
              <w:rFonts w:ascii="David" w:hAnsi="David" w:hint="cs"/>
              <w:sz w:val="20"/>
              <w:szCs w:val="20"/>
              <w:rtl/>
            </w:rPr>
            <w:t>:</w:t>
          </w:r>
        </w:p>
      </w:tc>
      <w:sdt>
        <w:sdtPr>
          <w:rPr>
            <w:rFonts w:ascii="David" w:hAnsi="David" w:hint="cs"/>
            <w:sz w:val="20"/>
            <w:szCs w:val="20"/>
            <w:rtl/>
          </w:rPr>
          <w:alias w:val="ערך של מזהה מסמך"/>
          <w:tag w:val="_dlc_DocId"/>
          <w:id w:val="-1016068524"/>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451B3F0B" w14:textId="04AA70CE" w:rsidR="001E4512" w:rsidRPr="002B6EAB" w:rsidRDefault="001E4512" w:rsidP="00967621">
              <w:pPr>
                <w:tabs>
                  <w:tab w:val="center" w:pos="4153"/>
                  <w:tab w:val="right" w:pos="8306"/>
                </w:tabs>
                <w:spacing w:before="0" w:after="0" w:line="240" w:lineRule="auto"/>
                <w:rPr>
                  <w:rFonts w:ascii="David" w:hAnsi="David"/>
                  <w:sz w:val="20"/>
                  <w:szCs w:val="20"/>
                  <w:rtl/>
                </w:rPr>
              </w:pPr>
              <w:del w:id="44" w:author="עינב יורוביצקי" w:date="2020-07-06T10:18:00Z">
                <w:r w:rsidDel="001C2A3D">
                  <w:rPr>
                    <w:rFonts w:ascii="David" w:hAnsi="David" w:hint="cs"/>
                    <w:sz w:val="20"/>
                    <w:szCs w:val="20"/>
                  </w:rPr>
                  <w:delText>CONT-5-716</w:delText>
                </w:r>
              </w:del>
              <w:ins w:id="45" w:author="עינב יורוביצקי" w:date="2020-07-06T10:18:00Z">
                <w:r>
                  <w:rPr>
                    <w:rFonts w:ascii="David" w:hAnsi="David" w:hint="cs"/>
                    <w:sz w:val="20"/>
                    <w:szCs w:val="20"/>
                  </w:rPr>
                  <w:t>CO</w:t>
                </w:r>
                <w:r>
                  <w:rPr>
                    <w:rFonts w:ascii="David" w:hAnsi="David" w:hint="cs"/>
                    <w:sz w:val="20"/>
                    <w:szCs w:val="20"/>
                    <w:rtl/>
                  </w:rPr>
                  <w:t>NT-10-1928</w:t>
                </w:r>
              </w:ins>
            </w:p>
          </w:tc>
        </w:sdtContent>
      </w:sdt>
    </w:tr>
    <w:tr w:rsidR="001E4512" w:rsidRPr="002B6EAB" w14:paraId="44CFB648" w14:textId="77777777" w:rsidTr="00967621">
      <w:tc>
        <w:tcPr>
          <w:tcW w:w="810" w:type="dxa"/>
        </w:tcPr>
        <w:p w14:paraId="74E817CB"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ספק:</w:t>
          </w:r>
        </w:p>
      </w:tc>
      <w:sdt>
        <w:sdtPr>
          <w:rPr>
            <w:rFonts w:ascii="David" w:hAnsi="David"/>
            <w:color w:val="00B0F0"/>
            <w:sz w:val="20"/>
            <w:szCs w:val="20"/>
            <w:rtl/>
          </w:rPr>
          <w:alias w:val="שם ספק"/>
          <w:tag w:val="cntSupllierName"/>
          <w:id w:val="30629118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06E5C335" w14:textId="77777777" w:rsidR="001E4512" w:rsidRPr="002B6EAB" w:rsidRDefault="001E4512" w:rsidP="00967621">
              <w:pPr>
                <w:tabs>
                  <w:tab w:val="center" w:pos="4153"/>
                  <w:tab w:val="right" w:pos="8306"/>
                </w:tabs>
                <w:spacing w:before="0" w:after="0" w:line="240" w:lineRule="auto"/>
                <w:rPr>
                  <w:rFonts w:ascii="David" w:hAnsi="David"/>
                  <w:color w:val="00B0F0"/>
                  <w:sz w:val="20"/>
                  <w:szCs w:val="20"/>
                  <w:rtl/>
                </w:rPr>
              </w:pPr>
              <w:r w:rsidRPr="002B6EAB">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E4512" w:rsidRPr="002B6EAB" w14:paraId="23BFB61A" w14:textId="77777777" w:rsidTr="00967621">
            <w:trPr>
              <w:trHeight w:val="201"/>
            </w:trPr>
            <w:tc>
              <w:tcPr>
                <w:tcW w:w="926" w:type="dxa"/>
              </w:tcPr>
              <w:p w14:paraId="377E707E"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גרסה:</w:t>
                </w:r>
              </w:p>
            </w:tc>
            <w:sdt>
              <w:sdtPr>
                <w:rPr>
                  <w:rFonts w:ascii="David" w:hAnsi="David"/>
                  <w:color w:val="00B0F0"/>
                  <w:sz w:val="20"/>
                  <w:szCs w:val="20"/>
                  <w:rtl/>
                </w:rPr>
                <w:alias w:val="גרסת חוזה"/>
                <w:tag w:val="cntContractVersion"/>
                <w:id w:val="-24857547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08AE5A02" w14:textId="65E9152E" w:rsidR="001E4512" w:rsidRPr="002B6EAB" w:rsidRDefault="002A6DCD" w:rsidP="00967621">
                    <w:pPr>
                      <w:tabs>
                        <w:tab w:val="center" w:pos="4153"/>
                        <w:tab w:val="right" w:pos="8306"/>
                      </w:tabs>
                      <w:spacing w:before="0" w:after="0" w:line="240" w:lineRule="auto"/>
                      <w:ind w:left="1" w:hanging="1"/>
                      <w:rPr>
                        <w:rFonts w:ascii="David" w:hAnsi="David"/>
                        <w:color w:val="00B0F0"/>
                        <w:sz w:val="20"/>
                        <w:szCs w:val="20"/>
                        <w:rtl/>
                      </w:rPr>
                    </w:pPr>
                    <w:ins w:id="46" w:author="עינב יורוביצקי" w:date="2020-07-06T10:52:00Z">
                      <w:r>
                        <w:rPr>
                          <w:rFonts w:ascii="David" w:hAnsi="David" w:hint="cs"/>
                          <w:color w:val="00B0F0"/>
                          <w:sz w:val="20"/>
                          <w:szCs w:val="20"/>
                          <w:rtl/>
                        </w:rPr>
                        <w:t>0.2</w:t>
                      </w:r>
                    </w:ins>
                  </w:p>
                </w:tc>
              </w:sdtContent>
            </w:sdt>
          </w:tr>
        </w:tbl>
        <w:p w14:paraId="0CB9BFD7"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c>
        <w:tcPr>
          <w:tcW w:w="233" w:type="dxa"/>
        </w:tcPr>
        <w:p w14:paraId="4D015E04"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c>
        <w:tcPr>
          <w:tcW w:w="1044" w:type="dxa"/>
        </w:tcPr>
        <w:p w14:paraId="4880A129"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r w:rsidRPr="002B6EAB">
            <w:rPr>
              <w:rFonts w:ascii="David" w:hAnsi="David" w:hint="cs"/>
              <w:sz w:val="20"/>
              <w:szCs w:val="20"/>
              <w:rtl/>
            </w:rPr>
            <w:t>סטטוס:</w:t>
          </w:r>
        </w:p>
      </w:tc>
      <w:tc>
        <w:tcPr>
          <w:tcW w:w="1763" w:type="dxa"/>
        </w:tcPr>
        <w:p w14:paraId="09B37658" w14:textId="2B271B75" w:rsidR="001E4512" w:rsidRPr="002B6EAB" w:rsidRDefault="002A6DCD" w:rsidP="00967621">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860784910"/>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47" w:author="עינב יורוביצקי" w:date="2020-07-06T10:52:00Z">
                <w:r>
                  <w:rPr>
                    <w:rFonts w:ascii="David" w:hAnsi="David" w:hint="cs"/>
                    <w:sz w:val="20"/>
                    <w:szCs w:val="20"/>
                    <w:rtl/>
                  </w:rPr>
                  <w:t>2;#</w:t>
                </w:r>
                <w:r>
                  <w:rPr>
                    <w:rFonts w:ascii="David" w:hAnsi="David" w:hint="cs"/>
                    <w:sz w:val="20"/>
                    <w:szCs w:val="20"/>
                  </w:rPr>
                  <w:t>Pending</w:t>
                </w:r>
              </w:ins>
            </w:sdtContent>
          </w:sdt>
        </w:p>
      </w:tc>
    </w:tr>
    <w:tr w:rsidR="001E4512" w:rsidRPr="002B6EAB" w14:paraId="668D9437" w14:textId="77777777" w:rsidTr="00967621">
      <w:trPr>
        <w:trHeight w:val="80"/>
      </w:trPr>
      <w:tc>
        <w:tcPr>
          <w:tcW w:w="810" w:type="dxa"/>
        </w:tcPr>
        <w:p w14:paraId="6F90B75A"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c>
        <w:tcPr>
          <w:tcW w:w="1646" w:type="dxa"/>
        </w:tcPr>
        <w:p w14:paraId="1DD6F7AD" w14:textId="77777777" w:rsidR="001E4512" w:rsidRPr="002B6EAB" w:rsidRDefault="001E4512" w:rsidP="00967621">
          <w:pPr>
            <w:tabs>
              <w:tab w:val="center" w:pos="4153"/>
              <w:tab w:val="right" w:pos="8306"/>
            </w:tabs>
            <w:spacing w:before="0" w:after="0" w:line="240" w:lineRule="auto"/>
            <w:rPr>
              <w:rFonts w:ascii="David" w:hAnsi="David"/>
              <w:color w:val="00B0F0"/>
              <w:sz w:val="20"/>
              <w:szCs w:val="20"/>
              <w:rtl/>
            </w:rPr>
          </w:pPr>
        </w:p>
      </w:tc>
      <w:tc>
        <w:tcPr>
          <w:tcW w:w="2810" w:type="dxa"/>
        </w:tcPr>
        <w:p w14:paraId="5AE8649D"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c>
        <w:tcPr>
          <w:tcW w:w="233" w:type="dxa"/>
        </w:tcPr>
        <w:p w14:paraId="2068C0CA"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c>
        <w:tcPr>
          <w:tcW w:w="1044" w:type="dxa"/>
        </w:tcPr>
        <w:p w14:paraId="6DB8D27B"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c>
        <w:tcPr>
          <w:tcW w:w="1763" w:type="dxa"/>
        </w:tcPr>
        <w:p w14:paraId="666FB55D" w14:textId="77777777" w:rsidR="001E4512" w:rsidRPr="002B6EAB" w:rsidRDefault="001E4512" w:rsidP="00967621">
          <w:pPr>
            <w:tabs>
              <w:tab w:val="center" w:pos="4153"/>
              <w:tab w:val="right" w:pos="8306"/>
            </w:tabs>
            <w:spacing w:before="0" w:after="0" w:line="240" w:lineRule="auto"/>
            <w:rPr>
              <w:rFonts w:ascii="David" w:hAnsi="David"/>
              <w:sz w:val="20"/>
              <w:szCs w:val="20"/>
              <w:rtl/>
            </w:rPr>
          </w:pPr>
        </w:p>
      </w:tc>
    </w:tr>
  </w:tbl>
  <w:p w14:paraId="607BDD3E" w14:textId="77777777" w:rsidR="001E4512" w:rsidRDefault="001E4512" w:rsidP="00CD183F">
    <w:pPr>
      <w:spacing w:before="0" w:beforeAutospacing="0" w:after="0" w:afterAutospacing="0" w:line="240" w:lineRule="auto"/>
      <w:rPr>
        <w:rFonts w:ascii="Arial" w:hAnsi="Arial" w:cs="Arial"/>
        <w:sz w:val="16"/>
        <w:szCs w:val="16"/>
        <w:rtl/>
      </w:rPr>
    </w:pPr>
    <w:r w:rsidRPr="002B6EAB">
      <w:rPr>
        <w:rFonts w:ascii="Arial" w:hAnsi="Arial" w:cs="Arial" w:hint="cs"/>
        <w:sz w:val="16"/>
        <w:szCs w:val="16"/>
        <w:rtl/>
      </w:rPr>
      <w:t xml:space="preserve">   </w:t>
    </w:r>
    <w:r w:rsidRPr="002B6EAB">
      <w:rPr>
        <w:rFonts w:ascii="Arial" w:hAnsi="Arial" w:cs="Arial"/>
        <w:sz w:val="16"/>
        <w:szCs w:val="16"/>
        <w:rtl/>
      </w:rPr>
      <w:t>© וקסלר, ברגמן ושות' עורכי-דין</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E4512" w:rsidRPr="003D5B2E" w14:paraId="063C9833" w14:textId="77777777" w:rsidTr="003D5B2E">
      <w:tc>
        <w:tcPr>
          <w:tcW w:w="810" w:type="dxa"/>
        </w:tcPr>
        <w:p w14:paraId="465041A7"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46" w:type="dxa"/>
            </w:tcPr>
            <w:p w14:paraId="0FF38740" w14:textId="37348826" w:rsidR="001E4512" w:rsidRPr="003D5B2E" w:rsidRDefault="001E4512" w:rsidP="003D5B2E">
              <w:pPr>
                <w:tabs>
                  <w:tab w:val="center" w:pos="4153"/>
                  <w:tab w:val="right" w:pos="8306"/>
                </w:tabs>
                <w:spacing w:before="0" w:after="0" w:line="240" w:lineRule="auto"/>
                <w:rPr>
                  <w:rFonts w:ascii="David" w:hAnsi="David"/>
                  <w:color w:val="00B0F0"/>
                  <w:sz w:val="20"/>
                  <w:szCs w:val="20"/>
                  <w:rtl/>
                </w:rPr>
              </w:pPr>
              <w:ins w:id="70" w:author="עינב יורוביצקי" w:date="2020-07-06T10:26:00Z">
                <w:r>
                  <w:rPr>
                    <w:rFonts w:ascii="David" w:hAnsi="David" w:hint="cs"/>
                    <w:color w:val="00B0F0"/>
                    <w:sz w:val="20"/>
                    <w:szCs w:val="20"/>
                    <w:rtl/>
                  </w:rPr>
                  <w:t xml:space="preserve">תל אביב </w:t>
                </w:r>
              </w:ins>
            </w:p>
          </w:tc>
        </w:sdtContent>
      </w:sdt>
      <w:tc>
        <w:tcPr>
          <w:tcW w:w="2810" w:type="dxa"/>
        </w:tcPr>
        <w:p w14:paraId="0C986517"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ראשי כללי</w:t>
              </w:r>
            </w:sdtContent>
          </w:sdt>
        </w:p>
      </w:tc>
      <w:tc>
        <w:tcPr>
          <w:tcW w:w="233" w:type="dxa"/>
        </w:tcPr>
        <w:p w14:paraId="4D6AD7BB" w14:textId="77777777" w:rsidR="001E4512" w:rsidRPr="003D5B2E" w:rsidRDefault="001E4512" w:rsidP="003D5B2E">
          <w:pPr>
            <w:tabs>
              <w:tab w:val="center" w:pos="4153"/>
              <w:tab w:val="right" w:pos="8306"/>
            </w:tabs>
            <w:spacing w:before="0" w:after="0" w:line="240" w:lineRule="auto"/>
            <w:rPr>
              <w:rFonts w:ascii="David" w:hAnsi="David"/>
              <w:sz w:val="16"/>
              <w:szCs w:val="16"/>
              <w:rtl/>
            </w:rPr>
          </w:pPr>
        </w:p>
      </w:tc>
      <w:tc>
        <w:tcPr>
          <w:tcW w:w="1044" w:type="dxa"/>
        </w:tcPr>
        <w:p w14:paraId="16E2F980"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r w:rsidRPr="003D5B2E">
            <w:rPr>
              <w:rFonts w:ascii="David" w:hAnsi="David"/>
              <w:sz w:val="20"/>
              <w:szCs w:val="20"/>
              <w:rtl/>
            </w:rPr>
            <w:t>מס' חוזה</w:t>
          </w:r>
          <w:r w:rsidRPr="003D5B2E">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63" w:type="dxa"/>
            </w:tcPr>
            <w:p w14:paraId="1C8A71CD" w14:textId="7EBC1882" w:rsidR="001E4512" w:rsidRPr="003D5B2E" w:rsidRDefault="001E4512" w:rsidP="003D5B2E">
              <w:pPr>
                <w:tabs>
                  <w:tab w:val="center" w:pos="4153"/>
                  <w:tab w:val="right" w:pos="8306"/>
                </w:tabs>
                <w:spacing w:before="0" w:after="0" w:line="240" w:lineRule="auto"/>
                <w:rPr>
                  <w:rFonts w:ascii="David" w:hAnsi="David"/>
                  <w:sz w:val="20"/>
                  <w:szCs w:val="20"/>
                  <w:rtl/>
                </w:rPr>
              </w:pPr>
              <w:del w:id="71" w:author="עינב יורוביצקי" w:date="2020-07-06T10:18:00Z">
                <w:r w:rsidDel="001C2A3D">
                  <w:rPr>
                    <w:rFonts w:ascii="David" w:hAnsi="David" w:hint="cs"/>
                    <w:sz w:val="20"/>
                    <w:szCs w:val="20"/>
                  </w:rPr>
                  <w:delText>CONT-5-716</w:delText>
                </w:r>
              </w:del>
              <w:ins w:id="72" w:author="עינב יורוביצקי" w:date="2020-07-06T10:18:00Z">
                <w:r>
                  <w:rPr>
                    <w:rFonts w:ascii="David" w:hAnsi="David" w:hint="cs"/>
                    <w:sz w:val="20"/>
                    <w:szCs w:val="20"/>
                  </w:rPr>
                  <w:t>CO</w:t>
                </w:r>
                <w:r>
                  <w:rPr>
                    <w:rFonts w:ascii="David" w:hAnsi="David" w:hint="cs"/>
                    <w:sz w:val="20"/>
                    <w:szCs w:val="20"/>
                    <w:rtl/>
                  </w:rPr>
                  <w:t>NT-10-1928</w:t>
                </w:r>
              </w:ins>
            </w:p>
          </w:tc>
        </w:sdtContent>
      </w:sdt>
    </w:tr>
    <w:tr w:rsidR="001E4512" w:rsidRPr="003D5B2E" w14:paraId="2D404B39" w14:textId="77777777" w:rsidTr="003D5B2E">
      <w:tc>
        <w:tcPr>
          <w:tcW w:w="810" w:type="dxa"/>
        </w:tcPr>
        <w:p w14:paraId="5DA77E05"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46" w:type="dxa"/>
            </w:tcPr>
            <w:p w14:paraId="7D9A6712" w14:textId="77777777" w:rsidR="001E4512" w:rsidRPr="003D5B2E" w:rsidRDefault="001E4512" w:rsidP="003D5B2E">
              <w:pPr>
                <w:tabs>
                  <w:tab w:val="center" w:pos="4153"/>
                  <w:tab w:val="right" w:pos="8306"/>
                </w:tabs>
                <w:spacing w:before="0" w:after="0" w:line="240" w:lineRule="auto"/>
                <w:rPr>
                  <w:rFonts w:ascii="David" w:hAnsi="David"/>
                  <w:color w:val="00B0F0"/>
                  <w:sz w:val="20"/>
                  <w:szCs w:val="20"/>
                  <w:rtl/>
                </w:rPr>
              </w:pPr>
              <w:r w:rsidRPr="003D5B2E">
                <w:rPr>
                  <w:color w:val="00B0F0"/>
                  <w:sz w:val="20"/>
                  <w:szCs w:val="20"/>
                  <w:rtl/>
                </w:rPr>
                <w:t>[שם ספק]</w:t>
              </w:r>
            </w:p>
          </w:tc>
        </w:sdtContent>
      </w:sdt>
      <w:tc>
        <w:tcPr>
          <w:tcW w:w="2810" w:type="dxa"/>
        </w:tcPr>
        <w:tbl>
          <w:tblPr>
            <w:tblStyle w:val="13"/>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E4512" w:rsidRPr="003D5B2E" w14:paraId="62EA3DD3" w14:textId="77777777" w:rsidTr="00E56613">
            <w:trPr>
              <w:trHeight w:val="201"/>
            </w:trPr>
            <w:tc>
              <w:tcPr>
                <w:tcW w:w="926" w:type="dxa"/>
              </w:tcPr>
              <w:p w14:paraId="277114E7"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383BA308" w14:textId="234C52AA" w:rsidR="001E4512" w:rsidRPr="003D5B2E" w:rsidRDefault="002A6DCD" w:rsidP="003D5B2E">
                    <w:pPr>
                      <w:tabs>
                        <w:tab w:val="center" w:pos="4153"/>
                        <w:tab w:val="right" w:pos="8306"/>
                      </w:tabs>
                      <w:spacing w:before="0" w:after="0" w:line="240" w:lineRule="auto"/>
                      <w:ind w:left="1" w:hanging="1"/>
                      <w:rPr>
                        <w:rFonts w:ascii="David" w:hAnsi="David"/>
                        <w:color w:val="00B0F0"/>
                        <w:sz w:val="20"/>
                        <w:szCs w:val="20"/>
                        <w:rtl/>
                      </w:rPr>
                    </w:pPr>
                    <w:ins w:id="73" w:author="עינב יורוביצקי" w:date="2020-07-06T10:52:00Z">
                      <w:r>
                        <w:rPr>
                          <w:rFonts w:ascii="David" w:hAnsi="David" w:hint="cs"/>
                          <w:color w:val="00B0F0"/>
                          <w:sz w:val="20"/>
                          <w:szCs w:val="20"/>
                          <w:rtl/>
                        </w:rPr>
                        <w:t>0.2</w:t>
                      </w:r>
                    </w:ins>
                  </w:p>
                </w:tc>
              </w:sdtContent>
            </w:sdt>
          </w:tr>
        </w:tbl>
        <w:p w14:paraId="4F52B246"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c>
        <w:tcPr>
          <w:tcW w:w="233" w:type="dxa"/>
        </w:tcPr>
        <w:p w14:paraId="328E137A"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c>
        <w:tcPr>
          <w:tcW w:w="1044" w:type="dxa"/>
        </w:tcPr>
        <w:p w14:paraId="0F8E0651"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r w:rsidRPr="003D5B2E">
            <w:rPr>
              <w:rFonts w:ascii="David" w:hAnsi="David" w:hint="cs"/>
              <w:sz w:val="20"/>
              <w:szCs w:val="20"/>
              <w:rtl/>
            </w:rPr>
            <w:t>סטטוס:</w:t>
          </w:r>
        </w:p>
      </w:tc>
      <w:tc>
        <w:tcPr>
          <w:tcW w:w="1763" w:type="dxa"/>
        </w:tcPr>
        <w:p w14:paraId="5695007B" w14:textId="0DE1AEF1" w:rsidR="001E4512" w:rsidRPr="003D5B2E" w:rsidRDefault="002A6DCD" w:rsidP="003D5B2E">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74" w:author="עינב יורוביצקי" w:date="2020-07-06T10:52:00Z">
                <w:r>
                  <w:rPr>
                    <w:rFonts w:ascii="David" w:hAnsi="David" w:hint="cs"/>
                    <w:sz w:val="20"/>
                    <w:szCs w:val="20"/>
                    <w:rtl/>
                  </w:rPr>
                  <w:t>2;#</w:t>
                </w:r>
                <w:r>
                  <w:rPr>
                    <w:rFonts w:ascii="David" w:hAnsi="David" w:hint="cs"/>
                    <w:sz w:val="20"/>
                    <w:szCs w:val="20"/>
                  </w:rPr>
                  <w:t>Pending</w:t>
                </w:r>
              </w:ins>
            </w:sdtContent>
          </w:sdt>
        </w:p>
      </w:tc>
    </w:tr>
    <w:tr w:rsidR="001E4512" w:rsidRPr="003D5B2E" w14:paraId="1C1235AC" w14:textId="77777777" w:rsidTr="003D5B2E">
      <w:trPr>
        <w:trHeight w:val="80"/>
      </w:trPr>
      <w:tc>
        <w:tcPr>
          <w:tcW w:w="810" w:type="dxa"/>
        </w:tcPr>
        <w:p w14:paraId="169289B3"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c>
        <w:tcPr>
          <w:tcW w:w="1646" w:type="dxa"/>
        </w:tcPr>
        <w:p w14:paraId="0EB95027" w14:textId="77777777" w:rsidR="001E4512" w:rsidRPr="003D5B2E" w:rsidRDefault="001E4512" w:rsidP="003D5B2E">
          <w:pPr>
            <w:tabs>
              <w:tab w:val="center" w:pos="4153"/>
              <w:tab w:val="right" w:pos="8306"/>
            </w:tabs>
            <w:spacing w:before="0" w:after="0" w:line="240" w:lineRule="auto"/>
            <w:rPr>
              <w:rFonts w:ascii="David" w:hAnsi="David"/>
              <w:color w:val="00B0F0"/>
              <w:sz w:val="20"/>
              <w:szCs w:val="20"/>
              <w:rtl/>
            </w:rPr>
          </w:pPr>
        </w:p>
      </w:tc>
      <w:tc>
        <w:tcPr>
          <w:tcW w:w="2810" w:type="dxa"/>
        </w:tcPr>
        <w:p w14:paraId="76449D84"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c>
        <w:tcPr>
          <w:tcW w:w="233" w:type="dxa"/>
        </w:tcPr>
        <w:p w14:paraId="415BB761"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c>
        <w:tcPr>
          <w:tcW w:w="1044" w:type="dxa"/>
        </w:tcPr>
        <w:p w14:paraId="7696E9C3"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c>
        <w:tcPr>
          <w:tcW w:w="1763" w:type="dxa"/>
        </w:tcPr>
        <w:p w14:paraId="1692E2C4" w14:textId="77777777" w:rsidR="001E4512" w:rsidRPr="003D5B2E" w:rsidRDefault="001E4512" w:rsidP="003D5B2E">
          <w:pPr>
            <w:tabs>
              <w:tab w:val="center" w:pos="4153"/>
              <w:tab w:val="right" w:pos="8306"/>
            </w:tabs>
            <w:spacing w:before="0" w:after="0" w:line="240" w:lineRule="auto"/>
            <w:rPr>
              <w:rFonts w:ascii="David" w:hAnsi="David"/>
              <w:sz w:val="20"/>
              <w:szCs w:val="20"/>
              <w:rtl/>
            </w:rPr>
          </w:pPr>
        </w:p>
      </w:tc>
    </w:tr>
  </w:tbl>
  <w:p w14:paraId="01A1D15E" w14:textId="77777777" w:rsidR="001E4512" w:rsidRPr="003D5B2E" w:rsidRDefault="001E4512" w:rsidP="003D5B2E">
    <w:pPr>
      <w:spacing w:before="0" w:beforeAutospacing="0" w:after="0" w:afterAutospacing="0" w:line="240" w:lineRule="auto"/>
      <w:rPr>
        <w:rFonts w:ascii="Arial" w:hAnsi="Arial" w:cs="Arial"/>
        <w:sz w:val="16"/>
        <w:szCs w:val="16"/>
      </w:rPr>
    </w:pPr>
    <w:r w:rsidRPr="003D5B2E">
      <w:rPr>
        <w:rFonts w:ascii="Arial" w:hAnsi="Arial" w:cs="Arial" w:hint="cs"/>
        <w:sz w:val="16"/>
        <w:szCs w:val="16"/>
        <w:rtl/>
      </w:rPr>
      <w:t xml:space="preserve">   </w:t>
    </w:r>
    <w:r w:rsidRPr="003D5B2E">
      <w:rPr>
        <w:rFonts w:ascii="Arial" w:hAnsi="Arial" w:cs="Arial"/>
        <w:sz w:val="16"/>
        <w:szCs w:val="16"/>
        <w:rtl/>
      </w:rPr>
      <w:t>© וקסלר, ברגמן ושות' עורכי-דין</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946ED7C" w14:textId="77777777" w:rsidR="001E4512" w:rsidRDefault="001E4512" w:rsidP="00AF234B">
      <w:pPr>
        <w:spacing w:before="0" w:after="0" w:line="240" w:lineRule="auto"/>
      </w:pPr>
      <w:r>
        <w:separator/>
      </w:r>
    </w:p>
  </w:footnote>
  <w:footnote w:type="continuationSeparator" w:id="0">
    <w:p w14:paraId="38E19DC6" w14:textId="77777777" w:rsidR="001E4512" w:rsidRDefault="001E4512" w:rsidP="00AF234B">
      <w:pPr>
        <w:spacing w:before="0" w:after="0" w:line="240" w:lineRule="auto"/>
      </w:pPr>
      <w:r>
        <w:continuationSeparator/>
      </w:r>
    </w:p>
  </w:footnote>
  <w:footnote w:type="continuationNotice" w:id="1">
    <w:p w14:paraId="2787604F" w14:textId="77777777" w:rsidR="001E4512" w:rsidRDefault="001E4512">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7F1E268" w14:textId="77777777" w:rsidR="001E4512" w:rsidRDefault="001E4512" w:rsidP="00E56613">
    <w:pPr>
      <w:pStyle w:val="a4"/>
      <w:framePr w:wrap="around" w:vAnchor="text" w:hAnchor="text" w:xAlign="center" w:y="1"/>
      <w:rPr>
        <w:rStyle w:val="af2"/>
      </w:rPr>
    </w:pPr>
    <w:r>
      <w:rPr>
        <w:rStyle w:val="af2"/>
      </w:rPr>
      <w:fldChar w:fldCharType="begin"/>
    </w:r>
    <w:r>
      <w:rPr>
        <w:rStyle w:val="af2"/>
      </w:rPr>
      <w:instrText xml:space="preserve">PAGE  </w:instrText>
    </w:r>
    <w:r>
      <w:rPr>
        <w:rStyle w:val="af2"/>
      </w:rPr>
      <w:fldChar w:fldCharType="end"/>
    </w:r>
  </w:p>
  <w:p w14:paraId="75879D66" w14:textId="77777777" w:rsidR="001E4512" w:rsidRDefault="001E4512">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83100" w14:textId="77777777" w:rsidR="001E4512" w:rsidRDefault="001E4512" w:rsidP="00E56613">
    <w:pPr>
      <w:pStyle w:val="Header1"/>
      <w:tabs>
        <w:tab w:val="clear" w:pos="4153"/>
        <w:tab w:val="left" w:pos="455"/>
        <w:tab w:val="center" w:pos="4156"/>
      </w:tabs>
      <w:rPr>
        <w:rtl/>
      </w:rPr>
    </w:pPr>
    <w:r>
      <w:rPr>
        <w:rtl/>
      </w:rPr>
      <w:tab/>
    </w:r>
    <w:r>
      <w:rPr>
        <w:rtl/>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692A62B0" w14:textId="77777777" w:rsidR="001E4512" w:rsidRDefault="001E4512" w:rsidP="00CF334C">
        <w:pPr>
          <w:pStyle w:val="a4"/>
          <w:jc w:val="center"/>
        </w:pPr>
        <w:r>
          <w:fldChar w:fldCharType="begin"/>
        </w:r>
        <w:r>
          <w:instrText xml:space="preserve"> PAGE   \* MERGEFORMAT </w:instrText>
        </w:r>
        <w:r>
          <w:fldChar w:fldCharType="separate"/>
        </w:r>
        <w:r w:rsidR="002A6DCD">
          <w:rPr>
            <w:noProof/>
            <w:rtl/>
          </w:rPr>
          <w:t>109</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nsid w:val="00F8464A"/>
    <w:multiLevelType w:val="hybridMultilevel"/>
    <w:tmpl w:val="0EA63DF6"/>
    <w:lvl w:ilvl="0" w:tplc="76B80430">
      <w:start w:val="1"/>
      <w:numFmt w:val="hebrew1"/>
      <w:lvlText w:val="%1."/>
      <w:lvlJc w:val="left"/>
      <w:pPr>
        <w:tabs>
          <w:tab w:val="num" w:pos="1440"/>
        </w:tabs>
        <w:ind w:left="1440" w:hanging="720"/>
      </w:pPr>
      <w:rPr>
        <w:rFonts w:cs="Times New Roman" w:hint="default"/>
        <w:b/>
        <w:bCs/>
        <w:sz w:val="2"/>
        <w:szCs w:val="26"/>
      </w:rPr>
    </w:lvl>
    <w:lvl w:ilvl="1" w:tplc="6338B266">
      <w:numFmt w:val="bullet"/>
      <w:lvlText w:val="•"/>
      <w:lvlJc w:val="left"/>
      <w:pPr>
        <w:ind w:left="1755" w:hanging="675"/>
      </w:pPr>
      <w:rPr>
        <w:rFonts w:ascii="David" w:eastAsia="Calibri" w:hAnsi="David" w:cs="David"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nsid w:val="08387696"/>
    <w:multiLevelType w:val="hybridMultilevel"/>
    <w:tmpl w:val="93546452"/>
    <w:lvl w:ilvl="0" w:tplc="CB38D066">
      <w:start w:val="1"/>
      <w:numFmt w:val="hebrew1"/>
      <w:lvlText w:val="%1."/>
      <w:lvlJc w:val="left"/>
      <w:pPr>
        <w:ind w:left="3966" w:hanging="360"/>
      </w:pPr>
      <w:rPr>
        <w:rFonts w:hint="default"/>
      </w:rPr>
    </w:lvl>
    <w:lvl w:ilvl="1" w:tplc="04090019" w:tentative="1">
      <w:start w:val="1"/>
      <w:numFmt w:val="lowerLetter"/>
      <w:lvlText w:val="%2."/>
      <w:lvlJc w:val="left"/>
      <w:pPr>
        <w:ind w:left="4686" w:hanging="360"/>
      </w:pPr>
    </w:lvl>
    <w:lvl w:ilvl="2" w:tplc="0409001B" w:tentative="1">
      <w:start w:val="1"/>
      <w:numFmt w:val="lowerRoman"/>
      <w:lvlText w:val="%3."/>
      <w:lvlJc w:val="right"/>
      <w:pPr>
        <w:ind w:left="5406" w:hanging="180"/>
      </w:pPr>
    </w:lvl>
    <w:lvl w:ilvl="3" w:tplc="0409000F" w:tentative="1">
      <w:start w:val="1"/>
      <w:numFmt w:val="decimal"/>
      <w:lvlText w:val="%4."/>
      <w:lvlJc w:val="left"/>
      <w:pPr>
        <w:ind w:left="6126" w:hanging="360"/>
      </w:pPr>
    </w:lvl>
    <w:lvl w:ilvl="4" w:tplc="04090019" w:tentative="1">
      <w:start w:val="1"/>
      <w:numFmt w:val="lowerLetter"/>
      <w:lvlText w:val="%5."/>
      <w:lvlJc w:val="left"/>
      <w:pPr>
        <w:ind w:left="6846" w:hanging="360"/>
      </w:pPr>
    </w:lvl>
    <w:lvl w:ilvl="5" w:tplc="0409001B" w:tentative="1">
      <w:start w:val="1"/>
      <w:numFmt w:val="lowerRoman"/>
      <w:lvlText w:val="%6."/>
      <w:lvlJc w:val="right"/>
      <w:pPr>
        <w:ind w:left="7566" w:hanging="180"/>
      </w:pPr>
    </w:lvl>
    <w:lvl w:ilvl="6" w:tplc="0409000F" w:tentative="1">
      <w:start w:val="1"/>
      <w:numFmt w:val="decimal"/>
      <w:lvlText w:val="%7."/>
      <w:lvlJc w:val="left"/>
      <w:pPr>
        <w:ind w:left="8286" w:hanging="360"/>
      </w:pPr>
    </w:lvl>
    <w:lvl w:ilvl="7" w:tplc="04090019" w:tentative="1">
      <w:start w:val="1"/>
      <w:numFmt w:val="lowerLetter"/>
      <w:lvlText w:val="%8."/>
      <w:lvlJc w:val="left"/>
      <w:pPr>
        <w:ind w:left="9006" w:hanging="360"/>
      </w:pPr>
    </w:lvl>
    <w:lvl w:ilvl="8" w:tplc="0409001B" w:tentative="1">
      <w:start w:val="1"/>
      <w:numFmt w:val="lowerRoman"/>
      <w:lvlText w:val="%9."/>
      <w:lvlJc w:val="right"/>
      <w:pPr>
        <w:ind w:left="9726" w:hanging="180"/>
      </w:pPr>
    </w:lvl>
  </w:abstractNum>
  <w:abstractNum w:abstractNumId="4">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nsid w:val="0DF823BC"/>
    <w:multiLevelType w:val="hybridMultilevel"/>
    <w:tmpl w:val="3E746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E1B6601"/>
    <w:multiLevelType w:val="hybridMultilevel"/>
    <w:tmpl w:val="B92A2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05C4FD5"/>
    <w:multiLevelType w:val="multilevel"/>
    <w:tmpl w:val="28A2503A"/>
    <w:lvl w:ilvl="0">
      <w:start w:val="1"/>
      <w:numFmt w:val="decimal"/>
      <w:lvlText w:val="%1."/>
      <w:lvlJc w:val="left"/>
      <w:pPr>
        <w:tabs>
          <w:tab w:val="num" w:pos="567"/>
        </w:tabs>
        <w:ind w:left="567" w:hanging="567"/>
      </w:pPr>
      <w:rPr>
        <w:rFonts w:cs="Times New Roman"/>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left"/>
      <w:pPr>
        <w:tabs>
          <w:tab w:val="num" w:pos="2421"/>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1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rPr>
        <w:rFonts w:hint="default"/>
      </w:rPr>
    </w:lvl>
    <w:lvl w:ilvl="2">
      <w:start w:val="2"/>
      <w:numFmt w:val="decimal"/>
      <w:lvlText w:val="%1.%2.%3"/>
      <w:lvlJc w:val="left"/>
      <w:pPr>
        <w:ind w:left="1712" w:hanging="720"/>
      </w:pPr>
      <w:rPr>
        <w:rFonts w:hint="default"/>
        <w:strike w:val="0"/>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520" w:hanging="108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360" w:hanging="1440"/>
      </w:pPr>
      <w:rPr>
        <w:rFonts w:hint="default"/>
      </w:rPr>
    </w:lvl>
  </w:abstractNum>
  <w:abstractNum w:abstractNumId="11">
    <w:nsid w:val="1EB3677F"/>
    <w:multiLevelType w:val="multilevel"/>
    <w:tmpl w:val="313C3EBE"/>
    <w:lvl w:ilvl="0">
      <w:start w:val="10"/>
      <w:numFmt w:val="decimal"/>
      <w:lvlText w:val="%1"/>
      <w:lvlJc w:val="left"/>
      <w:pPr>
        <w:tabs>
          <w:tab w:val="num" w:pos="570"/>
        </w:tabs>
        <w:ind w:left="570" w:hanging="570"/>
      </w:pPr>
      <w:rPr>
        <w:rFonts w:cs="Times New Roman" w:hint="default"/>
      </w:rPr>
    </w:lvl>
    <w:lvl w:ilvl="1">
      <w:start w:val="5"/>
      <w:numFmt w:val="decimal"/>
      <w:lvlText w:val="%1.%2"/>
      <w:lvlJc w:val="left"/>
      <w:pPr>
        <w:tabs>
          <w:tab w:val="num" w:pos="570"/>
        </w:tabs>
        <w:ind w:left="570" w:hanging="57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12">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
    <w:nsid w:val="22706D41"/>
    <w:multiLevelType w:val="multilevel"/>
    <w:tmpl w:val="5FEA087C"/>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strike w:val="0"/>
      </w:rPr>
    </w:lvl>
    <w:lvl w:ilvl="2">
      <w:start w:val="1"/>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4">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5">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6">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18">
    <w:nsid w:val="396467F5"/>
    <w:multiLevelType w:val="multilevel"/>
    <w:tmpl w:val="DB4C7654"/>
    <w:lvl w:ilvl="0">
      <w:start w:val="1"/>
      <w:numFmt w:val="decimal"/>
      <w:lvlText w:val="%1."/>
      <w:lvlJc w:val="left"/>
      <w:pPr>
        <w:tabs>
          <w:tab w:val="num" w:pos="647"/>
        </w:tabs>
        <w:ind w:left="647" w:hanging="705"/>
      </w:pPr>
      <w:rPr>
        <w:rFonts w:cs="Times New Roman" w:hint="default"/>
      </w:rPr>
    </w:lvl>
    <w:lvl w:ilvl="1">
      <w:start w:val="1"/>
      <w:numFmt w:val="decimal"/>
      <w:isLgl/>
      <w:lvlText w:val="%1.%2"/>
      <w:lvlJc w:val="left"/>
      <w:pPr>
        <w:tabs>
          <w:tab w:val="num" w:pos="362"/>
        </w:tabs>
        <w:ind w:left="362" w:hanging="420"/>
      </w:pPr>
      <w:rPr>
        <w:rFonts w:cs="Times New Roman" w:hint="default"/>
      </w:rPr>
    </w:lvl>
    <w:lvl w:ilvl="2">
      <w:start w:val="1"/>
      <w:numFmt w:val="decimal"/>
      <w:isLgl/>
      <w:lvlText w:val="%1.%2.%3"/>
      <w:lvlJc w:val="left"/>
      <w:pPr>
        <w:tabs>
          <w:tab w:val="num" w:pos="662"/>
        </w:tabs>
        <w:ind w:left="662" w:hanging="720"/>
      </w:pPr>
      <w:rPr>
        <w:rFonts w:cs="Times New Roman" w:hint="default"/>
      </w:rPr>
    </w:lvl>
    <w:lvl w:ilvl="3">
      <w:start w:val="1"/>
      <w:numFmt w:val="decimal"/>
      <w:isLgl/>
      <w:lvlText w:val="%1.%2.%3.%4"/>
      <w:lvlJc w:val="left"/>
      <w:pPr>
        <w:tabs>
          <w:tab w:val="num" w:pos="662"/>
        </w:tabs>
        <w:ind w:left="662" w:hanging="720"/>
      </w:pPr>
      <w:rPr>
        <w:rFonts w:cs="Times New Roman" w:hint="default"/>
      </w:rPr>
    </w:lvl>
    <w:lvl w:ilvl="4">
      <w:start w:val="1"/>
      <w:numFmt w:val="decimal"/>
      <w:isLgl/>
      <w:lvlText w:val="%1.%2.%3.%4.%5"/>
      <w:lvlJc w:val="left"/>
      <w:pPr>
        <w:tabs>
          <w:tab w:val="num" w:pos="1022"/>
        </w:tabs>
        <w:ind w:left="1022" w:hanging="1080"/>
      </w:pPr>
      <w:rPr>
        <w:rFonts w:cs="Times New Roman" w:hint="default"/>
      </w:rPr>
    </w:lvl>
    <w:lvl w:ilvl="5">
      <w:start w:val="1"/>
      <w:numFmt w:val="decimal"/>
      <w:isLgl/>
      <w:lvlText w:val="%1.%2.%3.%4.%5.%6"/>
      <w:lvlJc w:val="left"/>
      <w:pPr>
        <w:tabs>
          <w:tab w:val="num" w:pos="1022"/>
        </w:tabs>
        <w:ind w:left="1022" w:hanging="1080"/>
      </w:pPr>
      <w:rPr>
        <w:rFonts w:cs="Times New Roman" w:hint="default"/>
      </w:rPr>
    </w:lvl>
    <w:lvl w:ilvl="6">
      <w:start w:val="1"/>
      <w:numFmt w:val="decimal"/>
      <w:isLgl/>
      <w:lvlText w:val="%1.%2.%3.%4.%5.%6.%7"/>
      <w:lvlJc w:val="left"/>
      <w:pPr>
        <w:tabs>
          <w:tab w:val="num" w:pos="1382"/>
        </w:tabs>
        <w:ind w:left="1382" w:hanging="1440"/>
      </w:pPr>
      <w:rPr>
        <w:rFonts w:cs="Times New Roman" w:hint="default"/>
      </w:rPr>
    </w:lvl>
    <w:lvl w:ilvl="7">
      <w:start w:val="1"/>
      <w:numFmt w:val="decimal"/>
      <w:isLgl/>
      <w:lvlText w:val="%1.%2.%3.%4.%5.%6.%7.%8"/>
      <w:lvlJc w:val="left"/>
      <w:pPr>
        <w:tabs>
          <w:tab w:val="num" w:pos="1382"/>
        </w:tabs>
        <w:ind w:left="1382" w:hanging="1440"/>
      </w:pPr>
      <w:rPr>
        <w:rFonts w:cs="Times New Roman" w:hint="default"/>
      </w:rPr>
    </w:lvl>
    <w:lvl w:ilvl="8">
      <w:start w:val="1"/>
      <w:numFmt w:val="decimal"/>
      <w:isLgl/>
      <w:lvlText w:val="%1.%2.%3.%4.%5.%6.%7.%8.%9"/>
      <w:lvlJc w:val="left"/>
      <w:pPr>
        <w:tabs>
          <w:tab w:val="num" w:pos="1742"/>
        </w:tabs>
        <w:ind w:left="1742" w:hanging="1800"/>
      </w:pPr>
      <w:rPr>
        <w:rFonts w:cs="Times New Roman" w:hint="default"/>
      </w:rPr>
    </w:lvl>
  </w:abstractNum>
  <w:abstractNum w:abstractNumId="19">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nsid w:val="3FDD410A"/>
    <w:multiLevelType w:val="hybridMultilevel"/>
    <w:tmpl w:val="A0CEA2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2">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3">
    <w:nsid w:val="4B6761FF"/>
    <w:multiLevelType w:val="hybridMultilevel"/>
    <w:tmpl w:val="84CE6020"/>
    <w:lvl w:ilvl="0" w:tplc="04090001">
      <w:start w:val="1"/>
      <w:numFmt w:val="bullet"/>
      <w:lvlText w:val=""/>
      <w:lvlJc w:val="left"/>
      <w:pPr>
        <w:tabs>
          <w:tab w:val="num" w:pos="927"/>
        </w:tabs>
        <w:ind w:left="927" w:hanging="360"/>
      </w:pPr>
      <w:rPr>
        <w:rFonts w:ascii="Symbol" w:hAnsi="Symbol" w:hint="default"/>
      </w:rPr>
    </w:lvl>
    <w:lvl w:ilvl="1" w:tplc="04090003" w:tentative="1">
      <w:start w:val="1"/>
      <w:numFmt w:val="bullet"/>
      <w:lvlText w:val="o"/>
      <w:lvlJc w:val="left"/>
      <w:pPr>
        <w:tabs>
          <w:tab w:val="num" w:pos="1647"/>
        </w:tabs>
        <w:ind w:left="1647" w:hanging="360"/>
      </w:pPr>
      <w:rPr>
        <w:rFonts w:ascii="Courier New" w:hAnsi="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24">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5">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abstractNum w:abstractNumId="26">
    <w:nsid w:val="5D513D48"/>
    <w:multiLevelType w:val="hybridMultilevel"/>
    <w:tmpl w:val="623C28A0"/>
    <w:lvl w:ilvl="0" w:tplc="20A4A57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7">
    <w:nsid w:val="622C7E89"/>
    <w:multiLevelType w:val="hybridMultilevel"/>
    <w:tmpl w:val="F530F3BA"/>
    <w:lvl w:ilvl="0" w:tplc="0409000F">
      <w:start w:val="1"/>
      <w:numFmt w:val="decimal"/>
      <w:lvlText w:val="%1."/>
      <w:lvlJc w:val="left"/>
      <w:pPr>
        <w:tabs>
          <w:tab w:val="num" w:pos="360"/>
        </w:tabs>
        <w:ind w:left="360" w:hanging="360"/>
      </w:pPr>
      <w:rPr>
        <w:rFonts w:cs="Times New Roman" w:hint="default"/>
        <w:b/>
        <w:sz w:val="24"/>
        <w:szCs w:val="24"/>
      </w:rPr>
    </w:lvl>
    <w:lvl w:ilvl="1" w:tplc="04090001">
      <w:start w:val="1"/>
      <w:numFmt w:val="bullet"/>
      <w:lvlText w:val=""/>
      <w:lvlJc w:val="left"/>
      <w:pPr>
        <w:tabs>
          <w:tab w:val="num" w:pos="1080"/>
        </w:tabs>
        <w:ind w:left="1080" w:hanging="360"/>
      </w:pPr>
      <w:rPr>
        <w:rFonts w:ascii="Symbol" w:hAnsi="Symbol" w:hint="default"/>
        <w:b/>
        <w:sz w:val="24"/>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6F642A60"/>
    <w:multiLevelType w:val="multilevel"/>
    <w:tmpl w:val="AAB2FF9C"/>
    <w:lvl w:ilvl="0">
      <w:start w:val="1"/>
      <w:numFmt w:val="decimal"/>
      <w:lvlText w:val="%1."/>
      <w:lvlJc w:val="left"/>
      <w:pPr>
        <w:tabs>
          <w:tab w:val="num" w:pos="720"/>
        </w:tabs>
        <w:ind w:left="720" w:hanging="360"/>
      </w:pPr>
      <w:rPr>
        <w:rFonts w:cs="Times New Roman" w:hint="default"/>
      </w:rPr>
    </w:lvl>
    <w:lvl w:ilvl="1">
      <w:start w:val="2"/>
      <w:numFmt w:val="decimal"/>
      <w:isLgl/>
      <w:lvlText w:val="%1.%2."/>
      <w:lvlJc w:val="left"/>
      <w:pPr>
        <w:ind w:left="1452" w:hanging="405"/>
      </w:pPr>
      <w:rPr>
        <w:rFonts w:hint="default"/>
      </w:rPr>
    </w:lvl>
    <w:lvl w:ilvl="2">
      <w:start w:val="5"/>
      <w:numFmt w:val="decimal"/>
      <w:isLgl/>
      <w:lvlText w:val="%1.%2.%3."/>
      <w:lvlJc w:val="left"/>
      <w:pPr>
        <w:ind w:left="2454" w:hanging="720"/>
      </w:pPr>
      <w:rPr>
        <w:rFonts w:hint="default"/>
      </w:rPr>
    </w:lvl>
    <w:lvl w:ilvl="3">
      <w:start w:val="1"/>
      <w:numFmt w:val="decimal"/>
      <w:isLgl/>
      <w:lvlText w:val="%1.%2.%3.%4."/>
      <w:lvlJc w:val="left"/>
      <w:pPr>
        <w:ind w:left="3141" w:hanging="720"/>
      </w:pPr>
      <w:rPr>
        <w:rFonts w:hint="default"/>
      </w:rPr>
    </w:lvl>
    <w:lvl w:ilvl="4">
      <w:start w:val="1"/>
      <w:numFmt w:val="decimal"/>
      <w:isLgl/>
      <w:lvlText w:val="%1.%2.%3.%4.%5."/>
      <w:lvlJc w:val="left"/>
      <w:pPr>
        <w:ind w:left="4188" w:hanging="1080"/>
      </w:pPr>
      <w:rPr>
        <w:rFonts w:hint="default"/>
      </w:rPr>
    </w:lvl>
    <w:lvl w:ilvl="5">
      <w:start w:val="1"/>
      <w:numFmt w:val="decimal"/>
      <w:isLgl/>
      <w:lvlText w:val="%1.%2.%3.%4.%5.%6."/>
      <w:lvlJc w:val="left"/>
      <w:pPr>
        <w:ind w:left="4875" w:hanging="1080"/>
      </w:pPr>
      <w:rPr>
        <w:rFonts w:hint="default"/>
      </w:rPr>
    </w:lvl>
    <w:lvl w:ilvl="6">
      <w:start w:val="1"/>
      <w:numFmt w:val="decimal"/>
      <w:isLgl/>
      <w:lvlText w:val="%1.%2.%3.%4.%5.%6.%7."/>
      <w:lvlJc w:val="left"/>
      <w:pPr>
        <w:ind w:left="5922" w:hanging="1440"/>
      </w:pPr>
      <w:rPr>
        <w:rFonts w:hint="default"/>
      </w:rPr>
    </w:lvl>
    <w:lvl w:ilvl="7">
      <w:start w:val="1"/>
      <w:numFmt w:val="decimal"/>
      <w:isLgl/>
      <w:lvlText w:val="%1.%2.%3.%4.%5.%6.%7.%8."/>
      <w:lvlJc w:val="left"/>
      <w:pPr>
        <w:ind w:left="6609" w:hanging="1440"/>
      </w:pPr>
      <w:rPr>
        <w:rFonts w:hint="default"/>
      </w:rPr>
    </w:lvl>
    <w:lvl w:ilvl="8">
      <w:start w:val="1"/>
      <w:numFmt w:val="decimal"/>
      <w:isLgl/>
      <w:lvlText w:val="%1.%2.%3.%4.%5.%6.%7.%8.%9."/>
      <w:lvlJc w:val="left"/>
      <w:pPr>
        <w:ind w:left="7296" w:hanging="1440"/>
      </w:pPr>
      <w:rPr>
        <w:rFonts w:hint="default"/>
      </w:rPr>
    </w:lvl>
  </w:abstractNum>
  <w:abstractNum w:abstractNumId="29">
    <w:nsid w:val="741B0DFF"/>
    <w:multiLevelType w:val="hybridMultilevel"/>
    <w:tmpl w:val="63261CD8"/>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0"/>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lvlOverride w:ilvl="0">
      <w:startOverride w:val="10"/>
    </w:lvlOverride>
    <w:lvlOverride w:ilvl="1">
      <w:startOverride w:val="5"/>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5"/>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4"/>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lvlOverride w:ilvl="0">
      <w:startOverride w:val="1"/>
    </w:lvlOverride>
    <w:lvlOverride w:ilvl="1"/>
    <w:lvlOverride w:ilvl="2"/>
    <w:lvlOverride w:ilvl="3"/>
    <w:lvlOverride w:ilvl="4"/>
    <w:lvlOverride w:ilvl="5"/>
    <w:lvlOverride w:ilvl="6"/>
    <w:lvlOverride w:ilvl="7"/>
    <w:lvlOverride w:ilvl="8"/>
  </w:num>
  <w:num w:numId="19">
    <w:abstractNumId w:val="12"/>
  </w:num>
  <w:num w:numId="20">
    <w:abstractNumId w:val="21"/>
  </w:num>
  <w:num w:numId="2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10"/>
  </w:num>
  <w:num w:numId="24">
    <w:abstractNumId w:val="13"/>
  </w:num>
  <w:num w:numId="25">
    <w:abstractNumId w:val="29"/>
  </w:num>
  <w:num w:numId="26">
    <w:abstractNumId w:val="8"/>
  </w:num>
  <w:num w:numId="27">
    <w:abstractNumId w:val="7"/>
  </w:num>
  <w:num w:numId="28">
    <w:abstractNumId w:val="5"/>
  </w:num>
  <w:num w:numId="29">
    <w:abstractNumId w:val="26"/>
  </w:num>
  <w:num w:numId="30">
    <w:abstractNumId w:val="3"/>
  </w:num>
  <w:numIdMacAtCleanup w:val="29"/>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עינב יורוביצקי">
    <w15:presenceInfo w15:providerId="AD" w15:userId="S-1-5-21-1915107579-1707952165-794563710-123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6145"/>
  </w:hdrShapeDefaults>
  <w:footnotePr>
    <w:footnote w:id="-1"/>
    <w:footnote w:id="0"/>
    <w:footnote w:id="1"/>
  </w:footnotePr>
  <w:endnotePr>
    <w:endnote w:id="-1"/>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B7"/>
    <w:rsid w:val="000525E5"/>
    <w:rsid w:val="000F5BD1"/>
    <w:rsid w:val="00134C85"/>
    <w:rsid w:val="00152923"/>
    <w:rsid w:val="001607C8"/>
    <w:rsid w:val="0016188F"/>
    <w:rsid w:val="00165E87"/>
    <w:rsid w:val="001A0C3C"/>
    <w:rsid w:val="001A64F5"/>
    <w:rsid w:val="001A69D5"/>
    <w:rsid w:val="001B14FD"/>
    <w:rsid w:val="001C2A3D"/>
    <w:rsid w:val="001E4512"/>
    <w:rsid w:val="001F50AB"/>
    <w:rsid w:val="00201F06"/>
    <w:rsid w:val="00214ACF"/>
    <w:rsid w:val="00237720"/>
    <w:rsid w:val="00293249"/>
    <w:rsid w:val="002A6DCD"/>
    <w:rsid w:val="00345EDB"/>
    <w:rsid w:val="0037469F"/>
    <w:rsid w:val="00377752"/>
    <w:rsid w:val="0038219B"/>
    <w:rsid w:val="003B5FE4"/>
    <w:rsid w:val="003C30D7"/>
    <w:rsid w:val="003D5B2E"/>
    <w:rsid w:val="00436BCE"/>
    <w:rsid w:val="00436E45"/>
    <w:rsid w:val="00450CD1"/>
    <w:rsid w:val="0047052D"/>
    <w:rsid w:val="004739EA"/>
    <w:rsid w:val="004809D5"/>
    <w:rsid w:val="004A28B6"/>
    <w:rsid w:val="004A3746"/>
    <w:rsid w:val="004A6E07"/>
    <w:rsid w:val="004C5851"/>
    <w:rsid w:val="005047EF"/>
    <w:rsid w:val="00552E11"/>
    <w:rsid w:val="00553FFB"/>
    <w:rsid w:val="00593DF5"/>
    <w:rsid w:val="0059524A"/>
    <w:rsid w:val="005C5D10"/>
    <w:rsid w:val="00641007"/>
    <w:rsid w:val="006503BD"/>
    <w:rsid w:val="00666119"/>
    <w:rsid w:val="00686F0A"/>
    <w:rsid w:val="0072103C"/>
    <w:rsid w:val="00762722"/>
    <w:rsid w:val="00776496"/>
    <w:rsid w:val="007A2932"/>
    <w:rsid w:val="007A2B62"/>
    <w:rsid w:val="007C2BCD"/>
    <w:rsid w:val="007C2C6F"/>
    <w:rsid w:val="007E46A2"/>
    <w:rsid w:val="00865F43"/>
    <w:rsid w:val="00876FA7"/>
    <w:rsid w:val="008B0ACF"/>
    <w:rsid w:val="008C64C6"/>
    <w:rsid w:val="008F1370"/>
    <w:rsid w:val="00913564"/>
    <w:rsid w:val="00936C35"/>
    <w:rsid w:val="00942177"/>
    <w:rsid w:val="00967621"/>
    <w:rsid w:val="009B30C2"/>
    <w:rsid w:val="00A06D7B"/>
    <w:rsid w:val="00A42271"/>
    <w:rsid w:val="00AC04FE"/>
    <w:rsid w:val="00AD35D2"/>
    <w:rsid w:val="00AF234B"/>
    <w:rsid w:val="00BD72C4"/>
    <w:rsid w:val="00BE17B4"/>
    <w:rsid w:val="00C24089"/>
    <w:rsid w:val="00C96B78"/>
    <w:rsid w:val="00CA65CB"/>
    <w:rsid w:val="00CC5444"/>
    <w:rsid w:val="00CD183F"/>
    <w:rsid w:val="00CD6E5A"/>
    <w:rsid w:val="00CE0A1F"/>
    <w:rsid w:val="00CE1CB0"/>
    <w:rsid w:val="00CF334C"/>
    <w:rsid w:val="00CF7A18"/>
    <w:rsid w:val="00D1726F"/>
    <w:rsid w:val="00D904AB"/>
    <w:rsid w:val="00DC3D24"/>
    <w:rsid w:val="00DC5FD7"/>
    <w:rsid w:val="00DD032F"/>
    <w:rsid w:val="00DE118F"/>
    <w:rsid w:val="00E56613"/>
    <w:rsid w:val="00E679C7"/>
    <w:rsid w:val="00E74841"/>
    <w:rsid w:val="00EB50C8"/>
    <w:rsid w:val="00EC37B6"/>
    <w:rsid w:val="00ED380F"/>
    <w:rsid w:val="00EF43A0"/>
    <w:rsid w:val="00F23779"/>
    <w:rsid w:val="00F239A0"/>
    <w:rsid w:val="00F77C53"/>
    <w:rsid w:val="00F865AA"/>
    <w:rsid w:val="00FB4C73"/>
    <w:rsid w:val="00FC682F"/>
    <w:rsid w:val="00FE4D87"/>
    <w:rsid w:val="00FF00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5"/>
    <o:shapelayout v:ext="edit">
      <o:idmap v:ext="edit" data="1"/>
    </o:shapelayout>
  </w:shapeDefaults>
  <w:decimalSymbol w:val="."/>
  <w:listSeparator w:val=","/>
  <w14:docId w14:val="0DD7C9F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E679C7"/>
    <w:pPr>
      <w:bidi/>
      <w:spacing w:before="100" w:beforeAutospacing="1" w:after="100" w:afterAutospacing="1" w:line="720" w:lineRule="auto"/>
    </w:pPr>
  </w:style>
  <w:style w:type="paragraph" w:styleId="1">
    <w:name w:val="heading 1"/>
    <w:basedOn w:val="a0"/>
    <w:next w:val="a0"/>
    <w:link w:val="10"/>
    <w:qFormat/>
    <w:rsid w:val="00776496"/>
    <w:pPr>
      <w:keepNext/>
      <w:widowControl w:val="0"/>
      <w:bidi w:val="0"/>
      <w:spacing w:before="240" w:beforeAutospacing="0" w:after="60" w:afterAutospacing="0" w:line="240" w:lineRule="auto"/>
      <w:outlineLvl w:val="0"/>
    </w:pPr>
    <w:rPr>
      <w:rFonts w:ascii="Calibri Light" w:eastAsia="Times New Roman" w:hAnsi="Calibri Light" w:cs="Times New Roman"/>
      <w:b/>
      <w:bCs/>
      <w:kern w:val="32"/>
      <w:sz w:val="32"/>
      <w:szCs w:val="32"/>
      <w:lang w:eastAsia="he-IL"/>
    </w:rPr>
  </w:style>
  <w:style w:type="paragraph" w:styleId="2">
    <w:name w:val="heading 2"/>
    <w:basedOn w:val="a0"/>
    <w:next w:val="a0"/>
    <w:link w:val="20"/>
    <w:qFormat/>
    <w:rsid w:val="00776496"/>
    <w:pPr>
      <w:keepNext/>
      <w:spacing w:before="0" w:beforeAutospacing="0" w:after="0" w:afterAutospacing="0" w:line="240" w:lineRule="auto"/>
      <w:jc w:val="center"/>
      <w:outlineLvl w:val="1"/>
    </w:pPr>
    <w:rPr>
      <w:rFonts w:ascii="Times New Roman" w:eastAsia="Times New Roman" w:hAnsi="Times New Roman" w:cs="David"/>
      <w:b/>
      <w:bCs/>
      <w:sz w:val="24"/>
      <w:szCs w:val="24"/>
      <w:u w:val="single"/>
      <w:lang w:eastAsia="he-IL"/>
    </w:rPr>
  </w:style>
  <w:style w:type="paragraph" w:styleId="3">
    <w:name w:val="heading 3"/>
    <w:basedOn w:val="a0"/>
    <w:next w:val="a0"/>
    <w:link w:val="30"/>
    <w:qFormat/>
    <w:rsid w:val="00776496"/>
    <w:pPr>
      <w:keepNext/>
      <w:spacing w:before="0" w:beforeAutospacing="0" w:after="0" w:afterAutospacing="0" w:line="240" w:lineRule="auto"/>
      <w:jc w:val="center"/>
      <w:outlineLvl w:val="2"/>
    </w:pPr>
    <w:rPr>
      <w:rFonts w:ascii="Times New Roman" w:eastAsia="Times New Roman" w:hAnsi="Times New Roman" w:cs="David"/>
      <w:sz w:val="24"/>
      <w:szCs w:val="24"/>
      <w:u w:val="single"/>
      <w:lang w:eastAsia="he-IL"/>
    </w:rPr>
  </w:style>
  <w:style w:type="paragraph" w:styleId="4">
    <w:name w:val="heading 4"/>
    <w:basedOn w:val="a0"/>
    <w:next w:val="a0"/>
    <w:link w:val="40"/>
    <w:qFormat/>
    <w:rsid w:val="00776496"/>
    <w:pPr>
      <w:keepNext/>
      <w:widowControl w:val="0"/>
      <w:bidi w:val="0"/>
      <w:spacing w:before="240" w:beforeAutospacing="0" w:after="60" w:afterAutospacing="0" w:line="240" w:lineRule="auto"/>
      <w:outlineLvl w:val="3"/>
    </w:pPr>
    <w:rPr>
      <w:rFonts w:ascii="Calibri" w:eastAsia="Times New Roman" w:hAnsi="Calibri" w:cs="Arial"/>
      <w:b/>
      <w:bCs/>
      <w:sz w:val="28"/>
      <w:szCs w:val="28"/>
      <w:lang w:eastAsia="he-IL"/>
    </w:rPr>
  </w:style>
  <w:style w:type="paragraph" w:styleId="5">
    <w:name w:val="heading 5"/>
    <w:basedOn w:val="a0"/>
    <w:next w:val="a0"/>
    <w:link w:val="50"/>
    <w:qFormat/>
    <w:rsid w:val="00776496"/>
    <w:pPr>
      <w:widowControl w:val="0"/>
      <w:bidi w:val="0"/>
      <w:spacing w:before="240" w:beforeAutospacing="0" w:after="60" w:afterAutospacing="0" w:line="240" w:lineRule="auto"/>
      <w:outlineLvl w:val="4"/>
    </w:pPr>
    <w:rPr>
      <w:rFonts w:ascii="Times New Roman" w:eastAsia="Times New Roman" w:hAnsi="Times New Roman" w:cs="David"/>
      <w:b/>
      <w:bCs/>
      <w:i/>
      <w:iCs/>
      <w:sz w:val="26"/>
      <w:szCs w:val="26"/>
      <w:lang w:eastAsia="he-IL"/>
    </w:rPr>
  </w:style>
  <w:style w:type="paragraph" w:styleId="8">
    <w:name w:val="heading 8"/>
    <w:basedOn w:val="a0"/>
    <w:next w:val="a0"/>
    <w:link w:val="80"/>
    <w:unhideWhenUsed/>
    <w:qFormat/>
    <w:rsid w:val="00776496"/>
    <w:pPr>
      <w:widowControl w:val="0"/>
      <w:bidi w:val="0"/>
      <w:spacing w:before="240" w:beforeAutospacing="0" w:after="60" w:afterAutospacing="0" w:line="240" w:lineRule="auto"/>
      <w:outlineLvl w:val="7"/>
    </w:pPr>
    <w:rPr>
      <w:rFonts w:ascii="Calibri" w:eastAsia="Times New Roman" w:hAnsi="Calibri" w:cs="Arial"/>
      <w:i/>
      <w:iCs/>
      <w:sz w:val="24"/>
      <w:szCs w:val="24"/>
      <w:lang w:eastAsia="he-IL"/>
    </w:rPr>
  </w:style>
  <w:style w:type="paragraph" w:styleId="9">
    <w:name w:val="heading 9"/>
    <w:basedOn w:val="a0"/>
    <w:next w:val="a0"/>
    <w:link w:val="90"/>
    <w:qFormat/>
    <w:rsid w:val="00E56613"/>
    <w:pPr>
      <w:spacing w:before="240" w:beforeAutospacing="0" w:after="60" w:afterAutospacing="0" w:line="360" w:lineRule="auto"/>
      <w:jc w:val="both"/>
      <w:outlineLvl w:val="8"/>
    </w:pPr>
    <w:rPr>
      <w:rFonts w:ascii="Arial" w:eastAsia="Times New Roman"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F234B"/>
    <w:pPr>
      <w:tabs>
        <w:tab w:val="center" w:pos="4153"/>
        <w:tab w:val="right" w:pos="8306"/>
      </w:tabs>
      <w:spacing w:before="0" w:after="0" w:line="240" w:lineRule="auto"/>
    </w:pPr>
  </w:style>
  <w:style w:type="character" w:customStyle="1" w:styleId="a5">
    <w:name w:val="כותרת עליונה תו"/>
    <w:basedOn w:val="a1"/>
    <w:link w:val="a4"/>
    <w:uiPriority w:val="99"/>
    <w:rsid w:val="00AF234B"/>
  </w:style>
  <w:style w:type="paragraph" w:styleId="a6">
    <w:name w:val="footer"/>
    <w:basedOn w:val="a0"/>
    <w:link w:val="a7"/>
    <w:unhideWhenUsed/>
    <w:rsid w:val="00AF234B"/>
    <w:pPr>
      <w:tabs>
        <w:tab w:val="center" w:pos="4153"/>
        <w:tab w:val="right" w:pos="8306"/>
      </w:tabs>
      <w:spacing w:before="0" w:after="0" w:line="240" w:lineRule="auto"/>
    </w:pPr>
  </w:style>
  <w:style w:type="character" w:customStyle="1" w:styleId="a7">
    <w:name w:val="כותרת תחתונה תו"/>
    <w:basedOn w:val="a1"/>
    <w:link w:val="a6"/>
    <w:rsid w:val="00AF234B"/>
  </w:style>
  <w:style w:type="character" w:styleId="a8">
    <w:name w:val="Placeholder Text"/>
    <w:basedOn w:val="a1"/>
    <w:uiPriority w:val="99"/>
    <w:semiHidden/>
    <w:rsid w:val="00552E11"/>
    <w:rPr>
      <w:color w:val="808080"/>
    </w:rPr>
  </w:style>
  <w:style w:type="table" w:styleId="a9">
    <w:name w:val="Table Grid"/>
    <w:basedOn w:val="a2"/>
    <w:uiPriority w:val="39"/>
    <w:rsid w:val="001A0C3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utoFields">
    <w:name w:val="AutoFields"/>
    <w:basedOn w:val="a6"/>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a7"/>
    <w:link w:val="AutoFields"/>
    <w:rsid w:val="00CF334C"/>
    <w:rPr>
      <w:rFonts w:ascii="David" w:hAnsi="David" w:cs="David"/>
      <w:color w:val="0070C0"/>
      <w:sz w:val="20"/>
      <w:szCs w:val="24"/>
    </w:rPr>
  </w:style>
  <w:style w:type="character" w:customStyle="1" w:styleId="10">
    <w:name w:val="כותרת 1 תו"/>
    <w:basedOn w:val="a1"/>
    <w:link w:val="1"/>
    <w:rsid w:val="00776496"/>
    <w:rPr>
      <w:rFonts w:ascii="Calibri Light" w:eastAsia="Times New Roman" w:hAnsi="Calibri Light" w:cs="Times New Roman"/>
      <w:b/>
      <w:bCs/>
      <w:kern w:val="32"/>
      <w:sz w:val="32"/>
      <w:szCs w:val="32"/>
      <w:lang w:eastAsia="he-IL"/>
    </w:rPr>
  </w:style>
  <w:style w:type="character" w:customStyle="1" w:styleId="20">
    <w:name w:val="כותרת 2 תו"/>
    <w:basedOn w:val="a1"/>
    <w:link w:val="2"/>
    <w:rsid w:val="00776496"/>
    <w:rPr>
      <w:rFonts w:ascii="Times New Roman" w:eastAsia="Times New Roman" w:hAnsi="Times New Roman" w:cs="David"/>
      <w:b/>
      <w:bCs/>
      <w:sz w:val="24"/>
      <w:szCs w:val="24"/>
      <w:u w:val="single"/>
      <w:lang w:eastAsia="he-IL"/>
    </w:rPr>
  </w:style>
  <w:style w:type="character" w:customStyle="1" w:styleId="30">
    <w:name w:val="כותרת 3 תו"/>
    <w:basedOn w:val="a1"/>
    <w:link w:val="3"/>
    <w:rsid w:val="00776496"/>
    <w:rPr>
      <w:rFonts w:ascii="Times New Roman" w:eastAsia="Times New Roman" w:hAnsi="Times New Roman" w:cs="David"/>
      <w:sz w:val="24"/>
      <w:szCs w:val="24"/>
      <w:u w:val="single"/>
      <w:lang w:eastAsia="he-IL"/>
    </w:rPr>
  </w:style>
  <w:style w:type="character" w:customStyle="1" w:styleId="40">
    <w:name w:val="כותרת 4 תו"/>
    <w:basedOn w:val="a1"/>
    <w:link w:val="4"/>
    <w:rsid w:val="00776496"/>
    <w:rPr>
      <w:rFonts w:ascii="Calibri" w:eastAsia="Times New Roman" w:hAnsi="Calibri" w:cs="Arial"/>
      <w:b/>
      <w:bCs/>
      <w:sz w:val="28"/>
      <w:szCs w:val="28"/>
      <w:lang w:eastAsia="he-IL"/>
    </w:rPr>
  </w:style>
  <w:style w:type="character" w:customStyle="1" w:styleId="50">
    <w:name w:val="כותרת 5 תו"/>
    <w:basedOn w:val="a1"/>
    <w:link w:val="5"/>
    <w:rsid w:val="00776496"/>
    <w:rPr>
      <w:rFonts w:ascii="Times New Roman" w:eastAsia="Times New Roman" w:hAnsi="Times New Roman" w:cs="David"/>
      <w:b/>
      <w:bCs/>
      <w:i/>
      <w:iCs/>
      <w:sz w:val="26"/>
      <w:szCs w:val="26"/>
      <w:lang w:eastAsia="he-IL"/>
    </w:rPr>
  </w:style>
  <w:style w:type="character" w:customStyle="1" w:styleId="80">
    <w:name w:val="כותרת 8 תו"/>
    <w:basedOn w:val="a1"/>
    <w:link w:val="8"/>
    <w:semiHidden/>
    <w:rsid w:val="00776496"/>
    <w:rPr>
      <w:rFonts w:ascii="Calibri" w:eastAsia="Times New Roman" w:hAnsi="Calibri" w:cs="Arial"/>
      <w:i/>
      <w:iCs/>
      <w:sz w:val="24"/>
      <w:szCs w:val="24"/>
      <w:lang w:eastAsia="he-IL"/>
    </w:rPr>
  </w:style>
  <w:style w:type="numbering" w:customStyle="1" w:styleId="NoList1">
    <w:name w:val="No List1"/>
    <w:next w:val="a3"/>
    <w:semiHidden/>
    <w:rsid w:val="00776496"/>
  </w:style>
  <w:style w:type="paragraph" w:customStyle="1" w:styleId="Heading11">
    <w:name w:val="Heading 11"/>
    <w:basedOn w:val="a0"/>
    <w:next w:val="a0"/>
    <w:rsid w:val="00776496"/>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a0"/>
    <w:next w:val="a0"/>
    <w:rsid w:val="00776496"/>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a0"/>
    <w:next w:val="a0"/>
    <w:rsid w:val="00776496"/>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0"/>
    <w:next w:val="a0"/>
    <w:rsid w:val="00776496"/>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styleId="aa">
    <w:name w:val="Body Text"/>
    <w:basedOn w:val="a0"/>
    <w:link w:val="ab"/>
    <w:rsid w:val="00776496"/>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b">
    <w:name w:val="גוף טקסט תו"/>
    <w:basedOn w:val="a1"/>
    <w:link w:val="aa"/>
    <w:rsid w:val="00776496"/>
    <w:rPr>
      <w:rFonts w:ascii="Times New Roman" w:eastAsia="Times New Roman" w:hAnsi="Times New Roman" w:cs="David"/>
      <w:sz w:val="20"/>
      <w:szCs w:val="24"/>
      <w:lang w:eastAsia="he-IL"/>
    </w:rPr>
  </w:style>
  <w:style w:type="paragraph" w:styleId="ac">
    <w:name w:val="Title"/>
    <w:basedOn w:val="a0"/>
    <w:link w:val="ad"/>
    <w:uiPriority w:val="99"/>
    <w:qFormat/>
    <w:rsid w:val="00776496"/>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d">
    <w:name w:val="כותרת טקסט תו"/>
    <w:basedOn w:val="a1"/>
    <w:link w:val="ac"/>
    <w:uiPriority w:val="99"/>
    <w:rsid w:val="00776496"/>
    <w:rPr>
      <w:rFonts w:ascii="Times New Roman" w:eastAsia="Times New Roman" w:hAnsi="Times New Roman" w:cs="David"/>
      <w:bCs/>
      <w:i/>
      <w:iCs/>
      <w:sz w:val="32"/>
      <w:szCs w:val="32"/>
      <w:u w:val="single"/>
      <w:lang w:eastAsia="he-IL"/>
    </w:rPr>
  </w:style>
  <w:style w:type="character" w:customStyle="1" w:styleId="PageNumber1">
    <w:name w:val="Page Number1"/>
    <w:rsid w:val="00776496"/>
    <w:rPr>
      <w:rFonts w:cs="Times New Roman"/>
    </w:rPr>
  </w:style>
  <w:style w:type="paragraph" w:styleId="ae">
    <w:name w:val="Block Text"/>
    <w:basedOn w:val="a0"/>
    <w:rsid w:val="00776496"/>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BodyTextIndent1">
    <w:name w:val="Body Text Indent1"/>
    <w:basedOn w:val="a0"/>
    <w:rsid w:val="00776496"/>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31">
    <w:name w:val="Body Text Indent 3"/>
    <w:basedOn w:val="a0"/>
    <w:link w:val="32"/>
    <w:rsid w:val="00776496"/>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1"/>
    <w:link w:val="31"/>
    <w:rsid w:val="00776496"/>
    <w:rPr>
      <w:rFonts w:ascii="Times New Roman" w:eastAsia="Times New Roman" w:hAnsi="Times New Roman" w:cs="David"/>
      <w:sz w:val="24"/>
      <w:szCs w:val="24"/>
      <w:lang w:eastAsia="he-IL"/>
    </w:rPr>
  </w:style>
  <w:style w:type="paragraph" w:styleId="21">
    <w:name w:val="Body Text Indent 2"/>
    <w:basedOn w:val="a0"/>
    <w:link w:val="22"/>
    <w:rsid w:val="00776496"/>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1"/>
    <w:link w:val="21"/>
    <w:rsid w:val="00776496"/>
    <w:rPr>
      <w:rFonts w:ascii="Times New Roman" w:eastAsia="Times New Roman" w:hAnsi="Times New Roman" w:cs="David"/>
      <w:sz w:val="20"/>
      <w:szCs w:val="24"/>
      <w:lang w:eastAsia="he-IL"/>
    </w:rPr>
  </w:style>
  <w:style w:type="paragraph" w:styleId="af">
    <w:name w:val="Balloon Text"/>
    <w:basedOn w:val="a0"/>
    <w:link w:val="af0"/>
    <w:semiHidden/>
    <w:rsid w:val="00776496"/>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1"/>
    <w:link w:val="af"/>
    <w:semiHidden/>
    <w:rsid w:val="00776496"/>
    <w:rPr>
      <w:rFonts w:ascii="Tahoma" w:eastAsia="Times New Roman" w:hAnsi="Tahoma" w:cs="Tahoma"/>
      <w:sz w:val="16"/>
      <w:szCs w:val="16"/>
      <w:lang w:eastAsia="he-IL"/>
    </w:rPr>
  </w:style>
  <w:style w:type="paragraph" w:customStyle="1" w:styleId="af1">
    <w:name w:val="סגנון"/>
    <w:basedOn w:val="a0"/>
    <w:next w:val="ae"/>
    <w:rsid w:val="00776496"/>
    <w:pPr>
      <w:spacing w:before="0" w:beforeAutospacing="0" w:after="0" w:afterAutospacing="0" w:line="240" w:lineRule="auto"/>
      <w:ind w:left="1440"/>
    </w:pPr>
    <w:rPr>
      <w:rFonts w:ascii="Times New Roman" w:eastAsia="Times New Roman" w:hAnsi="Times New Roman" w:cs="David"/>
      <w:sz w:val="24"/>
      <w:szCs w:val="24"/>
      <w:lang w:eastAsia="he-IL"/>
    </w:rPr>
  </w:style>
  <w:style w:type="character" w:styleId="af2">
    <w:name w:val="page number"/>
    <w:rsid w:val="00776496"/>
    <w:rPr>
      <w:rFonts w:cs="Times New Roman"/>
    </w:rPr>
  </w:style>
  <w:style w:type="paragraph" w:styleId="af3">
    <w:name w:val="Document Map"/>
    <w:basedOn w:val="a0"/>
    <w:link w:val="af4"/>
    <w:semiHidden/>
    <w:rsid w:val="00776496"/>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4">
    <w:name w:val="מפת מסמך תו"/>
    <w:basedOn w:val="a1"/>
    <w:link w:val="af3"/>
    <w:semiHidden/>
    <w:rsid w:val="00776496"/>
    <w:rPr>
      <w:rFonts w:ascii="Tahoma" w:eastAsia="Times New Roman" w:hAnsi="Tahoma" w:cs="Tahoma"/>
      <w:sz w:val="20"/>
      <w:szCs w:val="20"/>
      <w:shd w:val="clear" w:color="auto" w:fill="000080"/>
      <w:lang w:eastAsia="he-IL"/>
    </w:rPr>
  </w:style>
  <w:style w:type="paragraph" w:customStyle="1" w:styleId="af5">
    <w:name w:val="רשימה מימין"/>
    <w:basedOn w:val="a0"/>
    <w:rsid w:val="00776496"/>
    <w:pPr>
      <w:spacing w:before="0" w:beforeAutospacing="0" w:after="0" w:afterAutospacing="0" w:line="240" w:lineRule="auto"/>
      <w:ind w:left="540" w:hanging="540"/>
    </w:pPr>
    <w:rPr>
      <w:rFonts w:ascii="Times New Roman" w:eastAsia="Times New Roman" w:hAnsi="Times New Roman" w:cs="David"/>
      <w:sz w:val="24"/>
    </w:rPr>
  </w:style>
  <w:style w:type="paragraph" w:customStyle="1" w:styleId="Heading41">
    <w:name w:val="Heading 41"/>
    <w:basedOn w:val="a0"/>
    <w:next w:val="a0"/>
    <w:rsid w:val="00776496"/>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0"/>
    <w:next w:val="a0"/>
    <w:rsid w:val="00776496"/>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0"/>
    <w:next w:val="a0"/>
    <w:rsid w:val="00776496"/>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0"/>
    <w:next w:val="a0"/>
    <w:rsid w:val="00776496"/>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0"/>
    <w:next w:val="a0"/>
    <w:rsid w:val="00776496"/>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0"/>
    <w:rsid w:val="00776496"/>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11">
    <w:name w:val="חתימה1"/>
    <w:basedOn w:val="a0"/>
    <w:rsid w:val="00776496"/>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6">
    <w:name w:val="חתימה קו אחד"/>
    <w:basedOn w:val="11"/>
    <w:rsid w:val="00776496"/>
    <w:pPr>
      <w:tabs>
        <w:tab w:val="left" w:pos="2880"/>
        <w:tab w:val="left" w:pos="5220"/>
        <w:tab w:val="left" w:pos="7740"/>
      </w:tabs>
      <w:ind w:left="360"/>
    </w:pPr>
    <w:rPr>
      <w:sz w:val="22"/>
      <w:szCs w:val="22"/>
    </w:rPr>
  </w:style>
  <w:style w:type="paragraph" w:customStyle="1" w:styleId="12">
    <w:name w:val="חתימה קו 1 נקודות"/>
    <w:basedOn w:val="11"/>
    <w:rsid w:val="00776496"/>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af7">
    <w:name w:val="List Paragraph"/>
    <w:basedOn w:val="a0"/>
    <w:uiPriority w:val="34"/>
    <w:qFormat/>
    <w:rsid w:val="00776496"/>
    <w:pPr>
      <w:spacing w:before="0" w:beforeAutospacing="0" w:after="0" w:afterAutospacing="0" w:line="360" w:lineRule="auto"/>
      <w:ind w:left="720"/>
      <w:jc w:val="both"/>
    </w:pPr>
    <w:rPr>
      <w:rFonts w:ascii="Times New Roman" w:eastAsia="Times New Roman" w:hAnsi="Times New Roman" w:cs="David"/>
      <w:sz w:val="25"/>
      <w:szCs w:val="25"/>
    </w:rPr>
  </w:style>
  <w:style w:type="table" w:customStyle="1" w:styleId="13">
    <w:name w:val="רשת טבלה1"/>
    <w:basedOn w:val="a2"/>
    <w:next w:val="a9"/>
    <w:rsid w:val="003D5B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90">
    <w:name w:val="כותרת 9 תו"/>
    <w:basedOn w:val="a1"/>
    <w:link w:val="9"/>
    <w:rsid w:val="00E56613"/>
    <w:rPr>
      <w:rFonts w:ascii="Arial" w:eastAsia="Times New Roman" w:hAnsi="Arial" w:cs="Arial"/>
    </w:rPr>
  </w:style>
  <w:style w:type="numbering" w:customStyle="1" w:styleId="14">
    <w:name w:val="ללא רשימה1"/>
    <w:next w:val="a3"/>
    <w:semiHidden/>
    <w:rsid w:val="00E56613"/>
  </w:style>
  <w:style w:type="paragraph" w:customStyle="1" w:styleId="Header3">
    <w:name w:val="Header3"/>
    <w:basedOn w:val="a0"/>
    <w:rsid w:val="00E56613"/>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PageNumber3">
    <w:name w:val="Page Number3"/>
    <w:rsid w:val="00E56613"/>
    <w:rPr>
      <w:rFonts w:cs="Times New Roman"/>
    </w:rPr>
  </w:style>
  <w:style w:type="paragraph" w:customStyle="1" w:styleId="indent1">
    <w:name w:val="indent1"/>
    <w:basedOn w:val="Heading11"/>
    <w:rsid w:val="00E56613"/>
    <w:pPr>
      <w:keepNext w:val="0"/>
      <w:widowControl/>
      <w:spacing w:before="120" w:after="120" w:line="360" w:lineRule="auto"/>
      <w:ind w:left="851" w:right="851"/>
    </w:pPr>
    <w:rPr>
      <w:sz w:val="25"/>
      <w:szCs w:val="25"/>
      <w:lang w:eastAsia="en-US"/>
    </w:rPr>
  </w:style>
  <w:style w:type="paragraph" w:styleId="33">
    <w:name w:val="Body Text 3"/>
    <w:basedOn w:val="a0"/>
    <w:link w:val="34"/>
    <w:rsid w:val="00E56613"/>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34">
    <w:name w:val="גוף טקסט 3 תו"/>
    <w:basedOn w:val="a1"/>
    <w:link w:val="33"/>
    <w:rsid w:val="00E56613"/>
    <w:rPr>
      <w:rFonts w:ascii="Times New Roman" w:eastAsia="Times New Roman" w:hAnsi="Times New Roman" w:cs="David"/>
      <w:sz w:val="20"/>
      <w:szCs w:val="24"/>
    </w:rPr>
  </w:style>
  <w:style w:type="paragraph" w:styleId="af8">
    <w:name w:val="Subtitle"/>
    <w:basedOn w:val="a0"/>
    <w:link w:val="af9"/>
    <w:qFormat/>
    <w:rsid w:val="00E56613"/>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af9">
    <w:name w:val="כותרת משנה תו"/>
    <w:basedOn w:val="a1"/>
    <w:link w:val="af8"/>
    <w:rsid w:val="00E56613"/>
    <w:rPr>
      <w:rFonts w:ascii="Times New Roman" w:eastAsia="Times New Roman" w:hAnsi="Times New Roman" w:cs="David"/>
      <w:b/>
      <w:bCs/>
      <w:sz w:val="25"/>
      <w:szCs w:val="25"/>
    </w:rPr>
  </w:style>
  <w:style w:type="paragraph" w:customStyle="1" w:styleId="level1">
    <w:name w:val="level1"/>
    <w:basedOn w:val="a0"/>
    <w:rsid w:val="00E56613"/>
    <w:pPr>
      <w:bidi w:val="0"/>
      <w:spacing w:before="0" w:beforeAutospacing="0" w:after="0" w:afterAutospacing="0" w:line="240" w:lineRule="auto"/>
      <w:ind w:left="709"/>
    </w:pPr>
    <w:rPr>
      <w:rFonts w:ascii="Garamond" w:eastAsia="Times New Roman" w:hAnsi="Garamond" w:cs="David"/>
      <w:sz w:val="25"/>
      <w:szCs w:val="25"/>
    </w:rPr>
  </w:style>
  <w:style w:type="paragraph" w:customStyle="1" w:styleId="15">
    <w:name w:val="כניסה בגוף טקסט1"/>
    <w:basedOn w:val="a0"/>
    <w:rsid w:val="00E56613"/>
    <w:pPr>
      <w:bidi w:val="0"/>
      <w:spacing w:before="0" w:beforeAutospacing="0" w:after="0" w:afterAutospacing="0" w:line="240" w:lineRule="auto"/>
      <w:ind w:left="709" w:hanging="709"/>
    </w:pPr>
    <w:rPr>
      <w:rFonts w:ascii="Garamond" w:eastAsia="Times New Roman" w:hAnsi="Garamond" w:cs="David"/>
      <w:sz w:val="25"/>
      <w:szCs w:val="25"/>
    </w:rPr>
  </w:style>
  <w:style w:type="paragraph" w:styleId="NormalWeb">
    <w:name w:val="Normal (Web)"/>
    <w:basedOn w:val="a0"/>
    <w:rsid w:val="00E56613"/>
    <w:pPr>
      <w:bidi w:val="0"/>
      <w:spacing w:line="240" w:lineRule="auto"/>
    </w:pPr>
    <w:rPr>
      <w:rFonts w:ascii="Times New Roman" w:eastAsia="Times New Roman" w:hAnsi="Times New Roman" w:cs="Times New Roman"/>
      <w:sz w:val="24"/>
      <w:szCs w:val="24"/>
    </w:rPr>
  </w:style>
  <w:style w:type="paragraph" w:styleId="afa">
    <w:name w:val="Body Text Indent"/>
    <w:basedOn w:val="a0"/>
    <w:link w:val="afb"/>
    <w:rsid w:val="00E56613"/>
    <w:pPr>
      <w:spacing w:before="0" w:beforeAutospacing="0" w:after="120" w:afterAutospacing="0" w:line="360" w:lineRule="auto"/>
      <w:ind w:left="283"/>
      <w:jc w:val="both"/>
    </w:pPr>
    <w:rPr>
      <w:rFonts w:ascii="Times New Roman" w:eastAsia="Times New Roman" w:hAnsi="Times New Roman" w:cs="David"/>
      <w:sz w:val="26"/>
      <w:szCs w:val="26"/>
    </w:rPr>
  </w:style>
  <w:style w:type="character" w:customStyle="1" w:styleId="afb">
    <w:name w:val="כניסה בגוף טקסט תו"/>
    <w:basedOn w:val="a1"/>
    <w:link w:val="afa"/>
    <w:rsid w:val="00E56613"/>
    <w:rPr>
      <w:rFonts w:ascii="Times New Roman" w:eastAsia="Times New Roman" w:hAnsi="Times New Roman" w:cs="David"/>
      <w:sz w:val="26"/>
      <w:szCs w:val="26"/>
    </w:rPr>
  </w:style>
  <w:style w:type="paragraph" w:customStyle="1" w:styleId="Normal1">
    <w:name w:val="Normal 1"/>
    <w:basedOn w:val="a0"/>
    <w:rsid w:val="00E56613"/>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6">
    <w:name w:val="ממסופר1"/>
    <w:basedOn w:val="a0"/>
    <w:next w:val="Normal1"/>
    <w:rsid w:val="00E56613"/>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fc">
    <w:name w:val="תוכן הפקס"/>
    <w:rsid w:val="00E56613"/>
    <w:rPr>
      <w:rFonts w:cs="Times New Roman"/>
    </w:rPr>
  </w:style>
  <w:style w:type="paragraph" w:styleId="afd">
    <w:name w:val="annotation text"/>
    <w:basedOn w:val="a0"/>
    <w:link w:val="afe"/>
    <w:semiHidden/>
    <w:rsid w:val="00E56613"/>
    <w:pPr>
      <w:spacing w:before="0" w:beforeAutospacing="0" w:after="0" w:afterAutospacing="0" w:line="360" w:lineRule="auto"/>
      <w:jc w:val="both"/>
    </w:pPr>
    <w:rPr>
      <w:rFonts w:ascii="Times New Roman" w:eastAsia="Times New Roman" w:hAnsi="Times New Roman" w:cs="David"/>
      <w:sz w:val="20"/>
      <w:szCs w:val="20"/>
    </w:rPr>
  </w:style>
  <w:style w:type="character" w:customStyle="1" w:styleId="afe">
    <w:name w:val="טקסט הערה תו"/>
    <w:basedOn w:val="a1"/>
    <w:link w:val="afd"/>
    <w:semiHidden/>
    <w:rsid w:val="00E56613"/>
    <w:rPr>
      <w:rFonts w:ascii="Times New Roman" w:eastAsia="Times New Roman" w:hAnsi="Times New Roman" w:cs="David"/>
      <w:sz w:val="20"/>
      <w:szCs w:val="20"/>
    </w:rPr>
  </w:style>
  <w:style w:type="paragraph" w:styleId="aff">
    <w:name w:val="annotation subject"/>
    <w:basedOn w:val="afd"/>
    <w:next w:val="afd"/>
    <w:link w:val="aff0"/>
    <w:semiHidden/>
    <w:rsid w:val="00E56613"/>
    <w:rPr>
      <w:b/>
      <w:bCs/>
    </w:rPr>
  </w:style>
  <w:style w:type="character" w:customStyle="1" w:styleId="aff0">
    <w:name w:val="נושא הערה תו"/>
    <w:basedOn w:val="afe"/>
    <w:link w:val="aff"/>
    <w:semiHidden/>
    <w:rsid w:val="00E56613"/>
    <w:rPr>
      <w:rFonts w:ascii="Times New Roman" w:eastAsia="Times New Roman" w:hAnsi="Times New Roman" w:cs="David"/>
      <w:b/>
      <w:bCs/>
      <w:sz w:val="20"/>
      <w:szCs w:val="20"/>
    </w:rPr>
  </w:style>
  <w:style w:type="paragraph" w:customStyle="1" w:styleId="17">
    <w:name w:val="פיסקת רשימה1"/>
    <w:basedOn w:val="a0"/>
    <w:rsid w:val="00E56613"/>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PageNumber2">
    <w:name w:val="Page Number2"/>
    <w:rsid w:val="00E56613"/>
    <w:rPr>
      <w:rFonts w:ascii="Times New Roman" w:hAnsi="Times New Roman" w:cs="Times New Roman" w:hint="default"/>
    </w:rPr>
  </w:style>
  <w:style w:type="character" w:customStyle="1" w:styleId="apple-converted-space">
    <w:name w:val="apple-converted-space"/>
    <w:rsid w:val="00E56613"/>
    <w:rPr>
      <w:rFonts w:ascii="Times New Roman" w:hAnsi="Times New Roman" w:cs="Times New Roman" w:hint="default"/>
    </w:rPr>
  </w:style>
  <w:style w:type="paragraph" w:customStyle="1" w:styleId="msolistparagraph0">
    <w:name w:val="msolistparagraph"/>
    <w:basedOn w:val="a0"/>
    <w:rsid w:val="00E56613"/>
    <w:pPr>
      <w:spacing w:before="0" w:beforeAutospacing="0" w:after="0" w:afterAutospacing="0" w:line="240" w:lineRule="auto"/>
      <w:ind w:left="720"/>
      <w:contextualSpacing/>
    </w:pPr>
    <w:rPr>
      <w:rFonts w:ascii="Calibri" w:eastAsia="Calibri" w:hAnsi="Calibri" w:cs="Times New Roman"/>
    </w:rPr>
  </w:style>
  <w:style w:type="paragraph" w:customStyle="1" w:styleId="a">
    <w:name w:val="תוכן ממוספר"/>
    <w:basedOn w:val="a0"/>
    <w:rsid w:val="00E56613"/>
    <w:pPr>
      <w:numPr>
        <w:numId w:val="2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table" w:customStyle="1" w:styleId="23">
    <w:name w:val="רשת טבלה2"/>
    <w:basedOn w:val="a2"/>
    <w:next w:val="a9"/>
    <w:rsid w:val="00E56613"/>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1">
    <w:name w:val="Revision"/>
    <w:hidden/>
    <w:uiPriority w:val="99"/>
    <w:semiHidden/>
    <w:rsid w:val="00E56613"/>
    <w:pPr>
      <w:spacing w:after="0" w:line="240" w:lineRule="auto"/>
    </w:pPr>
    <w:rPr>
      <w:rFonts w:ascii="Times New Roman" w:eastAsia="Times New Roman" w:hAnsi="Times New Roman" w:cs="David"/>
      <w:sz w:val="26"/>
      <w:szCs w:val="26"/>
    </w:rPr>
  </w:style>
  <w:style w:type="character" w:styleId="aff2">
    <w:name w:val="annotation reference"/>
    <w:rsid w:val="00E56613"/>
    <w:rPr>
      <w:sz w:val="16"/>
      <w:szCs w:val="16"/>
    </w:rPr>
  </w:style>
  <w:style w:type="paragraph" w:customStyle="1" w:styleId="big-header">
    <w:name w:val="big-header"/>
    <w:basedOn w:val="a0"/>
    <w:rsid w:val="0038219B"/>
    <w:pPr>
      <w:bidi w:val="0"/>
      <w:spacing w:line="240" w:lineRule="auto"/>
    </w:pPr>
    <w:rPr>
      <w:rFonts w:ascii="Times New Roman" w:eastAsia="Times New Roman" w:hAnsi="Times New Roman" w:cs="Times New Roman"/>
      <w:sz w:val="24"/>
      <w:szCs w:val="24"/>
    </w:rPr>
  </w:style>
  <w:style w:type="paragraph" w:customStyle="1" w:styleId="p00">
    <w:name w:val="p00"/>
    <w:basedOn w:val="a0"/>
    <w:rsid w:val="000206B7"/>
    <w:pPr>
      <w:bidi w:val="0"/>
      <w:spacing w:line="240" w:lineRule="auto"/>
    </w:pPr>
    <w:rPr>
      <w:rFonts w:ascii="Times New Roman" w:eastAsia="Times New Roman" w:hAnsi="Times New Roman" w:cs="Times New Roman"/>
      <w:sz w:val="24"/>
      <w:szCs w:val="24"/>
    </w:rPr>
  </w:style>
  <w:style w:type="character" w:customStyle="1" w:styleId="default">
    <w:name w:val="default"/>
    <w:basedOn w:val="a1"/>
    <w:rsid w:val="000206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1508323">
      <w:bodyDiv w:val="1"/>
      <w:marLeft w:val="0"/>
      <w:marRight w:val="0"/>
      <w:marTop w:val="0"/>
      <w:marBottom w:val="0"/>
      <w:divBdr>
        <w:top w:val="none" w:sz="0" w:space="0" w:color="auto"/>
        <w:left w:val="none" w:sz="0" w:space="0" w:color="auto"/>
        <w:bottom w:val="none" w:sz="0" w:space="0" w:color="auto"/>
        <w:right w:val="none" w:sz="0" w:space="0" w:color="auto"/>
      </w:divBdr>
    </w:div>
    <w:div w:id="1213926073">
      <w:bodyDiv w:val="1"/>
      <w:marLeft w:val="0"/>
      <w:marRight w:val="0"/>
      <w:marTop w:val="0"/>
      <w:marBottom w:val="0"/>
      <w:divBdr>
        <w:top w:val="none" w:sz="0" w:space="0" w:color="auto"/>
        <w:left w:val="none" w:sz="0" w:space="0" w:color="auto"/>
        <w:bottom w:val="none" w:sz="0" w:space="0" w:color="auto"/>
        <w:right w:val="none" w:sz="0" w:space="0" w:color="auto"/>
      </w:divBdr>
    </w:div>
    <w:div w:id="1485704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3.xml"/><Relationship Id="rId24" Type="http://schemas.openxmlformats.org/officeDocument/2006/relationships/glossaryDocument" Target="glossary/document.xml"/><Relationship Id="rId6" Type="http://schemas.openxmlformats.org/officeDocument/2006/relationships/numbering" Target="numbering.xml"/><Relationship Id="rId11" Type="http://schemas.openxmlformats.org/officeDocument/2006/relationships/endnotes" Target="endnotes.xml"/><Relationship Id="rId23" Type="http://schemas.microsoft.com/office/2011/relationships/people" Target="people.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C34A1A7406445B9A9DEBE9EEB691D5D"/>
        <w:category>
          <w:name w:val="כללי"/>
          <w:gallery w:val="placeholder"/>
        </w:category>
        <w:types>
          <w:type w:val="bbPlcHdr"/>
        </w:types>
        <w:behaviors>
          <w:behavior w:val="content"/>
        </w:behaviors>
        <w:guid w:val="{88F4C575-D156-4402-B346-BC9E7E91C714}"/>
      </w:docPartPr>
      <w:docPartBody>
        <w:p w:rsidR="00F14AAB" w:rsidRDefault="00F14AAB">
          <w:r w:rsidRPr="00B747E7">
            <w:rPr>
              <w:rStyle w:val="a3"/>
              <w:rtl/>
            </w:rPr>
            <w:t>[שם אתר]</w:t>
          </w:r>
        </w:p>
      </w:docPartBody>
    </w:docPart>
    <w:docPart>
      <w:docPartPr>
        <w:name w:val="99ABEC0E2CBB4A20BCB09FEAE1033202"/>
        <w:category>
          <w:name w:val="כללי"/>
          <w:gallery w:val="placeholder"/>
        </w:category>
        <w:types>
          <w:type w:val="bbPlcHdr"/>
        </w:types>
        <w:behaviors>
          <w:behavior w:val="content"/>
        </w:behaviors>
        <w:guid w:val="{3F645B03-7C7F-417A-A49C-956BC3AF0493}"/>
      </w:docPartPr>
      <w:docPartBody>
        <w:p w:rsidR="00F14AAB" w:rsidRDefault="00F14AAB">
          <w:r w:rsidRPr="00B747E7">
            <w:rPr>
              <w:rStyle w:val="a3"/>
              <w:rtl/>
            </w:rPr>
            <w:t>[שדה נוסף 1]</w:t>
          </w:r>
        </w:p>
      </w:docPartBody>
    </w:docPart>
    <w:docPart>
      <w:docPartPr>
        <w:name w:val="D0F01E48189B4169B065941F65803337"/>
        <w:category>
          <w:name w:val="כללי"/>
          <w:gallery w:val="placeholder"/>
        </w:category>
        <w:types>
          <w:type w:val="bbPlcHdr"/>
        </w:types>
        <w:behaviors>
          <w:behavior w:val="content"/>
        </w:behaviors>
        <w:guid w:val="{D4DBD751-AF6F-4F64-954F-80E27BAB8C65}"/>
      </w:docPartPr>
      <w:docPartBody>
        <w:p w:rsidR="00F14AAB" w:rsidRDefault="00F14AAB">
          <w:r w:rsidRPr="00B747E7">
            <w:rPr>
              <w:rStyle w:val="a3"/>
              <w:rtl/>
            </w:rPr>
            <w:t>[שדה נוסף 2]</w:t>
          </w:r>
        </w:p>
      </w:docPartBody>
    </w:docPart>
    <w:docPart>
      <w:docPartPr>
        <w:name w:val="19D30BA193C14867863A0D01FEED005C"/>
        <w:category>
          <w:name w:val="כללי"/>
          <w:gallery w:val="placeholder"/>
        </w:category>
        <w:types>
          <w:type w:val="bbPlcHdr"/>
        </w:types>
        <w:behaviors>
          <w:behavior w:val="content"/>
        </w:behaviors>
        <w:guid w:val="{D4938ABD-F641-475D-A352-B0D48653F46D}"/>
      </w:docPartPr>
      <w:docPartBody>
        <w:p w:rsidR="00F14AAB" w:rsidRDefault="00F14AAB">
          <w:r w:rsidRPr="00B747E7">
            <w:rPr>
              <w:rStyle w:val="a3"/>
              <w:rtl/>
            </w:rPr>
            <w:t>[שם הפרויקט]</w:t>
          </w:r>
        </w:p>
      </w:docPartBody>
    </w:docPart>
    <w:docPart>
      <w:docPartPr>
        <w:name w:val="C686D6FBF6814E1881D0A62B0E27AFBD"/>
        <w:category>
          <w:name w:val="כללי"/>
          <w:gallery w:val="placeholder"/>
        </w:category>
        <w:types>
          <w:type w:val="bbPlcHdr"/>
        </w:types>
        <w:behaviors>
          <w:behavior w:val="content"/>
        </w:behaviors>
        <w:guid w:val="{E6C052C4-1162-4213-B82C-6844BF03EF2B}"/>
      </w:docPartPr>
      <w:docPartBody>
        <w:p w:rsidR="00F14AAB" w:rsidRDefault="00F14AAB">
          <w:r w:rsidRPr="00B747E7">
            <w:rPr>
              <w:rStyle w:val="a3"/>
              <w:rtl/>
            </w:rPr>
            <w:t>[שדה נוסף 3]</w:t>
          </w:r>
        </w:p>
      </w:docPartBody>
    </w:docPart>
    <w:docPart>
      <w:docPartPr>
        <w:name w:val="CCBF54E1C2C64AEB8C0C3FDA79B594A7"/>
        <w:category>
          <w:name w:val="כללי"/>
          <w:gallery w:val="placeholder"/>
        </w:category>
        <w:types>
          <w:type w:val="bbPlcHdr"/>
        </w:types>
        <w:behaviors>
          <w:behavior w:val="content"/>
        </w:behaviors>
        <w:guid w:val="{388E7503-943A-4DE7-867F-5F49BE6DD22C}"/>
      </w:docPartPr>
      <w:docPartBody>
        <w:p w:rsidR="00F14AAB" w:rsidRDefault="00F14AAB">
          <w:r w:rsidRPr="00B747E7">
            <w:rPr>
              <w:rStyle w:val="a3"/>
              <w:rtl/>
            </w:rPr>
            <w:t>[שם הפרויקט]</w:t>
          </w:r>
        </w:p>
      </w:docPartBody>
    </w:docPart>
    <w:docPart>
      <w:docPartPr>
        <w:name w:val="D5F80B1DC7F5446CBBF0A0948BF21CAD"/>
        <w:category>
          <w:name w:val="כללי"/>
          <w:gallery w:val="placeholder"/>
        </w:category>
        <w:types>
          <w:type w:val="bbPlcHdr"/>
        </w:types>
        <w:behaviors>
          <w:behavior w:val="content"/>
        </w:behaviors>
        <w:guid w:val="{709011B1-5D83-4930-8E87-249CA3ECB763}"/>
      </w:docPartPr>
      <w:docPartBody>
        <w:p w:rsidR="00F14AAB" w:rsidRDefault="00F14AAB">
          <w:r w:rsidRPr="00B747E7">
            <w:rPr>
              <w:rStyle w:val="a3"/>
              <w:rtl/>
            </w:rPr>
            <w:t>[שם אתר]</w:t>
          </w:r>
        </w:p>
      </w:docPartBody>
    </w:docPart>
    <w:docPart>
      <w:docPartPr>
        <w:name w:val="E81A4FAFFD8B4859B747154C8195509A"/>
        <w:category>
          <w:name w:val="כללי"/>
          <w:gallery w:val="placeholder"/>
        </w:category>
        <w:types>
          <w:type w:val="bbPlcHdr"/>
        </w:types>
        <w:behaviors>
          <w:behavior w:val="content"/>
        </w:behaviors>
        <w:guid w:val="{9EA6D61C-6347-45DD-B7B1-401389F658AA}"/>
      </w:docPartPr>
      <w:docPartBody>
        <w:p w:rsidR="00F14AAB" w:rsidRDefault="00F14AAB">
          <w:r w:rsidRPr="00B747E7">
            <w:rPr>
              <w:rStyle w:val="a3"/>
              <w:rtl/>
            </w:rPr>
            <w:t>[רשות מקומית]</w:t>
          </w:r>
        </w:p>
      </w:docPartBody>
    </w:docPart>
    <w:docPart>
      <w:docPartPr>
        <w:name w:val="24837AB5C05B4AB18BCFDA55CE062CFD"/>
        <w:category>
          <w:name w:val="כללי"/>
          <w:gallery w:val="placeholder"/>
        </w:category>
        <w:types>
          <w:type w:val="bbPlcHdr"/>
        </w:types>
        <w:behaviors>
          <w:behavior w:val="content"/>
        </w:behaviors>
        <w:guid w:val="{E9DD1D70-5480-4227-9813-89B5A48DE802}"/>
      </w:docPartPr>
      <w:docPartBody>
        <w:p w:rsidR="00F14AAB" w:rsidRDefault="00F14AAB">
          <w:r w:rsidRPr="00B747E7">
            <w:rPr>
              <w:rStyle w:val="a3"/>
              <w:rtl/>
            </w:rPr>
            <w:t>[שם הפרויקט]</w:t>
          </w:r>
        </w:p>
      </w:docPartBody>
    </w:docPart>
    <w:docPart>
      <w:docPartPr>
        <w:name w:val="2F5C1CF6186C4FBE9DA59650F3680A41"/>
        <w:category>
          <w:name w:val="כללי"/>
          <w:gallery w:val="placeholder"/>
        </w:category>
        <w:types>
          <w:type w:val="bbPlcHdr"/>
        </w:types>
        <w:behaviors>
          <w:behavior w:val="content"/>
        </w:behaviors>
        <w:guid w:val="{E168BCCA-D03A-4F9F-A0D7-E6D4B0D60025}"/>
      </w:docPartPr>
      <w:docPartBody>
        <w:p w:rsidR="00F14AAB" w:rsidRDefault="00F14AAB">
          <w:r w:rsidRPr="00B747E7">
            <w:rPr>
              <w:rStyle w:val="a3"/>
              <w:rtl/>
            </w:rPr>
            <w:t>[שם ספק]</w:t>
          </w:r>
        </w:p>
      </w:docPartBody>
    </w:docPart>
    <w:docPart>
      <w:docPartPr>
        <w:name w:val="E5332C3FE6EA4F1B95C86A8B89C92EB9"/>
        <w:category>
          <w:name w:val="כללי"/>
          <w:gallery w:val="placeholder"/>
        </w:category>
        <w:types>
          <w:type w:val="bbPlcHdr"/>
        </w:types>
        <w:behaviors>
          <w:behavior w:val="content"/>
        </w:behaviors>
        <w:guid w:val="{B42E2AF5-1FD4-44E3-91D3-CD45E8341842}"/>
      </w:docPartPr>
      <w:docPartBody>
        <w:p w:rsidR="00F14AAB" w:rsidRDefault="00F14AAB">
          <w:r w:rsidRPr="00B747E7">
            <w:rPr>
              <w:rStyle w:val="a3"/>
              <w:rtl/>
            </w:rPr>
            <w:t>[שם הפרויקט]</w:t>
          </w:r>
        </w:p>
      </w:docPartBody>
    </w:docPart>
    <w:docPart>
      <w:docPartPr>
        <w:name w:val="38055790966449ECB34F6245186C4702"/>
        <w:category>
          <w:name w:val="כללי"/>
          <w:gallery w:val="placeholder"/>
        </w:category>
        <w:types>
          <w:type w:val="bbPlcHdr"/>
        </w:types>
        <w:behaviors>
          <w:behavior w:val="content"/>
        </w:behaviors>
        <w:guid w:val="{B822937E-DC10-45F0-87BC-BCFE2AD38ECD}"/>
      </w:docPartPr>
      <w:docPartBody>
        <w:p w:rsidR="00F14AAB" w:rsidRDefault="00F14AAB">
          <w:r w:rsidRPr="00B747E7">
            <w:rPr>
              <w:rStyle w:val="a3"/>
              <w:rtl/>
            </w:rPr>
            <w:t>[שם אתר]</w:t>
          </w:r>
        </w:p>
      </w:docPartBody>
    </w:docPart>
    <w:docPart>
      <w:docPartPr>
        <w:name w:val="50598E2FB38C4B08ACA86CA809652B34"/>
        <w:category>
          <w:name w:val="כללי"/>
          <w:gallery w:val="placeholder"/>
        </w:category>
        <w:types>
          <w:type w:val="bbPlcHdr"/>
        </w:types>
        <w:behaviors>
          <w:behavior w:val="content"/>
        </w:behaviors>
        <w:guid w:val="{6D4C8FD3-AB84-42D6-B0D3-683BCB1D1FCD}"/>
      </w:docPartPr>
      <w:docPartBody>
        <w:p w:rsidR="00F14AAB" w:rsidRDefault="00F14AAB">
          <w:r w:rsidRPr="00B747E7">
            <w:rPr>
              <w:rStyle w:val="a3"/>
              <w:rtl/>
            </w:rPr>
            <w:t>[רשות מקומית]</w:t>
          </w:r>
        </w:p>
      </w:docPartBody>
    </w:docPart>
    <w:docPart>
      <w:docPartPr>
        <w:name w:val="1C8A8DECAF9842A3A6022FE168D204C1"/>
        <w:category>
          <w:name w:val="כללי"/>
          <w:gallery w:val="placeholder"/>
        </w:category>
        <w:types>
          <w:type w:val="bbPlcHdr"/>
        </w:types>
        <w:behaviors>
          <w:behavior w:val="content"/>
        </w:behaviors>
        <w:guid w:val="{364FBF8A-859D-4830-80D3-F38AC220754A}"/>
      </w:docPartPr>
      <w:docPartBody>
        <w:p w:rsidR="00F14AAB" w:rsidRDefault="00F14AAB">
          <w:r w:rsidRPr="00B747E7">
            <w:rPr>
              <w:rStyle w:val="a3"/>
              <w:rtl/>
            </w:rPr>
            <w:t>[שדה נוסף 1]</w:t>
          </w:r>
        </w:p>
      </w:docPartBody>
    </w:docPart>
    <w:docPart>
      <w:docPartPr>
        <w:name w:val="F00084C1107E4BEEB26E5F694AF7DD6B"/>
        <w:category>
          <w:name w:val="כללי"/>
          <w:gallery w:val="placeholder"/>
        </w:category>
        <w:types>
          <w:type w:val="bbPlcHdr"/>
        </w:types>
        <w:behaviors>
          <w:behavior w:val="content"/>
        </w:behaviors>
        <w:guid w:val="{421A1981-873A-46CD-9406-224FED46169E}"/>
      </w:docPartPr>
      <w:docPartBody>
        <w:p w:rsidR="00F14AAB" w:rsidRDefault="00F14AAB" w:rsidP="00F14AAB">
          <w:pPr>
            <w:pStyle w:val="F00084C1107E4BEEB26E5F694AF7DD6B"/>
          </w:pPr>
          <w:r w:rsidRPr="00270301">
            <w:rPr>
              <w:rStyle w:val="a3"/>
              <w:rtl/>
            </w:rPr>
            <w:t>[תאריך חתימת חוזה]</w:t>
          </w:r>
        </w:p>
      </w:docPartBody>
    </w:docPart>
    <w:docPart>
      <w:docPartPr>
        <w:name w:val="BC27FE2248D54C4A95D48A35BB7B556D"/>
        <w:category>
          <w:name w:val="כללי"/>
          <w:gallery w:val="placeholder"/>
        </w:category>
        <w:types>
          <w:type w:val="bbPlcHdr"/>
        </w:types>
        <w:behaviors>
          <w:behavior w:val="content"/>
        </w:behaviors>
        <w:guid w:val="{236BC21B-8CDF-4C55-B222-AD3EA5530117}"/>
      </w:docPartPr>
      <w:docPartBody>
        <w:p w:rsidR="00F14AAB" w:rsidRDefault="00F14AAB" w:rsidP="00F14AAB">
          <w:pPr>
            <w:pStyle w:val="BC27FE2248D54C4A95D48A35BB7B556D"/>
          </w:pPr>
          <w:r w:rsidRPr="00270301">
            <w:rPr>
              <w:rStyle w:val="a3"/>
              <w:rtl/>
            </w:rPr>
            <w:t>[צד א בחוזה]</w:t>
          </w:r>
        </w:p>
      </w:docPartBody>
    </w:docPart>
    <w:docPart>
      <w:docPartPr>
        <w:name w:val="0D913DBA5BD14CCABDC46CB14FC45C8F"/>
        <w:category>
          <w:name w:val="כללי"/>
          <w:gallery w:val="placeholder"/>
        </w:category>
        <w:types>
          <w:type w:val="bbPlcHdr"/>
        </w:types>
        <w:behaviors>
          <w:behavior w:val="content"/>
        </w:behaviors>
        <w:guid w:val="{8F6416F9-1ED0-4DCE-A66F-8F6FA489F677}"/>
      </w:docPartPr>
      <w:docPartBody>
        <w:p w:rsidR="00F14AAB" w:rsidRDefault="00F14AAB" w:rsidP="00F14AAB">
          <w:pPr>
            <w:pStyle w:val="0D913DBA5BD14CCABDC46CB14FC45C8F"/>
          </w:pPr>
          <w:r w:rsidRPr="00270301">
            <w:rPr>
              <w:rStyle w:val="a3"/>
              <w:rtl/>
            </w:rPr>
            <w:t>[צדדים נוספים]</w:t>
          </w:r>
        </w:p>
      </w:docPartBody>
    </w:docPart>
    <w:docPart>
      <w:docPartPr>
        <w:name w:val="3549C5C7B7EB4251A7D58D9EBFBFCD9A"/>
        <w:category>
          <w:name w:val="כללי"/>
          <w:gallery w:val="placeholder"/>
        </w:category>
        <w:types>
          <w:type w:val="bbPlcHdr"/>
        </w:types>
        <w:behaviors>
          <w:behavior w:val="content"/>
        </w:behaviors>
        <w:guid w:val="{E4C447D8-0D52-4DEF-B90D-089D6ECAA48F}"/>
      </w:docPartPr>
      <w:docPartBody>
        <w:p w:rsidR="00F14AAB" w:rsidRDefault="00F14AAB">
          <w:r w:rsidRPr="00B747E7">
            <w:rPr>
              <w:rStyle w:val="a3"/>
              <w:rtl/>
            </w:rPr>
            <w:t>[שם הפרויקט]</w:t>
          </w:r>
        </w:p>
      </w:docPartBody>
    </w:docPart>
    <w:docPart>
      <w:docPartPr>
        <w:name w:val="31A4FD3535C84FA48DD861D92501AF00"/>
        <w:category>
          <w:name w:val="כללי"/>
          <w:gallery w:val="placeholder"/>
        </w:category>
        <w:types>
          <w:type w:val="bbPlcHdr"/>
        </w:types>
        <w:behaviors>
          <w:behavior w:val="content"/>
        </w:behaviors>
        <w:guid w:val="{A3DE5E08-77B7-4D81-B037-552CC133454C}"/>
      </w:docPartPr>
      <w:docPartBody>
        <w:p w:rsidR="00F14AAB" w:rsidRDefault="00F14AAB">
          <w:r w:rsidRPr="00B747E7">
            <w:rPr>
              <w:rStyle w:val="a3"/>
              <w:rtl/>
            </w:rPr>
            <w:t>[שדה נוסף 1]</w:t>
          </w:r>
        </w:p>
      </w:docPartBody>
    </w:docPart>
    <w:docPart>
      <w:docPartPr>
        <w:name w:val="6C47E7DCBAFB44E8BF67035767FA4954"/>
        <w:category>
          <w:name w:val="כללי"/>
          <w:gallery w:val="placeholder"/>
        </w:category>
        <w:types>
          <w:type w:val="bbPlcHdr"/>
        </w:types>
        <w:behaviors>
          <w:behavior w:val="content"/>
        </w:behaviors>
        <w:guid w:val="{86CDD4B7-F3D0-404E-8487-0ECB8ED324FB}"/>
      </w:docPartPr>
      <w:docPartBody>
        <w:p w:rsidR="00F14AAB" w:rsidRDefault="00F14AAB" w:rsidP="00F14AAB">
          <w:pPr>
            <w:pStyle w:val="6C47E7DCBAFB44E8BF67035767FA4954"/>
          </w:pPr>
          <w:r w:rsidRPr="00270301">
            <w:rPr>
              <w:rStyle w:val="a3"/>
              <w:rtl/>
            </w:rPr>
            <w:t>[סוג מדד כותרת]</w:t>
          </w:r>
        </w:p>
      </w:docPartBody>
    </w:docPart>
    <w:docPart>
      <w:docPartPr>
        <w:name w:val="B5036DB9C6B04A7DAE6BE12D5340963E"/>
        <w:category>
          <w:name w:val="כללי"/>
          <w:gallery w:val="placeholder"/>
        </w:category>
        <w:types>
          <w:type w:val="bbPlcHdr"/>
        </w:types>
        <w:behaviors>
          <w:behavior w:val="content"/>
        </w:behaviors>
        <w:guid w:val="{8068E453-9960-486C-9D24-2D1AD7210F86}"/>
      </w:docPartPr>
      <w:docPartBody>
        <w:p w:rsidR="00F14AAB" w:rsidRDefault="00F14AAB" w:rsidP="00F14AAB">
          <w:pPr>
            <w:pStyle w:val="B5036DB9C6B04A7DAE6BE12D5340963E"/>
          </w:pPr>
          <w:r w:rsidRPr="00270301">
            <w:rPr>
              <w:rStyle w:val="a3"/>
              <w:rtl/>
            </w:rPr>
            <w:t>[מדד בגין/ידוע - כותרת]</w:t>
          </w:r>
        </w:p>
      </w:docPartBody>
    </w:docPart>
    <w:docPart>
      <w:docPartPr>
        <w:name w:val="103A86A3B2C447189DCB277CC62BB40E"/>
        <w:category>
          <w:name w:val="כללי"/>
          <w:gallery w:val="placeholder"/>
        </w:category>
        <w:types>
          <w:type w:val="bbPlcHdr"/>
        </w:types>
        <w:behaviors>
          <w:behavior w:val="content"/>
        </w:behaviors>
        <w:guid w:val="{76B36AAE-0672-4495-B392-F93E03B14F7E}"/>
      </w:docPartPr>
      <w:docPartBody>
        <w:p w:rsidR="00F14AAB" w:rsidRDefault="00F14AAB" w:rsidP="00F14AAB">
          <w:pPr>
            <w:pStyle w:val="103A86A3B2C447189DCB277CC62BB40E"/>
          </w:pPr>
          <w:r w:rsidRPr="00270301">
            <w:rPr>
              <w:rStyle w:val="a3"/>
              <w:rtl/>
            </w:rPr>
            <w:t>[מדד בסיס]</w:t>
          </w:r>
        </w:p>
      </w:docPartBody>
    </w:docPart>
    <w:docPart>
      <w:docPartPr>
        <w:name w:val="D859EF29CD354A918D5B2672869927B5"/>
        <w:category>
          <w:name w:val="כללי"/>
          <w:gallery w:val="placeholder"/>
        </w:category>
        <w:types>
          <w:type w:val="bbPlcHdr"/>
        </w:types>
        <w:behaviors>
          <w:behavior w:val="content"/>
        </w:behaviors>
        <w:guid w:val="{96E16992-F6B5-4A2A-8D2D-E036AF2042A4}"/>
      </w:docPartPr>
      <w:docPartBody>
        <w:p w:rsidR="00F14AAB" w:rsidRDefault="00F14AAB" w:rsidP="00F14AAB">
          <w:pPr>
            <w:pStyle w:val="D859EF29CD354A918D5B2672869927B5"/>
          </w:pPr>
          <w:r w:rsidRPr="00270301">
            <w:rPr>
              <w:rStyle w:val="a3"/>
              <w:rtl/>
            </w:rPr>
            <w:t>[נקודות מדד]</w:t>
          </w:r>
        </w:p>
      </w:docPartBody>
    </w:docPart>
    <w:docPart>
      <w:docPartPr>
        <w:name w:val="90D5C92E03A547C08D9F4632C4E495F0"/>
        <w:category>
          <w:name w:val="כללי"/>
          <w:gallery w:val="placeholder"/>
        </w:category>
        <w:types>
          <w:type w:val="bbPlcHdr"/>
        </w:types>
        <w:behaviors>
          <w:behavior w:val="content"/>
        </w:behaviors>
        <w:guid w:val="{5AF5681E-5F49-4775-B2CD-854BFF4B9C2F}"/>
      </w:docPartPr>
      <w:docPartBody>
        <w:p w:rsidR="00F14AAB" w:rsidRDefault="00F14AAB">
          <w:r w:rsidRPr="00B747E7">
            <w:rPr>
              <w:rStyle w:val="a3"/>
              <w:rtl/>
            </w:rPr>
            <w:t>[רשות מקומית]</w:t>
          </w:r>
        </w:p>
      </w:docPartBody>
    </w:docPart>
    <w:docPart>
      <w:docPartPr>
        <w:name w:val="4470821FFA46440EB8DC4AAAD7D21C02"/>
        <w:category>
          <w:name w:val="כללי"/>
          <w:gallery w:val="placeholder"/>
        </w:category>
        <w:types>
          <w:type w:val="bbPlcHdr"/>
        </w:types>
        <w:behaviors>
          <w:behavior w:val="content"/>
        </w:behaviors>
        <w:guid w:val="{EF676AC3-5B77-451F-8F98-9EEAE16A2213}"/>
      </w:docPartPr>
      <w:docPartBody>
        <w:p w:rsidR="00F14AAB" w:rsidRDefault="00F14AAB">
          <w:r w:rsidRPr="00B747E7">
            <w:rPr>
              <w:rStyle w:val="a3"/>
              <w:rtl/>
            </w:rPr>
            <w:t>[היקף החוזה/נתוני עלות]</w:t>
          </w:r>
        </w:p>
      </w:docPartBody>
    </w:docPart>
    <w:docPart>
      <w:docPartPr>
        <w:name w:val="4E129FF625474F19AE3737064CD0A35F"/>
        <w:category>
          <w:name w:val="כללי"/>
          <w:gallery w:val="placeholder"/>
        </w:category>
        <w:types>
          <w:type w:val="bbPlcHdr"/>
        </w:types>
        <w:behaviors>
          <w:behavior w:val="content"/>
        </w:behaviors>
        <w:guid w:val="{71D8F249-FFDB-4BAE-97CC-4EF770109113}"/>
      </w:docPartPr>
      <w:docPartBody>
        <w:p w:rsidR="00F14AAB" w:rsidRDefault="00F14AAB">
          <w:r w:rsidRPr="00B747E7">
            <w:rPr>
              <w:rStyle w:val="a3"/>
              <w:rtl/>
            </w:rPr>
            <w:t>[שם מטבע]</w:t>
          </w:r>
        </w:p>
      </w:docPartBody>
    </w:docPart>
    <w:docPart>
      <w:docPartPr>
        <w:name w:val="3A735357B2F4401C87DF2E2CE2EDC618"/>
        <w:category>
          <w:name w:val="כללי"/>
          <w:gallery w:val="placeholder"/>
        </w:category>
        <w:types>
          <w:type w:val="bbPlcHdr"/>
        </w:types>
        <w:behaviors>
          <w:behavior w:val="content"/>
        </w:behaviors>
        <w:guid w:val="{58E29F77-A17B-4C9E-8859-735F0DD25210}"/>
      </w:docPartPr>
      <w:docPartBody>
        <w:p w:rsidR="00F14AAB" w:rsidRDefault="00F14AAB" w:rsidP="00F14AAB">
          <w:pPr>
            <w:pStyle w:val="3A735357B2F4401C87DF2E2CE2EDC618"/>
          </w:pPr>
          <w:r w:rsidRPr="00270301">
            <w:rPr>
              <w:rStyle w:val="a3"/>
              <w:rtl/>
            </w:rPr>
            <w:t>[אחוז השתתפות צד א]</w:t>
          </w:r>
        </w:p>
      </w:docPartBody>
    </w:docPart>
    <w:docPart>
      <w:docPartPr>
        <w:name w:val="5344B542B5754B0A999DA98E451F844B"/>
        <w:category>
          <w:name w:val="כללי"/>
          <w:gallery w:val="placeholder"/>
        </w:category>
        <w:types>
          <w:type w:val="bbPlcHdr"/>
        </w:types>
        <w:behaviors>
          <w:behavior w:val="content"/>
        </w:behaviors>
        <w:guid w:val="{7E4E499C-7B43-47E6-8B79-0BDF33C1349B}"/>
      </w:docPartPr>
      <w:docPartBody>
        <w:p w:rsidR="00F14AAB" w:rsidRDefault="00F14AAB" w:rsidP="00F14AAB">
          <w:pPr>
            <w:pStyle w:val="5344B542B5754B0A999DA98E451F844B"/>
          </w:pPr>
          <w:r w:rsidRPr="0027244C">
            <w:rPr>
              <w:rStyle w:val="a3"/>
              <w:rtl/>
            </w:rPr>
            <w:t>[צד א בחוזה]</w:t>
          </w:r>
        </w:p>
      </w:docPartBody>
    </w:docPart>
    <w:docPart>
      <w:docPartPr>
        <w:name w:val="5C3164E7696A4878A25903C84FD32A7B"/>
        <w:category>
          <w:name w:val="כללי"/>
          <w:gallery w:val="placeholder"/>
        </w:category>
        <w:types>
          <w:type w:val="bbPlcHdr"/>
        </w:types>
        <w:behaviors>
          <w:behavior w:val="content"/>
        </w:behaviors>
        <w:guid w:val="{73644CB6-EDF2-47B4-82DC-CAD6E09A3F4C}"/>
      </w:docPartPr>
      <w:docPartBody>
        <w:p w:rsidR="00F14AAB" w:rsidRDefault="00F14AAB" w:rsidP="00F14AAB">
          <w:pPr>
            <w:pStyle w:val="5C3164E7696A4878A25903C84FD32A7B"/>
          </w:pPr>
          <w:r w:rsidRPr="003059F5">
            <w:rPr>
              <w:rStyle w:val="a3"/>
              <w:rtl/>
            </w:rPr>
            <w:t>[שם ספק]</w:t>
          </w:r>
        </w:p>
      </w:docPartBody>
    </w:docPart>
    <w:docPart>
      <w:docPartPr>
        <w:name w:val="5431D8318DE54E3881313518975AE2E8"/>
        <w:category>
          <w:name w:val="כללי"/>
          <w:gallery w:val="placeholder"/>
        </w:category>
        <w:types>
          <w:type w:val="bbPlcHdr"/>
        </w:types>
        <w:behaviors>
          <w:behavior w:val="content"/>
        </w:behaviors>
        <w:guid w:val="{DAFCF4C7-727C-4FCB-8626-98F73798FD05}"/>
      </w:docPartPr>
      <w:docPartBody>
        <w:p w:rsidR="00F14AAB" w:rsidRDefault="00F14AAB" w:rsidP="00F14AAB">
          <w:pPr>
            <w:pStyle w:val="5431D8318DE54E3881313518975AE2E8"/>
          </w:pPr>
          <w:r w:rsidRPr="0027244C">
            <w:rPr>
              <w:rStyle w:val="a3"/>
              <w:rtl/>
            </w:rPr>
            <w:t>[צד א בחוזה]</w:t>
          </w:r>
        </w:p>
      </w:docPartBody>
    </w:docPart>
    <w:docPart>
      <w:docPartPr>
        <w:name w:val="5F13FBDB1EBD43ACB65AF88CD2CD9AA4"/>
        <w:category>
          <w:name w:val="כללי"/>
          <w:gallery w:val="placeholder"/>
        </w:category>
        <w:types>
          <w:type w:val="bbPlcHdr"/>
        </w:types>
        <w:behaviors>
          <w:behavior w:val="content"/>
        </w:behaviors>
        <w:guid w:val="{146B7372-67B9-40A5-8AC9-5308AC6E79C8}"/>
      </w:docPartPr>
      <w:docPartBody>
        <w:p w:rsidR="00F14AAB" w:rsidRDefault="00F14AAB">
          <w:r w:rsidRPr="00B747E7">
            <w:rPr>
              <w:rStyle w:val="a3"/>
              <w:rtl/>
            </w:rPr>
            <w:t>[שם ספק]</w:t>
          </w:r>
        </w:p>
      </w:docPartBody>
    </w:docPart>
    <w:docPart>
      <w:docPartPr>
        <w:name w:val="E0316F75536F4E68B51B142CC8245398"/>
        <w:category>
          <w:name w:val="כללי"/>
          <w:gallery w:val="placeholder"/>
        </w:category>
        <w:types>
          <w:type w:val="bbPlcHdr"/>
        </w:types>
        <w:behaviors>
          <w:behavior w:val="content"/>
        </w:behaviors>
        <w:guid w:val="{ABD4ADCA-9FBF-42A8-A2AD-468822E114CD}"/>
      </w:docPartPr>
      <w:docPartBody>
        <w:p w:rsidR="00F14AAB" w:rsidRDefault="00F14AAB">
          <w:r w:rsidRPr="00B747E7">
            <w:rPr>
              <w:rStyle w:val="a3"/>
              <w:rtl/>
            </w:rPr>
            <w:t>[תאריך חתימת חוזה]</w:t>
          </w:r>
        </w:p>
      </w:docPartBody>
    </w:docPart>
    <w:docPart>
      <w:docPartPr>
        <w:name w:val="DD64D30360784CE18C0DE2F2A5933F82"/>
        <w:category>
          <w:name w:val="כללי"/>
          <w:gallery w:val="placeholder"/>
        </w:category>
        <w:types>
          <w:type w:val="bbPlcHdr"/>
        </w:types>
        <w:behaviors>
          <w:behavior w:val="content"/>
        </w:behaviors>
        <w:guid w:val="{E28DB227-26CB-4432-B5DC-344174C45433}"/>
      </w:docPartPr>
      <w:docPartBody>
        <w:p w:rsidR="00F14AAB" w:rsidRDefault="00F14AAB">
          <w:r w:rsidRPr="00B747E7">
            <w:rPr>
              <w:rStyle w:val="a3"/>
              <w:rtl/>
            </w:rPr>
            <w:t>[שם הפרויקט]</w:t>
          </w:r>
        </w:p>
      </w:docPartBody>
    </w:docPart>
    <w:docPart>
      <w:docPartPr>
        <w:name w:val="9BBB0B8800A3423F8318E5743E6E5377"/>
        <w:category>
          <w:name w:val="כללי"/>
          <w:gallery w:val="placeholder"/>
        </w:category>
        <w:types>
          <w:type w:val="bbPlcHdr"/>
        </w:types>
        <w:behaviors>
          <w:behavior w:val="content"/>
        </w:behaviors>
        <w:guid w:val="{03674BEA-9C0B-4CC8-ABEA-40A556FC0E42}"/>
      </w:docPartPr>
      <w:docPartBody>
        <w:p w:rsidR="00F14AAB" w:rsidRDefault="00F14AAB">
          <w:r w:rsidRPr="00B747E7">
            <w:rPr>
              <w:rStyle w:val="a3"/>
              <w:rtl/>
            </w:rPr>
            <w:t>[שם אתר]</w:t>
          </w:r>
        </w:p>
      </w:docPartBody>
    </w:docPart>
    <w:docPart>
      <w:docPartPr>
        <w:name w:val="353AD82A28A24870A6DB2DF489DC3A79"/>
        <w:category>
          <w:name w:val="כללי"/>
          <w:gallery w:val="placeholder"/>
        </w:category>
        <w:types>
          <w:type w:val="bbPlcHdr"/>
        </w:types>
        <w:behaviors>
          <w:behavior w:val="content"/>
        </w:behaviors>
        <w:guid w:val="{5EE8A175-0051-4CE8-8B48-77F8C0A38071}"/>
      </w:docPartPr>
      <w:docPartBody>
        <w:p w:rsidR="00F14AAB" w:rsidRDefault="00F14AAB">
          <w:r w:rsidRPr="00B747E7">
            <w:rPr>
              <w:rStyle w:val="a3"/>
              <w:rtl/>
            </w:rPr>
            <w:t>[צד א בחוזה]</w:t>
          </w:r>
        </w:p>
      </w:docPartBody>
    </w:docPart>
    <w:docPart>
      <w:docPartPr>
        <w:name w:val="1DA959507CA64BD1AD9370D04403468A"/>
        <w:category>
          <w:name w:val="כללי"/>
          <w:gallery w:val="placeholder"/>
        </w:category>
        <w:types>
          <w:type w:val="bbPlcHdr"/>
        </w:types>
        <w:behaviors>
          <w:behavior w:val="content"/>
        </w:behaviors>
        <w:guid w:val="{DFDA98D8-8308-4B38-9B22-968038D13C6A}"/>
      </w:docPartPr>
      <w:docPartBody>
        <w:p w:rsidR="00F14AAB" w:rsidRDefault="00F14AAB">
          <w:r w:rsidRPr="00B747E7">
            <w:rPr>
              <w:rStyle w:val="a3"/>
              <w:rtl/>
            </w:rPr>
            <w:t>[שם אתר]</w:t>
          </w:r>
        </w:p>
      </w:docPartBody>
    </w:docPart>
    <w:docPart>
      <w:docPartPr>
        <w:name w:val="A9AF9C1D1CEC4B95ABDE6F39AA6F66FE"/>
        <w:category>
          <w:name w:val="כללי"/>
          <w:gallery w:val="placeholder"/>
        </w:category>
        <w:types>
          <w:type w:val="bbPlcHdr"/>
        </w:types>
        <w:behaviors>
          <w:behavior w:val="content"/>
        </w:behaviors>
        <w:guid w:val="{3FF2DFE9-508E-475C-A84C-0D6A47AEB00B}"/>
      </w:docPartPr>
      <w:docPartBody>
        <w:p w:rsidR="00F14AAB" w:rsidRDefault="00F14AAB">
          <w:r w:rsidRPr="00B747E7">
            <w:rPr>
              <w:rStyle w:val="a3"/>
              <w:rtl/>
            </w:rPr>
            <w:t>[תאריך חתימת חוזה]</w:t>
          </w:r>
        </w:p>
      </w:docPartBody>
    </w:docPart>
    <w:docPart>
      <w:docPartPr>
        <w:name w:val="7E0DFF63DDEA4DB1921AE2D0D8ABA019"/>
        <w:category>
          <w:name w:val="כללי"/>
          <w:gallery w:val="placeholder"/>
        </w:category>
        <w:types>
          <w:type w:val="bbPlcHdr"/>
        </w:types>
        <w:behaviors>
          <w:behavior w:val="content"/>
        </w:behaviors>
        <w:guid w:val="{81061F99-CC8F-4425-872C-9E6E9F18265E}"/>
      </w:docPartPr>
      <w:docPartBody>
        <w:p w:rsidR="00F14AAB" w:rsidRDefault="00F14AAB">
          <w:r w:rsidRPr="00B747E7">
            <w:rPr>
              <w:rStyle w:val="a3"/>
              <w:rtl/>
            </w:rPr>
            <w:t>[צד א בחוזה]</w:t>
          </w:r>
        </w:p>
      </w:docPartBody>
    </w:docPart>
    <w:docPart>
      <w:docPartPr>
        <w:name w:val="3847880E1F70456097F2F624018F801B"/>
        <w:category>
          <w:name w:val="כללי"/>
          <w:gallery w:val="placeholder"/>
        </w:category>
        <w:types>
          <w:type w:val="bbPlcHdr"/>
        </w:types>
        <w:behaviors>
          <w:behavior w:val="content"/>
        </w:behaviors>
        <w:guid w:val="{F2BD3FEB-6931-4013-A1E5-22E23464B50A}"/>
      </w:docPartPr>
      <w:docPartBody>
        <w:p w:rsidR="00F14AAB" w:rsidRDefault="00F14AAB">
          <w:r w:rsidRPr="00B747E7">
            <w:rPr>
              <w:rStyle w:val="a3"/>
              <w:rtl/>
            </w:rPr>
            <w:t>[שם אתר]</w:t>
          </w:r>
        </w:p>
      </w:docPartBody>
    </w:docPart>
    <w:docPart>
      <w:docPartPr>
        <w:name w:val="44FA1102FF78424A8960CA5AA22468A2"/>
        <w:category>
          <w:name w:val="כללי"/>
          <w:gallery w:val="placeholder"/>
        </w:category>
        <w:types>
          <w:type w:val="bbPlcHdr"/>
        </w:types>
        <w:behaviors>
          <w:behavior w:val="content"/>
        </w:behaviors>
        <w:guid w:val="{104AF4FA-717A-43CE-A3CD-5B06A0FC1B75}"/>
      </w:docPartPr>
      <w:docPartBody>
        <w:p w:rsidR="00F14AAB" w:rsidRDefault="00F14AAB">
          <w:r w:rsidRPr="00B747E7">
            <w:rPr>
              <w:rStyle w:val="a3"/>
              <w:rtl/>
            </w:rPr>
            <w:t>[שם אתר]</w:t>
          </w:r>
        </w:p>
      </w:docPartBody>
    </w:docPart>
    <w:docPart>
      <w:docPartPr>
        <w:name w:val="9B736C2CF2AB47FF9C097A39755F3087"/>
        <w:category>
          <w:name w:val="כללי"/>
          <w:gallery w:val="placeholder"/>
        </w:category>
        <w:types>
          <w:type w:val="bbPlcHdr"/>
        </w:types>
        <w:behaviors>
          <w:behavior w:val="content"/>
        </w:behaviors>
        <w:guid w:val="{EBB87855-4A6A-4010-8039-B43F7F69BA73}"/>
      </w:docPartPr>
      <w:docPartBody>
        <w:p w:rsidR="00F14AAB" w:rsidRDefault="00F14AAB">
          <w:r w:rsidRPr="00B747E7">
            <w:rPr>
              <w:rStyle w:val="a3"/>
              <w:rtl/>
            </w:rPr>
            <w:t>[שם ספק]</w:t>
          </w:r>
        </w:p>
      </w:docPartBody>
    </w:docPart>
    <w:docPart>
      <w:docPartPr>
        <w:name w:val="3693E7D64992411CA69E6BC0F59EB851"/>
        <w:category>
          <w:name w:val="כללי"/>
          <w:gallery w:val="placeholder"/>
        </w:category>
        <w:types>
          <w:type w:val="bbPlcHdr"/>
        </w:types>
        <w:behaviors>
          <w:behavior w:val="content"/>
        </w:behaviors>
        <w:guid w:val="{F53B166B-1DF7-4F02-A39E-B3286E373B32}"/>
      </w:docPartPr>
      <w:docPartBody>
        <w:p w:rsidR="00F14AAB" w:rsidRDefault="00F14AAB">
          <w:r w:rsidRPr="00B747E7">
            <w:rPr>
              <w:rStyle w:val="a3"/>
              <w:rtl/>
            </w:rPr>
            <w:t>[שם ספק]</w:t>
          </w:r>
        </w:p>
      </w:docPartBody>
    </w:docPart>
    <w:docPart>
      <w:docPartPr>
        <w:name w:val="E766EDA500D441F2851ABE1C7070169F"/>
        <w:category>
          <w:name w:val="כללי"/>
          <w:gallery w:val="placeholder"/>
        </w:category>
        <w:types>
          <w:type w:val="bbPlcHdr"/>
        </w:types>
        <w:behaviors>
          <w:behavior w:val="content"/>
        </w:behaviors>
        <w:guid w:val="{F4ADB505-E881-4760-AB9A-2A1FE12407DD}"/>
      </w:docPartPr>
      <w:docPartBody>
        <w:p w:rsidR="00F14AAB" w:rsidRDefault="00F14AAB">
          <w:r w:rsidRPr="00B747E7">
            <w:rPr>
              <w:rStyle w:val="a3"/>
              <w:rtl/>
            </w:rPr>
            <w:t>[שם הפרויקט]</w:t>
          </w:r>
        </w:p>
      </w:docPartBody>
    </w:docPart>
    <w:docPart>
      <w:docPartPr>
        <w:name w:val="3C1CED3C9BCD4F1DB8932356A4D9E283"/>
        <w:category>
          <w:name w:val="כללי"/>
          <w:gallery w:val="placeholder"/>
        </w:category>
        <w:types>
          <w:type w:val="bbPlcHdr"/>
        </w:types>
        <w:behaviors>
          <w:behavior w:val="content"/>
        </w:behaviors>
        <w:guid w:val="{977FB16B-59FE-4EA1-8A8B-7EFF8B35DB42}"/>
      </w:docPartPr>
      <w:docPartBody>
        <w:p w:rsidR="00F14AAB" w:rsidRDefault="00F14AAB">
          <w:r w:rsidRPr="00B747E7">
            <w:rPr>
              <w:rStyle w:val="a3"/>
              <w:rtl/>
            </w:rPr>
            <w:t>[סוג מדד כותרת]</w:t>
          </w:r>
        </w:p>
      </w:docPartBody>
    </w:docPart>
    <w:docPart>
      <w:docPartPr>
        <w:name w:val="390DD7D6EFEC4432A9A82E052AD8019D"/>
        <w:category>
          <w:name w:val="כללי"/>
          <w:gallery w:val="placeholder"/>
        </w:category>
        <w:types>
          <w:type w:val="bbPlcHdr"/>
        </w:types>
        <w:behaviors>
          <w:behavior w:val="content"/>
        </w:behaviors>
        <w:guid w:val="{841A78FF-E0A1-4ACC-8626-D52E6AA8EB02}"/>
      </w:docPartPr>
      <w:docPartBody>
        <w:p w:rsidR="00F14AAB" w:rsidRDefault="00F14AAB">
          <w:r w:rsidRPr="00B747E7">
            <w:rPr>
              <w:rStyle w:val="a3"/>
              <w:rtl/>
            </w:rPr>
            <w:t>[מדד בגין/ידוע - כותרת]</w:t>
          </w:r>
        </w:p>
      </w:docPartBody>
    </w:docPart>
    <w:docPart>
      <w:docPartPr>
        <w:name w:val="0EC8AFB8C2644569944A7741F2FE5C0D"/>
        <w:category>
          <w:name w:val="כללי"/>
          <w:gallery w:val="placeholder"/>
        </w:category>
        <w:types>
          <w:type w:val="bbPlcHdr"/>
        </w:types>
        <w:behaviors>
          <w:behavior w:val="content"/>
        </w:behaviors>
        <w:guid w:val="{0F346D8F-E651-45D0-9952-93EE27CF4497}"/>
      </w:docPartPr>
      <w:docPartBody>
        <w:p w:rsidR="00F14AAB" w:rsidRDefault="00F14AAB">
          <w:r w:rsidRPr="00B747E7">
            <w:rPr>
              <w:rStyle w:val="a3"/>
              <w:rtl/>
            </w:rPr>
            <w:t>[מדד בסיס]</w:t>
          </w:r>
        </w:p>
      </w:docPartBody>
    </w:docPart>
    <w:docPart>
      <w:docPartPr>
        <w:name w:val="15270A8535FE4FBE87B7CCAE0B0E39BF"/>
        <w:category>
          <w:name w:val="כללי"/>
          <w:gallery w:val="placeholder"/>
        </w:category>
        <w:types>
          <w:type w:val="bbPlcHdr"/>
        </w:types>
        <w:behaviors>
          <w:behavior w:val="content"/>
        </w:behaviors>
        <w:guid w:val="{CB224F7B-9375-46B1-B2C0-C8B675258D95}"/>
      </w:docPartPr>
      <w:docPartBody>
        <w:p w:rsidR="00F14AAB" w:rsidRDefault="00F14AAB">
          <w:r w:rsidRPr="00B747E7">
            <w:rPr>
              <w:rStyle w:val="a3"/>
              <w:rtl/>
            </w:rPr>
            <w:t>[נקודות מדד]</w:t>
          </w:r>
        </w:p>
      </w:docPartBody>
    </w:docPart>
    <w:docPart>
      <w:docPartPr>
        <w:name w:val="35E4251D2A874369BCA7E3D33AE8DA8B"/>
        <w:category>
          <w:name w:val="כללי"/>
          <w:gallery w:val="placeholder"/>
        </w:category>
        <w:types>
          <w:type w:val="bbPlcHdr"/>
        </w:types>
        <w:behaviors>
          <w:behavior w:val="content"/>
        </w:behaviors>
        <w:guid w:val="{F03D1260-35B1-4AAD-946C-C902B317665D}"/>
      </w:docPartPr>
      <w:docPartBody>
        <w:p w:rsidR="00F14AAB" w:rsidRDefault="00F14AAB">
          <w:r w:rsidRPr="00B747E7">
            <w:rPr>
              <w:rStyle w:val="a3"/>
              <w:rtl/>
            </w:rPr>
            <w:t>[שם הפרויקט]</w:t>
          </w:r>
        </w:p>
      </w:docPartBody>
    </w:docPart>
    <w:docPart>
      <w:docPartPr>
        <w:name w:val="25ED5A29456142D2A94D083DE1EDEECF"/>
        <w:category>
          <w:name w:val="כללי"/>
          <w:gallery w:val="placeholder"/>
        </w:category>
        <w:types>
          <w:type w:val="bbPlcHdr"/>
        </w:types>
        <w:behaviors>
          <w:behavior w:val="content"/>
        </w:behaviors>
        <w:guid w:val="{D919C643-6E4B-4E2D-8491-9F549ED8F4A8}"/>
      </w:docPartPr>
      <w:docPartBody>
        <w:p w:rsidR="00F14AAB" w:rsidRDefault="00F14AAB" w:rsidP="00F14AAB">
          <w:pPr>
            <w:pStyle w:val="25ED5A29456142D2A94D083DE1EDEECF"/>
          </w:pPr>
          <w:r w:rsidRPr="00B747E7">
            <w:rPr>
              <w:rStyle w:val="a3"/>
              <w:rtl/>
            </w:rPr>
            <w:t>[סוג מדד כותרת]</w:t>
          </w:r>
        </w:p>
      </w:docPartBody>
    </w:docPart>
    <w:docPart>
      <w:docPartPr>
        <w:name w:val="7E8A03CED1934F9882350454A591A580"/>
        <w:category>
          <w:name w:val="כללי"/>
          <w:gallery w:val="placeholder"/>
        </w:category>
        <w:types>
          <w:type w:val="bbPlcHdr"/>
        </w:types>
        <w:behaviors>
          <w:behavior w:val="content"/>
        </w:behaviors>
        <w:guid w:val="{0D22FA5B-E9F8-4007-912C-9ACF46A65EF4}"/>
      </w:docPartPr>
      <w:docPartBody>
        <w:p w:rsidR="00F14AAB" w:rsidRDefault="00F14AAB" w:rsidP="00F14AAB">
          <w:pPr>
            <w:pStyle w:val="7E8A03CED1934F9882350454A591A580"/>
          </w:pPr>
          <w:r w:rsidRPr="00B747E7">
            <w:rPr>
              <w:rStyle w:val="a3"/>
              <w:rtl/>
            </w:rPr>
            <w:t>[מדד בגין/ידוע - כותרת]</w:t>
          </w:r>
        </w:p>
      </w:docPartBody>
    </w:docPart>
    <w:docPart>
      <w:docPartPr>
        <w:name w:val="A4619D71C3CD4CA1BD69C14BDA254E44"/>
        <w:category>
          <w:name w:val="כללי"/>
          <w:gallery w:val="placeholder"/>
        </w:category>
        <w:types>
          <w:type w:val="bbPlcHdr"/>
        </w:types>
        <w:behaviors>
          <w:behavior w:val="content"/>
        </w:behaviors>
        <w:guid w:val="{361C6118-5F55-44B9-B123-534D3A6FA42E}"/>
      </w:docPartPr>
      <w:docPartBody>
        <w:p w:rsidR="00F14AAB" w:rsidRDefault="00F14AAB" w:rsidP="00F14AAB">
          <w:pPr>
            <w:pStyle w:val="A4619D71C3CD4CA1BD69C14BDA254E44"/>
          </w:pPr>
          <w:r w:rsidRPr="00B747E7">
            <w:rPr>
              <w:rStyle w:val="a3"/>
              <w:rtl/>
            </w:rPr>
            <w:t>[מדד בסיס]</w:t>
          </w:r>
        </w:p>
      </w:docPartBody>
    </w:docPart>
    <w:docPart>
      <w:docPartPr>
        <w:name w:val="22E994D1002049A4A8AD2504B137F035"/>
        <w:category>
          <w:name w:val="כללי"/>
          <w:gallery w:val="placeholder"/>
        </w:category>
        <w:types>
          <w:type w:val="bbPlcHdr"/>
        </w:types>
        <w:behaviors>
          <w:behavior w:val="content"/>
        </w:behaviors>
        <w:guid w:val="{E34CE423-9155-4136-9FFF-836368718B31}"/>
      </w:docPartPr>
      <w:docPartBody>
        <w:p w:rsidR="00F14AAB" w:rsidRDefault="00F14AAB" w:rsidP="00F14AAB">
          <w:pPr>
            <w:pStyle w:val="22E994D1002049A4A8AD2504B137F035"/>
          </w:pPr>
          <w:r w:rsidRPr="00B747E7">
            <w:rPr>
              <w:rStyle w:val="a3"/>
              <w:rtl/>
            </w:rPr>
            <w:t>[נקודות מדד]</w:t>
          </w:r>
        </w:p>
      </w:docPartBody>
    </w:docPart>
    <w:docPart>
      <w:docPartPr>
        <w:name w:val="A07761CF87D24519ADE3B013629A358E"/>
        <w:category>
          <w:name w:val="כללי"/>
          <w:gallery w:val="placeholder"/>
        </w:category>
        <w:types>
          <w:type w:val="bbPlcHdr"/>
        </w:types>
        <w:behaviors>
          <w:behavior w:val="content"/>
        </w:behaviors>
        <w:guid w:val="{6A8E25C4-D9B0-4921-AA66-E0C31F22C186}"/>
      </w:docPartPr>
      <w:docPartBody>
        <w:p w:rsidR="00F14AAB" w:rsidRDefault="00F14AAB">
          <w:r w:rsidRPr="00B747E7">
            <w:rPr>
              <w:rStyle w:val="a3"/>
              <w:rtl/>
            </w:rPr>
            <w:t>[שם הפרויקט]</w:t>
          </w:r>
        </w:p>
      </w:docPartBody>
    </w:docPart>
    <w:docPart>
      <w:docPartPr>
        <w:name w:val="8F6C341BB54D4D66BDBED3CEB8652A72"/>
        <w:category>
          <w:name w:val="כללי"/>
          <w:gallery w:val="placeholder"/>
        </w:category>
        <w:types>
          <w:type w:val="bbPlcHdr"/>
        </w:types>
        <w:behaviors>
          <w:behavior w:val="content"/>
        </w:behaviors>
        <w:guid w:val="{C8CFE8D3-A4CA-4E78-8D6A-A2D0343EA4DB}"/>
      </w:docPartPr>
      <w:docPartBody>
        <w:p w:rsidR="00F14AAB" w:rsidRDefault="00F14AAB" w:rsidP="00F14AAB">
          <w:pPr>
            <w:pStyle w:val="8F6C341BB54D4D66BDBED3CEB8652A72"/>
          </w:pPr>
          <w:r w:rsidRPr="00B747E7">
            <w:rPr>
              <w:rStyle w:val="a3"/>
              <w:rtl/>
            </w:rPr>
            <w:t>[סוג מדד כותרת]</w:t>
          </w:r>
        </w:p>
      </w:docPartBody>
    </w:docPart>
    <w:docPart>
      <w:docPartPr>
        <w:name w:val="F9BF23AF95694D878D5C1A2BDFFEEFA2"/>
        <w:category>
          <w:name w:val="כללי"/>
          <w:gallery w:val="placeholder"/>
        </w:category>
        <w:types>
          <w:type w:val="bbPlcHdr"/>
        </w:types>
        <w:behaviors>
          <w:behavior w:val="content"/>
        </w:behaviors>
        <w:guid w:val="{BB130901-3650-4630-B70F-2A50ADEC7FE7}"/>
      </w:docPartPr>
      <w:docPartBody>
        <w:p w:rsidR="00F14AAB" w:rsidRDefault="00F14AAB" w:rsidP="00F14AAB">
          <w:pPr>
            <w:pStyle w:val="F9BF23AF95694D878D5C1A2BDFFEEFA2"/>
          </w:pPr>
          <w:r w:rsidRPr="00B747E7">
            <w:rPr>
              <w:rStyle w:val="a3"/>
              <w:rtl/>
            </w:rPr>
            <w:t>[מדד בגין/ידוע - כותרת]</w:t>
          </w:r>
        </w:p>
      </w:docPartBody>
    </w:docPart>
    <w:docPart>
      <w:docPartPr>
        <w:name w:val="6114CAB1F9984323BBC2601C4761272D"/>
        <w:category>
          <w:name w:val="כללי"/>
          <w:gallery w:val="placeholder"/>
        </w:category>
        <w:types>
          <w:type w:val="bbPlcHdr"/>
        </w:types>
        <w:behaviors>
          <w:behavior w:val="content"/>
        </w:behaviors>
        <w:guid w:val="{B1D8E156-5CD0-48B4-8452-2E9C3777EF52}"/>
      </w:docPartPr>
      <w:docPartBody>
        <w:p w:rsidR="00F14AAB" w:rsidRDefault="00F14AAB" w:rsidP="00F14AAB">
          <w:pPr>
            <w:pStyle w:val="6114CAB1F9984323BBC2601C4761272D"/>
          </w:pPr>
          <w:r w:rsidRPr="00B747E7">
            <w:rPr>
              <w:rStyle w:val="a3"/>
              <w:rtl/>
            </w:rPr>
            <w:t>[מדד בסיס]</w:t>
          </w:r>
        </w:p>
      </w:docPartBody>
    </w:docPart>
    <w:docPart>
      <w:docPartPr>
        <w:name w:val="4D1FFA1590424E2BB546A77D4240CE31"/>
        <w:category>
          <w:name w:val="כללי"/>
          <w:gallery w:val="placeholder"/>
        </w:category>
        <w:types>
          <w:type w:val="bbPlcHdr"/>
        </w:types>
        <w:behaviors>
          <w:behavior w:val="content"/>
        </w:behaviors>
        <w:guid w:val="{0EACBCA6-F5EA-4C86-838D-E53820388B92}"/>
      </w:docPartPr>
      <w:docPartBody>
        <w:p w:rsidR="00F14AAB" w:rsidRDefault="00F14AAB" w:rsidP="00F14AAB">
          <w:pPr>
            <w:pStyle w:val="4D1FFA1590424E2BB546A77D4240CE31"/>
          </w:pPr>
          <w:r w:rsidRPr="00B747E7">
            <w:rPr>
              <w:rStyle w:val="a3"/>
              <w:rtl/>
            </w:rPr>
            <w:t>[נקודות מדד]</w:t>
          </w:r>
        </w:p>
      </w:docPartBody>
    </w:docPart>
    <w:docPart>
      <w:docPartPr>
        <w:name w:val="A6ACC1E631174F56A827CC4D23F4F632"/>
        <w:category>
          <w:name w:val="כללי"/>
          <w:gallery w:val="placeholder"/>
        </w:category>
        <w:types>
          <w:type w:val="bbPlcHdr"/>
        </w:types>
        <w:behaviors>
          <w:behavior w:val="content"/>
        </w:behaviors>
        <w:guid w:val="{7B565BC1-723B-45B4-A79E-7C981573AA99}"/>
      </w:docPartPr>
      <w:docPartBody>
        <w:p w:rsidR="00F14AAB" w:rsidRDefault="00F14AAB">
          <w:r w:rsidRPr="00B747E7">
            <w:rPr>
              <w:rStyle w:val="a3"/>
              <w:rtl/>
            </w:rPr>
            <w:t>[שם הפרויקט]</w:t>
          </w:r>
        </w:p>
      </w:docPartBody>
    </w:docPart>
    <w:docPart>
      <w:docPartPr>
        <w:name w:val="5C033AE97F764B5898EF3E0D1DFB9684"/>
        <w:category>
          <w:name w:val="כללי"/>
          <w:gallery w:val="placeholder"/>
        </w:category>
        <w:types>
          <w:type w:val="bbPlcHdr"/>
        </w:types>
        <w:behaviors>
          <w:behavior w:val="content"/>
        </w:behaviors>
        <w:guid w:val="{6E547B89-DDF8-44A6-9BC0-E3B299B70CBC}"/>
      </w:docPartPr>
      <w:docPartBody>
        <w:p w:rsidR="00B12807" w:rsidRDefault="00657539" w:rsidP="00657539">
          <w:pPr>
            <w:pStyle w:val="5C033AE97F764B5898EF3E0D1DFB9684"/>
          </w:pPr>
          <w:r w:rsidRPr="00B747E7">
            <w:rPr>
              <w:rStyle w:val="a3"/>
              <w:rtl/>
            </w:rPr>
            <w:t>[צד א בחוזה]</w:t>
          </w:r>
        </w:p>
      </w:docPartBody>
    </w:docPart>
    <w:docPart>
      <w:docPartPr>
        <w:name w:val="E28D06DF83794209807D477F2B690109"/>
        <w:category>
          <w:name w:val="כללי"/>
          <w:gallery w:val="placeholder"/>
        </w:category>
        <w:types>
          <w:type w:val="bbPlcHdr"/>
        </w:types>
        <w:behaviors>
          <w:behavior w:val="content"/>
        </w:behaviors>
        <w:guid w:val="{EB60BB37-C81D-4309-9A83-7FF00588D176}"/>
      </w:docPartPr>
      <w:docPartBody>
        <w:p w:rsidR="00B12807" w:rsidRDefault="00657539" w:rsidP="00657539">
          <w:pPr>
            <w:pStyle w:val="E28D06DF83794209807D477F2B690109"/>
          </w:pPr>
          <w:r w:rsidRPr="00B747E7">
            <w:rPr>
              <w:rStyle w:val="a3"/>
              <w:rtl/>
            </w:rPr>
            <w:t>[שם ספק]</w:t>
          </w:r>
        </w:p>
      </w:docPartBody>
    </w:docPart>
    <w:docPart>
      <w:docPartPr>
        <w:name w:val="4324F122FCAB41A7B87D7E3BE7911978"/>
        <w:category>
          <w:name w:val="כללי"/>
          <w:gallery w:val="placeholder"/>
        </w:category>
        <w:types>
          <w:type w:val="bbPlcHdr"/>
        </w:types>
        <w:behaviors>
          <w:behavior w:val="content"/>
        </w:behaviors>
        <w:guid w:val="{D903470A-39DA-4B87-B15E-4A63BAE3A0AF}"/>
      </w:docPartPr>
      <w:docPartBody>
        <w:p w:rsidR="00B12807" w:rsidRDefault="00657539" w:rsidP="00657539">
          <w:pPr>
            <w:pStyle w:val="4324F122FCAB41A7B87D7E3BE7911978"/>
          </w:pPr>
          <w:r w:rsidRPr="00B747E7">
            <w:rPr>
              <w:rStyle w:val="a3"/>
              <w:rtl/>
            </w:rPr>
            <w:t>[תאריך חתימת חוזה]</w:t>
          </w:r>
        </w:p>
      </w:docPartBody>
    </w:docPart>
    <w:docPart>
      <w:docPartPr>
        <w:name w:val="935EC7787E0C453F94479C06A81314B9"/>
        <w:category>
          <w:name w:val="כללי"/>
          <w:gallery w:val="placeholder"/>
        </w:category>
        <w:types>
          <w:type w:val="bbPlcHdr"/>
        </w:types>
        <w:behaviors>
          <w:behavior w:val="content"/>
        </w:behaviors>
        <w:guid w:val="{DEA87EE2-14B8-420B-BCD4-0CC20EE14666}"/>
      </w:docPartPr>
      <w:docPartBody>
        <w:p w:rsidR="00B12807" w:rsidRDefault="00657539" w:rsidP="00657539">
          <w:pPr>
            <w:pStyle w:val="935EC7787E0C453F94479C06A81314B9"/>
          </w:pPr>
          <w:r w:rsidRPr="00B747E7">
            <w:rPr>
              <w:rStyle w:val="a3"/>
              <w:rtl/>
            </w:rPr>
            <w:t>[שם הפרויקט]</w:t>
          </w:r>
        </w:p>
      </w:docPartBody>
    </w:docPart>
    <w:docPart>
      <w:docPartPr>
        <w:name w:val="B63D527A5808483C8B3B4725368625DB"/>
        <w:category>
          <w:name w:val="כללי"/>
          <w:gallery w:val="placeholder"/>
        </w:category>
        <w:types>
          <w:type w:val="bbPlcHdr"/>
        </w:types>
        <w:behaviors>
          <w:behavior w:val="content"/>
        </w:behaviors>
        <w:guid w:val="{920E14CB-BAC1-455A-B543-E896FAB37795}"/>
      </w:docPartPr>
      <w:docPartBody>
        <w:p w:rsidR="005F169F" w:rsidRDefault="005F169F" w:rsidP="005F169F">
          <w:pPr>
            <w:pStyle w:val="B63D527A5808483C8B3B4725368625DB"/>
          </w:pPr>
          <w:r w:rsidRPr="002516AF">
            <w:rPr>
              <w:rStyle w:val="a3"/>
              <w:rtl/>
            </w:rPr>
            <w:t>[שם הפרויקט]</w:t>
          </w:r>
        </w:p>
      </w:docPartBody>
    </w:docPart>
    <w:docPart>
      <w:docPartPr>
        <w:name w:val="3883FB519F804B6A9F4B69F501B36F59"/>
        <w:category>
          <w:name w:val="כללי"/>
          <w:gallery w:val="placeholder"/>
        </w:category>
        <w:types>
          <w:type w:val="bbPlcHdr"/>
        </w:types>
        <w:behaviors>
          <w:behavior w:val="content"/>
        </w:behaviors>
        <w:guid w:val="{4C6EC99D-13B8-46BA-A486-FA6D84309295}"/>
      </w:docPartPr>
      <w:docPartBody>
        <w:p w:rsidR="001A12EB" w:rsidRDefault="001A12EB">
          <w:r w:rsidRPr="000738C3">
            <w:rPr>
              <w:rStyle w:val="a3"/>
              <w:rFonts w:hint="cs"/>
              <w:rtl/>
            </w:rPr>
            <w:t>[מדד</w:t>
          </w:r>
          <w:r w:rsidRPr="000738C3">
            <w:rPr>
              <w:rStyle w:val="a3"/>
              <w:rtl/>
            </w:rPr>
            <w:t xml:space="preserve"> </w:t>
          </w:r>
          <w:r w:rsidRPr="000738C3">
            <w:rPr>
              <w:rStyle w:val="a3"/>
              <w:rFonts w:hint="cs"/>
              <w:rtl/>
            </w:rPr>
            <w:t>בסיס]</w:t>
          </w:r>
        </w:p>
      </w:docPartBody>
    </w:docPart>
    <w:docPart>
      <w:docPartPr>
        <w:name w:val="559286E9DD094FF3A9D3763A359A30AD"/>
        <w:category>
          <w:name w:val="כללי"/>
          <w:gallery w:val="placeholder"/>
        </w:category>
        <w:types>
          <w:type w:val="bbPlcHdr"/>
        </w:types>
        <w:behaviors>
          <w:behavior w:val="content"/>
        </w:behaviors>
        <w:guid w:val="{1DCCC983-A11F-4706-A959-BC6644CF43D3}"/>
      </w:docPartPr>
      <w:docPartBody>
        <w:p w:rsidR="001A12EB" w:rsidRDefault="001A12EB">
          <w:r w:rsidRPr="000738C3">
            <w:rPr>
              <w:rStyle w:val="a3"/>
              <w:rFonts w:hint="cs"/>
              <w:rtl/>
            </w:rPr>
            <w:t>[נקודות</w:t>
          </w:r>
          <w:r w:rsidRPr="000738C3">
            <w:rPr>
              <w:rStyle w:val="a3"/>
              <w:rtl/>
            </w:rPr>
            <w:t xml:space="preserve"> </w:t>
          </w:r>
          <w:r w:rsidRPr="000738C3">
            <w:rPr>
              <w:rStyle w:val="a3"/>
              <w:rFonts w:hint="cs"/>
              <w:rtl/>
            </w:rPr>
            <w:t>מדד]</w:t>
          </w:r>
        </w:p>
      </w:docPartBody>
    </w:docPart>
    <w:docPart>
      <w:docPartPr>
        <w:name w:val="D619247565AE427BB50A8038DF8DC663"/>
        <w:category>
          <w:name w:val="כללי"/>
          <w:gallery w:val="placeholder"/>
        </w:category>
        <w:types>
          <w:type w:val="bbPlcHdr"/>
        </w:types>
        <w:behaviors>
          <w:behavior w:val="content"/>
        </w:behaviors>
        <w:guid w:val="{109A8B1E-CBC9-4D85-96FA-A4FE13672EAA}"/>
      </w:docPartPr>
      <w:docPartBody>
        <w:p w:rsidR="000758FC" w:rsidRDefault="001A12EB">
          <w:r w:rsidRPr="000738C3">
            <w:rPr>
              <w:rStyle w:val="a3"/>
              <w:rFonts w:hint="cs"/>
              <w:rtl/>
            </w:rPr>
            <w:t>[שם</w:t>
          </w:r>
          <w:r w:rsidRPr="000738C3">
            <w:rPr>
              <w:rStyle w:val="a3"/>
              <w:rtl/>
            </w:rPr>
            <w:t xml:space="preserve"> </w:t>
          </w:r>
          <w:r w:rsidRPr="000738C3">
            <w:rPr>
              <w:rStyle w:val="a3"/>
              <w:rFonts w:hint="cs"/>
              <w:rtl/>
            </w:rPr>
            <w:t>הפרויקט]</w:t>
          </w:r>
        </w:p>
      </w:docPartBody>
    </w:docPart>
    <w:docPart>
      <w:docPartPr>
        <w:name w:val="5436FBC67E2740FBB223C4ABB032CA27"/>
        <w:category>
          <w:name w:val="כללי"/>
          <w:gallery w:val="placeholder"/>
        </w:category>
        <w:types>
          <w:type w:val="bbPlcHdr"/>
        </w:types>
        <w:behaviors>
          <w:behavior w:val="content"/>
        </w:behaviors>
        <w:guid w:val="{C968C2E7-8B0C-4E7F-BFFA-CB6F9B633C67}"/>
      </w:docPartPr>
      <w:docPartBody>
        <w:p w:rsidR="000758FC" w:rsidRDefault="001A12EB">
          <w:r w:rsidRPr="000738C3">
            <w:rPr>
              <w:rStyle w:val="a3"/>
              <w:rFonts w:hint="cs"/>
              <w:rtl/>
            </w:rPr>
            <w:t>[שם</w:t>
          </w:r>
          <w:r w:rsidRPr="000738C3">
            <w:rPr>
              <w:rStyle w:val="a3"/>
              <w:rtl/>
            </w:rPr>
            <w:t xml:space="preserve"> </w:t>
          </w:r>
          <w:r w:rsidRPr="000738C3">
            <w:rPr>
              <w:rStyle w:val="a3"/>
              <w:rFonts w:hint="cs"/>
              <w:rtl/>
            </w:rPr>
            <w:t>הפרויקט]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David">
    <w:panose1 w:val="020E0502060401010101"/>
    <w:charset w:val="B1"/>
    <w:family w:val="swiss"/>
    <w:pitch w:val="variable"/>
    <w:sig w:usb0="00000801" w:usb1="00000000" w:usb2="00000000" w:usb3="00000000" w:csb0="00000020" w:csb1="00000000"/>
  </w:font>
  <w:font w:name="Calibri">
    <w:panose1 w:val="020F0502020204030204"/>
    <w:charset w:val="00"/>
    <w:family w:val="swiss"/>
    <w:pitch w:val="variable"/>
    <w:sig w:usb0="E10002FF" w:usb1="4000ACFF" w:usb2="00000009"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רמת גן">
    <w:altName w:val="Times New Roman"/>
    <w:panose1 w:val="00000000000000000000"/>
    <w:charset w:val="B1"/>
    <w:family w:val="auto"/>
    <w:notTrueType/>
    <w:pitch w:val="default"/>
    <w:sig w:usb0="00000800" w:usb1="00000000" w:usb2="00000000" w:usb3="00000000" w:csb0="0000002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0758FC"/>
    <w:rsid w:val="0008438A"/>
    <w:rsid w:val="001547DC"/>
    <w:rsid w:val="001A12EB"/>
    <w:rsid w:val="002B6FF2"/>
    <w:rsid w:val="0032380B"/>
    <w:rsid w:val="003C671A"/>
    <w:rsid w:val="004E4E37"/>
    <w:rsid w:val="005F169F"/>
    <w:rsid w:val="00657539"/>
    <w:rsid w:val="006865A5"/>
    <w:rsid w:val="006F4F3E"/>
    <w:rsid w:val="007401A6"/>
    <w:rsid w:val="007A5198"/>
    <w:rsid w:val="009837A9"/>
    <w:rsid w:val="00AB74EE"/>
    <w:rsid w:val="00B12807"/>
    <w:rsid w:val="00BA1EE0"/>
    <w:rsid w:val="00BB6840"/>
    <w:rsid w:val="00CA57F6"/>
    <w:rsid w:val="00CF2645"/>
    <w:rsid w:val="00F14AA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1A12EB"/>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989F52E045874C41937549D9DF7FBE11">
    <w:name w:val="989F52E045874C41937549D9DF7FBE11"/>
    <w:rsid w:val="0032380B"/>
    <w:pPr>
      <w:bidi/>
    </w:pPr>
  </w:style>
  <w:style w:type="paragraph" w:customStyle="1" w:styleId="202C0161F2AE48669D6EBC67E899F91A">
    <w:name w:val="202C0161F2AE48669D6EBC67E899F91A"/>
    <w:rsid w:val="0032380B"/>
    <w:pPr>
      <w:bidi/>
    </w:pPr>
  </w:style>
  <w:style w:type="paragraph" w:customStyle="1" w:styleId="6DB0473DFFBF47048F943CEF131A61E9">
    <w:name w:val="6DB0473DFFBF47048F943CEF131A61E9"/>
    <w:rsid w:val="0032380B"/>
    <w:pPr>
      <w:bidi/>
    </w:pPr>
  </w:style>
  <w:style w:type="paragraph" w:customStyle="1" w:styleId="4AC701A5F9C9494180D2EB42ED7B4D76">
    <w:name w:val="4AC701A5F9C9494180D2EB42ED7B4D76"/>
    <w:rsid w:val="0032380B"/>
    <w:pPr>
      <w:bidi/>
    </w:pPr>
  </w:style>
  <w:style w:type="paragraph" w:customStyle="1" w:styleId="425B0CAD3CF341748499E7E95561EA9A">
    <w:name w:val="425B0CAD3CF341748499E7E95561EA9A"/>
    <w:rsid w:val="0032380B"/>
    <w:pPr>
      <w:bidi/>
    </w:pPr>
  </w:style>
  <w:style w:type="paragraph" w:customStyle="1" w:styleId="5113087C887B4399A8BC91DFCB8BED67">
    <w:name w:val="5113087C887B4399A8BC91DFCB8BED67"/>
    <w:rsid w:val="007401A6"/>
    <w:pPr>
      <w:bidi/>
    </w:pPr>
  </w:style>
  <w:style w:type="paragraph" w:customStyle="1" w:styleId="89EB47B3EF0C49E992A99FF0330B6A44">
    <w:name w:val="89EB47B3EF0C49E992A99FF0330B6A44"/>
    <w:rsid w:val="007401A6"/>
    <w:pPr>
      <w:bidi/>
    </w:pPr>
  </w:style>
  <w:style w:type="paragraph" w:customStyle="1" w:styleId="4CDCE035F5314C26BE6B4EF661B8E03F">
    <w:name w:val="4CDCE035F5314C26BE6B4EF661B8E03F"/>
    <w:rsid w:val="007401A6"/>
    <w:pPr>
      <w:bidi/>
    </w:pPr>
  </w:style>
  <w:style w:type="paragraph" w:customStyle="1" w:styleId="69769AFD1D57464C9820DEA169C146DE">
    <w:name w:val="69769AFD1D57464C9820DEA169C146DE"/>
    <w:rsid w:val="007401A6"/>
    <w:pPr>
      <w:bidi/>
    </w:pPr>
  </w:style>
  <w:style w:type="paragraph" w:customStyle="1" w:styleId="97E78B9B2BFC40CE81A9DE93FA7072A6">
    <w:name w:val="97E78B9B2BFC40CE81A9DE93FA7072A6"/>
    <w:rsid w:val="007401A6"/>
    <w:pPr>
      <w:bidi/>
    </w:pPr>
  </w:style>
  <w:style w:type="paragraph" w:customStyle="1" w:styleId="6900E73301154F08901943BD0C54E26C">
    <w:name w:val="6900E73301154F08901943BD0C54E26C"/>
    <w:rsid w:val="007401A6"/>
    <w:pPr>
      <w:bidi/>
    </w:pPr>
  </w:style>
  <w:style w:type="paragraph" w:customStyle="1" w:styleId="5B36AF8F9EEC44F1B1C529706EEF2EC8">
    <w:name w:val="5B36AF8F9EEC44F1B1C529706EEF2EC8"/>
    <w:rsid w:val="007401A6"/>
    <w:pPr>
      <w:bidi/>
    </w:pPr>
  </w:style>
  <w:style w:type="paragraph" w:customStyle="1" w:styleId="24F38A50127C4229B943868A6E8CBF09">
    <w:name w:val="24F38A50127C4229B943868A6E8CBF09"/>
    <w:rsid w:val="007401A6"/>
    <w:pPr>
      <w:bidi/>
    </w:pPr>
  </w:style>
  <w:style w:type="paragraph" w:customStyle="1" w:styleId="8C7DF71715004C0BAEB3AD7F75519700">
    <w:name w:val="8C7DF71715004C0BAEB3AD7F75519700"/>
    <w:rsid w:val="007401A6"/>
    <w:pPr>
      <w:bidi/>
    </w:pPr>
  </w:style>
  <w:style w:type="paragraph" w:customStyle="1" w:styleId="A6BF331C552F4D26853D9A8BF61E9811">
    <w:name w:val="A6BF331C552F4D26853D9A8BF61E9811"/>
    <w:rsid w:val="007401A6"/>
    <w:pPr>
      <w:bidi/>
    </w:pPr>
  </w:style>
  <w:style w:type="paragraph" w:customStyle="1" w:styleId="0BFECC47A15E40F5BB4D491B9DEDC7C2">
    <w:name w:val="0BFECC47A15E40F5BB4D491B9DEDC7C2"/>
    <w:rsid w:val="007401A6"/>
    <w:pPr>
      <w:bidi/>
    </w:pPr>
  </w:style>
  <w:style w:type="paragraph" w:customStyle="1" w:styleId="761026C7F3AC4C33A2E6421B46848FBA">
    <w:name w:val="761026C7F3AC4C33A2E6421B46848FBA"/>
    <w:rsid w:val="007401A6"/>
    <w:pPr>
      <w:bidi/>
    </w:pPr>
  </w:style>
  <w:style w:type="paragraph" w:customStyle="1" w:styleId="6B09F123946445819A657C551A80FB34">
    <w:name w:val="6B09F123946445819A657C551A80FB34"/>
    <w:rsid w:val="007401A6"/>
    <w:pPr>
      <w:bidi/>
    </w:pPr>
  </w:style>
  <w:style w:type="paragraph" w:customStyle="1" w:styleId="F5069D0FA7984FB9B74E843DC8304BCF">
    <w:name w:val="F5069D0FA7984FB9B74E843DC8304BCF"/>
    <w:rsid w:val="007401A6"/>
    <w:pPr>
      <w:bidi/>
    </w:pPr>
  </w:style>
  <w:style w:type="paragraph" w:customStyle="1" w:styleId="1DDA09DD6094423391CFE371BC1459EE">
    <w:name w:val="1DDA09DD6094423391CFE371BC1459EE"/>
    <w:rsid w:val="007401A6"/>
    <w:pPr>
      <w:bidi/>
    </w:pPr>
  </w:style>
  <w:style w:type="paragraph" w:customStyle="1" w:styleId="2E97C248A8504E60A6B54EE5E3CD0550">
    <w:name w:val="2E97C248A8504E60A6B54EE5E3CD0550"/>
    <w:rsid w:val="007401A6"/>
    <w:pPr>
      <w:bidi/>
    </w:pPr>
  </w:style>
  <w:style w:type="paragraph" w:customStyle="1" w:styleId="361531E23870456589267DD18D342C55">
    <w:name w:val="361531E23870456589267DD18D342C55"/>
    <w:rsid w:val="007401A6"/>
    <w:pPr>
      <w:bidi/>
    </w:pPr>
  </w:style>
  <w:style w:type="paragraph" w:customStyle="1" w:styleId="3E77665CA3F746DB9331937BED4D58C6">
    <w:name w:val="3E77665CA3F746DB9331937BED4D58C6"/>
    <w:rsid w:val="007401A6"/>
    <w:pPr>
      <w:bidi/>
    </w:pPr>
  </w:style>
  <w:style w:type="paragraph" w:customStyle="1" w:styleId="2CCD45A924BB4D26B6447FD8A61A192A">
    <w:name w:val="2CCD45A924BB4D26B6447FD8A61A192A"/>
    <w:rsid w:val="007401A6"/>
    <w:pPr>
      <w:bidi/>
    </w:pPr>
  </w:style>
  <w:style w:type="paragraph" w:customStyle="1" w:styleId="D40BA5ACAEEC4688B6353EF97D6B216E">
    <w:name w:val="D40BA5ACAEEC4688B6353EF97D6B216E"/>
    <w:rsid w:val="007401A6"/>
    <w:pPr>
      <w:bidi/>
    </w:pPr>
  </w:style>
  <w:style w:type="paragraph" w:customStyle="1" w:styleId="0B99F3B8C5174F1C9D57AC5AD4FECEB6">
    <w:name w:val="0B99F3B8C5174F1C9D57AC5AD4FECEB6"/>
    <w:rsid w:val="007401A6"/>
    <w:pPr>
      <w:bidi/>
    </w:pPr>
  </w:style>
  <w:style w:type="paragraph" w:customStyle="1" w:styleId="01112D760C764EC49EEF7CD1EB021921">
    <w:name w:val="01112D760C764EC49EEF7CD1EB021921"/>
    <w:rsid w:val="007401A6"/>
    <w:pPr>
      <w:bidi/>
    </w:pPr>
  </w:style>
  <w:style w:type="paragraph" w:customStyle="1" w:styleId="66EEAFF266A14B989A0ED4D2552F88D2">
    <w:name w:val="66EEAFF266A14B989A0ED4D2552F88D2"/>
    <w:rsid w:val="007401A6"/>
    <w:pPr>
      <w:bidi/>
    </w:pPr>
  </w:style>
  <w:style w:type="paragraph" w:customStyle="1" w:styleId="9FC686EE624A4E21B875BF07B94B207C">
    <w:name w:val="9FC686EE624A4E21B875BF07B94B207C"/>
    <w:rsid w:val="007401A6"/>
    <w:pPr>
      <w:bidi/>
    </w:pPr>
  </w:style>
  <w:style w:type="paragraph" w:customStyle="1" w:styleId="BFB786AC6DE2480B95DED651F5889E1C">
    <w:name w:val="BFB786AC6DE2480B95DED651F5889E1C"/>
    <w:rsid w:val="007401A6"/>
    <w:pPr>
      <w:bidi/>
    </w:pPr>
  </w:style>
  <w:style w:type="paragraph" w:customStyle="1" w:styleId="BC194998EA8843C2A1330557BCA12581">
    <w:name w:val="BC194998EA8843C2A1330557BCA12581"/>
    <w:rsid w:val="007401A6"/>
    <w:pPr>
      <w:bidi/>
    </w:pPr>
  </w:style>
  <w:style w:type="paragraph" w:customStyle="1" w:styleId="84415765F2004260BD88DE7CB8733D9E">
    <w:name w:val="84415765F2004260BD88DE7CB8733D9E"/>
    <w:rsid w:val="007401A6"/>
    <w:pPr>
      <w:bidi/>
    </w:pPr>
  </w:style>
  <w:style w:type="paragraph" w:customStyle="1" w:styleId="A46CE03E7FC64D01B030AD2AF9BB28E0">
    <w:name w:val="A46CE03E7FC64D01B030AD2AF9BB28E0"/>
    <w:rsid w:val="007401A6"/>
    <w:pPr>
      <w:bidi/>
    </w:pPr>
  </w:style>
  <w:style w:type="paragraph" w:customStyle="1" w:styleId="B5D707891347473FBB0884165067CBBD">
    <w:name w:val="B5D707891347473FBB0884165067CBBD"/>
    <w:rsid w:val="007401A6"/>
    <w:pPr>
      <w:bidi/>
    </w:pPr>
  </w:style>
  <w:style w:type="paragraph" w:customStyle="1" w:styleId="E6AFC1F8E9614805A80CE836F7B93FA2">
    <w:name w:val="E6AFC1F8E9614805A80CE836F7B93FA2"/>
    <w:rsid w:val="007401A6"/>
    <w:pPr>
      <w:bidi/>
    </w:pPr>
  </w:style>
  <w:style w:type="paragraph" w:customStyle="1" w:styleId="90A422B18CB3414699AB22EEFBBFF5CC">
    <w:name w:val="90A422B18CB3414699AB22EEFBBFF5CC"/>
    <w:rsid w:val="007401A6"/>
    <w:pPr>
      <w:bidi/>
    </w:pPr>
  </w:style>
  <w:style w:type="paragraph" w:customStyle="1" w:styleId="90AB1B5CE8EC4FC894B182051809D50D">
    <w:name w:val="90AB1B5CE8EC4FC894B182051809D50D"/>
    <w:rsid w:val="007401A6"/>
    <w:pPr>
      <w:bidi/>
    </w:pPr>
  </w:style>
  <w:style w:type="paragraph" w:customStyle="1" w:styleId="05A2C37A5F6840058F8A45268109961A">
    <w:name w:val="05A2C37A5F6840058F8A45268109961A"/>
    <w:rsid w:val="007401A6"/>
    <w:pPr>
      <w:bidi/>
    </w:pPr>
  </w:style>
  <w:style w:type="paragraph" w:customStyle="1" w:styleId="FBE57B55393D4028B58DAA3C2234A4E4">
    <w:name w:val="FBE57B55393D4028B58DAA3C2234A4E4"/>
    <w:rsid w:val="007401A6"/>
    <w:pPr>
      <w:bidi/>
    </w:pPr>
  </w:style>
  <w:style w:type="paragraph" w:customStyle="1" w:styleId="6BA4C947B5F245029BAE57D340C71C4F">
    <w:name w:val="6BA4C947B5F245029BAE57D340C71C4F"/>
    <w:rsid w:val="007401A6"/>
    <w:pPr>
      <w:bidi/>
    </w:pPr>
  </w:style>
  <w:style w:type="paragraph" w:customStyle="1" w:styleId="6BA95B7D037D4B6CAE2E928C1E60AB66">
    <w:name w:val="6BA95B7D037D4B6CAE2E928C1E60AB66"/>
    <w:rsid w:val="007401A6"/>
    <w:pPr>
      <w:bidi/>
    </w:pPr>
  </w:style>
  <w:style w:type="paragraph" w:customStyle="1" w:styleId="F5D782C552E241A4851EC4F17AD109A9">
    <w:name w:val="F5D782C552E241A4851EC4F17AD109A9"/>
    <w:rsid w:val="007401A6"/>
    <w:pPr>
      <w:bidi/>
    </w:pPr>
  </w:style>
  <w:style w:type="paragraph" w:customStyle="1" w:styleId="B69C31DCD46F448ABBF2EF2FD85A2C61">
    <w:name w:val="B69C31DCD46F448ABBF2EF2FD85A2C61"/>
    <w:rsid w:val="007401A6"/>
    <w:pPr>
      <w:bidi/>
    </w:pPr>
  </w:style>
  <w:style w:type="paragraph" w:customStyle="1" w:styleId="7BF4CC9E29E44578BFD96AF406CD0554">
    <w:name w:val="7BF4CC9E29E44578BFD96AF406CD0554"/>
    <w:rsid w:val="007401A6"/>
    <w:pPr>
      <w:bidi/>
    </w:pPr>
  </w:style>
  <w:style w:type="paragraph" w:customStyle="1" w:styleId="74BFBD7193284B2BB80AC7B849485B99">
    <w:name w:val="74BFBD7193284B2BB80AC7B849485B99"/>
    <w:rsid w:val="007401A6"/>
    <w:pPr>
      <w:bidi/>
    </w:pPr>
  </w:style>
  <w:style w:type="paragraph" w:customStyle="1" w:styleId="1A980300F04C4FC0BCEA037E756BB34C">
    <w:name w:val="1A980300F04C4FC0BCEA037E756BB34C"/>
    <w:rsid w:val="00CF2645"/>
    <w:pPr>
      <w:bidi/>
    </w:pPr>
  </w:style>
  <w:style w:type="paragraph" w:customStyle="1" w:styleId="17045976CD194C5BA4AD8C9B248A3A96">
    <w:name w:val="17045976CD194C5BA4AD8C9B248A3A96"/>
    <w:rsid w:val="00CF2645"/>
    <w:pPr>
      <w:bidi/>
    </w:pPr>
  </w:style>
  <w:style w:type="paragraph" w:customStyle="1" w:styleId="98ED13C1A9344B54A1C353AD1AE47153">
    <w:name w:val="98ED13C1A9344B54A1C353AD1AE47153"/>
    <w:rsid w:val="00CF2645"/>
    <w:pPr>
      <w:bidi/>
    </w:pPr>
  </w:style>
  <w:style w:type="paragraph" w:customStyle="1" w:styleId="AF0D4ED730E64191805A30F2927EB136">
    <w:name w:val="AF0D4ED730E64191805A30F2927EB136"/>
    <w:rsid w:val="00CF2645"/>
    <w:pPr>
      <w:bidi/>
    </w:pPr>
  </w:style>
  <w:style w:type="paragraph" w:customStyle="1" w:styleId="08D0BB7BD830421BBB29EA181778B8FA">
    <w:name w:val="08D0BB7BD830421BBB29EA181778B8FA"/>
    <w:rsid w:val="006F4F3E"/>
    <w:pPr>
      <w:bidi/>
    </w:pPr>
  </w:style>
  <w:style w:type="paragraph" w:customStyle="1" w:styleId="09CB42DB332F414488CC8B62A1B0DEAB">
    <w:name w:val="09CB42DB332F414488CC8B62A1B0DEAB"/>
    <w:rsid w:val="006F4F3E"/>
    <w:pPr>
      <w:bidi/>
    </w:pPr>
  </w:style>
  <w:style w:type="paragraph" w:customStyle="1" w:styleId="B90A7F11875E41999E0B7397EB7FEE94">
    <w:name w:val="B90A7F11875E41999E0B7397EB7FEE94"/>
    <w:rsid w:val="006F4F3E"/>
    <w:pPr>
      <w:bidi/>
    </w:pPr>
  </w:style>
  <w:style w:type="paragraph" w:customStyle="1" w:styleId="742A3647E3BB4D21B2E8A6DA4F0C2B1E">
    <w:name w:val="742A3647E3BB4D21B2E8A6DA4F0C2B1E"/>
    <w:rsid w:val="006F4F3E"/>
    <w:pPr>
      <w:bidi/>
    </w:pPr>
  </w:style>
  <w:style w:type="paragraph" w:customStyle="1" w:styleId="FE4EDD46D609410685D8DD80FF2A7F4C">
    <w:name w:val="FE4EDD46D609410685D8DD80FF2A7F4C"/>
    <w:rsid w:val="0008438A"/>
    <w:pPr>
      <w:bidi/>
    </w:pPr>
  </w:style>
  <w:style w:type="paragraph" w:customStyle="1" w:styleId="72AAD1774951479C8D5479276EF90EEC">
    <w:name w:val="72AAD1774951479C8D5479276EF90EEC"/>
    <w:rsid w:val="0008438A"/>
    <w:pPr>
      <w:bidi/>
    </w:pPr>
  </w:style>
  <w:style w:type="paragraph" w:customStyle="1" w:styleId="C3405900A8B644258DE91F36097D8019">
    <w:name w:val="C3405900A8B644258DE91F36097D8019"/>
    <w:rsid w:val="0008438A"/>
    <w:pPr>
      <w:bidi/>
    </w:pPr>
  </w:style>
  <w:style w:type="paragraph" w:customStyle="1" w:styleId="F00084C1107E4BEEB26E5F694AF7DD6B">
    <w:name w:val="F00084C1107E4BEEB26E5F694AF7DD6B"/>
    <w:rsid w:val="00F14AAB"/>
    <w:pPr>
      <w:bidi/>
    </w:pPr>
  </w:style>
  <w:style w:type="paragraph" w:customStyle="1" w:styleId="BC27FE2248D54C4A95D48A35BB7B556D">
    <w:name w:val="BC27FE2248D54C4A95D48A35BB7B556D"/>
    <w:rsid w:val="00F14AAB"/>
    <w:pPr>
      <w:bidi/>
    </w:pPr>
  </w:style>
  <w:style w:type="paragraph" w:customStyle="1" w:styleId="0D913DBA5BD14CCABDC46CB14FC45C8F">
    <w:name w:val="0D913DBA5BD14CCABDC46CB14FC45C8F"/>
    <w:rsid w:val="00F14AAB"/>
    <w:pPr>
      <w:bidi/>
    </w:pPr>
  </w:style>
  <w:style w:type="paragraph" w:customStyle="1" w:styleId="6C47E7DCBAFB44E8BF67035767FA4954">
    <w:name w:val="6C47E7DCBAFB44E8BF67035767FA4954"/>
    <w:rsid w:val="00F14AAB"/>
    <w:pPr>
      <w:bidi/>
    </w:pPr>
  </w:style>
  <w:style w:type="paragraph" w:customStyle="1" w:styleId="B5036DB9C6B04A7DAE6BE12D5340963E">
    <w:name w:val="B5036DB9C6B04A7DAE6BE12D5340963E"/>
    <w:rsid w:val="00F14AAB"/>
    <w:pPr>
      <w:bidi/>
    </w:pPr>
  </w:style>
  <w:style w:type="paragraph" w:customStyle="1" w:styleId="103A86A3B2C447189DCB277CC62BB40E">
    <w:name w:val="103A86A3B2C447189DCB277CC62BB40E"/>
    <w:rsid w:val="00F14AAB"/>
    <w:pPr>
      <w:bidi/>
    </w:pPr>
  </w:style>
  <w:style w:type="paragraph" w:customStyle="1" w:styleId="D859EF29CD354A918D5B2672869927B5">
    <w:name w:val="D859EF29CD354A918D5B2672869927B5"/>
    <w:rsid w:val="00F14AAB"/>
    <w:pPr>
      <w:bidi/>
    </w:pPr>
  </w:style>
  <w:style w:type="paragraph" w:customStyle="1" w:styleId="3A735357B2F4401C87DF2E2CE2EDC618">
    <w:name w:val="3A735357B2F4401C87DF2E2CE2EDC618"/>
    <w:rsid w:val="00F14AAB"/>
    <w:pPr>
      <w:bidi/>
    </w:pPr>
  </w:style>
  <w:style w:type="paragraph" w:customStyle="1" w:styleId="5344B542B5754B0A999DA98E451F844B">
    <w:name w:val="5344B542B5754B0A999DA98E451F844B"/>
    <w:rsid w:val="00F14AAB"/>
    <w:pPr>
      <w:bidi/>
    </w:pPr>
  </w:style>
  <w:style w:type="paragraph" w:customStyle="1" w:styleId="5C3164E7696A4878A25903C84FD32A7B">
    <w:name w:val="5C3164E7696A4878A25903C84FD32A7B"/>
    <w:rsid w:val="00F14AAB"/>
    <w:pPr>
      <w:bidi/>
    </w:pPr>
  </w:style>
  <w:style w:type="paragraph" w:customStyle="1" w:styleId="5431D8318DE54E3881313518975AE2E8">
    <w:name w:val="5431D8318DE54E3881313518975AE2E8"/>
    <w:rsid w:val="00F14AAB"/>
    <w:pPr>
      <w:bidi/>
    </w:pPr>
  </w:style>
  <w:style w:type="paragraph" w:customStyle="1" w:styleId="25ED5A29456142D2A94D083DE1EDEECF">
    <w:name w:val="25ED5A29456142D2A94D083DE1EDEECF"/>
    <w:rsid w:val="00F14AAB"/>
    <w:pPr>
      <w:bidi/>
    </w:pPr>
  </w:style>
  <w:style w:type="paragraph" w:customStyle="1" w:styleId="7E8A03CED1934F9882350454A591A580">
    <w:name w:val="7E8A03CED1934F9882350454A591A580"/>
    <w:rsid w:val="00F14AAB"/>
    <w:pPr>
      <w:bidi/>
    </w:pPr>
  </w:style>
  <w:style w:type="paragraph" w:customStyle="1" w:styleId="A4619D71C3CD4CA1BD69C14BDA254E44">
    <w:name w:val="A4619D71C3CD4CA1BD69C14BDA254E44"/>
    <w:rsid w:val="00F14AAB"/>
    <w:pPr>
      <w:bidi/>
    </w:pPr>
  </w:style>
  <w:style w:type="paragraph" w:customStyle="1" w:styleId="22E994D1002049A4A8AD2504B137F035">
    <w:name w:val="22E994D1002049A4A8AD2504B137F035"/>
    <w:rsid w:val="00F14AAB"/>
    <w:pPr>
      <w:bidi/>
    </w:pPr>
  </w:style>
  <w:style w:type="paragraph" w:customStyle="1" w:styleId="8F6C341BB54D4D66BDBED3CEB8652A72">
    <w:name w:val="8F6C341BB54D4D66BDBED3CEB8652A72"/>
    <w:rsid w:val="00F14AAB"/>
    <w:pPr>
      <w:bidi/>
    </w:pPr>
  </w:style>
  <w:style w:type="paragraph" w:customStyle="1" w:styleId="F9BF23AF95694D878D5C1A2BDFFEEFA2">
    <w:name w:val="F9BF23AF95694D878D5C1A2BDFFEEFA2"/>
    <w:rsid w:val="00F14AAB"/>
    <w:pPr>
      <w:bidi/>
    </w:pPr>
  </w:style>
  <w:style w:type="paragraph" w:customStyle="1" w:styleId="6114CAB1F9984323BBC2601C4761272D">
    <w:name w:val="6114CAB1F9984323BBC2601C4761272D"/>
    <w:rsid w:val="00F14AAB"/>
    <w:pPr>
      <w:bidi/>
    </w:pPr>
  </w:style>
  <w:style w:type="paragraph" w:customStyle="1" w:styleId="4D1FFA1590424E2BB546A77D4240CE31">
    <w:name w:val="4D1FFA1590424E2BB546A77D4240CE31"/>
    <w:rsid w:val="00F14AAB"/>
    <w:pPr>
      <w:bidi/>
    </w:pPr>
  </w:style>
  <w:style w:type="paragraph" w:customStyle="1" w:styleId="5C033AE97F764B5898EF3E0D1DFB9684">
    <w:name w:val="5C033AE97F764B5898EF3E0D1DFB9684"/>
    <w:rsid w:val="00657539"/>
    <w:pPr>
      <w:bidi/>
    </w:pPr>
  </w:style>
  <w:style w:type="paragraph" w:customStyle="1" w:styleId="E28D06DF83794209807D477F2B690109">
    <w:name w:val="E28D06DF83794209807D477F2B690109"/>
    <w:rsid w:val="00657539"/>
    <w:pPr>
      <w:bidi/>
    </w:pPr>
  </w:style>
  <w:style w:type="paragraph" w:customStyle="1" w:styleId="4324F122FCAB41A7B87D7E3BE7911978">
    <w:name w:val="4324F122FCAB41A7B87D7E3BE7911978"/>
    <w:rsid w:val="00657539"/>
    <w:pPr>
      <w:bidi/>
    </w:pPr>
  </w:style>
  <w:style w:type="paragraph" w:customStyle="1" w:styleId="935EC7787E0C453F94479C06A81314B9">
    <w:name w:val="935EC7787E0C453F94479C06A81314B9"/>
    <w:rsid w:val="00657539"/>
    <w:pPr>
      <w:bidi/>
    </w:pPr>
  </w:style>
  <w:style w:type="paragraph" w:customStyle="1" w:styleId="B63D527A5808483C8B3B4725368625DB">
    <w:name w:val="B63D527A5808483C8B3B4725368625DB"/>
    <w:rsid w:val="005F169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2.xml><?xml version="1.0" encoding="utf-8"?>
<ds:datastoreItem xmlns:ds="http://schemas.openxmlformats.org/officeDocument/2006/customXml" ds:itemID="{FD899C43-4FD4-4DA4-AE12-3F9B49C34B34}"/>
</file>

<file path=customXml/itemProps3.xml><?xml version="1.0" encoding="utf-8"?>
<ds:datastoreItem xmlns:ds="http://schemas.openxmlformats.org/officeDocument/2006/customXml" ds:itemID="{81709D4C-33DC-48CC-AC7E-130A245806EE}">
  <ds:schemaRefs>
    <ds:schemaRef ds:uri="http://purl.org/dc/dcmitype/"/>
    <ds:schemaRef ds:uri="http://purl.org/dc/elements/1.1/"/>
    <ds:schemaRef ds:uri="http://schemas.openxmlformats.org/package/2006/metadata/core-properties"/>
    <ds:schemaRef ds:uri="http://schemas.microsoft.com/sharepoint/v3"/>
    <ds:schemaRef ds:uri="http://purl.org/dc/terms/"/>
    <ds:schemaRef ds:uri="http://schemas.microsoft.com/office/2006/documentManagement/types"/>
    <ds:schemaRef ds:uri="e82e0497-401b-493b-ab66-61f85c09ed30"/>
    <ds:schemaRef ds:uri="http://schemas.microsoft.com/office/infopath/2007/PartnerControls"/>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B1F4C42-BF41-413D-A077-B8526D709E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111</Pages>
  <Words>41721</Words>
  <Characters>208606</Characters>
  <Application>Microsoft Office Word</Application>
  <DocSecurity>0</DocSecurity>
  <Lines>1738</Lines>
  <Paragraphs>499</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249828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עינב יורוביצקי</dc:creator>
  <cp:keywords/>
  <dc:description/>
  <cp:lastModifiedBy>עינב יורוביצקי</cp:lastModifiedBy>
  <cp:revision>3</cp:revision>
  <dcterms:created xsi:type="dcterms:W3CDTF">2020-07-06T07:14:00Z</dcterms:created>
  <dcterms:modified xsi:type="dcterms:W3CDTF">2020-07-06T07:52:00Z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f2e158f3-6235-4752-831b-9b3a64812d77</vt:lpwstr>
  </property>
</Properties>
</file>