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5ABD1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hint="cs"/>
          <w:sz w:val="24"/>
          <w:szCs w:val="24"/>
          <w:rtl/>
          <w:lang w:eastAsia="he-IL"/>
        </w:rPr>
      </w:pPr>
    </w:p>
    <w:p w14:paraId="2E154FB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bookmarkStart w:id="0" w:name="_GoBack"/>
    </w:p>
    <w:bookmarkEnd w:id="0"/>
    <w:p w14:paraId="029FB49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E0A70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758A8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44FF74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ACDDB9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41A9DC56" wp14:editId="2C76A197">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66D512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ACEE1D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BBCB01"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67B889"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1F2B12"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C44070"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E8B59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7D8A744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9CE57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1C26A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03AA6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AC6A03"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06BCAF6"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255F8FD" w14:textId="7F9FEED7" w:rsidR="006323AD" w:rsidRPr="006323AD" w:rsidRDefault="00A25A4B"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עינב יורוביצקי" w:date="2020-07-13T12:09:00Z">
            <w:r>
              <w:rPr>
                <w:rFonts w:ascii="Times New Roman" w:eastAsia="Times New Roman" w:hAnsi="Times New Roman" w:cs="David" w:hint="cs"/>
                <w:bCs/>
                <w:color w:val="00B0F0"/>
                <w:sz w:val="32"/>
                <w:szCs w:val="32"/>
                <w:u w:val="single"/>
                <w:rtl/>
                <w:lang w:eastAsia="he-IL"/>
              </w:rPr>
              <w:t>ניסיון</w:t>
            </w:r>
          </w:ins>
        </w:p>
      </w:sdtContent>
    </w:sdt>
    <w:p w14:paraId="073DCF8A"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94F9B80" w14:textId="3FAEA3CB" w:rsidR="006323AD" w:rsidRPr="006323AD" w:rsidRDefault="00A25A4B"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2" w:author="עינב יורוביצקי" w:date="2020-07-13T12:09:00Z">
            <w:r>
              <w:rPr>
                <w:rFonts w:ascii="Times New Roman" w:eastAsia="Times New Roman" w:hAnsi="Times New Roman" w:cs="David" w:hint="cs"/>
                <w:bCs/>
                <w:color w:val="00B0F0"/>
                <w:sz w:val="32"/>
                <w:szCs w:val="32"/>
                <w:u w:val="single"/>
                <w:rtl/>
                <w:lang w:eastAsia="he-IL"/>
              </w:rPr>
              <w:t>פרויקט ניסיון</w:t>
            </w:r>
          </w:ins>
        </w:p>
      </w:sdtContent>
    </w:sdt>
    <w:p w14:paraId="2E0D6A72"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3B9754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D5D54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64CC0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F324D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D859B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F5BE2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8BE83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58FD0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EF7DA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B3A15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42741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6D0B7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5CF3D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049B9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D1A0B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0F2A1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CE117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7FDD2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54682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2D70F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53C62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E52A3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9189B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5C6C5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B46CE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C23E4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DBB5E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DF55C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EAD031"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2B41CF4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B9AAB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0A6F65" w:rsidRPr="006323AD">
            <w:rPr>
              <w:rStyle w:val="AutoFieldsChar"/>
              <w:color w:val="00B0F0"/>
              <w:rtl/>
            </w:rPr>
            <w:t>[תאריך חתימת חוזה]</w:t>
          </w:r>
        </w:sdtContent>
      </w:sdt>
    </w:p>
    <w:p w14:paraId="6BD6F2BD"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302B28B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2C57EE6"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A1FA8B"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A15A127"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6323AD">
            <w:rPr>
              <w:rStyle w:val="AutoFieldsChar"/>
              <w:color w:val="00B0F0"/>
              <w:rtl/>
            </w:rPr>
            <w:t>[צד א בחוזה]</w:t>
          </w:r>
        </w:p>
      </w:sdtContent>
    </w:sdt>
    <w:p w14:paraId="2AD45346"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2E8B72E2"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36C30266"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23FC2AB"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131BFC2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3A447F2"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323AD">
            <w:rPr>
              <w:rStyle w:val="AutoFieldsChar"/>
              <w:color w:val="00B0F0"/>
              <w:rtl/>
            </w:rPr>
            <w:t>[צדדים נוספים]</w:t>
          </w:r>
        </w:p>
      </w:sdtContent>
    </w:sdt>
    <w:p w14:paraId="4068CD1B"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0F915582"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558A27C1"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3023F48D"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E698C1A"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6230BB34"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028A9A2D"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1A49737C"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EE02C4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49103EB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F41F96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7109838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1507210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D8B5E90"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76B7A3A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E0E7311"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B6149F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E5E5248"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738762A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BE194D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0817B7A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10EE2AD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1BEE160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7D0E76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מנהל הפרויקט שיקבע ע"י המזמין וכן מי שנתמנה ע"י המזמין לשמש </w:t>
      </w:r>
      <w:r w:rsidRPr="00876F47">
        <w:rPr>
          <w:rFonts w:ascii="Times New Roman" w:eastAsia="Times New Roman" w:hAnsi="Times New Roman" w:cs="David"/>
          <w:sz w:val="24"/>
          <w:szCs w:val="24"/>
          <w:rtl/>
          <w:lang w:eastAsia="he-IL"/>
        </w:rPr>
        <w:lastRenderedPageBreak/>
        <w:t>כמנהלו לצורך חוזה זה באופן כללי או למטרה מסוימת וכן כל מי שיקבע ע"י המנהל לצרכים כאמור.</w:t>
      </w:r>
    </w:p>
    <w:p w14:paraId="444A763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7A527D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15F64E7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52D836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E16BB2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291735A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7A729AD0"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19AA1886"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2D7B830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65D8B4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7DB56C1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3401E42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9ADF5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1B76323F"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w:t>
      </w:r>
    </w:p>
    <w:p w14:paraId="20724C1E"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5BDEDB5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0F91542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55570555"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0674768F"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3CF4F5E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1C8ABAB2"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11290A58"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6E7E96F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0972D9D4"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161B47CD"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F9E3646"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394FB1C"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65725FA6"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6FCC5485"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0CD35DC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23C0EDF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3B75D45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325F6BD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11B7E77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5737EFC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יבסס את שרותי היועץ על הנתונים, קווי היסוד, התקציב וההנחיות שיקבעו ע"י </w:t>
      </w:r>
      <w:r w:rsidRPr="00876F47">
        <w:rPr>
          <w:rFonts w:ascii="Times New Roman" w:eastAsia="Times New Roman" w:hAnsi="Times New Roman" w:cs="David"/>
          <w:sz w:val="24"/>
          <w:szCs w:val="24"/>
          <w:rtl/>
          <w:lang w:eastAsia="he-IL"/>
        </w:rPr>
        <w:lastRenderedPageBreak/>
        <w:t>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17F6E24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755301E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0C7DB5E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4DB8C38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431CCA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458464B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03181EE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4F66C276"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"רמדורנט"</w:t>
      </w:r>
      <w:r w:rsidRPr="00876F47">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343EFF56"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6FD6683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0F6A293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hint="cs"/>
          <w:b/>
          <w:sz w:val="24"/>
          <w:szCs w:val="24"/>
          <w:rtl/>
          <w:lang w:eastAsia="he-IL"/>
        </w:rPr>
        <w:t>המצ"ב,</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76BB948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w:t>
      </w:r>
      <w:r w:rsidRPr="00876F47">
        <w:rPr>
          <w:rFonts w:ascii="Times New Roman" w:eastAsia="Times New Roman" w:hAnsi="Times New Roman" w:cs="David"/>
          <w:sz w:val="24"/>
          <w:szCs w:val="24"/>
          <w:rtl/>
          <w:lang w:eastAsia="he-IL"/>
        </w:rPr>
        <w:lastRenderedPageBreak/>
        <w:t>ואחריותו של היועץ, במספר, לתקופה ובמקומות אותם יציין המנהל בהוראותיו.</w:t>
      </w:r>
    </w:p>
    <w:p w14:paraId="153D89F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74E3501A"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F84E13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37BFF66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5A5DCDC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5BAD0444"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178999E5"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14E19CF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2E4F811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3B18A65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3BB19CDD"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27DB948A"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2DDE4C3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441E00B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w:t>
      </w:r>
    </w:p>
    <w:p w14:paraId="4E0F460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3AFF301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AE40A16"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4963EF3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19DE041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7550267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1EE0BF4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F17FAF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4603913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11E71A17"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69E0AAC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6B04D75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3C5AA7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4128DE36"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57E18EB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032BE45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5E27388"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1B76F12B"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D0EB10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77AAFC9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r w:rsidRPr="00876F47">
        <w:rPr>
          <w:rFonts w:ascii="Times New Roman" w:eastAsia="Times New Roman" w:hAnsi="Times New Roman" w:cs="David" w:hint="cs"/>
          <w:b/>
          <w:sz w:val="24"/>
          <w:szCs w:val="24"/>
          <w:rtl/>
          <w:lang w:eastAsia="he-IL"/>
        </w:rPr>
        <w:t xml:space="preserve">המצ"ב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75A80D0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4B08DB5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2DD2DCE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0D70D33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3C63F49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1AC331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2631674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5052F74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19E5A116"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רמדורנט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9617C3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4BE839A7"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w:t>
      </w:r>
      <w:r w:rsidRPr="00876F47">
        <w:rPr>
          <w:rFonts w:ascii="Times New Roman" w:eastAsia="Times New Roman" w:hAnsi="Times New Roman" w:cs="David"/>
          <w:sz w:val="24"/>
          <w:szCs w:val="24"/>
          <w:rtl/>
          <w:lang w:eastAsia="he-IL"/>
        </w:rPr>
        <w:lastRenderedPageBreak/>
        <w:t>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6F8A16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2B55795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091CAE90"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2C618761"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4936F8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1729647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A009A8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7433F5D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086B350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13DE84E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5A9D0AE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55B70A5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6A158D9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57E4D036"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00148DF9"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2F97419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58BBA67A"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1EE8A63"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73FB94E" w14:textId="77777777" w:rsidR="00E0492B" w:rsidRPr="00013687" w:rsidRDefault="00E0492B" w:rsidP="00E0492B">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2B4A7CC"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77961B5E"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4A4D251"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225604A"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EEBE22D"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A50DCBF"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B3163B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0CBB654"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21E939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מוסכם בזאת, כי ליועץ לא תהיה כל טענה כלפי המזמין או מי מטעם המזמין, בכל הקשור </w:t>
      </w:r>
      <w:r>
        <w:rPr>
          <w:rFonts w:ascii="Times New Roman" w:eastAsia="Times New Roman" w:hAnsi="Times New Roman" w:cs="David" w:hint="cs"/>
          <w:sz w:val="20"/>
          <w:szCs w:val="24"/>
          <w:rtl/>
          <w:lang w:eastAsia="he-IL"/>
        </w:rPr>
        <w:lastRenderedPageBreak/>
        <w:t>לגבולות האחריות כאמור.</w:t>
      </w:r>
    </w:p>
    <w:p w14:paraId="4A1141AD"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131175A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FDC0993"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76807D2"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D00DEB3"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56C69F2"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B29387E"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768E98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ED2C864"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75E6597"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B6C33B7"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108AF7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754187E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w:t>
      </w:r>
      <w:r w:rsidRPr="00876F47">
        <w:rPr>
          <w:rFonts w:ascii="Times New Roman" w:eastAsia="Times New Roman" w:hAnsi="Times New Roman" w:cs="David"/>
          <w:sz w:val="24"/>
          <w:szCs w:val="24"/>
          <w:rtl/>
          <w:lang w:eastAsia="he-IL"/>
        </w:rPr>
        <w:lastRenderedPageBreak/>
        <w:t xml:space="preserve">מיד לפי דרישתו כל תכניות, ובכללן, תכניות ומסמכים המנויים ברשימה המצ"ב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6E08ABC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5DB29D9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2853F7BB"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385386EB"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776BB1D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7993A34E"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2FECEBB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2F1C63A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י הדין ו/או מכח צו הרחבה ו/או מכח הסכם כלשהו על עובד</w:t>
      </w:r>
      <w:r w:rsidRPr="00876F47">
        <w:rPr>
          <w:rFonts w:ascii="Times New Roman" w:eastAsia="Times New Roman" w:hAnsi="Times New Roman" w:cs="David" w:hint="cs"/>
          <w:sz w:val="24"/>
          <w:szCs w:val="24"/>
          <w:rtl/>
          <w:lang w:eastAsia="he-IL"/>
        </w:rPr>
        <w:t>.</w:t>
      </w:r>
    </w:p>
    <w:p w14:paraId="6F2743F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067868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ישא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2EA1494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C8601C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w:t>
      </w:r>
      <w:r w:rsidRPr="00876F47">
        <w:rPr>
          <w:rFonts w:ascii="Times New Roman" w:eastAsia="Times New Roman" w:hAnsi="Times New Roman" w:cs="David"/>
          <w:color w:val="000000"/>
          <w:sz w:val="24"/>
          <w:szCs w:val="24"/>
          <w:rtl/>
          <w:lang w:eastAsia="he-IL"/>
        </w:rPr>
        <w:lastRenderedPageBreak/>
        <w:t>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3BFE7A2B"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2CA1A5DB"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50647B0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39D1A047"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39FE959E"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76BE8F5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078EA8C6"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06ED5A3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5AAAE93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9C1B8C5"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47DA5CF2"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1F2C81AA"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097710C2"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הפר את הוראת סעיף 7.5 לעיל.</w:t>
      </w:r>
    </w:p>
    <w:p w14:paraId="37CA8638"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נבצר מהיועץ או מהמנהל הראשי לקיים את ה</w:t>
      </w:r>
      <w:r w:rsidRPr="00876F47">
        <w:rPr>
          <w:rFonts w:ascii="Times New Roman" w:eastAsia="Times New Roman" w:hAnsi="Times New Roman" w:cs="David" w:hint="cs"/>
          <w:sz w:val="24"/>
          <w:szCs w:val="24"/>
          <w:rtl/>
          <w:lang w:eastAsia="he-IL"/>
        </w:rPr>
        <w:t xml:space="preserve">וראות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לפעולה משפטית או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שירותי היועץ או אם ארע אירוע דומה.</w:t>
      </w:r>
    </w:p>
    <w:p w14:paraId="6F8BDE78"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חל שינוי בהחזקת המניות ו/או בהרכב המנהלים של היועץ.</w:t>
      </w:r>
    </w:p>
    <w:p w14:paraId="63E29069"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05CAFED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57A01B4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34437F6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1C7C9CD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399C3F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CFEB43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0255714A"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22E7D15E"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257C071"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6B7E8FD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7161B87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4CEED3C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מחדל של </w:t>
      </w:r>
      <w:r w:rsidRPr="00876F47">
        <w:rPr>
          <w:rFonts w:ascii="Times New Roman" w:eastAsia="Times New Roman" w:hAnsi="Times New Roman" w:cs="David"/>
          <w:sz w:val="24"/>
          <w:szCs w:val="24"/>
          <w:rtl/>
          <w:lang w:eastAsia="he-IL"/>
        </w:rPr>
        <w:lastRenderedPageBreak/>
        <w:t>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01400AD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10ED53EB"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7BB92879"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952A7F4"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4301EC6B"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3BD7A83A"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B5D8D5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2F050FE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703F4EE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7C2F32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CF6BCC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שלוחיו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40B47B60"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66EDF95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5283C59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244102A9"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מזכויות המזמין על פי חוזה זה, יהא המזמין רשאי עם ביטול החוזה או הבאתו לידי גמר או הפסקת ביצועו, למסור את המשך ביצוע שרותי היועץ לאחר </w:t>
      </w:r>
      <w:r w:rsidRPr="00876F47">
        <w:rPr>
          <w:rFonts w:ascii="Times New Roman" w:eastAsia="Times New Roman" w:hAnsi="Times New Roman" w:cs="David"/>
          <w:sz w:val="24"/>
          <w:szCs w:val="24"/>
          <w:rtl/>
          <w:lang w:eastAsia="he-IL"/>
        </w:rPr>
        <w:lastRenderedPageBreak/>
        <w:t>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6D0FD313"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13217D43"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06CF227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536A391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2D1D565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598519EC"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2404AEC"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578737E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97919B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35DBAE0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כויתור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כויתור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47AF75BE"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3144CCE5"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377542F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2897969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A77E40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w:t>
      </w:r>
      <w:r w:rsidRPr="00876F47">
        <w:rPr>
          <w:rFonts w:ascii="Times New Roman" w:eastAsia="Times New Roman" w:hAnsi="Times New Roman" w:cs="David"/>
          <w:sz w:val="24"/>
          <w:szCs w:val="24"/>
          <w:rtl/>
          <w:lang w:eastAsia="he-IL"/>
        </w:rPr>
        <w:lastRenderedPageBreak/>
        <w:t xml:space="preserve">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י חוזה זה. וזאת מבלי לגרוע מהאמור להלן בסיפא לס"ק זה.</w:t>
      </w:r>
    </w:p>
    <w:p w14:paraId="4474F3CF"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55BA164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EF67A76"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30C4EFB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E2BFF3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8EAB75F"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6F89A1E8"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0E153ECA"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6016887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7D7F0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787F859C"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F35AFDA"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9A8138A"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0026AB4" w14:textId="77777777"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665123469"/>
          <w:placeholder>
            <w:docPart w:val="BAE68B7BA8784BEAB244A64E643383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D936EF">
            <w:rPr>
              <w:rStyle w:val="a7"/>
              <w:color w:val="00B0F0"/>
              <w:u w:val="single"/>
              <w:rtl/>
            </w:rPr>
            <w:t>[שם ספק]</w:t>
          </w:r>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514758192"/>
          <w:placeholder>
            <w:docPart w:val="7906919841494BCAA822F3075AE932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D936EF" w:rsidRPr="00D936EF">
            <w:rPr>
              <w:rStyle w:val="a7"/>
              <w:color w:val="00B0F0"/>
              <w:u w:val="single"/>
              <w:rtl/>
            </w:rPr>
            <w:t>[שם צד א]</w:t>
          </w:r>
        </w:sdtContent>
      </w:sdt>
    </w:p>
    <w:p w14:paraId="17C43F81"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5EC4EF9C"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2912E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C722F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094A7DB"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1F865D5"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1677E1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A5CE66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01255D"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C032FFB"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lastRenderedPageBreak/>
        <w:br w:type="page"/>
      </w:r>
    </w:p>
    <w:p w14:paraId="2154B02A"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48F6F806"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4595E3EF"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225614ED"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B6D9E6A" w14:textId="77777777" w:rsidR="006323AD" w:rsidRPr="006323AD" w:rsidRDefault="006323AD" w:rsidP="006323AD">
      <w:pPr>
        <w:pStyle w:val="af6"/>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17632BF1" w14:textId="77777777" w:rsidR="006323AD" w:rsidRDefault="006323AD" w:rsidP="006323AD">
      <w:pPr>
        <w:pStyle w:val="af6"/>
        <w:widowControl w:val="0"/>
        <w:spacing w:line="240" w:lineRule="auto"/>
        <w:ind w:left="716"/>
        <w:rPr>
          <w:sz w:val="24"/>
          <w:szCs w:val="24"/>
          <w:rtl/>
          <w:lang w:eastAsia="he-IL"/>
        </w:rPr>
      </w:pPr>
    </w:p>
    <w:p w14:paraId="52997173" w14:textId="135018C2" w:rsidR="00876F47" w:rsidRPr="006323AD" w:rsidRDefault="00876F47" w:rsidP="006323AD">
      <w:pPr>
        <w:pStyle w:val="af6"/>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 שטחי מסחר ומשרדים, חניונים ועבודות פיתוח ב</w:t>
      </w:r>
      <w:sdt>
        <w:sdtPr>
          <w:rPr>
            <w:color w:val="008000"/>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 w:author="עינב יורוביצקי" w:date="2020-07-13T12:09:00Z">
            <w:r w:rsidR="00A25A4B">
              <w:rPr>
                <w:rFonts w:hint="cs"/>
                <w:color w:val="008000"/>
                <w:rtl/>
                <w:lang w:eastAsia="he-IL"/>
              </w:rPr>
              <w:t>גבעת שמואל</w:t>
            </w:r>
          </w:ins>
        </w:sdtContent>
      </w:sdt>
      <w:r w:rsidRPr="006323AD">
        <w:rPr>
          <w:sz w:val="24"/>
          <w:szCs w:val="24"/>
          <w:rtl/>
          <w:lang w:eastAsia="he-IL"/>
        </w:rPr>
        <w:t xml:space="preserve"> - </w:t>
      </w:r>
      <w:sdt>
        <w:sdtPr>
          <w:rPr>
            <w:color w:val="008000"/>
            <w:rtl/>
            <w:lang w:eastAsia="he-IL"/>
          </w:rPr>
          <w:alias w:val="שם אתר"/>
          <w:tag w:val="cntSite"/>
          <w:id w:val="-464200105"/>
          <w:placeholder>
            <w:docPart w:val="E6ACF097708C473ABF69E0ACC599E2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 w:author="עינב יורוביצקי" w:date="2020-07-13T12:09:00Z">
            <w:r w:rsidR="00A25A4B">
              <w:rPr>
                <w:rFonts w:hint="cs"/>
                <w:color w:val="008000"/>
                <w:rtl/>
                <w:lang w:eastAsia="he-IL"/>
              </w:rPr>
              <w:t>פרויקט ניסיון</w:t>
            </w:r>
          </w:ins>
        </w:sdtContent>
      </w:sdt>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 w:author="עינב יורוביצקי" w:date="2020-07-13T12:09:00Z">
            <w:r w:rsidR="00A25A4B">
              <w:rPr>
                <w:rFonts w:hint="cs"/>
                <w:color w:val="008000"/>
                <w:rtl/>
                <w:lang w:eastAsia="he-IL"/>
              </w:rPr>
              <w:t>ניסיון</w:t>
            </w:r>
          </w:ins>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63A22BC1"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5F75894A" w14:textId="77777777"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0A6F65" w:rsidRPr="006323AD">
            <w:rPr>
              <w:rStyle w:val="AutoFieldsChar"/>
              <w:color w:val="00B0F0"/>
              <w:rtl/>
            </w:rPr>
            <w:t>[שדה נוסף 3]</w:t>
          </w:r>
        </w:sdtContent>
      </w:sdt>
    </w:p>
    <w:p w14:paraId="3B20D797"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FB916C"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0A6F65" w:rsidRPr="006323AD">
            <w:rPr>
              <w:rStyle w:val="AutoFieldsChar"/>
              <w:color w:val="00B0F0"/>
              <w:rtl/>
            </w:rPr>
            <w:t>[שדה נוסף 2]</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0A6F65" w:rsidRPr="006323AD">
            <w:rPr>
              <w:rStyle w:val="AutoFieldsChar"/>
              <w:color w:val="00B0F0"/>
              <w:rtl/>
            </w:rPr>
            <w:t>[שדה נוסף 1]</w:t>
          </w:r>
        </w:sdtContent>
      </w:sdt>
      <w:r w:rsidRPr="00876F47">
        <w:rPr>
          <w:rFonts w:ascii="Times New Roman" w:eastAsia="Times New Roman" w:hAnsi="Times New Roman" w:cs="David"/>
          <w:sz w:val="24"/>
          <w:szCs w:val="24"/>
          <w:rtl/>
          <w:lang w:eastAsia="he-IL"/>
        </w:rPr>
        <w:t xml:space="preserve"> .</w:t>
      </w:r>
    </w:p>
    <w:p w14:paraId="4F06C6B5"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5201EBF0"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EC53C64" w14:textId="23005CFE"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6" w:author="עינב יורוביצקי" w:date="2020-07-13T12:09:00Z">
            <w:r w:rsidR="00A25A4B">
              <w:rPr>
                <w:rFonts w:ascii="Times New Roman" w:eastAsia="Times New Roman" w:hAnsi="Times New Roman" w:cs="David" w:hint="cs"/>
                <w:color w:val="008000"/>
                <w:sz w:val="24"/>
                <w:szCs w:val="24"/>
                <w:rtl/>
                <w:lang w:eastAsia="he-IL"/>
              </w:rPr>
              <w:t>גבעת שמואל</w:t>
            </w:r>
          </w:ins>
        </w:sdtContent>
      </w:sdt>
      <w:r w:rsidRPr="00876F47">
        <w:rPr>
          <w:rFonts w:ascii="Times New Roman" w:eastAsia="Times New Roman" w:hAnsi="Times New Roman" w:cs="David"/>
          <w:color w:val="008000"/>
          <w:sz w:val="24"/>
          <w:szCs w:val="24"/>
          <w:rtl/>
          <w:lang w:eastAsia="he-IL"/>
        </w:rPr>
        <w:t>.</w:t>
      </w:r>
    </w:p>
    <w:p w14:paraId="5FAA98E0"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2EB7AD55"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7815531"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17AE254D" w14:textId="77777777"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5603EE">
            <w:rPr>
              <w:rStyle w:val="a7"/>
              <w:color w:val="00B0F0"/>
              <w:rtl/>
            </w:rPr>
            <w:t>[שדה נוסף 3]</w:t>
          </w:r>
        </w:sdtContent>
      </w:sdt>
    </w:p>
    <w:p w14:paraId="0ED9AF0D"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501D426A"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0D89BB4C"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77E2FD77"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5A22BA8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5B00CD" w14:textId="77777777"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1B3A6296"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29E4CB1E"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49510CD6"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45664226" w14:textId="77777777"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0A6F65" w:rsidRPr="006323AD">
            <w:rPr>
              <w:rStyle w:val="AutoFieldsChar"/>
              <w:color w:val="00B0F0"/>
              <w:rtl/>
            </w:rPr>
            <w:t>[שדה נוסף 6]</w:t>
          </w:r>
        </w:sdtContent>
      </w:sdt>
    </w:p>
    <w:p w14:paraId="7F048A36"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6C3734B9"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1CEE87D5"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DDBC24"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68768AD"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3C78625"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872165B"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BD05D87"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3A0CDED"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6B08B451"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FA829C" w14:textId="77777777"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707165D3" w14:textId="77777777" w:rsidR="00876F47" w:rsidRPr="00876F47" w:rsidRDefault="000A6F65"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r w:rsidRPr="006323AD">
            <w:rPr>
              <w:rStyle w:val="AutoFieldsChar"/>
              <w:color w:val="00B0F0"/>
              <w:rtl/>
            </w:rPr>
            <w:t>[אחוז השתתפות צד א]</w:t>
          </w:r>
        </w:p>
      </w:sdtContent>
    </w:sdt>
    <w:p w14:paraId="495C309C"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0C1AC4E"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50FC3228"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761D1241"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54522CC4"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6F8C3D6E"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721DAA2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7716A56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AD4B357"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0CF0F6BC"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133653E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263CA07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7EE4411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15A18C4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718F9546"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2C5E869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415DC83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45D5ACE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3157277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779191E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269792C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ברזי וגלגלוני כיבוי, מערכת הידרנטים וספרינקלרים, וכל ציוד כיבוי אחר.</w:t>
      </w:r>
    </w:p>
    <w:p w14:paraId="1FE5BA6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4B2BBA8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67A0D6F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2062B0F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052BF6A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02A164D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04A66A9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7F53FE9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5459FE18"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1B75D256"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1212EB2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AD35289"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8125426"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1232EB62"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467CBD35"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A737358"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7A1CCFAE"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3E5848D0"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lastRenderedPageBreak/>
        <w:t>שלבי העבודה ההנדסית ופירוט השירותים</w:t>
      </w:r>
      <w:r w:rsidRPr="00876F47">
        <w:rPr>
          <w:rFonts w:ascii="Times New Roman" w:eastAsia="Times New Roman" w:hAnsi="Times New Roman" w:cs="David"/>
          <w:sz w:val="24"/>
          <w:szCs w:val="24"/>
          <w:rtl/>
        </w:rPr>
        <w:t>:</w:t>
      </w:r>
    </w:p>
    <w:p w14:paraId="5BEE1E1D"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5906347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5E17DC0C"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5461AD3F"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4240318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33B85073"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40F307CC"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467EE38B"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0CEC1B73"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58E5B6FC"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7FA9C1D3"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2E7DCB8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AF5573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211F2DF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4337941"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05BF9D9D"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230E5233"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777430E9"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3F85584D"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79994CF9"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092AE5D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DC04CD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5507E8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5C12607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80AF517"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התאמתן של התכניות המפורטות של היועצים להמלצות היועץ ולאישורי הרשויות המוסמכות, בנושאי הבטיחות.</w:t>
      </w:r>
    </w:p>
    <w:p w14:paraId="676960F9"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טיפול בקבלת אישור הרשויות המוסמכות בנושאי בטיחות במידה </w:t>
      </w:r>
      <w:r w:rsidRPr="00876F47">
        <w:rPr>
          <w:rFonts w:ascii="Times New Roman" w:eastAsia="Times New Roman" w:hAnsi="Times New Roman" w:cs="David"/>
          <w:sz w:val="24"/>
          <w:szCs w:val="24"/>
          <w:rtl/>
        </w:rPr>
        <w:lastRenderedPageBreak/>
        <w:t>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50BA26B1"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106B4645"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7E73831B"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30798BEF"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41FA23A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4373AC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45D6AE1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7E1CBB3"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0C506AF9"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042476E0"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05F12D7F"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106B0482"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74989882"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1D1FB6A7"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64AEEF38"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261C2D48"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2201F940"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40C3DAC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34ACC58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6323BA71"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6CB4636E"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5F575FC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601656D"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6E9CD92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24426E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B95557E"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נציג המזמין רשאי להזמין מהיועץ את כל שלבי העבודות המפורטות בנספח זה ו/או חלק מהן ו/או עבודות נוספות להן הכל כפי שיפורט בנספח ד'.</w:t>
      </w:r>
    </w:p>
    <w:p w14:paraId="0AFD99FE"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3E09693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16F2F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2D73FB9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86E3F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2E418A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73919E2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6DD4F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7490505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65F09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64CACCE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23BF2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1D68A04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D948E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17CE13C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DA18BA"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64F38A6F"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6E12AF9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DE844C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32A41E73"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5D310189"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3C14C3D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3AA6F4B"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__________ ש"ח (במילים: ____________ ש"ח) </w:t>
      </w:r>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r w:rsidRPr="00876F47">
        <w:rPr>
          <w:rFonts w:ascii="Times New Roman" w:eastAsia="Times New Roman" w:hAnsi="Times New Roman" w:cs="David" w:hint="cs"/>
          <w:sz w:val="24"/>
          <w:szCs w:val="24"/>
          <w:rtl/>
        </w:rPr>
        <w:t xml:space="preserve"> במבנה ראשוני</w:t>
      </w:r>
      <w:r w:rsidRPr="00876F47">
        <w:rPr>
          <w:rFonts w:ascii="Times New Roman" w:eastAsia="Times New Roman" w:hAnsi="Times New Roman" w:cs="David"/>
          <w:sz w:val="24"/>
          <w:szCs w:val="24"/>
          <w:rtl/>
        </w:rPr>
        <w:t>.</w:t>
      </w:r>
    </w:p>
    <w:p w14:paraId="3C7C55B5"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t>סכום קבוע ומוחלט של ___________ ש"ח (במילים: ____________ ש"ח) לכל יחידת דיור במבנה חוזר.</w:t>
      </w:r>
    </w:p>
    <w:p w14:paraId="08F0C2D8"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t>סכום קבוע ומוחלט של ___________ ש"ח (במילים: ____________ ש"ח) לכל מ"ר בנוי ומקורה מתחת למפלס הכניסה לבניינים.</w:t>
      </w:r>
    </w:p>
    <w:p w14:paraId="176F93E4"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2E8946E1"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6370F04A"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7EBF3CD1"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ראשו</w:t>
      </w:r>
      <w:r w:rsidR="005603EE">
        <w:rPr>
          <w:rFonts w:ascii="Times New Roman" w:eastAsia="Times New Roman" w:hAnsi="Times New Roman" w:cs="David" w:hint="cs"/>
          <w:sz w:val="24"/>
          <w:szCs w:val="24"/>
          <w:rtl/>
        </w:rPr>
        <w:t>ני - המבנה שהוקם לראשונה עפ"י ת</w:t>
      </w:r>
      <w:r w:rsidRPr="00876F47">
        <w:rPr>
          <w:rFonts w:ascii="Times New Roman" w:eastAsia="Times New Roman" w:hAnsi="Times New Roman" w:cs="David" w:hint="cs"/>
          <w:sz w:val="24"/>
          <w:szCs w:val="24"/>
          <w:rtl/>
        </w:rPr>
        <w:t>כניותיו ו/או הנחיותיו של היועץ. במקרים בהם מתוכננים במקביל מספר מבנים ראשונים וחוזרים יחשב המבנה שבו מספר  היחידות הרב ביותר כמבנה ראשוני.</w:t>
      </w:r>
    </w:p>
    <w:p w14:paraId="098D1A6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0539F03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חוזר - מבנה נוסף</w:t>
      </w:r>
      <w:r w:rsidR="005603EE">
        <w:rPr>
          <w:rFonts w:ascii="Times New Roman" w:eastAsia="Times New Roman" w:hAnsi="Times New Roman" w:cs="David" w:hint="cs"/>
          <w:sz w:val="24"/>
          <w:szCs w:val="24"/>
          <w:rtl/>
        </w:rPr>
        <w:t>, המוקם בשלמותו או בחלקו עפ"י ת</w:t>
      </w:r>
      <w:r w:rsidRPr="00876F47">
        <w:rPr>
          <w:rFonts w:ascii="Times New Roman" w:eastAsia="Times New Roman" w:hAnsi="Times New Roman" w:cs="David" w:hint="cs"/>
          <w:sz w:val="24"/>
          <w:szCs w:val="24"/>
          <w:rtl/>
        </w:rPr>
        <w:t>כניותיו ו/או הנחיותיו של היועץ ביחס למבנה הראשוני, על אותו המגרש או במגרש אחר, בין אם על פי תכניות קיימות על כל פרטיהן ובין אם לצורך הקמתו התבקש היועץ להכניס שינויים והתאמות בתכניות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1AC0C32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700A59FF" w14:textId="77777777"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0A6F65"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0A6F65"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EndPr/>
        <w:sdtContent>
          <w:r w:rsidR="000A6F65"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0A6F65"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582B6E64"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536DBC1"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74994464"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6E1A2E5"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0932FAB2"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3C8276E"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309D533F"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E8F58C7"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7C4D894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5996C52"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9DD70B7"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2F39D7A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913CE5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7E04FF9" w14:textId="77777777"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2368F84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"ה"</w:t>
      </w:r>
    </w:p>
    <w:p w14:paraId="0D094FB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944522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0D11B715"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7BA96A94" w14:textId="77777777" w:rsidR="005603EE" w:rsidRPr="005603EE" w:rsidRDefault="005603EE" w:rsidP="005603EE">
      <w:pPr>
        <w:pStyle w:val="af6"/>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2D6ABAAF"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72889C6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7DE5B4B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70520C5E" w14:textId="77777777"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20%</w:t>
      </w:r>
    </w:p>
    <w:p w14:paraId="16B16E28"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2FDBBFB0"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1C557D89"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16BDA5E6"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049213B8"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730B1EE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0CAE8D4C"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1F6F4167"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0A2CC704"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72DB999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6D9F9449"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1E08A657"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4CE207C9"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16517BF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4F0E8E2C"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7C711216"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8CFC99C"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767623A2"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2D42065F"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58FB428D"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3A35057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F1FBC2A"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a7"/>
              <w:color w:val="00B0F0"/>
              <w:rtl/>
            </w:rPr>
            <w:t>[צד א בחוזה]</w:t>
          </w:r>
        </w:p>
      </w:sdtContent>
    </w:sdt>
    <w:p w14:paraId="1F825C7E"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7232151"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9C20E9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4B5D154"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E2C58A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5125E1"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226F936"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33699B" w14:textId="75562A84"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7" w:author="עינב יורוביצקי" w:date="2020-07-13T12:09:00Z">
            <w:r w:rsidR="00A25A4B">
              <w:rPr>
                <w:rFonts w:ascii="Times New Roman" w:eastAsia="Times New Roman" w:hAnsi="Times New Roman" w:cs="David" w:hint="cs"/>
                <w:bCs/>
                <w:color w:val="008000"/>
                <w:sz w:val="24"/>
                <w:szCs w:val="24"/>
                <w:rtl/>
                <w:lang w:eastAsia="he-IL"/>
              </w:rPr>
              <w:t>ניסיון</w:t>
            </w:r>
          </w:ins>
        </w:sdtContent>
      </w:sdt>
      <w:r w:rsidRPr="00B27B4C">
        <w:rPr>
          <w:rFonts w:ascii="Times New Roman" w:eastAsia="Times New Roman" w:hAnsi="Times New Roman" w:cs="David" w:hint="cs"/>
          <w:color w:val="008000"/>
          <w:sz w:val="24"/>
          <w:szCs w:val="24"/>
          <w:rtl/>
          <w:lang w:eastAsia="he-IL"/>
        </w:rPr>
        <w:t>.</w:t>
      </w:r>
    </w:p>
    <w:p w14:paraId="7B6722BE"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ACBF25"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42DCC7B"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C0A3C95" w14:textId="77777777"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a7"/>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FC31F48"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B93F06F"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57BC603"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8684C51"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4447022"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08E7E5F"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593014B"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A55A9D"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991EDA2"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E564D51"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FE12B17"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9130F0">
            <w:rPr>
              <w:rStyle w:val="a7"/>
              <w:color w:val="00B0F0"/>
              <w:rtl/>
            </w:rPr>
            <w:t>[שם ספק]</w:t>
          </w:r>
        </w:sdtContent>
      </w:sdt>
    </w:p>
    <w:p w14:paraId="0C3EE534"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3EBB92E"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52C09E0"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583D35A"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D502300"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65B81C7"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0F8E93C6"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6BC7DCA8" w14:textId="77777777" w:rsidR="00E0492B" w:rsidRPr="00232692" w:rsidRDefault="00E0492B" w:rsidP="00E0492B">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6D690F0A" w14:textId="77777777" w:rsidR="00E0492B" w:rsidRPr="0009511C" w:rsidRDefault="00E0492B" w:rsidP="00E0492B">
      <w:pPr>
        <w:widowControl w:val="0"/>
        <w:spacing w:before="0" w:beforeAutospacing="0" w:after="0" w:afterAutospacing="0" w:line="240" w:lineRule="auto"/>
        <w:jc w:val="center"/>
        <w:rPr>
          <w:rFonts w:ascii="David" w:eastAsia="Times New Roman" w:hAnsi="David" w:cs="David"/>
          <w:sz w:val="24"/>
          <w:szCs w:val="24"/>
          <w:lang w:eastAsia="he-IL"/>
        </w:rPr>
      </w:pPr>
    </w:p>
    <w:p w14:paraId="7272F621" w14:textId="77777777" w:rsidR="00E0492B" w:rsidRPr="002419E5" w:rsidRDefault="00E0492B" w:rsidP="00E0492B">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3F5947CD" w14:textId="77777777" w:rsidR="00E0492B" w:rsidRPr="0009511C" w:rsidRDefault="00E0492B" w:rsidP="00E0492B">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F244808"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0DEC3C77"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3AD867BD"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B109494"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620C037"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17ADEA4"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31BBF932"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1353AECF"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C660528"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0E08DB9"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כמו כן היועץ מתחייב שהכיסוי על פי הפוליסות לא יבוטל ולא יחול בו שינוי לרעה, אלא אם תימסר הודעה כתובה בדואר רשום לידי המזמין לפחות 60 יום מראש.</w:t>
      </w:r>
    </w:p>
    <w:p w14:paraId="01A9C2E9"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8A709CF" w14:textId="77777777" w:rsidR="00E0492B" w:rsidRDefault="00E0492B" w:rsidP="00E0492B">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6B3027A2" w14:textId="77777777" w:rsidR="00E0492B" w:rsidRPr="002419E5" w:rsidRDefault="00E0492B" w:rsidP="00E0492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16D6A90" w14:textId="77777777" w:rsidR="00E0492B" w:rsidRDefault="00E0492B" w:rsidP="00E0492B">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D9DE1C4" w14:textId="77777777" w:rsidR="00E0492B" w:rsidRPr="00400B84" w:rsidRDefault="00E0492B" w:rsidP="00E0492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0492B" w:rsidRPr="0009511C" w14:paraId="08CA3D6F"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CEAF2AC"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C6C7B7D"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E0492B" w:rsidRPr="0009511C" w14:paraId="09BFBF14"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1A388B1"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0492B" w:rsidRPr="0009511C" w14:paraId="2F07EE9A"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C120E67"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BBF385E"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1E25BC4"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3E76485"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E0492B" w:rsidRPr="0009511C" w14:paraId="0F804B62"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5E594AD5"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298B2C2"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70E8D19"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447E301"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p w14:paraId="34DC7EEC"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9FDEA3F"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D102370"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p w14:paraId="1F2C7481"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77E333C"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tc>
      </w:tr>
      <w:tr w:rsidR="00E0492B" w:rsidRPr="0009511C" w14:paraId="7B1ACE77"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47D8A620"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D69E3F4"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25AE8AC"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9CF0F1"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D41AF5"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r>
      <w:tr w:rsidR="00E0492B" w:rsidRPr="0009511C" w14:paraId="32F5FABE"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4E6FA48A"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C081EF8"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E98EBF5" w14:textId="77777777" w:rsidR="00E0492B" w:rsidRPr="0009511C" w:rsidRDefault="00E0492B"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A0E401"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57D793"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r>
    </w:tbl>
    <w:p w14:paraId="21A12AC9" w14:textId="77777777" w:rsidR="00E0492B" w:rsidRPr="0009511C" w:rsidRDefault="00E0492B" w:rsidP="00E0492B">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E0492B" w:rsidRPr="0009511C" w14:paraId="0F2F54C2"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EF319BE"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E0492B" w:rsidRPr="0009511C" w14:paraId="0482AD65"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5D35BF0"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87AC846"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p w14:paraId="59620736"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0BB7E08"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3DEC376"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3FD5571"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8C3A625"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4C9A7F8"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73D965C"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0BE02EB"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E0492B" w:rsidRPr="0009511C" w14:paraId="6DF9DFC2"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4429BC3"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A5E57CA"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05AB2F5"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2901AED"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D65B93C"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280116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629929D"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3EA48DC"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r>
      <w:tr w:rsidR="00E0492B" w:rsidRPr="0009511C" w14:paraId="763B94D8"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60A0C64"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A8A15FE"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E7A9DEB"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10928B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76D0233"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BFA3E0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A2BB5FE"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9F1A45E" w14:textId="77777777" w:rsidR="00E0492B" w:rsidRPr="0009511C" w:rsidRDefault="00E0492B"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E0492B" w:rsidRPr="0009511C" w14:paraId="1E35E8EB"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6CA157B"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1A708FD"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010D509"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0C98F51"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F8BD01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1BC09DB"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5D2F32C"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8C7A5F0" w14:textId="77777777" w:rsidR="00E0492B" w:rsidRPr="0009511C" w:rsidRDefault="00E0492B"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E0492B" w:rsidRPr="0009511C" w14:paraId="2774906E"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535353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5487C5E"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8D7EAC1"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E55C854"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BF30CAA"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639C0E8"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0AA5461"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173EDC0" w14:textId="77777777" w:rsidR="00E0492B" w:rsidRPr="0009511C" w:rsidRDefault="00E0492B"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3DD58FD9" w14:textId="77777777" w:rsidR="00E0492B" w:rsidRPr="0009511C" w:rsidRDefault="00E0492B" w:rsidP="00E0492B">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1C57E1DE"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4FC4109"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E0492B" w:rsidRPr="0009511C" w14:paraId="537FA6F2"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280D531"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3346C5A" w14:textId="77777777" w:rsidR="00E0492B" w:rsidRPr="0009511C" w:rsidRDefault="00E0492B" w:rsidP="00E0492B">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09BCF38A"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D2D9BC0"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E0492B" w:rsidRPr="0009511C" w14:paraId="5B248916"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0D7A011"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3ABF3D3" w14:textId="77777777" w:rsidR="002C218D" w:rsidRDefault="002C218D" w:rsidP="00E0492B">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2C218D" w:rsidRPr="0009511C" w14:paraId="531BD1FE"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6B5AF89" w14:textId="77777777" w:rsidR="002C218D" w:rsidRPr="0009511C" w:rsidRDefault="002C218D"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2C218D" w:rsidRPr="0009511C" w14:paraId="43AFADDF"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D53D217" w14:textId="77777777" w:rsidR="002C218D" w:rsidRPr="0009511C" w:rsidRDefault="002C218D"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5AE250B" w14:textId="77777777" w:rsidR="00E0492B" w:rsidRPr="0009511C" w:rsidRDefault="00E0492B" w:rsidP="00E0492B">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lastRenderedPageBreak/>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44CFF974"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9A1A48A"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9323453" w14:textId="77777777" w:rsidR="00E0492B" w:rsidRDefault="00E0492B"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60E271A" w14:textId="77777777"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07FEC6D9"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541F215D"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494FBEE8"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35BA71F"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3E2705C3"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7A14D7D6"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0CA93052"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וכו'. </w:t>
      </w:r>
    </w:p>
    <w:p w14:paraId="51AF6BC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1C61DF6"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3878457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790D39DF"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0B720BD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313CD2E8"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0573D0A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4719076A"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263E387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C07ECBE"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1711F68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72ACFFD"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3079F2E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51695C04"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51FBF13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961130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C2319A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99B108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CD5D91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2F7381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12F2B7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9A4142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6A7044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05BD56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E17665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2BD730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8F33CA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66A630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A64E7E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C21F1F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D4BA70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A52C65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48F4CD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882F8F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39706E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3F0DBE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A3217A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EC1FB26"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42CC8AFD"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BFCEFDD"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18AD6F6"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66587DC"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1A03B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0DB356"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5A5CFFF" w14:textId="77777777" w:rsidR="005603EE" w:rsidRDefault="00A25A4B"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5603EE" w:rsidRPr="00255ACD">
            <w:rPr>
              <w:rStyle w:val="a7"/>
              <w:color w:val="00B0F0"/>
              <w:rtl/>
            </w:rPr>
            <w:t>[צד א בחוזה]</w:t>
          </w:r>
        </w:sdtContent>
      </w:sdt>
      <w:r w:rsidR="005603EE" w:rsidRPr="00B27B4C">
        <w:rPr>
          <w:rFonts w:ascii="Times New Roman" w:eastAsia="Times New Roman" w:hAnsi="Times New Roman" w:cs="David" w:hint="cs"/>
          <w:color w:val="008000"/>
          <w:sz w:val="24"/>
          <w:szCs w:val="24"/>
          <w:rtl/>
          <w:lang w:eastAsia="he-IL"/>
        </w:rPr>
        <w:br/>
      </w:r>
    </w:p>
    <w:p w14:paraId="352936E4"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092B86B9"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DC1C08"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82C3AEB"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3DD254E"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5ED1CAB" w14:textId="71A8D842"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a7"/>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8" w:author="עינב יורוביצקי" w:date="2020-07-13T12:09:00Z">
            <w:r w:rsidR="00A25A4B">
              <w:rPr>
                <w:rFonts w:ascii="Times New Roman" w:eastAsia="Times New Roman" w:hAnsi="Times New Roman" w:cs="David" w:hint="cs"/>
                <w:color w:val="008000"/>
                <w:sz w:val="24"/>
                <w:szCs w:val="24"/>
                <w:rtl/>
                <w:lang w:eastAsia="he-IL"/>
              </w:rPr>
              <w:t>פרויקט ניסיון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471A535"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6DBE154"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60561D"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D48774"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5D3CC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F1EE72"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55555D2"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CA1AEE"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77D46E"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11D7419" w14:textId="77777777" w:rsidR="005603EE" w:rsidRPr="00B27B4C" w:rsidRDefault="00A25A4B"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9130F0">
            <w:rPr>
              <w:rStyle w:val="a7"/>
              <w:color w:val="00B0F0"/>
              <w:rtl/>
            </w:rPr>
            <w:t>[שם ספק]</w:t>
          </w:r>
        </w:sdtContent>
      </w:sdt>
    </w:p>
    <w:p w14:paraId="11FBD1C1"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4AA9788"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F83FBA6"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559CE79"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152B028"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C3CAAD9"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E73292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a7"/>
              <w:color w:val="00B0F0"/>
              <w:rtl/>
            </w:rPr>
            <w:t>[צד א בחוזה]</w:t>
          </w:r>
        </w:sdtContent>
      </w:sdt>
    </w:p>
    <w:p w14:paraId="42FE150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78B9C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A7BEF2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922ED7" w14:textId="2C2B7102"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 w:author="עינב יורוביצקי" w:date="2020-07-13T12:09:00Z">
            <w:r w:rsidR="00A25A4B">
              <w:rPr>
                <w:rFonts w:ascii="Times New Roman" w:eastAsia="Times New Roman" w:hAnsi="Times New Roman" w:cs="David" w:hint="cs"/>
                <w:color w:val="008000"/>
                <w:sz w:val="24"/>
                <w:szCs w:val="24"/>
                <w:rtl/>
                <w:lang w:eastAsia="he-IL"/>
              </w:rPr>
              <w:t>פרויקט ניסיון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61BC41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23FC72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C91B7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52F38F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FAA018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0953B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8DC50E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181F6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378C34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E92C8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5D07E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206491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2E0B1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F6C12C6"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0191038"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C900976"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CC7DAE5"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A2553AB"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9130F0">
            <w:rPr>
              <w:rStyle w:val="a7"/>
              <w:color w:val="00B0F0"/>
              <w:rtl/>
            </w:rPr>
            <w:t>[שם ספק]</w:t>
          </w:r>
        </w:sdtContent>
      </w:sdt>
    </w:p>
    <w:p w14:paraId="75077DB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6FCBD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AEB2369"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BA511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BC64A1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115CAB8"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C0ED7AC"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074D1BA"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C9EAA4D"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DF85517"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AE53CC7"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77598E02"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9B6BB8" w14:textId="77777777" w:rsidR="00947EFF" w:rsidRDefault="00947EFF" w:rsidP="00AF234B">
      <w:pPr>
        <w:spacing w:before="0" w:after="0" w:line="240" w:lineRule="auto"/>
      </w:pPr>
      <w:r>
        <w:separator/>
      </w:r>
    </w:p>
  </w:endnote>
  <w:endnote w:type="continuationSeparator" w:id="0">
    <w:p w14:paraId="55A45F20" w14:textId="77777777" w:rsidR="00947EFF" w:rsidRDefault="00947EFF"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B6EAB" w:rsidRPr="002B6EAB" w14:paraId="76D4A99E" w14:textId="77777777" w:rsidTr="002B6EAB">
      <w:tc>
        <w:tcPr>
          <w:tcW w:w="810" w:type="dxa"/>
        </w:tcPr>
        <w:p w14:paraId="523C92E8"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78DCA02D" w14:textId="1AE85E10" w:rsidR="002B6EAB" w:rsidRPr="002B6EAB" w:rsidRDefault="00A25A4B" w:rsidP="002B6EAB">
              <w:pPr>
                <w:tabs>
                  <w:tab w:val="center" w:pos="4153"/>
                  <w:tab w:val="right" w:pos="8306"/>
                </w:tabs>
                <w:spacing w:before="0" w:after="0" w:line="240" w:lineRule="auto"/>
                <w:rPr>
                  <w:rFonts w:ascii="David" w:hAnsi="David"/>
                  <w:color w:val="00B0F0"/>
                  <w:sz w:val="20"/>
                  <w:szCs w:val="20"/>
                  <w:rtl/>
                </w:rPr>
              </w:pPr>
              <w:ins w:id="10" w:author="עינב יורוביצקי" w:date="2020-07-13T12:09:00Z">
                <w:r>
                  <w:rPr>
                    <w:rFonts w:ascii="David" w:hAnsi="David" w:hint="cs"/>
                    <w:color w:val="00B0F0"/>
                    <w:sz w:val="20"/>
                    <w:szCs w:val="20"/>
                    <w:rtl/>
                  </w:rPr>
                  <w:t>ניסיון</w:t>
                </w:r>
              </w:ins>
            </w:p>
          </w:tc>
        </w:sdtContent>
      </w:sdt>
      <w:tc>
        <w:tcPr>
          <w:tcW w:w="2810" w:type="dxa"/>
        </w:tcPr>
        <w:p w14:paraId="42F9CCA4"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יועץ בטיחות </w:t>
              </w:r>
            </w:sdtContent>
          </w:sdt>
        </w:p>
      </w:tc>
      <w:tc>
        <w:tcPr>
          <w:tcW w:w="233" w:type="dxa"/>
        </w:tcPr>
        <w:p w14:paraId="042C97CF" w14:textId="77777777" w:rsidR="002B6EAB" w:rsidRPr="002B6EAB" w:rsidRDefault="002B6EAB" w:rsidP="002B6EAB">
          <w:pPr>
            <w:tabs>
              <w:tab w:val="center" w:pos="4153"/>
              <w:tab w:val="right" w:pos="8306"/>
            </w:tabs>
            <w:spacing w:before="0" w:after="0" w:line="240" w:lineRule="auto"/>
            <w:rPr>
              <w:rFonts w:ascii="David" w:hAnsi="David"/>
              <w:sz w:val="16"/>
              <w:szCs w:val="16"/>
              <w:rtl/>
            </w:rPr>
          </w:pPr>
        </w:p>
      </w:tc>
      <w:tc>
        <w:tcPr>
          <w:tcW w:w="1044" w:type="dxa"/>
        </w:tcPr>
        <w:p w14:paraId="3DC886B6"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50E4DBE4"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CONT-5-582</w:t>
              </w:r>
            </w:p>
          </w:tc>
        </w:sdtContent>
      </w:sdt>
    </w:tr>
    <w:tr w:rsidR="002B6EAB" w:rsidRPr="002B6EAB" w14:paraId="372D1FE5" w14:textId="77777777" w:rsidTr="002B6EAB">
      <w:tc>
        <w:tcPr>
          <w:tcW w:w="810" w:type="dxa"/>
        </w:tcPr>
        <w:p w14:paraId="577C12E6"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4DEDEF2D"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B6EAB" w:rsidRPr="002B6EAB" w14:paraId="262B221B" w14:textId="77777777" w:rsidTr="00623070">
            <w:trPr>
              <w:trHeight w:val="201"/>
            </w:trPr>
            <w:tc>
              <w:tcPr>
                <w:tcW w:w="926" w:type="dxa"/>
              </w:tcPr>
              <w:p w14:paraId="3BFD6139"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2879350" w14:textId="77777777" w:rsidR="002B6EAB" w:rsidRPr="002B6EAB" w:rsidRDefault="002B6EAB" w:rsidP="002B6EAB">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5FC82892"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1CC953D0"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72A1262E"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2B42A7D3" w14:textId="77777777" w:rsidR="002B6EAB" w:rsidRPr="002B6EAB" w:rsidRDefault="00A25A4B"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B6EAB" w:rsidRPr="002B6EAB">
                <w:rPr>
                  <w:rFonts w:ascii="David" w:hAnsi="David"/>
                  <w:color w:val="00B0F0"/>
                  <w:sz w:val="20"/>
                  <w:szCs w:val="20"/>
                  <w:rtl/>
                </w:rPr>
                <w:t>[סטטוס חוזה]</w:t>
              </w:r>
            </w:sdtContent>
          </w:sdt>
        </w:p>
      </w:tc>
    </w:tr>
    <w:tr w:rsidR="002B6EAB" w:rsidRPr="002B6EAB" w14:paraId="28A78C6F" w14:textId="77777777" w:rsidTr="002B6EAB">
      <w:trPr>
        <w:trHeight w:val="80"/>
      </w:trPr>
      <w:tc>
        <w:tcPr>
          <w:tcW w:w="810" w:type="dxa"/>
        </w:tcPr>
        <w:p w14:paraId="592D70A7"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646" w:type="dxa"/>
        </w:tcPr>
        <w:p w14:paraId="3F47960D"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38545354"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160D98DB"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22ADCD25"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763" w:type="dxa"/>
        </w:tcPr>
        <w:p w14:paraId="00A3D824"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r>
  </w:tbl>
  <w:p w14:paraId="3EC3505F" w14:textId="77777777" w:rsidR="006323AD" w:rsidRDefault="002B6EAB" w:rsidP="002B6EAB">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וקסלר, ברגמן ושות' עורכי-דין</w:t>
    </w:r>
  </w:p>
  <w:p w14:paraId="65EF2DE1" w14:textId="77777777" w:rsidR="002B6EAB" w:rsidRPr="002B6EAB" w:rsidRDefault="002B6EAB"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FD724B" w14:textId="77777777" w:rsidR="00947EFF" w:rsidRDefault="00947EFF" w:rsidP="00AF234B">
      <w:pPr>
        <w:spacing w:before="0" w:after="0" w:line="240" w:lineRule="auto"/>
      </w:pPr>
      <w:r>
        <w:separator/>
      </w:r>
    </w:p>
  </w:footnote>
  <w:footnote w:type="continuationSeparator" w:id="0">
    <w:p w14:paraId="3987AAF2" w14:textId="77777777" w:rsidR="00947EFF" w:rsidRDefault="00947EFF"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09E37BA3" w14:textId="77777777" w:rsidR="006323AD" w:rsidRDefault="006323AD">
        <w:pPr>
          <w:pStyle w:val="a3"/>
          <w:jc w:val="center"/>
        </w:pPr>
        <w:r>
          <w:fldChar w:fldCharType="begin"/>
        </w:r>
        <w:r>
          <w:instrText xml:space="preserve"> PAGE   \* MERGEFORMAT </w:instrText>
        </w:r>
        <w:r>
          <w:fldChar w:fldCharType="separate"/>
        </w:r>
        <w:r w:rsidR="00A25A4B">
          <w:rPr>
            <w:noProof/>
            <w:rtl/>
          </w:rPr>
          <w:t>1</w:t>
        </w:r>
        <w:r>
          <w:rPr>
            <w:noProof/>
          </w:rPr>
          <w:fldChar w:fldCharType="end"/>
        </w:r>
      </w:p>
    </w:sdtContent>
  </w:sdt>
  <w:p w14:paraId="770ACF03" w14:textId="77777777" w:rsidR="006323AD" w:rsidRDefault="006323AD">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2">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4">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27">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28">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9">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1">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2"/>
  </w:num>
  <w:num w:numId="16">
    <w:abstractNumId w:val="31"/>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num>
  <w:num w:numId="29">
    <w:abstractNumId w:val="4"/>
  </w:num>
  <w:num w:numId="30">
    <w:abstractNumId w:val="7"/>
  </w:num>
  <w:num w:numId="31">
    <w:abstractNumId w:val="20"/>
  </w:num>
  <w:num w:numId="32">
    <w:abstractNumId w:val="25"/>
  </w:num>
  <w:num w:numId="33">
    <w:abstractNumId w:val="26"/>
  </w:num>
  <w:num w:numId="34">
    <w:abstractNumId w:val="0"/>
  </w:num>
  <w:num w:numId="35">
    <w:abstractNumId w:val="30"/>
  </w:num>
  <w:num w:numId="36">
    <w:abstractNumId w:val="29"/>
  </w:num>
  <w:num w:numId="37">
    <w:abstractNumId w:val="27"/>
  </w:num>
  <w:num w:numId="38">
    <w:abstractNumId w:val="23"/>
  </w:num>
  <w:num w:numId="39">
    <w:abstractNumId w:val="21"/>
  </w:num>
  <w:num w:numId="40">
    <w:abstractNumId w:val="1"/>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עינב יורוביצקי">
    <w15:presenceInfo w15:providerId="AD" w15:userId="S-1-5-21-1915107579-1707952165-794563710-123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6F65"/>
    <w:rsid w:val="00134C85"/>
    <w:rsid w:val="001A0C3C"/>
    <w:rsid w:val="001A69D5"/>
    <w:rsid w:val="00214ACF"/>
    <w:rsid w:val="002B6EAB"/>
    <w:rsid w:val="002C218D"/>
    <w:rsid w:val="00322820"/>
    <w:rsid w:val="003E568C"/>
    <w:rsid w:val="00552E11"/>
    <w:rsid w:val="005603EE"/>
    <w:rsid w:val="005D664B"/>
    <w:rsid w:val="006323AD"/>
    <w:rsid w:val="00673D05"/>
    <w:rsid w:val="006F5407"/>
    <w:rsid w:val="0072103C"/>
    <w:rsid w:val="00876F47"/>
    <w:rsid w:val="008C64C6"/>
    <w:rsid w:val="00942177"/>
    <w:rsid w:val="00947EFF"/>
    <w:rsid w:val="00A25A4B"/>
    <w:rsid w:val="00AF234B"/>
    <w:rsid w:val="00BE17B4"/>
    <w:rsid w:val="00D936EF"/>
    <w:rsid w:val="00E0492B"/>
    <w:rsid w:val="00E64123"/>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BF38A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a6"/>
    <w:link w:val="AutoFields"/>
    <w:rsid w:val="00876F47"/>
    <w:rPr>
      <w:rFonts w:ascii="David" w:hAnsi="David" w:cs="David"/>
      <w:color w:val="0070C0"/>
      <w:sz w:val="20"/>
      <w:szCs w:val="24"/>
    </w:rPr>
  </w:style>
  <w:style w:type="character" w:customStyle="1" w:styleId="10">
    <w:name w:val="כותרת 1 תו"/>
    <w:basedOn w:val="a0"/>
    <w:link w:val="1"/>
    <w:rsid w:val="00876F47"/>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876F47"/>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876F47"/>
    <w:rPr>
      <w:rFonts w:ascii="Times New Roman" w:eastAsia="Times New Roman" w:hAnsi="Times New Roman" w:cs="David"/>
      <w:sz w:val="24"/>
      <w:szCs w:val="24"/>
      <w:u w:val="single"/>
      <w:lang w:eastAsia="he-IL"/>
    </w:rPr>
  </w:style>
  <w:style w:type="character" w:customStyle="1" w:styleId="40">
    <w:name w:val="כותרת 4 תו"/>
    <w:basedOn w:val="a0"/>
    <w:link w:val="4"/>
    <w:rsid w:val="00876F47"/>
    <w:rPr>
      <w:rFonts w:ascii="Calibri" w:eastAsia="Times New Roman" w:hAnsi="Calibri" w:cs="Arial"/>
      <w:b/>
      <w:bCs/>
      <w:sz w:val="28"/>
      <w:szCs w:val="28"/>
      <w:lang w:eastAsia="he-IL"/>
    </w:rPr>
  </w:style>
  <w:style w:type="character" w:customStyle="1" w:styleId="50">
    <w:name w:val="כותרת 5 תו"/>
    <w:basedOn w:val="a0"/>
    <w:link w:val="5"/>
    <w:rsid w:val="00876F47"/>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876F47"/>
    <w:rPr>
      <w:rFonts w:ascii="Calibri" w:eastAsia="Times New Roman" w:hAnsi="Calibri" w:cs="Arial"/>
      <w:i/>
      <w:iCs/>
      <w:sz w:val="24"/>
      <w:szCs w:val="24"/>
      <w:lang w:eastAsia="he-IL"/>
    </w:rPr>
  </w:style>
  <w:style w:type="numbering" w:customStyle="1" w:styleId="NoList1">
    <w:name w:val="No List1"/>
    <w:next w:val="a2"/>
    <w:semiHidden/>
    <w:rsid w:val="00876F47"/>
  </w:style>
  <w:style w:type="paragraph" w:customStyle="1" w:styleId="Heading11">
    <w:name w:val="Heading 11"/>
    <w:basedOn w:val="a"/>
    <w:next w:val="a"/>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876F47"/>
    <w:rPr>
      <w:rFonts w:ascii="Times New Roman" w:eastAsia="Times New Roman" w:hAnsi="Times New Roman" w:cs="David"/>
      <w:sz w:val="20"/>
      <w:szCs w:val="24"/>
      <w:lang w:eastAsia="he-IL"/>
    </w:rPr>
  </w:style>
  <w:style w:type="paragraph" w:styleId="ab">
    <w:name w:val="Title"/>
    <w:basedOn w:val="a"/>
    <w:link w:val="ac"/>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ad">
    <w:name w:val="Block Text"/>
    <w:basedOn w:val="a"/>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876F47"/>
    <w:rPr>
      <w:rFonts w:ascii="Times New Roman" w:eastAsia="Times New Roman" w:hAnsi="Times New Roman" w:cs="David"/>
      <w:sz w:val="24"/>
      <w:szCs w:val="24"/>
      <w:lang w:eastAsia="he-IL"/>
    </w:rPr>
  </w:style>
  <w:style w:type="paragraph" w:styleId="21">
    <w:name w:val="Body Text Indent 2"/>
    <w:basedOn w:val="a"/>
    <w:link w:val="22"/>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876F47"/>
    <w:rPr>
      <w:rFonts w:ascii="Times New Roman" w:eastAsia="Times New Roman" w:hAnsi="Times New Roman" w:cs="David"/>
      <w:sz w:val="20"/>
      <w:szCs w:val="24"/>
      <w:lang w:eastAsia="he-IL"/>
    </w:rPr>
  </w:style>
  <w:style w:type="paragraph" w:styleId="ae">
    <w:name w:val="Balloon Text"/>
    <w:basedOn w:val="a"/>
    <w:link w:val="af"/>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876F47"/>
    <w:rPr>
      <w:rFonts w:ascii="Tahoma" w:eastAsia="Times New Roman" w:hAnsi="Tahoma" w:cs="Tahoma"/>
      <w:sz w:val="16"/>
      <w:szCs w:val="16"/>
      <w:lang w:eastAsia="he-IL"/>
    </w:rPr>
  </w:style>
  <w:style w:type="paragraph" w:customStyle="1" w:styleId="af0">
    <w:name w:val="סגנון"/>
    <w:basedOn w:val="a"/>
    <w:next w:val="ad"/>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876F47"/>
    <w:rPr>
      <w:rFonts w:cs="Times New Roman"/>
    </w:rPr>
  </w:style>
  <w:style w:type="paragraph" w:styleId="af2">
    <w:name w:val="Document Map"/>
    <w:basedOn w:val="a"/>
    <w:link w:val="af3"/>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876F47"/>
    <w:rPr>
      <w:rFonts w:ascii="Tahoma" w:eastAsia="Times New Roman" w:hAnsi="Tahoma" w:cs="Tahoma"/>
      <w:sz w:val="20"/>
      <w:szCs w:val="20"/>
      <w:shd w:val="clear" w:color="auto" w:fill="000080"/>
      <w:lang w:eastAsia="he-IL"/>
    </w:rPr>
  </w:style>
  <w:style w:type="paragraph" w:customStyle="1" w:styleId="af4">
    <w:name w:val="רשימה מימין"/>
    <w:basedOn w:val="a"/>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876F47"/>
    <w:pPr>
      <w:tabs>
        <w:tab w:val="left" w:pos="2880"/>
        <w:tab w:val="left" w:pos="5220"/>
        <w:tab w:val="left" w:pos="7740"/>
      </w:tabs>
      <w:ind w:left="360"/>
    </w:pPr>
    <w:rPr>
      <w:sz w:val="22"/>
      <w:szCs w:val="22"/>
    </w:rPr>
  </w:style>
  <w:style w:type="paragraph" w:customStyle="1" w:styleId="12">
    <w:name w:val="חתימה קו 1 נקודות"/>
    <w:basedOn w:val="1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2B6E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7">
    <w:name w:val="היסט_כפול"/>
    <w:basedOn w:val="a"/>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a3"/>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a3"/>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a3"/>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a3"/>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a3"/>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a3"/>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a3"/>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a3"/>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a3"/>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a3"/>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a3"/>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a3"/>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a3"/>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a3"/>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a3"/>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a3"/>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a3"/>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a3"/>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a3"/>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a3"/>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a3"/>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a3"/>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a3"/>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a3"/>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a3"/>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a3"/>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a3"/>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a3"/>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a3"/>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a3"/>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a3"/>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a3"/>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a3"/>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a3"/>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a3"/>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a3"/>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a3"/>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a3"/>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a3"/>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a3"/>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a3"/>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a3"/>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5613F2"/>
    <w:rsid w:val="006865A5"/>
    <w:rsid w:val="006D10FA"/>
    <w:rsid w:val="00966919"/>
    <w:rsid w:val="00B77668"/>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F3CE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BFEF42BBD6D048D6AC7931B0F886D19C">
    <w:name w:val="BFEF42BBD6D048D6AC7931B0F886D19C"/>
    <w:rsid w:val="005613F2"/>
    <w:pPr>
      <w:bidi/>
    </w:pPr>
  </w:style>
  <w:style w:type="paragraph" w:customStyle="1" w:styleId="3A7912B29EE0418FB7EA7B196DF9D4BB">
    <w:name w:val="3A7912B29EE0418FB7EA7B196DF9D4BB"/>
    <w:rsid w:val="005613F2"/>
    <w:pPr>
      <w:bidi/>
    </w:pPr>
  </w:style>
  <w:style w:type="paragraph" w:customStyle="1" w:styleId="714E454D6E264D24937303661B75A7C0">
    <w:name w:val="714E454D6E264D24937303661B75A7C0"/>
    <w:rsid w:val="005613F2"/>
    <w:pPr>
      <w:bidi/>
    </w:pPr>
  </w:style>
  <w:style w:type="paragraph" w:customStyle="1" w:styleId="84AC88E6F6B94E5692CE3215D330A57D">
    <w:name w:val="84AC88E6F6B94E5692CE3215D330A57D"/>
    <w:rsid w:val="005613F2"/>
    <w:pPr>
      <w:bidi/>
    </w:pPr>
  </w:style>
  <w:style w:type="paragraph" w:customStyle="1" w:styleId="528BCB1A16344E8698F6DA9103CB2D27">
    <w:name w:val="528BCB1A16344E8698F6DA9103CB2D27"/>
    <w:rsid w:val="005613F2"/>
    <w:pPr>
      <w:bidi/>
    </w:pPr>
  </w:style>
  <w:style w:type="paragraph" w:customStyle="1" w:styleId="22A68CE674D24DE188085F16D86E5065">
    <w:name w:val="22A68CE674D24DE188085F16D86E5065"/>
    <w:rsid w:val="005613F2"/>
    <w:pPr>
      <w:bidi/>
    </w:pPr>
  </w:style>
  <w:style w:type="paragraph" w:customStyle="1" w:styleId="5318304238FF458A8F64358505274F30">
    <w:name w:val="5318304238FF458A8F64358505274F30"/>
    <w:rsid w:val="005613F2"/>
    <w:pPr>
      <w:bidi/>
    </w:pPr>
  </w:style>
  <w:style w:type="paragraph" w:customStyle="1" w:styleId="03E9D0CEBC564CDFA859C9901ED24101">
    <w:name w:val="03E9D0CEBC564CDFA859C9901ED24101"/>
    <w:rsid w:val="005613F2"/>
    <w:pPr>
      <w:bidi/>
    </w:pPr>
  </w:style>
  <w:style w:type="paragraph" w:customStyle="1" w:styleId="1C72A8B1A1724D83A29E5733ED7D117E">
    <w:name w:val="1C72A8B1A1724D83A29E5733ED7D117E"/>
    <w:rsid w:val="005613F2"/>
    <w:pPr>
      <w:bidi/>
    </w:pPr>
  </w:style>
  <w:style w:type="paragraph" w:customStyle="1" w:styleId="DB4886BF08A441119138E050F2BB1EFB">
    <w:name w:val="DB4886BF08A441119138E050F2BB1EFB"/>
    <w:rsid w:val="005613F2"/>
    <w:pPr>
      <w:bidi/>
    </w:p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D65A6D606144AFE875A0BB08A5BC7B6">
    <w:name w:val="DD65A6D606144AFE875A0BB08A5BC7B6"/>
    <w:rsid w:val="006D10FA"/>
    <w:pPr>
      <w:bidi/>
    </w:pPr>
  </w:style>
  <w:style w:type="paragraph" w:customStyle="1" w:styleId="7531CF4AAE3945B8A40B82172E9EF298">
    <w:name w:val="7531CF4AAE3945B8A40B82172E9EF298"/>
    <w:rsid w:val="006D10FA"/>
    <w:pPr>
      <w:bidi/>
    </w:pPr>
  </w:style>
  <w:style w:type="paragraph" w:customStyle="1" w:styleId="74BF95874AF3439E9EB4194FE1A60755">
    <w:name w:val="74BF95874AF3439E9EB4194FE1A60755"/>
    <w:rsid w:val="006D10FA"/>
    <w:pPr>
      <w:bidi/>
    </w:pPr>
  </w:style>
  <w:style w:type="paragraph" w:customStyle="1" w:styleId="50F7604B73F54A2A895919D20B9D44CA">
    <w:name w:val="50F7604B73F54A2A895919D20B9D44CA"/>
    <w:rsid w:val="006D10FA"/>
    <w:pPr>
      <w:bidi/>
    </w:pPr>
  </w:style>
  <w:style w:type="paragraph" w:customStyle="1" w:styleId="C45C8AA61AA742EFA24815F5B17153C8">
    <w:name w:val="C45C8AA61AA742EFA24815F5B17153C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26913CEE95794525BD6334A60927CF44">
    <w:name w:val="26913CEE95794525BD6334A60927CF44"/>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B310CE63EB37432199CE9EDEECB11C33">
    <w:name w:val="B310CE63EB37432199CE9EDEECB11C33"/>
    <w:rsid w:val="006D10FA"/>
    <w:pPr>
      <w:bidi/>
    </w:pPr>
  </w:style>
  <w:style w:type="paragraph" w:customStyle="1" w:styleId="2B53D8BF7B434BD285315A13E48354ED">
    <w:name w:val="2B53D8BF7B434BD285315A13E48354ED"/>
    <w:rsid w:val="00966919"/>
    <w:pPr>
      <w:bidi/>
    </w:pPr>
  </w:style>
  <w:style w:type="paragraph" w:customStyle="1" w:styleId="7441723985154335BD00E8FAB1D7C720">
    <w:name w:val="7441723985154335BD00E8FAB1D7C720"/>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 w:type="paragraph" w:customStyle="1" w:styleId="C14BD1070276480882FE5CF0C81585E2">
    <w:name w:val="C14BD1070276480882FE5CF0C81585E2"/>
    <w:rsid w:val="00CF3CEC"/>
    <w:pPr>
      <w:bidi/>
    </w:pPr>
  </w:style>
  <w:style w:type="paragraph" w:customStyle="1" w:styleId="A3746571757047EC854BE1AF350D39BC">
    <w:name w:val="A3746571757047EC854BE1AF350D39BC"/>
    <w:rsid w:val="00CF3CEC"/>
    <w:pPr>
      <w:bidi/>
    </w:pPr>
  </w:style>
  <w:style w:type="paragraph" w:customStyle="1" w:styleId="2723C22A0F694CD3AB7281ACE5E5C2E9">
    <w:name w:val="2723C22A0F694CD3AB7281ACE5E5C2E9"/>
    <w:rsid w:val="00CF3CE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B50372E8-2768-4E7D-B818-8A57AEE85320}"/>
</file>

<file path=customXml/itemProps4.xml><?xml version="1.0" encoding="utf-8"?>
<ds:datastoreItem xmlns:ds="http://schemas.openxmlformats.org/officeDocument/2006/customXml" ds:itemID="{F833A8AF-5184-4E07-8672-35F50687EC98}"/>
</file>

<file path=customXml/itemProps5.xml><?xml version="1.0" encoding="utf-8"?>
<ds:datastoreItem xmlns:ds="http://schemas.openxmlformats.org/officeDocument/2006/customXml" ds:itemID="{1AB7071D-8053-4630-81CF-D6A9375A441C}"/>
</file>

<file path=docProps/app.xml><?xml version="1.0" encoding="utf-8"?>
<Properties xmlns="http://schemas.openxmlformats.org/officeDocument/2006/extended-properties" xmlns:vt="http://schemas.openxmlformats.org/officeDocument/2006/docPropsVTypes">
  <Template>Normal</Template>
  <TotalTime>3</TotalTime>
  <Pages>32</Pages>
  <Words>9051</Words>
  <Characters>45260</Characters>
  <Application>Microsoft Office Word</Application>
  <DocSecurity>0</DocSecurity>
  <Lines>377</Lines>
  <Paragraphs>108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עינב יורוביצקי</dc:creator>
  <cp:keywords/>
  <dc:description/>
  <cp:lastModifiedBy>עינב יורוביצקי</cp:lastModifiedBy>
  <cp:revision>2</cp:revision>
  <dcterms:created xsi:type="dcterms:W3CDTF">2020-07-13T09:07:00Z</dcterms:created>
  <dcterms:modified xsi:type="dcterms:W3CDTF">2020-07-13T09:10:00Z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d9755bd3-6707-4318-adbc-39291c2ebf0f</vt:lpwstr>
  </property>
</Properties>
</file>