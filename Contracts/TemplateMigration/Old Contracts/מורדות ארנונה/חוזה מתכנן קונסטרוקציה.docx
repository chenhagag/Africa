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4C4FF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sz w:val="32"/>
          <w:szCs w:val="32"/>
          <w:u w:val="single"/>
          <w:rtl/>
          <w:lang w:eastAsia="he-IL"/>
        </w:rPr>
      </w:pPr>
    </w:p>
    <w:p w14:paraId="2DA4D9E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2849244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19008C3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50FA8B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4C9528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3A70905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0B5D238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0B50EDA9" wp14:editId="3ABA1EBF">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F28E36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2EA9062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55E5CFD" w14:textId="77777777" w:rsidR="00302486" w:rsidRDefault="00302486"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02226A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2932DA1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EE4BDD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85441D1"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customXmlInsRangeStart w:id="0" w:author="Kook Sec" w:date="2020-12-15T14:24:00Z"/>
    <w:sdt>
      <w:sdtPr>
        <w:rPr>
          <w:rFonts w:ascii="Times New Roman" w:eastAsia="Times New Roman" w:hAnsi="Times New Roman" w:hint="cs"/>
          <w:bCs/>
          <w:sz w:val="32"/>
          <w:szCs w:val="32"/>
          <w:u w:val="single"/>
          <w:rtl/>
          <w:lang w:eastAsia="he-IL"/>
        </w:rPr>
        <w:alias w:val="שם הפרויקט"/>
        <w:tag w:val="cntProjectName"/>
        <w:id w:val="654727906"/>
        <w:placeholder>
          <w:docPart w:val="1BFC93898989403CA578B91A11F225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InsRangeEnd w:id="0"/>
        <w:p w14:paraId="636DBECC" w14:textId="77777777" w:rsidR="00A203A6" w:rsidRDefault="00A203A6" w:rsidP="00A203A6">
          <w:pPr>
            <w:widowControl w:val="0"/>
            <w:spacing w:before="0" w:beforeAutospacing="0" w:after="0" w:afterAutospacing="0" w:line="240" w:lineRule="auto"/>
            <w:jc w:val="center"/>
            <w:rPr>
              <w:ins w:id="1" w:author="Kook Sec" w:date="2020-12-15T14:24:00Z"/>
              <w:rFonts w:ascii="Times New Roman" w:eastAsia="Times New Roman" w:hAnsi="Times New Roman"/>
              <w:bCs/>
              <w:sz w:val="32"/>
              <w:szCs w:val="32"/>
              <w:u w:val="single"/>
              <w:lang w:eastAsia="he-IL"/>
            </w:rPr>
          </w:pPr>
          <w:ins w:id="2" w:author="Kook Sec" w:date="2020-12-15T14:25:00Z">
            <w:r w:rsidRPr="00AF72CC">
              <w:rPr>
                <w:rFonts w:ascii="Times New Roman" w:eastAsia="Times New Roman" w:hAnsi="Times New Roman"/>
                <w:bCs/>
                <w:sz w:val="32"/>
                <w:szCs w:val="32"/>
                <w:u w:val="single"/>
                <w:rtl/>
                <w:lang w:eastAsia="he-IL"/>
              </w:rPr>
              <w:t>א.מ. ישראל מגורים פיתוח בע"מ</w:t>
            </w:r>
          </w:ins>
        </w:p>
        <w:customXmlInsRangeStart w:id="3" w:author="Kook Sec" w:date="2020-12-15T14:24:00Z"/>
      </w:sdtContent>
    </w:sdt>
    <w:customXmlInsRangeEnd w:id="3"/>
    <w:p w14:paraId="043D8A14" w14:textId="77777777" w:rsidR="00A203A6" w:rsidRDefault="00A203A6" w:rsidP="00A203A6">
      <w:pPr>
        <w:widowControl w:val="0"/>
        <w:spacing w:before="0" w:beforeAutospacing="0" w:after="0" w:afterAutospacing="0" w:line="240" w:lineRule="auto"/>
        <w:jc w:val="center"/>
        <w:rPr>
          <w:ins w:id="4" w:author="Kook Sec" w:date="2020-12-15T14:24:00Z"/>
          <w:rFonts w:ascii="Times New Roman" w:eastAsia="Times New Roman" w:hAnsi="Times New Roman"/>
          <w:bCs/>
          <w:sz w:val="32"/>
          <w:szCs w:val="32"/>
          <w:u w:val="single"/>
          <w:rtl/>
          <w:lang w:eastAsia="he-IL"/>
        </w:rPr>
      </w:pPr>
    </w:p>
    <w:customXmlInsRangeStart w:id="5" w:author="Kook Sec" w:date="2020-12-15T14:24:00Z"/>
    <w:sdt>
      <w:sdtPr>
        <w:rPr>
          <w:rFonts w:ascii="Times New Roman" w:eastAsia="Times New Roman" w:hAnsi="Times New Roman" w:hint="cs"/>
          <w:bCs/>
          <w:sz w:val="32"/>
          <w:szCs w:val="32"/>
          <w:u w:val="single"/>
          <w:rtl/>
          <w:lang w:eastAsia="he-IL"/>
        </w:rPr>
        <w:alias w:val="שם אתר"/>
        <w:tag w:val="cntSite"/>
        <w:id w:val="-144057360"/>
        <w:placeholder>
          <w:docPart w:val="114D02D826034C839F7424C1FBEF3D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InsRangeEnd w:id="5"/>
        <w:p w14:paraId="47E6DF4E" w14:textId="77777777" w:rsidR="00A203A6" w:rsidRDefault="00A203A6" w:rsidP="00A203A6">
          <w:pPr>
            <w:widowControl w:val="0"/>
            <w:spacing w:before="0" w:beforeAutospacing="0" w:after="0" w:afterAutospacing="0" w:line="240" w:lineRule="auto"/>
            <w:jc w:val="center"/>
            <w:rPr>
              <w:ins w:id="6" w:author="Kook Sec" w:date="2020-12-15T14:24:00Z"/>
              <w:rFonts w:ascii="Times New Roman" w:eastAsia="Times New Roman" w:hAnsi="Times New Roman"/>
              <w:bCs/>
              <w:sz w:val="32"/>
              <w:szCs w:val="32"/>
              <w:u w:val="single"/>
              <w:rtl/>
              <w:lang w:eastAsia="he-IL"/>
            </w:rPr>
          </w:pPr>
          <w:ins w:id="7" w:author="Kook Sec" w:date="2020-12-15T14:25:00Z">
            <w:r w:rsidRPr="00316131">
              <w:rPr>
                <w:rFonts w:ascii="Times New Roman" w:eastAsia="Times New Roman" w:hAnsi="Times New Roman"/>
                <w:bCs/>
                <w:sz w:val="32"/>
                <w:szCs w:val="32"/>
                <w:u w:val="single"/>
                <w:rtl/>
                <w:lang w:eastAsia="he-IL"/>
              </w:rPr>
              <w:t>מורדות ארנונה</w:t>
            </w:r>
          </w:ins>
        </w:p>
        <w:customXmlInsRangeStart w:id="8" w:author="Kook Sec" w:date="2020-12-15T14:24:00Z"/>
      </w:sdtContent>
    </w:sdt>
    <w:customXmlInsRangeEnd w:id="8"/>
    <w:customXmlDelRangeStart w:id="9" w:author="Kook Sec" w:date="2020-12-15T14:24:00Z"/>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9"/>
        <w:p w14:paraId="7F119C75" w14:textId="77777777" w:rsidR="00302486" w:rsidRPr="00B27B4C" w:rsidDel="00A203A6" w:rsidRDefault="00493EF3" w:rsidP="00302486">
          <w:pPr>
            <w:widowControl w:val="0"/>
            <w:spacing w:before="0" w:beforeAutospacing="0" w:after="0" w:afterAutospacing="0" w:line="240" w:lineRule="auto"/>
            <w:jc w:val="center"/>
            <w:rPr>
              <w:del w:id="10" w:author="Kook Sec" w:date="2020-12-15T14:24:00Z"/>
              <w:rFonts w:ascii="Times New Roman" w:eastAsia="Times New Roman" w:hAnsi="Times New Roman"/>
              <w:bCs/>
              <w:sz w:val="32"/>
              <w:szCs w:val="32"/>
              <w:u w:val="single"/>
              <w:rtl/>
              <w:lang w:eastAsia="he-IL"/>
            </w:rPr>
          </w:pPr>
        </w:p>
        <w:customXmlDelRangeStart w:id="11" w:author="Kook Sec" w:date="2020-12-15T14:24:00Z"/>
      </w:sdtContent>
    </w:sdt>
    <w:customXmlDelRangeEnd w:id="11"/>
    <w:p w14:paraId="61AC2EA3" w14:textId="77777777" w:rsidR="00302486" w:rsidRPr="00B27B4C" w:rsidDel="00A203A6" w:rsidRDefault="00302486" w:rsidP="00302486">
      <w:pPr>
        <w:widowControl w:val="0"/>
        <w:spacing w:before="0" w:beforeAutospacing="0" w:after="0" w:afterAutospacing="0" w:line="240" w:lineRule="auto"/>
        <w:jc w:val="center"/>
        <w:rPr>
          <w:del w:id="12" w:author="Kook Sec" w:date="2020-12-15T14:24:00Z"/>
          <w:rFonts w:ascii="Times New Roman" w:eastAsia="Times New Roman" w:hAnsi="Times New Roman"/>
          <w:bCs/>
          <w:sz w:val="32"/>
          <w:szCs w:val="32"/>
          <w:u w:val="single"/>
          <w:rtl/>
          <w:lang w:eastAsia="he-IL"/>
        </w:rPr>
      </w:pPr>
    </w:p>
    <w:customXmlDelRangeStart w:id="13" w:author="Kook Sec" w:date="2020-12-15T14:24:00Z"/>
    <w:sdt>
      <w:sdtPr>
        <w:rPr>
          <w:rFonts w:ascii="Times New Roman" w:eastAsia="Times New Roman" w:hAnsi="Times New Roman"/>
          <w:bCs/>
          <w:sz w:val="32"/>
          <w:szCs w:val="32"/>
          <w:u w:val="single"/>
          <w:rtl/>
          <w:lang w:eastAsia="he-IL"/>
        </w:rPr>
        <w:alias w:val="שם אתר"/>
        <w:tag w:val="cntSite"/>
        <w:id w:val="2071999276"/>
        <w:placeholder>
          <w:docPart w:val="9F074DA6E8F34A398DF78B5C68BA5C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13"/>
        <w:p w14:paraId="2586000E" w14:textId="77777777" w:rsidR="00302486" w:rsidRPr="00B27B4C" w:rsidDel="00A203A6" w:rsidRDefault="00493EF3" w:rsidP="00302486">
          <w:pPr>
            <w:widowControl w:val="0"/>
            <w:spacing w:before="0" w:beforeAutospacing="0" w:after="0" w:afterAutospacing="0" w:line="240" w:lineRule="auto"/>
            <w:jc w:val="center"/>
            <w:rPr>
              <w:del w:id="14" w:author="Kook Sec" w:date="2020-12-15T14:24:00Z"/>
              <w:rFonts w:ascii="Times New Roman" w:eastAsia="Times New Roman" w:hAnsi="Times New Roman"/>
              <w:bCs/>
              <w:sz w:val="32"/>
              <w:szCs w:val="32"/>
              <w:u w:val="single"/>
              <w:rtl/>
              <w:lang w:eastAsia="he-IL"/>
            </w:rPr>
          </w:pPr>
        </w:p>
        <w:customXmlDelRangeStart w:id="15" w:author="Kook Sec" w:date="2020-12-15T14:24:00Z"/>
      </w:sdtContent>
    </w:sdt>
    <w:customXmlDelRangeEnd w:id="15"/>
    <w:p w14:paraId="20BCCE96" w14:textId="77777777" w:rsidR="00302486" w:rsidRPr="00B27B4C" w:rsidDel="00A203A6" w:rsidRDefault="00302486" w:rsidP="00302486">
      <w:pPr>
        <w:widowControl w:val="0"/>
        <w:spacing w:before="0" w:beforeAutospacing="0" w:after="0" w:afterAutospacing="0" w:line="240" w:lineRule="auto"/>
        <w:jc w:val="center"/>
        <w:rPr>
          <w:del w:id="16" w:author="Kook Sec" w:date="2020-12-15T14:24:00Z"/>
          <w:rFonts w:ascii="Times New Roman" w:eastAsia="Times New Roman" w:hAnsi="Times New Roman"/>
          <w:bCs/>
          <w:sz w:val="32"/>
          <w:szCs w:val="32"/>
          <w:u w:val="single"/>
          <w:rtl/>
          <w:lang w:eastAsia="he-IL"/>
        </w:rPr>
      </w:pPr>
    </w:p>
    <w:p w14:paraId="064E1E7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DF4A4F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D6A2FE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DBBF74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F0B04A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4BEB05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280F25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7DDFEE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A888AB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33F056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3BDD46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489FA1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C4C153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DD6455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02F896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AB709F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B06F32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4ABA4A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7D90B1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C8C2CF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8A5692D" w14:textId="77777777" w:rsidR="00590FDD" w:rsidRPr="00590FDD" w:rsidRDefault="00590FDD" w:rsidP="00C30116">
      <w:pPr>
        <w:widowControl w:val="0"/>
        <w:spacing w:before="0" w:beforeAutospacing="0" w:after="0" w:afterAutospacing="0" w:line="240" w:lineRule="auto"/>
        <w:rPr>
          <w:rFonts w:ascii="Times New Roman" w:eastAsia="Times New Roman" w:hAnsi="Times New Roman"/>
          <w:bCs/>
          <w:sz w:val="32"/>
          <w:szCs w:val="32"/>
          <w:u w:val="single"/>
          <w:lang w:eastAsia="he-IL"/>
        </w:rPr>
      </w:pPr>
    </w:p>
    <w:p w14:paraId="7CC0C9B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B06B6AA" w14:textId="77777777"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1B9A5B1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BA6730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02486">
            <w:rPr>
              <w:rStyle w:val="AutoFieldsChar"/>
              <w:color w:val="00B0F0"/>
              <w:rtl/>
            </w:rPr>
            <w:t>[תאריך חתימת חוזה]</w:t>
          </w:r>
        </w:sdtContent>
      </w:sdt>
    </w:p>
    <w:p w14:paraId="0B989BCF"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789DFEC1" w14:textId="77777777" w:rsidR="00590FDD" w:rsidRPr="00590FDD" w:rsidRDefault="004E32D2" w:rsidP="00493EF3">
      <w:pPr>
        <w:widowControl w:val="0"/>
        <w:spacing w:before="0" w:beforeAutospacing="0" w:after="0" w:afterAutospacing="0" w:line="240" w:lineRule="auto"/>
        <w:ind w:left="3536" w:right="2552" w:firstLine="784"/>
        <w:outlineLvl w:val="1"/>
        <w:rPr>
          <w:rFonts w:ascii="Times New Roman" w:eastAsia="Times New Roman" w:hAnsi="Times New Roman"/>
          <w:bCs/>
          <w:sz w:val="20"/>
          <w:rtl/>
          <w:lang w:eastAsia="he-IL"/>
        </w:rPr>
        <w:pPrChange w:id="17" w:author="Kook Sec [2]" w:date="2022-01-13T13:12:00Z">
          <w:pPr>
            <w:widowControl w:val="0"/>
            <w:spacing w:before="0" w:beforeAutospacing="0" w:after="0" w:afterAutospacing="0" w:line="240" w:lineRule="auto"/>
            <w:ind w:left="3600" w:right="2552" w:firstLine="720"/>
            <w:outlineLvl w:val="1"/>
          </w:pPr>
        </w:pPrChange>
      </w:pPr>
      <w:r>
        <w:rPr>
          <w:rFonts w:ascii="Times New Roman" w:eastAsia="Times New Roman" w:hAnsi="Times New Roman" w:hint="cs"/>
          <w:bCs/>
          <w:sz w:val="20"/>
          <w:rtl/>
          <w:lang w:eastAsia="he-IL"/>
        </w:rPr>
        <w:t>בין</w:t>
      </w:r>
    </w:p>
    <w:sdt>
      <w:sdtPr>
        <w:rPr>
          <w:color w:val="800080"/>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04338E8" w14:textId="77777777" w:rsidR="00590FDD" w:rsidRPr="00590FDD" w:rsidRDefault="00A203A6" w:rsidP="00493EF3">
          <w:pPr>
            <w:widowControl w:val="0"/>
            <w:spacing w:before="0" w:beforeAutospacing="0" w:after="0" w:afterAutospacing="0" w:line="240" w:lineRule="auto"/>
            <w:ind w:left="3536"/>
            <w:rPr>
              <w:rFonts w:ascii="Times New Roman" w:eastAsia="Times New Roman" w:hAnsi="Times New Roman"/>
              <w:color w:val="008000"/>
              <w:sz w:val="24"/>
              <w:rtl/>
            </w:rPr>
            <w:pPrChange w:id="18" w:author="Kook Sec [2]" w:date="2022-01-13T13:12:00Z">
              <w:pPr>
                <w:widowControl w:val="0"/>
                <w:spacing w:before="0" w:beforeAutospacing="0" w:after="0" w:afterAutospacing="0" w:line="240" w:lineRule="auto"/>
                <w:ind w:left="3652" w:hanging="52"/>
                <w:jc w:val="both"/>
              </w:pPr>
            </w:pPrChange>
          </w:pPr>
          <w:ins w:id="19" w:author="Kook Sec" w:date="2020-12-15T14:26:00Z">
            <w:r w:rsidRPr="00A203A6">
              <w:rPr>
                <w:color w:val="800080"/>
                <w:rtl/>
              </w:rPr>
              <w:t>א.מ. ישראל מגורים פיתוח בע"מ</w:t>
            </w:r>
          </w:ins>
          <w:r>
            <w:rPr>
              <w:color w:val="800080"/>
              <w:rtl/>
            </w:rPr>
            <w:br/>
          </w:r>
          <w:ins w:id="20" w:author="Kook Sec" w:date="2020-12-15T14:26:00Z">
            <w:r w:rsidRPr="00A203A6">
              <w:rPr>
                <w:color w:val="800080"/>
                <w:rtl/>
              </w:rPr>
              <w:t>יוני נתניהו 1 ג' אור יהודה</w:t>
            </w:r>
          </w:ins>
          <w:r>
            <w:rPr>
              <w:color w:val="800080"/>
              <w:rtl/>
            </w:rPr>
            <w:br/>
          </w:r>
          <w:ins w:id="21" w:author="Kook Sec" w:date="2020-12-15T14:26:00Z">
            <w:r w:rsidRPr="00A203A6">
              <w:rPr>
                <w:color w:val="800080"/>
                <w:rtl/>
              </w:rPr>
              <w:t>513313148</w:t>
            </w:r>
          </w:ins>
        </w:p>
      </w:sdtContent>
    </w:sdt>
    <w:p w14:paraId="0DEB13CC"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0E6321B9"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0C117AEB"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15A55281"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025ADD22"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72E212A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65F27E70" w14:textId="5FF2FAED" w:rsidR="00590FDD" w:rsidRPr="00590FDD" w:rsidRDefault="00A203A6" w:rsidP="00493EF3">
          <w:pPr>
            <w:widowControl w:val="0"/>
            <w:spacing w:before="0" w:beforeAutospacing="0" w:after="0" w:afterAutospacing="0" w:line="240" w:lineRule="auto"/>
            <w:ind w:left="3536"/>
            <w:rPr>
              <w:rFonts w:ascii="Times New Roman" w:eastAsia="Times New Roman" w:hAnsi="Times New Roman"/>
              <w:color w:val="800080"/>
              <w:sz w:val="24"/>
              <w:rtl/>
            </w:rPr>
            <w:pPrChange w:id="22" w:author="Kook Sec [2]" w:date="2022-01-13T13:12:00Z">
              <w:pPr>
                <w:widowControl w:val="0"/>
                <w:spacing w:before="0" w:beforeAutospacing="0" w:after="0" w:afterAutospacing="0" w:line="240" w:lineRule="auto"/>
                <w:ind w:left="3652" w:hanging="52"/>
              </w:pPr>
            </w:pPrChange>
          </w:pPr>
          <w:del w:id="23" w:author="Kook Sec" w:date="2020-12-15T14:27:00Z">
            <w:r w:rsidDel="00A203A6">
              <w:rPr>
                <w:rFonts w:ascii="Times New Roman" w:eastAsia="Times New Roman" w:hAnsi="Times New Roman"/>
                <w:color w:val="800080"/>
                <w:sz w:val="24"/>
                <w:rtl/>
              </w:rPr>
              <w:br/>
            </w:r>
          </w:del>
          <w:ins w:id="24" w:author="Kook Sec" w:date="2020-12-15T14:27:00Z">
            <w:del w:id="25" w:author="Kook Sec [2]" w:date="2022-01-13T13:04:00Z">
              <w:r w:rsidDel="00493EF3">
                <w:rPr>
                  <w:rFonts w:ascii="Times New Roman" w:eastAsia="Times New Roman" w:hAnsi="Times New Roman" w:hint="cs"/>
                  <w:color w:val="800080"/>
                  <w:sz w:val="24"/>
                  <w:rtl/>
                </w:rPr>
                <w:delText>סלומון מהנדסים בע"מ</w:delText>
              </w:r>
              <w:r w:rsidDel="00493EF3">
                <w:rPr>
                  <w:rFonts w:ascii="Times New Roman" w:eastAsia="Times New Roman" w:hAnsi="Times New Roman"/>
                  <w:color w:val="800080"/>
                  <w:sz w:val="24"/>
                  <w:rtl/>
                </w:rPr>
                <w:br/>
              </w:r>
            </w:del>
          </w:ins>
          <w:ins w:id="26" w:author="Kook Sec [2]" w:date="2022-01-13T13:04:00Z">
            <w:r w:rsidR="00493EF3">
              <w:rPr>
                <w:rFonts w:ascii="Times New Roman" w:eastAsia="Times New Roman" w:hAnsi="Times New Roman" w:hint="cs"/>
                <w:color w:val="800080"/>
                <w:sz w:val="24"/>
                <w:rtl/>
              </w:rPr>
              <w:t xml:space="preserve">י. כהן </w:t>
            </w:r>
          </w:ins>
          <w:ins w:id="27" w:author="Kook Sec [2]" w:date="2022-01-13T13:06:00Z">
            <w:r w:rsidR="00493EF3">
              <w:rPr>
                <w:rFonts w:ascii="Times New Roman" w:eastAsia="Times New Roman" w:hAnsi="Times New Roman" w:hint="cs"/>
                <w:color w:val="800080"/>
                <w:sz w:val="24"/>
                <w:rtl/>
              </w:rPr>
              <w:t xml:space="preserve">ושות' </w:t>
            </w:r>
          </w:ins>
          <w:ins w:id="28" w:author="Kook Sec [2]" w:date="2022-01-13T13:04:00Z">
            <w:r w:rsidR="00493EF3">
              <w:rPr>
                <w:rFonts w:ascii="Times New Roman" w:eastAsia="Times New Roman" w:hAnsi="Times New Roman" w:hint="cs"/>
                <w:color w:val="800080"/>
                <w:sz w:val="24"/>
                <w:rtl/>
              </w:rPr>
              <w:t xml:space="preserve">חברה לתכנון הנדסי בע"מ </w:t>
            </w:r>
          </w:ins>
          <w:ins w:id="29" w:author="Kook Sec" w:date="2020-12-15T14:27:00Z">
            <w:del w:id="30" w:author="Kook Sec [2]" w:date="2022-01-13T13:04:00Z">
              <w:r w:rsidDel="00493EF3">
                <w:rPr>
                  <w:rFonts w:ascii="Times New Roman" w:eastAsia="Times New Roman" w:hAnsi="Times New Roman" w:hint="cs"/>
                  <w:color w:val="800080"/>
                  <w:sz w:val="24"/>
                  <w:rtl/>
                </w:rPr>
                <w:delText>רח' האודם 6 , פתח תקווה</w:delText>
              </w:r>
            </w:del>
          </w:ins>
          <w:del w:id="31" w:author="Kook Sec [2]" w:date="2022-01-13T13:04:00Z">
            <w:r w:rsidDel="00493EF3">
              <w:rPr>
                <w:rFonts w:ascii="Times New Roman" w:eastAsia="Times New Roman" w:hAnsi="Times New Roman"/>
                <w:color w:val="800080"/>
                <w:sz w:val="24"/>
                <w:rtl/>
              </w:rPr>
              <w:br/>
            </w:r>
          </w:del>
          <w:ins w:id="32" w:author="Kook Sec" w:date="2020-12-15T14:27:00Z">
            <w:del w:id="33" w:author="Kook Sec [2]" w:date="2022-01-13T13:04:00Z">
              <w:r w:rsidDel="00493EF3">
                <w:rPr>
                  <w:rFonts w:ascii="Times New Roman" w:eastAsia="Times New Roman" w:hAnsi="Times New Roman" w:hint="cs"/>
                  <w:color w:val="800080"/>
                  <w:sz w:val="24"/>
                  <w:rtl/>
                </w:rPr>
                <w:delText>495178</w:delText>
              </w:r>
            </w:del>
          </w:ins>
          <w:r w:rsidR="00493EF3">
            <w:rPr>
              <w:rFonts w:ascii="Times New Roman" w:eastAsia="Times New Roman" w:hAnsi="Times New Roman"/>
              <w:color w:val="800080"/>
              <w:sz w:val="24"/>
              <w:rtl/>
            </w:rPr>
            <w:br/>
          </w:r>
          <w:ins w:id="34" w:author="Kook Sec [2]" w:date="2022-01-13T13:05:00Z">
            <w:r w:rsidR="00493EF3">
              <w:rPr>
                <w:rFonts w:ascii="Times New Roman" w:eastAsia="Times New Roman" w:hAnsi="Times New Roman" w:hint="cs"/>
                <w:color w:val="800080"/>
                <w:sz w:val="24"/>
                <w:rtl/>
              </w:rPr>
              <w:t xml:space="preserve">הרב בלוך 5 דירה 21 </w:t>
            </w:r>
            <w:proofErr w:type="spellStart"/>
            <w:r w:rsidR="00493EF3">
              <w:rPr>
                <w:rFonts w:ascii="Times New Roman" w:eastAsia="Times New Roman" w:hAnsi="Times New Roman" w:hint="cs"/>
                <w:color w:val="800080"/>
                <w:sz w:val="24"/>
                <w:rtl/>
              </w:rPr>
              <w:t>קרית</w:t>
            </w:r>
            <w:proofErr w:type="spellEnd"/>
            <w:r w:rsidR="00493EF3">
              <w:rPr>
                <w:rFonts w:ascii="Times New Roman" w:eastAsia="Times New Roman" w:hAnsi="Times New Roman" w:hint="cs"/>
                <w:color w:val="800080"/>
                <w:sz w:val="24"/>
                <w:rtl/>
              </w:rPr>
              <w:t xml:space="preserve"> יערים </w:t>
            </w:r>
            <w:proofErr w:type="spellStart"/>
            <w:r w:rsidR="00493EF3">
              <w:rPr>
                <w:rFonts w:ascii="Times New Roman" w:eastAsia="Times New Roman" w:hAnsi="Times New Roman" w:hint="cs"/>
                <w:color w:val="800080"/>
                <w:sz w:val="24"/>
                <w:rtl/>
              </w:rPr>
              <w:t>טלזסון</w:t>
            </w:r>
          </w:ins>
          <w:proofErr w:type="spellEnd"/>
          <w:r w:rsidR="00493EF3">
            <w:rPr>
              <w:rFonts w:ascii="Times New Roman" w:eastAsia="Times New Roman" w:hAnsi="Times New Roman"/>
              <w:color w:val="800080"/>
              <w:sz w:val="24"/>
              <w:rtl/>
            </w:rPr>
            <w:br/>
          </w:r>
          <w:ins w:id="35" w:author="Kook Sec [2]" w:date="2022-01-13T13:08:00Z">
            <w:r w:rsidR="00493EF3">
              <w:rPr>
                <w:rFonts w:ascii="Times New Roman" w:eastAsia="Times New Roman" w:hAnsi="Times New Roman" w:hint="cs"/>
                <w:color w:val="800080"/>
                <w:sz w:val="24"/>
                <w:rtl/>
              </w:rPr>
              <w:t>510587132</w:t>
            </w:r>
          </w:ins>
        </w:p>
      </w:sdtContent>
    </w:sdt>
    <w:p w14:paraId="22E98381"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7366A628"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4401328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CFB874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882B29F"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90B5E3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429753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5836D2B"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0DFFD374"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2A5FD1E6"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3904265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F3FC3E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7C4A544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4A8FCA7C"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w:t>
      </w:r>
      <w:proofErr w:type="spellStart"/>
      <w:r w:rsidRPr="00590FDD">
        <w:rPr>
          <w:rFonts w:ascii="Times New Roman" w:eastAsia="Times New Roman" w:hAnsi="Times New Roman"/>
          <w:sz w:val="20"/>
          <w:rtl/>
          <w:lang w:eastAsia="he-IL"/>
        </w:rPr>
        <w:t>המצ"ב</w:t>
      </w:r>
      <w:proofErr w:type="spellEnd"/>
      <w:r w:rsidRPr="00590FDD">
        <w:rPr>
          <w:rFonts w:ascii="Times New Roman" w:eastAsia="Times New Roman" w:hAnsi="Times New Roman"/>
          <w:sz w:val="20"/>
          <w:rtl/>
          <w:lang w:eastAsia="he-IL"/>
        </w:rPr>
        <w:t>.</w:t>
      </w:r>
    </w:p>
    <w:p w14:paraId="0957D4C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98ADF6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2FA9A86C"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w:t>
      </w:r>
      <w:proofErr w:type="spellStart"/>
      <w:r w:rsidRPr="00590FDD">
        <w:rPr>
          <w:rFonts w:ascii="Times New Roman" w:eastAsia="Times New Roman" w:hAnsi="Times New Roman"/>
          <w:sz w:val="20"/>
          <w:rtl/>
          <w:lang w:eastAsia="he-IL"/>
        </w:rPr>
        <w:t>המצ"ב</w:t>
      </w:r>
      <w:proofErr w:type="spellEnd"/>
      <w:r w:rsidRPr="00590FDD">
        <w:rPr>
          <w:rFonts w:ascii="Times New Roman" w:eastAsia="Times New Roman" w:hAnsi="Times New Roman"/>
          <w:sz w:val="20"/>
          <w:rtl/>
          <w:lang w:eastAsia="he-IL"/>
        </w:rPr>
        <w:t>.</w:t>
      </w:r>
    </w:p>
    <w:p w14:paraId="1AAEF29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49CEC36"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531EA24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944E672"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3497D0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54E58AC"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59ACA43C"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F25856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6D7BF16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lastRenderedPageBreak/>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46E8B13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67E4739C"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2340A94"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186A09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4CC808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346A83B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54B0B4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5AFD2EF6"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3DFF70CE"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0B9755B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7C0473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3679CF5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w:t>
      </w:r>
      <w:proofErr w:type="spellStart"/>
      <w:r w:rsidRPr="00590FDD">
        <w:rPr>
          <w:rFonts w:ascii="Times New Roman" w:eastAsia="Times New Roman" w:hAnsi="Times New Roman"/>
          <w:sz w:val="20"/>
          <w:rtl/>
          <w:lang w:eastAsia="he-IL"/>
        </w:rPr>
        <w:t>המצ"ב</w:t>
      </w:r>
      <w:proofErr w:type="spellEnd"/>
      <w:r w:rsidRPr="00590FDD">
        <w:rPr>
          <w:rFonts w:ascii="Times New Roman" w:eastAsia="Times New Roman" w:hAnsi="Times New Roman"/>
          <w:sz w:val="20"/>
          <w:rtl/>
          <w:lang w:eastAsia="he-IL"/>
        </w:rPr>
        <w:t>.</w:t>
      </w:r>
    </w:p>
    <w:p w14:paraId="7A152BA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939869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4EECC9FC"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6D0DA9CD"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403814D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428416DB"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606DA37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692569F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5B5E2E99"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472E7A93"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5D212ED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5D0E0AD3"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7EC22700"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795F2FD8"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53BB739E"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r>
      <w:r w:rsidRPr="003E5958">
        <w:rPr>
          <w:rFonts w:ascii="Times New Roman" w:eastAsia="Times New Roman" w:hAnsi="Times New Roman" w:hint="cs"/>
          <w:sz w:val="20"/>
          <w:rtl/>
          <w:lang w:eastAsia="he-IL"/>
        </w:rPr>
        <w:t>מפרט</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ביטוחי</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המתכנן</w:t>
      </w:r>
      <w:r w:rsidRPr="003E5958">
        <w:rPr>
          <w:rFonts w:ascii="Times New Roman" w:eastAsia="Times New Roman" w:hAnsi="Times New Roman"/>
          <w:sz w:val="20"/>
          <w:rtl/>
          <w:lang w:eastAsia="he-IL"/>
        </w:rPr>
        <w:t>;</w:t>
      </w:r>
    </w:p>
    <w:p w14:paraId="594F61DE"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hint="cs"/>
          <w:bCs/>
          <w:sz w:val="20"/>
          <w:rtl/>
          <w:lang w:eastAsia="he-IL"/>
        </w:rPr>
        <w:t>1</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t>אישור על קיום ביטוחי המתכנן;</w:t>
      </w:r>
    </w:p>
    <w:p w14:paraId="556A69F3"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6E6F631F"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423A7FEB"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594A2453"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0C6068B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699DB87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BA05A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15784E8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6A8AD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695CE0C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27EC2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359ADD3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268E4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0F2C41B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E0A9E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המתכנן יבסס את שרותי המתכנן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58E28F6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A5559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w:t>
      </w:r>
      <w:proofErr w:type="spellStart"/>
      <w:r w:rsidRPr="00590FDD">
        <w:rPr>
          <w:rFonts w:ascii="Times New Roman" w:eastAsia="Times New Roman" w:hAnsi="Times New Roman"/>
          <w:sz w:val="20"/>
          <w:rtl/>
          <w:lang w:eastAsia="he-IL"/>
        </w:rPr>
        <w:t>הכל</w:t>
      </w:r>
      <w:proofErr w:type="spellEnd"/>
      <w:r w:rsidRPr="00590FDD">
        <w:rPr>
          <w:rFonts w:ascii="Times New Roman" w:eastAsia="Times New Roman" w:hAnsi="Times New Roman"/>
          <w:sz w:val="20"/>
          <w:rtl/>
          <w:lang w:eastAsia="he-IL"/>
        </w:rPr>
        <w:t xml:space="preserve"> כפי שיקבע ע"י המנהל. כן מתחייב המתכנן להשתתף בתאום מראש בכל ישיבות התיאום אליהן יוזמן.</w:t>
      </w:r>
    </w:p>
    <w:p w14:paraId="0FD23C0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55CA2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6938624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1F152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4A7B97C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7B0EA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590FDD">
        <w:rPr>
          <w:rFonts w:ascii="Times New Roman" w:eastAsia="Times New Roman" w:hAnsi="Times New Roman"/>
          <w:sz w:val="20"/>
          <w:rtl/>
          <w:lang w:eastAsia="he-IL"/>
        </w:rPr>
        <w:t>הכל</w:t>
      </w:r>
      <w:proofErr w:type="spellEnd"/>
      <w:r w:rsidRPr="00590FDD">
        <w:rPr>
          <w:rFonts w:ascii="Times New Roman" w:eastAsia="Times New Roman" w:hAnsi="Times New Roman"/>
          <w:sz w:val="20"/>
          <w:rtl/>
          <w:lang w:eastAsia="he-IL"/>
        </w:rPr>
        <w:t xml:space="preserve"> מתאים למטרותיו, ויש בידיו את כל הנתונים הנוגעים לאתר, כנדרש לשם ביצוע שירותי המתכנן.</w:t>
      </w:r>
    </w:p>
    <w:p w14:paraId="45EEEB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BD04C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636D451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FFAA4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7833CDA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65E06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3D5DB93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F96391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w:t>
      </w:r>
      <w:proofErr w:type="spellStart"/>
      <w:r w:rsidRPr="00590FDD">
        <w:rPr>
          <w:rFonts w:ascii="Times New Roman" w:eastAsia="Times New Roman" w:hAnsi="Times New Roman"/>
          <w:sz w:val="20"/>
          <w:rtl/>
          <w:lang w:eastAsia="he-IL"/>
        </w:rPr>
        <w:t>רמדור</w:t>
      </w:r>
      <w:proofErr w:type="spellEnd"/>
      <w:r w:rsidRPr="00590FDD">
        <w:rPr>
          <w:rFonts w:ascii="Times New Roman" w:eastAsia="Times New Roman" w:hAnsi="Times New Roman"/>
          <w:sz w:val="20"/>
          <w:rtl/>
          <w:lang w:eastAsia="he-IL"/>
        </w:rPr>
        <w:t xml:space="preserve">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5118C1E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D2BA1E"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583AE18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EA963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739283B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D3F05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1BB883B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A0CC5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03CC9B9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79FC9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71DB4B8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ED2F65" w14:textId="77777777"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1A3FF5C2"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2C3D29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4D71DC4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241C038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BF4DC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03184E1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78D76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לצייד על חשבונו את צוות עובדיו בכל הציוד הדרוש לבצוע שרותי המתכנן. האחזקה והשמירה על ציוד זה תהיה בידי המתכנן ועל חשבונו, והמזמין לא </w:t>
      </w:r>
      <w:proofErr w:type="spellStart"/>
      <w:r w:rsidRPr="00590FDD">
        <w:rPr>
          <w:rFonts w:ascii="Times New Roman" w:eastAsia="Times New Roman" w:hAnsi="Times New Roman"/>
          <w:sz w:val="20"/>
          <w:rtl/>
          <w:lang w:eastAsia="he-IL"/>
        </w:rPr>
        <w:t>ישא</w:t>
      </w:r>
      <w:proofErr w:type="spellEnd"/>
      <w:r w:rsidRPr="00590FDD">
        <w:rPr>
          <w:rFonts w:ascii="Times New Roman" w:eastAsia="Times New Roman" w:hAnsi="Times New Roman"/>
          <w:sz w:val="20"/>
          <w:rtl/>
          <w:lang w:eastAsia="he-IL"/>
        </w:rPr>
        <w:t xml:space="preserve"> בכל אחריות בגין אבדן או נזק כלשהו לציוד או לכל חלק ממנו מכל סיבה שהיא.</w:t>
      </w:r>
    </w:p>
    <w:p w14:paraId="74EC0E0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E2958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758E5EF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DEE3A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0ED1670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6B134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30D01F9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B5849D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שהמתכנן לא יקבל כל החלטה ולא יפעל ולא יחייב את המזמין בכל עניין הכרוך בהתחייבות חוקית או כספית אלא </w:t>
      </w:r>
      <w:proofErr w:type="spellStart"/>
      <w:r w:rsidRPr="00590FDD">
        <w:rPr>
          <w:rFonts w:ascii="Times New Roman" w:eastAsia="Times New Roman" w:hAnsi="Times New Roman"/>
          <w:sz w:val="20"/>
          <w:rtl/>
          <w:lang w:eastAsia="he-IL"/>
        </w:rPr>
        <w:t>באשורו</w:t>
      </w:r>
      <w:proofErr w:type="spellEnd"/>
      <w:r w:rsidRPr="00590FDD">
        <w:rPr>
          <w:rFonts w:ascii="Times New Roman" w:eastAsia="Times New Roman" w:hAnsi="Times New Roman"/>
          <w:sz w:val="20"/>
          <w:rtl/>
          <w:lang w:eastAsia="he-IL"/>
        </w:rPr>
        <w:t xml:space="preserve"> המוקדם של המזמין.</w:t>
      </w:r>
    </w:p>
    <w:p w14:paraId="45162F4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F206CA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19F5A69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0052AB4"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6143FD2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5493A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2FB00E2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1BF4B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w:t>
      </w:r>
      <w:r w:rsidRPr="00590FDD">
        <w:rPr>
          <w:rFonts w:ascii="Times New Roman" w:eastAsia="Times New Roman" w:hAnsi="Times New Roman"/>
          <w:sz w:val="20"/>
          <w:rtl/>
          <w:lang w:eastAsia="he-IL"/>
        </w:rPr>
        <w:lastRenderedPageBreak/>
        <w:t xml:space="preserve">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1B88D93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01012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7D96BCB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D1A5B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7CE7DF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7C2966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0F1130C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884A8F"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04A11FC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4BCD6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5B13112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584E16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55C6F72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04F78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299A84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D96D47"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0F42338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C0A4A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6E7A75BC"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6B0394E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037503A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1A7A2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01CE265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CA23D42" w14:textId="77777777"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571502C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C17F85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אישר כי האירוע הדוחה אכן מצדיק עיכוב בבצוע השירות ואת משך הדחייה.</w:t>
      </w:r>
    </w:p>
    <w:p w14:paraId="1E9FD5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CDDDB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18C0D13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26E2F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46DD786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961692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90CC80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A63795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453381B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403DAF0"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02F30F6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A23FE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0879585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23E8B3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בהוצאות הממשיות בשרותי העזר המפורטים להלן </w:t>
      </w:r>
      <w:proofErr w:type="spellStart"/>
      <w:r w:rsidRPr="00590FDD">
        <w:rPr>
          <w:rFonts w:ascii="Times New Roman" w:eastAsia="Times New Roman" w:hAnsi="Times New Roman"/>
          <w:sz w:val="20"/>
          <w:rtl/>
          <w:lang w:eastAsia="he-IL"/>
        </w:rPr>
        <w:t>ישא</w:t>
      </w:r>
      <w:proofErr w:type="spellEnd"/>
      <w:r w:rsidRPr="00590FDD">
        <w:rPr>
          <w:rFonts w:ascii="Times New Roman" w:eastAsia="Times New Roman" w:hAnsi="Times New Roman"/>
          <w:sz w:val="20"/>
          <w:rtl/>
          <w:lang w:eastAsia="he-IL"/>
        </w:rPr>
        <w:t xml:space="preserve"> המזמין:</w:t>
      </w:r>
    </w:p>
    <w:p w14:paraId="246EE09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CAB027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578B0BA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4B509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405EECB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AD30F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533BEB1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B795A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69F4BA2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97250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7D73EE0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37F922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3017D07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A64D3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32EBF4F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2283D9"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4428F1E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D5DF9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xml:space="preserve">, וכן כל תשלומי ביניים נוספים במידה והמזמין יחליט </w:t>
      </w:r>
      <w:proofErr w:type="spellStart"/>
      <w:r w:rsidRPr="00590FDD">
        <w:rPr>
          <w:rFonts w:ascii="Times New Roman" w:eastAsia="Times New Roman" w:hAnsi="Times New Roman"/>
          <w:sz w:val="20"/>
          <w:rtl/>
          <w:lang w:eastAsia="he-IL"/>
        </w:rPr>
        <w:t>לשלמם</w:t>
      </w:r>
      <w:proofErr w:type="spellEnd"/>
      <w:r w:rsidRPr="00590FDD">
        <w:rPr>
          <w:rFonts w:ascii="Times New Roman" w:eastAsia="Times New Roman" w:hAnsi="Times New Roman"/>
          <w:sz w:val="20"/>
          <w:rtl/>
          <w:lang w:eastAsia="he-IL"/>
        </w:rPr>
        <w:t xml:space="preserve"> לפי שקול דעתו הבלעדי.</w:t>
      </w:r>
    </w:p>
    <w:p w14:paraId="34F0BE6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C4BDE6"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20B5E3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E70DC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 xml:space="preserve">הוא סופי ומוחלט, והמתכנן לא יהיה זכאי </w:t>
      </w:r>
      <w:r w:rsidRPr="00590FDD">
        <w:rPr>
          <w:rFonts w:ascii="Times New Roman" w:eastAsia="Times New Roman" w:hAnsi="Times New Roman"/>
          <w:sz w:val="20"/>
          <w:rtl/>
          <w:lang w:eastAsia="he-IL"/>
        </w:rPr>
        <w:lastRenderedPageBreak/>
        <w:t>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47098E8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54AD79B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1E23C69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5D873A0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w:t>
      </w:r>
      <w:proofErr w:type="spellStart"/>
      <w:r w:rsidRPr="00590FDD">
        <w:rPr>
          <w:rFonts w:ascii="Times New Roman" w:eastAsia="Times New Roman" w:hAnsi="Times New Roman"/>
          <w:sz w:val="20"/>
          <w:rtl/>
          <w:lang w:eastAsia="he-IL"/>
        </w:rPr>
        <w:t>רשיון</w:t>
      </w:r>
      <w:proofErr w:type="spellEnd"/>
      <w:r w:rsidRPr="00590FDD">
        <w:rPr>
          <w:rFonts w:ascii="Times New Roman" w:eastAsia="Times New Roman" w:hAnsi="Times New Roman"/>
          <w:sz w:val="20"/>
          <w:rtl/>
          <w:lang w:eastAsia="he-IL"/>
        </w:rPr>
        <w:t xml:space="preserve">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27CA9D0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2F5DD2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4D31AD9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5DDF2F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לפי דרישת המנהל לערוך בכל קטע מקטעי </w:t>
      </w:r>
      <w:proofErr w:type="spellStart"/>
      <w:r w:rsidRPr="00590FDD">
        <w:rPr>
          <w:rFonts w:ascii="Times New Roman" w:eastAsia="Times New Roman" w:hAnsi="Times New Roman"/>
          <w:sz w:val="20"/>
          <w:rtl/>
          <w:lang w:eastAsia="he-IL"/>
        </w:rPr>
        <w:t>הפרוייקט</w:t>
      </w:r>
      <w:proofErr w:type="spellEnd"/>
      <w:r w:rsidRPr="00590FDD">
        <w:rPr>
          <w:rFonts w:ascii="Times New Roman" w:eastAsia="Times New Roman" w:hAnsi="Times New Roman"/>
          <w:sz w:val="20"/>
          <w:rtl/>
          <w:lang w:eastAsia="he-IL"/>
        </w:rPr>
        <w:t xml:space="preserve"> ו/או בכל שלב משלבי התכנון או העבודה את כל השינויים בתכניות שיידרשו מבלי שיהיה זכאי לכל תשלום נוסף בעד עבודות אלו, אלא כפי שנקבע בסעיף 8.2 להלן.</w:t>
      </w:r>
    </w:p>
    <w:p w14:paraId="2EBFD26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F7112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145AFD2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AED38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2AF4CBE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3E9D0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591A228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AAB75D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7ED4F9BE"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4B7DEE2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3926190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59AC04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1CCEB65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34EB1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262B8489"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והוא יהיה המוסמך להכריע בה.</w:t>
      </w:r>
    </w:p>
    <w:p w14:paraId="6E883191"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79E2718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lastRenderedPageBreak/>
        <w:t>אחריות וביטוח</w:t>
      </w:r>
    </w:p>
    <w:p w14:paraId="7F2AFB0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2EECF610" w14:textId="77777777" w:rsidR="003E5958" w:rsidRPr="003E5958" w:rsidRDefault="003E5958" w:rsidP="003E595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אחריות</w:t>
      </w:r>
    </w:p>
    <w:p w14:paraId="53A89868"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3E5958">
        <w:rPr>
          <w:rFonts w:ascii="Times New Roman" w:eastAsia="Times New Roman" w:hAnsi="Times New Roman" w:hint="cs"/>
          <w:sz w:val="20"/>
          <w:rtl/>
          <w:lang w:eastAsia="he-IL"/>
        </w:rPr>
        <w:t>שלוחיו</w:t>
      </w:r>
      <w:proofErr w:type="spellEnd"/>
      <w:r w:rsidRPr="003E5958">
        <w:rPr>
          <w:rFonts w:ascii="Times New Roman" w:eastAsia="Times New Roman" w:hAnsi="Times New Roman" w:hint="cs"/>
          <w:sz w:val="20"/>
          <w:rtl/>
          <w:lang w:eastAsia="he-IL"/>
        </w:rPr>
        <w:t xml:space="preserve"> ו/או מי מטעמו ו/או למתכנן ו/או לעובדיו ו/או לאדם אחר כלשהו, לגוף או לרכוש, בשל מעשה או מחדל של המתכנן ו/או עובדיו ו/או </w:t>
      </w:r>
      <w:proofErr w:type="spellStart"/>
      <w:r w:rsidRPr="003E5958">
        <w:rPr>
          <w:rFonts w:ascii="Times New Roman" w:eastAsia="Times New Roman" w:hAnsi="Times New Roman" w:hint="cs"/>
          <w:sz w:val="20"/>
          <w:rtl/>
          <w:lang w:eastAsia="he-IL"/>
        </w:rPr>
        <w:t>שלוחיו</w:t>
      </w:r>
      <w:proofErr w:type="spellEnd"/>
      <w:r w:rsidRPr="003E5958">
        <w:rPr>
          <w:rFonts w:ascii="Times New Roman" w:eastAsia="Times New Roman" w:hAnsi="Times New Roman" w:hint="cs"/>
          <w:sz w:val="20"/>
          <w:rtl/>
          <w:lang w:eastAsia="he-IL"/>
        </w:rPr>
        <w:t xml:space="preserve"> ו/או כל מי מטעמו בקשר עם ביצוע התחייבויותיו על פי חוזה זה. המתכנן פוטר את המזמין מכל אחריות בגין נזקים שייגרמו כאמור לעיל.</w:t>
      </w:r>
    </w:p>
    <w:p w14:paraId="05EBAA66" w14:textId="77777777" w:rsidR="003E5958" w:rsidRPr="003E5958" w:rsidRDefault="003E5958" w:rsidP="003E5958">
      <w:pPr>
        <w:spacing w:before="0" w:beforeAutospacing="0" w:after="0" w:afterAutospacing="0" w:line="240" w:lineRule="auto"/>
        <w:ind w:left="792"/>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3CF4ABA6"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169D9AC"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24D05136"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ביטוח</w:t>
      </w:r>
    </w:p>
    <w:p w14:paraId="66C84128" w14:textId="77777777" w:rsidR="003E5958" w:rsidRPr="003E5958" w:rsidRDefault="003E5958" w:rsidP="003E595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מבלי לגרוע מאחריות המתכנן על פי הסכם זה או על פי כל דין, על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E5958">
        <w:rPr>
          <w:rFonts w:ascii="Times New Roman" w:eastAsia="Times New Roman" w:hAnsi="Times New Roman" w:hint="eastAsia"/>
          <w:b/>
          <w:bCs/>
          <w:sz w:val="20"/>
          <w:u w:val="single"/>
          <w:rtl/>
          <w:lang w:eastAsia="he-IL"/>
        </w:rPr>
        <w:t>כ</w:t>
      </w:r>
      <w:r w:rsidRPr="003E5958">
        <w:rPr>
          <w:rFonts w:ascii="Times New Roman" w:eastAsia="Times New Roman" w:hAnsi="Times New Roman" w:hint="cs"/>
          <w:b/>
          <w:bCs/>
          <w:sz w:val="20"/>
          <w:u w:val="single"/>
          <w:rtl/>
          <w:lang w:eastAsia="he-IL"/>
        </w:rPr>
        <w:t xml:space="preserve">נספח </w:t>
      </w:r>
      <w:r w:rsidRPr="003E5958">
        <w:rPr>
          <w:rFonts w:ascii="Times New Roman" w:eastAsia="Times New Roman" w:hAnsi="Times New Roman" w:hint="eastAsia"/>
          <w:b/>
          <w:bCs/>
          <w:sz w:val="20"/>
          <w:u w:val="single"/>
          <w:rtl/>
          <w:lang w:eastAsia="he-IL"/>
        </w:rPr>
        <w:t>ז</w:t>
      </w:r>
      <w:r w:rsidRPr="003E5958">
        <w:rPr>
          <w:rFonts w:ascii="Times New Roman" w:eastAsia="Times New Roman" w:hAnsi="Times New Roman" w:hint="cs"/>
          <w:b/>
          <w:bCs/>
          <w:sz w:val="20"/>
          <w:u w:val="single"/>
          <w:rtl/>
          <w:lang w:eastAsia="he-IL"/>
        </w:rPr>
        <w:t>'</w:t>
      </w:r>
      <w:r w:rsidRPr="003E5958">
        <w:rPr>
          <w:rFonts w:ascii="Times New Roman" w:eastAsia="Times New Roman" w:hAnsi="Times New Roman" w:hint="cs"/>
          <w:sz w:val="20"/>
          <w:rtl/>
          <w:lang w:eastAsia="he-IL"/>
        </w:rPr>
        <w:t xml:space="preserve"> וכן אישור עריכת הביטוח המצורף להסכם זה כ</w:t>
      </w:r>
      <w:r w:rsidRPr="003E5958">
        <w:rPr>
          <w:rFonts w:ascii="Times New Roman" w:eastAsia="Times New Roman" w:hAnsi="Times New Roman" w:hint="cs"/>
          <w:b/>
          <w:bCs/>
          <w:sz w:val="20"/>
          <w:u w:val="single"/>
          <w:rtl/>
          <w:lang w:eastAsia="he-IL"/>
        </w:rPr>
        <w:t>נספח ז1'</w:t>
      </w:r>
      <w:r w:rsidRPr="003E5958">
        <w:rPr>
          <w:rFonts w:ascii="Times New Roman" w:eastAsia="Times New Roman" w:hAnsi="Times New Roman" w:hint="cs"/>
          <w:sz w:val="20"/>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שלא לערוך את הביטוח המצוין בסעיף א' לאישור עריכת הביטוח.</w:t>
      </w:r>
    </w:p>
    <w:p w14:paraId="2B7892B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BA25C7D"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EC2FC9B"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09618DF2"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מוסכם בזאת, כי למתכנן לא תהיה כל טענה כלפי המזמין או מי מטעם המזמין, בכל הקשור לגבולות האחריות כאמור.</w:t>
      </w:r>
    </w:p>
    <w:p w14:paraId="7E8F22E6"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543AD54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3E5958">
        <w:rPr>
          <w:rFonts w:ascii="Times New Roman" w:eastAsia="Times New Roman" w:hAnsi="Times New Roman" w:hint="cs"/>
          <w:sz w:val="20"/>
          <w:rtl/>
          <w:lang w:eastAsia="he-IL"/>
        </w:rPr>
        <w:lastRenderedPageBreak/>
        <w:t>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7014EB38"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6D90A8CB"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61A871D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62486A6"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124E489A"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043FB8F"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2B167EF5"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91146F6"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sz w:val="20"/>
          <w:rtl/>
          <w:lang w:eastAsia="he-IL"/>
        </w:rPr>
        <w:t>הפרת סעיף זה על כל תנאיו תיחשב להפרה יסודית של ההסכם.</w:t>
      </w:r>
    </w:p>
    <w:p w14:paraId="46DC098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6783A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583242D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3AC2D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w:t>
      </w:r>
      <w:proofErr w:type="spellStart"/>
      <w:r w:rsidRPr="00590FDD">
        <w:rPr>
          <w:rFonts w:ascii="Times New Roman" w:eastAsia="Times New Roman" w:hAnsi="Times New Roman"/>
          <w:sz w:val="20"/>
          <w:rtl/>
          <w:lang w:eastAsia="he-IL"/>
        </w:rPr>
        <w:t>המצ"ב</w:t>
      </w:r>
      <w:proofErr w:type="spellEnd"/>
      <w:r w:rsidRPr="00590FDD">
        <w:rPr>
          <w:rFonts w:ascii="Times New Roman" w:eastAsia="Times New Roman" w:hAnsi="Times New Roman"/>
          <w:sz w:val="20"/>
          <w:rtl/>
          <w:lang w:eastAsia="he-IL"/>
        </w:rPr>
        <w:t xml:space="preserve">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3850A9D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98F5AE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5B9EBDD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3E6836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 xml:space="preserve">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w:t>
      </w:r>
      <w:proofErr w:type="spellStart"/>
      <w:r w:rsidRPr="00590FDD">
        <w:rPr>
          <w:rFonts w:ascii="Times New Roman" w:eastAsia="Times New Roman" w:hAnsi="Times New Roman"/>
          <w:sz w:val="20"/>
          <w:rtl/>
          <w:lang w:eastAsia="he-IL"/>
        </w:rPr>
        <w:t>הכל</w:t>
      </w:r>
      <w:proofErr w:type="spellEnd"/>
      <w:r w:rsidRPr="00590FDD">
        <w:rPr>
          <w:rFonts w:ascii="Times New Roman" w:eastAsia="Times New Roman" w:hAnsi="Times New Roman"/>
          <w:sz w:val="20"/>
          <w:rtl/>
          <w:lang w:eastAsia="he-IL"/>
        </w:rPr>
        <w:t xml:space="preserve"> לפי העניין.</w:t>
      </w:r>
    </w:p>
    <w:p w14:paraId="6D4AEDA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8B787A"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w:t>
      </w:r>
      <w:proofErr w:type="spellStart"/>
      <w:r w:rsidRPr="00590FDD">
        <w:rPr>
          <w:rFonts w:ascii="Times New Roman" w:eastAsia="Times New Roman" w:hAnsi="Times New Roman"/>
          <w:sz w:val="20"/>
          <w:rtl/>
          <w:lang w:eastAsia="he-IL"/>
        </w:rPr>
        <w:t>אורגינלים</w:t>
      </w:r>
      <w:proofErr w:type="spellEnd"/>
      <w:r w:rsidRPr="00590FDD">
        <w:rPr>
          <w:rFonts w:ascii="Times New Roman" w:eastAsia="Times New Roman" w:hAnsi="Times New Roman"/>
          <w:sz w:val="20"/>
          <w:rtl/>
          <w:lang w:eastAsia="he-IL"/>
        </w:rPr>
        <w:t xml:space="preserve">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7799E0A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4D062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56F277D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2EEB386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10DEEEEE"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5380E671"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13156F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734F4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3AB6415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F6B1C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xml:space="preserve">, לכל ענין ודבר. בכלל זה מוסכם ומובהר בין הצדדים כי המתכנן ו/או עובדיו לא יהיו זכאים כלפי המזמין לכל זכות החלה עפ"י הדין ו/או </w:t>
      </w:r>
      <w:proofErr w:type="spellStart"/>
      <w:r w:rsidRPr="00590FDD">
        <w:rPr>
          <w:rFonts w:ascii="Times New Roman" w:eastAsia="Times New Roman" w:hAnsi="Times New Roman"/>
          <w:color w:val="000000"/>
          <w:sz w:val="24"/>
          <w:rtl/>
          <w:lang w:eastAsia="he-IL"/>
        </w:rPr>
        <w:t>מכח</w:t>
      </w:r>
      <w:proofErr w:type="spellEnd"/>
      <w:r w:rsidRPr="00590FDD">
        <w:rPr>
          <w:rFonts w:ascii="Times New Roman" w:eastAsia="Times New Roman" w:hAnsi="Times New Roman"/>
          <w:color w:val="000000"/>
          <w:sz w:val="24"/>
          <w:rtl/>
          <w:lang w:eastAsia="he-IL"/>
        </w:rPr>
        <w:t xml:space="preserve"> צו הרחבה ו/או </w:t>
      </w:r>
      <w:proofErr w:type="spellStart"/>
      <w:r w:rsidRPr="00590FDD">
        <w:rPr>
          <w:rFonts w:ascii="Times New Roman" w:eastAsia="Times New Roman" w:hAnsi="Times New Roman"/>
          <w:color w:val="000000"/>
          <w:sz w:val="24"/>
          <w:rtl/>
          <w:lang w:eastAsia="he-IL"/>
        </w:rPr>
        <w:t>מכח</w:t>
      </w:r>
      <w:proofErr w:type="spellEnd"/>
      <w:r w:rsidRPr="00590FDD">
        <w:rPr>
          <w:rFonts w:ascii="Times New Roman" w:eastAsia="Times New Roman" w:hAnsi="Times New Roman"/>
          <w:color w:val="000000"/>
          <w:sz w:val="24"/>
          <w:rtl/>
          <w:lang w:eastAsia="he-IL"/>
        </w:rPr>
        <w:t xml:space="preserve"> הסכם כלשהו על עובד</w:t>
      </w:r>
      <w:r w:rsidRPr="00590FDD">
        <w:rPr>
          <w:rFonts w:ascii="Times New Roman" w:eastAsia="Times New Roman" w:hAnsi="Times New Roman"/>
          <w:sz w:val="20"/>
          <w:rtl/>
          <w:lang w:eastAsia="he-IL"/>
        </w:rPr>
        <w:t>.</w:t>
      </w:r>
    </w:p>
    <w:p w14:paraId="1F0EF81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1C5020E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490B57F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33AB05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w:t>
      </w:r>
      <w:proofErr w:type="spellStart"/>
      <w:r w:rsidRPr="00590FDD">
        <w:rPr>
          <w:rFonts w:ascii="Times New Roman" w:eastAsia="Times New Roman" w:hAnsi="Times New Roman"/>
          <w:sz w:val="20"/>
          <w:rtl/>
          <w:lang w:eastAsia="he-IL"/>
        </w:rPr>
        <w:t>ישא</w:t>
      </w:r>
      <w:proofErr w:type="spellEnd"/>
      <w:r w:rsidRPr="00590FDD">
        <w:rPr>
          <w:rFonts w:ascii="Times New Roman" w:eastAsia="Times New Roman" w:hAnsi="Times New Roman"/>
          <w:sz w:val="20"/>
          <w:rtl/>
          <w:lang w:eastAsia="he-IL"/>
        </w:rPr>
        <w:t xml:space="preserve">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0D8AEA7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552C02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w:t>
      </w:r>
      <w:proofErr w:type="spellStart"/>
      <w:r w:rsidRPr="00590FDD">
        <w:rPr>
          <w:rFonts w:ascii="Times New Roman" w:eastAsia="Times New Roman" w:hAnsi="Times New Roman"/>
          <w:sz w:val="20"/>
          <w:rtl/>
          <w:lang w:eastAsia="he-IL"/>
        </w:rPr>
        <w:t>ישא</w:t>
      </w:r>
      <w:proofErr w:type="spellEnd"/>
      <w:r w:rsidRPr="00590FDD">
        <w:rPr>
          <w:rFonts w:ascii="Times New Roman" w:eastAsia="Times New Roman" w:hAnsi="Times New Roman"/>
          <w:sz w:val="20"/>
          <w:rtl/>
          <w:lang w:eastAsia="he-IL"/>
        </w:rPr>
        <w:t xml:space="preserve">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72A2BD4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45666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49773EA3"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7EAAC14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lastRenderedPageBreak/>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77C6180F"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0595F21C"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6475DCFC"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18AB8DF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0871C4C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0F95BDF0"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7EA45EE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D99F09"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w:t>
      </w:r>
      <w:proofErr w:type="spellStart"/>
      <w:r w:rsidRPr="00590FDD">
        <w:rPr>
          <w:rFonts w:ascii="Times New Roman" w:eastAsia="Times New Roman" w:hAnsi="Times New Roman"/>
          <w:sz w:val="20"/>
          <w:rtl/>
          <w:lang w:eastAsia="he-IL"/>
        </w:rPr>
        <w:t>הפרוייקט</w:t>
      </w:r>
      <w:proofErr w:type="spellEnd"/>
      <w:r w:rsidRPr="00590FDD">
        <w:rPr>
          <w:rFonts w:ascii="Times New Roman" w:eastAsia="Times New Roman" w:hAnsi="Times New Roman"/>
          <w:sz w:val="20"/>
          <w:rtl/>
          <w:lang w:eastAsia="he-IL"/>
        </w:rPr>
        <w:t xml:space="preserve">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71B6CAF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94AC5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3EA44AE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FDACD8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480B515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53C514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260695A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A86D4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09742FEE"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495F84B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7356B7"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13D29C7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C8A5E5"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59910B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832C62"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את הוראת סעיף 7.5 לעיל.</w:t>
      </w:r>
    </w:p>
    <w:p w14:paraId="3F4A88A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969AC2A"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המנהל הראשי במשרד המתכנן נפטר, המתכנן פשט רגל, או נעשה בלתי כשר לפעולה משפטית או בלתי כשר למתן שירותי המתכנן או אם ארע אירוע דומה.</w:t>
      </w:r>
    </w:p>
    <w:p w14:paraId="55FE88E5" w14:textId="77777777" w:rsidR="00590FDD" w:rsidRPr="00590FDD" w:rsidRDefault="00590FDD" w:rsidP="00590FD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20D69787"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חל שינוי בהחזקת המניות ו/או בהרכב המנהלים של המתכנן.</w:t>
      </w:r>
    </w:p>
    <w:p w14:paraId="637FE3D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53B79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proofErr w:type="spellStart"/>
      <w:r w:rsidRPr="00590FDD">
        <w:rPr>
          <w:rFonts w:ascii="Times New Roman" w:eastAsia="Times New Roman" w:hAnsi="Times New Roman"/>
          <w:bCs/>
          <w:sz w:val="20"/>
          <w:rtl/>
          <w:lang w:eastAsia="he-IL"/>
        </w:rPr>
        <w:t>ד'ו</w:t>
      </w:r>
      <w:proofErr w:type="spellEnd"/>
      <w:r w:rsidRPr="00590FDD">
        <w:rPr>
          <w:rFonts w:ascii="Times New Roman" w:eastAsia="Times New Roman" w:hAnsi="Times New Roman"/>
          <w:bCs/>
          <w:sz w:val="20"/>
          <w:rtl/>
          <w:lang w:eastAsia="he-IL"/>
        </w:rPr>
        <w:t xml:space="preserve">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72B726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5D0A5E"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4763A1D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45CD3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14DF863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2C926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6EF9F3A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0627C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p>
    <w:p w14:paraId="35303DA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6BB0DE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110707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EB8600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5247ABC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294D718"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430C6E3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EDEEA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18EA5ED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45C2A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7948C1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28C79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ניתנה הסכמת המזמין לפי סעיפים 13.1 או 13.2 לעיל, הרי אין בכך כדי לפטור את המתכנן מאחריותו והתחייבויותיו לפי החוזה ומזכויות המזמין על פיו, והמתכנן </w:t>
      </w:r>
      <w:proofErr w:type="spellStart"/>
      <w:r w:rsidRPr="00590FDD">
        <w:rPr>
          <w:rFonts w:ascii="Times New Roman" w:eastAsia="Times New Roman" w:hAnsi="Times New Roman"/>
          <w:sz w:val="20"/>
          <w:rtl/>
          <w:lang w:eastAsia="he-IL"/>
        </w:rPr>
        <w:t>ישא</w:t>
      </w:r>
      <w:proofErr w:type="spellEnd"/>
      <w:r w:rsidRPr="00590FDD">
        <w:rPr>
          <w:rFonts w:ascii="Times New Roman" w:eastAsia="Times New Roman" w:hAnsi="Times New Roman"/>
          <w:sz w:val="20"/>
          <w:rtl/>
          <w:lang w:eastAsia="he-IL"/>
        </w:rPr>
        <w:t xml:space="preserve">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727D2A9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D7DB1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שרותי המתכנן יינתנו באמצעות המנהל הראשי אישית ובאמצעות צוות עובדיו של המתכנן בפיקוחו הישיר של המנהל הראשי. מבלי לגרוע </w:t>
      </w:r>
      <w:proofErr w:type="spellStart"/>
      <w:r w:rsidRPr="00590FDD">
        <w:rPr>
          <w:rFonts w:ascii="Times New Roman" w:eastAsia="Times New Roman" w:hAnsi="Times New Roman"/>
          <w:sz w:val="20"/>
          <w:rtl/>
          <w:lang w:eastAsia="he-IL"/>
        </w:rPr>
        <w:t>מהתחיבות</w:t>
      </w:r>
      <w:proofErr w:type="spellEnd"/>
      <w:r w:rsidRPr="00590FDD">
        <w:rPr>
          <w:rFonts w:ascii="Times New Roman" w:eastAsia="Times New Roman" w:hAnsi="Times New Roman"/>
          <w:sz w:val="20"/>
          <w:rtl/>
          <w:lang w:eastAsia="he-IL"/>
        </w:rPr>
        <w:t xml:space="preserve">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61FDD5E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03EE1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המזמין רשאי להעביר, בכל עת, כל זכות מזכויותיו וכל חובה מחובותיו לפי חוזה זה, כפי </w:t>
      </w:r>
      <w:r w:rsidRPr="00590FDD">
        <w:rPr>
          <w:rFonts w:ascii="Times New Roman" w:eastAsia="Times New Roman" w:hAnsi="Times New Roman"/>
          <w:sz w:val="20"/>
          <w:rtl/>
          <w:lang w:eastAsia="he-IL"/>
        </w:rPr>
        <w:lastRenderedPageBreak/>
        <w:t>שיראה בעיניו , בלא צורך בהסכמה כלשהי מצד המתכנן.</w:t>
      </w:r>
    </w:p>
    <w:p w14:paraId="4BD2974A"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6902DA0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2D73512E"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3BFE173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1DCE94F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934BF3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1798566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A379AD0"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523AFEE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516F2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1B2234D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0A50DCE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5B36DBB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96C60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4D36F0C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FBECE2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65F807F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57298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65E04DB2"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9118E09"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182F07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774F24F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3249487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406D83C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4642F05"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526CBD9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B21D7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3C21A012" w14:textId="77777777" w:rsid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06A8B4" w14:textId="77777777" w:rsidR="00E078A7"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782FD40"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3A3D7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שונות</w:t>
      </w:r>
    </w:p>
    <w:p w14:paraId="4054E76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3F41B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59C8489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395BD8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52946A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2B4C97E"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0CA2A1AC"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5620EE1E"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485BDC4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1F42E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5557467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37A1F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414E67C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F0740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שום התנהגות מצד איזה מהצדדים לא תחשב </w:t>
      </w:r>
      <w:proofErr w:type="spellStart"/>
      <w:r w:rsidRPr="00590FDD">
        <w:rPr>
          <w:rFonts w:ascii="Times New Roman" w:eastAsia="Times New Roman" w:hAnsi="Times New Roman"/>
          <w:sz w:val="20"/>
          <w:rtl/>
          <w:lang w:eastAsia="he-IL"/>
        </w:rPr>
        <w:t>כויתור</w:t>
      </w:r>
      <w:proofErr w:type="spellEnd"/>
      <w:r w:rsidRPr="00590FDD">
        <w:rPr>
          <w:rFonts w:ascii="Times New Roman" w:eastAsia="Times New Roman" w:hAnsi="Times New Roman"/>
          <w:sz w:val="20"/>
          <w:rtl/>
          <w:lang w:eastAsia="he-IL"/>
        </w:rPr>
        <w:t xml:space="preserve"> על איזה מזכויותיו עפ"י החוזה או/וגם עפ"י הדין או </w:t>
      </w:r>
      <w:proofErr w:type="spellStart"/>
      <w:r w:rsidRPr="00590FDD">
        <w:rPr>
          <w:rFonts w:ascii="Times New Roman" w:eastAsia="Times New Roman" w:hAnsi="Times New Roman"/>
          <w:sz w:val="20"/>
          <w:rtl/>
          <w:lang w:eastAsia="he-IL"/>
        </w:rPr>
        <w:t>כויתור</w:t>
      </w:r>
      <w:proofErr w:type="spellEnd"/>
      <w:r w:rsidRPr="00590FDD">
        <w:rPr>
          <w:rFonts w:ascii="Times New Roman" w:eastAsia="Times New Roman" w:hAnsi="Times New Roman"/>
          <w:sz w:val="20"/>
          <w:rtl/>
          <w:lang w:eastAsia="he-IL"/>
        </w:rPr>
        <w:t xml:space="preserve">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5EA0A4A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3D9B924"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62A07A6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85E4CB"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48A70BD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7F58D5"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6F7FAFA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82966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7CD197B4"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0FB5D8DE" w14:textId="77777777"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w:t>
      </w:r>
      <w:proofErr w:type="spellStart"/>
      <w:r w:rsidRPr="00590FDD">
        <w:rPr>
          <w:rFonts w:ascii="Times New Roman" w:eastAsia="Times New Roman" w:hAnsi="Times New Roman"/>
          <w:sz w:val="24"/>
          <w:rtl/>
          <w:lang w:eastAsia="he-IL"/>
        </w:rPr>
        <w:t>לס"ק</w:t>
      </w:r>
      <w:proofErr w:type="spellEnd"/>
      <w:r w:rsidRPr="00590FDD">
        <w:rPr>
          <w:rFonts w:ascii="Times New Roman" w:eastAsia="Times New Roman" w:hAnsi="Times New Roman"/>
          <w:sz w:val="24"/>
          <w:rtl/>
          <w:lang w:eastAsia="he-IL"/>
        </w:rPr>
        <w:t xml:space="preserve"> זה.</w:t>
      </w:r>
    </w:p>
    <w:p w14:paraId="4E4D7585"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0CA243FD"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4816FE2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51FFAD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סמכות השיפוט בכל נושא הקשור לחוזה זה ו/או ביצועו תהא מוקנית לבתי המשפט המוסמכים בתל-אביב-יפו.</w:t>
      </w:r>
    </w:p>
    <w:p w14:paraId="26E64B6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E713E4"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F3067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84CE29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89CC9DD"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71F9006B"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 xml:space="preserve">חוזה זה על נספחיו יחייב את המזמין אך ורק בכפוף לחתימתו כדין ע"י </w:t>
      </w:r>
      <w:proofErr w:type="spellStart"/>
      <w:r w:rsidRPr="00590FDD">
        <w:rPr>
          <w:rFonts w:ascii="Times New Roman" w:eastAsia="Times New Roman" w:hAnsi="Times New Roman"/>
          <w:sz w:val="20"/>
          <w:rtl/>
          <w:lang w:eastAsia="he-IL"/>
        </w:rPr>
        <w:t>מורשי</w:t>
      </w:r>
      <w:proofErr w:type="spellEnd"/>
      <w:r w:rsidRPr="00590FDD">
        <w:rPr>
          <w:rFonts w:ascii="Times New Roman" w:eastAsia="Times New Roman" w:hAnsi="Times New Roman"/>
          <w:sz w:val="20"/>
          <w:rtl/>
          <w:lang w:eastAsia="he-IL"/>
        </w:rPr>
        <w:t xml:space="preserve"> החתימה של המזמין.</w:t>
      </w:r>
    </w:p>
    <w:p w14:paraId="7892009A" w14:textId="77777777" w:rsidR="00E078A7" w:rsidRDefault="00E078A7" w:rsidP="00E078A7">
      <w:pPr>
        <w:pStyle w:val="af6"/>
        <w:rPr>
          <w:rFonts w:ascii="Times New Roman" w:eastAsia="Times New Roman" w:hAnsi="Times New Roman"/>
          <w:sz w:val="20"/>
          <w:rtl/>
          <w:lang w:eastAsia="he-IL"/>
        </w:rPr>
      </w:pPr>
    </w:p>
    <w:p w14:paraId="142E1E57"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484EB5F7"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0EA78DB7"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4CF455CF"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548CC61B"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3798E6D5"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7FDC37DE"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3E582C38" w14:textId="77777777" w:rsidR="00E078A7" w:rsidRPr="00590FDD"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57A541D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DB218D" w14:textId="77777777"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66A31F9F"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1B010B47"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121A6795"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1A0468DE"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3637C6CB"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14D231CA" w14:textId="77777777"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5ECCD644"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7344DE45"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340FE8AA" w14:textId="77777777" w:rsidR="00E078A7" w:rsidRPr="000555DD"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615D954D" w14:textId="616BB984" w:rsidR="000555DD" w:rsidRP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6" w:author="Kook Sec" w:date="2020-12-15T14:28:00Z">
            <w:del w:id="37" w:author="Kook Sec [2]" w:date="2022-01-13T13:13:00Z">
              <w:r w:rsidR="00A203A6" w:rsidDel="00493EF3">
                <w:rPr>
                  <w:rFonts w:ascii="Times New Roman" w:eastAsia="Times New Roman" w:hAnsi="Times New Roman"/>
                  <w:color w:val="00B0F0"/>
                  <w:sz w:val="20"/>
                  <w:u w:val="single"/>
                  <w:rtl/>
                  <w:lang w:eastAsia="he-IL"/>
                </w:rPr>
                <w:delText>סלומון מהנדסים בע"מ</w:delText>
              </w:r>
            </w:del>
          </w:ins>
          <w:ins w:id="38" w:author="Kook Sec [2]" w:date="2022-01-13T13:13:00Z">
            <w:r w:rsidR="00493EF3">
              <w:rPr>
                <w:rFonts w:ascii="Times New Roman" w:eastAsia="Times New Roman" w:hAnsi="Times New Roman"/>
                <w:color w:val="00B0F0"/>
                <w:sz w:val="20"/>
                <w:u w:val="single"/>
                <w:rtl/>
                <w:lang w:eastAsia="he-IL"/>
              </w:rPr>
              <w:t>י. כהן ושות' חברה לתכנון הנדסי בע"מ</w:t>
            </w:r>
          </w:ins>
        </w:sdtContent>
      </w:sdt>
      <w:r w:rsidRPr="000555DD">
        <w:rPr>
          <w:rFonts w:ascii="Times New Roman" w:eastAsia="Times New Roman" w:hAnsi="Times New Roman"/>
          <w:color w:val="00B0F0"/>
          <w:sz w:val="20"/>
          <w:rtl/>
          <w:lang w:eastAsia="he-IL"/>
        </w:rPr>
        <w:tab/>
      </w:r>
      <w:sdt>
        <w:sdtPr>
          <w:rPr>
            <w:color w:val="800080"/>
            <w:rtl/>
          </w:rPr>
          <w:alias w:val="שם צד א"/>
          <w:tag w:val="cmtTzadAName"/>
          <w:id w:val="-1697851747"/>
          <w:placeholder>
            <w:docPart w:val="181E78737A4B44B2A4FBF27088516C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39" w:author="Kook Sec" w:date="2020-12-15T14:29:00Z">
            <w:r w:rsidR="00A203A6" w:rsidRPr="00A203A6">
              <w:rPr>
                <w:color w:val="800080"/>
                <w:rtl/>
              </w:rPr>
              <w:t>א.מ. ישראל מגורים פיתוח בע"מ</w:t>
            </w:r>
          </w:ins>
        </w:sdtContent>
      </w:sdt>
    </w:p>
    <w:p w14:paraId="5E35991E" w14:textId="77777777"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493FEE30" w14:textId="130E6478" w:rsidR="00E078A7" w:rsidDel="00CE5960" w:rsidRDefault="00E078A7" w:rsidP="00E078A7">
      <w:pPr>
        <w:widowControl w:val="0"/>
        <w:tabs>
          <w:tab w:val="center" w:pos="1649"/>
          <w:tab w:val="center" w:pos="7177"/>
        </w:tabs>
        <w:spacing w:before="0" w:beforeAutospacing="0" w:after="480" w:afterAutospacing="0" w:line="240" w:lineRule="auto"/>
        <w:jc w:val="both"/>
        <w:rPr>
          <w:del w:id="40" w:author="Kook Sec [2]" w:date="2022-01-13T13:14:00Z"/>
          <w:rFonts w:ascii="Times New Roman" w:eastAsia="Times New Roman" w:hAnsi="Times New Roman"/>
          <w:sz w:val="20"/>
          <w:rtl/>
          <w:lang w:eastAsia="he-IL"/>
        </w:rPr>
      </w:pPr>
    </w:p>
    <w:p w14:paraId="34A17C8F" w14:textId="2A31053E" w:rsidR="00E078A7" w:rsidRPr="000555DD" w:rsidDel="00CE5960" w:rsidRDefault="00E078A7" w:rsidP="00E078A7">
      <w:pPr>
        <w:widowControl w:val="0"/>
        <w:tabs>
          <w:tab w:val="center" w:pos="1649"/>
          <w:tab w:val="center" w:pos="7177"/>
        </w:tabs>
        <w:spacing w:before="0" w:beforeAutospacing="0" w:after="480" w:afterAutospacing="0" w:line="240" w:lineRule="auto"/>
        <w:jc w:val="both"/>
        <w:rPr>
          <w:del w:id="41" w:author="Kook Sec [2]" w:date="2022-01-13T13:14:00Z"/>
          <w:rFonts w:ascii="Times New Roman" w:eastAsia="Times New Roman" w:hAnsi="Times New Roman"/>
          <w:sz w:val="20"/>
          <w:rtl/>
          <w:lang w:eastAsia="he-IL"/>
        </w:rPr>
      </w:pPr>
    </w:p>
    <w:p w14:paraId="32343A9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18B96983"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1C117D37"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65FD6A6A"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45E850A1"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7C6A0E7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0BB92314"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58836CE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4F52A4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C633877"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579E4D4"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04C6A50" w14:textId="7ADAF0F3" w:rsidR="00590FDD" w:rsidRPr="00590FDD" w:rsidDel="00CE5960" w:rsidRDefault="00590FDD" w:rsidP="00590FDD">
      <w:pPr>
        <w:widowControl w:val="0"/>
        <w:bidi w:val="0"/>
        <w:spacing w:before="0" w:beforeAutospacing="0" w:after="0" w:afterAutospacing="0" w:line="240" w:lineRule="auto"/>
        <w:rPr>
          <w:del w:id="42" w:author="Kook Sec [2]" w:date="2022-01-13T13:14:00Z"/>
          <w:rFonts w:ascii="Times New Roman" w:eastAsia="Times New Roman" w:hAnsi="Times New Roman"/>
          <w:sz w:val="20"/>
          <w:szCs w:val="20"/>
          <w:lang w:eastAsia="he-IL"/>
        </w:rPr>
      </w:pPr>
    </w:p>
    <w:p w14:paraId="4E975BF9" w14:textId="3C5A9E4D" w:rsidR="00590FDD" w:rsidRPr="00590FDD" w:rsidDel="00CE5960" w:rsidRDefault="00590FDD" w:rsidP="00590FDD">
      <w:pPr>
        <w:widowControl w:val="0"/>
        <w:bidi w:val="0"/>
        <w:spacing w:before="0" w:beforeAutospacing="0" w:after="0" w:afterAutospacing="0" w:line="240" w:lineRule="auto"/>
        <w:rPr>
          <w:del w:id="43" w:author="Kook Sec [2]" w:date="2022-01-13T13:14:00Z"/>
          <w:rFonts w:ascii="Times New Roman" w:eastAsia="Times New Roman" w:hAnsi="Times New Roman"/>
          <w:sz w:val="20"/>
          <w:szCs w:val="20"/>
          <w:lang w:eastAsia="he-IL"/>
        </w:rPr>
      </w:pPr>
    </w:p>
    <w:p w14:paraId="1FB0424A" w14:textId="7B77CBE8" w:rsidR="00590FDD" w:rsidRPr="00590FDD" w:rsidDel="00CE5960" w:rsidRDefault="00590FDD" w:rsidP="00590FDD">
      <w:pPr>
        <w:widowControl w:val="0"/>
        <w:bidi w:val="0"/>
        <w:spacing w:before="0" w:beforeAutospacing="0" w:after="0" w:afterAutospacing="0" w:line="240" w:lineRule="auto"/>
        <w:rPr>
          <w:del w:id="44" w:author="Kook Sec [2]" w:date="2022-01-13T13:14:00Z"/>
          <w:rFonts w:ascii="Times New Roman" w:eastAsia="Times New Roman" w:hAnsi="Times New Roman"/>
          <w:sz w:val="20"/>
          <w:szCs w:val="20"/>
          <w:lang w:eastAsia="he-IL"/>
        </w:rPr>
      </w:pPr>
    </w:p>
    <w:p w14:paraId="47EBDAC3" w14:textId="3DD67E9D" w:rsidR="00590FDD" w:rsidRPr="00590FDD" w:rsidDel="00CE5960" w:rsidRDefault="00590FDD" w:rsidP="00590FDD">
      <w:pPr>
        <w:widowControl w:val="0"/>
        <w:bidi w:val="0"/>
        <w:spacing w:before="0" w:beforeAutospacing="0" w:after="0" w:afterAutospacing="0" w:line="240" w:lineRule="auto"/>
        <w:rPr>
          <w:del w:id="45" w:author="Kook Sec [2]" w:date="2022-01-13T13:14:00Z"/>
          <w:rFonts w:ascii="Times New Roman" w:eastAsia="Times New Roman" w:hAnsi="Times New Roman"/>
          <w:sz w:val="20"/>
          <w:szCs w:val="20"/>
          <w:lang w:eastAsia="he-IL"/>
        </w:rPr>
      </w:pPr>
    </w:p>
    <w:p w14:paraId="3E34486D" w14:textId="68C42646" w:rsidR="00590FDD" w:rsidRPr="00590FDD" w:rsidDel="00CE5960" w:rsidRDefault="00590FDD" w:rsidP="00590FDD">
      <w:pPr>
        <w:widowControl w:val="0"/>
        <w:bidi w:val="0"/>
        <w:spacing w:before="0" w:beforeAutospacing="0" w:after="0" w:afterAutospacing="0" w:line="240" w:lineRule="auto"/>
        <w:rPr>
          <w:del w:id="46" w:author="Kook Sec [2]" w:date="2022-01-13T13:14:00Z"/>
          <w:rFonts w:ascii="Times New Roman" w:eastAsia="Times New Roman" w:hAnsi="Times New Roman"/>
          <w:sz w:val="20"/>
          <w:szCs w:val="20"/>
          <w:lang w:eastAsia="he-IL"/>
        </w:rPr>
      </w:pPr>
    </w:p>
    <w:p w14:paraId="76CB526A" w14:textId="35A2F776" w:rsidR="00590FDD" w:rsidRPr="00590FDD" w:rsidDel="00CE5960" w:rsidRDefault="00590FDD" w:rsidP="00590FDD">
      <w:pPr>
        <w:widowControl w:val="0"/>
        <w:bidi w:val="0"/>
        <w:spacing w:before="0" w:beforeAutospacing="0" w:after="0" w:afterAutospacing="0" w:line="240" w:lineRule="auto"/>
        <w:rPr>
          <w:del w:id="47" w:author="Kook Sec [2]" w:date="2022-01-13T13:14:00Z"/>
          <w:rFonts w:ascii="Times New Roman" w:eastAsia="Times New Roman" w:hAnsi="Times New Roman"/>
          <w:sz w:val="20"/>
          <w:szCs w:val="20"/>
          <w:lang w:eastAsia="he-IL"/>
        </w:rPr>
      </w:pPr>
    </w:p>
    <w:p w14:paraId="71259E06" w14:textId="47FC3ED6" w:rsidR="00590FDD" w:rsidRPr="00590FDD" w:rsidDel="00CE5960" w:rsidRDefault="00590FDD" w:rsidP="00590FDD">
      <w:pPr>
        <w:widowControl w:val="0"/>
        <w:bidi w:val="0"/>
        <w:spacing w:before="0" w:beforeAutospacing="0" w:after="0" w:afterAutospacing="0" w:line="240" w:lineRule="auto"/>
        <w:rPr>
          <w:del w:id="48" w:author="Kook Sec [2]" w:date="2022-01-13T13:14:00Z"/>
          <w:rFonts w:ascii="Times New Roman" w:eastAsia="Times New Roman" w:hAnsi="Times New Roman"/>
          <w:sz w:val="20"/>
          <w:szCs w:val="20"/>
          <w:lang w:eastAsia="he-IL"/>
        </w:rPr>
      </w:pPr>
    </w:p>
    <w:p w14:paraId="4B2C2D36" w14:textId="330370D5" w:rsidR="00590FDD" w:rsidRPr="00590FDD" w:rsidDel="00CE5960" w:rsidRDefault="00590FDD" w:rsidP="00590FDD">
      <w:pPr>
        <w:widowControl w:val="0"/>
        <w:bidi w:val="0"/>
        <w:spacing w:before="0" w:beforeAutospacing="0" w:after="0" w:afterAutospacing="0" w:line="240" w:lineRule="auto"/>
        <w:rPr>
          <w:del w:id="49" w:author="Kook Sec [2]" w:date="2022-01-13T13:14:00Z"/>
          <w:rFonts w:ascii="Times New Roman" w:eastAsia="Times New Roman" w:hAnsi="Times New Roman"/>
          <w:sz w:val="20"/>
          <w:szCs w:val="20"/>
          <w:lang w:eastAsia="he-IL"/>
        </w:rPr>
      </w:pPr>
    </w:p>
    <w:p w14:paraId="78CF5325" w14:textId="260C7419" w:rsidR="00590FDD" w:rsidRPr="00590FDD" w:rsidDel="00CE5960" w:rsidRDefault="00590FDD" w:rsidP="00590FDD">
      <w:pPr>
        <w:widowControl w:val="0"/>
        <w:bidi w:val="0"/>
        <w:spacing w:before="0" w:beforeAutospacing="0" w:after="0" w:afterAutospacing="0" w:line="240" w:lineRule="auto"/>
        <w:rPr>
          <w:del w:id="50" w:author="Kook Sec [2]" w:date="2022-01-13T13:14:00Z"/>
          <w:rFonts w:ascii="Times New Roman" w:eastAsia="Times New Roman" w:hAnsi="Times New Roman"/>
          <w:sz w:val="20"/>
          <w:szCs w:val="20"/>
          <w:lang w:eastAsia="he-IL"/>
        </w:rPr>
      </w:pPr>
    </w:p>
    <w:p w14:paraId="44B5AD2D" w14:textId="46CE98F5" w:rsidR="00590FDD" w:rsidRPr="00590FDD" w:rsidDel="00CE5960" w:rsidRDefault="00590FDD" w:rsidP="00590FDD">
      <w:pPr>
        <w:widowControl w:val="0"/>
        <w:bidi w:val="0"/>
        <w:spacing w:before="0" w:beforeAutospacing="0" w:after="0" w:afterAutospacing="0" w:line="240" w:lineRule="auto"/>
        <w:rPr>
          <w:del w:id="51" w:author="Kook Sec [2]" w:date="2022-01-13T13:14:00Z"/>
          <w:rFonts w:ascii="Times New Roman" w:eastAsia="Times New Roman" w:hAnsi="Times New Roman"/>
          <w:sz w:val="20"/>
          <w:szCs w:val="20"/>
          <w:lang w:eastAsia="he-IL"/>
        </w:rPr>
      </w:pPr>
    </w:p>
    <w:p w14:paraId="08C15F35" w14:textId="7ECEB97B" w:rsidR="00590FDD" w:rsidRPr="00590FDD" w:rsidDel="00CE5960" w:rsidRDefault="00590FDD" w:rsidP="00590FDD">
      <w:pPr>
        <w:widowControl w:val="0"/>
        <w:bidi w:val="0"/>
        <w:spacing w:before="0" w:beforeAutospacing="0" w:after="0" w:afterAutospacing="0" w:line="240" w:lineRule="auto"/>
        <w:rPr>
          <w:del w:id="52" w:author="Kook Sec [2]" w:date="2022-01-13T13:14:00Z"/>
          <w:rFonts w:ascii="Times New Roman" w:eastAsia="Times New Roman" w:hAnsi="Times New Roman"/>
          <w:sz w:val="20"/>
          <w:szCs w:val="20"/>
          <w:lang w:eastAsia="he-IL"/>
        </w:rPr>
      </w:pPr>
    </w:p>
    <w:p w14:paraId="7D6E2F25" w14:textId="5BAE92A7" w:rsidR="00590FDD" w:rsidRPr="00590FDD" w:rsidDel="00CE5960" w:rsidRDefault="00590FDD" w:rsidP="00590FDD">
      <w:pPr>
        <w:widowControl w:val="0"/>
        <w:bidi w:val="0"/>
        <w:spacing w:before="0" w:beforeAutospacing="0" w:after="0" w:afterAutospacing="0" w:line="240" w:lineRule="auto"/>
        <w:rPr>
          <w:del w:id="53" w:author="Kook Sec [2]" w:date="2022-01-13T13:14:00Z"/>
          <w:rFonts w:ascii="Times New Roman" w:eastAsia="Times New Roman" w:hAnsi="Times New Roman"/>
          <w:sz w:val="20"/>
          <w:szCs w:val="20"/>
          <w:lang w:eastAsia="he-IL"/>
        </w:rPr>
      </w:pPr>
    </w:p>
    <w:p w14:paraId="071395CE" w14:textId="533CEAF5" w:rsidR="00590FDD" w:rsidRPr="00590FDD" w:rsidDel="00CE5960" w:rsidRDefault="00590FDD" w:rsidP="00590FDD">
      <w:pPr>
        <w:widowControl w:val="0"/>
        <w:spacing w:before="0" w:beforeAutospacing="0" w:after="0" w:afterAutospacing="0" w:line="240" w:lineRule="auto"/>
        <w:jc w:val="center"/>
        <w:outlineLvl w:val="3"/>
        <w:rPr>
          <w:del w:id="54" w:author="Kook Sec [2]" w:date="2022-01-13T13:14:00Z"/>
          <w:rFonts w:ascii="Times New Roman" w:eastAsia="Times New Roman" w:hAnsi="Times New Roman"/>
          <w:sz w:val="20"/>
          <w:szCs w:val="20"/>
          <w:lang w:eastAsia="he-IL"/>
        </w:rPr>
      </w:pPr>
    </w:p>
    <w:p w14:paraId="1566C0F4" w14:textId="630E8E1F" w:rsidR="00590FDD" w:rsidRPr="00590FDD" w:rsidDel="00CE5960" w:rsidRDefault="00590FDD" w:rsidP="00590FDD">
      <w:pPr>
        <w:widowControl w:val="0"/>
        <w:spacing w:before="0" w:beforeAutospacing="0" w:after="0" w:afterAutospacing="0" w:line="240" w:lineRule="auto"/>
        <w:jc w:val="center"/>
        <w:outlineLvl w:val="3"/>
        <w:rPr>
          <w:del w:id="55" w:author="Kook Sec [2]" w:date="2022-01-13T13:14:00Z"/>
          <w:rFonts w:ascii="Times New Roman" w:eastAsia="Times New Roman" w:hAnsi="Times New Roman"/>
          <w:sz w:val="20"/>
          <w:szCs w:val="20"/>
          <w:lang w:eastAsia="he-IL"/>
        </w:rPr>
      </w:pPr>
    </w:p>
    <w:p w14:paraId="2204FE33" w14:textId="406F224A" w:rsidR="00590FDD" w:rsidRPr="00590FDD" w:rsidDel="00CE5960" w:rsidRDefault="00590FDD" w:rsidP="00590FDD">
      <w:pPr>
        <w:widowControl w:val="0"/>
        <w:spacing w:before="0" w:beforeAutospacing="0" w:after="0" w:afterAutospacing="0" w:line="240" w:lineRule="auto"/>
        <w:jc w:val="center"/>
        <w:outlineLvl w:val="3"/>
        <w:rPr>
          <w:del w:id="56" w:author="Kook Sec [2]" w:date="2022-01-13T13:14:00Z"/>
          <w:rFonts w:ascii="Times New Roman" w:eastAsia="Times New Roman" w:hAnsi="Times New Roman"/>
          <w:sz w:val="20"/>
          <w:szCs w:val="20"/>
          <w:lang w:eastAsia="he-IL"/>
        </w:rPr>
      </w:pPr>
    </w:p>
    <w:p w14:paraId="3498AECA" w14:textId="0283415C" w:rsidR="00590FDD" w:rsidRPr="00590FDD" w:rsidDel="00CE5960" w:rsidRDefault="00590FDD" w:rsidP="00590FDD">
      <w:pPr>
        <w:widowControl w:val="0"/>
        <w:spacing w:before="0" w:beforeAutospacing="0" w:after="0" w:afterAutospacing="0" w:line="240" w:lineRule="auto"/>
        <w:jc w:val="center"/>
        <w:outlineLvl w:val="3"/>
        <w:rPr>
          <w:del w:id="57" w:author="Kook Sec [2]" w:date="2022-01-13T13:14:00Z"/>
          <w:rFonts w:ascii="Times New Roman" w:eastAsia="Times New Roman" w:hAnsi="Times New Roman"/>
          <w:sz w:val="20"/>
          <w:szCs w:val="20"/>
          <w:lang w:eastAsia="he-IL"/>
        </w:rPr>
      </w:pPr>
    </w:p>
    <w:p w14:paraId="60764111" w14:textId="006F1D0C" w:rsidR="00590FDD" w:rsidRPr="00590FDD" w:rsidDel="00CE5960" w:rsidRDefault="00590FDD" w:rsidP="00590FDD">
      <w:pPr>
        <w:widowControl w:val="0"/>
        <w:spacing w:before="0" w:beforeAutospacing="0" w:after="0" w:afterAutospacing="0" w:line="240" w:lineRule="auto"/>
        <w:jc w:val="center"/>
        <w:outlineLvl w:val="3"/>
        <w:rPr>
          <w:del w:id="58" w:author="Kook Sec [2]" w:date="2022-01-13T13:14:00Z"/>
          <w:rFonts w:ascii="Times New Roman" w:eastAsia="Times New Roman" w:hAnsi="Times New Roman"/>
          <w:sz w:val="20"/>
          <w:szCs w:val="20"/>
          <w:lang w:eastAsia="he-IL"/>
        </w:rPr>
      </w:pPr>
    </w:p>
    <w:p w14:paraId="33AB002B" w14:textId="41BA18CC" w:rsidR="000555DD" w:rsidDel="00CE5960" w:rsidRDefault="000555DD" w:rsidP="00590FDD">
      <w:pPr>
        <w:widowControl w:val="0"/>
        <w:spacing w:before="0" w:beforeAutospacing="0" w:after="0" w:afterAutospacing="0" w:line="240" w:lineRule="auto"/>
        <w:jc w:val="center"/>
        <w:outlineLvl w:val="3"/>
        <w:rPr>
          <w:del w:id="59" w:author="Kook Sec [2]" w:date="2022-01-13T13:14:00Z"/>
          <w:rFonts w:ascii="Times New Roman" w:eastAsia="Times New Roman" w:hAnsi="Times New Roman"/>
          <w:bCs/>
          <w:sz w:val="20"/>
          <w:u w:val="single"/>
          <w:rtl/>
          <w:lang w:eastAsia="he-IL"/>
        </w:rPr>
      </w:pPr>
    </w:p>
    <w:p w14:paraId="4232470A" w14:textId="1B5626DE" w:rsidR="000555DD" w:rsidDel="00CE5960" w:rsidRDefault="000555DD" w:rsidP="00590FDD">
      <w:pPr>
        <w:widowControl w:val="0"/>
        <w:spacing w:before="0" w:beforeAutospacing="0" w:after="0" w:afterAutospacing="0" w:line="240" w:lineRule="auto"/>
        <w:jc w:val="center"/>
        <w:outlineLvl w:val="3"/>
        <w:rPr>
          <w:del w:id="60" w:author="Kook Sec [2]" w:date="2022-01-13T13:14:00Z"/>
          <w:rFonts w:ascii="Times New Roman" w:eastAsia="Times New Roman" w:hAnsi="Times New Roman"/>
          <w:bCs/>
          <w:sz w:val="20"/>
          <w:u w:val="single"/>
          <w:rtl/>
          <w:lang w:eastAsia="he-IL"/>
        </w:rPr>
      </w:pPr>
    </w:p>
    <w:p w14:paraId="1DDC272C" w14:textId="531DD46F" w:rsidR="000555DD" w:rsidDel="00CE5960" w:rsidRDefault="000555DD" w:rsidP="00590FDD">
      <w:pPr>
        <w:widowControl w:val="0"/>
        <w:spacing w:before="0" w:beforeAutospacing="0" w:after="0" w:afterAutospacing="0" w:line="240" w:lineRule="auto"/>
        <w:jc w:val="center"/>
        <w:outlineLvl w:val="3"/>
        <w:rPr>
          <w:del w:id="61" w:author="Kook Sec [2]" w:date="2022-01-13T13:14:00Z"/>
          <w:rFonts w:ascii="Times New Roman" w:eastAsia="Times New Roman" w:hAnsi="Times New Roman"/>
          <w:bCs/>
          <w:sz w:val="20"/>
          <w:u w:val="single"/>
          <w:rtl/>
          <w:lang w:eastAsia="he-IL"/>
        </w:rPr>
      </w:pPr>
    </w:p>
    <w:p w14:paraId="21D782FA" w14:textId="4BE3BD1D" w:rsidR="00047BB3" w:rsidDel="00CE5960" w:rsidRDefault="00047BB3" w:rsidP="00E078A7">
      <w:pPr>
        <w:widowControl w:val="0"/>
        <w:spacing w:before="0" w:beforeAutospacing="0" w:after="0" w:afterAutospacing="0" w:line="240" w:lineRule="auto"/>
        <w:jc w:val="center"/>
        <w:outlineLvl w:val="3"/>
        <w:rPr>
          <w:del w:id="62" w:author="Kook Sec [2]" w:date="2022-01-13T13:14:00Z"/>
          <w:rFonts w:ascii="Times New Roman" w:eastAsia="Times New Roman" w:hAnsi="Times New Roman"/>
          <w:bCs/>
          <w:sz w:val="20"/>
          <w:u w:val="single"/>
          <w:rtl/>
          <w:lang w:eastAsia="he-IL"/>
        </w:rPr>
      </w:pPr>
      <w:del w:id="63" w:author="Kook Sec [2]" w:date="2022-01-13T13:14:00Z">
        <w:r w:rsidDel="00CE5960">
          <w:rPr>
            <w:rFonts w:ascii="Times New Roman" w:eastAsia="Times New Roman" w:hAnsi="Times New Roman"/>
            <w:bCs/>
            <w:sz w:val="20"/>
            <w:u w:val="single"/>
            <w:rtl/>
            <w:lang w:eastAsia="he-IL"/>
          </w:rPr>
          <w:br w:type="page"/>
        </w:r>
      </w:del>
    </w:p>
    <w:p w14:paraId="63C868F1" w14:textId="77777777" w:rsidR="000555DD" w:rsidRPr="000555DD" w:rsidRDefault="000555DD" w:rsidP="00CE5960">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Change w:id="64" w:author="Kook Sec [2]" w:date="2022-01-13T13:14:00Z">
          <w:pPr>
            <w:widowControl w:val="0"/>
            <w:spacing w:before="0" w:beforeAutospacing="0" w:after="0" w:afterAutospacing="0" w:line="240" w:lineRule="auto"/>
            <w:jc w:val="center"/>
            <w:outlineLvl w:val="3"/>
          </w:pPr>
        </w:pPrChange>
      </w:pPr>
      <w:r w:rsidRPr="000555DD">
        <w:rPr>
          <w:rFonts w:ascii="Times New Roman" w:eastAsia="Times New Roman" w:hAnsi="Times New Roman" w:hint="cs"/>
          <w:bCs/>
          <w:sz w:val="20"/>
          <w:u w:val="single"/>
          <w:rtl/>
          <w:lang w:eastAsia="he-IL"/>
        </w:rPr>
        <w:t>נספח ''א''</w:t>
      </w:r>
    </w:p>
    <w:p w14:paraId="1A6EC144"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25F90DC5"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5E91FDA8"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1BCEDA0"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B56B34ED28AA4A3BAB483FF60DF5AB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5" w:author="Kook Sec" w:date="2020-12-15T14:29:00Z">
            <w:r w:rsidR="00A203A6">
              <w:rPr>
                <w:rFonts w:ascii="Times New Roman" w:eastAsia="Times New Roman" w:hAnsi="Times New Roman" w:hint="cs"/>
                <w:color w:val="00B0F0"/>
                <w:sz w:val="24"/>
                <w:rtl/>
                <w:lang w:eastAsia="he-IL"/>
              </w:rPr>
              <w:t>ירושלים</w:t>
            </w:r>
          </w:ins>
        </w:sdtContent>
      </w:sdt>
      <w:r w:rsidRPr="000555DD">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255BCD959CDC4663A72F60C61E826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66" w:author="Kook Sec" w:date="2020-12-15T14:25:00Z">
            <w:r w:rsidR="00A203A6">
              <w:rPr>
                <w:rFonts w:ascii="Times New Roman" w:eastAsia="Times New Roman" w:hAnsi="Times New Roman" w:hint="cs"/>
                <w:color w:val="00B0F0"/>
                <w:sz w:val="24"/>
                <w:rtl/>
              </w:rPr>
              <w:t>מורדות ארנונה</w:t>
            </w:r>
          </w:ins>
        </w:sdtContent>
      </w:sdt>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AE6C6D9AC5B642BD8E014E2B8A80BB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67" w:author="Kook Sec" w:date="2020-12-15T14:25:00Z">
            <w:r w:rsidR="00A203A6">
              <w:rPr>
                <w:rFonts w:ascii="Times New Roman" w:eastAsia="Times New Roman" w:hAnsi="Times New Roman" w:hint="cs"/>
                <w:color w:val="00B0F0"/>
                <w:sz w:val="24"/>
                <w:rtl/>
              </w:rPr>
              <w:t>א.מ. ישראל מגורים פיתוח בע"מ</w:t>
            </w:r>
          </w:ins>
        </w:sdtContent>
      </w:sdt>
      <w:r w:rsidRPr="000555DD">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67F4D39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36651D3F"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0555DD">
            <w:rPr>
              <w:rFonts w:cstheme="minorBidi"/>
              <w:color w:val="00B0F0"/>
              <w:rtl/>
            </w:rPr>
            <w:t>[שדה נוסף 2]</w:t>
          </w:r>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0555DD">
            <w:rPr>
              <w:rFonts w:cstheme="minorBidi"/>
              <w:color w:val="00B0F0"/>
              <w:rtl/>
            </w:rPr>
            <w:t>[שדה נוסף 1]</w:t>
          </w:r>
        </w:sdtContent>
      </w:sdt>
      <w:r w:rsidRPr="000555DD">
        <w:rPr>
          <w:rFonts w:ascii="Times New Roman" w:eastAsia="Times New Roman" w:hAnsi="Times New Roman" w:hint="cs"/>
          <w:sz w:val="24"/>
          <w:rtl/>
          <w:lang w:eastAsia="he-IL"/>
        </w:rPr>
        <w:t>.</w:t>
      </w:r>
    </w:p>
    <w:p w14:paraId="601FBCDF"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המזמין שומר לעצמו הזכות לערוך שינויים </w:t>
      </w:r>
      <w:proofErr w:type="spellStart"/>
      <w:r w:rsidRPr="000555DD">
        <w:rPr>
          <w:rFonts w:ascii="Times New Roman" w:eastAsia="Times New Roman" w:hAnsi="Times New Roman" w:hint="cs"/>
          <w:sz w:val="24"/>
          <w:rtl/>
          <w:lang w:eastAsia="he-IL"/>
        </w:rPr>
        <w:t>בתב"ע</w:t>
      </w:r>
      <w:proofErr w:type="spellEnd"/>
      <w:r w:rsidRPr="000555DD">
        <w:rPr>
          <w:rFonts w:ascii="Times New Roman" w:eastAsia="Times New Roman" w:hAnsi="Times New Roman" w:hint="cs"/>
          <w:sz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0555DD">
        <w:rPr>
          <w:rFonts w:ascii="Times New Roman" w:eastAsia="Times New Roman" w:hAnsi="Times New Roman" w:hint="cs"/>
          <w:sz w:val="24"/>
          <w:rtl/>
          <w:lang w:eastAsia="he-IL"/>
        </w:rPr>
        <w:t>בתב"ע</w:t>
      </w:r>
      <w:proofErr w:type="spellEnd"/>
      <w:r w:rsidRPr="000555DD">
        <w:rPr>
          <w:rFonts w:ascii="Times New Roman" w:eastAsia="Times New Roman" w:hAnsi="Times New Roman" w:hint="cs"/>
          <w:sz w:val="24"/>
          <w:rtl/>
          <w:lang w:eastAsia="he-IL"/>
        </w:rPr>
        <w:t xml:space="preserve"> </w:t>
      </w:r>
      <w:proofErr w:type="spellStart"/>
      <w:r w:rsidRPr="000555DD">
        <w:rPr>
          <w:rFonts w:ascii="Times New Roman" w:eastAsia="Times New Roman" w:hAnsi="Times New Roman" w:hint="cs"/>
          <w:sz w:val="24"/>
          <w:rtl/>
          <w:lang w:eastAsia="he-IL"/>
        </w:rPr>
        <w:t>ובתכניות</w:t>
      </w:r>
      <w:proofErr w:type="spellEnd"/>
      <w:r w:rsidRPr="000555DD">
        <w:rPr>
          <w:rFonts w:ascii="Times New Roman" w:eastAsia="Times New Roman" w:hAnsi="Times New Roman" w:hint="cs"/>
          <w:sz w:val="24"/>
          <w:rtl/>
          <w:lang w:eastAsia="he-IL"/>
        </w:rPr>
        <w:t xml:space="preserve"> הבינוי על תיקוניהם ולספק את השירותים כנדרש לשם בניית הפרויקט עפ"י </w:t>
      </w:r>
      <w:proofErr w:type="spellStart"/>
      <w:r w:rsidRPr="000555DD">
        <w:rPr>
          <w:rFonts w:ascii="Times New Roman" w:eastAsia="Times New Roman" w:hAnsi="Times New Roman" w:hint="cs"/>
          <w:sz w:val="24"/>
          <w:rtl/>
          <w:lang w:eastAsia="he-IL"/>
        </w:rPr>
        <w:t>התב"ע</w:t>
      </w:r>
      <w:proofErr w:type="spellEnd"/>
      <w:r w:rsidRPr="000555DD">
        <w:rPr>
          <w:rFonts w:ascii="Times New Roman" w:eastAsia="Times New Roman" w:hAnsi="Times New Roman" w:hint="cs"/>
          <w:sz w:val="24"/>
          <w:rtl/>
          <w:lang w:eastAsia="he-IL"/>
        </w:rPr>
        <w:t xml:space="preserve"> </w:t>
      </w:r>
      <w:proofErr w:type="spellStart"/>
      <w:r w:rsidRPr="000555DD">
        <w:rPr>
          <w:rFonts w:ascii="Times New Roman" w:eastAsia="Times New Roman" w:hAnsi="Times New Roman" w:hint="cs"/>
          <w:sz w:val="24"/>
          <w:rtl/>
          <w:lang w:eastAsia="he-IL"/>
        </w:rPr>
        <w:t>ותכניות</w:t>
      </w:r>
      <w:proofErr w:type="spellEnd"/>
      <w:r w:rsidRPr="000555DD">
        <w:rPr>
          <w:rFonts w:ascii="Times New Roman" w:eastAsia="Times New Roman" w:hAnsi="Times New Roman" w:hint="cs"/>
          <w:sz w:val="24"/>
          <w:rtl/>
          <w:lang w:eastAsia="he-IL"/>
        </w:rPr>
        <w:t xml:space="preserve"> הבינוי במתכונת שתאושר ובהתאם להוראות המזמין.</w:t>
      </w:r>
    </w:p>
    <w:p w14:paraId="3C9D9FB0"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603F344"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8" w:author="Kook Sec" w:date="2020-12-15T14:29:00Z">
            <w:r w:rsidR="00A203A6">
              <w:rPr>
                <w:rFonts w:ascii="Times New Roman" w:eastAsia="Times New Roman" w:hAnsi="Times New Roman" w:hint="cs"/>
                <w:color w:val="008000"/>
                <w:sz w:val="24"/>
                <w:rtl/>
              </w:rPr>
              <w:t>ירושלים</w:t>
            </w:r>
          </w:ins>
        </w:sdtContent>
      </w:sdt>
      <w:r w:rsidRPr="000555DD">
        <w:rPr>
          <w:rFonts w:ascii="Times New Roman" w:eastAsia="Times New Roman" w:hAnsi="Times New Roman" w:hint="cs"/>
          <w:color w:val="008000"/>
          <w:sz w:val="24"/>
          <w:rtl/>
        </w:rPr>
        <w:t>.</w:t>
      </w:r>
    </w:p>
    <w:p w14:paraId="60982063"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471F6801"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1AE5D9B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EDEE64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69" w:author="Kook Sec" w:date="2020-12-15T14:29:00Z">
            <w:r w:rsidR="00A203A6">
              <w:rPr>
                <w:rFonts w:ascii="Times New Roman" w:eastAsia="Times New Roman" w:hAnsi="Times New Roman" w:hint="cs"/>
                <w:sz w:val="24"/>
                <w:rtl/>
                <w:lang w:eastAsia="he-IL"/>
              </w:rPr>
              <w:t xml:space="preserve">אבי </w:t>
            </w:r>
            <w:proofErr w:type="spellStart"/>
            <w:r w:rsidR="00A203A6">
              <w:rPr>
                <w:rFonts w:ascii="Times New Roman" w:eastAsia="Times New Roman" w:hAnsi="Times New Roman" w:hint="cs"/>
                <w:sz w:val="24"/>
                <w:rtl/>
                <w:lang w:eastAsia="he-IL"/>
              </w:rPr>
              <w:t>ברטי</w:t>
            </w:r>
            <w:proofErr w:type="spellEnd"/>
            <w:r w:rsidR="00A203A6">
              <w:rPr>
                <w:rFonts w:ascii="Times New Roman" w:eastAsia="Times New Roman" w:hAnsi="Times New Roman" w:hint="cs"/>
                <w:sz w:val="24"/>
                <w:rtl/>
                <w:lang w:eastAsia="he-IL"/>
              </w:rPr>
              <w:t xml:space="preserve"> לוי</w:t>
            </w:r>
          </w:ins>
        </w:sdtContent>
      </w:sdt>
    </w:p>
    <w:p w14:paraId="4835EC1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57B01423" w14:textId="77777777" w:rsidR="000555DD" w:rsidRDefault="000555DD"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r w:rsidR="00553085" w:rsidRPr="00553085">
        <w:rPr>
          <w:rFonts w:ascii="Times New Roman" w:eastAsia="Times New Roman" w:hAnsi="Times New Roman"/>
          <w:sz w:val="24"/>
          <w:rtl/>
          <w:lang w:eastAsia="he-IL"/>
        </w:rPr>
        <w:t xml:space="preserve">התכנון יתבצע במודל תלת </w:t>
      </w:r>
      <w:proofErr w:type="spellStart"/>
      <w:r w:rsidR="00553085" w:rsidRPr="00553085">
        <w:rPr>
          <w:rFonts w:ascii="Times New Roman" w:eastAsia="Times New Roman" w:hAnsi="Times New Roman"/>
          <w:sz w:val="24"/>
          <w:rtl/>
          <w:lang w:eastAsia="he-IL"/>
        </w:rPr>
        <w:t>מימד</w:t>
      </w:r>
      <w:proofErr w:type="spellEnd"/>
      <w:r w:rsidR="00553085" w:rsidRPr="00553085">
        <w:rPr>
          <w:rFonts w:ascii="Times New Roman" w:eastAsia="Times New Roman" w:hAnsi="Times New Roman"/>
          <w:sz w:val="24"/>
          <w:rtl/>
          <w:lang w:eastAsia="he-IL"/>
        </w:rPr>
        <w:t xml:space="preserve"> ע"י תוכנת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במתודולוגיית </w:t>
      </w:r>
      <w:r w:rsidR="00553085" w:rsidRPr="00553085">
        <w:rPr>
          <w:rFonts w:ascii="Times New Roman" w:eastAsia="Times New Roman" w:hAnsi="Times New Roman"/>
          <w:sz w:val="24"/>
          <w:lang w:eastAsia="he-IL"/>
        </w:rPr>
        <w:t>BIM</w:t>
      </w:r>
      <w:r w:rsidR="00553085" w:rsidRPr="00553085">
        <w:rPr>
          <w:rFonts w:ascii="Times New Roman" w:eastAsia="Times New Roman" w:hAnsi="Times New Roman"/>
          <w:sz w:val="24"/>
          <w:rtl/>
          <w:lang w:eastAsia="he-IL"/>
        </w:rPr>
        <w:t>, בענן –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שם ישמרו כל קבצי ה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העבודה במודל תהיה כפופה להוראות מנהל המודל ולמסמך ה </w:t>
      </w:r>
      <w:r w:rsidR="00553085" w:rsidRPr="00553085">
        <w:rPr>
          <w:rFonts w:ascii="Times New Roman" w:eastAsia="Times New Roman" w:hAnsi="Times New Roman"/>
          <w:sz w:val="24"/>
          <w:lang w:eastAsia="he-IL"/>
        </w:rPr>
        <w:t>BEP</w:t>
      </w:r>
      <w:r w:rsidR="00553085" w:rsidRPr="00553085">
        <w:rPr>
          <w:rFonts w:ascii="Times New Roman" w:eastAsia="Times New Roman" w:hAnsi="Times New Roman"/>
          <w:sz w:val="24"/>
          <w:rtl/>
          <w:lang w:eastAsia="he-IL"/>
        </w:rPr>
        <w:t xml:space="preserve"> שיופץ בהמשך ע"י מנהל המודל. שמירה, הדפסת תכניות וקבצים (</w:t>
      </w:r>
      <w:r w:rsidR="00553085" w:rsidRPr="00553085">
        <w:rPr>
          <w:rFonts w:ascii="Times New Roman" w:eastAsia="Times New Roman" w:hAnsi="Times New Roman"/>
          <w:sz w:val="24"/>
          <w:lang w:eastAsia="he-IL"/>
        </w:rPr>
        <w:t>PLT/PDF/DWG</w:t>
      </w:r>
      <w:r w:rsidR="00553085" w:rsidRPr="00553085">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553085" w:rsidRPr="00553085">
        <w:rPr>
          <w:rFonts w:ascii="Times New Roman" w:eastAsia="Times New Roman" w:hAnsi="Times New Roman"/>
          <w:sz w:val="24"/>
          <w:lang w:eastAsia="he-IL"/>
        </w:rPr>
        <w:t>view</w:t>
      </w:r>
      <w:r w:rsidR="00553085" w:rsidRPr="00553085">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1901695F" w14:textId="77777777" w:rsidR="00047BB3" w:rsidRPr="000555DD" w:rsidRDefault="00047BB3"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66340F2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7635C9A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8868D0D" w14:textId="57BD5E8E"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70" w:author="Kook Sec" w:date="2020-12-15T14:29:00Z">
            <w:del w:id="71" w:author="Kook Sec [2]" w:date="2022-01-13T13:15:00Z">
              <w:r w:rsidR="00A203A6" w:rsidDel="00CE5960">
                <w:rPr>
                  <w:rFonts w:ascii="Times New Roman" w:eastAsia="Times New Roman" w:hAnsi="Times New Roman" w:hint="cs"/>
                  <w:color w:val="008000"/>
                  <w:sz w:val="24"/>
                  <w:rtl/>
                  <w:lang w:eastAsia="he-IL"/>
                </w:rPr>
                <w:delText>זיו סלומון</w:delText>
              </w:r>
            </w:del>
          </w:ins>
          <w:ins w:id="72" w:author="Kook Sec [2]" w:date="2022-01-13T13:15:00Z">
            <w:r w:rsidR="00CE5960">
              <w:rPr>
                <w:rFonts w:ascii="Times New Roman" w:eastAsia="Times New Roman" w:hAnsi="Times New Roman" w:hint="cs"/>
                <w:color w:val="008000"/>
                <w:sz w:val="24"/>
                <w:rtl/>
                <w:lang w:eastAsia="he-IL"/>
              </w:rPr>
              <w:t>יצחק כהאן</w:t>
            </w:r>
          </w:ins>
        </w:sdtContent>
      </w:sdt>
    </w:p>
    <w:p w14:paraId="2CDDDCCD" w14:textId="77777777" w:rsidR="000555DD" w:rsidRPr="000555DD" w:rsidRDefault="000555DD" w:rsidP="000555DD">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0555DD">
            <w:rPr>
              <w:rFonts w:cstheme="minorBidi"/>
              <w:color w:val="00B0F0"/>
              <w:rtl/>
            </w:rPr>
            <w:t>[שדה נוסף 5]</w:t>
          </w:r>
        </w:sdtContent>
      </w:sdt>
    </w:p>
    <w:p w14:paraId="566C7D56"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1B11366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73" w:author="Kook Sec" w:date="2020-12-15T14:30:00Z">
            <w:r w:rsidR="00A203A6">
              <w:rPr>
                <w:rFonts w:ascii="Times New Roman" w:eastAsia="Times New Roman" w:hAnsi="Times New Roman" w:hint="cs"/>
                <w:color w:val="008000"/>
                <w:sz w:val="24"/>
                <w:rtl/>
                <w:lang w:eastAsia="he-IL"/>
              </w:rPr>
              <w:t>זיו סלומון</w:t>
            </w:r>
          </w:ins>
        </w:sdtContent>
      </w:sdt>
    </w:p>
    <w:p w14:paraId="7E61691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A0A2086"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718EAE49"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9C11F3C"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50D7E5E3"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059B0BF0"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28259AD4"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45B18A09"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47095F00" w14:textId="77777777"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4D8E53C6"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2F222C5F" w14:textId="77777777" w:rsidTr="000555DD">
        <w:tc>
          <w:tcPr>
            <w:tcW w:w="3366" w:type="dxa"/>
          </w:tcPr>
          <w:p w14:paraId="6830A56C" w14:textId="77777777" w:rsidR="000555DD" w:rsidRPr="000555DD" w:rsidRDefault="00493EF3"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9A34B4DDA7BE45B7B3AA0F4ADCC3D4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74" w:author="Kook Sec" w:date="2020-12-15T14:30:00Z">
                  <w:r w:rsidR="00A203A6">
                    <w:rPr>
                      <w:rFonts w:ascii="Times New Roman" w:eastAsia="Times New Roman" w:hAnsi="Times New Roman" w:hint="cs"/>
                      <w:color w:val="008000"/>
                      <w:sz w:val="24"/>
                      <w:rtl/>
                      <w:lang w:eastAsia="he-IL"/>
                    </w:rPr>
                    <w:t>100%</w:t>
                  </w:r>
                </w:ins>
              </w:sdtContent>
            </w:sdt>
          </w:p>
          <w:p w14:paraId="2D471FEA"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1CA01B44"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4542CF94"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4D0CF68D"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055B685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EBEF21B"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E5AAC22"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178A6248"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lastRenderedPageBreak/>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32E91409"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32B279BB"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03F4DA5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63683808"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303A663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4B714279"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530FEFA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2569AF63"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627A3B0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0636B7F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7C3C11FC"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278AE48A"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166E3C81"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1E13E773"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7CA2DE4C"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0F36FA4E"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4B2D3D01"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218A31D2"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4DA612B1"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75" w:name="OLE_LINK5"/>
      <w:bookmarkStart w:id="76"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77" w:name="OLE_LINK7"/>
      <w:bookmarkStart w:id="78"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7727DC20"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4F34B0EF" w14:textId="77777777" w:rsidR="00590FDD" w:rsidRPr="00590FDD" w:rsidRDefault="00590FDD" w:rsidP="00553085">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p>
    <w:p w14:paraId="33749DA9"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lastRenderedPageBreak/>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1BD13842"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446809FA"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66539907"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75"/>
    <w:bookmarkEnd w:id="76"/>
    <w:bookmarkEnd w:id="77"/>
    <w:bookmarkEnd w:id="78"/>
    <w:p w14:paraId="3022A03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3B6A70A5"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7D704906"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57AE584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567D6140"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308BCB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213C00D0"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5F7E09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6170B19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3B59BD6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7CC4FB0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BE0169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4ED0464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725B37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6C62BE9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337537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1C89F28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32A9110"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430C197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4239871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33FFE17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A7A1601"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 xml:space="preserve">המפורטים </w:t>
      </w:r>
      <w:r w:rsidRPr="00590FDD">
        <w:rPr>
          <w:rFonts w:ascii="Times New Roman" w:eastAsia="Times New Roman" w:hAnsi="Times New Roman" w:hint="cs"/>
          <w:sz w:val="24"/>
          <w:rtl/>
          <w:lang w:eastAsia="he-IL"/>
        </w:rPr>
        <w:lastRenderedPageBreak/>
        <w:t>בנספחים א'-ח'.</w:t>
      </w:r>
    </w:p>
    <w:p w14:paraId="38AB1AE7"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1733D12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39ECB39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48B1A40E"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61EF99E1"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3FEF430D"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58EC1C4B"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75064987"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0D3FA98C"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5E5809BE"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p>
    <w:p w14:paraId="727AAC77"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67374764"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4EBAB266"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6B5AE28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18B1F97E"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EBD0826"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34EE8E8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3EDF4456"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164D68E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קירות </w:t>
      </w:r>
      <w:proofErr w:type="spellStart"/>
      <w:r w:rsidRPr="00590FDD">
        <w:rPr>
          <w:rFonts w:ascii="Times New Roman" w:eastAsia="Times New Roman" w:hAnsi="Times New Roman"/>
          <w:sz w:val="20"/>
          <w:rtl/>
          <w:lang w:eastAsia="he-IL"/>
        </w:rPr>
        <w:t>ברנוביץ</w:t>
      </w:r>
      <w:proofErr w:type="spellEnd"/>
      <w:r w:rsidRPr="00590FDD">
        <w:rPr>
          <w:rFonts w:ascii="Times New Roman" w:eastAsia="Times New Roman" w:hAnsi="Times New Roman"/>
          <w:sz w:val="20"/>
          <w:rtl/>
          <w:lang w:eastAsia="he-IL"/>
        </w:rPr>
        <w:t>' – עד עובי 23 ס"מ.</w:t>
      </w:r>
    </w:p>
    <w:p w14:paraId="32BEB266"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58CEC147"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כמות ברזל </w:t>
      </w:r>
      <w:proofErr w:type="spellStart"/>
      <w:r w:rsidRPr="00590FDD">
        <w:rPr>
          <w:rFonts w:ascii="Times New Roman" w:eastAsia="Times New Roman" w:hAnsi="Times New Roman"/>
          <w:sz w:val="20"/>
          <w:rtl/>
          <w:lang w:eastAsia="he-IL"/>
        </w:rPr>
        <w:t>למ"ק</w:t>
      </w:r>
      <w:proofErr w:type="spellEnd"/>
      <w:r w:rsidRPr="00590FDD">
        <w:rPr>
          <w:rFonts w:ascii="Times New Roman" w:eastAsia="Times New Roman" w:hAnsi="Times New Roman"/>
          <w:sz w:val="20"/>
          <w:rtl/>
          <w:lang w:eastAsia="he-IL"/>
        </w:rPr>
        <w:t xml:space="preserve"> – 110-100 ק"ג </w:t>
      </w:r>
      <w:proofErr w:type="spellStart"/>
      <w:r w:rsidRPr="00590FDD">
        <w:rPr>
          <w:rFonts w:ascii="Times New Roman" w:eastAsia="Times New Roman" w:hAnsi="Times New Roman"/>
          <w:sz w:val="20"/>
          <w:rtl/>
          <w:lang w:eastAsia="he-IL"/>
        </w:rPr>
        <w:t>למ"ק</w:t>
      </w:r>
      <w:proofErr w:type="spellEnd"/>
      <w:r w:rsidRPr="00590FDD">
        <w:rPr>
          <w:rFonts w:ascii="Times New Roman" w:eastAsia="Times New Roman" w:hAnsi="Times New Roman"/>
          <w:sz w:val="20"/>
          <w:rtl/>
          <w:lang w:eastAsia="he-IL"/>
        </w:rPr>
        <w:t>.</w:t>
      </w:r>
    </w:p>
    <w:p w14:paraId="0ED9B2E9"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50B1609F"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3FD494A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59575276"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w:t>
      </w:r>
      <w:proofErr w:type="spellStart"/>
      <w:r w:rsidRPr="00590FDD">
        <w:rPr>
          <w:rFonts w:ascii="Times New Roman" w:eastAsia="Times New Roman" w:hAnsi="Times New Roman"/>
          <w:sz w:val="20"/>
          <w:rtl/>
          <w:lang w:eastAsia="he-IL"/>
        </w:rPr>
        <w:t>למ"ק</w:t>
      </w:r>
      <w:proofErr w:type="spellEnd"/>
      <w:r w:rsidRPr="00590FDD">
        <w:rPr>
          <w:rFonts w:ascii="Times New Roman" w:eastAsia="Times New Roman" w:hAnsi="Times New Roman"/>
          <w:sz w:val="20"/>
          <w:rtl/>
          <w:lang w:eastAsia="he-IL"/>
        </w:rPr>
        <w:t xml:space="preserve">. </w:t>
      </w:r>
    </w:p>
    <w:p w14:paraId="06034E84"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47E7C2A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2123F41D"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7B58B5C7"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הנתונים הנ"ל ישולבו במכרז לקבלן ויחושבו ע"י </w:t>
      </w:r>
      <w:proofErr w:type="spellStart"/>
      <w:r w:rsidRPr="00590FDD">
        <w:rPr>
          <w:rFonts w:ascii="Times New Roman" w:eastAsia="Times New Roman" w:hAnsi="Times New Roman"/>
          <w:sz w:val="20"/>
          <w:rtl/>
          <w:lang w:eastAsia="he-IL"/>
        </w:rPr>
        <w:t>הקונסטרוקטור</w:t>
      </w:r>
      <w:proofErr w:type="spellEnd"/>
      <w:r w:rsidRPr="00590FDD">
        <w:rPr>
          <w:rFonts w:ascii="Times New Roman" w:eastAsia="Times New Roman" w:hAnsi="Times New Roman"/>
          <w:sz w:val="20"/>
          <w:rtl/>
          <w:lang w:eastAsia="he-IL"/>
        </w:rPr>
        <w:t xml:space="preserve"> במידת הצורך בתום השלד (לפי תכנון).</w:t>
      </w:r>
    </w:p>
    <w:p w14:paraId="15428ACE"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34D3CFE3"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3CDB032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9146773"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5ED18BC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27EC4BCD"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קבלת תדריך תכנון מנציג המזמין.</w:t>
      </w:r>
    </w:p>
    <w:p w14:paraId="2F24D0A4"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264DCE6"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627B3BAB"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2CAD0057"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03F2CEB1"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14F021EA"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5B51B7AB"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68FFF4A9"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3E59D38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715D876"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3C1DF39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416E80E"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5DD1591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354D3A7"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 כולל כתבי כמויות, לצורך בדיקת חלופות תכנון, בהתאם לדרישת המזמין ונציגיו. ביצוע חישובים סטאטיים ועריכת אומדן ראשוני של ערך שלד המבנים.</w:t>
      </w:r>
    </w:p>
    <w:p w14:paraId="28487BE5"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FC5CBF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79" w:name="OLE_LINK1"/>
      <w:bookmarkStart w:id="80"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79"/>
      <w:bookmarkEnd w:id="80"/>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622DCEE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266E1DD"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0FF3976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F0331A4"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08942C69"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77864BA"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20BD105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02861C7"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783BBB0C"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2683BE90"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27324FE3"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502F8C6F"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4B2B576A"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58C55639"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589A4F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2C89A26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727C54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0BC8CED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1B342C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45169D9F"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FA9ACDD"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7B59546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D08D80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47536253"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4EFDA53"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609789A0"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087B969"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61E0B567"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049C1C78"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האומדן </w:t>
      </w:r>
      <w:r w:rsidRPr="00590FDD">
        <w:rPr>
          <w:rFonts w:ascii="Times New Roman" w:eastAsia="Times New Roman" w:hAnsi="Times New Roman" w:hint="cs"/>
          <w:sz w:val="24"/>
          <w:rtl/>
          <w:lang w:eastAsia="he-IL"/>
        </w:rPr>
        <w:t xml:space="preserve">הראשוני </w:t>
      </w:r>
      <w:r w:rsidRPr="00590FDD">
        <w:rPr>
          <w:rFonts w:ascii="Times New Roman" w:eastAsia="Times New Roman" w:hAnsi="Times New Roman"/>
          <w:sz w:val="24"/>
          <w:rtl/>
          <w:lang w:eastAsia="he-IL"/>
        </w:rPr>
        <w:t xml:space="preserve">המשוער של ערך </w:t>
      </w:r>
      <w:r w:rsidRPr="00590FDD">
        <w:rPr>
          <w:rFonts w:ascii="Times New Roman" w:eastAsia="Times New Roman" w:hAnsi="Times New Roman" w:hint="cs"/>
          <w:sz w:val="24"/>
          <w:rtl/>
          <w:lang w:eastAsia="he-IL"/>
        </w:rPr>
        <w:t>שלד המבנים השונים והעבודות הנלוות</w:t>
      </w:r>
      <w:r w:rsidRPr="00590FDD">
        <w:rPr>
          <w:rFonts w:ascii="Times New Roman" w:eastAsia="Times New Roman" w:hAnsi="Times New Roman"/>
          <w:sz w:val="24"/>
          <w:rtl/>
          <w:lang w:eastAsia="he-IL"/>
        </w:rPr>
        <w:t>.</w:t>
      </w:r>
    </w:p>
    <w:p w14:paraId="73FCD838"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45FFD820"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0313202A"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FC5AB40"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D476E60"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2862253B"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583AFF6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6A66053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6E3CCA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4C2FE8A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אישור תכנון תבניות </w:t>
      </w:r>
      <w:proofErr w:type="spellStart"/>
      <w:r w:rsidRPr="00590FDD">
        <w:rPr>
          <w:rFonts w:ascii="Times New Roman" w:eastAsia="Times New Roman" w:hAnsi="Times New Roman" w:hint="cs"/>
          <w:sz w:val="24"/>
          <w:rtl/>
          <w:lang w:eastAsia="he-IL"/>
        </w:rPr>
        <w:t>בראנוביץ</w:t>
      </w:r>
      <w:proofErr w:type="spellEnd"/>
      <w:r w:rsidRPr="00590FDD">
        <w:rPr>
          <w:rFonts w:ascii="Times New Roman" w:eastAsia="Times New Roman" w:hAnsi="Times New Roman" w:hint="cs"/>
          <w:sz w:val="24"/>
          <w:rtl/>
          <w:lang w:eastAsia="he-IL"/>
        </w:rPr>
        <w:t xml:space="preserve"> / טרומי / ככל ונדרש.</w:t>
      </w:r>
    </w:p>
    <w:p w14:paraId="64FE414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בנפרד או על כל גיליון של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קונסטרוקציה, תופיע רשימת הברזל של אותה התכנית.</w:t>
      </w:r>
    </w:p>
    <w:p w14:paraId="091A905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5B1F394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57E47DE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3BEFA7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009B37CB"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5DB81FC4"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7BA784CE"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649EE00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3E0441E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w:t>
      </w:r>
      <w:proofErr w:type="spellStart"/>
      <w:r w:rsidRPr="00590FDD">
        <w:rPr>
          <w:rFonts w:ascii="Times New Roman" w:eastAsia="Times New Roman" w:hAnsi="Times New Roman"/>
          <w:sz w:val="24"/>
          <w:rtl/>
          <w:lang w:eastAsia="he-IL"/>
        </w:rPr>
        <w:t>שנורגריסט</w:t>
      </w:r>
      <w:proofErr w:type="spellEnd"/>
      <w:r w:rsidRPr="00590FDD">
        <w:rPr>
          <w:rFonts w:ascii="Times New Roman" w:eastAsia="Times New Roman" w:hAnsi="Times New Roman"/>
          <w:sz w:val="24"/>
          <w:rtl/>
          <w:lang w:eastAsia="he-IL"/>
        </w:rPr>
        <w:t>) בכל הבניין;</w:t>
      </w:r>
    </w:p>
    <w:p w14:paraId="446230C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05F75DE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7DD92AB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0F47E41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54059F0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הוראות ותוכניות מפורטות לגבי ביצוע חפירות, מילויים, </w:t>
      </w:r>
      <w:proofErr w:type="spellStart"/>
      <w:r w:rsidRPr="00590FDD">
        <w:rPr>
          <w:rFonts w:ascii="Times New Roman" w:eastAsia="Times New Roman" w:hAnsi="Times New Roman"/>
          <w:sz w:val="24"/>
          <w:rtl/>
          <w:lang w:eastAsia="he-IL"/>
        </w:rPr>
        <w:t>דיפונים</w:t>
      </w:r>
      <w:proofErr w:type="spellEnd"/>
      <w:r w:rsidRPr="00590FDD">
        <w:rPr>
          <w:rFonts w:ascii="Times New Roman" w:eastAsia="Times New Roman" w:hAnsi="Times New Roman"/>
          <w:sz w:val="24"/>
          <w:rtl/>
          <w:lang w:eastAsia="he-IL"/>
        </w:rPr>
        <w:t xml:space="preserve"> ועוגנים הקשורים בעבודות החפירה למרתפים וליסודות;</w:t>
      </w:r>
    </w:p>
    <w:p w14:paraId="76B24EC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3185A2A1" w14:textId="77777777" w:rsid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6EBCCF14" w14:textId="77777777" w:rsidR="000555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C61353D"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1844527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101D130D"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46708F7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קורות יסוד, עמודי יסוד ומרזבים, כולל: מידות עמודי היסוד, אורך קורות היסוד, חתכים בקורות יסוד </w:t>
      </w:r>
      <w:proofErr w:type="spellStart"/>
      <w:r w:rsidRPr="00590FDD">
        <w:rPr>
          <w:rFonts w:ascii="Times New Roman" w:eastAsia="Times New Roman" w:hAnsi="Times New Roman"/>
          <w:sz w:val="24"/>
          <w:rtl/>
          <w:lang w:eastAsia="he-IL"/>
        </w:rPr>
        <w:t>ומיפלסים</w:t>
      </w:r>
      <w:proofErr w:type="spellEnd"/>
      <w:r w:rsidRPr="00590FDD">
        <w:rPr>
          <w:rFonts w:ascii="Times New Roman" w:eastAsia="Times New Roman" w:hAnsi="Times New Roman"/>
          <w:sz w:val="24"/>
          <w:rtl/>
          <w:lang w:eastAsia="he-IL"/>
        </w:rPr>
        <w:t xml:space="preserve"> של כל הקורות;</w:t>
      </w:r>
    </w:p>
    <w:p w14:paraId="673BEB5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00BF79A4"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CAA3BA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39C05768"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22E603E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6D2F931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552A0C8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4930768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63401C2A"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2D857284"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7387041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1DB429B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3B2139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01A6A98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71C35F4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6F2C58C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356B21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7FFA260A"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A92551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קורות קשר, עמודי יסוד ומרזבים, כולל: מידות עמודי </w:t>
      </w:r>
      <w:r w:rsidRPr="00590FDD">
        <w:rPr>
          <w:rFonts w:ascii="Times New Roman" w:eastAsia="Times New Roman" w:hAnsi="Times New Roman"/>
          <w:sz w:val="24"/>
          <w:rtl/>
          <w:lang w:eastAsia="he-IL"/>
        </w:rPr>
        <w:lastRenderedPageBreak/>
        <w:t>היסוד, אורך קורות הקשר, חתכי קורות הקשר ומפלסים של כל הקורות וחלקי הקורות;</w:t>
      </w:r>
    </w:p>
    <w:p w14:paraId="1AD7AFD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5F82C74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3724547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07C88F35"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342A860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5E65512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6FE61F8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6A535A66"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ABFE049"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E0C133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4049A50E"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44DEAE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הגג, קורות הגג ועמודים בקומת הגג, וכן עמודי חיזוק בקומת הגג במידת הצורך, כולל: מידות העמודים בקומת הגג, אורך קורות הגג וחתך קורות הגג </w:t>
      </w:r>
      <w:proofErr w:type="spellStart"/>
      <w:r w:rsidRPr="00590FDD">
        <w:rPr>
          <w:rFonts w:ascii="Times New Roman" w:eastAsia="Times New Roman" w:hAnsi="Times New Roman"/>
          <w:sz w:val="24"/>
          <w:rtl/>
          <w:lang w:eastAsia="he-IL"/>
        </w:rPr>
        <w:t>והמעקות</w:t>
      </w:r>
      <w:proofErr w:type="spellEnd"/>
      <w:r w:rsidRPr="00590FDD">
        <w:rPr>
          <w:rFonts w:ascii="Times New Roman" w:eastAsia="Times New Roman" w:hAnsi="Times New Roman"/>
          <w:sz w:val="24"/>
          <w:rtl/>
          <w:lang w:eastAsia="he-IL"/>
        </w:rPr>
        <w:t>.</w:t>
      </w:r>
    </w:p>
    <w:p w14:paraId="1C3920B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w:t>
      </w:r>
      <w:proofErr w:type="spellStart"/>
      <w:r w:rsidRPr="00590FDD">
        <w:rPr>
          <w:rFonts w:ascii="Times New Roman" w:eastAsia="Times New Roman" w:hAnsi="Times New Roman"/>
          <w:sz w:val="24"/>
          <w:rtl/>
          <w:lang w:eastAsia="he-IL"/>
        </w:rPr>
        <w:t>וכו</w:t>
      </w:r>
      <w:proofErr w:type="spellEnd"/>
      <w:r w:rsidRPr="00590FDD">
        <w:rPr>
          <w:rFonts w:ascii="Times New Roman" w:eastAsia="Times New Roman" w:hAnsi="Times New Roman"/>
          <w:sz w:val="24"/>
          <w:rtl/>
          <w:lang w:eastAsia="he-IL"/>
        </w:rPr>
        <w:t xml:space="preserve">'.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56A9F2C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50D3FA16"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F2DFB8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521651B7"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D49A8D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4DDEB49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73C1F99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738FEFD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73EFEAF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5616991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BFBF59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4C08E9A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CF8C96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w:t>
      </w:r>
      <w:r w:rsidRPr="00590FDD">
        <w:rPr>
          <w:rFonts w:ascii="Times New Roman" w:eastAsia="Times New Roman" w:hAnsi="Times New Roman"/>
          <w:sz w:val="24"/>
          <w:rtl/>
          <w:lang w:eastAsia="he-IL"/>
        </w:rPr>
        <w:lastRenderedPageBreak/>
        <w:t xml:space="preserve">חיזוק שאינם מופיעים בתכניות אחרות; </w:t>
      </w:r>
    </w:p>
    <w:p w14:paraId="3F52E8B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6AB71AE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0D8F3ED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4B6AD024"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BBFCF9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688BBDE0"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54003B6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w:t>
      </w:r>
      <w:proofErr w:type="spellStart"/>
      <w:r w:rsidRPr="00590FDD">
        <w:rPr>
          <w:rFonts w:ascii="Times New Roman" w:eastAsia="Times New Roman" w:hAnsi="Times New Roman"/>
          <w:sz w:val="24"/>
          <w:rtl/>
          <w:lang w:eastAsia="he-IL"/>
        </w:rPr>
        <w:t>בק.מ</w:t>
      </w:r>
      <w:proofErr w:type="spellEnd"/>
      <w:r w:rsidRPr="00590FDD">
        <w:rPr>
          <w:rFonts w:ascii="Times New Roman" w:eastAsia="Times New Roman" w:hAnsi="Times New Roman"/>
          <w:sz w:val="24"/>
          <w:rtl/>
          <w:lang w:eastAsia="he-IL"/>
        </w:rPr>
        <w:t xml:space="preserve">. 1:100 לפחות; </w:t>
      </w:r>
      <w:r w:rsidRPr="00590FDD">
        <w:rPr>
          <w:rFonts w:ascii="Times New Roman" w:eastAsia="Times New Roman" w:hAnsi="Times New Roman" w:hint="cs"/>
          <w:sz w:val="24"/>
          <w:rtl/>
          <w:lang w:eastAsia="he-IL"/>
        </w:rPr>
        <w:t xml:space="preserve">או </w:t>
      </w:r>
      <w:proofErr w:type="spellStart"/>
      <w:r w:rsidRPr="00590FDD">
        <w:rPr>
          <w:rFonts w:ascii="Times New Roman" w:eastAsia="Times New Roman" w:hAnsi="Times New Roman" w:hint="cs"/>
          <w:sz w:val="24"/>
          <w:rtl/>
          <w:lang w:eastAsia="he-IL"/>
        </w:rPr>
        <w:t>בק.מ</w:t>
      </w:r>
      <w:proofErr w:type="spellEnd"/>
      <w:r w:rsidRPr="00590FDD">
        <w:rPr>
          <w:rFonts w:ascii="Times New Roman" w:eastAsia="Times New Roman" w:hAnsi="Times New Roman" w:hint="cs"/>
          <w:sz w:val="24"/>
          <w:rtl/>
          <w:lang w:eastAsia="he-IL"/>
        </w:rPr>
        <w:t>.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27F3B00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מחיצה 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t>
      </w:r>
    </w:p>
    <w:p w14:paraId="4AB45BE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043572B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117EEE97"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D93BFFE"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839426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07B515B4"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90E5B4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מהלכי המדרגות השונים כולל תנוחה וחתכים לרוחב ולגובה, כולל פירוט ברזלי הזיון, מידות, עובי משטחים משופעים ואופקיים, שיננים </w:t>
      </w:r>
      <w:proofErr w:type="spellStart"/>
      <w:r w:rsidRPr="00590FDD">
        <w:rPr>
          <w:rFonts w:ascii="Times New Roman" w:eastAsia="Times New Roman" w:hAnsi="Times New Roman"/>
          <w:sz w:val="24"/>
          <w:rtl/>
          <w:lang w:eastAsia="he-IL"/>
        </w:rPr>
        <w:t>וכו</w:t>
      </w:r>
      <w:proofErr w:type="spellEnd"/>
      <w:r w:rsidRPr="00590FDD">
        <w:rPr>
          <w:rFonts w:ascii="Times New Roman" w:eastAsia="Times New Roman" w:hAnsi="Times New Roman"/>
          <w:sz w:val="24"/>
          <w:rtl/>
          <w:lang w:eastAsia="he-IL"/>
        </w:rPr>
        <w:t>'.</w:t>
      </w:r>
    </w:p>
    <w:p w14:paraId="46D0982C"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4B6AA09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54A0453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38CC9F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 xml:space="preserve">גדרות, שערים, מבנה חניה, </w:t>
      </w:r>
      <w:proofErr w:type="spellStart"/>
      <w:r w:rsidRPr="00590FDD">
        <w:rPr>
          <w:rFonts w:ascii="Times New Roman" w:eastAsia="Times New Roman" w:hAnsi="Times New Roman"/>
          <w:sz w:val="24"/>
          <w:rtl/>
          <w:lang w:eastAsia="he-IL"/>
        </w:rPr>
        <w:t>פילרים</w:t>
      </w:r>
      <w:proofErr w:type="spellEnd"/>
      <w:r w:rsidRPr="00590FDD">
        <w:rPr>
          <w:rFonts w:ascii="Times New Roman" w:eastAsia="Times New Roman" w:hAnsi="Times New Roman"/>
          <w:sz w:val="24"/>
          <w:rtl/>
          <w:lang w:eastAsia="he-IL"/>
        </w:rPr>
        <w:t xml:space="preserve">, ביתן אשפה, בסיסים לעמודי תאורה </w:t>
      </w:r>
      <w:proofErr w:type="spellStart"/>
      <w:r w:rsidRPr="00590FDD">
        <w:rPr>
          <w:rFonts w:ascii="Times New Roman" w:eastAsia="Times New Roman" w:hAnsi="Times New Roman"/>
          <w:sz w:val="24"/>
          <w:rtl/>
          <w:lang w:eastAsia="he-IL"/>
        </w:rPr>
        <w:t>וכו</w:t>
      </w:r>
      <w:proofErr w:type="spellEnd"/>
      <w:r w:rsidRPr="00590FDD">
        <w:rPr>
          <w:rFonts w:ascii="Times New Roman" w:eastAsia="Times New Roman" w:hAnsi="Times New Roman"/>
          <w:sz w:val="24"/>
          <w:rtl/>
          <w:lang w:eastAsia="he-IL"/>
        </w:rPr>
        <w:t xml:space="preserve">', לרבות </w:t>
      </w:r>
      <w:proofErr w:type="spellStart"/>
      <w:r w:rsidRPr="00590FDD">
        <w:rPr>
          <w:rFonts w:ascii="Times New Roman" w:eastAsia="Times New Roman" w:hAnsi="Times New Roman"/>
          <w:sz w:val="24"/>
          <w:rtl/>
          <w:lang w:eastAsia="he-IL"/>
        </w:rPr>
        <w:t>תכניות</w:t>
      </w:r>
      <w:proofErr w:type="spellEnd"/>
      <w:r w:rsidRPr="00590FDD">
        <w:rPr>
          <w:rFonts w:ascii="Times New Roman" w:eastAsia="Times New Roman" w:hAnsi="Times New Roman"/>
          <w:sz w:val="24"/>
          <w:rtl/>
          <w:lang w:eastAsia="he-IL"/>
        </w:rPr>
        <w:t xml:space="preserve"> וחתכים.</w:t>
      </w:r>
    </w:p>
    <w:p w14:paraId="6B2DDBC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9555E9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עבודות הקונסטרוקציה.</w:t>
      </w:r>
    </w:p>
    <w:p w14:paraId="3B19FBD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6EDFBAD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1810232D"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E22311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40C12A19"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D78E18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31705607"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DA1128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עיבוד הפתרונות המפורטים באופן </w:t>
      </w:r>
      <w:proofErr w:type="spellStart"/>
      <w:r w:rsidRPr="00590FDD">
        <w:rPr>
          <w:rFonts w:ascii="Times New Roman" w:eastAsia="Times New Roman" w:hAnsi="Times New Roman"/>
          <w:sz w:val="24"/>
          <w:rtl/>
          <w:lang w:eastAsia="he-IL"/>
        </w:rPr>
        <w:t>ובקנ"מ</w:t>
      </w:r>
      <w:proofErr w:type="spellEnd"/>
      <w:r w:rsidRPr="00590FDD">
        <w:rPr>
          <w:rFonts w:ascii="Times New Roman" w:eastAsia="Times New Roman" w:hAnsi="Times New Roman"/>
          <w:sz w:val="24"/>
          <w:rtl/>
          <w:lang w:eastAsia="he-IL"/>
        </w:rPr>
        <w:t xml:space="preserve"> ברור וערוך לביצוע, עפ"י </w:t>
      </w:r>
      <w:r w:rsidRPr="00590FDD">
        <w:rPr>
          <w:rFonts w:ascii="Times New Roman" w:eastAsia="Times New Roman" w:hAnsi="Times New Roman"/>
          <w:sz w:val="24"/>
          <w:rtl/>
          <w:lang w:eastAsia="he-IL"/>
        </w:rPr>
        <w:lastRenderedPageBreak/>
        <w:t>קביעת המזמין ונציגיו.</w:t>
      </w:r>
    </w:p>
    <w:p w14:paraId="6751740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ADE05D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הכנת מפרטים טכניים, כתבי כמויות ורשימות ברזל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7292F141"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A3E36E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וכתבי הכמויות יתבססו על תכניות עבודה מפורטות, חישובי הכמויות יהיו מדויקים והתיאורים ברורים </w:t>
      </w:r>
      <w:proofErr w:type="spellStart"/>
      <w:r w:rsidRPr="00590FDD">
        <w:rPr>
          <w:rFonts w:ascii="Times New Roman" w:eastAsia="Times New Roman" w:hAnsi="Times New Roman"/>
          <w:sz w:val="24"/>
          <w:rtl/>
          <w:lang w:eastAsia="he-IL"/>
        </w:rPr>
        <w:t>ובק.מ</w:t>
      </w:r>
      <w:proofErr w:type="spellEnd"/>
      <w:r w:rsidRPr="00590FDD">
        <w:rPr>
          <w:rFonts w:ascii="Times New Roman" w:eastAsia="Times New Roman" w:hAnsi="Times New Roman"/>
          <w:sz w:val="24"/>
          <w:rtl/>
          <w:lang w:eastAsia="he-IL"/>
        </w:rPr>
        <w:t>. שייקבע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0FCC6814"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FC170E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המפרטים יודפסו באמצעות מעבד תמלילים והם יוצאו בקבצי "</w:t>
      </w:r>
      <w:proofErr w:type="spellStart"/>
      <w:r w:rsidRPr="00590FDD">
        <w:rPr>
          <w:rFonts w:ascii="Times New Roman" w:eastAsia="Times New Roman" w:hAnsi="Times New Roman"/>
          <w:sz w:val="24"/>
          <w:rtl/>
          <w:lang w:eastAsia="he-IL"/>
        </w:rPr>
        <w:t>אסקי</w:t>
      </w:r>
      <w:proofErr w:type="spellEnd"/>
      <w:r w:rsidRPr="00590FDD">
        <w:rPr>
          <w:rFonts w:ascii="Times New Roman" w:eastAsia="Times New Roman" w:hAnsi="Times New Roman"/>
          <w:sz w:val="24"/>
          <w:rtl/>
          <w:lang w:eastAsia="he-IL"/>
        </w:rPr>
        <w:t xml:space="preserve">", כך שניתן יהיה להעתיקם לכל מעבד תמלילים אחר, ע"ג דיסקט ובתדפיס. </w:t>
      </w:r>
    </w:p>
    <w:p w14:paraId="2B160DA3"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816026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כתבי הכמויות יוכנו באמצעות תוכנה לכתבי כמויות "סופר מכרז" והניתנת להמרה גם לתוכנות אחרות לכתבי כמויות ע"ג דיסקט ובתדפיס.</w:t>
      </w:r>
    </w:p>
    <w:p w14:paraId="4F6606C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81DC07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486DE22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A8A109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5DAA6410"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6CCDAE6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29A8712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E0A710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319F4E1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784CBA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4C85E86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831F21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3F203B8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5299BE6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6F2B67DC"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6F3C6452"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7AE1924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AB67F32"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063A784F"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0C262BB2"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2F66F999"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1C82235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791D83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121284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w:t>
      </w:r>
      <w:r w:rsidRPr="00590FDD">
        <w:rPr>
          <w:rFonts w:ascii="Times New Roman" w:eastAsia="Times New Roman" w:hAnsi="Times New Roman"/>
          <w:sz w:val="24"/>
          <w:rtl/>
          <w:lang w:eastAsia="he-IL"/>
        </w:rPr>
        <w:lastRenderedPageBreak/>
        <w:t>העבודות.</w:t>
      </w:r>
    </w:p>
    <w:p w14:paraId="3013D5C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3FD424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25E3A75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9973B0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29C12D0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2E92E1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w:t>
      </w:r>
      <w:proofErr w:type="spellStart"/>
      <w:r w:rsidRPr="00590FDD">
        <w:rPr>
          <w:rFonts w:ascii="Times New Roman" w:eastAsia="Times New Roman" w:hAnsi="Times New Roman" w:hint="cs"/>
          <w:sz w:val="24"/>
          <w:rtl/>
          <w:lang w:eastAsia="he-IL"/>
        </w:rPr>
        <w:t>לת"י</w:t>
      </w:r>
      <w:proofErr w:type="spellEnd"/>
      <w:r w:rsidRPr="00590FDD">
        <w:rPr>
          <w:rFonts w:ascii="Times New Roman" w:eastAsia="Times New Roman" w:hAnsi="Times New Roman"/>
          <w:sz w:val="24"/>
          <w:rtl/>
          <w:lang w:eastAsia="he-IL"/>
        </w:rPr>
        <w:t xml:space="preserve"> הדרכה ומתן הסברים לקבלני העבודות באתר ומחוצה לו.</w:t>
      </w:r>
    </w:p>
    <w:p w14:paraId="7699622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5571E2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2A2C899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9A86F4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1DC2D54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67E069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3BCFFFB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590D03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F8FA5B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4D4527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306D616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F3F482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69C094F3"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C1F2DE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732FF763"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2328B5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3817BA7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158E30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4A0AA384"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52FD13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667A6DF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1D8A88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6FC5B45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EA4F03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689F25D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C7BC97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73EC35E3"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7DC41F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67DCA94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756FA3D"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7ECAA9C8"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3FE063A1"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1E5AE8A3"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209B8431"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092B1084"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54253AB8"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334A8979"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4D88BE9F"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1205C789"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02C48A38" w14:textId="77777777"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48F749B4"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51D3638C"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359EC495"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26E84FFD"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395157CE"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00A24AD6"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6D1DB4C7"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27AD299C"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392219AB"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6C3F8059"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B2BBE42"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382EC16B"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74BEFEBC"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דרש המתכנן להכין </w:t>
      </w:r>
      <w:r w:rsidRPr="00590FDD">
        <w:rPr>
          <w:rFonts w:ascii="Times New Roman" w:eastAsia="Times New Roman" w:hAnsi="Times New Roman"/>
          <w:sz w:val="24"/>
          <w:rtl/>
          <w:lang w:eastAsia="he-IL"/>
        </w:rPr>
        <w:lastRenderedPageBreak/>
        <w:t>תכנון מוקדם וסופי כהגדרתו לעיל וכן מסמכים למכרזים בין קבלנים במתכונת זו.</w:t>
      </w:r>
    </w:p>
    <w:p w14:paraId="5E3F5C78"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3FCB5045"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75D3376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4300C66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0FC742FE"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6A61D640"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46653622"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33DA8ADF"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620E62A7"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5CEB921C"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4511629"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45CC028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E88E003"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2406A21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2D842AE3"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426E0F98"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13591EDA"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5D01427F"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1460EFE9"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65E07517"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הכנת מודל אקלימי </w:t>
      </w:r>
      <w:proofErr w:type="spellStart"/>
      <w:r w:rsidRPr="00590FDD">
        <w:rPr>
          <w:rFonts w:ascii="Times New Roman" w:eastAsia="Times New Roman" w:hAnsi="Times New Roman" w:hint="cs"/>
          <w:sz w:val="24"/>
          <w:rtl/>
          <w:lang w:eastAsia="he-IL"/>
        </w:rPr>
        <w:t>בק.מ</w:t>
      </w:r>
      <w:proofErr w:type="spellEnd"/>
      <w:r w:rsidRPr="00590FDD">
        <w:rPr>
          <w:rFonts w:ascii="Times New Roman" w:eastAsia="Times New Roman" w:hAnsi="Times New Roman" w:hint="cs"/>
          <w:sz w:val="24"/>
          <w:rtl/>
          <w:lang w:eastAsia="he-IL"/>
        </w:rPr>
        <w:t xml:space="preserve">. 1:300 או </w:t>
      </w:r>
      <w:proofErr w:type="spellStart"/>
      <w:r w:rsidRPr="00590FDD">
        <w:rPr>
          <w:rFonts w:ascii="Times New Roman" w:eastAsia="Times New Roman" w:hAnsi="Times New Roman" w:hint="cs"/>
          <w:sz w:val="24"/>
          <w:rtl/>
          <w:lang w:eastAsia="he-IL"/>
        </w:rPr>
        <w:t>בק.מ</w:t>
      </w:r>
      <w:proofErr w:type="spellEnd"/>
      <w:r w:rsidRPr="00590FDD">
        <w:rPr>
          <w:rFonts w:ascii="Times New Roman" w:eastAsia="Times New Roman" w:hAnsi="Times New Roman" w:hint="cs"/>
          <w:sz w:val="24"/>
          <w:rtl/>
          <w:lang w:eastAsia="he-IL"/>
        </w:rPr>
        <w:t xml:space="preserve">. אחר לפי הצורך בהתאם לדרישות המפקח לעומסי רוח של הפרויקט, כולל </w:t>
      </w:r>
      <w:proofErr w:type="spellStart"/>
      <w:r w:rsidRPr="00590FDD">
        <w:rPr>
          <w:rFonts w:ascii="Times New Roman" w:eastAsia="Times New Roman" w:hAnsi="Times New Roman" w:hint="cs"/>
          <w:sz w:val="24"/>
          <w:rtl/>
          <w:lang w:eastAsia="he-IL"/>
        </w:rPr>
        <w:t>פרויקטי</w:t>
      </w:r>
      <w:proofErr w:type="spellEnd"/>
      <w:r w:rsidRPr="00590FDD">
        <w:rPr>
          <w:rFonts w:ascii="Times New Roman" w:eastAsia="Times New Roman" w:hAnsi="Times New Roman" w:hint="cs"/>
          <w:sz w:val="24"/>
          <w:rtl/>
          <w:lang w:eastAsia="he-IL"/>
        </w:rPr>
        <w:t xml:space="preserve"> מגדלים סמוכים מסביב לפרויקט בהתאם </w:t>
      </w:r>
      <w:proofErr w:type="spellStart"/>
      <w:r w:rsidRPr="00590FDD">
        <w:rPr>
          <w:rFonts w:ascii="Times New Roman" w:eastAsia="Times New Roman" w:hAnsi="Times New Roman" w:hint="cs"/>
          <w:sz w:val="24"/>
          <w:rtl/>
          <w:lang w:eastAsia="he-IL"/>
        </w:rPr>
        <w:t>לתב"עות</w:t>
      </w:r>
      <w:proofErr w:type="spellEnd"/>
      <w:r w:rsidRPr="00590FDD">
        <w:rPr>
          <w:rFonts w:ascii="Times New Roman" w:eastAsia="Times New Roman" w:hAnsi="Times New Roman" w:hint="cs"/>
          <w:sz w:val="24"/>
          <w:rtl/>
          <w:lang w:eastAsia="he-IL"/>
        </w:rPr>
        <w:t xml:space="preserve"> מאושרות.</w:t>
      </w:r>
    </w:p>
    <w:p w14:paraId="6EF8DD14"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5C462D6B"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0B49441B"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14C6784F"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1D022087"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75A6ACDD"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1642819D"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10732A19"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נציג המזמין רשאי להזמין מהמתכנן את כל שלבי העבודות המפורטות בנספח זה ו/או חלק </w:t>
      </w:r>
      <w:r w:rsidRPr="00590FDD">
        <w:rPr>
          <w:rFonts w:ascii="Times New Roman" w:eastAsia="Times New Roman" w:hAnsi="Times New Roman"/>
          <w:sz w:val="24"/>
          <w:rtl/>
          <w:lang w:eastAsia="he-IL"/>
        </w:rPr>
        <w:lastRenderedPageBreak/>
        <w:t xml:space="preserve">מהן  ו/או עבודות נוספות להן, </w:t>
      </w:r>
      <w:proofErr w:type="spellStart"/>
      <w:r w:rsidRPr="00590FDD">
        <w:rPr>
          <w:rFonts w:ascii="Times New Roman" w:eastAsia="Times New Roman" w:hAnsi="Times New Roman"/>
          <w:sz w:val="24"/>
          <w:rtl/>
          <w:lang w:eastAsia="he-IL"/>
        </w:rPr>
        <w:t>הכל</w:t>
      </w:r>
      <w:proofErr w:type="spellEnd"/>
      <w:r w:rsidRPr="00590FDD">
        <w:rPr>
          <w:rFonts w:ascii="Times New Roman" w:eastAsia="Times New Roman" w:hAnsi="Times New Roman"/>
          <w:sz w:val="24"/>
          <w:rtl/>
          <w:lang w:eastAsia="he-IL"/>
        </w:rPr>
        <w:t xml:space="preserve"> כפי שיפורט בנספח ד'.</w:t>
      </w:r>
    </w:p>
    <w:p w14:paraId="2D22AE31"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6814E9E"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49B1BB72"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4270D928"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7E47BE13"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2153EA59"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2B520D2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5CF938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75C177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2FBD24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1BF605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5DF9C0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E71C21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D3098E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C66522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C6B38D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86FE48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79DC0E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9FEB69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BB0643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900D71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04849A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03F2DC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2CC843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AF8EE2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AD4FC2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7DB120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A50767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BDE2CE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56D095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30CE2C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0654D75"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49592E7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7D583E1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D5386D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4869022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F85864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407C933A"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0628FEA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DBDF354"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2B2CD33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71B03FB2"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1188718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A77DDD9"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386A23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F096C98"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2797FCE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CCE0329"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565BFC2F"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21E66B12"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1FA65CC5"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4C41B321"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0F81D05C"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022304F6" w14:textId="77777777" w:rsidR="00590FDD" w:rsidRPr="00590FDD" w:rsidRDefault="00590FDD" w:rsidP="004E32D2">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1481F2F0"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5851A30D"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4EE90D9A"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5DBBABA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3B5164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524C89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F2FE2B4"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6B1906C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A25F602"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5D5B6BF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174AAAC5" w14:textId="77777777" w:rsidR="007835AC" w:rsidRPr="007835AC" w:rsidRDefault="007835AC" w:rsidP="007835AC">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26860396" w14:textId="77777777" w:rsidR="007835AC" w:rsidRP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7E4457EC" w14:textId="4501BF41" w:rsidR="007835AC" w:rsidRPr="007835AC" w:rsidRDefault="007835AC" w:rsidP="004D7130">
      <w:pPr>
        <w:widowControl w:val="0"/>
        <w:spacing w:before="0" w:beforeAutospacing="0" w:after="0" w:afterAutospacing="0" w:line="240" w:lineRule="auto"/>
        <w:ind w:left="1177" w:right="-709" w:hanging="457"/>
        <w:rPr>
          <w:rFonts w:ascii="Times New Roman" w:eastAsia="Times New Roman" w:hAnsi="Times New Roman"/>
          <w:sz w:val="24"/>
          <w:rtl/>
          <w:lang w:eastAsia="he-IL"/>
        </w:rPr>
      </w:pPr>
      <w:r w:rsidRPr="007835AC">
        <w:rPr>
          <w:rFonts w:ascii="Times New Roman" w:eastAsia="Times New Roman" w:hAnsi="Times New Roman"/>
          <w:sz w:val="24"/>
          <w:rtl/>
        </w:rPr>
        <w:t>1.1</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del w:id="81" w:author="Kook Sec" w:date="2020-12-15T14:31:00Z">
        <w:r w:rsidR="000300FA" w:rsidDel="00A203A6">
          <w:rPr>
            <w:rFonts w:ascii="Times New Roman" w:eastAsia="Times New Roman" w:hAnsi="Times New Roman" w:hint="cs"/>
            <w:sz w:val="24"/>
            <w:u w:val="single"/>
            <w:rtl/>
          </w:rPr>
          <w:delText xml:space="preserve">      </w:delText>
        </w:r>
      </w:del>
      <w:r w:rsidR="000300FA">
        <w:rPr>
          <w:rFonts w:ascii="Times New Roman" w:eastAsia="Times New Roman" w:hAnsi="Times New Roman" w:hint="cs"/>
          <w:sz w:val="24"/>
          <w:u w:val="single"/>
          <w:rtl/>
        </w:rPr>
        <w:t xml:space="preserve"> </w:t>
      </w:r>
      <w:ins w:id="82" w:author="Kook Sec" w:date="2020-12-15T14:31:00Z">
        <w:r w:rsidR="00A203A6">
          <w:rPr>
            <w:rFonts w:ascii="Times New Roman" w:eastAsia="Times New Roman" w:hAnsi="Times New Roman" w:hint="cs"/>
            <w:sz w:val="24"/>
            <w:u w:val="single"/>
            <w:rtl/>
          </w:rPr>
          <w:t>2</w:t>
        </w:r>
        <w:del w:id="83" w:author="Kook Sec [2]" w:date="2022-01-13T13:16:00Z">
          <w:r w:rsidR="00A203A6" w:rsidDel="00CE5960">
            <w:rPr>
              <w:rFonts w:ascii="Times New Roman" w:eastAsia="Times New Roman" w:hAnsi="Times New Roman" w:hint="cs"/>
              <w:sz w:val="24"/>
              <w:u w:val="single"/>
              <w:rtl/>
            </w:rPr>
            <w:delText>100</w:delText>
          </w:r>
        </w:del>
      </w:ins>
      <w:ins w:id="84" w:author="Kook Sec [2]" w:date="2022-01-13T13:16:00Z">
        <w:r w:rsidR="00CE5960">
          <w:rPr>
            <w:rFonts w:ascii="Times New Roman" w:eastAsia="Times New Roman" w:hAnsi="Times New Roman" w:hint="cs"/>
            <w:sz w:val="24"/>
            <w:u w:val="single"/>
            <w:rtl/>
          </w:rPr>
          <w:t>950</w:t>
        </w:r>
      </w:ins>
      <w:r w:rsidR="000300FA">
        <w:rPr>
          <w:rFonts w:ascii="Times New Roman" w:eastAsia="Times New Roman" w:hAnsi="Times New Roman" w:hint="cs"/>
          <w:sz w:val="24"/>
          <w:u w:val="single"/>
          <w:rtl/>
        </w:rPr>
        <w:t xml:space="preserve"> </w:t>
      </w:r>
      <w:del w:id="85" w:author="Kook Sec [2]" w:date="2022-01-13T13:16:00Z">
        <w:r w:rsidR="000300FA" w:rsidDel="00CE5960">
          <w:rPr>
            <w:rFonts w:ascii="Times New Roman" w:eastAsia="Times New Roman" w:hAnsi="Times New Roman" w:hint="cs"/>
            <w:sz w:val="24"/>
            <w:u w:val="single"/>
            <w:rtl/>
          </w:rPr>
          <w:delText xml:space="preserve">          </w:delText>
        </w:r>
      </w:del>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ins w:id="86" w:author="Kook Sec" w:date="2020-12-15T14:31:00Z">
        <w:r w:rsidR="00A203A6">
          <w:rPr>
            <w:rFonts w:ascii="Times New Roman" w:eastAsia="Times New Roman" w:hAnsi="Times New Roman" w:hint="cs"/>
            <w:sz w:val="24"/>
            <w:u w:val="single"/>
            <w:rtl/>
          </w:rPr>
          <w:t xml:space="preserve">אלפיים </w:t>
        </w:r>
        <w:del w:id="87" w:author="Kook Sec [2]" w:date="2022-01-13T13:16:00Z">
          <w:r w:rsidR="00A203A6" w:rsidDel="00CE5960">
            <w:rPr>
              <w:rFonts w:ascii="Times New Roman" w:eastAsia="Times New Roman" w:hAnsi="Times New Roman" w:hint="cs"/>
              <w:sz w:val="24"/>
              <w:u w:val="single"/>
              <w:rtl/>
            </w:rPr>
            <w:delText>ומאה</w:delText>
          </w:r>
        </w:del>
      </w:ins>
      <w:del w:id="88" w:author="Kook Sec [2]" w:date="2022-01-13T13:16:00Z">
        <w:r w:rsidR="000300FA" w:rsidDel="00CE5960">
          <w:rPr>
            <w:rFonts w:ascii="Times New Roman" w:eastAsia="Times New Roman" w:hAnsi="Times New Roman" w:hint="cs"/>
            <w:sz w:val="24"/>
            <w:u w:val="single"/>
            <w:rtl/>
          </w:rPr>
          <w:delText xml:space="preserve">               </w:delText>
        </w:r>
        <w:r w:rsidR="004D7130" w:rsidDel="00CE5960">
          <w:rPr>
            <w:rFonts w:ascii="Times New Roman" w:eastAsia="Times New Roman" w:hAnsi="Times New Roman" w:hint="cs"/>
            <w:sz w:val="24"/>
            <w:u w:val="single"/>
            <w:rtl/>
          </w:rPr>
          <w:delText xml:space="preserve">   </w:delText>
        </w:r>
        <w:r w:rsidR="000300FA" w:rsidDel="00CE5960">
          <w:rPr>
            <w:rFonts w:ascii="Times New Roman" w:eastAsia="Times New Roman" w:hAnsi="Times New Roman" w:hint="cs"/>
            <w:sz w:val="24"/>
            <w:u w:val="single"/>
            <w:rtl/>
          </w:rPr>
          <w:delText xml:space="preserve">           </w:delText>
        </w:r>
        <w:r w:rsidRPr="000300FA" w:rsidDel="00CE5960">
          <w:rPr>
            <w:rFonts w:ascii="Times New Roman" w:eastAsia="Times New Roman" w:hAnsi="Times New Roman" w:hint="cs"/>
            <w:sz w:val="24"/>
            <w:u w:val="single"/>
            <w:rtl/>
          </w:rPr>
          <w:delText xml:space="preserve"> </w:delText>
        </w:r>
      </w:del>
      <w:ins w:id="89" w:author="Kook Sec [2]" w:date="2022-01-13T13:16:00Z">
        <w:r w:rsidR="00CE5960">
          <w:rPr>
            <w:rFonts w:ascii="Times New Roman" w:eastAsia="Times New Roman" w:hAnsi="Times New Roman" w:hint="cs"/>
            <w:sz w:val="24"/>
            <w:u w:val="single"/>
            <w:rtl/>
          </w:rPr>
          <w:t>תשע מאות וחמישים</w:t>
        </w:r>
      </w:ins>
      <w:r w:rsidRPr="000300FA">
        <w:rPr>
          <w:rFonts w:ascii="Times New Roman" w:eastAsia="Times New Roman" w:hAnsi="Times New Roman"/>
          <w:sz w:val="24"/>
          <w:u w:val="single"/>
          <w:rtl/>
        </w:rPr>
        <w:t xml:space="preserve"> </w:t>
      </w:r>
      <w:ins w:id="90" w:author="Kook Sec" w:date="2020-12-15T14:31:00Z">
        <w:r w:rsidR="00A203A6">
          <w:rPr>
            <w:rFonts w:ascii="Times New Roman" w:eastAsia="Times New Roman" w:hAnsi="Times New Roman" w:hint="cs"/>
            <w:sz w:val="24"/>
            <w:u w:val="single"/>
            <w:rtl/>
          </w:rPr>
          <w:t>(</w:t>
        </w:r>
      </w:ins>
      <w:r w:rsidRPr="007835AC">
        <w:rPr>
          <w:rFonts w:ascii="Times New Roman" w:eastAsia="Times New Roman" w:hAnsi="Times New Roman"/>
          <w:sz w:val="24"/>
          <w:rtl/>
        </w:rPr>
        <w:t xml:space="preserve">ש"ח) </w:t>
      </w:r>
      <w:r w:rsidR="004D7130">
        <w:rPr>
          <w:rFonts w:ascii="Times New Roman" w:eastAsia="Times New Roman" w:hAnsi="Times New Roman" w:hint="cs"/>
          <w:sz w:val="24"/>
          <w:rtl/>
        </w:rPr>
        <w:t xml:space="preserve"> </w:t>
      </w:r>
      <w:del w:id="91" w:author="Kook Sec" w:date="2020-12-15T14:32:00Z">
        <w:r w:rsidR="004D7130" w:rsidDel="00A203A6">
          <w:rPr>
            <w:rFonts w:ascii="Times New Roman" w:eastAsia="Times New Roman" w:hAnsi="Times New Roman" w:hint="cs"/>
            <w:sz w:val="24"/>
            <w:rtl/>
          </w:rPr>
          <w:delText xml:space="preserve">     </w:delText>
        </w:r>
        <w:r w:rsidRPr="007835AC" w:rsidDel="00A203A6">
          <w:rPr>
            <w:rFonts w:ascii="Times New Roman" w:eastAsia="Times New Roman" w:hAnsi="Times New Roman"/>
            <w:sz w:val="24"/>
            <w:rtl/>
          </w:rPr>
          <w:delText xml:space="preserve">לכל </w:delText>
        </w:r>
        <w:r w:rsidR="000300FA" w:rsidDel="00A203A6">
          <w:rPr>
            <w:rFonts w:ascii="Times New Roman" w:eastAsia="Times New Roman" w:hAnsi="Times New Roman" w:hint="cs"/>
            <w:sz w:val="24"/>
            <w:u w:val="single"/>
            <w:rtl/>
          </w:rPr>
          <w:delText xml:space="preserve"> </w:delText>
        </w:r>
      </w:del>
      <w:ins w:id="92" w:author="Kook Sec" w:date="2020-12-15T14:32:00Z">
        <w:r w:rsidR="00A203A6" w:rsidRPr="007835AC">
          <w:rPr>
            <w:rFonts w:ascii="Times New Roman" w:eastAsia="Times New Roman" w:hAnsi="Times New Roman"/>
            <w:sz w:val="24"/>
            <w:rtl/>
          </w:rPr>
          <w:t xml:space="preserve">לכל </w:t>
        </w:r>
        <w:r w:rsidR="00A203A6">
          <w:rPr>
            <w:rFonts w:ascii="Times New Roman" w:eastAsia="Times New Roman" w:hAnsi="Times New Roman" w:hint="cs"/>
            <w:sz w:val="24"/>
            <w:u w:val="single"/>
            <w:rtl/>
          </w:rPr>
          <w:t>יח</w:t>
        </w:r>
      </w:ins>
      <w:del w:id="93" w:author="Kook Sec" w:date="2020-12-15T14:32:00Z">
        <w:r w:rsidR="000300FA" w:rsidDel="00A203A6">
          <w:rPr>
            <w:rFonts w:ascii="Times New Roman" w:eastAsia="Times New Roman" w:hAnsi="Times New Roman" w:hint="cs"/>
            <w:sz w:val="24"/>
            <w:u w:val="single"/>
            <w:rtl/>
          </w:rPr>
          <w:delText xml:space="preserve">        </w:delText>
        </w:r>
        <w:r w:rsidRPr="007835AC" w:rsidDel="00A203A6">
          <w:rPr>
            <w:rFonts w:ascii="Times New Roman" w:eastAsia="Times New Roman" w:hAnsi="Times New Roman"/>
            <w:sz w:val="24"/>
            <w:rtl/>
          </w:rPr>
          <w:delText>יח</w:delText>
        </w:r>
      </w:del>
      <w:r w:rsidRPr="007835AC">
        <w:rPr>
          <w:rFonts w:ascii="Times New Roman" w:eastAsia="Times New Roman" w:hAnsi="Times New Roman"/>
          <w:sz w:val="24"/>
          <w:rtl/>
        </w:rPr>
        <w:t xml:space="preserve">ידת דיור </w:t>
      </w:r>
      <w:del w:id="94" w:author="Kook Sec" w:date="2020-12-15T14:32:00Z">
        <w:r w:rsidRPr="007835AC" w:rsidDel="00A203A6">
          <w:rPr>
            <w:rFonts w:ascii="Times New Roman" w:eastAsia="Times New Roman" w:hAnsi="Times New Roman"/>
            <w:sz w:val="24"/>
            <w:rtl/>
          </w:rPr>
          <w:delText>במבנה ראשוני.</w:delText>
        </w:r>
      </w:del>
      <w:ins w:id="95" w:author="Kook Sec" w:date="2020-12-15T14:32:00Z">
        <w:r w:rsidR="00A203A6">
          <w:rPr>
            <w:rFonts w:ascii="Times New Roman" w:eastAsia="Times New Roman" w:hAnsi="Times New Roman" w:hint="cs"/>
            <w:sz w:val="24"/>
            <w:rtl/>
          </w:rPr>
          <w:t>בבניין טיפוסי</w:t>
        </w:r>
      </w:ins>
    </w:p>
    <w:p w14:paraId="1EEDEF0C"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lang w:eastAsia="he-IL"/>
        </w:rPr>
      </w:pPr>
    </w:p>
    <w:p w14:paraId="28F87202" w14:textId="41D73CE1" w:rsidR="007835AC" w:rsidRPr="007835AC" w:rsidRDefault="007835AC" w:rsidP="004D7130">
      <w:pPr>
        <w:widowControl w:val="0"/>
        <w:spacing w:before="0" w:beforeAutospacing="0" w:after="0" w:afterAutospacing="0" w:line="240" w:lineRule="auto"/>
        <w:ind w:left="1177" w:right="-284" w:hanging="457"/>
        <w:rPr>
          <w:rFonts w:ascii="Times New Roman" w:eastAsia="Times New Roman" w:hAnsi="Times New Roman"/>
          <w:sz w:val="24"/>
          <w:rtl/>
          <w:lang w:eastAsia="he-IL"/>
        </w:rPr>
      </w:pPr>
      <w:r w:rsidRPr="007835AC">
        <w:rPr>
          <w:rFonts w:ascii="Times New Roman" w:eastAsia="Times New Roman" w:hAnsi="Times New Roman"/>
          <w:sz w:val="24"/>
          <w:rtl/>
          <w:lang w:eastAsia="he-IL"/>
        </w:rPr>
        <w:t>1.2</w:t>
      </w:r>
      <w:r w:rsidRPr="007835AC">
        <w:rPr>
          <w:rFonts w:ascii="Times New Roman" w:eastAsia="Times New Roman" w:hAnsi="Times New Roman"/>
          <w:sz w:val="24"/>
          <w:rtl/>
        </w:rPr>
        <w:tab/>
        <w:t xml:space="preserve">סכום קבוע ומוחלט </w:t>
      </w:r>
      <w:del w:id="96" w:author="Kook Sec" w:date="2020-12-15T14:32:00Z">
        <w:r w:rsidRPr="007835AC" w:rsidDel="00A203A6">
          <w:rPr>
            <w:rFonts w:ascii="Times New Roman" w:eastAsia="Times New Roman" w:hAnsi="Times New Roman"/>
            <w:sz w:val="24"/>
            <w:rtl/>
          </w:rPr>
          <w:delText>של</w:delText>
        </w:r>
        <w:r w:rsidRPr="007835AC" w:rsidDel="00A203A6">
          <w:rPr>
            <w:rFonts w:ascii="Times New Roman" w:eastAsia="Times New Roman" w:hAnsi="Times New Roman" w:hint="cs"/>
            <w:sz w:val="24"/>
            <w:rtl/>
          </w:rPr>
          <w:delText xml:space="preserve"> </w:delText>
        </w:r>
        <w:r w:rsidR="000300FA" w:rsidDel="00A203A6">
          <w:rPr>
            <w:rFonts w:ascii="Times New Roman" w:eastAsia="Times New Roman" w:hAnsi="Times New Roman" w:hint="cs"/>
            <w:sz w:val="24"/>
            <w:u w:val="single"/>
            <w:rtl/>
          </w:rPr>
          <w:delText xml:space="preserve">                </w:delText>
        </w:r>
      </w:del>
      <w:ins w:id="97" w:author="Kook Sec" w:date="2020-12-15T14:32:00Z">
        <w:r w:rsidR="00A203A6" w:rsidRPr="007835AC">
          <w:rPr>
            <w:rFonts w:ascii="Times New Roman" w:eastAsia="Times New Roman" w:hAnsi="Times New Roman"/>
            <w:sz w:val="24"/>
            <w:rtl/>
          </w:rPr>
          <w:t>של</w:t>
        </w:r>
        <w:r w:rsidR="00A203A6" w:rsidRPr="007835AC">
          <w:rPr>
            <w:rFonts w:ascii="Times New Roman" w:eastAsia="Times New Roman" w:hAnsi="Times New Roman" w:hint="cs"/>
            <w:sz w:val="24"/>
            <w:rtl/>
          </w:rPr>
          <w:t xml:space="preserve"> </w:t>
        </w:r>
        <w:r w:rsidR="00A203A6">
          <w:rPr>
            <w:rFonts w:ascii="Times New Roman" w:eastAsia="Times New Roman" w:hAnsi="Times New Roman" w:hint="cs"/>
            <w:sz w:val="24"/>
            <w:u w:val="single"/>
            <w:rtl/>
          </w:rPr>
          <w:t xml:space="preserve">     </w:t>
        </w:r>
        <w:del w:id="98" w:author="Kook Sec [2]" w:date="2022-01-13T13:16:00Z">
          <w:r w:rsidR="00A203A6" w:rsidDel="00CE5960">
            <w:rPr>
              <w:rFonts w:ascii="Times New Roman" w:eastAsia="Times New Roman" w:hAnsi="Times New Roman" w:hint="cs"/>
              <w:sz w:val="24"/>
              <w:u w:val="single"/>
              <w:rtl/>
            </w:rPr>
            <w:delText>1700</w:delText>
          </w:r>
        </w:del>
      </w:ins>
      <w:ins w:id="99" w:author="Kook Sec [2]" w:date="2022-01-13T13:16:00Z">
        <w:r w:rsidR="00CE5960">
          <w:rPr>
            <w:rFonts w:ascii="Times New Roman" w:eastAsia="Times New Roman" w:hAnsi="Times New Roman" w:hint="cs"/>
            <w:sz w:val="24"/>
            <w:u w:val="single"/>
            <w:rtl/>
          </w:rPr>
          <w:t>___</w:t>
        </w:r>
      </w:ins>
      <w:ins w:id="100" w:author="Kook Sec" w:date="2020-12-15T14:32:00Z">
        <w:del w:id="101" w:author="Kook Sec [2]" w:date="2022-01-13T13:16:00Z">
          <w:r w:rsidR="00A203A6" w:rsidDel="00CE5960">
            <w:rPr>
              <w:rFonts w:ascii="Times New Roman" w:eastAsia="Times New Roman" w:hAnsi="Times New Roman" w:hint="cs"/>
              <w:sz w:val="24"/>
              <w:u w:val="single"/>
              <w:rtl/>
            </w:rPr>
            <w:delText xml:space="preserve"> </w:delText>
          </w:r>
        </w:del>
        <w:r w:rsidR="00A203A6">
          <w:rPr>
            <w:rFonts w:ascii="Times New Roman" w:eastAsia="Times New Roman" w:hAnsi="Times New Roman" w:hint="cs"/>
            <w:sz w:val="24"/>
            <w:u w:val="single"/>
            <w:rtl/>
          </w:rPr>
          <w:t xml:space="preserve">   </w:t>
        </w:r>
      </w:ins>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ins w:id="102" w:author="Kook Sec [2]" w:date="2022-01-13T13:17:00Z">
        <w:r w:rsidR="00CE5960">
          <w:rPr>
            <w:rFonts w:ascii="Times New Roman" w:eastAsia="Times New Roman" w:hAnsi="Times New Roman" w:hint="cs"/>
            <w:sz w:val="24"/>
            <w:u w:val="single"/>
            <w:rtl/>
          </w:rPr>
          <w:t>_____</w:t>
        </w:r>
      </w:ins>
      <w:ins w:id="103" w:author="Kook Sec" w:date="2020-12-15T14:32:00Z">
        <w:del w:id="104" w:author="Kook Sec [2]" w:date="2022-01-13T13:17:00Z">
          <w:r w:rsidR="00A203A6" w:rsidDel="00CE5960">
            <w:rPr>
              <w:rFonts w:ascii="Times New Roman" w:eastAsia="Times New Roman" w:hAnsi="Times New Roman" w:hint="cs"/>
              <w:sz w:val="24"/>
              <w:u w:val="single"/>
              <w:rtl/>
            </w:rPr>
            <w:delText>אלף ושבע מאו</w:delText>
          </w:r>
        </w:del>
      </w:ins>
      <w:ins w:id="105" w:author="Kook Sec" w:date="2020-12-15T14:33:00Z">
        <w:del w:id="106" w:author="Kook Sec [2]" w:date="2022-01-13T13:17:00Z">
          <w:r w:rsidR="00A203A6" w:rsidDel="00CE5960">
            <w:rPr>
              <w:rFonts w:ascii="Times New Roman" w:eastAsia="Times New Roman" w:hAnsi="Times New Roman" w:hint="cs"/>
              <w:sz w:val="24"/>
              <w:u w:val="single"/>
              <w:rtl/>
            </w:rPr>
            <w:delText>ת</w:delText>
          </w:r>
        </w:del>
      </w:ins>
      <w:del w:id="107" w:author="Kook Sec" w:date="2020-12-15T14:33:00Z">
        <w:r w:rsidR="000300FA" w:rsidDel="00A203A6">
          <w:rPr>
            <w:rFonts w:ascii="Times New Roman" w:eastAsia="Times New Roman" w:hAnsi="Times New Roman" w:hint="cs"/>
            <w:sz w:val="24"/>
            <w:u w:val="single"/>
            <w:rtl/>
          </w:rPr>
          <w:delText xml:space="preserve">      </w:delText>
        </w:r>
      </w:del>
      <w:r w:rsidR="000300FA">
        <w:rPr>
          <w:rFonts w:ascii="Times New Roman" w:eastAsia="Times New Roman" w:hAnsi="Times New Roman" w:hint="cs"/>
          <w:sz w:val="24"/>
          <w:u w:val="single"/>
          <w:rtl/>
        </w:rPr>
        <w:t xml:space="preserve"> </w:t>
      </w:r>
      <w:ins w:id="108" w:author="Kook Sec" w:date="2020-12-15T14:33:00Z">
        <w:del w:id="109" w:author="Kook Sec [2]" w:date="2022-01-13T13:17:00Z">
          <w:r w:rsidR="00A203A6" w:rsidDel="00CE5960">
            <w:rPr>
              <w:rFonts w:ascii="Times New Roman" w:eastAsia="Times New Roman" w:hAnsi="Times New Roman" w:hint="cs"/>
              <w:sz w:val="24"/>
              <w:u w:val="single"/>
              <w:rtl/>
            </w:rPr>
            <w:delText>_</w:delText>
          </w:r>
        </w:del>
      </w:ins>
      <w:del w:id="110" w:author="Kook Sec" w:date="2020-12-15T14:33:00Z">
        <w:r w:rsidR="000300FA" w:rsidDel="00A203A6">
          <w:rPr>
            <w:rFonts w:ascii="Times New Roman" w:eastAsia="Times New Roman" w:hAnsi="Times New Roman" w:hint="cs"/>
            <w:sz w:val="24"/>
            <w:u w:val="single"/>
            <w:rtl/>
          </w:rPr>
          <w:delText xml:space="preserve">    </w:delText>
        </w:r>
        <w:r w:rsidR="004D7130" w:rsidDel="00A203A6">
          <w:rPr>
            <w:rFonts w:ascii="Times New Roman" w:eastAsia="Times New Roman" w:hAnsi="Times New Roman" w:hint="cs"/>
            <w:sz w:val="24"/>
            <w:u w:val="single"/>
            <w:rtl/>
          </w:rPr>
          <w:delText xml:space="preserve">  </w:delText>
        </w:r>
      </w:del>
      <w:ins w:id="111" w:author="Kook Sec" w:date="2020-12-15T14:33:00Z">
        <w:r w:rsidR="00A203A6" w:rsidRPr="007835AC">
          <w:rPr>
            <w:rFonts w:ascii="Times New Roman" w:eastAsia="Times New Roman" w:hAnsi="Times New Roman"/>
            <w:sz w:val="24"/>
            <w:rtl/>
          </w:rPr>
          <w:t xml:space="preserve">ש"ח) לכל </w:t>
        </w:r>
        <w:r w:rsidR="00A203A6" w:rsidRPr="000300FA">
          <w:rPr>
            <w:rFonts w:ascii="Times New Roman" w:eastAsia="Times New Roman" w:hAnsi="Times New Roman"/>
            <w:sz w:val="24"/>
            <w:u w:val="single"/>
            <w:rtl/>
          </w:rPr>
          <w:tab/>
        </w:r>
        <w:r w:rsidR="00A203A6" w:rsidRPr="007835AC">
          <w:rPr>
            <w:rFonts w:ascii="Times New Roman" w:eastAsia="Times New Roman" w:hAnsi="Times New Roman"/>
            <w:sz w:val="24"/>
            <w:rtl/>
          </w:rPr>
          <w:t xml:space="preserve">יחידת דיור במבנה </w:t>
        </w:r>
      </w:ins>
      <w:del w:id="112" w:author="Kook Sec" w:date="2020-12-15T14:33:00Z">
        <w:r w:rsidR="004D7130" w:rsidDel="00A203A6">
          <w:rPr>
            <w:rFonts w:ascii="Times New Roman" w:eastAsia="Times New Roman" w:hAnsi="Times New Roman" w:hint="cs"/>
            <w:sz w:val="24"/>
            <w:u w:val="single"/>
            <w:rtl/>
          </w:rPr>
          <w:delText xml:space="preserve">         </w:delText>
        </w:r>
        <w:r w:rsidR="000300FA" w:rsidDel="00A203A6">
          <w:rPr>
            <w:rFonts w:ascii="Times New Roman" w:eastAsia="Times New Roman" w:hAnsi="Times New Roman" w:hint="cs"/>
            <w:sz w:val="24"/>
            <w:u w:val="single"/>
            <w:rtl/>
          </w:rPr>
          <w:delText xml:space="preserve">              </w:delText>
        </w:r>
        <w:r w:rsidRPr="007835AC" w:rsidDel="00A203A6">
          <w:rPr>
            <w:rFonts w:ascii="Times New Roman" w:eastAsia="Times New Roman" w:hAnsi="Times New Roman" w:hint="cs"/>
            <w:sz w:val="24"/>
            <w:rtl/>
          </w:rPr>
          <w:delText xml:space="preserve"> </w:delText>
        </w:r>
        <w:r w:rsidRPr="007835AC" w:rsidDel="00A203A6">
          <w:rPr>
            <w:rFonts w:ascii="Times New Roman" w:eastAsia="Times New Roman" w:hAnsi="Times New Roman"/>
            <w:sz w:val="24"/>
            <w:rtl/>
          </w:rPr>
          <w:delText xml:space="preserve"> </w:delText>
        </w:r>
      </w:del>
      <w:ins w:id="113" w:author="Kook Sec" w:date="2020-12-15T14:33:00Z">
        <w:r w:rsidR="00A203A6" w:rsidRPr="007835AC">
          <w:rPr>
            <w:rFonts w:ascii="Times New Roman" w:eastAsia="Times New Roman" w:hAnsi="Times New Roman"/>
            <w:sz w:val="24"/>
            <w:rtl/>
          </w:rPr>
          <w:t>חוזר</w:t>
        </w:r>
        <w:r w:rsidR="00A203A6">
          <w:rPr>
            <w:rFonts w:ascii="Times New Roman" w:eastAsia="Times New Roman" w:hAnsi="Times New Roman" w:hint="cs"/>
            <w:sz w:val="24"/>
            <w:u w:val="single"/>
            <w:rtl/>
          </w:rPr>
          <w:t xml:space="preserve"> (זהה/ מראה)</w:t>
        </w:r>
        <w:r w:rsidR="00A203A6" w:rsidRPr="007835AC">
          <w:rPr>
            <w:rFonts w:ascii="Times New Roman" w:eastAsia="Times New Roman" w:hAnsi="Times New Roman"/>
            <w:sz w:val="24"/>
            <w:rtl/>
          </w:rPr>
          <w:t xml:space="preserve"> </w:t>
        </w:r>
      </w:ins>
      <w:del w:id="114" w:author="Kook Sec" w:date="2020-12-15T14:33:00Z">
        <w:r w:rsidRPr="007835AC" w:rsidDel="00A203A6">
          <w:rPr>
            <w:rFonts w:ascii="Times New Roman" w:eastAsia="Times New Roman" w:hAnsi="Times New Roman"/>
            <w:sz w:val="24"/>
            <w:rtl/>
          </w:rPr>
          <w:delText xml:space="preserve">ש"ח) לכל </w:delText>
        </w:r>
        <w:r w:rsidRPr="000300FA" w:rsidDel="00A203A6">
          <w:rPr>
            <w:rFonts w:ascii="Times New Roman" w:eastAsia="Times New Roman" w:hAnsi="Times New Roman"/>
            <w:sz w:val="24"/>
            <w:u w:val="single"/>
            <w:rtl/>
          </w:rPr>
          <w:tab/>
        </w:r>
        <w:r w:rsidRPr="007835AC" w:rsidDel="00A203A6">
          <w:rPr>
            <w:rFonts w:ascii="Times New Roman" w:eastAsia="Times New Roman" w:hAnsi="Times New Roman"/>
            <w:sz w:val="24"/>
            <w:rtl/>
          </w:rPr>
          <w:delText>יחידת דיור במבנה חוזר</w:delText>
        </w:r>
      </w:del>
      <w:r w:rsidRPr="007835AC">
        <w:rPr>
          <w:rFonts w:ascii="Times New Roman" w:eastAsia="Times New Roman" w:hAnsi="Times New Roman"/>
          <w:sz w:val="24"/>
          <w:rtl/>
        </w:rPr>
        <w:t>.</w:t>
      </w:r>
      <w:r w:rsidR="004D7130">
        <w:rPr>
          <w:rFonts w:ascii="Times New Roman" w:eastAsia="Times New Roman" w:hAnsi="Times New Roman" w:hint="cs"/>
          <w:sz w:val="24"/>
          <w:rtl/>
          <w:lang w:eastAsia="he-IL"/>
        </w:rPr>
        <w:t xml:space="preserve">    </w:t>
      </w:r>
    </w:p>
    <w:p w14:paraId="5E3A779D"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040BA76B" w14:textId="6CD080BA" w:rsidR="007835AC" w:rsidRDefault="007835AC" w:rsidP="004D7130">
      <w:pPr>
        <w:widowControl w:val="0"/>
        <w:spacing w:before="0" w:beforeAutospacing="0" w:after="0" w:afterAutospacing="0" w:line="240" w:lineRule="auto"/>
        <w:ind w:left="1177" w:hanging="457"/>
        <w:rPr>
          <w:ins w:id="115" w:author="Kook Sec" w:date="2020-12-15T14:34:00Z"/>
          <w:rFonts w:ascii="Times New Roman" w:eastAsia="Times New Roman" w:hAnsi="Times New Roman"/>
          <w:sz w:val="24"/>
          <w:rtl/>
        </w:rPr>
      </w:pPr>
      <w:r w:rsidRPr="007835AC">
        <w:rPr>
          <w:rFonts w:ascii="Times New Roman" w:eastAsia="Times New Roman" w:hAnsi="Times New Roman"/>
          <w:sz w:val="24"/>
          <w:rtl/>
        </w:rPr>
        <w:t>1.3</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ins w:id="116" w:author="Kook Sec [2]" w:date="2022-01-13T13:17:00Z">
        <w:r w:rsidR="00CE5960">
          <w:rPr>
            <w:rFonts w:ascii="Times New Roman" w:eastAsia="Times New Roman" w:hAnsi="Times New Roman" w:hint="cs"/>
            <w:sz w:val="24"/>
            <w:u w:val="single"/>
            <w:rtl/>
          </w:rPr>
          <w:t>__</w:t>
        </w:r>
      </w:ins>
      <w:ins w:id="117" w:author="Kook Sec" w:date="2020-12-15T14:33:00Z">
        <w:del w:id="118" w:author="Kook Sec [2]" w:date="2022-01-13T13:17:00Z">
          <w:r w:rsidR="00A203A6" w:rsidDel="00CE5960">
            <w:rPr>
              <w:rFonts w:ascii="Times New Roman" w:eastAsia="Times New Roman" w:hAnsi="Times New Roman" w:hint="cs"/>
              <w:sz w:val="24"/>
              <w:u w:val="single"/>
              <w:rtl/>
            </w:rPr>
            <w:delText>20</w:delText>
          </w:r>
        </w:del>
      </w:ins>
      <w:del w:id="119" w:author="Kook Sec [2]" w:date="2022-01-13T13:17:00Z">
        <w:r w:rsidR="000300FA" w:rsidDel="00CE5960">
          <w:rPr>
            <w:rFonts w:ascii="Times New Roman" w:eastAsia="Times New Roman" w:hAnsi="Times New Roman" w:hint="cs"/>
            <w:sz w:val="24"/>
            <w:u w:val="single"/>
            <w:rtl/>
          </w:rPr>
          <w:delText xml:space="preserve"> </w:delText>
        </w:r>
      </w:del>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ins w:id="120" w:author="Kook Sec [2]" w:date="2022-01-13T13:17:00Z">
        <w:r w:rsidR="00CE5960">
          <w:rPr>
            <w:rFonts w:ascii="Times New Roman" w:eastAsia="Times New Roman" w:hAnsi="Times New Roman" w:hint="cs"/>
            <w:sz w:val="24"/>
            <w:u w:val="single"/>
            <w:rtl/>
          </w:rPr>
          <w:t>_____</w:t>
        </w:r>
      </w:ins>
      <w:ins w:id="121" w:author="Kook Sec" w:date="2020-12-15T14:33:00Z">
        <w:del w:id="122" w:author="Kook Sec [2]" w:date="2022-01-13T13:17:00Z">
          <w:r w:rsidR="00A203A6" w:rsidDel="00CE5960">
            <w:rPr>
              <w:rFonts w:ascii="Times New Roman" w:eastAsia="Times New Roman" w:hAnsi="Times New Roman" w:hint="cs"/>
              <w:sz w:val="24"/>
              <w:u w:val="single"/>
              <w:rtl/>
            </w:rPr>
            <w:delText>עשרים</w:delText>
          </w:r>
        </w:del>
      </w:ins>
      <w:del w:id="123" w:author="Kook Sec [2]" w:date="2022-01-13T13:17:00Z">
        <w:r w:rsidR="000300FA" w:rsidDel="00CE5960">
          <w:rPr>
            <w:rFonts w:ascii="Times New Roman" w:eastAsia="Times New Roman" w:hAnsi="Times New Roman" w:hint="cs"/>
            <w:sz w:val="24"/>
            <w:u w:val="single"/>
            <w:rtl/>
          </w:rPr>
          <w:delText xml:space="preserve">            </w:delText>
        </w:r>
      </w:del>
      <w:ins w:id="124" w:author="Kook Sec" w:date="2020-12-15T14:33:00Z">
        <w:r w:rsidR="00A203A6">
          <w:rPr>
            <w:rFonts w:ascii="Times New Roman" w:eastAsia="Times New Roman" w:hAnsi="Times New Roman" w:hint="cs"/>
            <w:sz w:val="24"/>
            <w:u w:val="single"/>
            <w:rtl/>
          </w:rPr>
          <w:t>(</w:t>
        </w:r>
      </w:ins>
      <w:r w:rsidRPr="007835AC">
        <w:rPr>
          <w:rFonts w:ascii="Times New Roman" w:eastAsia="Times New Roman" w:hAnsi="Times New Roman"/>
          <w:sz w:val="24"/>
          <w:rtl/>
        </w:rPr>
        <w:t xml:space="preserve">ש"ח) לכל מ"ר </w:t>
      </w:r>
      <w:del w:id="125" w:author="Kook Sec" w:date="2020-12-15T14:34:00Z">
        <w:r w:rsidRPr="007835AC" w:rsidDel="000A1139">
          <w:rPr>
            <w:rFonts w:ascii="Times New Roman" w:eastAsia="Times New Roman" w:hAnsi="Times New Roman"/>
            <w:sz w:val="24"/>
            <w:rtl/>
          </w:rPr>
          <w:delText>בנוי ומקורה מתחת למפלס הכניסה לבניינים.</w:delText>
        </w:r>
      </w:del>
      <w:ins w:id="126" w:author="Kook Sec" w:date="2020-12-15T14:34:00Z">
        <w:r w:rsidR="000A1139">
          <w:rPr>
            <w:rFonts w:ascii="Times New Roman" w:eastAsia="Times New Roman" w:hAnsi="Times New Roman" w:hint="cs"/>
            <w:sz w:val="24"/>
            <w:rtl/>
          </w:rPr>
          <w:t>חניון תת"ק.</w:t>
        </w:r>
      </w:ins>
    </w:p>
    <w:p w14:paraId="4E225E21" w14:textId="77777777" w:rsidR="000A1139" w:rsidRDefault="000A1139" w:rsidP="004D7130">
      <w:pPr>
        <w:widowControl w:val="0"/>
        <w:spacing w:before="0" w:beforeAutospacing="0" w:after="0" w:afterAutospacing="0" w:line="240" w:lineRule="auto"/>
        <w:ind w:left="1177" w:hanging="457"/>
        <w:rPr>
          <w:ins w:id="127" w:author="Kook Sec" w:date="2020-12-15T14:34:00Z"/>
          <w:rFonts w:ascii="Times New Roman" w:eastAsia="Times New Roman" w:hAnsi="Times New Roman"/>
          <w:sz w:val="24"/>
          <w:rtl/>
          <w:lang w:eastAsia="he-IL"/>
        </w:rPr>
      </w:pPr>
    </w:p>
    <w:p w14:paraId="178202EA" w14:textId="77777777" w:rsidR="000A1139" w:rsidRDefault="000A1139" w:rsidP="004D7130">
      <w:pPr>
        <w:widowControl w:val="0"/>
        <w:spacing w:before="0" w:beforeAutospacing="0" w:after="0" w:afterAutospacing="0" w:line="240" w:lineRule="auto"/>
        <w:ind w:left="1177" w:hanging="457"/>
        <w:rPr>
          <w:ins w:id="128" w:author="Kook Sec" w:date="2020-12-15T14:35:00Z"/>
          <w:rFonts w:ascii="Times New Roman" w:eastAsia="Times New Roman" w:hAnsi="Times New Roman"/>
          <w:sz w:val="24"/>
          <w:rtl/>
          <w:lang w:eastAsia="he-IL"/>
        </w:rPr>
      </w:pPr>
      <w:ins w:id="129" w:author="Kook Sec" w:date="2020-12-15T14:34:00Z">
        <w:r>
          <w:rPr>
            <w:rFonts w:ascii="Times New Roman" w:eastAsia="Times New Roman" w:hAnsi="Times New Roman" w:hint="cs"/>
            <w:sz w:val="24"/>
            <w:rtl/>
            <w:lang w:eastAsia="he-IL"/>
          </w:rPr>
          <w:t xml:space="preserve">1.4   הפיקוח עליון כולל </w:t>
        </w:r>
      </w:ins>
      <w:ins w:id="130" w:author="Kook Sec" w:date="2020-12-15T14:35:00Z">
        <w:r>
          <w:rPr>
            <w:rFonts w:ascii="Times New Roman" w:eastAsia="Times New Roman" w:hAnsi="Times New Roman" w:hint="cs"/>
            <w:sz w:val="24"/>
            <w:rtl/>
            <w:lang w:eastAsia="he-IL"/>
          </w:rPr>
          <w:t>ביקור אחד לכל קומה + ביקור אחד לכל 2000 מ"ר תת -קרקעי.</w:t>
        </w:r>
      </w:ins>
    </w:p>
    <w:p w14:paraId="71B68633" w14:textId="77777777" w:rsidR="000A1139" w:rsidRDefault="000A1139" w:rsidP="004D7130">
      <w:pPr>
        <w:widowControl w:val="0"/>
        <w:spacing w:before="0" w:beforeAutospacing="0" w:after="0" w:afterAutospacing="0" w:line="240" w:lineRule="auto"/>
        <w:ind w:left="1177" w:hanging="457"/>
        <w:rPr>
          <w:ins w:id="131" w:author="Kook Sec" w:date="2020-12-15T14:36:00Z"/>
          <w:rFonts w:ascii="Times New Roman" w:eastAsia="Times New Roman" w:hAnsi="Times New Roman"/>
          <w:sz w:val="24"/>
          <w:rtl/>
          <w:lang w:eastAsia="he-IL"/>
        </w:rPr>
      </w:pPr>
      <w:ins w:id="132" w:author="Kook Sec" w:date="2020-12-15T14:35:00Z">
        <w:r>
          <w:rPr>
            <w:rFonts w:ascii="Times New Roman" w:eastAsia="Times New Roman" w:hAnsi="Times New Roman" w:hint="cs"/>
            <w:sz w:val="24"/>
            <w:rtl/>
            <w:lang w:eastAsia="he-IL"/>
          </w:rPr>
          <w:t xml:space="preserve">        במידה ונידרש לביקורים נוספים, ישולם סך של 1,200 ₪/ בי</w:t>
        </w:r>
      </w:ins>
      <w:ins w:id="133" w:author="Kook Sec" w:date="2020-12-15T14:36:00Z">
        <w:r>
          <w:rPr>
            <w:rFonts w:ascii="Times New Roman" w:eastAsia="Times New Roman" w:hAnsi="Times New Roman" w:hint="cs"/>
            <w:sz w:val="24"/>
            <w:rtl/>
            <w:lang w:eastAsia="he-IL"/>
          </w:rPr>
          <w:t>קור + מע"מ.</w:t>
        </w:r>
      </w:ins>
    </w:p>
    <w:p w14:paraId="02473F67" w14:textId="77777777" w:rsidR="000A1139" w:rsidRPr="007835AC" w:rsidRDefault="000A1139" w:rsidP="004D7130">
      <w:pPr>
        <w:widowControl w:val="0"/>
        <w:spacing w:before="0" w:beforeAutospacing="0" w:after="0" w:afterAutospacing="0" w:line="240" w:lineRule="auto"/>
        <w:ind w:left="1177" w:hanging="457"/>
        <w:rPr>
          <w:rFonts w:ascii="Times New Roman" w:eastAsia="Times New Roman" w:hAnsi="Times New Roman"/>
          <w:sz w:val="24"/>
          <w:rtl/>
          <w:lang w:eastAsia="he-IL"/>
        </w:rPr>
      </w:pPr>
      <w:ins w:id="134" w:author="Kook Sec" w:date="2020-12-15T14:36:00Z">
        <w:r>
          <w:rPr>
            <w:rFonts w:ascii="Times New Roman" w:eastAsia="Times New Roman" w:hAnsi="Times New Roman" w:hint="cs"/>
            <w:sz w:val="24"/>
            <w:rtl/>
            <w:lang w:eastAsia="he-IL"/>
          </w:rPr>
          <w:t xml:space="preserve">1.5   במידה ונידרש לתכנון מפורט של </w:t>
        </w:r>
        <w:proofErr w:type="spellStart"/>
        <w:r>
          <w:rPr>
            <w:rFonts w:ascii="Times New Roman" w:eastAsia="Times New Roman" w:hAnsi="Times New Roman" w:hint="cs"/>
            <w:sz w:val="24"/>
            <w:rtl/>
            <w:lang w:eastAsia="he-IL"/>
          </w:rPr>
          <w:t>אלמנטי</w:t>
        </w:r>
        <w:proofErr w:type="spellEnd"/>
        <w:r>
          <w:rPr>
            <w:rFonts w:ascii="Times New Roman" w:eastAsia="Times New Roman" w:hAnsi="Times New Roman" w:hint="cs"/>
            <w:sz w:val="24"/>
            <w:rtl/>
            <w:lang w:eastAsia="he-IL"/>
          </w:rPr>
          <w:t xml:space="preserve"> בטון דרוך, שכ"ט עבור עבודה זו יסוכם בנפרד</w:t>
        </w:r>
      </w:ins>
    </w:p>
    <w:p w14:paraId="0258030D"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0579B8C9"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hint="cs"/>
          <w:sz w:val="24"/>
          <w:rtl/>
        </w:rPr>
        <w:t xml:space="preserve">למען הסר ספק , הסכומים הנ"ל כוללים תכנון כל המצוי במגרשים לרבות : </w:t>
      </w:r>
      <w:r w:rsidRPr="007835AC">
        <w:rPr>
          <w:rFonts w:ascii="Times New Roman" w:eastAsia="Times New Roman" w:hAnsi="Times New Roman"/>
          <w:sz w:val="24"/>
          <w:rtl/>
        </w:rPr>
        <w:tab/>
        <w:t>חדרי טרנספורמציה, קירות תומכים, גדרות, מעקות, בסיסי עמודי תאורה, פרגולות ואלמנטים בפתוח בשטחים ציבוריים.</w:t>
      </w:r>
    </w:p>
    <w:p w14:paraId="29B29DD4"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445DA3AC"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sz w:val="24"/>
          <w:rtl/>
        </w:rPr>
        <w:t>בסעיף זה:</w:t>
      </w:r>
    </w:p>
    <w:p w14:paraId="575CDF74" w14:textId="77777777" w:rsidR="007835AC" w:rsidRPr="007835AC" w:rsidRDefault="007835AC" w:rsidP="007835AC">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 xml:space="preserve">מבנה ראשוני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המבנה שהוקם לראשונה עפ"י תכניותיו של המתכנן. </w:t>
      </w:r>
    </w:p>
    <w:p w14:paraId="20F53EC2"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ראשונים וחוזרים יחשב המבנה שבו מס' היחידות הרב ביותר כמבנה ראשוני.</w:t>
      </w:r>
    </w:p>
    <w:p w14:paraId="7B75553D"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color w:val="008000"/>
          <w:sz w:val="24"/>
          <w:rtl/>
        </w:rPr>
      </w:pPr>
    </w:p>
    <w:p w14:paraId="5F541146" w14:textId="77777777" w:rsidR="007835AC" w:rsidRPr="007835AC" w:rsidRDefault="007835AC" w:rsidP="007835AC">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ab/>
        <w:t xml:space="preserve">מבנה חוזר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מבנה נוסף המוקם בשלמותו או בחלקו עפ"י תכניותיו של המתכנן, על אותו המגרש או במגרש אחר, בין אם על פי תכניות קיימות על כל פרטיהן ובין אם לצורך הקמתו התבקש המתכנן להכניס שינויים והתאמות בתכניות הקיימות כגון: תמונת ראי, קומת עמודים, התאמה למרתפים, הצמדת זוג מבנים, תוספת ו/או הפחתת עד קומה אחת טיפוסית, שינויים קלים במידות.</w:t>
      </w:r>
    </w:p>
    <w:p w14:paraId="37279E0B"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05E6F041" w14:textId="77777777" w:rsidR="007835AC" w:rsidRDefault="007835AC" w:rsidP="007835AC">
      <w:pPr>
        <w:widowControl w:val="0"/>
        <w:spacing w:before="0" w:beforeAutospacing="0" w:after="0" w:afterAutospacing="0" w:line="240" w:lineRule="auto"/>
        <w:rPr>
          <w:rFonts w:ascii="Times New Roman" w:eastAsia="Times New Roman" w:hAnsi="Times New Roman"/>
          <w:sz w:val="24"/>
          <w:lang w:eastAsia="he-IL"/>
        </w:rPr>
      </w:pPr>
    </w:p>
    <w:p w14:paraId="079BA271"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78B37EB2" w14:textId="77777777" w:rsidR="00590FDD" w:rsidRPr="00590FDD" w:rsidRDefault="007835AC" w:rsidP="000300FA">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הפרויקט והתכנון יכלול  יח"ד , שטחי מסחר, משרדים, מלונאות ומרתפים בהיקף שהוצג למתכנן.</w:t>
      </w:r>
    </w:p>
    <w:p w14:paraId="191074F8"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2763FCC7" w14:textId="77777777"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41E517F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CD61982"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0C9D467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8A57D48"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4FC3E728"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2987C59F"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58B5214D"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37CB7E2F"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14B4AA8B"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71FF4553"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lastRenderedPageBreak/>
        <w:t>3.5</w:t>
      </w:r>
      <w:r w:rsidRPr="00590FDD">
        <w:rPr>
          <w:rFonts w:ascii="Times New Roman" w:eastAsia="Times New Roman" w:hAnsi="Times New Roman" w:hint="cs"/>
          <w:sz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69136F2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99BD129" w14:textId="77777777" w:rsidR="00590FDD" w:rsidRPr="004D7130" w:rsidRDefault="000300FA" w:rsidP="004D7130">
      <w:pPr>
        <w:pStyle w:val="af6"/>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rtl/>
          <w:lang w:eastAsia="he-IL"/>
        </w:rPr>
        <w:t xml:space="preserve"> </w:t>
      </w:r>
      <w:r w:rsidRPr="000300FA">
        <w:rPr>
          <w:rFonts w:ascii="Times New Roman" w:eastAsia="Times New Roman" w:hAnsi="Times New Roman" w:hint="cs"/>
          <w:sz w:val="24"/>
          <w:u w:val="single"/>
          <w:rtl/>
          <w:lang w:eastAsia="he-IL"/>
        </w:rPr>
        <w:t xml:space="preserve">             </w:t>
      </w:r>
      <w:r w:rsidR="00590FDD" w:rsidRPr="000300FA">
        <w:rPr>
          <w:rFonts w:ascii="Times New Roman" w:eastAsia="Times New Roman" w:hAnsi="Times New Roman"/>
          <w:sz w:val="24"/>
          <w:rtl/>
          <w:lang w:eastAsia="he-IL"/>
        </w:rPr>
        <w:t>ש"ח לכל</w:t>
      </w:r>
      <w:r w:rsidR="00590FDD"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יחידת דיור</w:t>
      </w:r>
      <w:r w:rsidR="00590FDD" w:rsidRPr="000300FA">
        <w:rPr>
          <w:rFonts w:ascii="Times New Roman" w:eastAsia="Times New Roman" w:hAnsi="Times New Roman" w:hint="cs"/>
          <w:sz w:val="24"/>
          <w:rtl/>
          <w:lang w:eastAsia="he-IL"/>
        </w:rPr>
        <w:t>.</w:t>
      </w:r>
    </w:p>
    <w:p w14:paraId="59B3C8E4" w14:textId="77777777" w:rsidR="00590FDD" w:rsidRPr="004D7130" w:rsidRDefault="007835AC" w:rsidP="004D7130">
      <w:pPr>
        <w:pStyle w:val="af6"/>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0300FA">
        <w:rPr>
          <w:rFonts w:ascii="Times New Roman" w:eastAsia="Times New Roman" w:hAnsi="Times New Roman" w:hint="cs"/>
          <w:sz w:val="24"/>
          <w:u w:val="single"/>
          <w:rtl/>
          <w:lang w:eastAsia="he-IL"/>
        </w:rPr>
        <w:t xml:space="preserve">   </w:t>
      </w:r>
      <w:r>
        <w:rPr>
          <w:rFonts w:ascii="Times New Roman" w:eastAsia="Times New Roman" w:hAnsi="Times New Roman" w:hint="cs"/>
          <w:sz w:val="24"/>
          <w:rtl/>
          <w:lang w:eastAsia="he-IL"/>
        </w:rPr>
        <w:t>ש"ח</w:t>
      </w:r>
      <w:r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 xml:space="preserve">כל מ"ר בנוי ומקורה </w:t>
      </w:r>
      <w:r w:rsidR="00590FDD" w:rsidRPr="000300FA">
        <w:rPr>
          <w:rFonts w:ascii="Times New Roman" w:eastAsia="Times New Roman" w:hAnsi="Times New Roman" w:hint="cs"/>
          <w:sz w:val="24"/>
          <w:rtl/>
          <w:lang w:eastAsia="he-IL"/>
        </w:rPr>
        <w:t>של המסחר (עילי ותת קרקעי)</w:t>
      </w:r>
      <w:r w:rsidR="00590FDD" w:rsidRPr="000300FA">
        <w:rPr>
          <w:rFonts w:ascii="Times New Roman" w:eastAsia="Times New Roman" w:hAnsi="Times New Roman"/>
          <w:sz w:val="24"/>
          <w:rtl/>
          <w:lang w:eastAsia="he-IL"/>
        </w:rPr>
        <w:t>.</w:t>
      </w:r>
    </w:p>
    <w:p w14:paraId="612EB91B" w14:textId="77777777" w:rsidR="00590FDD" w:rsidRPr="000555DD" w:rsidRDefault="007835AC" w:rsidP="004D7130">
      <w:pPr>
        <w:pStyle w:val="af6"/>
        <w:widowControl w:val="0"/>
        <w:numPr>
          <w:ilvl w:val="2"/>
          <w:numId w:val="49"/>
        </w:numPr>
        <w:spacing w:before="0" w:beforeAutospacing="0" w:after="0" w:afterAutospacing="0" w:line="240" w:lineRule="auto"/>
        <w:ind w:left="2169" w:hanging="708"/>
        <w:jc w:val="both"/>
        <w:rPr>
          <w:rFonts w:ascii="Times New Roman" w:eastAsia="Times New Roman" w:hAnsi="Times New Roman"/>
          <w:sz w:val="24"/>
          <w:rtl/>
          <w:lang w:eastAsia="he-IL"/>
        </w:rPr>
      </w:pPr>
      <w:r>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590FDD" w:rsidRPr="000555DD">
        <w:rPr>
          <w:rFonts w:ascii="Times New Roman" w:eastAsia="Times New Roman" w:hAnsi="Times New Roman"/>
          <w:sz w:val="24"/>
          <w:rtl/>
          <w:lang w:eastAsia="he-IL"/>
        </w:rPr>
        <w:t xml:space="preserve">ש"ח לכל מ"ר </w:t>
      </w:r>
      <w:r w:rsidR="00590FDD" w:rsidRPr="000555DD">
        <w:rPr>
          <w:rFonts w:ascii="Times New Roman" w:eastAsia="Times New Roman" w:hAnsi="Times New Roman" w:hint="cs"/>
          <w:sz w:val="24"/>
          <w:rtl/>
          <w:lang w:eastAsia="he-IL"/>
        </w:rPr>
        <w:t>ב</w:t>
      </w:r>
      <w:r w:rsidR="00590FDD" w:rsidRPr="000555DD">
        <w:rPr>
          <w:rFonts w:ascii="Times New Roman" w:eastAsia="Times New Roman" w:hAnsi="Times New Roman"/>
          <w:sz w:val="24"/>
          <w:rtl/>
          <w:lang w:eastAsia="he-IL"/>
        </w:rPr>
        <w:t xml:space="preserve">נוי ומקורה </w:t>
      </w:r>
      <w:r w:rsidR="00590FDD" w:rsidRPr="000555DD">
        <w:rPr>
          <w:rFonts w:ascii="Times New Roman" w:eastAsia="Times New Roman" w:hAnsi="Times New Roman" w:hint="cs"/>
          <w:sz w:val="24"/>
          <w:rtl/>
          <w:lang w:eastAsia="he-IL"/>
        </w:rPr>
        <w:t>של המרתפים</w:t>
      </w:r>
      <w:r w:rsidR="00590FDD" w:rsidRPr="000555DD">
        <w:rPr>
          <w:rFonts w:ascii="Times New Roman" w:eastAsia="Times New Roman" w:hAnsi="Times New Roman"/>
          <w:sz w:val="24"/>
          <w:rtl/>
          <w:lang w:eastAsia="he-IL"/>
        </w:rPr>
        <w:t>.</w:t>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p>
    <w:p w14:paraId="58801853"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453207FC"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2B69349A" w14:textId="77777777" w:rsidR="000555DD" w:rsidRPr="000300FA" w:rsidRDefault="007835AC" w:rsidP="000300FA">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הסכום המפורט בסעיף 1 לעיל יהיה צמוד ל</w:t>
      </w:r>
      <w:sdt>
        <w:sdtPr>
          <w:rPr>
            <w:rFonts w:hint="cs"/>
            <w:color w:val="008000"/>
            <w:rtl/>
          </w:rPr>
          <w:alias w:val="סוג מדד כותרת"/>
          <w:tag w:val="cntMadadTypeTitle"/>
          <w:id w:val="1394936735"/>
          <w:placeholder>
            <w:docPart w:val="A8CEFD3F68CC4139B29B9B12A521A3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0555DD" w:rsidRPr="007835AC">
            <w:rPr>
              <w:rFonts w:cstheme="minorBidi"/>
              <w:color w:val="00B0F0"/>
              <w:rtl/>
            </w:rPr>
            <w:t>[סוג מדד כותרת]</w:t>
          </w:r>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0555DD" w:rsidRPr="007835AC">
            <w:rPr>
              <w:rFonts w:cstheme="minorBidi"/>
              <w:color w:val="00B0F0"/>
              <w:rtl/>
            </w:rPr>
            <w:t>[מדד בגין/ידוע - כותרת]</w:t>
          </w:r>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0555DD" w:rsidRPr="007835AC">
            <w:rPr>
              <w:rFonts w:cstheme="minorBidi"/>
              <w:color w:val="00B0F0"/>
              <w:rtl/>
            </w:rPr>
            <w:t>[מדד בסיס]</w:t>
          </w:r>
        </w:sdtContent>
      </w:sdt>
      <w:r w:rsidR="000555DD" w:rsidRPr="000300FA">
        <w:rPr>
          <w:rFonts w:ascii="Times New Roman" w:eastAsia="Times New Roman" w:hAnsi="Times New Roman" w:hint="cs"/>
          <w:sz w:val="24"/>
          <w:rtl/>
        </w:rPr>
        <w:t xml:space="preserve"> (העומד על </w:t>
      </w:r>
      <w:sdt>
        <w:sdtPr>
          <w:rPr>
            <w:rFonts w:hint="cs"/>
            <w:color w:val="008000"/>
            <w:rtl/>
          </w:rPr>
          <w:alias w:val="נקודות מדד"/>
          <w:tag w:val="cntMadadPoints"/>
          <w:id w:val="-217437650"/>
          <w:placeholder>
            <w:docPart w:val="5F6D175CD22C4BA791C953C4E0DB8B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0555DD" w:rsidRPr="007835AC">
            <w:rPr>
              <w:rFonts w:cstheme="minorBidi"/>
              <w:color w:val="00B0F0"/>
              <w:rtl/>
            </w:rPr>
            <w:t>[נקודות מדד]</w:t>
          </w:r>
        </w:sdtContent>
      </w:sdt>
      <w:r w:rsidR="000555DD" w:rsidRPr="000300FA">
        <w:rPr>
          <w:rFonts w:ascii="Times New Roman" w:eastAsia="Times New Roman" w:hAnsi="Times New Roman" w:hint="cs"/>
          <w:sz w:val="24"/>
          <w:rtl/>
        </w:rPr>
        <w:t xml:space="preserve"> נקודות) </w:t>
      </w:r>
      <w:r w:rsidR="000555DD" w:rsidRPr="000300FA">
        <w:rPr>
          <w:rFonts w:ascii="Times New Roman" w:eastAsia="Times New Roman" w:hAnsi="Times New Roman" w:hint="cs"/>
          <w:sz w:val="24"/>
          <w:rtl/>
          <w:lang w:eastAsia="he-IL"/>
        </w:rPr>
        <w:t xml:space="preserve"> עד למדד הידוע ביום הגשת כל חשבון.</w:t>
      </w:r>
    </w:p>
    <w:p w14:paraId="7E13BA8E" w14:textId="77777777"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5E8C5C8"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5DF86E95"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1EB73DAC"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76C5A667"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178DC318"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348224FE"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7FD203B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6E60682"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31948085"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2913393F"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6187F1F0"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26"/>
        <w:gridCol w:w="6158"/>
        <w:gridCol w:w="1539"/>
      </w:tblGrid>
      <w:tr w:rsidR="00590FDD" w:rsidRPr="00590FDD" w14:paraId="78E51FA7" w14:textId="77777777" w:rsidTr="000555DD">
        <w:tc>
          <w:tcPr>
            <w:tcW w:w="1026" w:type="dxa"/>
            <w:vAlign w:val="bottom"/>
          </w:tcPr>
          <w:p w14:paraId="37596C0A"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7C928C07"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1D12E4E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4BC93162" w14:textId="77777777" w:rsidTr="000555DD">
        <w:tc>
          <w:tcPr>
            <w:tcW w:w="1026" w:type="dxa"/>
            <w:vAlign w:val="bottom"/>
          </w:tcPr>
          <w:p w14:paraId="08FC356B"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4E9A0524" w14:textId="77777777"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05C4038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02603182" w14:textId="77777777" w:rsidTr="000555DD">
        <w:tc>
          <w:tcPr>
            <w:tcW w:w="1026" w:type="dxa"/>
            <w:vAlign w:val="bottom"/>
          </w:tcPr>
          <w:p w14:paraId="00784B6E"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21F271BC" w14:textId="77777777"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6D020AAB"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7FD1EBB8" w14:textId="77777777" w:rsidTr="000555DD">
        <w:tc>
          <w:tcPr>
            <w:tcW w:w="1026" w:type="dxa"/>
            <w:vAlign w:val="bottom"/>
          </w:tcPr>
          <w:p w14:paraId="3F57E8F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5%</w:t>
            </w:r>
          </w:p>
        </w:tc>
        <w:tc>
          <w:tcPr>
            <w:tcW w:w="6158" w:type="dxa"/>
          </w:tcPr>
          <w:p w14:paraId="2A915A66"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2545BF8B"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6627BCAC" w14:textId="77777777" w:rsidTr="000555DD">
        <w:tc>
          <w:tcPr>
            <w:tcW w:w="1026" w:type="dxa"/>
            <w:vAlign w:val="bottom"/>
          </w:tcPr>
          <w:p w14:paraId="334CE2D6"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27A70249"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4D0F7C7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3A839D00" w14:textId="77777777" w:rsidTr="000555DD">
        <w:tc>
          <w:tcPr>
            <w:tcW w:w="1026" w:type="dxa"/>
            <w:vAlign w:val="bottom"/>
          </w:tcPr>
          <w:p w14:paraId="1D7DF697"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r w:rsidRPr="00590FDD">
              <w:rPr>
                <w:rFonts w:ascii="Times New Roman" w:eastAsia="Times New Roman" w:hAnsi="Times New Roman"/>
                <w:sz w:val="24"/>
                <w:rtl/>
              </w:rPr>
              <w:t>%</w:t>
            </w:r>
          </w:p>
        </w:tc>
        <w:tc>
          <w:tcPr>
            <w:tcW w:w="6158" w:type="dxa"/>
          </w:tcPr>
          <w:p w14:paraId="0469CC1C"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כתבי כמויות ורשימות ברזל ואישור שלב זה ע"י המזמין - </w:t>
            </w:r>
          </w:p>
        </w:tc>
        <w:tc>
          <w:tcPr>
            <w:tcW w:w="1539" w:type="dxa"/>
          </w:tcPr>
          <w:p w14:paraId="69C80C0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4115B7AE" w14:textId="77777777" w:rsidTr="000555DD">
        <w:tc>
          <w:tcPr>
            <w:tcW w:w="1026" w:type="dxa"/>
            <w:vAlign w:val="bottom"/>
          </w:tcPr>
          <w:p w14:paraId="662AE503"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0</w:t>
            </w:r>
            <w:r w:rsidRPr="00590FDD">
              <w:rPr>
                <w:rFonts w:ascii="Times New Roman" w:eastAsia="Times New Roman" w:hAnsi="Times New Roman"/>
                <w:sz w:val="24"/>
                <w:rtl/>
              </w:rPr>
              <w:t>%</w:t>
            </w:r>
          </w:p>
        </w:tc>
        <w:tc>
          <w:tcPr>
            <w:tcW w:w="6158" w:type="dxa"/>
          </w:tcPr>
          <w:p w14:paraId="16A08008"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265C6183"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52BE98AF" w14:textId="77777777" w:rsidTr="000555DD">
        <w:tc>
          <w:tcPr>
            <w:tcW w:w="1026" w:type="dxa"/>
            <w:vAlign w:val="bottom"/>
          </w:tcPr>
          <w:p w14:paraId="793466EC"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6A5D6E5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1D5EA3CC"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7553DA87" w14:textId="77777777" w:rsidTr="000555DD">
        <w:tc>
          <w:tcPr>
            <w:tcW w:w="1026" w:type="dxa"/>
            <w:vAlign w:val="bottom"/>
          </w:tcPr>
          <w:p w14:paraId="74F447AA"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3%</w:t>
            </w:r>
          </w:p>
        </w:tc>
        <w:tc>
          <w:tcPr>
            <w:tcW w:w="6158" w:type="dxa"/>
          </w:tcPr>
          <w:p w14:paraId="5A6E39A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39" w:type="dxa"/>
          </w:tcPr>
          <w:p w14:paraId="51A65691"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4976B6D6" w14:textId="77777777" w:rsidTr="000555DD">
        <w:tc>
          <w:tcPr>
            <w:tcW w:w="1026" w:type="dxa"/>
            <w:vAlign w:val="bottom"/>
          </w:tcPr>
          <w:p w14:paraId="2CF375CA"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r w:rsidRPr="00590FDD">
              <w:rPr>
                <w:rFonts w:ascii="Times New Roman" w:eastAsia="Times New Roman" w:hAnsi="Times New Roman" w:hint="cs"/>
                <w:sz w:val="24"/>
                <w:rtl/>
              </w:rPr>
              <w:t>7%</w:t>
            </w:r>
          </w:p>
        </w:tc>
        <w:tc>
          <w:tcPr>
            <w:tcW w:w="6158" w:type="dxa"/>
          </w:tcPr>
          <w:p w14:paraId="12FA8CE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הפקוח העליון, </w:t>
            </w:r>
            <w:r w:rsidRPr="00590FDD">
              <w:rPr>
                <w:rFonts w:ascii="Times New Roman" w:eastAsia="Times New Roman" w:hAnsi="Times New Roman" w:hint="cs"/>
                <w:sz w:val="24"/>
                <w:rtl/>
              </w:rPr>
              <w:t>תיקונ</w:t>
            </w:r>
            <w:r w:rsidRPr="00590FDD">
              <w:rPr>
                <w:rFonts w:ascii="Times New Roman" w:eastAsia="Times New Roman" w:hAnsi="Times New Roman" w:hint="eastAsia"/>
                <w:sz w:val="24"/>
                <w:rtl/>
              </w:rPr>
              <w:t>י</w:t>
            </w:r>
            <w:r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30FBDDB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9</w:t>
            </w:r>
          </w:p>
        </w:tc>
      </w:tr>
      <w:tr w:rsidR="00590FDD" w:rsidRPr="00590FDD" w14:paraId="472E55F6" w14:textId="77777777" w:rsidTr="000555DD">
        <w:tc>
          <w:tcPr>
            <w:tcW w:w="1026" w:type="dxa"/>
            <w:vAlign w:val="bottom"/>
          </w:tcPr>
          <w:p w14:paraId="6A511066"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42EEFF08"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39" w:type="dxa"/>
          </w:tcPr>
          <w:p w14:paraId="65BAB7E9" w14:textId="77777777"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6A9D69A1" w14:textId="77777777" w:rsidTr="000555DD">
        <w:tc>
          <w:tcPr>
            <w:tcW w:w="1026" w:type="dxa"/>
          </w:tcPr>
          <w:p w14:paraId="57A4A2EB"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620B086E"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5C4F55DA"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33EA32BC"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3AA929B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6B14B83"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5AAA9CC2"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5E4C92D8" w14:textId="77777777" w:rsidR="00590FDD" w:rsidRPr="00590FDD" w:rsidRDefault="00590FDD" w:rsidP="00590FDD">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המזמין ישלם את שכר המתכנן תוך 60 יום מתאריך אישור החשבון ע"י המנהל.</w:t>
      </w:r>
    </w:p>
    <w:p w14:paraId="3AAA568A"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3C6BF74" w14:textId="77777777" w:rsidR="00590FDD" w:rsidRPr="00590FDD"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6AAB9E6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4E7D5E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D055FD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239ECE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3415BA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D66602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B827DA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81C055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6062DA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61339D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A9EA77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38BB9E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267B0C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EF6992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55EC14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F2A165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CA7D52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DA9394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007E35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9A851A7" w14:textId="66B9D30A" w:rsidR="00E078A7" w:rsidDel="00CE5960" w:rsidRDefault="00E078A7" w:rsidP="004E32D2">
      <w:pPr>
        <w:widowControl w:val="0"/>
        <w:spacing w:before="0" w:beforeAutospacing="0" w:after="0" w:afterAutospacing="0" w:line="240" w:lineRule="auto"/>
        <w:jc w:val="center"/>
        <w:rPr>
          <w:del w:id="135" w:author="Kook Sec [2]" w:date="2022-01-13T13:17:00Z"/>
          <w:rFonts w:ascii="Times New Roman" w:eastAsia="Times New Roman" w:hAnsi="Times New Roman"/>
          <w:bCs/>
          <w:sz w:val="20"/>
          <w:u w:val="single"/>
          <w:rtl/>
          <w:lang w:eastAsia="he-IL"/>
        </w:rPr>
      </w:pPr>
      <w:del w:id="136" w:author="Kook Sec [2]" w:date="2022-01-13T13:17:00Z">
        <w:r w:rsidDel="00CE5960">
          <w:rPr>
            <w:rFonts w:ascii="Times New Roman" w:eastAsia="Times New Roman" w:hAnsi="Times New Roman"/>
            <w:bCs/>
            <w:sz w:val="20"/>
            <w:u w:val="single"/>
            <w:rtl/>
            <w:lang w:eastAsia="he-IL"/>
          </w:rPr>
          <w:lastRenderedPageBreak/>
          <w:br w:type="page"/>
        </w:r>
      </w:del>
    </w:p>
    <w:p w14:paraId="6951221F" w14:textId="77777777" w:rsidR="004E32D2" w:rsidRPr="004E32D2" w:rsidRDefault="004E32D2" w:rsidP="00CE5960">
      <w:pPr>
        <w:widowControl w:val="0"/>
        <w:spacing w:before="0" w:beforeAutospacing="0" w:after="0" w:afterAutospacing="0" w:line="240" w:lineRule="auto"/>
        <w:jc w:val="center"/>
        <w:rPr>
          <w:rFonts w:ascii="Times New Roman" w:eastAsia="Times New Roman" w:hAnsi="Times New Roman"/>
          <w:sz w:val="20"/>
          <w:rtl/>
          <w:lang w:eastAsia="he-IL"/>
        </w:rPr>
        <w:pPrChange w:id="137" w:author="Kook Sec [2]" w:date="2022-01-13T13:17:00Z">
          <w:pPr>
            <w:widowControl w:val="0"/>
            <w:spacing w:before="0" w:beforeAutospacing="0" w:after="0" w:afterAutospacing="0" w:line="240" w:lineRule="auto"/>
            <w:jc w:val="center"/>
          </w:pPr>
        </w:pPrChange>
      </w:pPr>
      <w:r w:rsidRPr="004E32D2">
        <w:rPr>
          <w:rFonts w:ascii="Times New Roman" w:eastAsia="Times New Roman" w:hAnsi="Times New Roman" w:hint="cs"/>
          <w:bCs/>
          <w:sz w:val="20"/>
          <w:u w:val="single"/>
          <w:rtl/>
          <w:lang w:eastAsia="he-IL"/>
        </w:rPr>
        <w:t>נספח "ו''</w:t>
      </w:r>
    </w:p>
    <w:p w14:paraId="6896F0C7" w14:textId="77777777"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bCs/>
          <w:color w:val="FF0000"/>
          <w:sz w:val="24"/>
          <w:rtl/>
          <w:lang w:eastAsia="he-IL"/>
        </w:rPr>
        <w:br/>
      </w:r>
    </w:p>
    <w:p w14:paraId="019FE341"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DDDE9BC" w14:textId="77777777" w:rsidR="004E32D2" w:rsidRPr="004E32D2" w:rsidRDefault="00A203A6" w:rsidP="00CE5960">
          <w:pPr>
            <w:widowControl w:val="0"/>
            <w:spacing w:before="0" w:beforeAutospacing="0" w:after="0" w:afterAutospacing="0" w:line="240" w:lineRule="auto"/>
            <w:ind w:left="116"/>
            <w:rPr>
              <w:rFonts w:ascii="Times New Roman" w:eastAsia="Times New Roman" w:hAnsi="Times New Roman"/>
              <w:color w:val="008000"/>
              <w:sz w:val="24"/>
              <w:rtl/>
              <w:lang w:eastAsia="he-IL"/>
            </w:rPr>
            <w:pPrChange w:id="138" w:author="Kook Sec [2]" w:date="2022-01-13T13:20:00Z">
              <w:pPr>
                <w:widowControl w:val="0"/>
                <w:spacing w:before="0" w:beforeAutospacing="0" w:after="0" w:afterAutospacing="0" w:line="240" w:lineRule="auto"/>
                <w:jc w:val="both"/>
              </w:pPr>
            </w:pPrChange>
          </w:pPr>
          <w:ins w:id="139" w:author="Kook Sec" w:date="2020-12-15T14:26:00Z">
            <w:r>
              <w:rPr>
                <w:rFonts w:ascii="Times New Roman" w:eastAsia="Times New Roman" w:hAnsi="Times New Roman"/>
                <w:color w:val="008000"/>
                <w:sz w:val="24"/>
                <w:rtl/>
                <w:lang w:eastAsia="he-IL"/>
              </w:rPr>
              <w:t>א.מ. ישראל מגורים פיתוח בע"מ</w:t>
            </w:r>
            <w:r>
              <w:rPr>
                <w:rFonts w:ascii="Times New Roman" w:eastAsia="Times New Roman" w:hAnsi="Times New Roman"/>
                <w:color w:val="008000"/>
                <w:sz w:val="24"/>
                <w:rtl/>
                <w:lang w:eastAsia="he-IL"/>
              </w:rPr>
              <w:br/>
              <w:t>יוני נתניהו 1 ג' אור יהודה</w:t>
            </w:r>
            <w:r>
              <w:rPr>
                <w:rFonts w:ascii="Times New Roman" w:eastAsia="Times New Roman" w:hAnsi="Times New Roman"/>
                <w:color w:val="008000"/>
                <w:sz w:val="24"/>
                <w:rtl/>
                <w:lang w:eastAsia="he-IL"/>
              </w:rPr>
              <w:br/>
              <w:t>513313148</w:t>
            </w:r>
          </w:ins>
        </w:p>
      </w:sdtContent>
    </w:sdt>
    <w:p w14:paraId="755CC92E"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039EE712"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02134CAC"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39711FA0"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43D71F5C"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p>
    <w:p w14:paraId="2EDADBEC" w14:textId="2D8EC19D"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0" w:author="Kook Sec" w:date="2020-12-15T14:28:00Z">
            <w:del w:id="141" w:author="Kook Sec [2]" w:date="2022-01-13T13:13:00Z">
              <w:r w:rsidR="00A203A6" w:rsidDel="00493EF3">
                <w:rPr>
                  <w:rFonts w:ascii="Times New Roman" w:eastAsia="Times New Roman" w:hAnsi="Times New Roman"/>
                  <w:color w:val="008000"/>
                  <w:sz w:val="24"/>
                  <w:rtl/>
                  <w:lang w:eastAsia="he-IL"/>
                </w:rPr>
                <w:delText>סלומון מהנדסים בע"מ</w:delText>
              </w:r>
            </w:del>
          </w:ins>
          <w:ins w:id="142" w:author="Kook Sec [2]" w:date="2022-01-13T13:13:00Z">
            <w:r w:rsidR="00493EF3">
              <w:rPr>
                <w:rFonts w:ascii="Times New Roman" w:eastAsia="Times New Roman" w:hAnsi="Times New Roman"/>
                <w:color w:val="008000"/>
                <w:sz w:val="24"/>
                <w:rtl/>
                <w:lang w:eastAsia="he-IL"/>
              </w:rPr>
              <w:t>י. כהן ושות' חברה לתכנון הנדסי בע"מ</w:t>
            </w:r>
          </w:ins>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3" w:author="Kook Sec" w:date="2020-12-15T14:28:00Z">
            <w:del w:id="144" w:author="Kook Sec [2]" w:date="2022-01-13T13:13:00Z">
              <w:r w:rsidR="00A203A6" w:rsidDel="00493EF3">
                <w:rPr>
                  <w:rFonts w:ascii="Times New Roman" w:eastAsia="Times New Roman" w:hAnsi="Times New Roman"/>
                  <w:color w:val="008000"/>
                  <w:sz w:val="24"/>
                  <w:rtl/>
                  <w:lang w:eastAsia="he-IL"/>
                </w:rPr>
                <w:delText>סלומון מהנדסים בע"מ</w:delText>
              </w:r>
            </w:del>
          </w:ins>
          <w:ins w:id="145" w:author="Kook Sec [2]" w:date="2022-01-13T13:13:00Z">
            <w:r w:rsidR="00493EF3">
              <w:rPr>
                <w:rFonts w:ascii="Times New Roman" w:eastAsia="Times New Roman" w:hAnsi="Times New Roman"/>
                <w:color w:val="008000"/>
                <w:sz w:val="24"/>
                <w:rtl/>
                <w:lang w:eastAsia="he-IL"/>
              </w:rPr>
              <w:t>י. כהן ושות' חברה לתכנון הנדסי בע"מ</w:t>
            </w:r>
          </w:ins>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6" w:author="Kook Sec" w:date="2020-12-15T14:28:00Z">
            <w:del w:id="147" w:author="Kook Sec [2]" w:date="2022-01-13T13:13:00Z">
              <w:r w:rsidR="00A203A6" w:rsidDel="00493EF3">
                <w:rPr>
                  <w:rFonts w:ascii="Times New Roman" w:eastAsia="Times New Roman" w:hAnsi="Times New Roman"/>
                  <w:color w:val="008000"/>
                  <w:sz w:val="24"/>
                  <w:rtl/>
                  <w:lang w:eastAsia="he-IL"/>
                </w:rPr>
                <w:delText>סלומון מהנדסים בע"מ</w:delText>
              </w:r>
            </w:del>
          </w:ins>
          <w:ins w:id="148" w:author="Kook Sec [2]" w:date="2022-01-13T13:13:00Z">
            <w:r w:rsidR="00493EF3">
              <w:rPr>
                <w:rFonts w:ascii="Times New Roman" w:eastAsia="Times New Roman" w:hAnsi="Times New Roman"/>
                <w:color w:val="008000"/>
                <w:sz w:val="24"/>
                <w:rtl/>
                <w:lang w:eastAsia="he-IL"/>
              </w:rPr>
              <w:t>י. כהן ושות' חברה לתכנון הנדסי בע"מ</w:t>
            </w:r>
          </w:ins>
        </w:sdtContent>
      </w:sdt>
      <w:r w:rsidRPr="004E32D2">
        <w:rPr>
          <w:rFonts w:ascii="Times New Roman" w:eastAsia="Times New Roman" w:hAnsi="Times New Roman" w:hint="cs"/>
          <w:sz w:val="24"/>
          <w:rtl/>
          <w:lang w:eastAsia="he-IL"/>
        </w:rPr>
        <w:t xml:space="preserve"> *,מצהיר בזאת ומתחייב כלפיכם כדלקמן:</w:t>
      </w:r>
    </w:p>
    <w:p w14:paraId="1D33BBDC" w14:textId="53425B37" w:rsidR="004E32D2" w:rsidRPr="004E32D2" w:rsidDel="00CE5960" w:rsidRDefault="004E32D2" w:rsidP="004E32D2">
      <w:pPr>
        <w:widowControl w:val="0"/>
        <w:spacing w:before="0" w:beforeAutospacing="0" w:after="0" w:afterAutospacing="0" w:line="360" w:lineRule="auto"/>
        <w:jc w:val="both"/>
        <w:rPr>
          <w:del w:id="149" w:author="Kook Sec [2]" w:date="2022-01-13T13:20:00Z"/>
          <w:rFonts w:ascii="Times New Roman" w:eastAsia="Times New Roman" w:hAnsi="Times New Roman"/>
          <w:sz w:val="24"/>
          <w:rtl/>
          <w:lang w:eastAsia="he-IL"/>
        </w:rPr>
      </w:pPr>
    </w:p>
    <w:p w14:paraId="64BAB991" w14:textId="7A85FFFE"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0" w:author="Kook Sec" w:date="2020-12-15T14:28:00Z">
            <w:del w:id="151" w:author="Kook Sec [2]" w:date="2022-01-13T13:13:00Z">
              <w:r w:rsidR="00A203A6" w:rsidDel="00493EF3">
                <w:rPr>
                  <w:rFonts w:ascii="Times New Roman" w:eastAsia="Times New Roman" w:hAnsi="Times New Roman"/>
                  <w:color w:val="008000"/>
                  <w:sz w:val="24"/>
                  <w:rtl/>
                  <w:lang w:eastAsia="he-IL"/>
                </w:rPr>
                <w:delText>סלומון מהנדסים בע"מ</w:delText>
              </w:r>
            </w:del>
          </w:ins>
          <w:ins w:id="152" w:author="Kook Sec [2]" w:date="2022-01-13T13:13:00Z">
            <w:r w:rsidR="00493EF3">
              <w:rPr>
                <w:rFonts w:ascii="Times New Roman" w:eastAsia="Times New Roman" w:hAnsi="Times New Roman"/>
                <w:color w:val="008000"/>
                <w:sz w:val="24"/>
                <w:rtl/>
                <w:lang w:eastAsia="he-IL"/>
              </w:rPr>
              <w:t>י. כהן ושות' חברה לתכנון הנדסי בע"מ</w:t>
            </w:r>
          </w:ins>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53" w:author="Kook Sec" w:date="2020-12-15T14:25:00Z">
            <w:r w:rsidR="00A203A6">
              <w:rPr>
                <w:rFonts w:ascii="Times New Roman" w:eastAsia="Times New Roman" w:hAnsi="Times New Roman" w:hint="cs"/>
                <w:bCs/>
                <w:color w:val="008000"/>
                <w:sz w:val="24"/>
                <w:rtl/>
                <w:lang w:eastAsia="he-IL"/>
              </w:rPr>
              <w:t>א.מ. ישראל מגורים פיתוח בע"מ</w:t>
            </w:r>
          </w:ins>
        </w:sdtContent>
      </w:sdt>
      <w:r w:rsidRPr="004E32D2">
        <w:rPr>
          <w:rFonts w:ascii="Times New Roman" w:eastAsia="Times New Roman" w:hAnsi="Times New Roman" w:hint="cs"/>
          <w:color w:val="008000"/>
          <w:sz w:val="24"/>
          <w:rtl/>
          <w:lang w:eastAsia="he-IL"/>
        </w:rPr>
        <w:t>.</w:t>
      </w:r>
    </w:p>
    <w:p w14:paraId="6A6DD6ED"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12DB277B" w14:textId="052875F9"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4" w:author="Kook Sec" w:date="2020-12-15T14:28:00Z">
            <w:del w:id="155" w:author="Kook Sec [2]" w:date="2022-01-13T13:13:00Z">
              <w:r w:rsidR="00A203A6" w:rsidDel="00493EF3">
                <w:rPr>
                  <w:rFonts w:ascii="Times New Roman" w:eastAsia="Times New Roman" w:hAnsi="Times New Roman"/>
                  <w:color w:val="008000"/>
                  <w:sz w:val="24"/>
                  <w:rtl/>
                  <w:lang w:eastAsia="he-IL"/>
                </w:rPr>
                <w:delText>סלומון מהנדסים בע"מ</w:delText>
              </w:r>
            </w:del>
          </w:ins>
          <w:ins w:id="156" w:author="Kook Sec [2]" w:date="2022-01-13T13:13:00Z">
            <w:r w:rsidR="00493EF3">
              <w:rPr>
                <w:rFonts w:ascii="Times New Roman" w:eastAsia="Times New Roman" w:hAnsi="Times New Roman"/>
                <w:color w:val="008000"/>
                <w:sz w:val="24"/>
                <w:rtl/>
                <w:lang w:eastAsia="he-IL"/>
              </w:rPr>
              <w:t>י. כהן ושות' חברה לתכנון הנדסי בע"מ</w:t>
            </w:r>
          </w:ins>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7C8643F1"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45E95F79" w14:textId="5410131F"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57" w:author="Kook Sec" w:date="2020-12-15T14:28:00Z">
            <w:del w:id="158" w:author="Kook Sec [2]" w:date="2022-01-13T13:13:00Z">
              <w:r w:rsidR="00A203A6" w:rsidDel="00493EF3">
                <w:rPr>
                  <w:rFonts w:ascii="Times New Roman" w:eastAsia="Times New Roman" w:hAnsi="Times New Roman"/>
                  <w:color w:val="008000"/>
                  <w:sz w:val="24"/>
                  <w:rtl/>
                  <w:lang w:eastAsia="he-IL"/>
                </w:rPr>
                <w:delText>סלומון מהנדסים בע"מ</w:delText>
              </w:r>
            </w:del>
          </w:ins>
          <w:ins w:id="159" w:author="Kook Sec [2]" w:date="2022-01-13T13:13:00Z">
            <w:r w:rsidR="00493EF3">
              <w:rPr>
                <w:rFonts w:ascii="Times New Roman" w:eastAsia="Times New Roman" w:hAnsi="Times New Roman"/>
                <w:color w:val="008000"/>
                <w:sz w:val="24"/>
                <w:rtl/>
                <w:lang w:eastAsia="he-IL"/>
              </w:rPr>
              <w:t>י. כהן ושות' חברה לתכנון הנדסי בע"מ</w:t>
            </w:r>
          </w:ins>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25008697" w14:textId="4A2046A1" w:rsidR="004E32D2" w:rsidRPr="004E32D2" w:rsidDel="00CE5960" w:rsidRDefault="004E32D2" w:rsidP="004E32D2">
      <w:pPr>
        <w:widowControl w:val="0"/>
        <w:tabs>
          <w:tab w:val="right" w:pos="2216"/>
        </w:tabs>
        <w:spacing w:before="0" w:beforeAutospacing="0" w:after="0" w:afterAutospacing="0" w:line="360" w:lineRule="auto"/>
        <w:jc w:val="both"/>
        <w:rPr>
          <w:del w:id="160" w:author="Kook Sec [2]" w:date="2022-01-13T13:20:00Z"/>
          <w:rFonts w:ascii="Times New Roman" w:eastAsia="Times New Roman" w:hAnsi="Times New Roman"/>
          <w:sz w:val="24"/>
          <w:rtl/>
          <w:lang w:eastAsia="he-IL"/>
        </w:rPr>
      </w:pPr>
    </w:p>
    <w:p w14:paraId="20381C55"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23A3BBAD"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5B63AAAC"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997659F"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60225622"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204F3A3C"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1A79C825"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4CFFFDB2" w14:textId="77777777" w:rsidR="004E32D2" w:rsidRPr="004E32D2" w:rsidRDefault="004E32D2" w:rsidP="004E32D2">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13B46FBB"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0C2F1927" w14:textId="5D3B61B5"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del w:id="161" w:author="Kook Sec [2]" w:date="2022-01-13T13:20:00Z">
        <w:r w:rsidRPr="004E32D2" w:rsidDel="00CE5960">
          <w:rPr>
            <w:rFonts w:ascii="Times New Roman" w:eastAsia="Times New Roman" w:hAnsi="Times New Roman" w:hint="cs"/>
            <w:color w:val="00B0F0"/>
            <w:sz w:val="24"/>
            <w:rtl/>
            <w:lang w:eastAsia="he-IL"/>
          </w:rPr>
          <w:delText xml:space="preserve">                </w:delText>
        </w:r>
      </w:del>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62" w:author="Kook Sec" w:date="2020-12-15T14:28:00Z">
            <w:del w:id="163" w:author="Kook Sec [2]" w:date="2022-01-13T13:13:00Z">
              <w:r w:rsidR="00A203A6" w:rsidDel="00493EF3">
                <w:rPr>
                  <w:rFonts w:ascii="Times New Roman" w:eastAsia="Times New Roman" w:hAnsi="Times New Roman"/>
                  <w:color w:val="00B0F0"/>
                  <w:sz w:val="20"/>
                  <w:u w:val="single"/>
                  <w:rtl/>
                  <w:lang w:eastAsia="he-IL"/>
                </w:rPr>
                <w:delText>סלומון מהנדסים בע"מ</w:delText>
              </w:r>
            </w:del>
          </w:ins>
          <w:ins w:id="164" w:author="Kook Sec [2]" w:date="2022-01-13T13:13:00Z">
            <w:r w:rsidR="00493EF3">
              <w:rPr>
                <w:rFonts w:ascii="Times New Roman" w:eastAsia="Times New Roman" w:hAnsi="Times New Roman"/>
                <w:color w:val="00B0F0"/>
                <w:sz w:val="20"/>
                <w:u w:val="single"/>
                <w:rtl/>
                <w:lang w:eastAsia="he-IL"/>
              </w:rPr>
              <w:t>י. כהן ושות' חברה לתכנון הנדסי בע"מ</w:t>
            </w:r>
          </w:ins>
        </w:sdtContent>
      </w:sdt>
    </w:p>
    <w:p w14:paraId="05E493D6"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2D0821BB"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2C02C41F"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012AB427"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5E4DFC4E"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t>*מחק את המיותר</w:t>
      </w:r>
    </w:p>
    <w:p w14:paraId="70D528C1" w14:textId="548817F6" w:rsidR="004E32D2" w:rsidRPr="004E32D2" w:rsidDel="00CE5960" w:rsidRDefault="004E32D2" w:rsidP="004E32D2">
      <w:pPr>
        <w:widowControl w:val="0"/>
        <w:spacing w:before="0" w:beforeAutospacing="0" w:after="0" w:afterAutospacing="0" w:line="240" w:lineRule="auto"/>
        <w:jc w:val="center"/>
        <w:rPr>
          <w:del w:id="165" w:author="Kook Sec [2]" w:date="2022-01-13T13:20:00Z"/>
          <w:rFonts w:ascii="Times New Roman" w:eastAsia="Times New Roman" w:hAnsi="Times New Roman"/>
          <w:bCs/>
          <w:sz w:val="20"/>
          <w:u w:val="single"/>
          <w:rtl/>
          <w:lang w:eastAsia="he-IL"/>
        </w:rPr>
      </w:pPr>
      <w:del w:id="166" w:author="Kook Sec [2]" w:date="2022-01-13T13:20:00Z">
        <w:r w:rsidRPr="004E32D2" w:rsidDel="00CE5960">
          <w:rPr>
            <w:rFonts w:ascii="Times New Roman" w:eastAsia="Times New Roman" w:hAnsi="Times New Roman" w:hint="cs"/>
            <w:bCs/>
            <w:sz w:val="24"/>
            <w:u w:val="single"/>
            <w:rtl/>
            <w:lang w:eastAsia="he-IL"/>
          </w:rPr>
          <w:lastRenderedPageBreak/>
          <w:br w:type="page"/>
        </w:r>
      </w:del>
    </w:p>
    <w:p w14:paraId="3C897969" w14:textId="77777777" w:rsidR="003E5958" w:rsidRPr="003E5958" w:rsidRDefault="003E5958" w:rsidP="00CE5960">
      <w:pPr>
        <w:widowControl w:val="0"/>
        <w:spacing w:before="0" w:beforeAutospacing="0" w:after="0" w:afterAutospacing="0" w:line="240" w:lineRule="auto"/>
        <w:jc w:val="center"/>
        <w:rPr>
          <w:rFonts w:ascii="Times New Roman" w:eastAsia="Times New Roman" w:hAnsi="Times New Roman"/>
          <w:sz w:val="20"/>
          <w:lang w:eastAsia="he-IL"/>
        </w:rPr>
        <w:pPrChange w:id="167" w:author="Kook Sec [2]" w:date="2022-01-13T13:20:00Z">
          <w:pPr>
            <w:spacing w:before="0" w:beforeAutospacing="0" w:after="0" w:afterAutospacing="0" w:line="240" w:lineRule="auto"/>
            <w:jc w:val="center"/>
          </w:pPr>
        </w:pPrChange>
      </w:pPr>
      <w:r w:rsidRPr="003E5958">
        <w:rPr>
          <w:rFonts w:ascii="Times New Roman" w:eastAsia="Times New Roman" w:hAnsi="Times New Roman" w:hint="cs"/>
          <w:bCs/>
          <w:sz w:val="20"/>
          <w:u w:val="single"/>
          <w:rtl/>
          <w:lang w:eastAsia="he-IL"/>
        </w:rPr>
        <w:t>נספח "ז''</w:t>
      </w:r>
    </w:p>
    <w:p w14:paraId="01039062" w14:textId="77777777" w:rsidR="003E5958" w:rsidRPr="003E5958" w:rsidRDefault="003E5958" w:rsidP="003E5958">
      <w:pPr>
        <w:widowControl w:val="0"/>
        <w:spacing w:before="0" w:beforeAutospacing="0" w:after="0" w:afterAutospacing="0" w:line="240" w:lineRule="auto"/>
        <w:jc w:val="center"/>
        <w:rPr>
          <w:rFonts w:ascii="David" w:eastAsia="Times New Roman" w:hAnsi="David"/>
          <w:sz w:val="24"/>
          <w:lang w:eastAsia="he-IL"/>
        </w:rPr>
      </w:pPr>
    </w:p>
    <w:p w14:paraId="00C6ADE9" w14:textId="77777777" w:rsidR="003E5958" w:rsidRPr="003E5958" w:rsidRDefault="003E5958" w:rsidP="003E5958">
      <w:pPr>
        <w:widowControl w:val="0"/>
        <w:bidi w:val="0"/>
        <w:spacing w:before="0" w:beforeAutospacing="0" w:after="0" w:afterAutospacing="0" w:line="240" w:lineRule="auto"/>
        <w:jc w:val="center"/>
        <w:rPr>
          <w:rFonts w:eastAsia="Times New Roman"/>
          <w:bCs/>
          <w:sz w:val="24"/>
          <w:u w:val="single"/>
          <w:rtl/>
          <w:lang w:eastAsia="he-IL"/>
        </w:rPr>
      </w:pPr>
      <w:r w:rsidRPr="003E5958">
        <w:rPr>
          <w:rFonts w:ascii="David" w:eastAsia="Times New Roman" w:hAnsi="David" w:hint="cs"/>
          <w:bCs/>
          <w:sz w:val="24"/>
          <w:u w:val="single"/>
          <w:rtl/>
          <w:lang w:eastAsia="he-IL"/>
        </w:rPr>
        <w:t>מפרט ביטוחי</w:t>
      </w:r>
      <w:r w:rsidRPr="003E5958">
        <w:rPr>
          <w:rFonts w:ascii="Times New Roman" w:eastAsia="Times New Roman" w:hAnsi="Times New Roman" w:hint="cs"/>
          <w:b/>
          <w:bCs/>
          <w:sz w:val="20"/>
          <w:u w:val="single"/>
          <w:rtl/>
          <w:lang w:eastAsia="he-IL"/>
        </w:rPr>
        <w:t xml:space="preserve"> המתכנן</w:t>
      </w:r>
      <w:r w:rsidRPr="003E5958">
        <w:rPr>
          <w:rFonts w:ascii="David" w:eastAsia="Times New Roman" w:hAnsi="David" w:hint="cs"/>
          <w:bCs/>
          <w:sz w:val="24"/>
          <w:u w:val="single"/>
          <w:rtl/>
          <w:lang w:eastAsia="he-IL"/>
        </w:rPr>
        <w:t xml:space="preserve"> </w:t>
      </w:r>
    </w:p>
    <w:p w14:paraId="610A80DC" w14:textId="77777777" w:rsidR="003E5958" w:rsidRPr="003E5958" w:rsidRDefault="003E5958" w:rsidP="003E5958">
      <w:pPr>
        <w:tabs>
          <w:tab w:val="left" w:pos="283"/>
        </w:tabs>
        <w:spacing w:line="240" w:lineRule="auto"/>
        <w:jc w:val="both"/>
        <w:rPr>
          <w:rFonts w:ascii="David" w:eastAsia="Calibri" w:hAnsi="David"/>
          <w:sz w:val="24"/>
          <w:rtl/>
        </w:rPr>
      </w:pPr>
      <w:r w:rsidRPr="003E595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AFE6C9E"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1.</w:t>
      </w:r>
      <w:r w:rsidRPr="003E5958">
        <w:rPr>
          <w:rFonts w:ascii="David" w:eastAsia="Calibri" w:hAnsi="David" w:hint="cs"/>
          <w:sz w:val="24"/>
          <w:rtl/>
        </w:rPr>
        <w:tab/>
      </w:r>
      <w:r w:rsidRPr="003E5958">
        <w:rPr>
          <w:rFonts w:ascii="David" w:eastAsia="Calibri" w:hAnsi="David" w:hint="cs"/>
          <w:b/>
          <w:bCs/>
          <w:sz w:val="24"/>
          <w:rtl/>
        </w:rPr>
        <w:t>ביטוח אחריות מקצועית</w:t>
      </w:r>
      <w:r w:rsidRPr="003E5958">
        <w:rPr>
          <w:rFonts w:ascii="David" w:eastAsia="Calibri" w:hAnsi="David" w:hint="cs"/>
          <w:sz w:val="24"/>
          <w:rtl/>
        </w:rPr>
        <w:t xml:space="preserve">, לכיסוי </w:t>
      </w:r>
      <w:proofErr w:type="spellStart"/>
      <w:r w:rsidRPr="003E5958">
        <w:rPr>
          <w:rFonts w:ascii="David" w:eastAsia="Calibri" w:hAnsi="David" w:hint="cs"/>
          <w:sz w:val="24"/>
          <w:rtl/>
        </w:rPr>
        <w:t>חבותו</w:t>
      </w:r>
      <w:proofErr w:type="spellEnd"/>
      <w:r w:rsidRPr="003E5958">
        <w:rPr>
          <w:rFonts w:ascii="David" w:eastAsia="Calibri" w:hAnsi="David" w:hint="cs"/>
          <w:sz w:val="24"/>
          <w:rtl/>
        </w:rPr>
        <w:t xml:space="preserve"> המקצועית של המתכנן ביחס להתחייבויותיו על פי ההסכם הנדון.</w:t>
      </w:r>
    </w:p>
    <w:p w14:paraId="3D99E22F"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 xml:space="preserve">גבול האחריות על פי הפוליסה לא יפחת מ- 4,000,000 ₪  (ארבעה </w:t>
      </w:r>
      <w:proofErr w:type="spellStart"/>
      <w:r w:rsidRPr="003E5958">
        <w:rPr>
          <w:rFonts w:ascii="David" w:eastAsia="Calibri" w:hAnsi="David" w:hint="cs"/>
          <w:sz w:val="24"/>
          <w:rtl/>
        </w:rPr>
        <w:t>מליון</w:t>
      </w:r>
      <w:proofErr w:type="spellEnd"/>
      <w:r w:rsidRPr="003E5958">
        <w:rPr>
          <w:rFonts w:ascii="David" w:eastAsia="Calibri" w:hAnsi="David" w:hint="cs"/>
          <w:sz w:val="24"/>
          <w:rtl/>
        </w:rPr>
        <w:t xml:space="preserve"> ₪) לאירוע ובסה"כ לתקופת הביטוח.</w:t>
      </w:r>
    </w:p>
    <w:p w14:paraId="5386F76B"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3E5958">
        <w:rPr>
          <w:rFonts w:ascii="David" w:eastAsia="Calibri" w:hAnsi="David" w:hint="cs"/>
          <w:sz w:val="24"/>
          <w:rtl/>
        </w:rPr>
        <w:t>חבותו</w:t>
      </w:r>
      <w:proofErr w:type="spellEnd"/>
      <w:r w:rsidRPr="003E5958">
        <w:rPr>
          <w:rFonts w:ascii="David" w:eastAsia="Calibri" w:hAnsi="David" w:hint="cs"/>
          <w:sz w:val="24"/>
          <w:rtl/>
        </w:rPr>
        <w:t xml:space="preserve">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3E5958">
        <w:rPr>
          <w:rFonts w:ascii="David" w:eastAsia="Calibri" w:hAnsi="David" w:hint="cs"/>
          <w:sz w:val="24"/>
          <w:rtl/>
        </w:rPr>
        <w:t>ב.ר</w:t>
      </w:r>
      <w:proofErr w:type="spellEnd"/>
      <w:r w:rsidRPr="003E5958">
        <w:rPr>
          <w:rFonts w:ascii="David" w:eastAsia="Calibri" w:hAnsi="David" w:hint="cs"/>
          <w:sz w:val="24"/>
          <w:rtl/>
        </w:rPr>
        <w:t>. 2018".</w:t>
      </w:r>
    </w:p>
    <w:p w14:paraId="7BCEB59C"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2.</w:t>
      </w:r>
      <w:r w:rsidRPr="003E5958">
        <w:rPr>
          <w:rFonts w:ascii="David" w:eastAsia="Calibri" w:hAnsi="David" w:hint="cs"/>
          <w:sz w:val="24"/>
          <w:rtl/>
        </w:rPr>
        <w:tab/>
      </w:r>
      <w:r w:rsidRPr="003E5958">
        <w:rPr>
          <w:rFonts w:ascii="David" w:eastAsia="Calibri" w:hAnsi="David" w:hint="cs"/>
          <w:b/>
          <w:bCs/>
          <w:sz w:val="24"/>
          <w:rtl/>
        </w:rPr>
        <w:t>ביטוח אחריות מעבידים</w:t>
      </w:r>
      <w:r w:rsidRPr="003E5958">
        <w:rPr>
          <w:rFonts w:ascii="David" w:eastAsia="Calibri" w:hAnsi="David" w:hint="cs"/>
          <w:sz w:val="24"/>
          <w:rtl/>
        </w:rPr>
        <w:t xml:space="preserve">, המבטח חבות עפ"י פקודת </w:t>
      </w:r>
      <w:proofErr w:type="spellStart"/>
      <w:r w:rsidRPr="003E5958">
        <w:rPr>
          <w:rFonts w:ascii="David" w:eastAsia="Calibri" w:hAnsi="David" w:hint="cs"/>
          <w:sz w:val="24"/>
          <w:rtl/>
        </w:rPr>
        <w:t>הנזיקין</w:t>
      </w:r>
      <w:proofErr w:type="spellEnd"/>
      <w:r w:rsidRPr="003E5958">
        <w:rPr>
          <w:rFonts w:ascii="David" w:eastAsia="Calibri" w:hAnsi="David" w:hint="cs"/>
          <w:sz w:val="24"/>
          <w:rtl/>
        </w:rPr>
        <w:t xml:space="preserve">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41A1789"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3E5958">
        <w:rPr>
          <w:rFonts w:ascii="David" w:eastAsia="Calibri" w:hAnsi="David" w:hint="cs"/>
          <w:sz w:val="24"/>
        </w:rPr>
        <w:t xml:space="preserve"> </w:t>
      </w:r>
      <w:r w:rsidRPr="003E5958">
        <w:rPr>
          <w:rFonts w:ascii="David" w:eastAsia="Calibri" w:hAnsi="David" w:hint="cs"/>
          <w:sz w:val="24"/>
          <w:rtl/>
        </w:rPr>
        <w:t>לעניין קרות תאונת עבודה ו/או מחלה כלשהי</w:t>
      </w:r>
      <w:r w:rsidRPr="003E5958">
        <w:rPr>
          <w:rFonts w:ascii="David" w:eastAsia="Calibri" w:hAnsi="David" w:hint="cs"/>
          <w:sz w:val="24"/>
        </w:rPr>
        <w:t xml:space="preserve"> </w:t>
      </w:r>
      <w:r w:rsidRPr="003E5958">
        <w:rPr>
          <w:rFonts w:ascii="David" w:eastAsia="Calibri" w:hAnsi="David" w:hint="cs"/>
          <w:sz w:val="24"/>
          <w:rtl/>
        </w:rPr>
        <w:t>כי הוא נושא בחובות מעביד כלשהם כלפי מי מעובדי המתכנן.</w:t>
      </w:r>
      <w:r w:rsidRPr="003E5958">
        <w:rPr>
          <w:rFonts w:ascii="David" w:eastAsia="Calibri" w:hAnsi="David" w:hint="cs"/>
          <w:sz w:val="24"/>
          <w:rtl/>
        </w:rPr>
        <w:tab/>
      </w:r>
      <w:r w:rsidRPr="003E5958">
        <w:rPr>
          <w:rFonts w:ascii="David" w:eastAsia="Calibri" w:hAnsi="David" w:hint="cs"/>
          <w:sz w:val="24"/>
          <w:rtl/>
        </w:rPr>
        <w:br/>
      </w:r>
    </w:p>
    <w:p w14:paraId="3805B1F8"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3</w:t>
      </w:r>
      <w:r w:rsidRPr="003E5958">
        <w:rPr>
          <w:rFonts w:ascii="David" w:eastAsia="Calibri" w:hAnsi="David" w:hint="cs"/>
          <w:sz w:val="24"/>
          <w:rtl/>
        </w:rPr>
        <w:tab/>
      </w:r>
      <w:r w:rsidRPr="003E5958">
        <w:rPr>
          <w:rFonts w:ascii="David" w:eastAsia="Calibri" w:hAnsi="David" w:hint="cs"/>
          <w:b/>
          <w:bCs/>
          <w:sz w:val="24"/>
          <w:rtl/>
        </w:rPr>
        <w:t>ביטוח אחריות כלפי צד שלישי</w:t>
      </w:r>
      <w:r w:rsidRPr="003E595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4D8950B5"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כפוף לכל הגבלה בדבר חבות הנובעת מאש, התפוצצות, בהלה, מכשירי הרמה, חבות</w:t>
      </w:r>
      <w:r w:rsidRPr="003E5958">
        <w:rPr>
          <w:rFonts w:ascii="David" w:eastAsia="Calibri" w:hAnsi="David" w:hint="cs"/>
          <w:sz w:val="24"/>
        </w:rPr>
        <w:t xml:space="preserve"> </w:t>
      </w:r>
      <w:r w:rsidRPr="003E5958">
        <w:rPr>
          <w:rFonts w:ascii="David" w:eastAsia="Calibri" w:hAnsi="David" w:hint="cs"/>
          <w:sz w:val="24"/>
          <w:rtl/>
        </w:rPr>
        <w:t>בגין וכלפי קבלנים, קבלני משנה</w:t>
      </w:r>
      <w:r w:rsidRPr="003E5958">
        <w:rPr>
          <w:rFonts w:ascii="David" w:eastAsia="Calibri" w:hAnsi="David" w:hint="cs"/>
          <w:sz w:val="24"/>
        </w:rPr>
        <w:t xml:space="preserve"> </w:t>
      </w:r>
      <w:r w:rsidRPr="003E595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3E595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27EA12E3"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59E34DDA"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02E97AA"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lastRenderedPageBreak/>
        <w:t>כמו כן המתכנן מתחייב שהכיסוי על פי הפוליסות לא יבוטל ולא יחול בו שינוי לרעה, אלא אם תימסר הודעה כתובה בדואר רשום לידי המזמין לפחות 60 יום מראש.</w:t>
      </w:r>
    </w:p>
    <w:p w14:paraId="167D04B7"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52A9D8C" w14:textId="77777777" w:rsidR="003E5958" w:rsidRPr="003E5958" w:rsidRDefault="003E5958" w:rsidP="003E5958">
      <w:pPr>
        <w:jc w:val="both"/>
        <w:rPr>
          <w:rFonts w:ascii="David" w:eastAsia="Calibri" w:hAnsi="David"/>
          <w:sz w:val="24"/>
          <w:rtl/>
        </w:rPr>
      </w:pPr>
      <w:r w:rsidRPr="003E5958">
        <w:rPr>
          <w:rFonts w:ascii="David" w:eastAsia="Calibri" w:hAnsi="David" w:hint="cs"/>
          <w:sz w:val="24"/>
          <w:rtl/>
        </w:rPr>
        <w:t xml:space="preserve"> </w:t>
      </w:r>
    </w:p>
    <w:p w14:paraId="5EEAED7D" w14:textId="77777777" w:rsidR="003E5958" w:rsidRPr="003E5958" w:rsidRDefault="003E5958" w:rsidP="003E5958">
      <w:pPr>
        <w:ind w:left="364"/>
        <w:contextualSpacing/>
        <w:rPr>
          <w:rFonts w:ascii="Times New Roman" w:eastAsia="Calibri" w:hAnsi="Times New Roman" w:cs="Arial"/>
          <w:szCs w:val="22"/>
          <w:rtl/>
        </w:rPr>
      </w:pPr>
    </w:p>
    <w:p w14:paraId="75A5BA76"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1EF29D7"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F250960"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AE593D9"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465BBEE"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DE779F8"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43EF72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E9BBD9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7C58626"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FB84B67"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C3181F6"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253A88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E748408"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6F9E398"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B9D435D"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B2E3E7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81E786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3FDCADB"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A5BF95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578766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962854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39F384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E3DD21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4B1398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DF80DC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036B96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E72AFC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0CD601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1EB6E0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FE8D41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21C5BA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4F405F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095530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B9E46C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20CF11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58ADCAB"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B4084F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53A6A8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D1477C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5431D5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AC9D17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B74F4C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0DE710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3E5958">
        <w:rPr>
          <w:rFonts w:ascii="Times New Roman" w:eastAsia="Times New Roman" w:hAnsi="Times New Roman"/>
          <w:bCs/>
          <w:sz w:val="24"/>
          <w:u w:val="single"/>
          <w:rtl/>
          <w:lang w:eastAsia="he-IL"/>
        </w:rPr>
        <w:br w:type="page"/>
      </w:r>
    </w:p>
    <w:p w14:paraId="40A1BB2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3E5958">
        <w:rPr>
          <w:rFonts w:ascii="Times New Roman" w:eastAsia="Times New Roman" w:hAnsi="Times New Roman" w:hint="cs"/>
          <w:bCs/>
          <w:sz w:val="20"/>
          <w:u w:val="single"/>
          <w:rtl/>
          <w:lang w:eastAsia="he-IL"/>
        </w:rPr>
        <w:lastRenderedPageBreak/>
        <w:t>נספח "</w:t>
      </w:r>
      <w:r w:rsidRPr="003E5958">
        <w:rPr>
          <w:rFonts w:ascii="Times New Roman" w:eastAsia="Times New Roman" w:hAnsi="Times New Roman" w:hint="eastAsia"/>
          <w:bCs/>
          <w:sz w:val="20"/>
          <w:u w:val="single"/>
          <w:rtl/>
          <w:lang w:eastAsia="he-IL"/>
        </w:rPr>
        <w:t>ז</w:t>
      </w:r>
      <w:r w:rsidRPr="003E5958">
        <w:rPr>
          <w:rFonts w:ascii="Times New Roman" w:eastAsia="Times New Roman" w:hAnsi="Times New Roman" w:hint="cs"/>
          <w:bCs/>
          <w:sz w:val="20"/>
          <w:u w:val="single"/>
          <w:rtl/>
          <w:lang w:eastAsia="he-IL"/>
        </w:rPr>
        <w:t>1'"</w:t>
      </w:r>
    </w:p>
    <w:p w14:paraId="1795C32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אישור על קיום ביטוחי המתכנן</w:t>
      </w:r>
    </w:p>
    <w:p w14:paraId="676D606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E5958" w:rsidRPr="003E5958" w14:paraId="35042F98" w14:textId="77777777" w:rsidTr="00A203A6">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A190F9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E77CD1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הנפקת האישור(</w:t>
            </w:r>
            <w:r w:rsidRPr="003E5958">
              <w:rPr>
                <w:rFonts w:ascii="David" w:eastAsia="Calibri" w:hAnsi="David" w:hint="cs"/>
                <w:sz w:val="24"/>
                <w:lang w:eastAsia="he-IL"/>
              </w:rPr>
              <w:t>DD/MM/YYYY</w:t>
            </w:r>
            <w:r w:rsidRPr="003E5958">
              <w:rPr>
                <w:rFonts w:ascii="David" w:eastAsia="Calibri" w:hAnsi="David" w:hint="cs"/>
                <w:sz w:val="24"/>
                <w:rtl/>
                <w:lang w:eastAsia="he-IL"/>
              </w:rPr>
              <w:t>)</w:t>
            </w:r>
          </w:p>
        </w:tc>
      </w:tr>
      <w:tr w:rsidR="003E5958" w:rsidRPr="003E5958" w14:paraId="0741A7E1" w14:textId="77777777" w:rsidTr="00A203A6">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CA2A93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E5958" w:rsidRPr="003E5958" w14:paraId="59ADCED5" w14:textId="77777777" w:rsidTr="00A203A6">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CD2059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02CEA5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627C55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ECA15A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מעמד מבקש האישור*</w:t>
            </w:r>
          </w:p>
        </w:tc>
      </w:tr>
      <w:tr w:rsidR="003E5958" w:rsidRPr="003E5958" w14:paraId="5F6CD1EF" w14:textId="77777777" w:rsidTr="00A203A6">
        <w:trPr>
          <w:trHeight w:val="551"/>
        </w:trPr>
        <w:tc>
          <w:tcPr>
            <w:tcW w:w="4068" w:type="dxa"/>
            <w:tcBorders>
              <w:top w:val="single" w:sz="4" w:space="0" w:color="auto"/>
              <w:left w:val="single" w:sz="4" w:space="0" w:color="auto"/>
              <w:bottom w:val="single" w:sz="4" w:space="0" w:color="auto"/>
              <w:right w:val="single" w:sz="4" w:space="0" w:color="auto"/>
            </w:tcBorders>
            <w:hideMark/>
          </w:tcPr>
          <w:p w14:paraId="7BE4A48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p w14:paraId="0D87F4F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3CE0E7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30C9C95"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15DFB4F5"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שירותים - 085</w:t>
            </w:r>
          </w:p>
          <w:p w14:paraId="422DD0A8"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2AA899B"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136DF194"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מזמין שירותים</w:t>
            </w:r>
          </w:p>
          <w:p w14:paraId="7BD96E63"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r>
      <w:tr w:rsidR="003E5958" w:rsidRPr="003E5958" w14:paraId="33CC9E95" w14:textId="77777777" w:rsidTr="00A203A6">
        <w:trPr>
          <w:trHeight w:val="571"/>
        </w:trPr>
        <w:tc>
          <w:tcPr>
            <w:tcW w:w="4068" w:type="dxa"/>
            <w:tcBorders>
              <w:top w:val="single" w:sz="4" w:space="0" w:color="auto"/>
              <w:left w:val="single" w:sz="4" w:space="0" w:color="auto"/>
              <w:bottom w:val="single" w:sz="4" w:space="0" w:color="auto"/>
              <w:right w:val="single" w:sz="4" w:space="0" w:color="auto"/>
            </w:tcBorders>
            <w:hideMark/>
          </w:tcPr>
          <w:p w14:paraId="6CBEB55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ת.ז./ח.פ./ח.צ.</w:t>
            </w:r>
          </w:p>
          <w:p w14:paraId="6B3F733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C33F03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F92D208"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906055"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r w:rsidR="003E5958" w:rsidRPr="003E5958" w14:paraId="385DB54B" w14:textId="77777777" w:rsidTr="00A203A6">
        <w:trPr>
          <w:trHeight w:val="391"/>
        </w:trPr>
        <w:tc>
          <w:tcPr>
            <w:tcW w:w="4068" w:type="dxa"/>
            <w:tcBorders>
              <w:top w:val="single" w:sz="4" w:space="0" w:color="auto"/>
              <w:left w:val="single" w:sz="4" w:space="0" w:color="auto"/>
              <w:bottom w:val="single" w:sz="4" w:space="0" w:color="auto"/>
              <w:right w:val="single" w:sz="4" w:space="0" w:color="auto"/>
            </w:tcBorders>
            <w:hideMark/>
          </w:tcPr>
          <w:p w14:paraId="4BEC7DC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מען </w:t>
            </w:r>
          </w:p>
          <w:p w14:paraId="4AA2890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87062F5" w14:textId="77777777" w:rsidR="003E5958" w:rsidRPr="003E5958" w:rsidRDefault="003E5958" w:rsidP="003E5958">
            <w:pPr>
              <w:spacing w:before="0" w:beforeAutospacing="0" w:after="0" w:afterAutospacing="0" w:line="240" w:lineRule="auto"/>
              <w:rPr>
                <w:rFonts w:ascii="David" w:eastAsia="Calibri" w:hAnsi="David"/>
                <w:sz w:val="24"/>
                <w:lang w:eastAsia="he-IL"/>
              </w:rPr>
            </w:pPr>
            <w:r w:rsidRPr="003E595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91236C"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08DEF1"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bl>
    <w:p w14:paraId="7E00CDBE" w14:textId="77777777" w:rsidR="003E5958" w:rsidRPr="003E5958" w:rsidRDefault="003E5958" w:rsidP="003E595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E5958" w:rsidRPr="003E5958" w14:paraId="187B5F3D" w14:textId="77777777" w:rsidTr="00A203A6">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FE1E78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כיסויים</w:t>
            </w:r>
          </w:p>
        </w:tc>
      </w:tr>
      <w:tr w:rsidR="003E5958" w:rsidRPr="003E5958" w14:paraId="5C1CC5CC" w14:textId="77777777" w:rsidTr="00A203A6">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001681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סוג הביטוח</w:t>
            </w:r>
          </w:p>
          <w:p w14:paraId="6104599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p w14:paraId="7EEE822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F04BD4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3DE513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2DD9D1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ADF6DF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88A7FF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45AE08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כיסויים נוספים בתוקף וביטול חריגים </w:t>
            </w:r>
          </w:p>
          <w:p w14:paraId="6D6523D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יש לציין קוד כיסוי בהתאם לנספח ד'</w:t>
            </w:r>
          </w:p>
        </w:tc>
      </w:tr>
      <w:tr w:rsidR="003E5958" w:rsidRPr="003E5958" w14:paraId="5B436ABA" w14:textId="77777777" w:rsidTr="00A203A6">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6DD0317"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7CC7D57"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AF179B3"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CD6B50D"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3EC7249"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0E94E0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16472E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5983559"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r>
      <w:tr w:rsidR="003E5958" w:rsidRPr="003E5958" w14:paraId="474C0646" w14:textId="77777777" w:rsidTr="00A203A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46241C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88251D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A89E00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6640DE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77590C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440484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120F2A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808DE7C"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304/302/307/315/328/329/321/309</w:t>
            </w:r>
          </w:p>
        </w:tc>
      </w:tr>
      <w:tr w:rsidR="003E5958" w:rsidRPr="003E5958" w14:paraId="2A1BF591" w14:textId="77777777" w:rsidTr="00A203A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A99935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0B6E16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2F2E48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B34A41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D8713E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213497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8F6AEF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AA29431"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304/302/309/308/328/321</w:t>
            </w:r>
          </w:p>
        </w:tc>
      </w:tr>
      <w:tr w:rsidR="003E5958" w:rsidRPr="003E5958" w14:paraId="00CED948" w14:textId="77777777" w:rsidTr="00A203A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DA8866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53814C0"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380D79A"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0DBFE39"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2B48AED"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342851B"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r w:rsidRPr="003E595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9F942F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A89BAC5" w14:textId="77777777" w:rsidR="003E5958" w:rsidRPr="003E5958" w:rsidRDefault="003E5958" w:rsidP="003E5958">
            <w:pPr>
              <w:spacing w:before="0" w:beforeAutospacing="0" w:after="0" w:afterAutospacing="0" w:line="240" w:lineRule="auto"/>
              <w:ind w:left="50" w:right="78"/>
              <w:rPr>
                <w:rFonts w:ascii="David" w:eastAsia="Calibri" w:hAnsi="David"/>
                <w:bCs/>
                <w:strike/>
                <w:sz w:val="24"/>
                <w:rtl/>
                <w:lang w:eastAsia="he-IL"/>
              </w:rPr>
            </w:pPr>
            <w:r w:rsidRPr="003E5958">
              <w:rPr>
                <w:rFonts w:ascii="David" w:eastAsia="Calibri" w:hAnsi="David" w:hint="cs"/>
                <w:bCs/>
                <w:sz w:val="24"/>
                <w:rtl/>
                <w:lang w:eastAsia="he-IL"/>
              </w:rPr>
              <w:t>302/318/328/332/301/303/325/326/327/321</w:t>
            </w:r>
          </w:p>
        </w:tc>
      </w:tr>
    </w:tbl>
    <w:p w14:paraId="1A725E19" w14:textId="77777777" w:rsidR="003E5958" w:rsidRPr="003E5958" w:rsidRDefault="003E5958" w:rsidP="003E595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398C5CD8" w14:textId="77777777" w:rsidTr="00A203A6">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090AEBD"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3E5958">
              <w:rPr>
                <w:rFonts w:ascii="David" w:eastAsia="Calibri" w:hAnsi="David" w:hint="cs"/>
                <w:bCs/>
                <w:sz w:val="24"/>
                <w:rtl/>
                <w:lang w:eastAsia="he-IL"/>
              </w:rPr>
              <w:t>ג'</w:t>
            </w:r>
            <w:r w:rsidRPr="003E5958">
              <w:rPr>
                <w:rFonts w:ascii="David" w:eastAsia="Calibri" w:hAnsi="David" w:hint="cs"/>
                <w:b/>
                <w:sz w:val="24"/>
                <w:rtl/>
                <w:lang w:eastAsia="he-IL"/>
              </w:rPr>
              <w:t>)*:</w:t>
            </w:r>
          </w:p>
        </w:tc>
      </w:tr>
      <w:tr w:rsidR="003E5958" w:rsidRPr="003E5958" w14:paraId="218228AB" w14:textId="77777777" w:rsidTr="00A203A6">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8D293EF"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038</w:t>
            </w:r>
          </w:p>
        </w:tc>
      </w:tr>
    </w:tbl>
    <w:p w14:paraId="195EF0BB" w14:textId="77777777" w:rsidR="003E5958" w:rsidRPr="003E5958" w:rsidRDefault="003E5958" w:rsidP="003E595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1726922C" w14:textId="77777777" w:rsidTr="00A203A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A45E9C8" w14:textId="77777777" w:rsidR="003E5958" w:rsidRPr="003E5958" w:rsidRDefault="003E5958" w:rsidP="003E5958">
            <w:pPr>
              <w:spacing w:before="0" w:beforeAutospacing="0" w:after="0" w:afterAutospacing="0" w:line="240" w:lineRule="auto"/>
              <w:ind w:left="50" w:right="78"/>
              <w:rPr>
                <w:rFonts w:ascii="David" w:eastAsia="Calibri" w:hAnsi="David"/>
                <w:b/>
                <w:sz w:val="24"/>
                <w:lang w:eastAsia="he-IL"/>
              </w:rPr>
            </w:pPr>
            <w:r w:rsidRPr="003E5958">
              <w:rPr>
                <w:rFonts w:ascii="David" w:eastAsia="Calibri" w:hAnsi="David" w:hint="cs"/>
                <w:b/>
                <w:sz w:val="24"/>
                <w:rtl/>
                <w:lang w:eastAsia="he-IL"/>
              </w:rPr>
              <w:lastRenderedPageBreak/>
              <w:t>חתימת האישור</w:t>
            </w:r>
          </w:p>
        </w:tc>
      </w:tr>
      <w:tr w:rsidR="003E5958" w:rsidRPr="003E5958" w14:paraId="65ED63AA" w14:textId="77777777" w:rsidTr="00A203A6">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DC266C5"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המבטח:</w:t>
            </w:r>
          </w:p>
        </w:tc>
      </w:tr>
    </w:tbl>
    <w:p w14:paraId="5F155144" w14:textId="77777777" w:rsidR="003E5958" w:rsidRDefault="003E5958" w:rsidP="003E5958">
      <w:pPr>
        <w:spacing w:before="0" w:beforeAutospacing="0" w:after="200" w:afterAutospacing="0" w:line="276" w:lineRule="auto"/>
        <w:rPr>
          <w:rFonts w:ascii="David" w:eastAsia="Calibri" w:hAnsi="David"/>
          <w:b/>
          <w:bCs/>
          <w:sz w:val="24"/>
          <w:u w:val="single"/>
          <w:rtl/>
          <w:lang w:eastAsia="he-IL"/>
        </w:rPr>
      </w:pPr>
    </w:p>
    <w:p w14:paraId="4FDB75BE" w14:textId="77777777" w:rsidR="003E5958" w:rsidRPr="003E5958" w:rsidRDefault="003E5958" w:rsidP="003E5958">
      <w:pPr>
        <w:spacing w:before="0" w:beforeAutospacing="0" w:after="200" w:afterAutospacing="0" w:line="276" w:lineRule="auto"/>
        <w:rPr>
          <w:rFonts w:ascii="David" w:eastAsia="Calibri" w:hAnsi="David"/>
          <w:b/>
          <w:bCs/>
          <w:sz w:val="24"/>
          <w:u w:val="single"/>
          <w:rtl/>
          <w:lang w:eastAsia="he-IL"/>
        </w:rPr>
      </w:pPr>
      <w:r w:rsidRPr="003E5958">
        <w:rPr>
          <w:rFonts w:ascii="David" w:eastAsia="Calibri" w:hAnsi="David" w:hint="cs"/>
          <w:b/>
          <w:bCs/>
          <w:sz w:val="24"/>
          <w:u w:val="single"/>
          <w:rtl/>
          <w:lang w:eastAsia="he-IL"/>
        </w:rPr>
        <w:t xml:space="preserve">* באישור ביטוח כללי </w:t>
      </w:r>
      <w:r w:rsidRPr="003E595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21821AA3" w14:textId="77777777" w:rsidTr="00A203A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140E446"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ביטול/שינוי הפוליסה *</w:t>
            </w:r>
          </w:p>
        </w:tc>
      </w:tr>
      <w:tr w:rsidR="003E5958" w:rsidRPr="003E5958" w14:paraId="3F65A353" w14:textId="77777777" w:rsidTr="00A203A6">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744A474" w14:textId="77777777" w:rsidR="003E5958" w:rsidRPr="003E5958" w:rsidRDefault="003E5958" w:rsidP="003E5958">
            <w:pPr>
              <w:spacing w:before="0" w:beforeAutospacing="0" w:after="0" w:afterAutospacing="0" w:line="240" w:lineRule="auto"/>
              <w:rPr>
                <w:rFonts w:ascii="David" w:eastAsia="Calibri" w:hAnsi="David"/>
                <w:bCs/>
                <w:sz w:val="24"/>
                <w:rtl/>
                <w:lang w:eastAsia="he-IL"/>
              </w:rPr>
            </w:pPr>
            <w:r w:rsidRPr="003E5958">
              <w:rPr>
                <w:rFonts w:ascii="David" w:eastAsia="Calibri" w:hAnsi="David" w:hint="cs"/>
                <w:b/>
                <w:sz w:val="24"/>
                <w:rtl/>
                <w:lang w:eastAsia="he-IL"/>
              </w:rPr>
              <w:t xml:space="preserve">שינוי לרעת מבקש האישור או ביטול של פוליסת ביטוח,  לא ייכנס לתוקף אלא </w:t>
            </w:r>
            <w:r w:rsidRPr="003E5958">
              <w:rPr>
                <w:rFonts w:ascii="David" w:eastAsia="Calibri" w:hAnsi="David" w:hint="cs"/>
                <w:bCs/>
                <w:sz w:val="24"/>
                <w:rtl/>
                <w:lang w:eastAsia="he-IL"/>
              </w:rPr>
              <w:t>30 יום</w:t>
            </w:r>
            <w:r w:rsidRPr="003E5958">
              <w:rPr>
                <w:rFonts w:ascii="David" w:eastAsia="Calibri" w:hAnsi="David" w:hint="cs"/>
                <w:b/>
                <w:sz w:val="24"/>
                <w:rtl/>
                <w:lang w:eastAsia="he-IL"/>
              </w:rPr>
              <w:t xml:space="preserve"> לאחר משלוח הודעה למבקש האישור בדבר השינוי או הביטול.</w:t>
            </w:r>
          </w:p>
        </w:tc>
      </w:tr>
    </w:tbl>
    <w:p w14:paraId="39376EEF" w14:textId="77777777" w:rsidR="003E5958" w:rsidRPr="003E5958" w:rsidRDefault="003E5958" w:rsidP="003E5958">
      <w:pPr>
        <w:spacing w:before="0" w:beforeAutospacing="0" w:after="200" w:afterAutospacing="0" w:line="276" w:lineRule="auto"/>
        <w:rPr>
          <w:rFonts w:ascii="David" w:eastAsia="Calibri" w:hAnsi="David"/>
          <w:sz w:val="24"/>
          <w:rtl/>
          <w:lang w:eastAsia="he-IL"/>
        </w:rPr>
      </w:pPr>
    </w:p>
    <w:p w14:paraId="1EA7A11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4"/>
          <w:rtl/>
          <w:lang w:eastAsia="he-IL"/>
        </w:rPr>
      </w:pPr>
    </w:p>
    <w:p w14:paraId="1FDCAAA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6F8BAFB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5CE0102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1AD7EBD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687FDB9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0C172D8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03B7F4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58F50D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61E086C"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593604C7"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8623591" w14:textId="77777777" w:rsidR="003E5958" w:rsidRDefault="003E5958"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3AADA50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32A12E4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6C7A064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204ED3F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B276BC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025F579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1EB0E81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proofErr w:type="spellStart"/>
      <w:r w:rsidRPr="00590FDD">
        <w:rPr>
          <w:rFonts w:ascii="Times New Roman" w:eastAsia="Times New Roman" w:hAnsi="Times New Roman"/>
          <w:sz w:val="24"/>
          <w:u w:val="single"/>
          <w:rtl/>
          <w:lang w:eastAsia="he-IL"/>
        </w:rPr>
        <w:t>בקנ"מ</w:t>
      </w:r>
      <w:proofErr w:type="spellEnd"/>
      <w:r w:rsidRPr="00590FDD">
        <w:rPr>
          <w:rFonts w:ascii="Times New Roman" w:eastAsia="Times New Roman" w:hAnsi="Times New Roman"/>
          <w:sz w:val="24"/>
          <w:u w:val="single"/>
          <w:rtl/>
          <w:lang w:eastAsia="he-IL"/>
        </w:rPr>
        <w:t xml:space="preserve"> שיקבע ע"י המזמין</w:t>
      </w:r>
      <w:r w:rsidRPr="00590FDD">
        <w:rPr>
          <w:rFonts w:ascii="Times New Roman" w:eastAsia="Times New Roman" w:hAnsi="Times New Roman"/>
          <w:sz w:val="24"/>
          <w:rtl/>
          <w:lang w:eastAsia="he-IL"/>
        </w:rPr>
        <w:t>:</w:t>
      </w:r>
    </w:p>
    <w:p w14:paraId="03C4B43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2C41939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6AC8E9B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8BBF39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1D7CD27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8A37E5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1333B32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16C417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711981A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A9089D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1604B56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DAF0D9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4FA98BB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6628D6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7DD6932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BD86C5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28C0A3A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1537FB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7B58140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D0459D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2AF816B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A8CB44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52EC4E3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E82B3E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073CB02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E3DF4E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69E9E32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CBBBB0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5902413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68E01F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50EDAEF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95E95A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4C9FB933"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2690C6B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1B238D7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DF67F7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348500C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D7A9DA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13FE78E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470944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proofErr w:type="spellStart"/>
      <w:r w:rsidRPr="00590FDD">
        <w:rPr>
          <w:rFonts w:ascii="Times New Roman" w:eastAsia="Times New Roman" w:hAnsi="Times New Roman"/>
          <w:sz w:val="24"/>
          <w:rtl/>
          <w:lang w:eastAsia="he-IL"/>
        </w:rPr>
        <w:t>וכו</w:t>
      </w:r>
      <w:proofErr w:type="spellEnd"/>
      <w:r w:rsidRPr="00590FDD">
        <w:rPr>
          <w:rFonts w:ascii="Times New Roman" w:eastAsia="Times New Roman" w:hAnsi="Times New Roman"/>
          <w:sz w:val="24"/>
          <w:rtl/>
          <w:lang w:eastAsia="he-IL"/>
        </w:rPr>
        <w:t>'.</w:t>
      </w:r>
    </w:p>
    <w:p w14:paraId="0DF52C4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1B07A6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lastRenderedPageBreak/>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יצרן ושרטוט פרטי קונסטרוקציה נדרשים.</w:t>
      </w:r>
    </w:p>
    <w:p w14:paraId="3A53CC3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BCEC9F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07274DCC"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09E033A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בניין שונים, כגון: פרטי קירות טרומיים, </w:t>
      </w:r>
      <w:proofErr w:type="spellStart"/>
      <w:r w:rsidRPr="00590FDD">
        <w:rPr>
          <w:rFonts w:ascii="Times New Roman" w:eastAsia="Times New Roman" w:hAnsi="Times New Roman"/>
          <w:sz w:val="24"/>
          <w:rtl/>
          <w:lang w:eastAsia="he-IL"/>
        </w:rPr>
        <w:t>פריקסטים</w:t>
      </w:r>
      <w:proofErr w:type="spellEnd"/>
      <w:r w:rsidRPr="00590FDD">
        <w:rPr>
          <w:rFonts w:ascii="Times New Roman" w:eastAsia="Times New Roman" w:hAnsi="Times New Roman"/>
          <w:sz w:val="24"/>
          <w:rtl/>
          <w:lang w:eastAsia="he-IL"/>
        </w:rPr>
        <w:t xml:space="preserve">, כרכובים, כיסי חלונות, חגורות, מעקות </w:t>
      </w:r>
      <w:proofErr w:type="spellStart"/>
      <w:r w:rsidRPr="00590FDD">
        <w:rPr>
          <w:rFonts w:ascii="Times New Roman" w:eastAsia="Times New Roman" w:hAnsi="Times New Roman"/>
          <w:sz w:val="24"/>
          <w:rtl/>
          <w:lang w:eastAsia="he-IL"/>
        </w:rPr>
        <w:t>וכו</w:t>
      </w:r>
      <w:proofErr w:type="spellEnd"/>
      <w:r w:rsidRPr="00590FDD">
        <w:rPr>
          <w:rFonts w:ascii="Times New Roman" w:eastAsia="Times New Roman" w:hAnsi="Times New Roman"/>
          <w:sz w:val="24"/>
          <w:rtl/>
          <w:lang w:eastAsia="he-IL"/>
        </w:rPr>
        <w:t>'.</w:t>
      </w:r>
    </w:p>
    <w:p w14:paraId="792A250B"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60DC0A9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748FE6F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F9DCD2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פרטי איטום גגות, קורות יסוד, תפרים אנכיים ואופקיים, מרתפים, חלקי מבנה תת-קרקעיים, בורות שאיבה, תחתית </w:t>
      </w:r>
      <w:proofErr w:type="spellStart"/>
      <w:r w:rsidRPr="00590FDD">
        <w:rPr>
          <w:rFonts w:ascii="Times New Roman" w:eastAsia="Times New Roman" w:hAnsi="Times New Roman"/>
          <w:sz w:val="24"/>
          <w:rtl/>
          <w:lang w:eastAsia="he-IL"/>
        </w:rPr>
        <w:t>פירי</w:t>
      </w:r>
      <w:proofErr w:type="spellEnd"/>
      <w:r w:rsidRPr="00590FDD">
        <w:rPr>
          <w:rFonts w:ascii="Times New Roman" w:eastAsia="Times New Roman" w:hAnsi="Times New Roman"/>
          <w:sz w:val="24"/>
          <w:rtl/>
          <w:lang w:eastAsia="he-IL"/>
        </w:rPr>
        <w:t xml:space="preserve"> מעליות, רמפות, מדרגות, קירות תומכים, אדניות, חדרי אשפה, מאגרי מים, חדרי אמבטיה וש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מסתורי כביסה, מרפסות, מעברי צנרת בין קומות, ארונות מים קומתיים.</w:t>
      </w:r>
    </w:p>
    <w:p w14:paraId="73D44F9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2FD7E4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41E2A63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F10455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1E40992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F41689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 xml:space="preserve">גגונים, </w:t>
      </w:r>
      <w:proofErr w:type="spellStart"/>
      <w:r w:rsidRPr="00590FDD">
        <w:rPr>
          <w:rFonts w:ascii="Times New Roman" w:eastAsia="Times New Roman" w:hAnsi="Times New Roman"/>
          <w:sz w:val="24"/>
          <w:rtl/>
          <w:lang w:eastAsia="he-IL"/>
        </w:rPr>
        <w:t>פריקסטים</w:t>
      </w:r>
      <w:proofErr w:type="spellEnd"/>
      <w:r w:rsidRPr="00590FDD">
        <w:rPr>
          <w:rFonts w:ascii="Times New Roman" w:eastAsia="Times New Roman" w:hAnsi="Times New Roman"/>
          <w:sz w:val="24"/>
          <w:rtl/>
          <w:lang w:eastAsia="he-IL"/>
        </w:rPr>
        <w:t>, מתקני אשפה, יסודות לעמודי תאורה ולריהוט גן וכו').</w:t>
      </w:r>
    </w:p>
    <w:p w14:paraId="7B56D58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D4B7AD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p>
    <w:p w14:paraId="63B50E7B"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33F9663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רשימות ברזל מפורטות.</w:t>
      </w:r>
    </w:p>
    <w:p w14:paraId="01D41F09"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41B74CD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מפרטים וכתבי כמויות למבנה (</w:t>
      </w:r>
      <w:proofErr w:type="spellStart"/>
      <w:r w:rsidRPr="00590FDD">
        <w:rPr>
          <w:rFonts w:ascii="Times New Roman" w:eastAsia="Times New Roman" w:hAnsi="Times New Roman"/>
          <w:sz w:val="24"/>
          <w:rtl/>
          <w:lang w:eastAsia="he-IL"/>
        </w:rPr>
        <w:t>אדר'+קונס</w:t>
      </w:r>
      <w:proofErr w:type="spellEnd"/>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כתבי הכמויות יוכנו בחלוקה לפי מפלסים ובחלוקת משנה לפי אזורי פירים בכל מפלס. אומדן מפורט.</w:t>
      </w:r>
    </w:p>
    <w:p w14:paraId="300B091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269221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w:t>
      </w:r>
      <w:proofErr w:type="spellStart"/>
      <w:r w:rsidRPr="00590FDD">
        <w:rPr>
          <w:rFonts w:ascii="Times New Roman" w:eastAsia="Times New Roman" w:hAnsi="Times New Roman"/>
          <w:sz w:val="24"/>
          <w:rtl/>
          <w:lang w:eastAsia="he-IL"/>
        </w:rPr>
        <w:t>בקנ"מ</w:t>
      </w:r>
      <w:proofErr w:type="spellEnd"/>
      <w:r w:rsidRPr="00590FDD">
        <w:rPr>
          <w:rFonts w:ascii="Times New Roman" w:eastAsia="Times New Roman" w:hAnsi="Times New Roman"/>
          <w:sz w:val="24"/>
          <w:rtl/>
          <w:lang w:eastAsia="he-IL"/>
        </w:rPr>
        <w:t xml:space="preserve">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אלמנטים, סימון פרטי חיבור (</w:t>
      </w:r>
      <w:proofErr w:type="spellStart"/>
      <w:r w:rsidRPr="00590FDD">
        <w:rPr>
          <w:rFonts w:ascii="Times New Roman" w:eastAsia="Times New Roman" w:hAnsi="Times New Roman"/>
          <w:sz w:val="24"/>
          <w:rtl/>
          <w:lang w:eastAsia="he-IL"/>
        </w:rPr>
        <w:t>בקנ"מ</w:t>
      </w:r>
      <w:proofErr w:type="spellEnd"/>
      <w:r w:rsidRPr="00590FDD">
        <w:rPr>
          <w:rFonts w:ascii="Times New Roman" w:eastAsia="Times New Roman" w:hAnsi="Times New Roman"/>
          <w:sz w:val="24"/>
          <w:rtl/>
          <w:lang w:eastAsia="he-IL"/>
        </w:rPr>
        <w:t xml:space="preserve">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064E42B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3626FA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יצור ולוחות יצור (הלוח יסודר לפי קומות עם משבצת לצורך רשום תאריך יציקת האלמנט).</w:t>
      </w:r>
    </w:p>
    <w:p w14:paraId="726309B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C79022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תבניות לאלמנטים טרומיים (</w:t>
      </w:r>
      <w:proofErr w:type="spellStart"/>
      <w:r w:rsidRPr="00590FDD">
        <w:rPr>
          <w:rFonts w:ascii="Times New Roman" w:eastAsia="Times New Roman" w:hAnsi="Times New Roman"/>
          <w:sz w:val="24"/>
          <w:rtl/>
          <w:lang w:eastAsia="he-IL"/>
        </w:rPr>
        <w:t>בקנ"מ</w:t>
      </w:r>
      <w:proofErr w:type="spellEnd"/>
      <w:r w:rsidRPr="00590FDD">
        <w:rPr>
          <w:rFonts w:ascii="Times New Roman" w:eastAsia="Times New Roman" w:hAnsi="Times New Roman"/>
          <w:sz w:val="24"/>
          <w:rtl/>
          <w:lang w:eastAsia="he-IL"/>
        </w:rPr>
        <w:t xml:space="preserve">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29548D6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BC260B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w:t>
      </w:r>
      <w:proofErr w:type="spellStart"/>
      <w:r w:rsidRPr="00590FDD">
        <w:rPr>
          <w:rFonts w:ascii="Times New Roman" w:eastAsia="Times New Roman" w:hAnsi="Times New Roman"/>
          <w:sz w:val="24"/>
          <w:rtl/>
          <w:lang w:eastAsia="he-IL"/>
        </w:rPr>
        <w:t>פלטקות</w:t>
      </w:r>
      <w:proofErr w:type="spellEnd"/>
      <w:r w:rsidRPr="00590FDD">
        <w:rPr>
          <w:rFonts w:ascii="Times New Roman" w:eastAsia="Times New Roman" w:hAnsi="Times New Roman"/>
          <w:sz w:val="24"/>
          <w:rtl/>
          <w:lang w:eastAsia="he-IL"/>
        </w:rPr>
        <w:t>).  תכניות הזיון יכללו מעבר לפרטי הזיון גם: פרטי אביזרי חיבור, כמויות זיון לפי סוג וקוטרי ברזל וכמות בטון באלמנט.</w:t>
      </w:r>
    </w:p>
    <w:p w14:paraId="5B054FA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5CEA21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lastRenderedPageBreak/>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132C80E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D59FB3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רשימת פתחים ושרוולים, </w:t>
      </w:r>
      <w:proofErr w:type="spellStart"/>
      <w:r w:rsidRPr="00590FDD">
        <w:rPr>
          <w:rFonts w:ascii="Times New Roman" w:eastAsia="Times New Roman" w:hAnsi="Times New Roman"/>
          <w:sz w:val="24"/>
          <w:rtl/>
          <w:lang w:eastAsia="he-IL"/>
        </w:rPr>
        <w:t>באלמנטי</w:t>
      </w:r>
      <w:proofErr w:type="spellEnd"/>
      <w:r w:rsidRPr="00590FDD">
        <w:rPr>
          <w:rFonts w:ascii="Times New Roman" w:eastAsia="Times New Roman" w:hAnsi="Times New Roman"/>
          <w:sz w:val="24"/>
          <w:rtl/>
          <w:lang w:eastAsia="he-IL"/>
        </w:rPr>
        <w:t xml:space="preserve"> בניה, עם הפניה למקומם בתוכניות, הפתחים והשרוולים ימוקמו עם קווי מידה בכל התוכניות.</w:t>
      </w:r>
    </w:p>
    <w:p w14:paraId="7006D932"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1C7552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671B0BCA"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w:t>
      </w:r>
      <w:proofErr w:type="spellStart"/>
      <w:r w:rsidRPr="00590FDD">
        <w:rPr>
          <w:rFonts w:ascii="Times New Roman" w:eastAsia="Times New Roman" w:hAnsi="Times New Roman"/>
          <w:sz w:val="24"/>
          <w:rtl/>
          <w:lang w:eastAsia="he-IL"/>
        </w:rPr>
        <w:t>בקנ"מ</w:t>
      </w:r>
      <w:proofErr w:type="spellEnd"/>
      <w:r w:rsidRPr="00590FDD">
        <w:rPr>
          <w:rFonts w:ascii="Times New Roman" w:eastAsia="Times New Roman" w:hAnsi="Times New Roman"/>
          <w:sz w:val="24"/>
          <w:rtl/>
          <w:lang w:eastAsia="he-IL"/>
        </w:rPr>
        <w:t xml:space="preserve"> 1:5 לפחות).</w:t>
      </w:r>
    </w:p>
    <w:p w14:paraId="13A034E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41B3B3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23BAB18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C38482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2634D30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390FC6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7C30BA9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473EAC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1E02DB1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E9BD28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6AE76DD6"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4B6D95F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461EFBD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DB17D5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0D23537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F44FD28"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34B0989C"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lastRenderedPageBreak/>
        <w:t>נספח "ט"</w:t>
      </w:r>
    </w:p>
    <w:p w14:paraId="75DB7189"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7E9F7EF0"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47D5CC3A"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0089D77"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58DDA9D"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E088097"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273A0C9B" w14:textId="77777777" w:rsidR="004E32D2" w:rsidRPr="004E32D2" w:rsidRDefault="00493EF3"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68" w:author="Kook Sec" w:date="2020-12-15T14:26:00Z">
            <w:r w:rsidR="00A203A6">
              <w:rPr>
                <w:rFonts w:ascii="Times New Roman" w:eastAsia="Times New Roman" w:hAnsi="Times New Roman" w:hint="cs"/>
                <w:color w:val="008000"/>
                <w:sz w:val="24"/>
                <w:rtl/>
                <w:lang w:eastAsia="he-IL"/>
              </w:rPr>
              <w:t>א.מ. ישראל מגורים פיתוח בע"מ</w:t>
            </w:r>
            <w:r w:rsidR="00A203A6">
              <w:rPr>
                <w:rFonts w:ascii="Times New Roman" w:eastAsia="Times New Roman" w:hAnsi="Times New Roman" w:hint="cs"/>
                <w:color w:val="008000"/>
                <w:sz w:val="24"/>
                <w:rtl/>
                <w:lang w:eastAsia="he-IL"/>
              </w:rPr>
              <w:br/>
              <w:t>יוני נתניהו 1 ג' אור יהודה</w:t>
            </w:r>
            <w:r w:rsidR="00A203A6">
              <w:rPr>
                <w:rFonts w:ascii="Times New Roman" w:eastAsia="Times New Roman" w:hAnsi="Times New Roman" w:hint="cs"/>
                <w:color w:val="008000"/>
                <w:sz w:val="24"/>
                <w:rtl/>
                <w:lang w:eastAsia="he-IL"/>
              </w:rPr>
              <w:br/>
              <w:t>513313148</w:t>
            </w:r>
          </w:ins>
        </w:sdtContent>
      </w:sdt>
      <w:r w:rsidR="004E32D2" w:rsidRPr="004E32D2">
        <w:rPr>
          <w:rFonts w:ascii="Times New Roman" w:eastAsia="Times New Roman" w:hAnsi="Times New Roman" w:hint="cs"/>
          <w:color w:val="008000"/>
          <w:sz w:val="24"/>
          <w:rtl/>
          <w:lang w:eastAsia="he-IL"/>
        </w:rPr>
        <w:br/>
      </w:r>
    </w:p>
    <w:p w14:paraId="79025193"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6900683D"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FABE578"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108F095C"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5A66BCF3"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26BAEC3" w14:textId="18740ED8" w:rsidR="004E32D2" w:rsidRPr="004E32D2" w:rsidRDefault="004E32D2" w:rsidP="004E32D2">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9" w:author="Kook Sec" w:date="2020-12-15T14:28:00Z">
            <w:del w:id="170" w:author="Kook Sec [2]" w:date="2022-01-13T13:13:00Z">
              <w:r w:rsidR="00A203A6" w:rsidDel="00493EF3">
                <w:rPr>
                  <w:rFonts w:ascii="Times New Roman" w:eastAsia="Times New Roman" w:hAnsi="Times New Roman"/>
                  <w:color w:val="008000"/>
                  <w:sz w:val="24"/>
                  <w:rtl/>
                  <w:lang w:eastAsia="he-IL"/>
                </w:rPr>
                <w:delText>סלומון מהנדסים בע"מ</w:delText>
              </w:r>
            </w:del>
          </w:ins>
          <w:ins w:id="171" w:author="Kook Sec [2]" w:date="2022-01-13T13:13:00Z">
            <w:r w:rsidR="00493EF3">
              <w:rPr>
                <w:rFonts w:ascii="Times New Roman" w:eastAsia="Times New Roman" w:hAnsi="Times New Roman"/>
                <w:color w:val="008000"/>
                <w:sz w:val="24"/>
                <w:rtl/>
                <w:lang w:eastAsia="he-IL"/>
              </w:rPr>
              <w:t>י. כהן ושות' חברה לתכנון הנדסי בע"מ</w:t>
            </w:r>
          </w:ins>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72" w:author="Kook Sec" w:date="2020-12-15T14:25:00Z">
            <w:r w:rsidR="00A203A6">
              <w:rPr>
                <w:rFonts w:ascii="Times New Roman" w:eastAsia="Times New Roman" w:hAnsi="Times New Roman"/>
                <w:color w:val="008000"/>
                <w:sz w:val="24"/>
                <w:rtl/>
                <w:lang w:eastAsia="he-IL"/>
              </w:rPr>
              <w:t>מורדות ארנונה</w:t>
            </w:r>
          </w:ins>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4E32D2">
            <w:rPr>
              <w:rFonts w:cstheme="minorBidi"/>
              <w:color w:val="00B0F0"/>
              <w:rtl/>
            </w:rPr>
            <w:t>[תיאור עבודה]</w:t>
          </w:r>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681C4BAD"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209007B6"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0849F1E"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AD91F1D"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68B4D83"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9297A59"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7747876A"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E22DA9B"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A2931C4"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496714A7" w14:textId="3B9E14D1" w:rsidR="004E32D2" w:rsidRPr="004E32D2" w:rsidRDefault="00493EF3"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73" w:author="Kook Sec" w:date="2020-12-15T14:28:00Z">
            <w:del w:id="174" w:author="Kook Sec [2]" w:date="2022-01-13T13:13:00Z">
              <w:r w:rsidR="00A203A6" w:rsidDel="00493EF3">
                <w:rPr>
                  <w:rFonts w:ascii="Times New Roman" w:eastAsia="Times New Roman" w:hAnsi="Times New Roman"/>
                  <w:color w:val="00B0F0"/>
                  <w:sz w:val="20"/>
                  <w:u w:val="single"/>
                  <w:rtl/>
                  <w:lang w:eastAsia="he-IL"/>
                </w:rPr>
                <w:delText>סלומון מהנדסים בע"מ</w:delText>
              </w:r>
            </w:del>
          </w:ins>
          <w:ins w:id="175" w:author="Kook Sec [2]" w:date="2022-01-13T13:13:00Z">
            <w:r>
              <w:rPr>
                <w:rFonts w:ascii="Times New Roman" w:eastAsia="Times New Roman" w:hAnsi="Times New Roman"/>
                <w:color w:val="00B0F0"/>
                <w:sz w:val="20"/>
                <w:u w:val="single"/>
                <w:rtl/>
                <w:lang w:eastAsia="he-IL"/>
              </w:rPr>
              <w:t>י. כהן ושות' חברה לתכנון הנדסי בע"מ</w:t>
            </w:r>
          </w:ins>
        </w:sdtContent>
      </w:sdt>
    </w:p>
    <w:p w14:paraId="12902C74"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40061331"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441B095B"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lastRenderedPageBreak/>
        <w:t xml:space="preserve">נספח "י" </w:t>
      </w:r>
    </w:p>
    <w:p w14:paraId="5C42B7A2"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068B97F3"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3450ED71"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1FB1C95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76" w:author="Kook Sec" w:date="2020-12-15T14:26:00Z">
            <w:r w:rsidR="00A203A6">
              <w:rPr>
                <w:rFonts w:ascii="Times New Roman" w:eastAsia="Times New Roman" w:hAnsi="Times New Roman" w:hint="cs"/>
                <w:color w:val="008000"/>
                <w:sz w:val="24"/>
                <w:rtl/>
                <w:lang w:eastAsia="he-IL"/>
              </w:rPr>
              <w:t>א.מ. ישראל מגורים פיתוח בע"מ</w:t>
            </w:r>
            <w:r w:rsidR="00A203A6">
              <w:rPr>
                <w:rFonts w:ascii="Times New Roman" w:eastAsia="Times New Roman" w:hAnsi="Times New Roman" w:hint="cs"/>
                <w:color w:val="008000"/>
                <w:sz w:val="24"/>
                <w:rtl/>
                <w:lang w:eastAsia="he-IL"/>
              </w:rPr>
              <w:br/>
              <w:t>יוני נתניהו 1 ג' אור יהודה</w:t>
            </w:r>
            <w:r w:rsidR="00A203A6">
              <w:rPr>
                <w:rFonts w:ascii="Times New Roman" w:eastAsia="Times New Roman" w:hAnsi="Times New Roman" w:hint="cs"/>
                <w:color w:val="008000"/>
                <w:sz w:val="24"/>
                <w:rtl/>
                <w:lang w:eastAsia="he-IL"/>
              </w:rPr>
              <w:br/>
              <w:t>513313148</w:t>
            </w:r>
          </w:ins>
        </w:sdtContent>
      </w:sdt>
    </w:p>
    <w:p w14:paraId="0284E3E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F2890C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roofErr w:type="spellStart"/>
      <w:r w:rsidRPr="004E32D2">
        <w:rPr>
          <w:rFonts w:ascii="Times New Roman" w:eastAsia="Times New Roman" w:hAnsi="Times New Roman" w:hint="cs"/>
          <w:sz w:val="24"/>
          <w:rtl/>
          <w:lang w:eastAsia="he-IL"/>
        </w:rPr>
        <w:t>ג.א.נ</w:t>
      </w:r>
      <w:proofErr w:type="spellEnd"/>
      <w:r w:rsidRPr="004E32D2">
        <w:rPr>
          <w:rFonts w:ascii="Times New Roman" w:eastAsia="Times New Roman" w:hAnsi="Times New Roman" w:hint="cs"/>
          <w:sz w:val="24"/>
          <w:rtl/>
          <w:lang w:eastAsia="he-IL"/>
        </w:rPr>
        <w:t>.,</w:t>
      </w:r>
    </w:p>
    <w:p w14:paraId="1246028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22DC9BD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w:t>
      </w:r>
      <w:proofErr w:type="spellStart"/>
      <w:r w:rsidRPr="004E32D2">
        <w:rPr>
          <w:rFonts w:ascii="Times New Roman" w:eastAsia="Times New Roman" w:hAnsi="Times New Roman" w:hint="cs"/>
          <w:sz w:val="24"/>
          <w:rtl/>
          <w:lang w:eastAsia="he-IL"/>
        </w:rPr>
        <w:t>להלן:"</w:t>
      </w:r>
      <w:r w:rsidRPr="004E32D2">
        <w:rPr>
          <w:rFonts w:ascii="Times New Roman" w:eastAsia="Times New Roman" w:hAnsi="Times New Roman" w:hint="cs"/>
          <w:b/>
          <w:bCs/>
          <w:sz w:val="24"/>
          <w:rtl/>
          <w:lang w:eastAsia="he-IL"/>
        </w:rPr>
        <w:t>היתרה</w:t>
      </w:r>
      <w:proofErr w:type="spellEnd"/>
      <w:r w:rsidRPr="004E32D2">
        <w:rPr>
          <w:rFonts w:ascii="Times New Roman" w:eastAsia="Times New Roman" w:hAnsi="Times New Roman" w:hint="cs"/>
          <w:b/>
          <w:bCs/>
          <w:sz w:val="24"/>
          <w:rtl/>
          <w:lang w:eastAsia="he-IL"/>
        </w:rPr>
        <w:t xml:space="preserve">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77" w:author="Kook Sec" w:date="2020-12-15T14:25:00Z">
            <w:r w:rsidR="00A203A6">
              <w:rPr>
                <w:rFonts w:ascii="Times New Roman" w:eastAsia="Times New Roman" w:hAnsi="Times New Roman" w:hint="cs"/>
                <w:color w:val="008000"/>
                <w:sz w:val="24"/>
                <w:rtl/>
                <w:lang w:eastAsia="he-IL"/>
              </w:rPr>
              <w:t>מורדות ארנונה</w:t>
            </w:r>
          </w:ins>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sz w:val="24"/>
          <w:rtl/>
          <w:lang w:eastAsia="he-IL"/>
        </w:rPr>
        <w:t xml:space="preserve"> או עבור חלקן כמפורט להלן:</w:t>
      </w:r>
    </w:p>
    <w:p w14:paraId="0452441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630A214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16ABB09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3A20D68"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AE9415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17CC2C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A4854A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63E3A19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2EBC114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7FEF935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4F3E2B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3B4E7C2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CFD919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36C69117"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7AB8ED47"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2373B967"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299C5A98"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6E4C3934" w14:textId="4289C489"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78" w:author="Kook Sec" w:date="2020-12-15T14:28:00Z">
            <w:del w:id="179" w:author="Kook Sec [2]" w:date="2022-01-13T13:13:00Z">
              <w:r w:rsidR="00A203A6" w:rsidDel="00493EF3">
                <w:rPr>
                  <w:rFonts w:ascii="Times New Roman" w:eastAsia="Times New Roman" w:hAnsi="Times New Roman"/>
                  <w:color w:val="00B0F0"/>
                  <w:sz w:val="20"/>
                  <w:u w:val="single"/>
                  <w:rtl/>
                  <w:lang w:eastAsia="he-IL"/>
                </w:rPr>
                <w:delText>סלומון מהנדסים בע"מ</w:delText>
              </w:r>
            </w:del>
          </w:ins>
          <w:ins w:id="180" w:author="Kook Sec [2]" w:date="2022-01-13T13:13:00Z">
            <w:r w:rsidR="00493EF3">
              <w:rPr>
                <w:rFonts w:ascii="Times New Roman" w:eastAsia="Times New Roman" w:hAnsi="Times New Roman"/>
                <w:color w:val="00B0F0"/>
                <w:sz w:val="20"/>
                <w:u w:val="single"/>
                <w:rtl/>
                <w:lang w:eastAsia="he-IL"/>
              </w:rPr>
              <w:t>י. כהן ושות' חברה לתכנון הנדסי בע"מ</w:t>
            </w:r>
          </w:ins>
        </w:sdtContent>
      </w:sdt>
    </w:p>
    <w:p w14:paraId="7D3B84B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6F60227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6165CE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2F6327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29FB4D2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w:t>
      </w:r>
      <w:proofErr w:type="spellStart"/>
      <w:r w:rsidRPr="004E32D2">
        <w:rPr>
          <w:rFonts w:ascii="Times New Roman" w:eastAsia="Times New Roman" w:hAnsi="Times New Roman" w:hint="cs"/>
          <w:sz w:val="24"/>
          <w:rtl/>
          <w:lang w:eastAsia="he-IL"/>
        </w:rPr>
        <w:t>להלן:"</w:t>
      </w:r>
      <w:r w:rsidRPr="004E32D2">
        <w:rPr>
          <w:rFonts w:ascii="Times New Roman" w:eastAsia="Times New Roman" w:hAnsi="Times New Roman" w:hint="cs"/>
          <w:b/>
          <w:bCs/>
          <w:sz w:val="24"/>
          <w:rtl/>
          <w:lang w:eastAsia="he-IL"/>
        </w:rPr>
        <w:t>החברה</w:t>
      </w:r>
      <w:proofErr w:type="spellEnd"/>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28CAF0E3"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0C87FEA6"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5840D309"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49ECEAF8" w14:textId="77777777" w:rsidR="004E32D2" w:rsidRPr="004E32D2" w:rsidRDefault="004E32D2" w:rsidP="004E32D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20FEF8BF"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70998A4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D59DBC5" w14:textId="77777777" w:rsidR="001A69D5" w:rsidRPr="00590FDD" w:rsidRDefault="001A69D5" w:rsidP="00590FDD"/>
    <w:sectPr w:rsidR="001A69D5" w:rsidRPr="00590FDD" w:rsidSect="003E5958">
      <w:headerReference w:type="default" r:id="rId14"/>
      <w:footerReference w:type="default" r:id="rId15"/>
      <w:pgSz w:w="11906" w:h="16838"/>
      <w:pgMar w:top="1440" w:right="1800" w:bottom="1440"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375B60" w14:textId="77777777" w:rsidR="00493EF3" w:rsidRDefault="00493EF3" w:rsidP="00AF234B">
      <w:pPr>
        <w:spacing w:before="0" w:after="0" w:line="240" w:lineRule="auto"/>
      </w:pPr>
      <w:r>
        <w:separator/>
      </w:r>
    </w:p>
  </w:endnote>
  <w:endnote w:type="continuationSeparator" w:id="0">
    <w:p w14:paraId="092B3BC0" w14:textId="77777777" w:rsidR="00493EF3" w:rsidRDefault="00493EF3" w:rsidP="00AF234B">
      <w:pPr>
        <w:spacing w:before="0" w:after="0" w:line="240" w:lineRule="auto"/>
      </w:pPr>
      <w:r>
        <w:continuationSeparator/>
      </w:r>
    </w:p>
  </w:endnote>
  <w:endnote w:type="continuationNotice" w:id="1">
    <w:p w14:paraId="4385CBC7" w14:textId="77777777" w:rsidR="00493EF3" w:rsidRDefault="00493EF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13"/>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493EF3" w:rsidRPr="00C30116" w14:paraId="1EF3AE21" w14:textId="77777777" w:rsidTr="00C30116">
      <w:tc>
        <w:tcPr>
          <w:tcW w:w="810" w:type="dxa"/>
        </w:tcPr>
        <w:p w14:paraId="002A7374"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419" w:type="dxa"/>
            </w:tcPr>
            <w:p w14:paraId="779BD4AC" w14:textId="77777777" w:rsidR="00493EF3" w:rsidRPr="00C30116" w:rsidRDefault="00493EF3" w:rsidP="00C30116">
              <w:pPr>
                <w:tabs>
                  <w:tab w:val="center" w:pos="4153"/>
                  <w:tab w:val="right" w:pos="8306"/>
                </w:tabs>
                <w:spacing w:before="0" w:after="0" w:line="240" w:lineRule="auto"/>
                <w:rPr>
                  <w:rFonts w:ascii="David" w:hAnsi="David" w:cstheme="minorBidi"/>
                  <w:color w:val="00B0F0"/>
                  <w:sz w:val="20"/>
                  <w:szCs w:val="20"/>
                  <w:rtl/>
                </w:rPr>
              </w:pPr>
              <w:ins w:id="181" w:author="Kook Sec" w:date="2020-12-15T14:25:00Z">
                <w:r>
                  <w:rPr>
                    <w:rFonts w:ascii="David" w:hAnsi="David" w:cstheme="minorBidi"/>
                    <w:color w:val="00B0F0"/>
                    <w:sz w:val="20"/>
                    <w:szCs w:val="20"/>
                    <w:rtl/>
                  </w:rPr>
                  <w:t>א.מ. ישראל מגורים פיתוח בע"מ</w:t>
                </w:r>
              </w:ins>
            </w:p>
          </w:tc>
        </w:sdtContent>
      </w:sdt>
      <w:tc>
        <w:tcPr>
          <w:tcW w:w="2810" w:type="dxa"/>
        </w:tcPr>
        <w:p w14:paraId="303AB8C8"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קונסטרוקציה</w:t>
              </w:r>
            </w:sdtContent>
          </w:sdt>
        </w:p>
      </w:tc>
      <w:tc>
        <w:tcPr>
          <w:tcW w:w="229" w:type="dxa"/>
        </w:tcPr>
        <w:p w14:paraId="57CFA0E7" w14:textId="77777777" w:rsidR="00493EF3" w:rsidRPr="00C30116" w:rsidRDefault="00493EF3"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535CAC5D"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467" w:type="dxa"/>
            </w:tcPr>
            <w:p w14:paraId="254D3B96" w14:textId="56AEF782"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del w:id="182" w:author="Kook Sec [2]" w:date="2022-01-13T13:03:00Z">
                <w:r w:rsidDel="00493EF3">
                  <w:rPr>
                    <w:rFonts w:ascii="David" w:hAnsi="David" w:cstheme="minorBidi" w:hint="cs"/>
                    <w:sz w:val="20"/>
                    <w:szCs w:val="20"/>
                  </w:rPr>
                  <w:delText>CONT-5-662</w:delText>
                </w:r>
              </w:del>
              <w:ins w:id="183" w:author="Kook Sec [2]" w:date="2022-01-13T13:03:00Z">
                <w:r>
                  <w:rPr>
                    <w:rFonts w:ascii="David" w:hAnsi="David" w:cstheme="minorBidi" w:hint="cs"/>
                    <w:sz w:val="20"/>
                    <w:szCs w:val="20"/>
                  </w:rPr>
                  <w:t>CO</w:t>
                </w:r>
                <w:r>
                  <w:rPr>
                    <w:rFonts w:ascii="David" w:hAnsi="David" w:cstheme="minorBidi" w:hint="cs"/>
                    <w:sz w:val="20"/>
                    <w:szCs w:val="20"/>
                    <w:rtl/>
                  </w:rPr>
                  <w:t>NT-10-1982</w:t>
                </w:r>
              </w:ins>
            </w:p>
          </w:tc>
        </w:sdtContent>
      </w:sdt>
    </w:tr>
    <w:tr w:rsidR="00493EF3" w:rsidRPr="00C30116" w14:paraId="58BCB2F6" w14:textId="77777777" w:rsidTr="00C30116">
      <w:tc>
        <w:tcPr>
          <w:tcW w:w="810" w:type="dxa"/>
        </w:tcPr>
        <w:p w14:paraId="056BEA27"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Change w:id="184" w:author="Kook Sec [2]" w:date="2022-01-13T13:13:00Z">
              <w:rPr>
                <w:rFonts w:ascii="Times New Roman" w:eastAsia="Times New Roman" w:hAnsi="Times New Roman"/>
                <w:color w:val="800080"/>
                <w:sz w:val="24"/>
                <w:rtl/>
              </w:rPr>
            </w:rPrChange>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419" w:type="dxa"/>
            </w:tcPr>
            <w:p w14:paraId="18029C8F" w14:textId="30204D95" w:rsidR="00493EF3" w:rsidRPr="00C30116" w:rsidRDefault="00493EF3" w:rsidP="00C30116">
              <w:pPr>
                <w:tabs>
                  <w:tab w:val="center" w:pos="4153"/>
                  <w:tab w:val="right" w:pos="8306"/>
                </w:tabs>
                <w:spacing w:before="0" w:after="0" w:line="240" w:lineRule="auto"/>
                <w:rPr>
                  <w:rFonts w:ascii="David" w:hAnsi="David" w:cstheme="minorBidi"/>
                  <w:color w:val="00B0F0"/>
                  <w:sz w:val="20"/>
                  <w:szCs w:val="20"/>
                  <w:rtl/>
                </w:rPr>
              </w:pPr>
              <w:ins w:id="185" w:author="Kook Sec [2]" w:date="2022-01-13T13:13:00Z">
                <w:r w:rsidRPr="00493EF3">
                  <w:rPr>
                    <w:rFonts w:ascii="David" w:hAnsi="David" w:cstheme="minorBidi" w:hint="cs"/>
                    <w:color w:val="00B0F0"/>
                    <w:sz w:val="20"/>
                    <w:szCs w:val="20"/>
                    <w:rtl/>
                    <w:rPrChange w:id="186" w:author="Kook Sec [2]" w:date="2022-01-13T13:13:00Z">
                      <w:rPr>
                        <w:rFonts w:ascii="Times New Roman" w:eastAsia="Times New Roman" w:hAnsi="Times New Roman" w:hint="cs"/>
                        <w:color w:val="800080"/>
                        <w:sz w:val="24"/>
                        <w:rtl/>
                      </w:rPr>
                    </w:rPrChange>
                  </w:rPr>
                  <w:t>י. כהן ושות' חברה לתכנון הנדסי בע"מ</w:t>
                </w:r>
              </w:ins>
              <w:ins w:id="187" w:author="Kook Sec" w:date="2020-12-15T14:28:00Z">
                <w:del w:id="188" w:author="Kook Sec [2]" w:date="2022-01-13T13:13:00Z">
                  <w:r w:rsidRPr="00493EF3" w:rsidDel="00493EF3">
                    <w:rPr>
                      <w:rFonts w:ascii="David" w:hAnsi="David" w:cstheme="minorBidi" w:hint="cs"/>
                      <w:color w:val="00B0F0"/>
                      <w:sz w:val="20"/>
                      <w:szCs w:val="20"/>
                      <w:rtl/>
                      <w:rPrChange w:id="189" w:author="Kook Sec [2]" w:date="2022-01-13T13:13:00Z">
                        <w:rPr>
                          <w:rFonts w:ascii="Times New Roman" w:eastAsia="Times New Roman" w:hAnsi="Times New Roman" w:hint="cs"/>
                          <w:color w:val="800080"/>
                          <w:sz w:val="24"/>
                          <w:rtl/>
                        </w:rPr>
                      </w:rPrChange>
                    </w:rPr>
                    <w:delText>סלומון מהנדסים בע"מ</w:delText>
                  </w:r>
                </w:del>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93EF3" w:rsidRPr="00C30116" w14:paraId="5834402C" w14:textId="77777777" w:rsidTr="007835AC">
            <w:trPr>
              <w:trHeight w:val="201"/>
            </w:trPr>
            <w:tc>
              <w:tcPr>
                <w:tcW w:w="926" w:type="dxa"/>
              </w:tcPr>
              <w:p w14:paraId="373CCAE1"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23FE4AB" w14:textId="77777777" w:rsidR="00493EF3" w:rsidRPr="00C30116" w:rsidRDefault="00493EF3" w:rsidP="00C30116">
                    <w:pPr>
                      <w:tabs>
                        <w:tab w:val="center" w:pos="4153"/>
                        <w:tab w:val="right" w:pos="8306"/>
                      </w:tabs>
                      <w:spacing w:before="0" w:after="0" w:line="240" w:lineRule="auto"/>
                      <w:ind w:left="1" w:hanging="1"/>
                      <w:rPr>
                        <w:rFonts w:ascii="David" w:hAnsi="David" w:cstheme="minorBidi"/>
                        <w:color w:val="00B0F0"/>
                        <w:sz w:val="20"/>
                        <w:szCs w:val="20"/>
                        <w:rtl/>
                      </w:rPr>
                    </w:pPr>
                    <w:r w:rsidRPr="00C30116">
                      <w:rPr>
                        <w:rFonts w:ascii="David" w:hAnsi="David" w:cstheme="minorBidi"/>
                        <w:color w:val="00B0F0"/>
                        <w:sz w:val="20"/>
                        <w:szCs w:val="20"/>
                        <w:rtl/>
                      </w:rPr>
                      <w:t>[גרסת חוזה]</w:t>
                    </w:r>
                  </w:p>
                </w:tc>
              </w:sdtContent>
            </w:sdt>
          </w:tr>
        </w:tbl>
        <w:p w14:paraId="678EBFD5"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6A624523"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57034C18"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348B22A4"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C30116">
                <w:rPr>
                  <w:rFonts w:ascii="David" w:hAnsi="David" w:cstheme="minorBidi"/>
                  <w:color w:val="00B0F0"/>
                  <w:sz w:val="20"/>
                  <w:szCs w:val="20"/>
                  <w:rtl/>
                </w:rPr>
                <w:t>[סטטוס חוזה]</w:t>
              </w:r>
            </w:sdtContent>
          </w:sdt>
        </w:p>
      </w:tc>
    </w:tr>
    <w:tr w:rsidR="00493EF3" w:rsidRPr="00C30116" w14:paraId="2FBF262D" w14:textId="77777777" w:rsidTr="00C30116">
      <w:trPr>
        <w:trHeight w:val="80"/>
      </w:trPr>
      <w:tc>
        <w:tcPr>
          <w:tcW w:w="810" w:type="dxa"/>
        </w:tcPr>
        <w:p w14:paraId="5A2A68D9"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280532BC" w14:textId="77777777" w:rsidR="00493EF3" w:rsidRPr="00C30116" w:rsidRDefault="00493EF3"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6A783155"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20097E52"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273FCD9B"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55BF8787" w14:textId="77777777" w:rsidR="00493EF3" w:rsidRPr="00C30116" w:rsidRDefault="00493EF3" w:rsidP="00C30116">
          <w:pPr>
            <w:tabs>
              <w:tab w:val="center" w:pos="4153"/>
              <w:tab w:val="right" w:pos="8306"/>
            </w:tabs>
            <w:spacing w:before="0" w:after="0" w:line="240" w:lineRule="auto"/>
            <w:rPr>
              <w:rFonts w:ascii="David" w:hAnsi="David" w:cstheme="minorBidi"/>
              <w:sz w:val="20"/>
              <w:szCs w:val="20"/>
              <w:rtl/>
            </w:rPr>
          </w:pPr>
        </w:p>
      </w:tc>
    </w:tr>
  </w:tbl>
  <w:p w14:paraId="532867E9" w14:textId="77777777" w:rsidR="00493EF3" w:rsidRPr="00C30116" w:rsidRDefault="00493EF3" w:rsidP="00C30116">
    <w:pPr>
      <w:spacing w:before="0" w:beforeAutospacing="0" w:after="0" w:afterAutospacing="0" w:line="240" w:lineRule="auto"/>
      <w:rPr>
        <w:rFonts w:ascii="Arial" w:hAnsi="Arial" w:cs="Arial"/>
        <w:sz w:val="16"/>
        <w:szCs w:val="16"/>
      </w:rPr>
    </w:pPr>
    <w:r w:rsidRPr="00C30116">
      <w:rPr>
        <w:rFonts w:ascii="Arial" w:hAnsi="Arial" w:cs="Arial" w:hint="cs"/>
        <w:sz w:val="16"/>
        <w:szCs w:val="16"/>
        <w:rtl/>
      </w:rPr>
      <w:t xml:space="preserve">   </w:t>
    </w:r>
    <w:r w:rsidRPr="00C30116">
      <w:rPr>
        <w:rFonts w:ascii="Arial" w:hAnsi="Arial" w:cs="Arial"/>
        <w:sz w:val="16"/>
        <w:szCs w:val="16"/>
        <w:rtl/>
      </w:rPr>
      <w:t xml:space="preserve">© </w:t>
    </w:r>
    <w:proofErr w:type="spellStart"/>
    <w:r w:rsidRPr="00C30116">
      <w:rPr>
        <w:rFonts w:ascii="Arial" w:hAnsi="Arial" w:cs="Arial"/>
        <w:sz w:val="16"/>
        <w:szCs w:val="16"/>
        <w:rtl/>
      </w:rPr>
      <w:t>וקסלר</w:t>
    </w:r>
    <w:proofErr w:type="spellEnd"/>
    <w:r w:rsidRPr="00C30116">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D95CAF" w14:textId="77777777" w:rsidR="00493EF3" w:rsidRDefault="00493EF3" w:rsidP="00AF234B">
      <w:pPr>
        <w:spacing w:before="0" w:after="0" w:line="240" w:lineRule="auto"/>
      </w:pPr>
      <w:r>
        <w:separator/>
      </w:r>
    </w:p>
  </w:footnote>
  <w:footnote w:type="continuationSeparator" w:id="0">
    <w:p w14:paraId="3A66B6E2" w14:textId="77777777" w:rsidR="00493EF3" w:rsidRDefault="00493EF3" w:rsidP="00AF234B">
      <w:pPr>
        <w:spacing w:before="0" w:after="0" w:line="240" w:lineRule="auto"/>
      </w:pPr>
      <w:r>
        <w:continuationSeparator/>
      </w:r>
    </w:p>
  </w:footnote>
  <w:footnote w:type="continuationNotice" w:id="1">
    <w:p w14:paraId="6059B29F" w14:textId="77777777" w:rsidR="00493EF3" w:rsidRDefault="00493EF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792596257"/>
      <w:docPartObj>
        <w:docPartGallery w:val="Page Numbers (Top of Page)"/>
        <w:docPartUnique/>
      </w:docPartObj>
    </w:sdtPr>
    <w:sdtContent>
      <w:p w14:paraId="0E25931D" w14:textId="77777777" w:rsidR="00493EF3" w:rsidRDefault="00493EF3" w:rsidP="00CF334C">
        <w:pPr>
          <w:pStyle w:val="a3"/>
          <w:jc w:val="center"/>
        </w:pPr>
        <w:r>
          <w:fldChar w:fldCharType="begin"/>
        </w:r>
        <w:r>
          <w:instrText xml:space="preserve"> PAGE   \* MERGEFORMAT </w:instrText>
        </w:r>
        <w:r>
          <w:fldChar w:fldCharType="separate"/>
        </w:r>
        <w:r>
          <w:rPr>
            <w:noProof/>
            <w:rtl/>
          </w:rPr>
          <w:t>4</w:t>
        </w:r>
        <w:r>
          <w:rPr>
            <w:noProof/>
            <w:rtl/>
          </w:rPr>
          <w:t>0</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6"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5"/>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3"/>
  </w:num>
  <w:num w:numId="15">
    <w:abstractNumId w:val="24"/>
  </w:num>
  <w:num w:numId="16">
    <w:abstractNumId w:val="37"/>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30"/>
  </w:num>
  <w:num w:numId="27">
    <w:abstractNumId w:val="2"/>
  </w:num>
  <w:num w:numId="28">
    <w:abstractNumId w:val="23"/>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1"/>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25"/>
  </w:num>
  <w:num w:numId="40">
    <w:abstractNumId w:val="32"/>
  </w:num>
  <w:num w:numId="41">
    <w:abstractNumId w:val="28"/>
  </w:num>
  <w:num w:numId="42">
    <w:abstractNumId w:val="29"/>
  </w:num>
  <w:num w:numId="43">
    <w:abstractNumId w:val="36"/>
  </w:num>
  <w:num w:numId="44">
    <w:abstractNumId w:val="11"/>
  </w:num>
  <w:num w:numId="45">
    <w:abstractNumId w:val="27"/>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26"/>
  </w:num>
  <w:num w:numId="49">
    <w:abstractNumId w:val="34"/>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ook Sec">
    <w15:presenceInfo w15:providerId="AD" w15:userId="S-1-5-21-1915107579-1707952165-794563710-12495"/>
  </w15:person>
  <w15:person w15:author="Kook Sec [2]">
    <w15:presenceInfo w15:providerId="AD" w15:userId="S::kooksec@africa-israel.com::c7281ac1-705f-4380-b2e2-49afb69dc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300FA"/>
    <w:rsid w:val="00047BB3"/>
    <w:rsid w:val="000555DD"/>
    <w:rsid w:val="000A1139"/>
    <w:rsid w:val="00134C85"/>
    <w:rsid w:val="001835AB"/>
    <w:rsid w:val="001A0C3C"/>
    <w:rsid w:val="001A69D5"/>
    <w:rsid w:val="00214ACF"/>
    <w:rsid w:val="00272745"/>
    <w:rsid w:val="002B2234"/>
    <w:rsid w:val="00302486"/>
    <w:rsid w:val="003E5958"/>
    <w:rsid w:val="004751C6"/>
    <w:rsid w:val="00493EF3"/>
    <w:rsid w:val="004D7130"/>
    <w:rsid w:val="004E32D2"/>
    <w:rsid w:val="00521A6A"/>
    <w:rsid w:val="005236CE"/>
    <w:rsid w:val="00535351"/>
    <w:rsid w:val="005475D8"/>
    <w:rsid w:val="00552E11"/>
    <w:rsid w:val="00553085"/>
    <w:rsid w:val="00590FDD"/>
    <w:rsid w:val="005D6301"/>
    <w:rsid w:val="00666119"/>
    <w:rsid w:val="0072103C"/>
    <w:rsid w:val="007835AC"/>
    <w:rsid w:val="00853FB4"/>
    <w:rsid w:val="0088392C"/>
    <w:rsid w:val="008C64C6"/>
    <w:rsid w:val="00942177"/>
    <w:rsid w:val="009F0A08"/>
    <w:rsid w:val="00A203A6"/>
    <w:rsid w:val="00A42271"/>
    <w:rsid w:val="00AF234B"/>
    <w:rsid w:val="00B16B3E"/>
    <w:rsid w:val="00B2688C"/>
    <w:rsid w:val="00BD72C4"/>
    <w:rsid w:val="00BE17B4"/>
    <w:rsid w:val="00BE7CE3"/>
    <w:rsid w:val="00C30116"/>
    <w:rsid w:val="00CE5960"/>
    <w:rsid w:val="00CF334C"/>
    <w:rsid w:val="00D02A03"/>
    <w:rsid w:val="00D12751"/>
    <w:rsid w:val="00E078A7"/>
    <w:rsid w:val="00E679C7"/>
    <w:rsid w:val="00EC37B6"/>
    <w:rsid w:val="00F83811"/>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BE0655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75D8"/>
    <w:pPr>
      <w:bidi/>
      <w:spacing w:before="100" w:beforeAutospacing="1" w:after="100" w:afterAutospacing="1" w:line="720" w:lineRule="auto"/>
    </w:pPr>
    <w:rPr>
      <w:rFonts w:cs="David"/>
      <w:szCs w:val="24"/>
    </w:r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6">
    <w:name w:val="heading 6"/>
    <w:basedOn w:val="a"/>
    <w:next w:val="a"/>
    <w:link w:val="60"/>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7">
    <w:name w:val="heading 7"/>
    <w:basedOn w:val="a"/>
    <w:next w:val="a"/>
    <w:link w:val="70"/>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8">
    <w:name w:val="heading 8"/>
    <w:basedOn w:val="a"/>
    <w:next w:val="a"/>
    <w:link w:val="80"/>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9">
    <w:name w:val="heading 9"/>
    <w:basedOn w:val="a"/>
    <w:next w:val="a"/>
    <w:link w:val="90"/>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D12751"/>
    <w:pPr>
      <w:spacing w:before="100" w:after="100"/>
    </w:pPr>
    <w:rPr>
      <w:rFonts w:ascii="David" w:hAnsi="David"/>
      <w:color w:val="0070C0"/>
      <w:sz w:val="20"/>
    </w:rPr>
  </w:style>
  <w:style w:type="character" w:customStyle="1" w:styleId="AutoFieldsChar">
    <w:name w:val="AutoFields Char"/>
    <w:basedOn w:val="a6"/>
    <w:link w:val="AutoFields"/>
    <w:rsid w:val="00D12751"/>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1835AB"/>
    <w:rPr>
      <w:rFonts w:ascii="Times New Roman" w:eastAsia="Times New Roman" w:hAnsi="Times New Roman" w:cs="David"/>
      <w:sz w:val="20"/>
      <w:szCs w:val="24"/>
      <w:u w:val="single"/>
      <w:lang w:eastAsia="he-IL"/>
    </w:rPr>
  </w:style>
  <w:style w:type="character" w:customStyle="1" w:styleId="70">
    <w:name w:val="כותרת 7 תו"/>
    <w:basedOn w:val="a0"/>
    <w:link w:val="7"/>
    <w:rsid w:val="001835AB"/>
    <w:rPr>
      <w:rFonts w:ascii="Times New Roman" w:eastAsia="Times New Roman" w:hAnsi="Times New Roman" w:cs="David"/>
      <w:sz w:val="20"/>
      <w:szCs w:val="24"/>
      <w:lang w:eastAsia="he-IL"/>
    </w:rPr>
  </w:style>
  <w:style w:type="character" w:customStyle="1" w:styleId="80">
    <w:name w:val="כותרת 8 תו"/>
    <w:basedOn w:val="a0"/>
    <w:link w:val="8"/>
    <w:rsid w:val="001835A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1835AB"/>
    <w:rPr>
      <w:rFonts w:ascii="Times New Roman" w:eastAsia="Times New Roman" w:hAnsi="Times New Roman" w:cs="David"/>
      <w:bCs/>
      <w:sz w:val="20"/>
      <w:szCs w:val="24"/>
      <w:u w:val="single"/>
      <w:lang w:eastAsia="he-IL"/>
    </w:rPr>
  </w:style>
  <w:style w:type="numbering" w:customStyle="1" w:styleId="NoList2">
    <w:name w:val="No List2"/>
    <w:next w:val="a2"/>
    <w:semiHidden/>
    <w:unhideWhenUsed/>
    <w:rsid w:val="001835AB"/>
  </w:style>
  <w:style w:type="paragraph" w:styleId="af6">
    <w:name w:val="List Paragraph"/>
    <w:basedOn w:val="a"/>
    <w:uiPriority w:val="34"/>
    <w:qFormat/>
    <w:rsid w:val="001835AB"/>
    <w:pPr>
      <w:ind w:left="720"/>
      <w:contextualSpacing/>
    </w:pPr>
  </w:style>
  <w:style w:type="numbering" w:customStyle="1" w:styleId="NoList3">
    <w:name w:val="No List3"/>
    <w:next w:val="a2"/>
    <w:semiHidden/>
    <w:rsid w:val="00590FDD"/>
  </w:style>
  <w:style w:type="table" w:customStyle="1" w:styleId="13">
    <w:name w:val="רשת טבלה1"/>
    <w:basedOn w:val="a1"/>
    <w:next w:val="a8"/>
    <w:rsid w:val="00C3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3143364">
      <w:bodyDiv w:val="1"/>
      <w:marLeft w:val="0"/>
      <w:marRight w:val="0"/>
      <w:marTop w:val="0"/>
      <w:marBottom w:val="0"/>
      <w:divBdr>
        <w:top w:val="none" w:sz="0" w:space="0" w:color="auto"/>
        <w:left w:val="none" w:sz="0" w:space="0" w:color="auto"/>
        <w:bottom w:val="none" w:sz="0" w:space="0" w:color="auto"/>
        <w:right w:val="none" w:sz="0" w:space="0" w:color="auto"/>
      </w:divBdr>
    </w:div>
    <w:div w:id="101287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a3"/>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a3"/>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a3"/>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a3"/>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a3"/>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a3"/>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a3"/>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a3"/>
              <w:rtl/>
            </w:rPr>
            <w:t>[רשות מקומית]</w:t>
          </w:r>
        </w:p>
      </w:docPartBody>
    </w:docPart>
    <w:docPart>
      <w:docPartPr>
        <w:name w:val="255BCD959CDC4663A72F60C61E826D1C"/>
        <w:category>
          <w:name w:val="כללי"/>
          <w:gallery w:val="placeholder"/>
        </w:category>
        <w:types>
          <w:type w:val="bbPlcHdr"/>
        </w:types>
        <w:behaviors>
          <w:behavior w:val="content"/>
        </w:behaviors>
        <w:guid w:val="{26B0CF67-3BA0-4A07-BBA0-D1426A617C2F}"/>
      </w:docPartPr>
      <w:docPartBody>
        <w:p w:rsidR="00994810" w:rsidRDefault="00994810" w:rsidP="00994810">
          <w:pPr>
            <w:pStyle w:val="255BCD959CDC4663A72F60C61E826D1C"/>
          </w:pPr>
          <w:r w:rsidRPr="003059F5">
            <w:rPr>
              <w:rStyle w:val="a3"/>
              <w:rtl/>
            </w:rPr>
            <w:t>[שם אתר]</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a3"/>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a3"/>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a3"/>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a3"/>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a3"/>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a3"/>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a3"/>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a3"/>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a3"/>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a3"/>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a3"/>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a3"/>
              <w:rtl/>
            </w:rPr>
            <w:t>[מדד בסיס]</w:t>
          </w:r>
        </w:p>
      </w:docPartBody>
    </w:docPart>
    <w:docPart>
      <w:docPartPr>
        <w:name w:val="5F6D175CD22C4BA791C953C4E0DB8B70"/>
        <w:category>
          <w:name w:val="כללי"/>
          <w:gallery w:val="placeholder"/>
        </w:category>
        <w:types>
          <w:type w:val="bbPlcHdr"/>
        </w:types>
        <w:behaviors>
          <w:behavior w:val="content"/>
        </w:behaviors>
        <w:guid w:val="{E372CC51-B50D-4CA0-B3FA-28D2C7C349CA}"/>
      </w:docPartPr>
      <w:docPartBody>
        <w:p w:rsidR="00994810" w:rsidRDefault="00994810" w:rsidP="00994810">
          <w:pPr>
            <w:pStyle w:val="5F6D175CD22C4BA791C953C4E0DB8B70"/>
          </w:pPr>
          <w:r w:rsidRPr="003059F5">
            <w:rPr>
              <w:rStyle w:val="a3"/>
              <w:rtl/>
            </w:rPr>
            <w:t>[נקודות מדד]</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a3"/>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a3"/>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a3"/>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a3"/>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a3"/>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a3"/>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a3"/>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a3"/>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a3"/>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a3"/>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a3"/>
              <w:rtl/>
            </w:rPr>
            <w:t>[שם ספק]</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a3"/>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a3"/>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a3"/>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a3"/>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a3"/>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a3"/>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a3"/>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a3"/>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a3"/>
              <w:rtl/>
            </w:rPr>
            <w:t>[שם ספק]</w:t>
          </w:r>
        </w:p>
      </w:docPartBody>
    </w:docPart>
    <w:docPart>
      <w:docPartPr>
        <w:name w:val="1BFC93898989403CA578B91A11F22522"/>
        <w:category>
          <w:name w:val="כללי"/>
          <w:gallery w:val="placeholder"/>
        </w:category>
        <w:types>
          <w:type w:val="bbPlcHdr"/>
        </w:types>
        <w:behaviors>
          <w:behavior w:val="content"/>
        </w:behaviors>
        <w:guid w:val="{3DCD1726-89B3-410D-8F7B-7C35DA4F51A0}"/>
      </w:docPartPr>
      <w:docPartBody>
        <w:p w:rsidR="006F4EA1" w:rsidRDefault="006F4EA1" w:rsidP="006F4EA1">
          <w:pPr>
            <w:pStyle w:val="1BFC93898989403CA578B91A11F22522"/>
          </w:pPr>
          <w:r>
            <w:rPr>
              <w:rStyle w:val="a3"/>
              <w:rtl/>
            </w:rPr>
            <w:t>[שם הפרויקט]</w:t>
          </w:r>
        </w:p>
      </w:docPartBody>
    </w:docPart>
    <w:docPart>
      <w:docPartPr>
        <w:name w:val="114D02D826034C839F7424C1FBEF3DB8"/>
        <w:category>
          <w:name w:val="כללי"/>
          <w:gallery w:val="placeholder"/>
        </w:category>
        <w:types>
          <w:type w:val="bbPlcHdr"/>
        </w:types>
        <w:behaviors>
          <w:behavior w:val="content"/>
        </w:behaviors>
        <w:guid w:val="{B4CDCEA3-103C-4533-8655-9B0CB24F86BC}"/>
      </w:docPartPr>
      <w:docPartBody>
        <w:p w:rsidR="006F4EA1" w:rsidRDefault="006F4EA1" w:rsidP="006F4EA1">
          <w:pPr>
            <w:pStyle w:val="114D02D826034C839F7424C1FBEF3DB8"/>
          </w:pPr>
          <w:r>
            <w:rPr>
              <w:rStyle w:val="a3"/>
              <w:rtl/>
            </w:rPr>
            <w:t>[שם אתר]</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00D3E"/>
    <w:rsid w:val="00155C6E"/>
    <w:rsid w:val="00164F12"/>
    <w:rsid w:val="0032380B"/>
    <w:rsid w:val="003D3172"/>
    <w:rsid w:val="004628EB"/>
    <w:rsid w:val="0059780B"/>
    <w:rsid w:val="00655D33"/>
    <w:rsid w:val="006865A5"/>
    <w:rsid w:val="006F4EA1"/>
    <w:rsid w:val="00994810"/>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F4EA1"/>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 w:type="paragraph" w:customStyle="1" w:styleId="1BFC93898989403CA578B91A11F22522">
    <w:name w:val="1BFC93898989403CA578B91A11F22522"/>
    <w:rsid w:val="006F4EA1"/>
  </w:style>
  <w:style w:type="paragraph" w:customStyle="1" w:styleId="114D02D826034C839F7424C1FBEF3DB8">
    <w:name w:val="114D02D826034C839F7424C1FBEF3DB8"/>
    <w:rsid w:val="006F4E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מתכנן קונסטרוקציה" ma:contentTypeID="0x010100398782B37190B343ABC5A26867A4FDE21300B7601E83627BB5499C8D2E5878ABA785" ma:contentTypeVersion="175" ma:contentTypeDescription="" ma:contentTypeScope="" ma:versionID="96cacb4e4e97389e29c6732162c861cd">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4FA5FA-8779-4AA6-99B0-033959095C38}">
  <ds:schemaRefs>
    <ds:schemaRef ds:uri="http://schemas.microsoft.com/office/2006/metadata/customXsn"/>
  </ds:schemaRefs>
</ds:datastoreItem>
</file>

<file path=customXml/itemProps2.xml><?xml version="1.0" encoding="utf-8"?>
<ds:datastoreItem xmlns:ds="http://schemas.openxmlformats.org/officeDocument/2006/customXml" ds:itemID="{7EEEB343-4142-4453-A171-08FDD984812B}"/>
</file>

<file path=customXml/itemProps3.xml><?xml version="1.0" encoding="utf-8"?>
<ds:datastoreItem xmlns:ds="http://schemas.openxmlformats.org/officeDocument/2006/customXml" ds:itemID="{488F2290-630C-4AAD-94C0-E7F1AA641A8D}">
  <ds:schemaRefs>
    <ds:schemaRef ds:uri="http://schemas.openxmlformats.org/officeDocument/2006/bibliography"/>
  </ds:schemaRefs>
</ds:datastoreItem>
</file>

<file path=customXml/itemProps4.xml><?xml version="1.0" encoding="utf-8"?>
<ds:datastoreItem xmlns:ds="http://schemas.openxmlformats.org/officeDocument/2006/customXml" ds:itemID="{FE641119-07B7-4A85-88B5-85298C4A3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709D4C-33DC-48CC-AC7E-130A245806EE}">
  <ds:schemaRefs>
    <ds:schemaRef ds:uri="http://purl.org/dc/elements/1.1/"/>
    <ds:schemaRef ds:uri="e82e0497-401b-493b-ab66-61f85c09ed30"/>
    <ds:schemaRef ds:uri="http://schemas.microsoft.com/office/2006/documentManagement/types"/>
    <ds:schemaRef ds:uri="http://schemas.openxmlformats.org/package/2006/metadata/core-properties"/>
    <ds:schemaRef ds:uri="http://purl.org/dc/dcmitype/"/>
    <ds:schemaRef ds:uri="http://purl.org/dc/terms/"/>
    <ds:schemaRef ds:uri="http://schemas.microsoft.com/sharepoint/v3"/>
    <ds:schemaRef ds:uri="http://schemas.microsoft.com/office/infopath/2007/PartnerControls"/>
    <ds:schemaRef ds:uri="http://www.w3.org/XML/1998/namespace"/>
    <ds:schemaRef ds:uri="http://schemas.microsoft.com/office/2006/metadata/properties"/>
  </ds:schemaRefs>
</ds:datastoreItem>
</file>

<file path=customXml/itemProps6.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44</Pages>
  <Words>11426</Words>
  <Characters>65131</Characters>
  <Application>Microsoft Office Word</Application>
  <DocSecurity>0</DocSecurity>
  <Lines>542</Lines>
  <Paragraphs>152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2022-01-13T11:43:00Z</dcterms:created>
  <dcterms:modified xsi:type="dcterms:W3CDTF">2022-01-13T11:43:00Z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99716eb8-35fc-4748-9ab0-01ac6db2272a</vt:lpwstr>
  </property>
</Properties>
</file>