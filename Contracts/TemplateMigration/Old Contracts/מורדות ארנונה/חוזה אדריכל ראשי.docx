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80EA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bookmarkStart w:id="0" w:name="_GoBack"/>
      <w:bookmarkEnd w:id="0"/>
    </w:p>
    <w:p w14:paraId="73A7B50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D8993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7AE4D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AAE53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728ADF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EA7035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19D749DB" wp14:editId="73391B5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8392C2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45FA96F"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F3FC49"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226B1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741544"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60DAD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B793B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51AA9CC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4CB10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30C26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F9F7165" w14:textId="0CBCDE21" w:rsidR="00B27B4C" w:rsidRPr="00B27B4C" w:rsidRDefault="00DE22AE"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0-05-17T09:34:00Z">
            <w:r>
              <w:rPr>
                <w:rFonts w:ascii="Times New Roman" w:eastAsia="Times New Roman" w:hAnsi="Times New Roman" w:cs="David" w:hint="cs"/>
                <w:bCs/>
                <w:sz w:val="32"/>
                <w:szCs w:val="32"/>
                <w:u w:val="single"/>
                <w:rtl/>
                <w:lang w:eastAsia="he-IL"/>
              </w:rPr>
              <w:t>א.מ. ישראל מגורים פיתוח בע"מ</w:t>
            </w:r>
          </w:ins>
        </w:p>
      </w:sdtContent>
    </w:sdt>
    <w:p w14:paraId="42CDE01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F1ADF98" w14:textId="269B66A2" w:rsidR="00B27B4C" w:rsidRPr="00B27B4C" w:rsidRDefault="00DE22AE"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Kook Sec" w:date="2020-05-17T09:34:00Z">
            <w:r>
              <w:rPr>
                <w:rFonts w:ascii="Times New Roman" w:eastAsia="Times New Roman" w:hAnsi="Times New Roman" w:cs="David" w:hint="cs"/>
                <w:bCs/>
                <w:sz w:val="32"/>
                <w:szCs w:val="32"/>
                <w:u w:val="single"/>
                <w:rtl/>
                <w:lang w:eastAsia="he-IL"/>
              </w:rPr>
              <w:t>מורדות ארנונה</w:t>
            </w:r>
          </w:ins>
        </w:p>
      </w:sdtContent>
    </w:sdt>
    <w:p w14:paraId="7500B31E"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36E46B2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EE93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A7008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CBCB2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3D730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72C80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71AC3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E949E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C4B6B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A1C91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AB7B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AACDF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ABDCC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42E30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0BE6F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A9969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03AD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269E2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8DBEB1"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24D9708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44BFD2C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05D1F2" w14:textId="77777777"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B1B1C" w:rsidRPr="000D1F3D">
            <w:rPr>
              <w:rStyle w:val="a7"/>
              <w:color w:val="00B0F0"/>
              <w:rtl/>
            </w:rPr>
            <w:t>[תאריך חתימת חוזה]</w:t>
          </w:r>
        </w:sdtContent>
      </w:sdt>
    </w:p>
    <w:p w14:paraId="1053E67E"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7DBE1E6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1A0485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03974D"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DD06E8C" w14:textId="1566E85C" w:rsidR="00B27B4C" w:rsidRPr="00B27B4C" w:rsidRDefault="00DE22AE" w:rsidP="00EE48BB">
          <w:pPr>
            <w:pStyle w:val="af7"/>
            <w:jc w:val="center"/>
            <w:rPr>
              <w:color w:val="008000"/>
              <w:rtl/>
            </w:rPr>
          </w:pPr>
          <w:ins w:id="3" w:author="Kook Sec" w:date="2020-05-17T09:32:00Z">
            <w:r>
              <w:rPr>
                <w:rFonts w:hint="cs"/>
                <w:color w:val="800080"/>
                <w:rtl/>
              </w:rPr>
              <w:br/>
              <w:t>א.מ. ישראל מגורים פיתוח בע"מ</w:t>
            </w:r>
            <w:r>
              <w:rPr>
                <w:rFonts w:hint="cs"/>
                <w:color w:val="800080"/>
                <w:rtl/>
              </w:rPr>
              <w:br/>
              <w:t>יוני נתניהו 1 ג' אור יהודה</w:t>
            </w:r>
            <w:r>
              <w:rPr>
                <w:rFonts w:hint="cs"/>
                <w:color w:val="800080"/>
                <w:rtl/>
              </w:rPr>
              <w:br/>
              <w:t>513313148</w:t>
            </w:r>
            <w:r>
              <w:rPr>
                <w:rFonts w:hint="cs"/>
                <w:color w:val="800080"/>
                <w:rtl/>
              </w:rPr>
              <w:br/>
            </w:r>
          </w:ins>
        </w:p>
      </w:sdtContent>
    </w:sdt>
    <w:p w14:paraId="102D9C65"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40D5969F"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5D0039FC"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CBD6BC9" w14:textId="0B4537A5"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a7"/>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a7"/>
            <w:color w:val="00B0F0"/>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ins w:id="4" w:author="Kook Sec" w:date="2020-05-17T09:33:00Z">
            <w:r w:rsidR="00DE22AE">
              <w:rPr>
                <w:rStyle w:val="a7"/>
                <w:rFonts w:hint="cs"/>
                <w:color w:val="00B0F0"/>
                <w:rtl/>
              </w:rPr>
              <w:br/>
              <w:t>יגאל לוי אדריכלים בע"מ</w:t>
            </w:r>
            <w:r w:rsidR="00DE22AE">
              <w:rPr>
                <w:rStyle w:val="a7"/>
                <w:rFonts w:hint="cs"/>
                <w:color w:val="00B0F0"/>
                <w:rtl/>
              </w:rPr>
              <w:br/>
              <w:t>יפו 33 ירושלים</w:t>
            </w:r>
            <w:r w:rsidR="00DE22AE">
              <w:rPr>
                <w:rStyle w:val="a7"/>
                <w:rFonts w:hint="cs"/>
                <w:color w:val="00B0F0"/>
                <w:rtl/>
              </w:rPr>
              <w:br/>
              <w:t>513313148</w:t>
            </w:r>
            <w:r w:rsidR="00DE22AE">
              <w:rPr>
                <w:rStyle w:val="a7"/>
                <w:rFonts w:hint="cs"/>
                <w:color w:val="00B0F0"/>
                <w:rtl/>
              </w:rPr>
              <w:br/>
            </w:r>
          </w:ins>
        </w:sdtContent>
      </w:sdt>
    </w:p>
    <w:p w14:paraId="39DCE5CC"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A688C9D"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47E74424"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E2E028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622D825"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1CACFA5"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6C8CBC5D"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6E232A4D"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561AC92D"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CA4B14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3531697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A742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02A5C3E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2C5869C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DEC55F"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B46A25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CE620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B93ADD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81D2C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3E7FC77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13789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510635A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76466BF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06A7CF9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D2F7C4"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E78115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3E094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19F5C38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59EAE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8948A5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458CD65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707CF86"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1B1348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39DC2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04BF1F8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33295EB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522DF0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35D20B5F"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560B0577"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FDD8AC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712211B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430E8B72"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00878E5"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0012B2ED"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6866D762"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4C61A7AA"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5969FCC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5214085B"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65917AA0"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91A37BA"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DD887C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16DCBEE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2D94317B"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293B10C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5A006F7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5DC251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w:t>
      </w:r>
      <w:r w:rsidRPr="00B27B4C">
        <w:rPr>
          <w:rFonts w:ascii="Times New Roman" w:eastAsia="Times New Roman" w:hAnsi="Times New Roman" w:cs="David"/>
          <w:sz w:val="20"/>
          <w:szCs w:val="24"/>
          <w:rtl/>
          <w:lang w:eastAsia="he-IL"/>
        </w:rPr>
        <w:lastRenderedPageBreak/>
        <w:t>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02CF9A7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7164CAD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2C6D2F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6097CF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3B04358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2B86CC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6D6E436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A1CAFB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798CFB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308930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A04E08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482750C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2753783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4837316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86F972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C05D535"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46D134A2"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2DD17A5"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6E10B4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12798F3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5C76DE5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573D328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1C9683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06AF349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0A82147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3B582A9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4066CB6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429530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085313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40BD62D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3C84DE5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0529775"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0B8933E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2998FAF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6CDF90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57C0B4C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6E3CB33"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BF7310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51FC62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7F01E1B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63D2CF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3F36AA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5C4E8D56"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C90F6F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705FD3B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74B3B0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0C253486"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A5CA125"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1E9EBF3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4B1A725A"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50A1CA9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69E5481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1C0C4ACB"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1E9E017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מודלים, פרוספקטים ופרספקטיבות, המוזמנים לצורכי שיווק (למעט מודלים ופרספקטיבות לצורכי עבודה והחלטה).</w:t>
      </w:r>
    </w:p>
    <w:p w14:paraId="2EAA58F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5824D54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1817BA5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6153C357"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579BB7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0A1AB747"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DF5E4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1D5952A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06C52AF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50CF13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6C8F5F8A"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3511BAE" w14:textId="77777777"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צוע השינויים מחייב את המתכנן בעבודה העולה במידה רבה ובאופן יסודי </w:t>
      </w:r>
      <w:r w:rsidRPr="008D7965">
        <w:rPr>
          <w:rFonts w:ascii="Times New Roman" w:eastAsia="Times New Roman" w:hAnsi="Times New Roman" w:cs="David"/>
          <w:sz w:val="20"/>
          <w:szCs w:val="24"/>
          <w:rtl/>
          <w:lang w:eastAsia="he-IL"/>
        </w:rPr>
        <w:lastRenderedPageBreak/>
        <w:t>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699FC77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31B2FCBD"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3A96AB76"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413CAEAD"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005F066"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0EE452D2"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84A0C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BE149C8"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0CD871E0"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6695475C"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07DF7BFA"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3A3DA59"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FFC4878" w14:textId="77777777" w:rsidR="00013687" w:rsidRPr="00013687" w:rsidRDefault="00013687" w:rsidP="00013687">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C751003"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1F43CEC"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1D2110F"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2E558CC" w14:textId="77777777"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w:t>
      </w:r>
      <w:r>
        <w:rPr>
          <w:rFonts w:ascii="Times New Roman" w:eastAsia="Times New Roman" w:hAnsi="Times New Roman" w:cs="David" w:hint="cs"/>
          <w:sz w:val="20"/>
          <w:szCs w:val="24"/>
          <w:rtl/>
          <w:lang w:eastAsia="he-IL"/>
        </w:rPr>
        <w:lastRenderedPageBreak/>
        <w:t xml:space="preserve">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38C56C3"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9E949B6" w14:textId="77777777"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15BDA0EA"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26D2E3A9"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3749C25"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2B96F170"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8B91FCA"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1057ADF"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5A47ABD4"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A97D6A9" w14:textId="77777777"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E12C16C"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09336A2"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w:t>
      </w:r>
      <w:r>
        <w:rPr>
          <w:rFonts w:ascii="Times New Roman" w:eastAsia="Times New Roman" w:hAnsi="Times New Roman" w:cs="David" w:hint="cs"/>
          <w:sz w:val="20"/>
          <w:szCs w:val="24"/>
          <w:rtl/>
          <w:lang w:eastAsia="he-IL"/>
        </w:rPr>
        <w:lastRenderedPageBreak/>
        <w:t xml:space="preserve">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AA3BBFF" w14:textId="77777777"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66FE2A2" w14:textId="7777777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D560EC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4981F5C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19BDEAE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25EA123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FCA71F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4831FB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2563B905"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DBDC7FC"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74AE003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524B069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234882C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lastRenderedPageBreak/>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CE07C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0E0D1DF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843107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FDBF54F"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245E9B23"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5C72537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28F926EB"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7956D6AA"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3763B0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39C384B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w:t>
      </w:r>
      <w:r w:rsidRPr="00B27B4C">
        <w:rPr>
          <w:rFonts w:ascii="Times New Roman" w:eastAsia="Times New Roman" w:hAnsi="Times New Roman" w:cs="David"/>
          <w:sz w:val="20"/>
          <w:szCs w:val="24"/>
          <w:rtl/>
          <w:lang w:eastAsia="he-IL"/>
        </w:rPr>
        <w:lastRenderedPageBreak/>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1CC8108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422F5BB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DDE76A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4A7B22E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70F7259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546A606F"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את הוראת סעיף 7.5 לעיל.</w:t>
      </w:r>
    </w:p>
    <w:p w14:paraId="100253ED"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p>
    <w:p w14:paraId="445A5728"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חל שינוי בהחזקת המניות ו/או בהרכב המנהלים של המתכנן.</w:t>
      </w:r>
    </w:p>
    <w:p w14:paraId="58CE6BE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20D621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5679E8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1DD5602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1DD7AE5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648DD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ולאחר שקיבל מהמזמין התראה בכתב בגין כך, יהיה המזמין זכאי לבצע התחייבות זאת באמצעות בעל מקצוע </w:t>
      </w:r>
      <w:r w:rsidRPr="00B27B4C">
        <w:rPr>
          <w:rFonts w:ascii="Times New Roman" w:eastAsia="Times New Roman" w:hAnsi="Times New Roman" w:cs="David"/>
          <w:sz w:val="20"/>
          <w:szCs w:val="24"/>
          <w:rtl/>
          <w:lang w:eastAsia="he-IL"/>
        </w:rPr>
        <w:lastRenderedPageBreak/>
        <w:t>אחר וזאת מבלי לגרוע מאיזה מזכויותיו של המזמין לפי החוזה.</w:t>
      </w:r>
    </w:p>
    <w:p w14:paraId="646A698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15E9723"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4D8FDAC"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3886ECD"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740F74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0FF938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6702DA8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7385DFB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71E3EFDA"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0757AF3"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45FAA6C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3BDBF1DC"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FDA6427"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7841273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7689B34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BAEBBD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w:t>
      </w:r>
      <w:r w:rsidRPr="00B27B4C">
        <w:rPr>
          <w:rFonts w:ascii="Times New Roman" w:eastAsia="Times New Roman" w:hAnsi="Times New Roman" w:cs="David"/>
          <w:sz w:val="20"/>
          <w:szCs w:val="24"/>
          <w:rtl/>
          <w:lang w:eastAsia="he-IL"/>
        </w:rPr>
        <w:lastRenderedPageBreak/>
        <w:t>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968673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554B9EF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11E2D3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0DBA704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44712117"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430F410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B3E82E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6831D90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B60937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23067B4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AB4F37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1AEDFD4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71AFB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213E24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681AB245"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6335E0AC"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4F91DFF"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4008E9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46BE1B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59C02584"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3B6C1D9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DB7B4C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B9FBD8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A364EC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0787891"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48B6117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C8E45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4EBA1FC"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EB220FB"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2A80E42"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437C1FC" w14:textId="3A17C39B"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Kook Sec" w:date="2020-05-17T09:33:00Z">
            <w:r w:rsidR="00DE22AE">
              <w:rPr>
                <w:rFonts w:ascii="Times New Roman" w:eastAsia="Times New Roman" w:hAnsi="Times New Roman" w:cs="David" w:hint="cs"/>
                <w:color w:val="00B0F0"/>
                <w:sz w:val="20"/>
                <w:szCs w:val="24"/>
                <w:u w:val="single"/>
                <w:rtl/>
                <w:lang w:eastAsia="he-IL"/>
              </w:rPr>
              <w:t>יגאל לוי אדריכלים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Kook Sec" w:date="2020-05-17T09:32:00Z">
            <w:r w:rsidR="00DE22AE" w:rsidRPr="003E6FC4">
              <w:rPr>
                <w:rStyle w:val="a7"/>
                <w:rtl/>
              </w:rPr>
              <w:t>[שם צד א]</w:t>
            </w:r>
          </w:ins>
        </w:sdtContent>
      </w:sdt>
    </w:p>
    <w:p w14:paraId="0A19A961"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583B6FF"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10166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39198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E9455D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ADC2D7"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418929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DBD691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74E82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DFAE960"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5DD7CD1B"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AE47EB8"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ADE209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696746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FCDBB4" w14:textId="28B697A8"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Kook Sec" w:date="2020-05-17T09:34:00Z">
            <w:r w:rsidR="00DE22AE">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Kook Sec" w:date="2020-05-17T09:34:00Z">
            <w:r w:rsidR="00DE22AE">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 w:author="Kook Sec" w:date="2020-05-17T09:34:00Z">
            <w:r w:rsidR="00DE22AE">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38550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5BC289" w14:textId="77777777"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7B1B1C"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B1B1C"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742B8C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5B71D7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CF2CF34" w14:textId="392B9AF0"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0" w:author="Kook Sec" w:date="2020-05-17T09:34:00Z">
            <w:r w:rsidR="00DE22AE">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7A03B75B"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7B9E2A79"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DD04D1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29F279" w14:textId="4642697A"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Kook Sec" w:date="2020-05-17T09:34:00Z">
            <w:r w:rsidR="00DE22AE">
              <w:rPr>
                <w:rFonts w:ascii="Times New Roman" w:eastAsia="Times New Roman" w:hAnsi="Times New Roman" w:cs="David" w:hint="cs"/>
                <w:sz w:val="24"/>
                <w:szCs w:val="24"/>
                <w:rtl/>
                <w:lang w:eastAsia="he-IL"/>
              </w:rPr>
              <w:t>אבי ברטי לוי</w:t>
            </w:r>
          </w:ins>
        </w:sdtContent>
      </w:sdt>
    </w:p>
    <w:p w14:paraId="5347EFB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9C303B7" w14:textId="77777777"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19722F9E" w14:textId="77777777"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4C997359"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5EB0AF4"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1510028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3D4D8F" w14:textId="31C325F2"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2" w:author="Kook Sec" w:date="2020-05-17T09:33:00Z">
            <w:r w:rsidR="00DE22AE">
              <w:rPr>
                <w:rFonts w:ascii="Times New Roman" w:eastAsia="Times New Roman" w:hAnsi="Times New Roman" w:cs="David" w:hint="cs"/>
                <w:color w:val="008000"/>
                <w:sz w:val="24"/>
                <w:szCs w:val="24"/>
                <w:rtl/>
                <w:lang w:eastAsia="he-IL"/>
              </w:rPr>
              <w:t>יגאל לוי</w:t>
            </w:r>
          </w:ins>
        </w:sdtContent>
      </w:sdt>
    </w:p>
    <w:p w14:paraId="24D524FE" w14:textId="77777777"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B1B1C" w:rsidRPr="00E95AE9">
            <w:rPr>
              <w:rStyle w:val="a7"/>
              <w:color w:val="00B0F0"/>
              <w:rtl/>
            </w:rPr>
            <w:t>[שדה נוסף 5]</w:t>
          </w:r>
        </w:sdtContent>
      </w:sdt>
    </w:p>
    <w:p w14:paraId="1FF8E70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C4180A" w14:textId="4FCEDB1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3" w:author="Kook Sec" w:date="2020-05-17T09:33:00Z">
            <w:r w:rsidR="00DE22AE">
              <w:rPr>
                <w:rFonts w:ascii="Times New Roman" w:eastAsia="Times New Roman" w:hAnsi="Times New Roman" w:cs="David" w:hint="cs"/>
                <w:color w:val="008000"/>
                <w:sz w:val="24"/>
                <w:szCs w:val="24"/>
                <w:rtl/>
                <w:lang w:eastAsia="he-IL"/>
              </w:rPr>
              <w:t>יגאל לוי</w:t>
            </w:r>
          </w:ins>
        </w:sdtContent>
      </w:sdt>
    </w:p>
    <w:p w14:paraId="3FDB145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A75BB7"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97651B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2A02A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25B539A8"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471AC3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7E866B7"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9B93ED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2ABA494"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DD594B7"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73FCCC1B" w14:textId="77777777" w:rsidTr="00F319D3">
        <w:tc>
          <w:tcPr>
            <w:tcW w:w="3366" w:type="dxa"/>
          </w:tcPr>
          <w:p w14:paraId="25B6E6E1" w14:textId="25273781" w:rsidR="00F319D3" w:rsidRDefault="00DE22AE"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4" w:author="Kook Sec" w:date="2020-05-17T09:32:00Z">
                  <w:r>
                    <w:rPr>
                      <w:rFonts w:ascii="Times New Roman" w:eastAsia="Times New Roman" w:hAnsi="Times New Roman" w:cs="David" w:hint="cs"/>
                      <w:color w:val="008000"/>
                      <w:sz w:val="24"/>
                      <w:szCs w:val="24"/>
                      <w:rtl/>
                      <w:lang w:eastAsia="he-IL"/>
                    </w:rPr>
                    <w:t>100</w:t>
                  </w:r>
                </w:ins>
              </w:sdtContent>
            </w:sdt>
          </w:p>
          <w:p w14:paraId="74C41AA1"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23E8AFA" w14:textId="77777777" w:rsidR="00F319D3" w:rsidRDefault="00F319D3" w:rsidP="00F319D3">
            <w:pPr>
              <w:widowControl w:val="0"/>
              <w:spacing w:before="0" w:beforeAutospacing="0" w:after="0" w:afterAutospacing="0" w:line="240" w:lineRule="auto"/>
              <w:ind w:left="720"/>
              <w:outlineLvl w:val="2"/>
            </w:pPr>
          </w:p>
          <w:p w14:paraId="54664F4B"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42F1C2C"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E58A145"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92FB3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6014584"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79D4920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F3BFE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24170B1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1248E7"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0F8398F1"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68F12E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79D59224"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115467F1"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6E243B93"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7F0E6AFD"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672B5E06"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05C2FE9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4ADF51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409F83F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2956435"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78320CC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3224CF2"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5EEC18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7383E55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01E70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3209398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F0FA83"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05C740D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80F5C5C"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1057109D"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7250CA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w:t>
      </w:r>
    </w:p>
    <w:p w14:paraId="6364718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F6383A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47BDBDE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52B683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7D4AC8C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051AE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13E550E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5F5D90F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8F7F3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53113EB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7A0FB5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55D6AC7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7A3411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3D053D3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D0943D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377D3E9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AD60CE0" w14:textId="77777777"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60B8E32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FEF8A6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139DDB4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9F1F34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יג.</w:t>
      </w:r>
      <w:r w:rsidRPr="00B27B4C">
        <w:rPr>
          <w:rFonts w:ascii="Times New Roman" w:eastAsia="Times New Roman" w:hAnsi="Times New Roman" w:cs="David" w:hint="cs"/>
          <w:sz w:val="24"/>
          <w:szCs w:val="24"/>
          <w:rtl/>
          <w:lang w:eastAsia="he-IL"/>
        </w:rPr>
        <w:tab/>
        <w: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420FE03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61A43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688A263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E9726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14D608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20B03A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2B97851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ED9AD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יז.</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2FDD3CE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5763BA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יח.</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33DBC91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1BF4E0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יט.</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7320487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89D23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1A52ED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A79156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1236108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46F8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73D80E4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2A95B8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629A6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E7853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6AEEF4C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31A0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46E28F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AE524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w:t>
      </w:r>
      <w:r w:rsidRPr="00B27B4C">
        <w:rPr>
          <w:rFonts w:ascii="Times New Roman" w:eastAsia="Times New Roman" w:hAnsi="Times New Roman" w:cs="David" w:hint="cs"/>
          <w:sz w:val="24"/>
          <w:szCs w:val="24"/>
          <w:rtl/>
          <w:lang w:eastAsia="he-IL"/>
        </w:rPr>
        <w:lastRenderedPageBreak/>
        <w:t>להבדיל מאיכות לצרכי שיווק).</w:t>
      </w:r>
    </w:p>
    <w:p w14:paraId="469799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D8771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4B5DC3F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3391F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4073127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98040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77DF14C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2CCB6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0584997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B0063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8E362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521DD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475003B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AA92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1D101E7"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A42B7AF"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1C8D9A5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66559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13EF64B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1F7A3E9"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457FCE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6E8E334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051693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2E3ED8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C10C8B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6AF0881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8A2C1D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06F4028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A125E5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0DBB2E1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0E4F2F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4A48CA5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58632D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6858F21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74B441A"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5D806FB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3498F6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580F1B7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569C7A4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4C0C6A9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361C01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281292F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B9CBD1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770EC70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CF6A094"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6C7B0E6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47E5626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45FE197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2395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302129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3043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6D9451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FCD1C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708703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39C605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D5EA2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358424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76FA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546BB5C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32A750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4ED87B8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0829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6E2C576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2217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54DB72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B2D07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3F3144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5CEAF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0AAEDF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AF969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7831FB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081782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71EC6F2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7006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62B546D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6C969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63DA77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F2BFB4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6552E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6ADE90"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53E9191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3074A5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05F6774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4AC5BE"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5E90F9E4"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 xml:space="preserve">ותשריטים לפרצלציה, תכניות לצרכי רישום ורישום בתים </w:t>
      </w:r>
    </w:p>
    <w:p w14:paraId="7ACF80EF"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5923A41"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תרשים מגרש ותשריט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55D1729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F26777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1C274FC"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7C0ED670"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6045804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557B5F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0EC436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2E1D61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1CDF72A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33DFD8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3C3513B7"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B42393B"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169A7FE7"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02970D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10DBFE7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BD105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A27B00C"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F996DD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2C1699E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A1B2ED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7FE1254D"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60FF8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5337779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1F3D9D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52F7C10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5B3FEE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6547D9C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107BC2E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6EFDBB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CC311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3683980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6BC3D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4E46038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F01160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17B7AE5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CA718E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3172B6E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8DF67E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4DA1D44C"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45A371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2400FC4C"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4DBC24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0DB81ED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84E9A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6504EF6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960472A"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4D96D173"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2DEE15A6"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21C1583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1162512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03D04C3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6907B36A"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677ACB83"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6CDE50E8"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27D2B8D6"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5A09BA9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42480C5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10D7AF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5D33DD2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9B8FA1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385E15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5F1F4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383F24DB"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6975C56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622736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52B1393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3ECB8D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5B7AE87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1535F70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5252856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2D5CE8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1F60539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D7416E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99EB11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57FBD8A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B2714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1FB0940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2A8A5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F0AB46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B7AA1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1905D42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A8D02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466F43"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5B274A49" w14:textId="77777777" w:rsidR="006F07FB" w:rsidRPr="006F07FB" w:rsidRDefault="006F07FB" w:rsidP="006F07FB">
      <w:pPr>
        <w:rPr>
          <w:rFonts w:ascii="Times New Roman" w:eastAsia="Times New Roman" w:hAnsi="Times New Roman" w:cs="David"/>
          <w:sz w:val="20"/>
          <w:szCs w:val="24"/>
          <w:rtl/>
          <w:lang w:eastAsia="he-IL"/>
        </w:rPr>
      </w:pPr>
    </w:p>
    <w:p w14:paraId="0D59B068" w14:textId="77777777" w:rsidR="006F07FB" w:rsidRPr="006F07FB" w:rsidRDefault="006F07FB" w:rsidP="006F07FB">
      <w:pPr>
        <w:rPr>
          <w:rFonts w:ascii="Times New Roman" w:eastAsia="Times New Roman" w:hAnsi="Times New Roman" w:cs="David"/>
          <w:sz w:val="20"/>
          <w:szCs w:val="24"/>
          <w:rtl/>
          <w:lang w:eastAsia="he-IL"/>
        </w:rPr>
      </w:pPr>
    </w:p>
    <w:p w14:paraId="44D1501C" w14:textId="77777777" w:rsidR="006F07FB" w:rsidRPr="006F07FB" w:rsidRDefault="006F07FB" w:rsidP="006F07FB">
      <w:pPr>
        <w:rPr>
          <w:rFonts w:ascii="Times New Roman" w:eastAsia="Times New Roman" w:hAnsi="Times New Roman" w:cs="David"/>
          <w:sz w:val="20"/>
          <w:szCs w:val="24"/>
          <w:rtl/>
          <w:lang w:eastAsia="he-IL"/>
        </w:rPr>
      </w:pPr>
    </w:p>
    <w:p w14:paraId="2CFB2335" w14:textId="77777777" w:rsidR="006F07FB" w:rsidRPr="006F07FB" w:rsidRDefault="006F07FB" w:rsidP="006F07FB">
      <w:pPr>
        <w:rPr>
          <w:rFonts w:ascii="Times New Roman" w:eastAsia="Times New Roman" w:hAnsi="Times New Roman" w:cs="David"/>
          <w:sz w:val="20"/>
          <w:szCs w:val="24"/>
          <w:rtl/>
          <w:lang w:eastAsia="he-IL"/>
        </w:rPr>
      </w:pPr>
    </w:p>
    <w:p w14:paraId="39826459" w14:textId="77777777" w:rsidR="006F07FB" w:rsidRPr="006F07FB" w:rsidRDefault="006F07FB" w:rsidP="006F07FB">
      <w:pPr>
        <w:rPr>
          <w:rFonts w:ascii="Times New Roman" w:eastAsia="Times New Roman" w:hAnsi="Times New Roman" w:cs="David"/>
          <w:sz w:val="20"/>
          <w:szCs w:val="24"/>
          <w:rtl/>
          <w:lang w:eastAsia="he-IL"/>
        </w:rPr>
      </w:pPr>
    </w:p>
    <w:p w14:paraId="5A5077BB" w14:textId="77777777" w:rsidR="006F07FB" w:rsidRPr="006F07FB" w:rsidRDefault="006F07FB" w:rsidP="006F07FB">
      <w:pPr>
        <w:rPr>
          <w:rFonts w:ascii="Times New Roman" w:eastAsia="Times New Roman" w:hAnsi="Times New Roman" w:cs="David"/>
          <w:sz w:val="20"/>
          <w:szCs w:val="24"/>
          <w:rtl/>
          <w:lang w:eastAsia="he-IL"/>
        </w:rPr>
      </w:pPr>
    </w:p>
    <w:p w14:paraId="5C0E331F" w14:textId="77777777" w:rsidR="006F07FB" w:rsidRPr="006F07FB" w:rsidRDefault="006F07FB" w:rsidP="006F07FB">
      <w:pPr>
        <w:rPr>
          <w:rFonts w:ascii="Times New Roman" w:eastAsia="Times New Roman" w:hAnsi="Times New Roman" w:cs="David"/>
          <w:sz w:val="20"/>
          <w:szCs w:val="24"/>
          <w:rtl/>
          <w:lang w:eastAsia="he-IL"/>
        </w:rPr>
      </w:pPr>
    </w:p>
    <w:p w14:paraId="27CC2593" w14:textId="77777777" w:rsidR="006F07FB" w:rsidRPr="006F07FB" w:rsidRDefault="006F07FB" w:rsidP="006F07FB">
      <w:pPr>
        <w:rPr>
          <w:rFonts w:ascii="Times New Roman" w:eastAsia="Times New Roman" w:hAnsi="Times New Roman" w:cs="David"/>
          <w:sz w:val="20"/>
          <w:szCs w:val="24"/>
          <w:rtl/>
          <w:lang w:eastAsia="he-IL"/>
        </w:rPr>
      </w:pPr>
    </w:p>
    <w:p w14:paraId="5DCA2EC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3072435E"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2A8F3F45"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47B16E7"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112A77C9"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254201A9"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7046673D"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7F38DDD"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3596371F"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ECD5FF3"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07E6D641"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3DB64172"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3F99758"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692FD825"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6B83E0BA"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D511EE1"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6C1A7960"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4EAF3755"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32EAA19B"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6E467619"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02D7F2A"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0C743F42"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62AB8803"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698DCE67"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0034342B" w14:textId="77777777"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E5EEA"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A29EA"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B1B1C"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B1B1C"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DC1F490"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44D03931"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032EDEDA"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82800B3"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1AFB30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735EB7"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w:t>
      </w:r>
      <w:r w:rsidRPr="00B27B4C">
        <w:rPr>
          <w:rFonts w:ascii="Times New Roman" w:eastAsia="Times New Roman" w:hAnsi="Times New Roman" w:cs="David" w:hint="cs"/>
          <w:sz w:val="20"/>
          <w:szCs w:val="24"/>
          <w:rtl/>
          <w:lang w:eastAsia="he-IL"/>
        </w:rPr>
        <w:lastRenderedPageBreak/>
        <w:t>טרומי ו/או מתועש) ו/או מידת, אופי וסוג השינויים שידרשו ע"י המזמין.</w:t>
      </w:r>
    </w:p>
    <w:p w14:paraId="7105909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D8898F0"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7C60364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20F552E"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71438446"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463664F8"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2FCC5B88"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4DE0374A"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2DB5E548"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629B50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7911A387"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4BB6CC7"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1548D627"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4C5110"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58CEA3CF"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A6F239B"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4B597E5"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25911AF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AC32E7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CDB98A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F7C025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63722B2D" w14:textId="77777777"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2DEF554F"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51A88A1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49C799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095CC10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4666DF3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738E5CD4" w14:textId="77777777"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378C2A07"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7350F82" w14:textId="77777777"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69A0B43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52E481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B91923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AA2663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378AD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14D7466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1B4E2D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33702562"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056E6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0C4B5E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5831A7D"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319BF06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6623B5E" w14:textId="77777777"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418C5579" w14:textId="7777777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3FB7D20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0A00626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4BCBF4CA"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6A7ACE6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4C80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05DB8B57"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527D41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A56F937" w14:textId="77777777"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65A37DD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C1F3FD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65E06D9F"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6DDA632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1A8257"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0A074636"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541D29CF"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7DD9B9C5"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24B8B706"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5D522F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4FFD3E3"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55708933"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594C4C4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5F174F6E" w14:textId="77777777"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1C4F10A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3F4491"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36363D5A"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59DC74E5"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797D4EC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74517F7" w14:textId="77777777" w:rsidR="00BB267C" w:rsidRPr="00BB267C" w:rsidRDefault="00B27B4C" w:rsidP="00844490">
      <w:pPr>
        <w:pStyle w:val="af8"/>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10B54490" w14:textId="77777777" w:rsidR="00B27B4C" w:rsidRPr="00BB267C" w:rsidRDefault="00B27B4C" w:rsidP="00844490">
      <w:pPr>
        <w:pStyle w:val="af8"/>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1513F60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9D1F00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5F186E5"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5DD0D6E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2FD25D33"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344E473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3A0EF314"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6A9027E5"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3757700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3071B5B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1554893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6720E0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7342B045"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60712AF2"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708964B2"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1E8F83F"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4188853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2D6A8FC1" w14:textId="77777777"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6C19A89E"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2F669682" w14:textId="77777777"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0DA8BC4A"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1D4C2C2A" w14:textId="77777777" w:rsidR="00EF442B" w:rsidRPr="00EF442B" w:rsidRDefault="00B27B4C" w:rsidP="00EF442B">
      <w:pPr>
        <w:pStyle w:val="af8"/>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0E471377" w14:textId="77777777" w:rsidR="00B27B4C" w:rsidRPr="00EF442B" w:rsidRDefault="00B27B4C" w:rsidP="00EF442B">
      <w:pPr>
        <w:pStyle w:val="af8"/>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7C2654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B4B667" w14:textId="77777777" w:rsidR="00EF442B" w:rsidRPr="00EF442B" w:rsidRDefault="00B27B4C" w:rsidP="00EF442B">
      <w:pPr>
        <w:pStyle w:val="af8"/>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4AC6642F" w14:textId="77777777" w:rsidR="00B27B4C" w:rsidRPr="00EF442B" w:rsidRDefault="00B27B4C" w:rsidP="00EF442B">
      <w:pPr>
        <w:pStyle w:val="af8"/>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37FE45F4"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30CE642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8E5F793"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2957AB74" w14:textId="77777777"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3594E1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415B71A" w14:textId="4E985D9F" w:rsidR="00B27B4C" w:rsidRPr="00B27B4C" w:rsidRDefault="00DE22AE"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5" w:author="Kook Sec" w:date="2020-05-17T09:32:00Z">
            <w:r>
              <w:rPr>
                <w:rFonts w:ascii="Times New Roman" w:eastAsia="Times New Roman" w:hAnsi="Times New Roman" w:cs="David" w:hint="cs"/>
                <w:color w:val="008000"/>
                <w:sz w:val="24"/>
                <w:szCs w:val="24"/>
                <w:rtl/>
                <w:lang w:eastAsia="he-IL"/>
              </w:rPr>
              <w:b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513313148</w:t>
            </w:r>
            <w:r>
              <w:rPr>
                <w:rFonts w:ascii="Times New Roman" w:eastAsia="Times New Roman" w:hAnsi="Times New Roman" w:cs="David" w:hint="cs"/>
                <w:color w:val="008000"/>
                <w:sz w:val="24"/>
                <w:szCs w:val="24"/>
                <w:rtl/>
                <w:lang w:eastAsia="he-IL"/>
              </w:rPr>
              <w:br/>
            </w:r>
          </w:ins>
        </w:p>
      </w:sdtContent>
    </w:sdt>
    <w:p w14:paraId="401E25C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F9B37A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0B1DF2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2CA8F78"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FEEC03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4FEA3A" w14:textId="004690D0"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 w:author="Kook Sec" w:date="2020-05-17T09:33:00Z">
            <w:r w:rsidR="00DE22AE">
              <w:rPr>
                <w:rFonts w:ascii="Times New Roman" w:eastAsia="Times New Roman" w:hAnsi="Times New Roman" w:cs="David" w:hint="cs"/>
                <w:color w:val="008000"/>
                <w:sz w:val="24"/>
                <w:szCs w:val="24"/>
                <w:rtl/>
                <w:lang w:eastAsia="he-IL"/>
              </w:rPr>
              <w:t>יגאל לוי אדריכלים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0-05-17T09:33:00Z">
            <w:r w:rsidR="00DE22AE">
              <w:rPr>
                <w:rFonts w:ascii="Times New Roman" w:eastAsia="Times New Roman" w:hAnsi="Times New Roman" w:cs="David" w:hint="cs"/>
                <w:color w:val="008000"/>
                <w:sz w:val="24"/>
                <w:szCs w:val="24"/>
                <w:rtl/>
                <w:lang w:eastAsia="he-IL"/>
              </w:rPr>
              <w:t>יגאל לוי אדריכלים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20-05-17T09:33:00Z">
            <w:r w:rsidR="00DE22AE">
              <w:rPr>
                <w:rFonts w:ascii="Times New Roman" w:eastAsia="Times New Roman" w:hAnsi="Times New Roman" w:cs="David" w:hint="cs"/>
                <w:color w:val="008000"/>
                <w:sz w:val="24"/>
                <w:szCs w:val="24"/>
                <w:rtl/>
                <w:lang w:eastAsia="he-IL"/>
              </w:rPr>
              <w:t>יגאל לוי אדריכלים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5D95F0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206776" w14:textId="37808751"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0-05-17T09:33:00Z">
            <w:r w:rsidR="00DE22AE">
              <w:rPr>
                <w:rFonts w:ascii="Times New Roman" w:eastAsia="Times New Roman" w:hAnsi="Times New Roman" w:cs="David" w:hint="cs"/>
                <w:color w:val="008000"/>
                <w:sz w:val="24"/>
                <w:szCs w:val="24"/>
                <w:rtl/>
                <w:lang w:eastAsia="he-IL"/>
              </w:rPr>
              <w:t>יגאל לוי אדריכלים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0" w:author="Kook Sec" w:date="2020-05-17T09:34:00Z">
            <w:r w:rsidR="00DE22AE">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492E0FB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71E4823" w14:textId="73160CE5"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0-05-17T09:33:00Z">
            <w:r w:rsidR="00DE22AE">
              <w:rPr>
                <w:rFonts w:ascii="Times New Roman" w:eastAsia="Times New Roman" w:hAnsi="Times New Roman" w:cs="David" w:hint="cs"/>
                <w:color w:val="008000"/>
                <w:sz w:val="24"/>
                <w:szCs w:val="24"/>
                <w:rtl/>
                <w:lang w:eastAsia="he-IL"/>
              </w:rPr>
              <w:t>יגאל לוי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FC219F8"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46AFBDC" w14:textId="10F51CC9"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Kook Sec" w:date="2020-05-17T09:33:00Z">
            <w:r w:rsidR="00DE22AE">
              <w:rPr>
                <w:rFonts w:ascii="Times New Roman" w:eastAsia="Times New Roman" w:hAnsi="Times New Roman" w:cs="David" w:hint="cs"/>
                <w:color w:val="008000"/>
                <w:sz w:val="24"/>
                <w:szCs w:val="24"/>
                <w:rtl/>
                <w:lang w:eastAsia="he-IL"/>
              </w:rPr>
              <w:t>יגאל לוי אדריכלים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74D0CAC"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1EC15F3"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912E199"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46567A7"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1462691"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426BA8"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E28E3D8"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B9D12E"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09A80FD"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2535B5A"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2E47CAF" w14:textId="08DCC76A"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Kook Sec" w:date="2020-05-17T09:33:00Z">
            <w:r w:rsidR="00DE22AE">
              <w:rPr>
                <w:rFonts w:ascii="Times New Roman" w:eastAsia="Times New Roman" w:hAnsi="Times New Roman" w:cs="David" w:hint="cs"/>
                <w:color w:val="00B0F0"/>
                <w:sz w:val="20"/>
                <w:szCs w:val="24"/>
                <w:u w:val="single"/>
                <w:rtl/>
                <w:lang w:eastAsia="he-IL"/>
              </w:rPr>
              <w:t>יגאל לוי אדריכלים בע"מ</w:t>
            </w:r>
          </w:ins>
        </w:sdtContent>
      </w:sdt>
    </w:p>
    <w:p w14:paraId="7290427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3533AA8"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שם:____________</w:t>
      </w:r>
    </w:p>
    <w:p w14:paraId="4AFE0E1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F6F074F"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17826B6"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971D2C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4EAF309F"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1E91CED"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57078FC8"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823C3C5" w14:textId="77777777" w:rsidR="00E034F9" w:rsidRPr="0009511C" w:rsidRDefault="006B5833" w:rsidP="006B5833">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00E034F9"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F1A4DC8" w14:textId="77777777" w:rsidR="00E034F9" w:rsidRPr="0009511C" w:rsidRDefault="00E034F9" w:rsidP="006B5833">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חבותו המקצועית של </w:t>
      </w:r>
      <w:r w:rsidR="006B5833" w:rsidRPr="0009511C">
        <w:rPr>
          <w:rFonts w:ascii="David" w:eastAsia="Calibri" w:hAnsi="David" w:cs="David" w:hint="cs"/>
          <w:sz w:val="24"/>
          <w:szCs w:val="24"/>
          <w:rtl/>
        </w:rPr>
        <w:t>ה</w:t>
      </w:r>
      <w:r w:rsidR="006B5833">
        <w:rPr>
          <w:rFonts w:ascii="David" w:eastAsia="Calibri" w:hAnsi="David" w:cs="David" w:hint="cs"/>
          <w:sz w:val="24"/>
          <w:szCs w:val="24"/>
          <w:rtl/>
        </w:rPr>
        <w:t>מתכנן</w:t>
      </w:r>
      <w:r w:rsidR="006B5833" w:rsidRPr="0009511C">
        <w:rPr>
          <w:rFonts w:ascii="David" w:eastAsia="Calibri" w:hAnsi="David" w:cs="David" w:hint="cs"/>
          <w:sz w:val="24"/>
          <w:szCs w:val="24"/>
          <w:rtl/>
        </w:rPr>
        <w:t xml:space="preserve"> </w:t>
      </w:r>
      <w:r w:rsidRPr="0009511C">
        <w:rPr>
          <w:rFonts w:ascii="David" w:eastAsia="Calibri" w:hAnsi="David" w:cs="David" w:hint="cs"/>
          <w:sz w:val="24"/>
          <w:szCs w:val="24"/>
          <w:rtl/>
        </w:rPr>
        <w:t>ביחס להתחייבויותיו על פי ההסכם הנדון.</w:t>
      </w:r>
    </w:p>
    <w:p w14:paraId="5F26DD1A"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0FD1A90"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8F10AA3"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231E0AA"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E849E3F"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60B78B1C"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C60A229"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239FBCD"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57DB985"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342F92F"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B5E600F" w14:textId="77777777" w:rsidR="00E034F9" w:rsidRPr="0009511C" w:rsidRDefault="00E034F9" w:rsidP="00E034F9">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0E97ED14" w14:textId="77777777" w:rsidR="00E034F9" w:rsidRPr="0009511C" w:rsidRDefault="00E034F9" w:rsidP="00E034F9">
      <w:pPr>
        <w:ind w:left="364"/>
        <w:contextualSpacing/>
        <w:rPr>
          <w:rFonts w:ascii="Times New Roman" w:eastAsia="Calibri" w:hAnsi="Times New Roman" w:cs="Arial"/>
          <w:rtl/>
        </w:rPr>
      </w:pPr>
    </w:p>
    <w:p w14:paraId="756ED2A2"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937DC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4DD92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59038B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8DC508A"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0AC7B4"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9C0AC0"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5530B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3B4CA0"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4F7760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77FDED"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A5551F3"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35C3D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7A73D3E"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5E52C1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D973E1"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3F4C7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644C6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D35ACA"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4ED5B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69C19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35B91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9A5E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2D876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AF312A"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DD01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247578"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BB4D2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8B420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71129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E2CAA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84369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2E155D"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F6961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E882D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F12CF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6703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1C0927"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98243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B12B9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E1235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153C9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C11B21" w14:textId="77777777" w:rsidR="006B5833" w:rsidRDefault="006B5833" w:rsidP="006B5833">
      <w:pPr>
        <w:widowControl w:val="0"/>
        <w:spacing w:before="0" w:beforeAutospacing="0" w:after="0" w:afterAutospacing="0" w:line="240" w:lineRule="auto"/>
        <w:jc w:val="center"/>
        <w:rPr>
          <w:ins w:id="24" w:author="רינת הראל" w:date="2020-05-13T11:10:00Z"/>
          <w:rFonts w:ascii="Times New Roman" w:eastAsia="Times New Roman" w:hAnsi="Times New Roman" w:cs="David"/>
          <w:bCs/>
          <w:sz w:val="24"/>
          <w:szCs w:val="24"/>
          <w:u w:val="single"/>
          <w:rtl/>
          <w:lang w:eastAsia="he-IL"/>
        </w:rPr>
      </w:pPr>
      <w:ins w:id="25" w:author="רינת הראל" w:date="2020-05-13T11:10:00Z">
        <w:r>
          <w:rPr>
            <w:rFonts w:ascii="Times New Roman" w:eastAsia="Times New Roman" w:hAnsi="Times New Roman" w:cs="David"/>
            <w:bCs/>
            <w:sz w:val="24"/>
            <w:szCs w:val="24"/>
            <w:u w:val="single"/>
            <w:rtl/>
            <w:lang w:eastAsia="he-IL"/>
          </w:rPr>
          <w:br w:type="page"/>
        </w:r>
      </w:ins>
    </w:p>
    <w:p w14:paraId="0C3AB162"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2B3C1C3"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51D226C" w14:textId="77777777" w:rsidR="00E034F9" w:rsidRPr="00400B84" w:rsidRDefault="00E034F9" w:rsidP="00E034F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34F9" w:rsidRPr="0009511C" w14:paraId="69A5A61B" w14:textId="77777777" w:rsidTr="00E034F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9BE2EC6"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0153BD9"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34F9" w:rsidRPr="0009511C" w14:paraId="0FF49EA7" w14:textId="77777777" w:rsidTr="00E034F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2E2557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34F9" w:rsidRPr="0009511C" w14:paraId="40AD791E" w14:textId="77777777" w:rsidTr="00E034F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67734E6"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635394B"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2E3AEA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3AF8C7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34F9" w:rsidRPr="0009511C" w14:paraId="1855FFBC" w14:textId="77777777" w:rsidTr="00E034F9">
        <w:trPr>
          <w:trHeight w:val="551"/>
        </w:trPr>
        <w:tc>
          <w:tcPr>
            <w:tcW w:w="4068" w:type="dxa"/>
            <w:tcBorders>
              <w:top w:val="single" w:sz="4" w:space="0" w:color="auto"/>
              <w:left w:val="single" w:sz="4" w:space="0" w:color="auto"/>
              <w:bottom w:val="single" w:sz="4" w:space="0" w:color="auto"/>
              <w:right w:val="single" w:sz="4" w:space="0" w:color="auto"/>
            </w:tcBorders>
            <w:hideMark/>
          </w:tcPr>
          <w:p w14:paraId="5A0C485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44026A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C17572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676D9B1"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p w14:paraId="088A3E6F"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A89E7B7"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78B2495"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p w14:paraId="10073E73"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0F37ED9"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tc>
      </w:tr>
      <w:tr w:rsidR="00E034F9" w:rsidRPr="0009511C" w14:paraId="58394BEF" w14:textId="77777777" w:rsidTr="00E034F9">
        <w:trPr>
          <w:trHeight w:val="571"/>
        </w:trPr>
        <w:tc>
          <w:tcPr>
            <w:tcW w:w="4068" w:type="dxa"/>
            <w:tcBorders>
              <w:top w:val="single" w:sz="4" w:space="0" w:color="auto"/>
              <w:left w:val="single" w:sz="4" w:space="0" w:color="auto"/>
              <w:bottom w:val="single" w:sz="4" w:space="0" w:color="auto"/>
              <w:right w:val="single" w:sz="4" w:space="0" w:color="auto"/>
            </w:tcBorders>
            <w:hideMark/>
          </w:tcPr>
          <w:p w14:paraId="36408BE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6544735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E091B1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61C07D"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22418B"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r>
      <w:tr w:rsidR="00E034F9" w:rsidRPr="0009511C" w14:paraId="5AF544E1" w14:textId="77777777" w:rsidTr="00E034F9">
        <w:trPr>
          <w:trHeight w:val="391"/>
        </w:trPr>
        <w:tc>
          <w:tcPr>
            <w:tcW w:w="4068" w:type="dxa"/>
            <w:tcBorders>
              <w:top w:val="single" w:sz="4" w:space="0" w:color="auto"/>
              <w:left w:val="single" w:sz="4" w:space="0" w:color="auto"/>
              <w:bottom w:val="single" w:sz="4" w:space="0" w:color="auto"/>
              <w:right w:val="single" w:sz="4" w:space="0" w:color="auto"/>
            </w:tcBorders>
            <w:hideMark/>
          </w:tcPr>
          <w:p w14:paraId="2922F2E2"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CCC8086"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C6B65E8" w14:textId="77777777" w:rsidR="00E034F9" w:rsidRPr="0009511C" w:rsidRDefault="00E034F9" w:rsidP="00E034F9">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3124DD"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5FF2DF"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r>
    </w:tbl>
    <w:p w14:paraId="0E604CEC" w14:textId="77777777" w:rsidR="00E034F9" w:rsidRPr="0009511C" w:rsidRDefault="00E034F9" w:rsidP="00E034F9">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34F9" w:rsidRPr="0009511C" w14:paraId="3729FB5D" w14:textId="77777777" w:rsidTr="00E034F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F73C3C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34F9" w:rsidRPr="0009511C" w14:paraId="2BA074CE" w14:textId="77777777" w:rsidTr="00E034F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09CEB5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EFE1AA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p w14:paraId="7552ABD9"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F97A2D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74EC11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3523EA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539BE5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348FD1B"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222D04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C9DC52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34F9" w:rsidRPr="0009511C" w14:paraId="4A442A9E" w14:textId="77777777" w:rsidTr="00E034F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5ADD94E"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9765057"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AF4ECA1"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12699DA"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0E93754"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DFC8A86"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C5B1E02"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E9AF8B5"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r>
      <w:tr w:rsidR="00E034F9" w:rsidRPr="0009511C" w14:paraId="0876D87C"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423DAC6"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E8C9C9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35F612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D20213E"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4A800D8"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C35369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07BE35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BCD926B" w14:textId="77777777" w:rsidR="00E034F9" w:rsidRPr="0009511C" w:rsidRDefault="00E034F9" w:rsidP="00E034F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34F9" w:rsidRPr="0009511C" w14:paraId="1CC3C4FD"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25BC23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5365372"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02BF2A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1092AB8"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7B888D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D66A28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577049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1F70692" w14:textId="77777777" w:rsidR="00E034F9" w:rsidRPr="0009511C" w:rsidRDefault="00E034F9" w:rsidP="00E034F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34F9" w:rsidRPr="0009511C" w14:paraId="37340AD1"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D68EF5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DB360E8"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5997EDF"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CA4FBA4"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056991F"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53D0C3C"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20B28B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12518C4" w14:textId="77777777" w:rsidR="00E034F9" w:rsidRPr="0009511C" w:rsidRDefault="00E034F9" w:rsidP="00E034F9">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28FD841" w14:textId="77777777" w:rsidR="00E034F9" w:rsidRPr="0009511C" w:rsidRDefault="00E034F9" w:rsidP="00E034F9">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0B64B876" w14:textId="77777777" w:rsidTr="00E034F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36817C5"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34F9" w:rsidRPr="0009511C" w14:paraId="0DFAEF60" w14:textId="77777777" w:rsidTr="00E034F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2053CD1"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EBDFA5B" w14:textId="77777777" w:rsidR="00E034F9" w:rsidRPr="0009511C" w:rsidRDefault="00E034F9" w:rsidP="00E034F9">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22CE1BCC" w14:textId="77777777" w:rsidTr="00E034F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93A7604"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E034F9" w:rsidRPr="0009511C" w14:paraId="096869D5" w14:textId="77777777" w:rsidTr="00E034F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80D1841"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5B0B94B" w14:textId="77777777" w:rsidR="00E034F9" w:rsidRPr="0009511C" w:rsidRDefault="00E034F9" w:rsidP="00E034F9">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78D3B03D" w14:textId="77777777" w:rsidTr="00E034F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7C12C77"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E034F9" w:rsidRPr="0009511C" w14:paraId="2EBAB28A" w14:textId="77777777" w:rsidTr="00E034F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C1CFA49" w14:textId="77777777" w:rsidR="00E034F9" w:rsidRPr="0009511C" w:rsidRDefault="00E034F9" w:rsidP="00E034F9">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B6020E3" w14:textId="77777777" w:rsidR="00E034F9" w:rsidRPr="0009511C" w:rsidRDefault="00E034F9" w:rsidP="00E034F9">
      <w:pPr>
        <w:spacing w:before="0" w:beforeAutospacing="0" w:after="200" w:afterAutospacing="0" w:line="276" w:lineRule="auto"/>
        <w:rPr>
          <w:rFonts w:ascii="David" w:eastAsia="Calibri" w:hAnsi="David" w:cs="David"/>
          <w:sz w:val="24"/>
          <w:szCs w:val="24"/>
          <w:rtl/>
          <w:lang w:eastAsia="he-IL"/>
        </w:rPr>
      </w:pPr>
    </w:p>
    <w:p w14:paraId="41DA8C9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8514F4E"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25C4F3B"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A5879DB"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F477DDA"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4B41658"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BCA1B71"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38B801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29BCC0A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493699A9"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4EB1B29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21C848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6B13E6D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58B6C6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00CA31A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DF170D"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7484299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0D3C38F6"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5A61E459"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המראות את השתלבות האתר המתוכנן במרקם שמסביבו (ויזואלית, תפקודית, תחבורתית ותשתיות על), בקנ"מ כנדרש ע"י הרשויות.</w:t>
      </w:r>
    </w:p>
    <w:p w14:paraId="7881FFE6"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תשריטים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מושי קרקע, שצ"פים וערכי נוף, מוסדות ציבור) ,בקנ"מ כנדרש ע"י הרשויות.</w:t>
      </w:r>
    </w:p>
    <w:p w14:paraId="2E43050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5C24BBB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842B4C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021DE07B"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4F398C4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DC73F1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0FCCF25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478922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608B804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2C5717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4B9EF99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D9C60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398F19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1C82E6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37A9C95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79DDBDC"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E0844D0"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2E44BAC0"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1DBD33C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E779BC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4D9FF64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0CB74195"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6D5BB16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71B229DD"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5AFCF4F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354DFD3F"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0BF9341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250979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18D48D5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טבלאות חשובי שטחים: לרישוי, למכירה, להתחשבנות עם הקבלן.</w:t>
      </w:r>
    </w:p>
    <w:p w14:paraId="2D401F6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01542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1E05928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6D2969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67E7E10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5B03F34"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1575852F"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58832700"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3A7C1D6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4681535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A67C0D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295D0E4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1FAB441"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39E20D5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3027640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2363A8F"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2571791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D3FF61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69CFF4A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69E92B3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12ADB0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5422834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B12F07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309EFAF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5E0F90E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1635E0D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2BFEFDB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חיפויי קירות וסידור ריצוף במבואת כניסה, במבואות במרתף ובמבואות קומתיות  1:20 / 1:50.</w:t>
      </w:r>
    </w:p>
    <w:p w14:paraId="7058CB2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1977217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0A4B9AF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11859DB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4DFFA1E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62F439B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4E57374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02EFE30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47E452C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1D48D66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0E5698D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2B32655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4767AB4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תכניות יצור מדרגות 1:5.</w:t>
      </w:r>
    </w:p>
    <w:p w14:paraId="6F21A9D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797E678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0156F47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7FED899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56C54D1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6A2A3BF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714AAAA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5881862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7C0597D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7D9FA42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7068F56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059A97A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6B7CC0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241B593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3AC5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11B32D1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21D5F28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27C5BB6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67B20A4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3441D6D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CDB7F5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6BB053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6689698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40A2413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2BAD181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2A8262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670DA0E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10E1F05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46CF201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30DDE7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61BDD6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איטום ניקוז ובידוד בקנ"מ 1:5, 1:10, 1:20</w:t>
      </w:r>
    </w:p>
    <w:p w14:paraId="4609D3B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20D0E9F"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49F6A12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1590781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625CA4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170FB8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איטום חדרי שירותים, מטבחים ומטבחונים, חצרות אשפה וכו'.</w:t>
      </w:r>
    </w:p>
    <w:p w14:paraId="512AF41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77E417D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744185"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7B0242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0C53CB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49B63BB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6F1E17D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7085D26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58E562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7302B0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4944E8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39D71F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7A2A8F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ט.</w:t>
      </w:r>
      <w:r w:rsidRPr="00B27B4C">
        <w:rPr>
          <w:rFonts w:ascii="Times New Roman" w:eastAsia="Times New Roman" w:hAnsi="Times New Roman" w:cs="David" w:hint="cs"/>
          <w:sz w:val="20"/>
          <w:szCs w:val="24"/>
          <w:rtl/>
          <w:lang w:eastAsia="he-IL"/>
        </w:rPr>
        <w:tab/>
        <w:t>פרטי מסגרות.</w:t>
      </w:r>
    </w:p>
    <w:p w14:paraId="4DE0B77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40EA28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720E03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1EAD4F9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79D223B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0DB062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42BD6F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7876004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1F4AB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02542D0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724F5A2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69434F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65C7248"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3399248D"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151BFA6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6D614E2D"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4901069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47678F0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AE6B8C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304BEE8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C0AA67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6FA0A22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07AAA3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CE18C7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73D5EAA5"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7097C3A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09391C4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6EFDD3E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1AB86E5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6EA70D"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00B5938"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E6A755C"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525373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C42F4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5722D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DF8C5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418767F" w14:textId="12A8D091" w:rsidR="00F3375F" w:rsidRDefault="00DE22AE"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6" w:author="Kook Sec" w:date="2020-05-17T09:32:00Z">
            <w:r>
              <w:rPr>
                <w:rFonts w:ascii="Times New Roman" w:eastAsia="Times New Roman" w:hAnsi="Times New Roman" w:cs="David" w:hint="cs"/>
                <w:color w:val="008000"/>
                <w:sz w:val="24"/>
                <w:szCs w:val="24"/>
                <w:rtl/>
                <w:lang w:eastAsia="he-IL"/>
              </w:rPr>
              <w:b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513313148</w:t>
            </w:r>
            <w:r>
              <w:rPr>
                <w:rFonts w:ascii="Times New Roman" w:eastAsia="Times New Roman" w:hAnsi="Times New Roman" w:cs="David" w:hint="cs"/>
                <w:color w:val="008000"/>
                <w:sz w:val="24"/>
                <w:szCs w:val="24"/>
                <w:rtl/>
                <w:lang w:eastAsia="he-IL"/>
              </w:rPr>
              <w:br/>
            </w:r>
          </w:ins>
        </w:sdtContent>
      </w:sdt>
      <w:r w:rsidR="00B27B4C" w:rsidRPr="00B27B4C">
        <w:rPr>
          <w:rFonts w:ascii="Times New Roman" w:eastAsia="Times New Roman" w:hAnsi="Times New Roman" w:cs="David" w:hint="cs"/>
          <w:color w:val="008000"/>
          <w:sz w:val="24"/>
          <w:szCs w:val="24"/>
          <w:rtl/>
          <w:lang w:eastAsia="he-IL"/>
        </w:rPr>
        <w:br/>
      </w:r>
    </w:p>
    <w:p w14:paraId="7986AE24"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ED38A46"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46C682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DE5BB39"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4C65FA"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AF113B7" w14:textId="64D962EC"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Kook Sec" w:date="2020-05-17T09:33:00Z">
            <w:r w:rsidR="00DE22AE">
              <w:rPr>
                <w:rFonts w:ascii="Times New Roman" w:eastAsia="Times New Roman" w:hAnsi="Times New Roman" w:cs="David" w:hint="cs"/>
                <w:color w:val="008000"/>
                <w:sz w:val="24"/>
                <w:szCs w:val="24"/>
                <w:rtl/>
                <w:lang w:eastAsia="he-IL"/>
              </w:rPr>
              <w:t>יגאל לוי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8" w:author="Kook Sec" w:date="2020-05-17T09:34:00Z">
            <w:r w:rsidR="00DE22AE">
              <w:rPr>
                <w:rFonts w:ascii="Times New Roman" w:eastAsia="Times New Roman" w:hAnsi="Times New Roman" w:cs="David" w:hint="cs"/>
                <w:color w:val="008000"/>
                <w:sz w:val="24"/>
                <w:szCs w:val="24"/>
                <w:rtl/>
                <w:lang w:eastAsia="he-IL"/>
              </w:rPr>
              <w:t>מורדות ארנונה</w:t>
            </w:r>
          </w:ins>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9" w:author="Kook Sec" w:date="2020-05-17T09:34:00Z">
            <w:r w:rsidR="00DE22AE">
              <w:rPr>
                <w:rFonts w:ascii="Times New Roman" w:eastAsia="Times New Roman" w:hAnsi="Times New Roman" w:cs="David" w:hint="cs"/>
                <w:color w:val="008000"/>
                <w:sz w:val="24"/>
                <w:szCs w:val="24"/>
                <w:rtl/>
              </w:rPr>
              <w:t>בניית יח"ד להשכרה, לרבות חניונים תת"ק ופיתוח צמוד</w:t>
            </w:r>
          </w:ins>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D8E42E7"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5A94F4B"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53ACA3"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12D27E"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21E731"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AF1E36"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526EE89"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99CD6C"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6A5EEE"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FC8C13B" w14:textId="2F23139F" w:rsidR="00B27B4C" w:rsidRPr="00B27B4C" w:rsidRDefault="00DE22AE"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 w:author="Kook Sec" w:date="2020-05-17T09:33:00Z">
            <w:r>
              <w:rPr>
                <w:rFonts w:ascii="Times New Roman" w:eastAsia="Times New Roman" w:hAnsi="Times New Roman" w:cs="David" w:hint="cs"/>
                <w:color w:val="00B0F0"/>
                <w:sz w:val="20"/>
                <w:szCs w:val="24"/>
                <w:u w:val="single"/>
                <w:rtl/>
                <w:lang w:eastAsia="he-IL"/>
              </w:rPr>
              <w:t>יגאל לוי אדריכלים בע"מ</w:t>
            </w:r>
          </w:ins>
        </w:sdtContent>
      </w:sdt>
    </w:p>
    <w:p w14:paraId="23A9B61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0BAAEE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4D39526"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40DC17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EC423A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598E908"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6309B31" w14:textId="34E7D2C3"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1" w:author="Kook Sec" w:date="2020-05-17T09:32:00Z">
            <w:r w:rsidR="00DE22AE">
              <w:rPr>
                <w:rFonts w:ascii="Times New Roman" w:eastAsia="Times New Roman" w:hAnsi="Times New Roman" w:cs="David" w:hint="cs"/>
                <w:color w:val="008000"/>
                <w:sz w:val="24"/>
                <w:szCs w:val="24"/>
                <w:rtl/>
                <w:lang w:eastAsia="he-IL"/>
              </w:rPr>
              <w:br/>
              <w:t>א.מ. ישראל מגורים פיתוח בע"מ</w:t>
            </w:r>
            <w:r w:rsidR="00DE22AE">
              <w:rPr>
                <w:rFonts w:ascii="Times New Roman" w:eastAsia="Times New Roman" w:hAnsi="Times New Roman" w:cs="David" w:hint="cs"/>
                <w:color w:val="008000"/>
                <w:sz w:val="24"/>
                <w:szCs w:val="24"/>
                <w:rtl/>
                <w:lang w:eastAsia="he-IL"/>
              </w:rPr>
              <w:br/>
              <w:t>יוני נתניהו 1 ג' אור יהודה</w:t>
            </w:r>
            <w:r w:rsidR="00DE22AE">
              <w:rPr>
                <w:rFonts w:ascii="Times New Roman" w:eastAsia="Times New Roman" w:hAnsi="Times New Roman" w:cs="David" w:hint="cs"/>
                <w:color w:val="008000"/>
                <w:sz w:val="24"/>
                <w:szCs w:val="24"/>
                <w:rtl/>
                <w:lang w:eastAsia="he-IL"/>
              </w:rPr>
              <w:br/>
              <w:t>513313148</w:t>
            </w:r>
            <w:r w:rsidR="00DE22AE">
              <w:rPr>
                <w:rFonts w:ascii="Times New Roman" w:eastAsia="Times New Roman" w:hAnsi="Times New Roman" w:cs="David" w:hint="cs"/>
                <w:color w:val="008000"/>
                <w:sz w:val="24"/>
                <w:szCs w:val="24"/>
                <w:rtl/>
                <w:lang w:eastAsia="he-IL"/>
              </w:rPr>
              <w:br/>
            </w:r>
          </w:ins>
        </w:sdtContent>
      </w:sdt>
    </w:p>
    <w:p w14:paraId="51BE84F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5009DC1"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3B09F4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DC0A90" w14:textId="5B1B5ED1"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2" w:author="Kook Sec" w:date="2020-05-17T09:34:00Z">
            <w:r w:rsidR="00DE22AE">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a7"/>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98E1BF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BD4A56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DA613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FD0847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D76FB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A3425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A35F46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EDEE9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CE78C5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FF01B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F2118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F97B43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E9C76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894567A"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DC62A70"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656D34A"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BF4BE75"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73B8304" w14:textId="295286EF"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Kook Sec" w:date="2020-05-17T09:33:00Z">
            <w:r w:rsidR="00DE22AE">
              <w:rPr>
                <w:rFonts w:ascii="Times New Roman" w:eastAsia="Times New Roman" w:hAnsi="Times New Roman" w:cs="David" w:hint="cs"/>
                <w:color w:val="00B0F0"/>
                <w:sz w:val="20"/>
                <w:szCs w:val="24"/>
                <w:u w:val="single"/>
                <w:rtl/>
                <w:lang w:eastAsia="he-IL"/>
              </w:rPr>
              <w:t>יגאל לוי אדריכלים בע"מ</w:t>
            </w:r>
          </w:ins>
        </w:sdtContent>
      </w:sdt>
    </w:p>
    <w:p w14:paraId="411E1BA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1892F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CBD744"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F0E1FF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BEE60B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3020A1A"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04A604F"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05DA0E0"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2F1739D"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3ED176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9A72A7F"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1D163BCE"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79011670"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9C6C744"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D10A71" w14:textId="77777777" w:rsidR="007D7ADC" w:rsidRDefault="007D7ADC" w:rsidP="00AF234B">
      <w:pPr>
        <w:spacing w:before="0" w:after="0" w:line="240" w:lineRule="auto"/>
      </w:pPr>
      <w:r>
        <w:separator/>
      </w:r>
    </w:p>
  </w:endnote>
  <w:endnote w:type="continuationSeparator" w:id="0">
    <w:p w14:paraId="6AA8D6AA" w14:textId="77777777" w:rsidR="007D7ADC" w:rsidRDefault="007D7ADC" w:rsidP="00AF234B">
      <w:pPr>
        <w:spacing w:before="0" w:after="0" w:line="240" w:lineRule="auto"/>
      </w:pPr>
      <w:r>
        <w:continuationSeparator/>
      </w:r>
    </w:p>
  </w:endnote>
  <w:endnote w:type="continuationNotice" w:id="1">
    <w:p w14:paraId="3C1FF082" w14:textId="77777777" w:rsidR="007D7ADC" w:rsidRDefault="007D7AD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007D5" w:rsidRPr="00F9528C" w14:paraId="0D60F7CC" w14:textId="77777777" w:rsidTr="00C04A72">
      <w:tc>
        <w:tcPr>
          <w:tcW w:w="753" w:type="dxa"/>
        </w:tcPr>
        <w:p w14:paraId="4A50D78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A69E86F" w14:textId="08514A15" w:rsidR="004007D5" w:rsidRPr="00F9528C" w:rsidRDefault="00DE22AE" w:rsidP="00F9528C">
              <w:pPr>
                <w:tabs>
                  <w:tab w:val="center" w:pos="4153"/>
                  <w:tab w:val="right" w:pos="8306"/>
                </w:tabs>
                <w:spacing w:before="0" w:after="0" w:line="240" w:lineRule="auto"/>
                <w:rPr>
                  <w:rFonts w:ascii="David" w:hAnsi="David"/>
                  <w:color w:val="00B0F0"/>
                  <w:sz w:val="20"/>
                  <w:szCs w:val="20"/>
                  <w:rtl/>
                </w:rPr>
              </w:pPr>
              <w:ins w:id="34" w:author="Kook Sec" w:date="2020-05-17T09:34:00Z">
                <w:r>
                  <w:rPr>
                    <w:rFonts w:ascii="David" w:hAnsi="David" w:hint="cs"/>
                    <w:color w:val="00B0F0"/>
                    <w:sz w:val="20"/>
                    <w:szCs w:val="20"/>
                    <w:rtl/>
                  </w:rPr>
                  <w:t>א.מ. ישראל מגורים פיתוח בע"מ</w:t>
                </w:r>
              </w:ins>
            </w:p>
          </w:tc>
        </w:sdtContent>
      </w:sdt>
      <w:tc>
        <w:tcPr>
          <w:tcW w:w="2232" w:type="dxa"/>
        </w:tcPr>
        <w:p w14:paraId="6C06A43E"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55D7C805"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52215E6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5306A0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Pr>
                  <w:rFonts w:ascii="David" w:hAnsi="David" w:hint="cs"/>
                  <w:sz w:val="20"/>
                  <w:szCs w:val="20"/>
                </w:rPr>
                <w:t>CONT-5-565</w:t>
              </w:r>
            </w:p>
          </w:tc>
        </w:sdtContent>
      </w:sdt>
    </w:tr>
    <w:tr w:rsidR="004007D5" w:rsidRPr="00F9528C" w14:paraId="7A5A96C9" w14:textId="77777777" w:rsidTr="00C04A72">
      <w:tc>
        <w:tcPr>
          <w:tcW w:w="753" w:type="dxa"/>
        </w:tcPr>
        <w:p w14:paraId="5C0F11BE"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9288E8C" w14:textId="016C4755" w:rsidR="004007D5" w:rsidRPr="00F9528C" w:rsidRDefault="00DE22AE" w:rsidP="00F9528C">
              <w:pPr>
                <w:tabs>
                  <w:tab w:val="center" w:pos="4153"/>
                  <w:tab w:val="right" w:pos="8306"/>
                </w:tabs>
                <w:spacing w:before="0" w:after="0" w:line="240" w:lineRule="auto"/>
                <w:rPr>
                  <w:rFonts w:ascii="David" w:hAnsi="David"/>
                  <w:color w:val="00B0F0"/>
                  <w:sz w:val="20"/>
                  <w:szCs w:val="20"/>
                  <w:rtl/>
                </w:rPr>
              </w:pPr>
              <w:ins w:id="35" w:author="Kook Sec" w:date="2020-05-17T09:33:00Z">
                <w:r>
                  <w:rPr>
                    <w:rFonts w:ascii="David" w:hAnsi="David" w:hint="cs"/>
                    <w:color w:val="00B0F0"/>
                    <w:sz w:val="20"/>
                    <w:szCs w:val="20"/>
                    <w:rtl/>
                  </w:rPr>
                  <w:t>יגאל לוי אדריכלים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2D70CAA9" w14:textId="77777777" w:rsidTr="00C04A72">
            <w:trPr>
              <w:trHeight w:val="201"/>
            </w:trPr>
            <w:tc>
              <w:tcPr>
                <w:tcW w:w="926" w:type="dxa"/>
              </w:tcPr>
              <w:p w14:paraId="33F1799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1D32CF6" w14:textId="77777777" w:rsidR="004007D5" w:rsidRPr="00F9528C" w:rsidRDefault="004007D5" w:rsidP="00F9528C">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5B1B8172"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4941DA44"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7E5F3319"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5384277" w14:textId="77777777" w:rsidR="004007D5" w:rsidRPr="00F9528C" w:rsidRDefault="00DE22AE"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007D5" w:rsidRPr="00F9528C">
                <w:rPr>
                  <w:rFonts w:ascii="David" w:hAnsi="David"/>
                  <w:color w:val="00B0F0"/>
                  <w:sz w:val="20"/>
                  <w:szCs w:val="20"/>
                  <w:rtl/>
                </w:rPr>
                <w:t>[סטטוס חוזה]</w:t>
              </w:r>
            </w:sdtContent>
          </w:sdt>
        </w:p>
      </w:tc>
    </w:tr>
    <w:tr w:rsidR="004007D5" w:rsidRPr="00F9528C" w14:paraId="47A47564" w14:textId="77777777" w:rsidTr="00F9528C">
      <w:trPr>
        <w:trHeight w:val="80"/>
      </w:trPr>
      <w:tc>
        <w:tcPr>
          <w:tcW w:w="753" w:type="dxa"/>
        </w:tcPr>
        <w:p w14:paraId="005788C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3926A8D6"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1B27E739"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64DE308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3AF8751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68B01F0F"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0B38493C" w14:textId="77777777" w:rsidR="004007D5" w:rsidRDefault="004007D5"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095E365A"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469FC3" w14:textId="77777777" w:rsidR="007D7ADC" w:rsidRDefault="007D7ADC" w:rsidP="00AF234B">
      <w:pPr>
        <w:spacing w:before="0" w:after="0" w:line="240" w:lineRule="auto"/>
      </w:pPr>
      <w:r>
        <w:separator/>
      </w:r>
    </w:p>
  </w:footnote>
  <w:footnote w:type="continuationSeparator" w:id="0">
    <w:p w14:paraId="2BFABF0C" w14:textId="77777777" w:rsidR="007D7ADC" w:rsidRDefault="007D7ADC" w:rsidP="00AF234B">
      <w:pPr>
        <w:spacing w:before="0" w:after="0" w:line="240" w:lineRule="auto"/>
      </w:pPr>
      <w:r>
        <w:continuationSeparator/>
      </w:r>
    </w:p>
  </w:footnote>
  <w:footnote w:type="continuationNotice" w:id="1">
    <w:p w14:paraId="40DFDE60" w14:textId="77777777" w:rsidR="007D7ADC" w:rsidRDefault="007D7ADC">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1800D945" w14:textId="77777777" w:rsidR="004007D5" w:rsidRDefault="004007D5">
        <w:pPr>
          <w:pStyle w:val="a3"/>
          <w:jc w:val="center"/>
        </w:pPr>
        <w:r>
          <w:fldChar w:fldCharType="begin"/>
        </w:r>
        <w:r>
          <w:instrText xml:space="preserve"> PAGE   \* MERGEFORMAT </w:instrText>
        </w:r>
        <w:r>
          <w:fldChar w:fldCharType="separate"/>
        </w:r>
        <w:r w:rsidR="00DE22AE">
          <w:rPr>
            <w:noProof/>
            <w:rtl/>
          </w:rPr>
          <w:t>1</w:t>
        </w:r>
        <w:r>
          <w:rPr>
            <w:noProof/>
          </w:rPr>
          <w:fldChar w:fldCharType="end"/>
        </w:r>
      </w:p>
    </w:sdtContent>
  </w:sdt>
  <w:p w14:paraId="739BE815" w14:textId="77777777" w:rsidR="004007D5" w:rsidRDefault="004007D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4">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0"/>
  </w:num>
  <w:num w:numId="14">
    <w:abstractNumId w:val="5"/>
  </w:num>
  <w:num w:numId="15">
    <w:abstractNumId w:val="14"/>
  </w:num>
  <w:num w:numId="16">
    <w:abstractNumId w:val="17"/>
  </w:num>
  <w:num w:numId="17">
    <w:abstractNumId w:val="1"/>
  </w:num>
  <w:num w:numId="18">
    <w:abstractNumId w:val="4"/>
  </w:num>
  <w:num w:numId="19">
    <w:abstractNumId w:val="7"/>
  </w:num>
  <w:num w:numId="20">
    <w:abstractNumId w:val="6"/>
  </w:num>
  <w:num w:numId="21">
    <w:abstractNumId w:val="10"/>
  </w:num>
  <w:num w:numId="22">
    <w:abstractNumId w:val="9"/>
  </w:num>
  <w:num w:numId="23">
    <w:abstractNumId w:val="15"/>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645F8"/>
    <w:rsid w:val="000B4F06"/>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7248C"/>
    <w:rsid w:val="002D7834"/>
    <w:rsid w:val="00385D12"/>
    <w:rsid w:val="003A4904"/>
    <w:rsid w:val="003F2F80"/>
    <w:rsid w:val="004007D5"/>
    <w:rsid w:val="004103D1"/>
    <w:rsid w:val="0043488B"/>
    <w:rsid w:val="00446416"/>
    <w:rsid w:val="004E078C"/>
    <w:rsid w:val="004E215F"/>
    <w:rsid w:val="00537497"/>
    <w:rsid w:val="00552E11"/>
    <w:rsid w:val="00561888"/>
    <w:rsid w:val="0056366A"/>
    <w:rsid w:val="00564715"/>
    <w:rsid w:val="0059525F"/>
    <w:rsid w:val="005A6344"/>
    <w:rsid w:val="005B0177"/>
    <w:rsid w:val="005C272D"/>
    <w:rsid w:val="005C5A8D"/>
    <w:rsid w:val="00640557"/>
    <w:rsid w:val="00646233"/>
    <w:rsid w:val="0065056B"/>
    <w:rsid w:val="00672C76"/>
    <w:rsid w:val="006905F7"/>
    <w:rsid w:val="006B0246"/>
    <w:rsid w:val="006B5833"/>
    <w:rsid w:val="006D2AA2"/>
    <w:rsid w:val="006D4ED5"/>
    <w:rsid w:val="006F07FB"/>
    <w:rsid w:val="00703F1F"/>
    <w:rsid w:val="0072103C"/>
    <w:rsid w:val="00727B7A"/>
    <w:rsid w:val="007B1B1C"/>
    <w:rsid w:val="007D7ADC"/>
    <w:rsid w:val="007E5EEA"/>
    <w:rsid w:val="00817C5E"/>
    <w:rsid w:val="00844490"/>
    <w:rsid w:val="008524DD"/>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A10190"/>
    <w:rsid w:val="00A27297"/>
    <w:rsid w:val="00A42052"/>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4A72"/>
    <w:rsid w:val="00C22AB1"/>
    <w:rsid w:val="00C63015"/>
    <w:rsid w:val="00C93F30"/>
    <w:rsid w:val="00D3056F"/>
    <w:rsid w:val="00D50E2D"/>
    <w:rsid w:val="00D65B92"/>
    <w:rsid w:val="00D97438"/>
    <w:rsid w:val="00DA0366"/>
    <w:rsid w:val="00DA4F89"/>
    <w:rsid w:val="00DD3642"/>
    <w:rsid w:val="00DD3BC6"/>
    <w:rsid w:val="00DD691B"/>
    <w:rsid w:val="00DE22AE"/>
    <w:rsid w:val="00DE7868"/>
    <w:rsid w:val="00E034F9"/>
    <w:rsid w:val="00E071C7"/>
    <w:rsid w:val="00E319B9"/>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528C"/>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B5EF5"/>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B27B4C"/>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B27B4C"/>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B27B4C"/>
    <w:rPr>
      <w:rFonts w:ascii="Times New Roman" w:eastAsia="Times New Roman" w:hAnsi="Times New Roman" w:cs="David"/>
      <w:sz w:val="24"/>
      <w:szCs w:val="24"/>
      <w:u w:val="single"/>
      <w:lang w:eastAsia="he-IL"/>
    </w:rPr>
  </w:style>
  <w:style w:type="character" w:customStyle="1" w:styleId="40">
    <w:name w:val="כותרת 4 תו"/>
    <w:basedOn w:val="a0"/>
    <w:link w:val="4"/>
    <w:rsid w:val="00B27B4C"/>
    <w:rPr>
      <w:rFonts w:ascii="Calibri" w:eastAsia="Times New Roman" w:hAnsi="Calibri" w:cs="Arial"/>
      <w:b/>
      <w:bCs/>
      <w:sz w:val="28"/>
      <w:szCs w:val="28"/>
      <w:lang w:eastAsia="he-IL"/>
    </w:rPr>
  </w:style>
  <w:style w:type="character" w:customStyle="1" w:styleId="50">
    <w:name w:val="כותרת 5 תו"/>
    <w:basedOn w:val="a0"/>
    <w:link w:val="5"/>
    <w:rsid w:val="00B27B4C"/>
    <w:rPr>
      <w:rFonts w:ascii="Times New Roman" w:eastAsia="Times New Roman" w:hAnsi="Times New Roman" w:cs="David"/>
      <w:b/>
      <w:bCs/>
      <w:i/>
      <w:iCs/>
      <w:sz w:val="26"/>
      <w:szCs w:val="26"/>
      <w:lang w:eastAsia="he-IL"/>
    </w:rPr>
  </w:style>
  <w:style w:type="numbering" w:customStyle="1" w:styleId="NoList1">
    <w:name w:val="No List1"/>
    <w:next w:val="a2"/>
    <w:semiHidden/>
    <w:rsid w:val="00B27B4C"/>
  </w:style>
  <w:style w:type="paragraph" w:customStyle="1" w:styleId="Heading11">
    <w:name w:val="Heading 11"/>
    <w:basedOn w:val="a"/>
    <w:next w:val="a"/>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B27B4C"/>
    <w:rPr>
      <w:rFonts w:ascii="Times New Roman" w:eastAsia="Times New Roman" w:hAnsi="Times New Roman" w:cs="David"/>
      <w:sz w:val="20"/>
      <w:szCs w:val="24"/>
      <w:lang w:eastAsia="he-IL"/>
    </w:rPr>
  </w:style>
  <w:style w:type="paragraph" w:styleId="ab">
    <w:name w:val="Title"/>
    <w:basedOn w:val="a"/>
    <w:link w:val="ac"/>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ad">
    <w:name w:val="Block Text"/>
    <w:basedOn w:val="a"/>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B27B4C"/>
    <w:rPr>
      <w:rFonts w:ascii="Times New Roman" w:eastAsia="Times New Roman" w:hAnsi="Times New Roman" w:cs="David"/>
      <w:sz w:val="24"/>
      <w:szCs w:val="24"/>
      <w:lang w:eastAsia="he-IL"/>
    </w:rPr>
  </w:style>
  <w:style w:type="paragraph" w:styleId="21">
    <w:name w:val="Body Text Indent 2"/>
    <w:basedOn w:val="a"/>
    <w:link w:val="22"/>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B27B4C"/>
    <w:rPr>
      <w:rFonts w:ascii="Times New Roman" w:eastAsia="Times New Roman" w:hAnsi="Times New Roman" w:cs="David"/>
      <w:sz w:val="20"/>
      <w:szCs w:val="24"/>
      <w:lang w:eastAsia="he-IL"/>
    </w:rPr>
  </w:style>
  <w:style w:type="paragraph" w:styleId="ae">
    <w:name w:val="Balloon Text"/>
    <w:basedOn w:val="a"/>
    <w:link w:val="af"/>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B27B4C"/>
    <w:rPr>
      <w:rFonts w:ascii="Tahoma" w:eastAsia="Times New Roman" w:hAnsi="Tahoma" w:cs="Tahoma"/>
      <w:sz w:val="16"/>
      <w:szCs w:val="16"/>
      <w:lang w:eastAsia="he-IL"/>
    </w:rPr>
  </w:style>
  <w:style w:type="paragraph" w:customStyle="1" w:styleId="af0">
    <w:name w:val="סגנון"/>
    <w:basedOn w:val="a"/>
    <w:next w:val="ad"/>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B27B4C"/>
    <w:rPr>
      <w:rFonts w:cs="Times New Roman"/>
    </w:rPr>
  </w:style>
  <w:style w:type="paragraph" w:styleId="af2">
    <w:name w:val="Document Map"/>
    <w:basedOn w:val="a"/>
    <w:link w:val="af3"/>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B27B4C"/>
    <w:rPr>
      <w:rFonts w:ascii="Tahoma" w:eastAsia="Times New Roman" w:hAnsi="Tahoma" w:cs="Tahoma"/>
      <w:sz w:val="20"/>
      <w:szCs w:val="20"/>
      <w:shd w:val="clear" w:color="auto" w:fill="000080"/>
      <w:lang w:eastAsia="he-IL"/>
    </w:rPr>
  </w:style>
  <w:style w:type="paragraph" w:customStyle="1" w:styleId="af4">
    <w:name w:val="רשימה מימין"/>
    <w:basedOn w:val="a"/>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B27B4C"/>
    <w:pPr>
      <w:tabs>
        <w:tab w:val="left" w:pos="2880"/>
        <w:tab w:val="left" w:pos="5220"/>
        <w:tab w:val="left" w:pos="7740"/>
      </w:tabs>
      <w:ind w:left="360"/>
    </w:pPr>
    <w:rPr>
      <w:sz w:val="22"/>
      <w:szCs w:val="22"/>
    </w:rPr>
  </w:style>
  <w:style w:type="paragraph" w:customStyle="1" w:styleId="12">
    <w:name w:val="חתימה קו 1 נקודות"/>
    <w:basedOn w:val="1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No Spacing"/>
    <w:uiPriority w:val="1"/>
    <w:qFormat/>
    <w:rsid w:val="00EE48BB"/>
    <w:pPr>
      <w:bidi/>
      <w:spacing w:beforeAutospacing="1" w:after="0" w:afterAutospacing="1" w:line="240" w:lineRule="auto"/>
    </w:pPr>
  </w:style>
  <w:style w:type="paragraph" w:customStyle="1" w:styleId="af7">
    <w:name w:val="שדות בטופס"/>
    <w:basedOn w:val="a"/>
    <w:qFormat/>
    <w:rsid w:val="00EE48BB"/>
    <w:pPr>
      <w:spacing w:line="360" w:lineRule="auto"/>
    </w:pPr>
    <w:rPr>
      <w:rFonts w:ascii="Times New Roman" w:eastAsia="Times New Roman" w:hAnsi="Times New Roman" w:cs="David"/>
      <w:color w:val="00B0F0"/>
      <w:sz w:val="24"/>
      <w:szCs w:val="24"/>
    </w:rPr>
  </w:style>
  <w:style w:type="paragraph" w:styleId="af8">
    <w:name w:val="List Paragraph"/>
    <w:basedOn w:val="a"/>
    <w:uiPriority w:val="34"/>
    <w:qFormat/>
    <w:rsid w:val="00BB267C"/>
    <w:pPr>
      <w:ind w:left="720"/>
      <w:contextualSpacing/>
    </w:pPr>
  </w:style>
  <w:style w:type="paragraph" w:customStyle="1" w:styleId="AutoFields">
    <w:name w:val="AutoFields"/>
    <w:basedOn w:val="a5"/>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a6"/>
    <w:link w:val="AutoFields"/>
    <w:rsid w:val="00F40E6F"/>
    <w:rPr>
      <w:rFonts w:ascii="David" w:hAnsi="David" w:cs="David"/>
      <w:color w:val="0070C0"/>
      <w:sz w:val="20"/>
      <w:szCs w:val="24"/>
    </w:rPr>
  </w:style>
  <w:style w:type="table" w:customStyle="1" w:styleId="13">
    <w:name w:val="רשת טבלה1"/>
    <w:basedOn w:val="a1"/>
    <w:next w:val="a8"/>
    <w:rsid w:val="00F952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9">
    <w:name w:val="היסט_כפול"/>
    <w:basedOn w:val="a"/>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a3"/>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a3"/>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a3"/>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a3"/>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a3"/>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a3"/>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a3"/>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a3"/>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a3"/>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a3"/>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a3"/>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a3"/>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a3"/>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a3"/>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a3"/>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a3"/>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a3"/>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a3"/>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a3"/>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a3"/>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a3"/>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a3"/>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a3"/>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a3"/>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a3"/>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a3"/>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a3"/>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a3"/>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a3"/>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a3"/>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a3"/>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a3"/>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a3"/>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a3"/>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a3"/>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a3"/>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a3"/>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a3"/>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a3"/>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a3"/>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a3"/>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032B50"/>
    <w:rsid w:val="00254DFB"/>
    <w:rsid w:val="00261AE3"/>
    <w:rsid w:val="003759F5"/>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73F6A"/>
    <w:rsid w:val="00C52A3A"/>
    <w:rsid w:val="00C53130"/>
    <w:rsid w:val="00C801CB"/>
    <w:rsid w:val="00CB2CB9"/>
    <w:rsid w:val="00CC6362"/>
    <w:rsid w:val="00D87396"/>
    <w:rsid w:val="00DD6DE3"/>
    <w:rsid w:val="00E4576F"/>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576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CCC5EB0BBC854FCAABDABA0515EE56C0">
    <w:name w:val="CCC5EB0BBC854FCAABDABA0515EE56C0"/>
    <w:rsid w:val="00C801CB"/>
    <w:pPr>
      <w:bidi/>
    </w:pPr>
  </w:style>
  <w:style w:type="paragraph" w:customStyle="1" w:styleId="06F8F95D093841AE87792B945FFA60A4">
    <w:name w:val="06F8F95D093841AE87792B945FFA60A4"/>
    <w:rsid w:val="00C801CB"/>
    <w:pPr>
      <w:bidi/>
    </w:pPr>
  </w:style>
  <w:style w:type="paragraph" w:customStyle="1" w:styleId="159D4A388FE74092A8B1E2014B54745A">
    <w:name w:val="159D4A388FE74092A8B1E2014B54745A"/>
    <w:rsid w:val="00C801CB"/>
    <w:pPr>
      <w:bidi/>
    </w:pPr>
  </w:style>
  <w:style w:type="paragraph" w:customStyle="1" w:styleId="1297C6F03DDB4B32A4ECEB61B81BFF44">
    <w:name w:val="1297C6F03DDB4B32A4ECEB61B81BFF44"/>
    <w:rsid w:val="00C801CB"/>
    <w:pPr>
      <w:bidi/>
    </w:pPr>
  </w:style>
  <w:style w:type="paragraph" w:customStyle="1" w:styleId="372E64543FD6457C9511AD083EFEE55C">
    <w:name w:val="372E64543FD6457C9511AD083EFEE55C"/>
    <w:rsid w:val="00C801CB"/>
    <w:pPr>
      <w:bidi/>
    </w:pPr>
  </w:style>
  <w:style w:type="paragraph" w:customStyle="1" w:styleId="86707356FC1A42B4A77D39E880FAA457">
    <w:name w:val="86707356FC1A42B4A77D39E880FAA457"/>
    <w:rsid w:val="0089490C"/>
    <w:pPr>
      <w:bidi/>
    </w:pPr>
  </w:style>
  <w:style w:type="paragraph" w:customStyle="1" w:styleId="EBFC28161A2C4EA3906DBF946389479B">
    <w:name w:val="EBFC28161A2C4EA3906DBF946389479B"/>
    <w:rsid w:val="00254DFB"/>
    <w:pPr>
      <w:bidi/>
    </w:pPr>
  </w:style>
  <w:style w:type="paragraph" w:customStyle="1" w:styleId="5219E8EE6D7C4D1AA852D8AE074B90F1">
    <w:name w:val="5219E8EE6D7C4D1AA852D8AE074B90F1"/>
    <w:rsid w:val="00844768"/>
    <w:pPr>
      <w:bidi/>
    </w:pPr>
  </w:style>
  <w:style w:type="paragraph" w:customStyle="1" w:styleId="84CC985734184A8A9F4405A0BE91E0FC">
    <w:name w:val="84CC985734184A8A9F4405A0BE91E0FC"/>
    <w:rsid w:val="00844768"/>
    <w:pPr>
      <w:bidi/>
    </w:pPr>
  </w:style>
  <w:style w:type="paragraph" w:customStyle="1" w:styleId="5EA2FB1CA2164EC4B8A72836CB0DBEB0">
    <w:name w:val="5EA2FB1CA2164EC4B8A72836CB0DBEB0"/>
    <w:rsid w:val="00261AE3"/>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7D5C5996C98F458584D03B1A7909EACF">
    <w:name w:val="7D5C5996C98F458584D03B1A7909EACF"/>
    <w:rsid w:val="0058523B"/>
    <w:pPr>
      <w:bidi/>
    </w:pPr>
  </w:style>
  <w:style w:type="paragraph" w:customStyle="1" w:styleId="47AE1B7D36614706AD77066DE4DA194C">
    <w:name w:val="47AE1B7D36614706AD77066DE4DA194C"/>
    <w:rsid w:val="0058523B"/>
    <w:pPr>
      <w:bidi/>
    </w:pPr>
  </w:style>
  <w:style w:type="paragraph" w:customStyle="1" w:styleId="ED93D50223E34302B9DBEC4B5E6A0198">
    <w:name w:val="ED93D50223E34302B9DBEC4B5E6A0198"/>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626507B9600641C4863CB5D8DA54400C">
    <w:name w:val="626507B9600641C4863CB5D8DA54400C"/>
    <w:rsid w:val="00E4576F"/>
    <w:pPr>
      <w:bidi/>
    </w:pPr>
  </w:style>
  <w:style w:type="paragraph" w:customStyle="1" w:styleId="FD342E92C4064249A3D027D25A85D6D3">
    <w:name w:val="FD342E92C4064249A3D027D25A85D6D3"/>
    <w:rsid w:val="00E4576F"/>
    <w:pPr>
      <w:bidi/>
    </w:pPr>
  </w:style>
  <w:style w:type="paragraph" w:customStyle="1" w:styleId="01BF619633AD44F194E44D14CBE3648C">
    <w:name w:val="01BF619633AD44F194E44D14CBE3648C"/>
    <w:rsid w:val="00E4576F"/>
    <w:pPr>
      <w:bidi/>
    </w:pPr>
  </w:style>
  <w:style w:type="paragraph" w:customStyle="1" w:styleId="3CD78A7C5A454D28B66A0131480ABDEA">
    <w:name w:val="3CD78A7C5A454D28B66A0131480ABDEA"/>
    <w:rsid w:val="00E4576F"/>
    <w:pPr>
      <w:bidi/>
    </w:pPr>
  </w:style>
  <w:style w:type="paragraph" w:customStyle="1" w:styleId="55E071768A26431CBE5D955F38165420">
    <w:name w:val="55E071768A26431CBE5D955F38165420"/>
    <w:rsid w:val="00E4576F"/>
    <w:pPr>
      <w:bidi/>
    </w:pPr>
  </w:style>
  <w:style w:type="paragraph" w:customStyle="1" w:styleId="22869E7550424BB58F7B88688619DE91">
    <w:name w:val="22869E7550424BB58F7B88688619DE91"/>
    <w:rsid w:val="00E4576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005B96DA-65E3-4559-A8D7-19D2F80048D3}"/>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881B431-4C44-44FF-923A-77CB3171DEAE}"/>
</file>

<file path=customXml/itemProps5.xml><?xml version="1.0" encoding="utf-8"?>
<ds:datastoreItem xmlns:ds="http://schemas.openxmlformats.org/officeDocument/2006/customXml" ds:itemID="{7EAC0189-FCC0-4D2E-968F-24A0861BC3F7}"/>
</file>

<file path=customXml/itemProps6.xml><?xml version="1.0" encoding="utf-8"?>
<ds:datastoreItem xmlns:ds="http://schemas.openxmlformats.org/officeDocument/2006/customXml" ds:itemID="{99584DB2-6097-4769-B913-0145EF5F446A}"/>
</file>

<file path=docProps/app.xml><?xml version="1.0" encoding="utf-8"?>
<Properties xmlns="http://schemas.openxmlformats.org/officeDocument/2006/extended-properties" xmlns:vt="http://schemas.openxmlformats.org/officeDocument/2006/docPropsVTypes">
  <Template>Normal.dotm</Template>
  <TotalTime>9</TotalTime>
  <Pages>45</Pages>
  <Words>12440</Words>
  <Characters>62203</Characters>
  <Application>Microsoft Office Word</Application>
  <DocSecurity>0</DocSecurity>
  <Lines>518</Lines>
  <Paragraphs>148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2020-05-17T06:30:00Z</dcterms:created>
  <dcterms:modified xsi:type="dcterms:W3CDTF">2020-05-17T06:39:00Z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fb34b434-725b-480a-85a7-f2006d61c3e0</vt:lpwstr>
  </property>
</Properties>
</file>