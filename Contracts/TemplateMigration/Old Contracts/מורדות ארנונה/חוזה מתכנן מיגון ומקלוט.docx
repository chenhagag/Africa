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EB5422"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p>
    <w:bookmarkEnd w:id="0"/>
    <w:p w14:paraId="7707A684"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B8C140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7EA51E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400E627B" wp14:editId="02E4CDF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354C54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6216E7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97A91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743FC53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7E406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796C7B"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7043AC4F"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6F3635D4" w14:textId="77777777" w:rsidR="00217E81" w:rsidRPr="00F9121E" w:rsidRDefault="009C06A7"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Kook Sec" w:date="2022-05-11T12:43:00Z">
            <w:r>
              <w:rPr>
                <w:rFonts w:ascii="Times New Roman" w:eastAsia="Times New Roman" w:hAnsi="Times New Roman" w:cs="David"/>
                <w:bCs/>
                <w:color w:val="00B0F0"/>
                <w:sz w:val="32"/>
                <w:szCs w:val="32"/>
                <w:u w:val="single"/>
                <w:rtl/>
                <w:lang w:eastAsia="he-IL"/>
              </w:rPr>
              <w:t>א.מ ישראל מגורים יזמות בע"מ</w:t>
            </w:r>
          </w:ins>
        </w:p>
      </w:sdtContent>
    </w:sdt>
    <w:p w14:paraId="0DBBEBD9"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D53919C"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A060D34" w14:textId="77777777" w:rsidR="00217E81" w:rsidRPr="00F9121E" w:rsidRDefault="009C06A7"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2" w:author="Kook Sec" w:date="2022-05-11T12:44:00Z">
            <w:r>
              <w:rPr>
                <w:rFonts w:ascii="Times New Roman" w:eastAsia="Times New Roman" w:hAnsi="Times New Roman" w:cs="David"/>
                <w:bCs/>
                <w:color w:val="00B0F0"/>
                <w:sz w:val="32"/>
                <w:szCs w:val="32"/>
                <w:u w:val="single"/>
                <w:rtl/>
                <w:lang w:eastAsia="he-IL"/>
              </w:rPr>
              <w:t>מורדות ארנונה</w:t>
            </w:r>
          </w:ins>
        </w:p>
      </w:sdtContent>
    </w:sdt>
    <w:p w14:paraId="25353D5D"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67FD87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A082E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CBD0A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10A1F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22278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53DCC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49C3F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EFB65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34139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E10B0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71172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915C7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95882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9596E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CB58D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1AFA2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FC8FA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1FC47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C02E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B333A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D1C82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F8E81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EBDB4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47D31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79D7D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5A663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0F2EC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828558"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428751"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564DFC2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08CE3F5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B603BFA" w14:textId="77777777"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27EF2" w:rsidRPr="00EB38F9">
            <w:rPr>
              <w:rStyle w:val="AutoFieldsChar"/>
              <w:color w:val="00B0F0"/>
              <w:rtl/>
            </w:rPr>
            <w:t>[תאריך חתימת חוזה]</w:t>
          </w:r>
        </w:sdtContent>
      </w:sdt>
    </w:p>
    <w:p w14:paraId="65E9C41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5414209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332F4DC"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4E851A4" w14:textId="77777777" w:rsidR="00217E81" w:rsidRPr="00217E81" w:rsidRDefault="009C06A7"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Kook Sec" w:date="2022-05-11T12:46:00Z">
            <w:r>
              <w:rPr>
                <w:rFonts w:ascii="Times New Roman" w:eastAsia="Times New Roman" w:hAnsi="Times New Roman" w:cs="David"/>
                <w:color w:val="800080"/>
                <w:sz w:val="24"/>
                <w:szCs w:val="24"/>
                <w:rtl/>
              </w:rPr>
              <w:br/>
              <w:t>א.מ. ישראל מגורים פיתוח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513313148</w:t>
            </w:r>
            <w:r>
              <w:rPr>
                <w:rFonts w:ascii="Times New Roman" w:eastAsia="Times New Roman" w:hAnsi="Times New Roman" w:cs="David"/>
                <w:color w:val="800080"/>
                <w:sz w:val="24"/>
                <w:szCs w:val="24"/>
                <w:rtl/>
              </w:rPr>
              <w:br/>
            </w:r>
          </w:ins>
        </w:p>
      </w:sdtContent>
    </w:sdt>
    <w:p w14:paraId="0F9109DA"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4A339AAE"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38C1DEAD"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088680C"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0C0C35A2"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B722DD7" w14:textId="77777777" w:rsidR="00135869" w:rsidRDefault="009C06A7"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4" w:author="Kook Sec" w:date="2022-05-11T12:49:00Z">
            <w:r w:rsidR="00135869" w:rsidDel="009C06A7">
              <w:rPr>
                <w:rStyle w:val="a7"/>
                <w:rFonts w:hint="cs"/>
                <w:color w:val="00B0F0"/>
                <w:rtl/>
              </w:rPr>
              <w:delText>צדדים נוספים</w:delText>
            </w:r>
          </w:del>
          <w:ins w:id="5" w:author="Kook Sec" w:date="2022-05-11T12:49:00Z">
            <w:r>
              <w:rPr>
                <w:rStyle w:val="a7"/>
                <w:rFonts w:hint="cs"/>
                <w:color w:val="00B0F0"/>
                <w:rtl/>
              </w:rPr>
              <w:t>צדדים נוספים</w:t>
            </w:r>
            <w:r>
              <w:rPr>
                <w:rStyle w:val="a7"/>
                <w:rFonts w:hint="cs"/>
                <w:color w:val="00B0F0"/>
                <w:rtl/>
              </w:rPr>
              <w:br/>
              <w:t>מרחב מוגן רמי לוי בע"מ</w:t>
            </w:r>
            <w:r>
              <w:rPr>
                <w:rStyle w:val="a7"/>
                <w:rFonts w:hint="cs"/>
                <w:color w:val="00B0F0"/>
                <w:rtl/>
              </w:rPr>
              <w:br/>
              <w:t>ת.ד 230 מושב אודים 4290500</w:t>
            </w:r>
            <w:r>
              <w:rPr>
                <w:rStyle w:val="a7"/>
                <w:rFonts w:hint="cs"/>
                <w:color w:val="00B0F0"/>
                <w:rtl/>
              </w:rPr>
              <w:br/>
              <w:t>514475201</w:t>
            </w:r>
            <w:r>
              <w:rPr>
                <w:rStyle w:val="a7"/>
                <w:rFonts w:hint="cs"/>
                <w:color w:val="00B0F0"/>
                <w:rtl/>
              </w:rPr>
              <w:br/>
            </w:r>
          </w:ins>
        </w:sdtContent>
      </w:sdt>
    </w:p>
    <w:p w14:paraId="765579F7"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4834ED9E"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318CAE07"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CFCFE08"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0AA81A7"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לפיכך הותנה והוסכם בין הצדדים כדלקמן:</w:t>
      </w:r>
    </w:p>
    <w:p w14:paraId="783CAA2C"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4A595744"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60759A2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AA7AAD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2D5146A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0F707F"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455B821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629A90E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B60B57"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8DDFA8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DFB792"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F92494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A1248E9"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המפרטים, כתבי הכמויות, ההמלצות, ההנחיות </w:t>
      </w:r>
      <w:r w:rsidRPr="00217E81">
        <w:rPr>
          <w:rFonts w:ascii="Times New Roman" w:eastAsia="Times New Roman" w:hAnsi="Times New Roman" w:cs="David"/>
          <w:sz w:val="20"/>
          <w:szCs w:val="24"/>
          <w:rtl/>
          <w:lang w:eastAsia="he-IL"/>
        </w:rPr>
        <w:lastRenderedPageBreak/>
        <w:t>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2A84193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8C8358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23B9B6F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26ACC31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4CC4833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EAFAF3"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36A9FC9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24B1AA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064B03B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DA450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7E978E5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173D57AF"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27599C95"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33D8C8F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A24E2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539BE369"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1E701F6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E721167"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חוזה</w:t>
      </w:r>
    </w:p>
    <w:p w14:paraId="09128BD7"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278B6E68"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B17413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362D554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042DB2D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8332D29"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0E58612E"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6F94C8A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39E359B5"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61F54BE5"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1A6D738D"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73F69627"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5EB3D45"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C9A5782"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081BEF18"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32B02F88"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2C1C36A5"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5169214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492F33C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32E24AF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2E6287E6"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50455C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625C6BB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0E9E42C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68755FB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79E657A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14BEAAB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71A910A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7DF13B3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A78EDA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7C428060"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lastRenderedPageBreak/>
        <w:t>צוות עובדים ואמצעים</w:t>
      </w:r>
    </w:p>
    <w:p w14:paraId="1E43D91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2BECF94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3D2457D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64B73C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07A67A5C"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8B0CAB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515D2678"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7D99A39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0A256ABE"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587CA5CE"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40F1C52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1626140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4DDC4C9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w:t>
      </w:r>
      <w:r w:rsidRPr="00217E81">
        <w:rPr>
          <w:rFonts w:ascii="Times New Roman" w:eastAsia="Times New Roman" w:hAnsi="Times New Roman" w:cs="David" w:hint="cs"/>
          <w:sz w:val="20"/>
          <w:szCs w:val="24"/>
          <w:rtl/>
          <w:lang w:eastAsia="he-IL"/>
        </w:rPr>
        <w:lastRenderedPageBreak/>
        <w:t>ובכתב</w:t>
      </w:r>
      <w:r w:rsidRPr="00217E81">
        <w:rPr>
          <w:rFonts w:ascii="Times New Roman" w:eastAsia="Times New Roman" w:hAnsi="Times New Roman" w:cs="David"/>
          <w:sz w:val="20"/>
          <w:szCs w:val="24"/>
          <w:rtl/>
          <w:lang w:eastAsia="he-IL"/>
        </w:rPr>
        <w:t>.</w:t>
      </w:r>
    </w:p>
    <w:p w14:paraId="1772AE6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2599305C"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00E100D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2E9A2D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6818626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0A82ED7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BDDD4D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683AFC5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39EEA2D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12E8FB4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0EFC93F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AC5DF1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עבודותיהם ובאופן שיבטיח ביצועם </w:t>
      </w:r>
      <w:r w:rsidRPr="00217E81">
        <w:rPr>
          <w:rFonts w:ascii="Times New Roman" w:eastAsia="Times New Roman" w:hAnsi="Times New Roman" w:cs="David"/>
          <w:sz w:val="20"/>
          <w:szCs w:val="24"/>
          <w:rtl/>
          <w:lang w:eastAsia="he-IL"/>
        </w:rPr>
        <w:lastRenderedPageBreak/>
        <w:t>בהתאם ללוחות הזמנים שיהיו רצופים לחוזים שיחתמו עמם.</w:t>
      </w:r>
    </w:p>
    <w:p w14:paraId="640B9C0A"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C6E180E"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שלדעת המנהל לא הייתה למתכנן שליטה עליו.</w:t>
      </w:r>
    </w:p>
    <w:p w14:paraId="169DA48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8BEC2C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942914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59CB18FE"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5F8AB2D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66FB075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47567C4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5BE9EB62"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7F7EEA9"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3D8B9DF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3038CF86"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0E7E0EA4"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15045D9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6386D2D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4653D81A"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19962E4C"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317ACCB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4F0C374F"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קידוחים ובדיקות קרקע.</w:t>
      </w:r>
    </w:p>
    <w:p w14:paraId="22B2BFB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שליחויות.</w:t>
      </w:r>
    </w:p>
    <w:p w14:paraId="3E70DC04"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AB562D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6B9CABD6"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4792E9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67FE699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2625D259"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40369EA"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202F7B8"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26E6332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8450275"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הפיצוי 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צע לעומת העבודה שהיה עליו לבצע אלמלא השנויים, כפי שיקבע ע"י המנהל בהתאם לחלקו של </w:t>
      </w:r>
      <w:r w:rsidRPr="00027EF2">
        <w:rPr>
          <w:rFonts w:ascii="Times New Roman" w:eastAsia="Times New Roman" w:hAnsi="Times New Roman" w:cs="David"/>
          <w:sz w:val="20"/>
          <w:szCs w:val="24"/>
          <w:rtl/>
          <w:lang w:eastAsia="he-IL"/>
        </w:rPr>
        <w:lastRenderedPageBreak/>
        <w:t>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3A7C318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4985A90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27B2D507"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12A332B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19DCEFF8"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4BEEC8F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2A1B88E"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3131D1D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5F4CE08D"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34F7630"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A75D7AB" w14:textId="77777777" w:rsidR="00A37B0F" w:rsidRPr="00013687" w:rsidRDefault="00A37B0F" w:rsidP="00A37B0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55DF98DB" w14:textId="77777777" w:rsidR="00A37B0F" w:rsidRPr="00013687" w:rsidRDefault="00A37B0F" w:rsidP="00A37B0F">
      <w:pPr>
        <w:pStyle w:val="af9"/>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7DF7EC50"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B31A257" w14:textId="77777777" w:rsidR="00A37B0F"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A2D9F06"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33A8498" w14:textId="77777777" w:rsidR="00A37B0F" w:rsidRDefault="00A37B0F" w:rsidP="00A37B0F">
      <w:pPr>
        <w:widowControl w:val="0"/>
        <w:numPr>
          <w:ilvl w:val="1"/>
          <w:numId w:val="32"/>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שלא לערוך את הביטוח המצוין בסעיף א' לאישור </w:t>
      </w:r>
      <w:r>
        <w:rPr>
          <w:rFonts w:ascii="Times New Roman" w:eastAsia="Times New Roman" w:hAnsi="Times New Roman" w:cs="David" w:hint="cs"/>
          <w:sz w:val="20"/>
          <w:szCs w:val="24"/>
          <w:rtl/>
          <w:lang w:eastAsia="he-IL"/>
        </w:rPr>
        <w:lastRenderedPageBreak/>
        <w:t>עריכת הביטוח.</w:t>
      </w:r>
    </w:p>
    <w:p w14:paraId="66FD85C5"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701CC81"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0B0F46F6"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6421F387"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058869AC"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D4AA6FA"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13F4A734"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2BBF3C5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27A0C19"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F2F140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C1FBDBC"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8BEBEDE"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48AD483A"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lastRenderedPageBreak/>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AB8C365" w14:textId="77777777" w:rsidR="00A37B0F" w:rsidRPr="00A42052"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D2CC9DD"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1A490AC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7F2EAEC2"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3CF3331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8FC323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E1ED2D9"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5F8BC67E"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04AACB0"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מעמד המתכנן</w:t>
      </w:r>
    </w:p>
    <w:p w14:paraId="1BCF986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061697A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2BC50BF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169710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0520FE8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DD0EEE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36A3C22"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0D91B5E0"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29FB1DD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21B4247C"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16E8740E"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6EB8E9B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46EC01C1"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670C19F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564CCBD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5B347F92"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080EF20A"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40680F9F"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732C241F"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את הוראת סעיף 7.5 לעיל.</w:t>
      </w:r>
    </w:p>
    <w:p w14:paraId="7F729F89"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נבצר מהמתכנן או מהמנהל הראשי לקיים את ה</w:t>
      </w:r>
      <w:r w:rsidRPr="00217E81">
        <w:rPr>
          <w:rFonts w:ascii="Times New Roman" w:eastAsia="Times New Roman" w:hAnsi="Times New Roman" w:cs="David" w:hint="cs"/>
          <w:sz w:val="20"/>
          <w:szCs w:val="24"/>
          <w:rtl/>
          <w:lang w:eastAsia="he-IL"/>
        </w:rPr>
        <w:t xml:space="preserve">וראות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לפעולה משפטית או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שירותי המתכנן או אם ארע אירוע דומה.</w:t>
      </w:r>
    </w:p>
    <w:p w14:paraId="6B5F48B9"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חל שינוי בהחזקת המניות ו/או בהרכב המנהלים של המתכנן.</w:t>
      </w:r>
    </w:p>
    <w:p w14:paraId="4175C815"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E89B69A"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642F1E2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7EA4300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7BD289E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701405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60EAA0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5B9D35D1"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39266F03" w14:textId="77777777" w:rsidR="00217E81" w:rsidRPr="00217E81" w:rsidRDefault="00217E81" w:rsidP="00217E81">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27DA900"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79C90F7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3163E18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5FCF33E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2B082D6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73C23FCC"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7E167994"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סיום שרותי המתכנן</w:t>
      </w:r>
    </w:p>
    <w:p w14:paraId="3F43285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0E704C88"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0534C198"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53F3A2EF"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44BE85F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C251D3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6DF407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0DB9F65F"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w:t>
      </w:r>
      <w:r w:rsidRPr="00217E81">
        <w:rPr>
          <w:rFonts w:ascii="Times New Roman" w:eastAsia="Times New Roman" w:hAnsi="Times New Roman" w:cs="David"/>
          <w:sz w:val="20"/>
          <w:szCs w:val="24"/>
          <w:rtl/>
          <w:lang w:eastAsia="he-IL"/>
        </w:rPr>
        <w:lastRenderedPageBreak/>
        <w:t>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322D50C3"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0F800FC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3EEADF79"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538C010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3D10E5E7"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4C509FC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4C0DFBA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4F7CA45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BB87F0E"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6FEF2EC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45E34BE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3BE3F09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32921E4F"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2AA198CA"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הסכמה מצד המזמין או המנהל או המתכנן לסטות מתנאי החוזה במקרה מסוים לא תהווה תקדים ולא ילמדו ממנה גזירה שווה למקרה אחר.</w:t>
      </w:r>
    </w:p>
    <w:p w14:paraId="146F39EE"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0A0E09F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7A0626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3EEAF86F"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574981F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A0B605B"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17C606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7B8BCF2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3D96BC52"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5AC3759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843AD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46D12689"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0C041F7"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AAF85A9"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AA77192" w14:textId="77777777"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 w:author="Kook Sec" w:date="2022-05-11T12:49:00Z">
            <w:r w:rsidR="009C06A7">
              <w:rPr>
                <w:rFonts w:ascii="Times New Roman" w:eastAsia="Times New Roman" w:hAnsi="Times New Roman" w:cs="David"/>
                <w:sz w:val="20"/>
                <w:szCs w:val="24"/>
                <w:rtl/>
                <w:lang w:eastAsia="he-IL"/>
              </w:rPr>
              <w:t>מרחב מוגן רמי לוי בע"מ</w:t>
            </w:r>
          </w:ins>
        </w:sdtContent>
      </w:sdt>
      <w:r w:rsidRPr="00217E81">
        <w:rPr>
          <w:rFonts w:ascii="Times New Roman" w:eastAsia="Times New Roman" w:hAnsi="Times New Roman" w:cs="David"/>
          <w:sz w:val="20"/>
          <w:szCs w:val="24"/>
          <w:rtl/>
          <w:lang w:eastAsia="he-IL"/>
        </w:rPr>
        <w:tab/>
      </w:r>
      <w:sdt>
        <w:sdtPr>
          <w:rPr>
            <w:rStyle w:val="a7"/>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a0"/>
            <w:rFonts w:ascii="Times New Roman" w:eastAsia="Times New Roman" w:hAnsi="Times New Roman" w:cs="David"/>
            <w:color w:val="auto"/>
            <w:sz w:val="20"/>
            <w:szCs w:val="24"/>
            <w:lang w:eastAsia="he-IL"/>
          </w:rPr>
        </w:sdtEndPr>
        <w:sdtContent>
          <w:ins w:id="7" w:author="Kook Sec" w:date="2022-05-11T12:46:00Z">
            <w:r w:rsidR="009C06A7" w:rsidRPr="00E20F7F">
              <w:rPr>
                <w:rStyle w:val="a7"/>
                <w:rtl/>
              </w:rPr>
              <w:t>[שם צד א]</w:t>
            </w:r>
          </w:ins>
        </w:sdtContent>
      </w:sdt>
    </w:p>
    <w:p w14:paraId="14BCCB54"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29D10E7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424A08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2E545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אני הח"מ, ______________ עו"ד/ רו"ח מרח' __________ מאשר כי ה"ה __________ הם שחתמו בשם המתכנן על החוזה דלעיל וכי חתימתם המשותפת בצירוף חותמת החברה מחייבת את </w:t>
      </w:r>
      <w:r w:rsidRPr="00217E81">
        <w:rPr>
          <w:rFonts w:ascii="Times New Roman" w:eastAsia="Times New Roman" w:hAnsi="Times New Roman" w:cs="David"/>
          <w:sz w:val="20"/>
          <w:szCs w:val="24"/>
          <w:rtl/>
          <w:lang w:eastAsia="he-IL"/>
        </w:rPr>
        <w:lastRenderedPageBreak/>
        <w:t>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3865B75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384201"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5648E45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456C145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549BA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EE34368"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t>נספח ''א''</w:t>
      </w:r>
    </w:p>
    <w:p w14:paraId="1F9DD768"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055D768B"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6D996A1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187EC04"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8" w:author="Kook Sec" w:date="2022-05-11T12:44:00Z">
            <w:r w:rsidR="009C06A7">
              <w:rPr>
                <w:rFonts w:ascii="Times New Roman" w:eastAsia="Times New Roman" w:hAnsi="Times New Roman" w:cs="David" w:hint="cs"/>
                <w:color w:val="00B0F0"/>
                <w:sz w:val="24"/>
                <w:szCs w:val="24"/>
                <w:rtl/>
                <w:lang w:eastAsia="he-IL"/>
              </w:rPr>
              <w:t>ירושלים</w:t>
            </w:r>
          </w:ins>
        </w:sdtContent>
      </w:sdt>
      <w:r w:rsidRPr="00EB38F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9" w:author="Kook Sec" w:date="2022-05-11T12:44:00Z">
            <w:r w:rsidR="009C06A7">
              <w:rPr>
                <w:rFonts w:ascii="Times New Roman" w:eastAsia="Times New Roman" w:hAnsi="Times New Roman" w:cs="David" w:hint="cs"/>
                <w:color w:val="00B0F0"/>
                <w:sz w:val="24"/>
                <w:szCs w:val="24"/>
                <w:rtl/>
              </w:rPr>
              <w:t>מורדות ארנונה</w:t>
            </w:r>
          </w:ins>
        </w:sdtContent>
      </w:sdt>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0" w:author="Kook Sec" w:date="2022-05-11T12:43:00Z">
            <w:r w:rsidR="009C06A7">
              <w:rPr>
                <w:rFonts w:ascii="Times New Roman" w:eastAsia="Times New Roman" w:hAnsi="Times New Roman" w:cs="David" w:hint="cs"/>
                <w:color w:val="00B0F0"/>
                <w:sz w:val="24"/>
                <w:szCs w:val="24"/>
                <w:rtl/>
              </w:rPr>
              <w:t>א.מ ישראל מגורים יזמות בע"מ</w:t>
            </w:r>
          </w:ins>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6763270"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79DC7D"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B38F9">
            <w:rPr>
              <w:color w:val="00B0F0"/>
              <w:rtl/>
            </w:rPr>
            <w:t>[שדה נוסף 2]</w:t>
          </w:r>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B38F9">
            <w:rPr>
              <w:color w:val="00B0F0"/>
              <w:rtl/>
            </w:rPr>
            <w:t>[שדה נוסף 1]</w:t>
          </w:r>
        </w:sdtContent>
      </w:sdt>
      <w:r w:rsidRPr="00EB38F9">
        <w:rPr>
          <w:rFonts w:ascii="Times New Roman" w:eastAsia="Times New Roman" w:hAnsi="Times New Roman" w:cs="David" w:hint="cs"/>
          <w:sz w:val="24"/>
          <w:szCs w:val="24"/>
          <w:rtl/>
          <w:lang w:eastAsia="he-IL"/>
        </w:rPr>
        <w:t>.</w:t>
      </w:r>
    </w:p>
    <w:p w14:paraId="410C6D2B"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4C4E896"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11B6D6D"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11" w:author="Kook Sec" w:date="2022-05-11T12:44:00Z">
            <w:r w:rsidR="009C06A7">
              <w:rPr>
                <w:rFonts w:ascii="Times New Roman" w:eastAsia="Times New Roman" w:hAnsi="Times New Roman" w:cs="David" w:hint="cs"/>
                <w:color w:val="008000"/>
                <w:sz w:val="24"/>
                <w:szCs w:val="24"/>
                <w:rtl/>
              </w:rPr>
              <w:t>ירושלים</w:t>
            </w:r>
          </w:ins>
        </w:sdtContent>
      </w:sdt>
      <w:r w:rsidRPr="00EB38F9">
        <w:rPr>
          <w:rFonts w:ascii="Times New Roman" w:eastAsia="Times New Roman" w:hAnsi="Times New Roman" w:cs="David" w:hint="cs"/>
          <w:color w:val="008000"/>
          <w:sz w:val="24"/>
          <w:szCs w:val="24"/>
          <w:rtl/>
        </w:rPr>
        <w:t>.</w:t>
      </w:r>
    </w:p>
    <w:p w14:paraId="7441CB82"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1B291D0F"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134C9268"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995DF8"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Kook Sec" w:date="2022-05-11T12:52:00Z">
            <w:r w:rsidR="0084433D">
              <w:rPr>
                <w:rFonts w:ascii="Times New Roman" w:eastAsia="Times New Roman" w:hAnsi="Times New Roman" w:cs="David" w:hint="cs"/>
                <w:sz w:val="24"/>
                <w:szCs w:val="24"/>
                <w:rtl/>
                <w:lang w:eastAsia="he-IL"/>
              </w:rPr>
              <w:t>אבי ברטי לוי</w:t>
            </w:r>
          </w:ins>
        </w:sdtContent>
      </w:sdt>
    </w:p>
    <w:p w14:paraId="45B6EA28"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541CC23"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184118C2"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45F8D3E"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30BA30EE"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F3F725"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13" w:author="Kook Sec" w:date="2022-05-11T12:52:00Z">
            <w:r w:rsidR="0084433D">
              <w:rPr>
                <w:rFonts w:ascii="Times New Roman" w:eastAsia="Times New Roman" w:hAnsi="Times New Roman" w:cs="David"/>
                <w:color w:val="008000"/>
                <w:sz w:val="24"/>
                <w:szCs w:val="24"/>
                <w:rtl/>
                <w:lang w:eastAsia="he-IL"/>
              </w:rPr>
              <w:t>רמי לוי</w:t>
            </w:r>
          </w:ins>
        </w:sdtContent>
      </w:sdt>
    </w:p>
    <w:p w14:paraId="375D3ABB"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B38F9">
            <w:rPr>
              <w:color w:val="00B0F0"/>
              <w:rtl/>
            </w:rPr>
            <w:t>[שדה נוסף 5]</w:t>
          </w:r>
        </w:sdtContent>
      </w:sdt>
    </w:p>
    <w:p w14:paraId="0EA2EE2E"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9810D0"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14" w:author="Kook Sec" w:date="2022-05-11T12:52:00Z">
            <w:r w:rsidR="0084433D">
              <w:rPr>
                <w:rFonts w:ascii="Times New Roman" w:eastAsia="Times New Roman" w:hAnsi="Times New Roman" w:cs="David"/>
                <w:color w:val="008000"/>
                <w:sz w:val="24"/>
                <w:szCs w:val="24"/>
                <w:rtl/>
                <w:lang w:eastAsia="he-IL"/>
              </w:rPr>
              <w:t>רמי לוי</w:t>
            </w:r>
          </w:ins>
        </w:sdtContent>
      </w:sdt>
    </w:p>
    <w:p w14:paraId="33C9B49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219ABC"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1039F9A3"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2AA5CE"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4E277D2B"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5BF9B056"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14EECBA8"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28079B8A"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46E6B6C1"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1BFDD7BE"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3"/>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62176813" w14:textId="77777777" w:rsidTr="00EB38F9">
        <w:tc>
          <w:tcPr>
            <w:tcW w:w="3366" w:type="dxa"/>
          </w:tcPr>
          <w:p w14:paraId="744A4E64" w14:textId="77777777" w:rsidR="00EB38F9" w:rsidRPr="00EB38F9" w:rsidRDefault="009C06A7"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5" w:author="Kook Sec" w:date="2022-05-11T12:46:00Z">
                  <w:r>
                    <w:rPr>
                      <w:rFonts w:ascii="Times New Roman" w:eastAsia="Times New Roman" w:hAnsi="Times New Roman" w:cs="David" w:hint="cs"/>
                      <w:color w:val="008000"/>
                      <w:sz w:val="24"/>
                      <w:szCs w:val="24"/>
                      <w:rtl/>
                      <w:lang w:eastAsia="he-IL"/>
                    </w:rPr>
                    <w:t>100</w:t>
                  </w:r>
                </w:ins>
              </w:sdtContent>
            </w:sdt>
          </w:p>
          <w:p w14:paraId="61AE3F46"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74BE3E76" w14:textId="77777777" w:rsidR="00EB38F9" w:rsidRPr="00EB38F9" w:rsidRDefault="00EB38F9" w:rsidP="00EB38F9">
            <w:pPr>
              <w:widowControl w:val="0"/>
              <w:spacing w:before="0" w:beforeAutospacing="0" w:after="0" w:afterAutospacing="0" w:line="240" w:lineRule="auto"/>
              <w:ind w:left="720"/>
              <w:outlineLvl w:val="2"/>
            </w:pPr>
          </w:p>
          <w:p w14:paraId="416F337F"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700920C"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BEF947A"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211FD60D"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D63805F"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D409992"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25066CE"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2184D4D7"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FE5F413"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3D1710B"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04EA7B75"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8EDD6B"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2DD1284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C027CB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167835C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CB4DCD4"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6188854F"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4D6F0ECD"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3897A5EA"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2CC4DAE0"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170D8730"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7D07FEAC"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36C1FC34"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4AF52A23"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3A5E52FD"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4FA27852"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26EEB569"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2EB24BE5"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0916665D"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3B61ACEA" w14:textId="77777777" w:rsid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D337084"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297033D3"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5080DE26"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AD72FFE"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16" w:name="OLE_LINK5"/>
      <w:bookmarkStart w:id="17"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18" w:name="OLE_LINK7"/>
      <w:bookmarkStart w:id="19"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2C591B76"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17F3ED4"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399A375D"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6C4AB76F"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16"/>
    <w:bookmarkEnd w:id="17"/>
    <w:bookmarkEnd w:id="18"/>
    <w:bookmarkEnd w:id="19"/>
    <w:p w14:paraId="096C1690"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2AA41E5"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28AEAEC8"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5073F829"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0C041E01"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4FFCF6D"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34C551E1"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0E2F0F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6D421CF9"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1C5E6AFB"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6D3ACFA9"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043D743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44A12D1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764B9887"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4D2776B1"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7E0143AE"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118E732F"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0E5870D"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207AC14F"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056C765"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3C2C4369"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0922E532"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1ABF5EAC"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3A9FA61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19B4277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F59AE0F"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1E773C09"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5F46DCC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912213"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lastRenderedPageBreak/>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26D513F0"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76A9A47"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2FAD898F"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2F82FEC7"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4F74EB3D"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53715FEC"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3F79B5A1"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39B39C"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2FAC448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CD0B16"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1B2F3F5C"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E9E6357"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1D560648"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083BAD6F"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7479346B"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DCD671"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7B1BAAB4"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6F70ACAE"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509D81A0"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מתן המלצות לאדריכל ולקונסטרוקטור לתכנון המרחבים המוגנים למזמין ולמתכננים בכתב ו/או על ידי שרטוטים, כולל פתרון פרטים ייעודיים.</w:t>
      </w:r>
    </w:p>
    <w:p w14:paraId="4582BF0D"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43E82D17"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3D169D41"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279B8E8C"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w:t>
      </w:r>
      <w:r w:rsidRPr="00217E81">
        <w:rPr>
          <w:rFonts w:ascii="Times New Roman" w:eastAsia="Times New Roman" w:hAnsi="Times New Roman" w:cs="David" w:hint="cs"/>
          <w:sz w:val="24"/>
          <w:szCs w:val="24"/>
          <w:rtl/>
          <w:lang w:val="x-none" w:eastAsia="x-none"/>
        </w:rPr>
        <w:lastRenderedPageBreak/>
        <w:t>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15B852B9"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5B4A5015"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4CEF1D67"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C47E837"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3DA439C2"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60488EA8"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5A95B24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BE603B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0228A7B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CB61DF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21A7B54B"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9E2C9B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4C60AE7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34130924"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9527D1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4C960BD0"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334FFB5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1E69E4B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5F78FFF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4000E114"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CC78C23"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המרחבים המוגנים.</w:t>
      </w:r>
    </w:p>
    <w:p w14:paraId="0E580CAF"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62EB53B0"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78F67707"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413D8F"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3BE34DB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29839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45A9A8A5"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8B7A0A7"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w:t>
      </w:r>
      <w:r w:rsidRPr="00217E81">
        <w:rPr>
          <w:rFonts w:ascii="Times New Roman" w:eastAsia="Times New Roman" w:hAnsi="Times New Roman" w:cs="David"/>
          <w:sz w:val="24"/>
          <w:szCs w:val="24"/>
          <w:rtl/>
          <w:lang w:eastAsia="he-IL"/>
        </w:rPr>
        <w:lastRenderedPageBreak/>
        <w:t xml:space="preserve">כך שניתן יהיה להעתיקם לכל מעבד תמלילים אחר, ע"ג דיסקט ובתדפיס. </w:t>
      </w:r>
    </w:p>
    <w:p w14:paraId="579AF0EC"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E1967CC"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5FAFE3A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BEA40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21A7E9F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C6F2B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0859E505"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BB3AD6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3711532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AF616C"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193941C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9E3FF2"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0608050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B5966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5D58352D"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BFCE314"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4FA0470A"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2D21D21"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מסמכים למכרזים, עוד לפני השלמת המסמכים 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61B4544D"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12FB97"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194AC618"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649E5252"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28C8F832"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0E658E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FEE4FD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47AD45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0730B52C"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2A308D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7397E2B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4E298E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24115FF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99C46F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0B5BA50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5D7174B"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37A58DF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543D78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עדכון התכניות והפרטים בהתאם לשינויים שיתחייבו מדרישת הרשויות ומבעיות שיופיעו במהלך בצוע העבודות. כל עדכון יבוצע בתאום עם המנהל בכתב.</w:t>
      </w:r>
    </w:p>
    <w:p w14:paraId="76B13D7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890317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1EC641E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6DBF49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2F4245D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C7E9A9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3FFE010E"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E7B3A4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28774E2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3FDBC8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83768A1"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0B5C88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18DB7775"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68279C1"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4685A81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08D94E8"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22963E0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78D58F4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33E61AE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DA35C8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1F22430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07200B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3091530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22B0D6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58AD45C6"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A5AA4EF"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52761CCB"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183B8BE3"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3F724BC5"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1ED1A946"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lastRenderedPageBreak/>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6C579AB3"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77D6AEAC"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1F80130"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225235ED"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6EB9460"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56A7F819"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04E5AD07"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7A2BA621"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77912FDA"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17E5C5BE"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64DFD420"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79D9C21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1F8C15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F1E8C6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1FD758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391BC2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8EB889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EE40F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E224BD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4C4B3D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9347AE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D5AC48F"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6E336BFA"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45C2415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851999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7D7F3BA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51F8BA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63D1207"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FE995A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1DD0FF"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15E7B77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7576B249"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5A29B1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A24DC3C"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321AE9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E335A3B"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3319439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B425CCE"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6BEF3515"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2D45659"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u w:val="single"/>
          <w:rtl/>
          <w:lang w:eastAsia="he-IL"/>
        </w:rPr>
        <w:t>לו"ז עקרוני</w:t>
      </w:r>
      <w:r w:rsidRPr="00217E81">
        <w:rPr>
          <w:rFonts w:ascii="Times New Roman" w:eastAsia="Times New Roman" w:hAnsi="Times New Roman" w:cs="David" w:hint="cs"/>
          <w:sz w:val="20"/>
          <w:szCs w:val="24"/>
          <w:rtl/>
          <w:lang w:eastAsia="he-IL"/>
        </w:rPr>
        <w:t>:</w:t>
      </w:r>
    </w:p>
    <w:p w14:paraId="37016794"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4BEF6B09"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מוקדם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r w:rsidRPr="00217E81">
        <w:rPr>
          <w:rFonts w:ascii="Times New Roman" w:eastAsia="Times New Roman" w:hAnsi="Times New Roman" w:cs="David" w:hint="cs"/>
          <w:sz w:val="20"/>
          <w:szCs w:val="24"/>
          <w:rtl/>
          <w:lang w:eastAsia="he-IL"/>
        </w:rPr>
        <w:tab/>
      </w:r>
    </w:p>
    <w:p w14:paraId="3AEA230B"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סופי להיתרים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w:t>
      </w:r>
      <w:r w:rsidRPr="00217E81">
        <w:rPr>
          <w:rFonts w:ascii="Times New Roman" w:eastAsia="Times New Roman" w:hAnsi="Times New Roman" w:cs="David"/>
          <w:sz w:val="20"/>
          <w:szCs w:val="24"/>
          <w:lang w:eastAsia="he-IL"/>
        </w:rPr>
        <w:t>/XXXX</w:t>
      </w:r>
    </w:p>
    <w:p w14:paraId="434F309E"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השלמת תכנון מפורט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5008EC26"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hint="cs"/>
          <w:sz w:val="20"/>
          <w:szCs w:val="24"/>
          <w:rtl/>
          <w:lang w:eastAsia="he-IL"/>
        </w:rPr>
        <w:t xml:space="preserve">יציאה למכרזים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015843FA" w14:textId="77777777" w:rsidR="00217E81" w:rsidRPr="00217E81" w:rsidRDefault="00217E81" w:rsidP="00217E81">
      <w:pPr>
        <w:widowControl w:val="0"/>
        <w:numPr>
          <w:ilvl w:val="1"/>
          <w:numId w:val="14"/>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השלמת תכנון לביצוע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rtl/>
          <w:lang w:eastAsia="he-IL"/>
        </w:rPr>
        <w:tab/>
      </w:r>
      <w:r w:rsidRPr="00217E81">
        <w:rPr>
          <w:rFonts w:ascii="Times New Roman" w:eastAsia="Times New Roman" w:hAnsi="Times New Roman" w:cs="David" w:hint="cs"/>
          <w:sz w:val="20"/>
          <w:szCs w:val="24"/>
          <w:lang w:eastAsia="he-IL"/>
        </w:rPr>
        <w:t>XX/XXXX</w:t>
      </w:r>
      <w:r w:rsidRPr="00217E81">
        <w:rPr>
          <w:rFonts w:ascii="Times New Roman" w:eastAsia="Times New Roman" w:hAnsi="Times New Roman" w:cs="David" w:hint="cs"/>
          <w:sz w:val="20"/>
          <w:szCs w:val="24"/>
          <w:rtl/>
          <w:lang w:eastAsia="he-IL"/>
        </w:rPr>
        <w:tab/>
      </w:r>
    </w:p>
    <w:p w14:paraId="32347CF4" w14:textId="77777777" w:rsidR="00217E81" w:rsidRPr="00217E81" w:rsidRDefault="00217E81" w:rsidP="00217E81">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22AA59C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C433B6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4A327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7F2499"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67ABD6D9"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65E37CC"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278F555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0C9C857" w14:textId="77777777" w:rsidR="00217E81" w:rsidRPr="00217E81" w:rsidRDefault="00217E81" w:rsidP="00217E81">
      <w:pPr>
        <w:widowControl w:val="0"/>
        <w:numPr>
          <w:ilvl w:val="0"/>
          <w:numId w:val="4"/>
        </w:numPr>
        <w:spacing w:before="0" w:beforeAutospacing="0" w:after="0" w:afterAutospacing="0" w:line="240" w:lineRule="auto"/>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שלֹ ___________________________ש"ח (במילים: ________________________שקלים חדשים).ֹֹֹֹֹֹֹֹֹֹֹֹֹֹֹֹֹֹֹֹֹֹֹֹֹ </w:t>
      </w:r>
    </w:p>
    <w:p w14:paraId="1817945D" w14:textId="77777777" w:rsidR="00217E81" w:rsidRPr="00217E81" w:rsidRDefault="00217E81" w:rsidP="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הפרויקט והתכנון יכלול _____יח"ד בהיקף שטחים כמפורט להלן:</w:t>
      </w:r>
    </w:p>
    <w:p w14:paraId="5BA376B2"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90D6C5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2.1</w:t>
      </w:r>
      <w:r w:rsidRPr="00217E81">
        <w:rPr>
          <w:rFonts w:ascii="Times New Roman" w:eastAsia="Times New Roman" w:hAnsi="Times New Roman" w:cs="David" w:hint="cs"/>
          <w:sz w:val="24"/>
          <w:szCs w:val="24"/>
          <w:rtl/>
          <w:lang w:eastAsia="he-IL"/>
        </w:rPr>
        <w:tab/>
        <w:t xml:space="preserve">שטחי מגורים כ </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 xml:space="preserve"> __________</w:t>
      </w:r>
    </w:p>
    <w:p w14:paraId="03034CF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2.2</w:t>
      </w:r>
      <w:r w:rsidRPr="00217E81">
        <w:rPr>
          <w:rFonts w:ascii="Times New Roman" w:eastAsia="Times New Roman" w:hAnsi="Times New Roman" w:cs="David" w:hint="cs"/>
          <w:sz w:val="24"/>
          <w:szCs w:val="24"/>
          <w:rtl/>
          <w:lang w:eastAsia="he-IL"/>
        </w:rPr>
        <w:tab/>
        <w:t>שטחי מסחר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w:t>
      </w:r>
    </w:p>
    <w:p w14:paraId="30AC21AE"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2.3</w:t>
      </w:r>
      <w:r w:rsidRPr="00217E81">
        <w:rPr>
          <w:rFonts w:ascii="Times New Roman" w:eastAsia="Times New Roman" w:hAnsi="Times New Roman" w:cs="David" w:hint="cs"/>
          <w:sz w:val="24"/>
          <w:szCs w:val="24"/>
          <w:rtl/>
          <w:lang w:eastAsia="he-IL"/>
        </w:rPr>
        <w:tab/>
        <w:t>מרתפים כ</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______________</w:t>
      </w:r>
    </w:p>
    <w:p w14:paraId="5694DF69"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284BAFC3"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7AA2A5E7"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CC3757F"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017F563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D1C387B"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0EAF83C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E5E4383"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0150EA39"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18363EB0"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740F9F55"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606A78"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0BE12CBA"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7D98B6"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3.5.1</w:t>
      </w:r>
      <w:r w:rsidRPr="00217E81">
        <w:rPr>
          <w:rFonts w:ascii="Times New Roman" w:eastAsia="Times New Roman" w:hAnsi="Times New Roman" w:cs="David" w:hint="cs"/>
          <w:sz w:val="24"/>
          <w:szCs w:val="24"/>
          <w:rtl/>
          <w:lang w:eastAsia="he-IL"/>
        </w:rPr>
        <w:tab/>
        <w:t>____</w:t>
      </w:r>
      <w:r w:rsidRPr="00217E81">
        <w:rPr>
          <w:rFonts w:ascii="Times New Roman" w:eastAsia="Times New Roman" w:hAnsi="Times New Roman" w:cs="David"/>
          <w:sz w:val="24"/>
          <w:szCs w:val="24"/>
          <w:rtl/>
          <w:lang w:eastAsia="he-IL"/>
        </w:rPr>
        <w:t xml:space="preserve"> ש"ח לכל</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יחידת דיור</w:t>
      </w:r>
      <w:r w:rsidRPr="00217E81">
        <w:rPr>
          <w:rFonts w:ascii="Times New Roman" w:eastAsia="Times New Roman" w:hAnsi="Times New Roman" w:cs="David" w:hint="cs"/>
          <w:sz w:val="24"/>
          <w:szCs w:val="24"/>
          <w:rtl/>
          <w:lang w:eastAsia="he-IL"/>
        </w:rPr>
        <w:t>.</w:t>
      </w:r>
    </w:p>
    <w:p w14:paraId="65586059"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0A751532"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3.5.2</w:t>
      </w:r>
      <w:r w:rsidRPr="00217E81">
        <w:rPr>
          <w:rFonts w:ascii="Times New Roman" w:eastAsia="Times New Roman" w:hAnsi="Times New Roman" w:cs="David" w:hint="cs"/>
          <w:sz w:val="24"/>
          <w:szCs w:val="24"/>
          <w:rtl/>
          <w:lang w:eastAsia="he-IL"/>
        </w:rPr>
        <w:tab/>
        <w:t xml:space="preserve">_____ ש"ח </w:t>
      </w:r>
      <w:r w:rsidRPr="00217E81">
        <w:rPr>
          <w:rFonts w:ascii="Times New Roman" w:eastAsia="Times New Roman" w:hAnsi="Times New Roman" w:cs="David"/>
          <w:sz w:val="24"/>
          <w:szCs w:val="24"/>
          <w:rtl/>
          <w:lang w:eastAsia="he-IL"/>
        </w:rPr>
        <w:t xml:space="preserve">כל מ"ר בנוי ומקורה </w:t>
      </w:r>
      <w:r w:rsidRPr="00217E81">
        <w:rPr>
          <w:rFonts w:ascii="Times New Roman" w:eastAsia="Times New Roman" w:hAnsi="Times New Roman" w:cs="David" w:hint="cs"/>
          <w:sz w:val="24"/>
          <w:szCs w:val="24"/>
          <w:rtl/>
          <w:lang w:eastAsia="he-IL"/>
        </w:rPr>
        <w:t>של המסחר (עילי ותת קרקעי)</w:t>
      </w:r>
      <w:r w:rsidRPr="00217E81">
        <w:rPr>
          <w:rFonts w:ascii="Times New Roman" w:eastAsia="Times New Roman" w:hAnsi="Times New Roman" w:cs="David"/>
          <w:sz w:val="24"/>
          <w:szCs w:val="24"/>
          <w:rtl/>
          <w:lang w:eastAsia="he-IL"/>
        </w:rPr>
        <w:t>.</w:t>
      </w:r>
    </w:p>
    <w:p w14:paraId="48BAD0FE"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p>
    <w:p w14:paraId="41F07218" w14:textId="77777777" w:rsidR="00217E81" w:rsidRPr="00217E81" w:rsidRDefault="00217E81" w:rsidP="00217E81">
      <w:pPr>
        <w:widowControl w:val="0"/>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ab/>
        <w:t>3.5.3</w:t>
      </w:r>
      <w:r w:rsidRPr="00217E81">
        <w:rPr>
          <w:rFonts w:ascii="Times New Roman" w:eastAsia="Times New Roman" w:hAnsi="Times New Roman" w:cs="David" w:hint="cs"/>
          <w:sz w:val="24"/>
          <w:szCs w:val="24"/>
          <w:rtl/>
          <w:lang w:eastAsia="he-IL"/>
        </w:rPr>
        <w:tab/>
        <w:t>______</w:t>
      </w:r>
      <w:r w:rsidRPr="00217E81">
        <w:rPr>
          <w:rFonts w:ascii="Times New Roman" w:eastAsia="Times New Roman" w:hAnsi="Times New Roman" w:cs="David"/>
          <w:sz w:val="24"/>
          <w:szCs w:val="24"/>
          <w:rtl/>
          <w:lang w:eastAsia="he-IL"/>
        </w:rPr>
        <w:t xml:space="preserve"> ש"ח לכל מ"ר </w:t>
      </w: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 xml:space="preserve">נוי ומקורה </w:t>
      </w:r>
      <w:r w:rsidRPr="00217E81">
        <w:rPr>
          <w:rFonts w:ascii="Times New Roman" w:eastAsia="Times New Roman" w:hAnsi="Times New Roman" w:cs="David" w:hint="cs"/>
          <w:sz w:val="24"/>
          <w:szCs w:val="24"/>
          <w:rtl/>
          <w:lang w:eastAsia="he-IL"/>
        </w:rPr>
        <w:t>של המרתפים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4055EA0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B009458" w14:textId="77777777"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B38F9">
            <w:rPr>
              <w:rStyle w:val="AutoFieldsChar"/>
              <w:color w:val="00B0F0"/>
              <w:sz w:val="24"/>
              <w:rtl/>
            </w:rPr>
            <w:t>[סוג מדד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B38F9">
            <w:rPr>
              <w:rStyle w:val="AutoFieldsChar"/>
              <w:color w:val="00B0F0"/>
              <w:sz w:val="24"/>
              <w:rtl/>
            </w:rPr>
            <w:t>[מדד בגין/ידוע - כותרת]</w:t>
          </w:r>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Pr="00EB38F9">
            <w:rPr>
              <w:rStyle w:val="AutoFieldsChar"/>
              <w:color w:val="00B0F0"/>
              <w:sz w:val="24"/>
              <w:rtl/>
            </w:rPr>
            <w:t>[מדד בסיס]</w:t>
          </w:r>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B38F9">
            <w:rPr>
              <w:rStyle w:val="AutoFieldsChar"/>
              <w:color w:val="00B0F0"/>
              <w:sz w:val="24"/>
              <w:rtl/>
            </w:rPr>
            <w:t>[נקודות מדד]</w:t>
          </w:r>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2047C079"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7BAFA6E3"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1CA256DE"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1AEB34A1"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4C4EBDE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03D76631"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7978062B"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C918B72"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469F5693"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9C92E2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5FC6575"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41216BC9" w14:textId="77777777" w:rsidTr="00217E81">
        <w:tc>
          <w:tcPr>
            <w:tcW w:w="1586" w:type="dxa"/>
            <w:vAlign w:val="bottom"/>
          </w:tcPr>
          <w:p w14:paraId="1ECD2ACC"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3FEFA029"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66E02CBE"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33E558B5" w14:textId="77777777" w:rsidTr="00217E81">
        <w:trPr>
          <w:trHeight w:val="340"/>
        </w:trPr>
        <w:tc>
          <w:tcPr>
            <w:tcW w:w="1586" w:type="dxa"/>
          </w:tcPr>
          <w:p w14:paraId="3A30D40A"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7E434B30" w14:textId="77777777"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 גמר הי</w:t>
            </w:r>
            <w:r w:rsidR="00217E81" w:rsidRPr="00217E81">
              <w:rPr>
                <w:rFonts w:ascii="Times New Roman" w:eastAsia="Times New Roman" w:hAnsi="Times New Roman" w:cs="David" w:hint="cs"/>
                <w:sz w:val="24"/>
                <w:szCs w:val="24"/>
                <w:rtl/>
                <w:lang w:eastAsia="he-IL"/>
              </w:rPr>
              <w:t>י</w:t>
            </w:r>
            <w:r w:rsidR="00217E81" w:rsidRPr="00217E81">
              <w:rPr>
                <w:rFonts w:ascii="Times New Roman" w:eastAsia="Times New Roman" w:hAnsi="Times New Roman" w:cs="David"/>
                <w:sz w:val="24"/>
                <w:szCs w:val="24"/>
                <w:rtl/>
                <w:lang w:eastAsia="he-IL"/>
              </w:rPr>
              <w:t>עוץ המוקדם</w:t>
            </w:r>
          </w:p>
        </w:tc>
        <w:tc>
          <w:tcPr>
            <w:tcW w:w="1533" w:type="dxa"/>
          </w:tcPr>
          <w:p w14:paraId="76A85C2E"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78FD5DD0" w14:textId="77777777" w:rsidTr="00217E81">
        <w:trPr>
          <w:trHeight w:val="340"/>
        </w:trPr>
        <w:tc>
          <w:tcPr>
            <w:tcW w:w="1586" w:type="dxa"/>
          </w:tcPr>
          <w:p w14:paraId="0088E54F"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1ED1BB1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הסופי</w:t>
            </w:r>
          </w:p>
        </w:tc>
        <w:tc>
          <w:tcPr>
            <w:tcW w:w="1533" w:type="dxa"/>
          </w:tcPr>
          <w:p w14:paraId="6F039F26"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5F0CD4C4" w14:textId="77777777" w:rsidTr="00217E81">
        <w:trPr>
          <w:trHeight w:val="340"/>
        </w:trPr>
        <w:tc>
          <w:tcPr>
            <w:tcW w:w="1586" w:type="dxa"/>
          </w:tcPr>
          <w:p w14:paraId="2B04F777"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7896504B"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בשלבי התכנון המפורט של המבנה</w:t>
            </w:r>
          </w:p>
        </w:tc>
        <w:tc>
          <w:tcPr>
            <w:tcW w:w="1533" w:type="dxa"/>
          </w:tcPr>
          <w:p w14:paraId="399332B3"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456B7D9C" w14:textId="77777777" w:rsidTr="00217E81">
        <w:trPr>
          <w:trHeight w:val="340"/>
        </w:trPr>
        <w:tc>
          <w:tcPr>
            <w:tcW w:w="1586" w:type="dxa"/>
          </w:tcPr>
          <w:p w14:paraId="0A4B57F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0779923E"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5DEC1842"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756E13B3" w14:textId="77777777" w:rsidTr="00217E81">
        <w:trPr>
          <w:trHeight w:val="340"/>
        </w:trPr>
        <w:tc>
          <w:tcPr>
            <w:tcW w:w="1586" w:type="dxa"/>
          </w:tcPr>
          <w:p w14:paraId="47BE9726"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75B95F99"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639565C5"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48FB639F" w14:textId="77777777" w:rsidTr="00217E81">
        <w:trPr>
          <w:trHeight w:val="340"/>
        </w:trPr>
        <w:tc>
          <w:tcPr>
            <w:tcW w:w="1586" w:type="dxa"/>
          </w:tcPr>
          <w:p w14:paraId="1AF6B1C4"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050E69DF"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1500564C"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1866B51E" w14:textId="77777777" w:rsidTr="00217E81">
        <w:trPr>
          <w:trHeight w:val="340"/>
        </w:trPr>
        <w:tc>
          <w:tcPr>
            <w:tcW w:w="1586" w:type="dxa"/>
          </w:tcPr>
          <w:p w14:paraId="6F29A59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5%</w:t>
            </w:r>
          </w:p>
        </w:tc>
        <w:tc>
          <w:tcPr>
            <w:tcW w:w="6117" w:type="dxa"/>
          </w:tcPr>
          <w:p w14:paraId="2BC1D7F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4685DC71"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61583EF2" w14:textId="77777777" w:rsidTr="00217E81">
        <w:trPr>
          <w:trHeight w:val="340"/>
        </w:trPr>
        <w:tc>
          <w:tcPr>
            <w:tcW w:w="1586" w:type="dxa"/>
          </w:tcPr>
          <w:p w14:paraId="373F001D"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06F42591"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5F51D4A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379D9936" w14:textId="77777777" w:rsidTr="00217E81">
        <w:trPr>
          <w:trHeight w:val="340"/>
        </w:trPr>
        <w:tc>
          <w:tcPr>
            <w:tcW w:w="1586" w:type="dxa"/>
          </w:tcPr>
          <w:p w14:paraId="1173A4C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1C8632F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635E66E0"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5C50A029" w14:textId="77777777" w:rsidTr="00217E81">
        <w:trPr>
          <w:trHeight w:val="340"/>
        </w:trPr>
        <w:tc>
          <w:tcPr>
            <w:tcW w:w="1586" w:type="dxa"/>
          </w:tcPr>
          <w:p w14:paraId="340B6D6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3571F35F"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6F925841"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636332D4" w14:textId="77777777" w:rsidTr="00217E81">
        <w:trPr>
          <w:trHeight w:val="340"/>
        </w:trPr>
        <w:tc>
          <w:tcPr>
            <w:tcW w:w="1586" w:type="dxa"/>
          </w:tcPr>
          <w:p w14:paraId="1C1D2A2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25E5D050" w14:textId="77777777"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217E81">
              <w:rPr>
                <w:rFonts w:ascii="Times New Roman" w:eastAsia="Times New Roman" w:hAnsi="Times New Roman" w:cs="David" w:hint="cs"/>
                <w:sz w:val="24"/>
                <w:szCs w:val="24"/>
                <w:rtl/>
              </w:rPr>
              <w:t>5%</w:t>
            </w:r>
          </w:p>
        </w:tc>
        <w:tc>
          <w:tcPr>
            <w:tcW w:w="6117" w:type="dxa"/>
          </w:tcPr>
          <w:p w14:paraId="7C7559D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3D055418"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בתום שנת הבדק</w:t>
            </w:r>
          </w:p>
        </w:tc>
        <w:tc>
          <w:tcPr>
            <w:tcW w:w="1533" w:type="dxa"/>
          </w:tcPr>
          <w:p w14:paraId="1077EA46"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382B5EBC" w14:textId="77777777" w:rsidTr="00217E81">
        <w:tc>
          <w:tcPr>
            <w:tcW w:w="1586" w:type="dxa"/>
          </w:tcPr>
          <w:p w14:paraId="6FA1E014"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301E6324"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18CE29EE"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72DE32E0"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5152C0BF"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6EB9458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ACA288"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7DE423A1"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437CABB"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5B69297F"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6C69C480" w14:textId="77777777"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30A45AC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3AB2D9"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62EBF7A9"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188FD84"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4F7272B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4A8A8EE"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lastRenderedPageBreak/>
        <w:t>נספח "ו''</w:t>
      </w:r>
    </w:p>
    <w:p w14:paraId="05659E5D" w14:textId="77777777"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bCs/>
          <w:color w:val="FF0000"/>
          <w:sz w:val="24"/>
          <w:szCs w:val="24"/>
          <w:rtl/>
          <w:lang w:eastAsia="he-IL"/>
        </w:rPr>
        <w:br/>
      </w:r>
    </w:p>
    <w:p w14:paraId="2678F87B"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9E13DFC" w14:textId="77777777" w:rsidR="00AA7633" w:rsidRPr="00AA7633" w:rsidRDefault="009C06A7" w:rsidP="00AA763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20" w:author="Kook Sec" w:date="2022-05-11T12:46:00Z">
            <w:r>
              <w:rPr>
                <w:rFonts w:ascii="Times New Roman" w:eastAsia="Times New Roman" w:hAnsi="Times New Roman" w:cs="David"/>
                <w:color w:val="008000"/>
                <w:sz w:val="24"/>
                <w:szCs w:val="24"/>
                <w:rtl/>
                <w:lang w:eastAsia="he-IL"/>
              </w:rPr>
              <w:b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513313148</w:t>
            </w:r>
            <w:r>
              <w:rPr>
                <w:rFonts w:ascii="Times New Roman" w:eastAsia="Times New Roman" w:hAnsi="Times New Roman" w:cs="David"/>
                <w:color w:val="008000"/>
                <w:sz w:val="24"/>
                <w:szCs w:val="24"/>
                <w:rtl/>
                <w:lang w:eastAsia="he-IL"/>
              </w:rPr>
              <w:br/>
            </w:r>
          </w:ins>
        </w:p>
      </w:sdtContent>
    </w:sdt>
    <w:p w14:paraId="2113A1F9"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0939947E"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10260BF"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534630FD"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D23D31"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Kook Sec" w:date="2022-05-11T12:49:00Z">
            <w:r w:rsidR="009C06A7">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Kook Sec" w:date="2022-05-11T12:49:00Z">
            <w:r w:rsidR="009C06A7">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3" w:author="Kook Sec" w:date="2022-05-11T12:49:00Z">
            <w:r w:rsidR="009C06A7">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0A825998"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B3D90F"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Kook Sec" w:date="2022-05-11T12:49:00Z">
            <w:r w:rsidR="009C06A7">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5" w:author="Kook Sec" w:date="2022-05-11T12:43:00Z">
            <w:r w:rsidR="009C06A7">
              <w:rPr>
                <w:rFonts w:ascii="Times New Roman" w:eastAsia="Times New Roman" w:hAnsi="Times New Roman" w:cs="David" w:hint="cs"/>
                <w:bCs/>
                <w:color w:val="008000"/>
                <w:sz w:val="24"/>
                <w:szCs w:val="24"/>
                <w:rtl/>
                <w:lang w:eastAsia="he-IL"/>
              </w:rPr>
              <w:t>א.מ ישראל מגורים יזמות בע"מ</w:t>
            </w:r>
          </w:ins>
        </w:sdtContent>
      </w:sdt>
      <w:r w:rsidRPr="00AA7633">
        <w:rPr>
          <w:rFonts w:ascii="Times New Roman" w:eastAsia="Times New Roman" w:hAnsi="Times New Roman" w:cs="David" w:hint="cs"/>
          <w:color w:val="008000"/>
          <w:sz w:val="24"/>
          <w:szCs w:val="24"/>
          <w:rtl/>
          <w:lang w:eastAsia="he-IL"/>
        </w:rPr>
        <w:t>.</w:t>
      </w:r>
    </w:p>
    <w:p w14:paraId="1F9B012C"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888BDF8"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Kook Sec" w:date="2022-05-11T12:49:00Z">
            <w:r w:rsidR="009C06A7">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50EC836C"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C7AA625" w14:textId="77777777"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7" w:author="Kook Sec" w:date="2022-05-11T12:49:00Z">
            <w:r w:rsidR="009C06A7">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2844A01A"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BBEC3EF"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06F9466"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39CC82D"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0B825E3"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925081"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5F2732F0"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DDA055D"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300CBB5E" w14:textId="77777777" w:rsidR="00AA7633" w:rsidRPr="00AA7633" w:rsidRDefault="00AA7633" w:rsidP="00AA763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737CE547"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1974D6B9"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8" w:author="Kook Sec" w:date="2022-05-11T12:49:00Z">
            <w:r w:rsidR="009C06A7">
              <w:rPr>
                <w:rFonts w:ascii="Times New Roman" w:eastAsia="Times New Roman" w:hAnsi="Times New Roman" w:cs="David"/>
                <w:color w:val="008000"/>
                <w:sz w:val="24"/>
                <w:szCs w:val="24"/>
                <w:rtl/>
                <w:lang w:eastAsia="he-IL"/>
              </w:rPr>
              <w:t>מרחב מוגן רמי לוי בע"מ</w:t>
            </w:r>
          </w:ins>
        </w:sdtContent>
      </w:sdt>
    </w:p>
    <w:p w14:paraId="325E297C"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16A4F50"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4671A507"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lastRenderedPageBreak/>
        <w:t>ת.ז:____________</w:t>
      </w:r>
    </w:p>
    <w:p w14:paraId="10D4C5C7"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כתובת:__________</w:t>
      </w:r>
    </w:p>
    <w:p w14:paraId="4DB41AAA"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sz w:val="24"/>
          <w:szCs w:val="24"/>
          <w:highlight w:val="yellow"/>
          <w:rtl/>
          <w:lang w:eastAsia="he-IL"/>
        </w:rPr>
        <w:t>*מחק את המיותר</w:t>
      </w:r>
    </w:p>
    <w:p w14:paraId="116FCE84"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95260DE" w14:textId="77777777" w:rsidR="00AA7633" w:rsidRP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85ADFFE" w14:textId="77777777" w:rsidR="00A37B0F" w:rsidRPr="00232692" w:rsidRDefault="00A37B0F" w:rsidP="00A37B0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14FE7B9" w14:textId="77777777" w:rsidR="00A37B0F" w:rsidRPr="0009511C" w:rsidRDefault="00A37B0F" w:rsidP="00A37B0F">
      <w:pPr>
        <w:widowControl w:val="0"/>
        <w:spacing w:before="0" w:beforeAutospacing="0" w:after="0" w:afterAutospacing="0" w:line="240" w:lineRule="auto"/>
        <w:jc w:val="center"/>
        <w:rPr>
          <w:rFonts w:ascii="David" w:eastAsia="Times New Roman" w:hAnsi="David" w:cs="David"/>
          <w:sz w:val="24"/>
          <w:szCs w:val="24"/>
          <w:lang w:eastAsia="he-IL"/>
        </w:rPr>
      </w:pPr>
    </w:p>
    <w:p w14:paraId="41794C85" w14:textId="77777777" w:rsidR="00A37B0F" w:rsidRPr="002419E5" w:rsidRDefault="00A37B0F" w:rsidP="00A37B0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65795983" w14:textId="77777777" w:rsidR="00A37B0F" w:rsidRPr="0009511C" w:rsidRDefault="00A37B0F" w:rsidP="00A37B0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7B6BF690"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77DEFBCE"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406EF3AA"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7B8694E6"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750B3B14"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4AE67476"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060EB900"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w:t>
      </w:r>
      <w:r w:rsidRPr="0009511C">
        <w:rPr>
          <w:rFonts w:ascii="David" w:eastAsia="Calibri" w:hAnsi="David" w:cs="David" w:hint="cs"/>
          <w:sz w:val="24"/>
          <w:szCs w:val="24"/>
          <w:rtl/>
        </w:rPr>
        <w:lastRenderedPageBreak/>
        <w:t>וזאת בכפוף לסעיף אחריות צולבת לפי נחשב הביטוח כאילו נערך בנפרד עבור כל אחד מיחידי המבוטח.  רכוש המזמין ייחשב כרכוש צד שלישי.</w:t>
      </w:r>
    </w:p>
    <w:p w14:paraId="7DDBD836"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6029E0E"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D766476"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1F8F9EE"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798EAFD" w14:textId="77777777" w:rsidR="00A37B0F" w:rsidRDefault="00A37B0F" w:rsidP="00A37B0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707BC958" w14:textId="77777777" w:rsidR="00A37B0F" w:rsidRPr="002419E5" w:rsidRDefault="00A37B0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7E82237" w14:textId="77777777" w:rsidR="00A37B0F" w:rsidRDefault="00A37B0F" w:rsidP="00A37B0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7F756B86" w14:textId="77777777" w:rsidR="00A37B0F" w:rsidRPr="00400B84" w:rsidRDefault="00A37B0F" w:rsidP="00A37B0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37B0F" w:rsidRPr="0009511C" w14:paraId="2775F36A" w14:textId="77777777" w:rsidTr="009C06A7">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56AAE1D3"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4A63617"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37B0F" w:rsidRPr="0009511C" w14:paraId="1078F86E" w14:textId="77777777" w:rsidTr="009C06A7">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307E213"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37B0F" w:rsidRPr="0009511C" w14:paraId="28D51619" w14:textId="77777777" w:rsidTr="009C06A7">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0BDF3B74"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DF87A0E"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06F254F"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2F70059"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37B0F" w:rsidRPr="0009511C" w14:paraId="0C27ED06" w14:textId="77777777" w:rsidTr="009C06A7">
        <w:trPr>
          <w:trHeight w:val="551"/>
        </w:trPr>
        <w:tc>
          <w:tcPr>
            <w:tcW w:w="4068" w:type="dxa"/>
            <w:tcBorders>
              <w:top w:val="single" w:sz="4" w:space="0" w:color="auto"/>
              <w:left w:val="single" w:sz="4" w:space="0" w:color="auto"/>
              <w:bottom w:val="single" w:sz="4" w:space="0" w:color="auto"/>
              <w:right w:val="single" w:sz="4" w:space="0" w:color="auto"/>
            </w:tcBorders>
            <w:hideMark/>
          </w:tcPr>
          <w:p w14:paraId="11BD86AA"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2EE3E979"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88085E5"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59D9235" w14:textId="77777777" w:rsidR="00A37B0F" w:rsidRPr="0009511C" w:rsidRDefault="00A37B0F" w:rsidP="009C06A7">
            <w:pPr>
              <w:spacing w:before="0" w:beforeAutospacing="0" w:after="0" w:afterAutospacing="0" w:line="240" w:lineRule="auto"/>
              <w:ind w:left="50" w:right="78"/>
              <w:rPr>
                <w:rFonts w:ascii="David" w:eastAsia="Calibri" w:hAnsi="David" w:cs="David"/>
                <w:b/>
                <w:sz w:val="24"/>
                <w:szCs w:val="24"/>
                <w:rtl/>
                <w:lang w:eastAsia="he-IL"/>
              </w:rPr>
            </w:pPr>
          </w:p>
          <w:p w14:paraId="38FEEA60" w14:textId="77777777" w:rsidR="00A37B0F" w:rsidRPr="0009511C" w:rsidRDefault="00A37B0F" w:rsidP="009C06A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67226BD" w14:textId="77777777" w:rsidR="00A37B0F" w:rsidRPr="0009511C" w:rsidRDefault="00A37B0F" w:rsidP="009C06A7">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0444ED8A" w14:textId="77777777" w:rsidR="00A37B0F" w:rsidRPr="0009511C" w:rsidRDefault="00A37B0F" w:rsidP="009C06A7">
            <w:pPr>
              <w:spacing w:before="0" w:beforeAutospacing="0" w:after="0" w:afterAutospacing="0" w:line="240" w:lineRule="auto"/>
              <w:ind w:left="50" w:right="78"/>
              <w:rPr>
                <w:rFonts w:ascii="David" w:eastAsia="Calibri" w:hAnsi="David" w:cs="David"/>
                <w:b/>
                <w:sz w:val="24"/>
                <w:szCs w:val="24"/>
                <w:rtl/>
                <w:lang w:eastAsia="he-IL"/>
              </w:rPr>
            </w:pPr>
          </w:p>
          <w:p w14:paraId="6359888B" w14:textId="77777777" w:rsidR="00A37B0F" w:rsidRPr="0009511C" w:rsidRDefault="00A37B0F" w:rsidP="009C06A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CD82C49" w14:textId="77777777" w:rsidR="00A37B0F" w:rsidRPr="0009511C" w:rsidRDefault="00A37B0F" w:rsidP="009C06A7">
            <w:pPr>
              <w:spacing w:before="0" w:beforeAutospacing="0" w:after="0" w:afterAutospacing="0" w:line="240" w:lineRule="auto"/>
              <w:ind w:left="50" w:right="78"/>
              <w:rPr>
                <w:rFonts w:ascii="David" w:eastAsia="Calibri" w:hAnsi="David" w:cs="David"/>
                <w:b/>
                <w:sz w:val="24"/>
                <w:szCs w:val="24"/>
                <w:rtl/>
                <w:lang w:eastAsia="he-IL"/>
              </w:rPr>
            </w:pPr>
          </w:p>
        </w:tc>
      </w:tr>
      <w:tr w:rsidR="00A37B0F" w:rsidRPr="0009511C" w14:paraId="6F7E5A3D" w14:textId="77777777" w:rsidTr="009C06A7">
        <w:trPr>
          <w:trHeight w:val="571"/>
        </w:trPr>
        <w:tc>
          <w:tcPr>
            <w:tcW w:w="4068" w:type="dxa"/>
            <w:tcBorders>
              <w:top w:val="single" w:sz="4" w:space="0" w:color="auto"/>
              <w:left w:val="single" w:sz="4" w:space="0" w:color="auto"/>
              <w:bottom w:val="single" w:sz="4" w:space="0" w:color="auto"/>
              <w:right w:val="single" w:sz="4" w:space="0" w:color="auto"/>
            </w:tcBorders>
            <w:hideMark/>
          </w:tcPr>
          <w:p w14:paraId="72BCC66F"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4F15868F"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7D80E12"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A06E28" w14:textId="77777777" w:rsidR="00A37B0F" w:rsidRPr="0009511C" w:rsidRDefault="00A37B0F" w:rsidP="009C06A7">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AEAF0D" w14:textId="77777777" w:rsidR="00A37B0F" w:rsidRPr="0009511C" w:rsidRDefault="00A37B0F" w:rsidP="009C06A7">
            <w:pPr>
              <w:spacing w:before="0" w:beforeAutospacing="0" w:after="0" w:afterAutospacing="0" w:line="256" w:lineRule="auto"/>
              <w:rPr>
                <w:rFonts w:ascii="David" w:eastAsia="Calibri" w:hAnsi="David" w:cs="David"/>
                <w:b/>
                <w:sz w:val="24"/>
                <w:szCs w:val="24"/>
                <w:lang w:eastAsia="he-IL"/>
              </w:rPr>
            </w:pPr>
          </w:p>
        </w:tc>
      </w:tr>
      <w:tr w:rsidR="00A37B0F" w:rsidRPr="0009511C" w14:paraId="067EE9B7" w14:textId="77777777" w:rsidTr="009C06A7">
        <w:trPr>
          <w:trHeight w:val="391"/>
        </w:trPr>
        <w:tc>
          <w:tcPr>
            <w:tcW w:w="4068" w:type="dxa"/>
            <w:tcBorders>
              <w:top w:val="single" w:sz="4" w:space="0" w:color="auto"/>
              <w:left w:val="single" w:sz="4" w:space="0" w:color="auto"/>
              <w:bottom w:val="single" w:sz="4" w:space="0" w:color="auto"/>
              <w:right w:val="single" w:sz="4" w:space="0" w:color="auto"/>
            </w:tcBorders>
            <w:hideMark/>
          </w:tcPr>
          <w:p w14:paraId="5D58D22A"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38386C6"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7D63AE3" w14:textId="77777777" w:rsidR="00A37B0F" w:rsidRPr="0009511C" w:rsidRDefault="00A37B0F" w:rsidP="009C06A7">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9DF1F4" w14:textId="77777777" w:rsidR="00A37B0F" w:rsidRPr="0009511C" w:rsidRDefault="00A37B0F" w:rsidP="009C06A7">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57EF29" w14:textId="77777777" w:rsidR="00A37B0F" w:rsidRPr="0009511C" w:rsidRDefault="00A37B0F" w:rsidP="009C06A7">
            <w:pPr>
              <w:spacing w:before="0" w:beforeAutospacing="0" w:after="0" w:afterAutospacing="0" w:line="256" w:lineRule="auto"/>
              <w:rPr>
                <w:rFonts w:ascii="David" w:eastAsia="Calibri" w:hAnsi="David" w:cs="David"/>
                <w:b/>
                <w:sz w:val="24"/>
                <w:szCs w:val="24"/>
                <w:lang w:eastAsia="he-IL"/>
              </w:rPr>
            </w:pPr>
          </w:p>
        </w:tc>
      </w:tr>
    </w:tbl>
    <w:p w14:paraId="4DD8C195" w14:textId="77777777" w:rsidR="00A37B0F" w:rsidRPr="0009511C" w:rsidRDefault="00A37B0F" w:rsidP="00A37B0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37B0F" w:rsidRPr="0009511C" w14:paraId="57DA7528" w14:textId="77777777" w:rsidTr="009C06A7">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0F876280"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37B0F" w:rsidRPr="0009511C" w14:paraId="35775085" w14:textId="77777777" w:rsidTr="009C06A7">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2CD6342"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C65D21D"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p>
          <w:p w14:paraId="793A752E"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2AE4CF6"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3CB5EE6"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C0455C1"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D5A896E"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5572344"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AF0CD89"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5309AE7A"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37B0F" w:rsidRPr="0009511C" w14:paraId="53F2AA18" w14:textId="77777777" w:rsidTr="009C06A7">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D58BBC2" w14:textId="77777777" w:rsidR="00A37B0F" w:rsidRPr="0009511C" w:rsidRDefault="00A37B0F" w:rsidP="009C06A7">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1027D939" w14:textId="77777777" w:rsidR="00A37B0F" w:rsidRPr="0009511C" w:rsidRDefault="00A37B0F" w:rsidP="009C06A7">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3C507B8" w14:textId="77777777" w:rsidR="00A37B0F" w:rsidRPr="0009511C" w:rsidRDefault="00A37B0F" w:rsidP="009C06A7">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8C5F789" w14:textId="77777777" w:rsidR="00A37B0F" w:rsidRPr="0009511C" w:rsidRDefault="00A37B0F" w:rsidP="009C06A7">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7DB60680" w14:textId="77777777" w:rsidR="00A37B0F" w:rsidRPr="0009511C" w:rsidRDefault="00A37B0F" w:rsidP="009C06A7">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B24647F"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E3029B0"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8BC1EB4" w14:textId="77777777" w:rsidR="00A37B0F" w:rsidRPr="0009511C" w:rsidRDefault="00A37B0F" w:rsidP="009C06A7">
            <w:pPr>
              <w:spacing w:before="0" w:beforeAutospacing="0" w:after="0" w:afterAutospacing="0" w:line="256" w:lineRule="auto"/>
              <w:rPr>
                <w:rFonts w:ascii="David" w:eastAsia="Calibri" w:hAnsi="David" w:cs="David"/>
                <w:sz w:val="24"/>
                <w:szCs w:val="24"/>
                <w:lang w:eastAsia="he-IL"/>
              </w:rPr>
            </w:pPr>
          </w:p>
        </w:tc>
      </w:tr>
      <w:tr w:rsidR="00A37B0F" w:rsidRPr="0009511C" w14:paraId="09984DD3" w14:textId="77777777" w:rsidTr="009C06A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F74383B"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89DFD49"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00AA8CB"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3FA5454"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581F99A"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6514FAE"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86A8BAB"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A7D0792" w14:textId="77777777" w:rsidR="00A37B0F" w:rsidRPr="0009511C" w:rsidRDefault="00A37B0F" w:rsidP="009C06A7">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37B0F" w:rsidRPr="0009511C" w14:paraId="39D1131D" w14:textId="77777777" w:rsidTr="009C06A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32EE4CB4"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B015FF1"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ECA967C"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CFC0FA7"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CF15635"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184EF3E"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23DAFC03"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302B471" w14:textId="77777777" w:rsidR="00A37B0F" w:rsidRPr="0009511C" w:rsidRDefault="00A37B0F" w:rsidP="009C06A7">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37B0F" w:rsidRPr="0009511C" w14:paraId="4959DC76" w14:textId="77777777" w:rsidTr="009C06A7">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4D724FD"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CB2D580" w14:textId="77777777" w:rsidR="00A37B0F" w:rsidRPr="0009511C" w:rsidRDefault="00A37B0F" w:rsidP="009C06A7">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3B5764E" w14:textId="77777777" w:rsidR="00A37B0F" w:rsidRPr="0009511C" w:rsidRDefault="00A37B0F" w:rsidP="009C06A7">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38849E8" w14:textId="77777777" w:rsidR="00A37B0F" w:rsidRPr="0009511C" w:rsidRDefault="00A37B0F" w:rsidP="009C06A7">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E880C45" w14:textId="77777777" w:rsidR="00A37B0F" w:rsidRPr="0009511C" w:rsidRDefault="00A37B0F" w:rsidP="009C06A7">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4B7560" w14:textId="77777777" w:rsidR="00A37B0F" w:rsidRPr="0009511C" w:rsidRDefault="00A37B0F" w:rsidP="009C06A7">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DE2DA90" w14:textId="77777777" w:rsidR="00A37B0F" w:rsidRPr="0009511C" w:rsidRDefault="00A37B0F" w:rsidP="009C06A7">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2E7955D" w14:textId="77777777" w:rsidR="00A37B0F" w:rsidRPr="0009511C" w:rsidRDefault="00A37B0F" w:rsidP="009C06A7">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76B863E" w14:textId="77777777" w:rsidR="00A37B0F" w:rsidRPr="0009511C" w:rsidRDefault="00A37B0F" w:rsidP="00A37B0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76C49A66" w14:textId="77777777" w:rsidTr="009C06A7">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309B72B" w14:textId="77777777" w:rsidR="00A37B0F" w:rsidRPr="0009511C" w:rsidRDefault="00A37B0F" w:rsidP="009C06A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37B0F" w:rsidRPr="0009511C" w14:paraId="732845F6" w14:textId="77777777" w:rsidTr="009C06A7">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F643A95" w14:textId="77777777" w:rsidR="00A37B0F" w:rsidRPr="0009511C" w:rsidRDefault="00A37B0F" w:rsidP="009C06A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6B10D47E" w14:textId="77777777" w:rsidR="00A37B0F" w:rsidRPr="0009511C" w:rsidRDefault="00A37B0F" w:rsidP="00A37B0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577A9580" w14:textId="77777777" w:rsidTr="009C06A7">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FB4D5CA" w14:textId="77777777" w:rsidR="00A37B0F" w:rsidRPr="0009511C" w:rsidRDefault="00A37B0F" w:rsidP="009C06A7">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A37B0F" w:rsidRPr="0009511C" w14:paraId="1354A773" w14:textId="77777777" w:rsidTr="009C06A7">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4C637BA" w14:textId="77777777" w:rsidR="00A37B0F" w:rsidRPr="0009511C" w:rsidRDefault="00A37B0F" w:rsidP="009C06A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1A8A831" w14:textId="77777777" w:rsidR="00BA32DF"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A32DF" w:rsidRPr="0009511C" w14:paraId="47BF9692" w14:textId="77777777" w:rsidTr="009C06A7">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E49293B" w14:textId="77777777" w:rsidR="00BA32DF" w:rsidRPr="0009511C" w:rsidRDefault="00BA32DF" w:rsidP="009C06A7">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A32DF" w:rsidRPr="0009511C" w14:paraId="5286DF66" w14:textId="77777777" w:rsidTr="009C06A7">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C004C96" w14:textId="77777777" w:rsidR="00BA32DF" w:rsidRPr="0009511C" w:rsidRDefault="00BA32DF" w:rsidP="009C06A7">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B351BC8" w14:textId="77777777" w:rsidR="00BA32DF"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p w14:paraId="5F778552" w14:textId="77777777" w:rsidR="00A37B0F" w:rsidRPr="0009511C" w:rsidRDefault="00A37B0F" w:rsidP="00A37B0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7428770" w14:textId="77777777" w:rsidR="00BA32DF" w:rsidRDefault="00BA32D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E5295B4" w14:textId="77777777"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6145CED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E1CEDA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46D576C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39C39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7110A2BC"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63FF950"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4C4501"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2C003A7D"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1FD0A275"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21F51C33"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347A51F"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7E9672D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C1C254"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60491151"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lastRenderedPageBreak/>
        <w:t>נספח "ט"</w:t>
      </w:r>
    </w:p>
    <w:p w14:paraId="6E2A338E"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408B456"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CFB3ADB"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0DC7D1"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B751C0"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C80EC3"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00EB2AC8" w14:textId="77777777" w:rsidR="00AA7633" w:rsidRPr="00AA7633" w:rsidRDefault="009C06A7"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29" w:author="Kook Sec" w:date="2022-05-11T12:46:00Z">
            <w:r>
              <w:rPr>
                <w:rFonts w:ascii="Times New Roman" w:eastAsia="Times New Roman" w:hAnsi="Times New Roman" w:cs="David" w:hint="cs"/>
                <w:color w:val="008000"/>
                <w:sz w:val="24"/>
                <w:szCs w:val="24"/>
                <w:rtl/>
                <w:lang w:eastAsia="he-IL"/>
              </w:rPr>
              <w:b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513313148</w:t>
            </w:r>
            <w:r>
              <w:rPr>
                <w:rFonts w:ascii="Times New Roman" w:eastAsia="Times New Roman" w:hAnsi="Times New Roman" w:cs="David" w:hint="cs"/>
                <w:color w:val="008000"/>
                <w:sz w:val="24"/>
                <w:szCs w:val="24"/>
                <w:rtl/>
                <w:lang w:eastAsia="he-IL"/>
              </w:rPr>
              <w:br/>
            </w:r>
          </w:ins>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58D4E943"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B05886D"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4FC824"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5BDE15F"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07BE09E" w14:textId="77777777"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 w:author="Kook Sec" w:date="2022-05-11T12:49:00Z">
            <w:r w:rsidR="009C06A7">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1" w:author="Kook Sec" w:date="2022-05-11T12:44:00Z">
            <w:r w:rsidR="009C06A7">
              <w:rPr>
                <w:rFonts w:ascii="Times New Roman" w:eastAsia="Times New Roman" w:hAnsi="Times New Roman" w:cs="David"/>
                <w:color w:val="008000"/>
                <w:sz w:val="24"/>
                <w:szCs w:val="24"/>
                <w:rtl/>
                <w:lang w:eastAsia="he-IL"/>
              </w:rPr>
              <w:t>מורדות ארנונה</w:t>
            </w:r>
          </w:ins>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32" w:author="Kook Sec" w:date="2022-05-11T12:46:00Z">
            <w:r w:rsidR="009C06A7">
              <w:rPr>
                <w:rFonts w:ascii="Times New Roman" w:eastAsia="Times New Roman" w:hAnsi="Times New Roman" w:cs="David" w:hint="cs"/>
                <w:color w:val="008000"/>
                <w:sz w:val="24"/>
                <w:szCs w:val="24"/>
                <w:rtl/>
              </w:rPr>
              <w:t>תכנון למרחבים מוגנים לבנייני מגורים ל-9 קומות כולל מסחר כ-230 יח"ד</w:t>
            </w:r>
          </w:ins>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7B64BE79"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2EC272F"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A82066"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EFB93B"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BA1CD8B"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5747C8"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746987EA"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F90080F"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391D83B"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2D210C6D" w14:textId="77777777" w:rsidR="00AA7633" w:rsidRPr="00AA7633" w:rsidRDefault="009C06A7"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3" w:author="Kook Sec" w:date="2022-05-11T12:49:00Z">
            <w:r>
              <w:rPr>
                <w:rFonts w:ascii="Times New Roman" w:eastAsia="Times New Roman" w:hAnsi="Times New Roman" w:cs="David"/>
                <w:color w:val="008000"/>
                <w:sz w:val="24"/>
                <w:szCs w:val="24"/>
                <w:rtl/>
                <w:lang w:eastAsia="he-IL"/>
              </w:rPr>
              <w:t>מרחב מוגן רמי לוי בע"מ</w:t>
            </w:r>
          </w:ins>
        </w:sdtContent>
      </w:sdt>
    </w:p>
    <w:p w14:paraId="67E685E4"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11AB62EF"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6FF1BE6"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lastRenderedPageBreak/>
        <w:t xml:space="preserve">נספח "י" </w:t>
      </w:r>
    </w:p>
    <w:p w14:paraId="33DE45C9"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127F3FA"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24C7B45C"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C5EEEB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34" w:author="Kook Sec" w:date="2022-05-11T12:46:00Z">
            <w:r w:rsidR="009C06A7">
              <w:rPr>
                <w:rFonts w:ascii="Times New Roman" w:eastAsia="Times New Roman" w:hAnsi="Times New Roman" w:cs="David"/>
                <w:color w:val="00B0F0"/>
                <w:sz w:val="24"/>
                <w:szCs w:val="24"/>
                <w:rtl/>
                <w:lang w:eastAsia="he-IL"/>
              </w:rPr>
              <w:br/>
              <w:t>א.מ. ישראל מגורים פיתוח בע"מ</w:t>
            </w:r>
            <w:r w:rsidR="009C06A7">
              <w:rPr>
                <w:rFonts w:ascii="Times New Roman" w:eastAsia="Times New Roman" w:hAnsi="Times New Roman" w:cs="David"/>
                <w:color w:val="00B0F0"/>
                <w:sz w:val="24"/>
                <w:szCs w:val="24"/>
                <w:rtl/>
                <w:lang w:eastAsia="he-IL"/>
              </w:rPr>
              <w:br/>
              <w:t>יוני נתניהו 1 ג' אור יהודה</w:t>
            </w:r>
            <w:r w:rsidR="009C06A7">
              <w:rPr>
                <w:rFonts w:ascii="Times New Roman" w:eastAsia="Times New Roman" w:hAnsi="Times New Roman" w:cs="David"/>
                <w:color w:val="00B0F0"/>
                <w:sz w:val="24"/>
                <w:szCs w:val="24"/>
                <w:rtl/>
                <w:lang w:eastAsia="he-IL"/>
              </w:rPr>
              <w:br/>
              <w:t>513313148</w:t>
            </w:r>
            <w:r w:rsidR="009C06A7">
              <w:rPr>
                <w:rFonts w:ascii="Times New Roman" w:eastAsia="Times New Roman" w:hAnsi="Times New Roman" w:cs="David"/>
                <w:color w:val="00B0F0"/>
                <w:sz w:val="24"/>
                <w:szCs w:val="24"/>
                <w:rtl/>
                <w:lang w:eastAsia="he-IL"/>
              </w:rPr>
              <w:br/>
            </w:r>
          </w:ins>
        </w:sdtContent>
      </w:sdt>
    </w:p>
    <w:p w14:paraId="00F7916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930B5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0826F56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A14BD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5" w:author="Kook Sec" w:date="2022-05-11T12:44:00Z">
            <w:r w:rsidR="009C06A7">
              <w:rPr>
                <w:rFonts w:ascii="Times New Roman" w:eastAsia="Times New Roman" w:hAnsi="Times New Roman" w:cs="David" w:hint="cs"/>
                <w:color w:val="008000"/>
                <w:sz w:val="24"/>
                <w:szCs w:val="24"/>
                <w:rtl/>
                <w:lang w:eastAsia="he-IL"/>
              </w:rPr>
              <w:t>מורדות ארנונה</w:t>
            </w:r>
          </w:ins>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AA7633">
            <w:rPr>
              <w:color w:val="00B0F0"/>
              <w:rtl/>
            </w:rPr>
            <w:t>[תאריך חתימת חוזה]</w:t>
          </w:r>
        </w:sdtContent>
      </w:sdt>
      <w:r w:rsidRPr="00AA7633">
        <w:rPr>
          <w:rFonts w:ascii="Times New Roman" w:eastAsia="Times New Roman" w:hAnsi="Times New Roman" w:cs="David" w:hint="cs"/>
          <w:sz w:val="24"/>
          <w:szCs w:val="24"/>
          <w:rtl/>
          <w:lang w:eastAsia="he-IL"/>
        </w:rPr>
        <w:t xml:space="preserve"> או עבור חלקן כמפורט להלן:</w:t>
      </w:r>
    </w:p>
    <w:p w14:paraId="1BE864DF"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D72794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A48B5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2815E12"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802A27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820A05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6B38737"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57149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7BD7C8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B5F568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387819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0082493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3F2C3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0F8F9858"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2D41198"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6CB3B717"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4583DEC2"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6F05A233" w14:textId="77777777"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6" w:author="Kook Sec" w:date="2022-05-11T12:49:00Z">
            <w:r w:rsidR="009C06A7">
              <w:rPr>
                <w:rFonts w:ascii="Times New Roman" w:eastAsia="Times New Roman" w:hAnsi="Times New Roman" w:cs="David"/>
                <w:color w:val="008000"/>
                <w:sz w:val="24"/>
                <w:szCs w:val="24"/>
                <w:rtl/>
                <w:lang w:eastAsia="he-IL"/>
              </w:rPr>
              <w:t>מרחב מוגן רמי לוי בע"מ</w:t>
            </w:r>
          </w:ins>
        </w:sdtContent>
      </w:sdt>
    </w:p>
    <w:p w14:paraId="462C63A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FF8EC7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B9389E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661E87D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C4DEEA4"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4C8D183"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771A5073"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78D3F04"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0B76462"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692B49A"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25277035"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7508692F"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5EB8184C" w14:textId="77777777" w:rsidR="00AA7633" w:rsidRPr="00AA7633" w:rsidRDefault="00AA7633" w:rsidP="00AA7633">
      <w:pPr>
        <w:rPr>
          <w:rFonts w:ascii="David" w:hAnsi="David" w:cs="David"/>
        </w:rPr>
      </w:pPr>
    </w:p>
    <w:p w14:paraId="57890EEC" w14:textId="77777777" w:rsidR="001A69D5" w:rsidRPr="00CF334C" w:rsidRDefault="001A69D5" w:rsidP="00AA7633">
      <w:pPr>
        <w:keepNext/>
        <w:widowControl w:val="0"/>
        <w:spacing w:before="0" w:beforeAutospacing="0" w:after="0" w:afterAutospacing="0" w:line="240" w:lineRule="auto"/>
        <w:jc w:val="center"/>
        <w:outlineLvl w:val="7"/>
      </w:pPr>
    </w:p>
    <w:sectPr w:rsidR="001A69D5" w:rsidRPr="00CF334C"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2AC6D9" w14:textId="77777777" w:rsidR="009C06A7" w:rsidRDefault="009C06A7" w:rsidP="00AF234B">
      <w:pPr>
        <w:spacing w:before="0" w:after="0" w:line="240" w:lineRule="auto"/>
      </w:pPr>
      <w:r>
        <w:separator/>
      </w:r>
    </w:p>
  </w:endnote>
  <w:endnote w:type="continuationSeparator" w:id="0">
    <w:p w14:paraId="45966AFE" w14:textId="77777777" w:rsidR="009C06A7" w:rsidRDefault="009C06A7"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9C06A7" w:rsidRPr="00797990" w14:paraId="6F0F22B5" w14:textId="77777777" w:rsidTr="00797990">
      <w:tc>
        <w:tcPr>
          <w:tcW w:w="815" w:type="dxa"/>
        </w:tcPr>
        <w:p w14:paraId="01121051" w14:textId="77777777" w:rsidR="009C06A7" w:rsidRPr="00797990" w:rsidRDefault="009C06A7"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33" w:type="dxa"/>
            </w:tcPr>
            <w:p w14:paraId="2D08B24B" w14:textId="77777777" w:rsidR="009C06A7" w:rsidRPr="00797990" w:rsidRDefault="009C06A7" w:rsidP="00797990">
              <w:pPr>
                <w:tabs>
                  <w:tab w:val="center" w:pos="4153"/>
                  <w:tab w:val="right" w:pos="8306"/>
                </w:tabs>
                <w:spacing w:before="0" w:after="0" w:line="240" w:lineRule="auto"/>
                <w:rPr>
                  <w:rFonts w:ascii="David" w:hAnsi="David"/>
                  <w:color w:val="00B0F0"/>
                  <w:rtl/>
                </w:rPr>
              </w:pPr>
              <w:ins w:id="37" w:author="Kook Sec" w:date="2022-05-11T12:43:00Z">
                <w:r>
                  <w:rPr>
                    <w:rFonts w:ascii="David" w:hAnsi="David"/>
                    <w:color w:val="00B0F0"/>
                    <w:rtl/>
                  </w:rPr>
                  <w:t>א.מ ישראל מגורים יזמות בע"מ</w:t>
                </w:r>
              </w:ins>
            </w:p>
          </w:tc>
        </w:sdtContent>
      </w:sdt>
      <w:tc>
        <w:tcPr>
          <w:tcW w:w="2810" w:type="dxa"/>
        </w:tcPr>
        <w:p w14:paraId="41ACA9EF" w14:textId="77777777" w:rsidR="009C06A7" w:rsidRPr="00797990" w:rsidRDefault="009C06A7"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b/>
                  <w:bCs/>
                  <w:szCs w:val="20"/>
                  <w:rtl/>
                </w:rPr>
                <w:t>חוזה מיגון ומיקלוט</w:t>
              </w:r>
            </w:sdtContent>
          </w:sdt>
        </w:p>
      </w:tc>
      <w:tc>
        <w:tcPr>
          <w:tcW w:w="232" w:type="dxa"/>
        </w:tcPr>
        <w:p w14:paraId="18000E21" w14:textId="77777777" w:rsidR="009C06A7" w:rsidRPr="00797990" w:rsidRDefault="009C06A7" w:rsidP="00797990">
          <w:pPr>
            <w:tabs>
              <w:tab w:val="center" w:pos="4153"/>
              <w:tab w:val="right" w:pos="8306"/>
            </w:tabs>
            <w:spacing w:before="0" w:after="0" w:line="240" w:lineRule="auto"/>
            <w:rPr>
              <w:rFonts w:ascii="David" w:hAnsi="David"/>
              <w:sz w:val="16"/>
              <w:szCs w:val="16"/>
              <w:rtl/>
            </w:rPr>
          </w:pPr>
        </w:p>
      </w:tc>
      <w:tc>
        <w:tcPr>
          <w:tcW w:w="1040" w:type="dxa"/>
        </w:tcPr>
        <w:p w14:paraId="552AD11E" w14:textId="77777777" w:rsidR="009C06A7" w:rsidRPr="00797990" w:rsidRDefault="009C06A7"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76" w:type="dxa"/>
            </w:tcPr>
            <w:p w14:paraId="66A55086" w14:textId="77777777" w:rsidR="009C06A7" w:rsidRPr="00797990" w:rsidRDefault="009C06A7" w:rsidP="00797990">
              <w:pPr>
                <w:tabs>
                  <w:tab w:val="center" w:pos="4153"/>
                  <w:tab w:val="right" w:pos="8306"/>
                </w:tabs>
                <w:spacing w:before="0" w:after="0" w:line="240" w:lineRule="auto"/>
                <w:rPr>
                  <w:rFonts w:ascii="David" w:hAnsi="David"/>
                  <w:rtl/>
                </w:rPr>
              </w:pPr>
              <w:r>
                <w:rPr>
                  <w:rFonts w:ascii="David" w:hAnsi="David" w:hint="cs"/>
                  <w:b/>
                  <w:bCs/>
                  <w:szCs w:val="20"/>
                </w:rPr>
                <w:t>CONT-5-583</w:t>
              </w:r>
            </w:p>
          </w:tc>
        </w:sdtContent>
      </w:sdt>
    </w:tr>
    <w:tr w:rsidR="009C06A7" w:rsidRPr="00797990" w14:paraId="2DFE0522" w14:textId="77777777" w:rsidTr="00797990">
      <w:tc>
        <w:tcPr>
          <w:tcW w:w="815" w:type="dxa"/>
        </w:tcPr>
        <w:p w14:paraId="32B36786" w14:textId="77777777" w:rsidR="009C06A7" w:rsidRPr="00797990" w:rsidRDefault="009C06A7"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33" w:type="dxa"/>
            </w:tcPr>
            <w:p w14:paraId="27975D91" w14:textId="77777777" w:rsidR="009C06A7" w:rsidRPr="00797990" w:rsidRDefault="009C06A7" w:rsidP="00797990">
              <w:pPr>
                <w:tabs>
                  <w:tab w:val="center" w:pos="4153"/>
                  <w:tab w:val="right" w:pos="8306"/>
                </w:tabs>
                <w:spacing w:before="0" w:after="0" w:line="240" w:lineRule="auto"/>
                <w:rPr>
                  <w:rFonts w:ascii="David" w:hAnsi="David"/>
                  <w:color w:val="00B0F0"/>
                  <w:rtl/>
                </w:rPr>
              </w:pPr>
              <w:ins w:id="38" w:author="Kook Sec" w:date="2022-05-11T12:49:00Z">
                <w:r>
                  <w:rPr>
                    <w:rFonts w:ascii="David" w:hAnsi="David"/>
                    <w:color w:val="00B0F0"/>
                    <w:rtl/>
                  </w:rPr>
                  <w:t>מרחב מוגן רמי לוי בע"מ</w:t>
                </w:r>
              </w:ins>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C06A7" w:rsidRPr="00797990" w14:paraId="10C9CE3A" w14:textId="77777777" w:rsidTr="009C06A7">
            <w:trPr>
              <w:trHeight w:val="201"/>
            </w:trPr>
            <w:tc>
              <w:tcPr>
                <w:tcW w:w="926" w:type="dxa"/>
              </w:tcPr>
              <w:p w14:paraId="74ED4E00" w14:textId="77777777" w:rsidR="009C06A7" w:rsidRPr="00797990" w:rsidRDefault="009C06A7"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4ED65D65" w14:textId="77777777" w:rsidR="009C06A7" w:rsidRPr="00797990" w:rsidRDefault="009C06A7" w:rsidP="00797990">
                    <w:pPr>
                      <w:tabs>
                        <w:tab w:val="center" w:pos="4153"/>
                        <w:tab w:val="right" w:pos="8306"/>
                      </w:tabs>
                      <w:spacing w:before="0" w:after="0" w:line="240" w:lineRule="auto"/>
                      <w:ind w:left="1" w:hanging="1"/>
                      <w:rPr>
                        <w:rFonts w:ascii="David" w:hAnsi="David"/>
                        <w:color w:val="00B0F0"/>
                        <w:rtl/>
                      </w:rPr>
                    </w:pPr>
                    <w:r w:rsidRPr="00797990">
                      <w:rPr>
                        <w:rFonts w:ascii="David" w:hAnsi="David"/>
                        <w:color w:val="00B0F0"/>
                        <w:rtl/>
                      </w:rPr>
                      <w:t>[גרסת חוזה]</w:t>
                    </w:r>
                  </w:p>
                </w:tc>
              </w:sdtContent>
            </w:sdt>
          </w:tr>
        </w:tbl>
        <w:p w14:paraId="28F93514" w14:textId="77777777" w:rsidR="009C06A7" w:rsidRPr="00797990" w:rsidRDefault="009C06A7" w:rsidP="00797990">
          <w:pPr>
            <w:tabs>
              <w:tab w:val="center" w:pos="4153"/>
              <w:tab w:val="right" w:pos="8306"/>
            </w:tabs>
            <w:spacing w:before="0" w:after="0" w:line="240" w:lineRule="auto"/>
            <w:rPr>
              <w:rFonts w:ascii="David" w:hAnsi="David"/>
              <w:rtl/>
            </w:rPr>
          </w:pPr>
        </w:p>
      </w:tc>
      <w:tc>
        <w:tcPr>
          <w:tcW w:w="232" w:type="dxa"/>
        </w:tcPr>
        <w:p w14:paraId="7B7607F8" w14:textId="77777777" w:rsidR="009C06A7" w:rsidRPr="00797990" w:rsidRDefault="009C06A7" w:rsidP="00797990">
          <w:pPr>
            <w:tabs>
              <w:tab w:val="center" w:pos="4153"/>
              <w:tab w:val="right" w:pos="8306"/>
            </w:tabs>
            <w:spacing w:before="0" w:after="0" w:line="240" w:lineRule="auto"/>
            <w:rPr>
              <w:rFonts w:ascii="David" w:hAnsi="David"/>
              <w:rtl/>
            </w:rPr>
          </w:pPr>
        </w:p>
      </w:tc>
      <w:tc>
        <w:tcPr>
          <w:tcW w:w="1040" w:type="dxa"/>
        </w:tcPr>
        <w:p w14:paraId="7A1CAEC6" w14:textId="77777777" w:rsidR="009C06A7" w:rsidRPr="00797990" w:rsidRDefault="009C06A7"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3969E189" w14:textId="77777777" w:rsidR="009C06A7" w:rsidRPr="00797990" w:rsidRDefault="009C06A7"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797990">
                <w:rPr>
                  <w:rFonts w:ascii="David" w:hAnsi="David"/>
                  <w:color w:val="00B0F0"/>
                  <w:sz w:val="20"/>
                  <w:szCs w:val="20"/>
                  <w:rtl/>
                </w:rPr>
                <w:t>[סטטוס חוזה]</w:t>
              </w:r>
            </w:sdtContent>
          </w:sdt>
        </w:p>
      </w:tc>
    </w:tr>
    <w:tr w:rsidR="009C06A7" w:rsidRPr="00797990" w14:paraId="12AF943E" w14:textId="77777777" w:rsidTr="00797990">
      <w:trPr>
        <w:trHeight w:val="80"/>
      </w:trPr>
      <w:tc>
        <w:tcPr>
          <w:tcW w:w="815" w:type="dxa"/>
        </w:tcPr>
        <w:p w14:paraId="0517C452" w14:textId="77777777" w:rsidR="009C06A7" w:rsidRPr="00797990" w:rsidRDefault="009C06A7" w:rsidP="00797990">
          <w:pPr>
            <w:tabs>
              <w:tab w:val="center" w:pos="4153"/>
              <w:tab w:val="right" w:pos="8306"/>
            </w:tabs>
            <w:spacing w:before="0" w:after="0" w:line="240" w:lineRule="auto"/>
            <w:rPr>
              <w:rFonts w:ascii="David" w:hAnsi="David"/>
              <w:rtl/>
            </w:rPr>
          </w:pPr>
        </w:p>
      </w:tc>
      <w:tc>
        <w:tcPr>
          <w:tcW w:w="1633" w:type="dxa"/>
        </w:tcPr>
        <w:p w14:paraId="7BD31E88" w14:textId="77777777" w:rsidR="009C06A7" w:rsidRPr="00797990" w:rsidRDefault="009C06A7" w:rsidP="00797990">
          <w:pPr>
            <w:tabs>
              <w:tab w:val="center" w:pos="4153"/>
              <w:tab w:val="right" w:pos="8306"/>
            </w:tabs>
            <w:spacing w:before="0" w:after="0" w:line="240" w:lineRule="auto"/>
            <w:rPr>
              <w:rFonts w:ascii="David" w:hAnsi="David"/>
              <w:color w:val="00B0F0"/>
              <w:rtl/>
            </w:rPr>
          </w:pPr>
        </w:p>
      </w:tc>
      <w:tc>
        <w:tcPr>
          <w:tcW w:w="2810" w:type="dxa"/>
        </w:tcPr>
        <w:p w14:paraId="6D472FB4" w14:textId="77777777" w:rsidR="009C06A7" w:rsidRPr="00797990" w:rsidRDefault="009C06A7" w:rsidP="00797990">
          <w:pPr>
            <w:tabs>
              <w:tab w:val="center" w:pos="4153"/>
              <w:tab w:val="right" w:pos="8306"/>
            </w:tabs>
            <w:spacing w:before="0" w:after="0" w:line="240" w:lineRule="auto"/>
            <w:rPr>
              <w:rFonts w:ascii="David" w:hAnsi="David"/>
              <w:rtl/>
            </w:rPr>
          </w:pPr>
        </w:p>
      </w:tc>
      <w:tc>
        <w:tcPr>
          <w:tcW w:w="232" w:type="dxa"/>
        </w:tcPr>
        <w:p w14:paraId="5EFE0699" w14:textId="77777777" w:rsidR="009C06A7" w:rsidRPr="00797990" w:rsidRDefault="009C06A7" w:rsidP="00797990">
          <w:pPr>
            <w:tabs>
              <w:tab w:val="center" w:pos="4153"/>
              <w:tab w:val="right" w:pos="8306"/>
            </w:tabs>
            <w:spacing w:before="0" w:after="0" w:line="240" w:lineRule="auto"/>
            <w:rPr>
              <w:rFonts w:ascii="David" w:hAnsi="David"/>
              <w:rtl/>
            </w:rPr>
          </w:pPr>
        </w:p>
      </w:tc>
      <w:tc>
        <w:tcPr>
          <w:tcW w:w="1040" w:type="dxa"/>
        </w:tcPr>
        <w:p w14:paraId="524FFF50" w14:textId="77777777" w:rsidR="009C06A7" w:rsidRPr="00797990" w:rsidRDefault="009C06A7" w:rsidP="00797990">
          <w:pPr>
            <w:tabs>
              <w:tab w:val="center" w:pos="4153"/>
              <w:tab w:val="right" w:pos="8306"/>
            </w:tabs>
            <w:spacing w:before="0" w:after="0" w:line="240" w:lineRule="auto"/>
            <w:rPr>
              <w:rFonts w:ascii="David" w:hAnsi="David"/>
              <w:rtl/>
            </w:rPr>
          </w:pPr>
        </w:p>
      </w:tc>
      <w:tc>
        <w:tcPr>
          <w:tcW w:w="1776" w:type="dxa"/>
        </w:tcPr>
        <w:p w14:paraId="620270D5" w14:textId="77777777" w:rsidR="009C06A7" w:rsidRPr="00797990" w:rsidRDefault="009C06A7" w:rsidP="00797990">
          <w:pPr>
            <w:tabs>
              <w:tab w:val="center" w:pos="4153"/>
              <w:tab w:val="right" w:pos="8306"/>
            </w:tabs>
            <w:spacing w:before="0" w:after="0" w:line="240" w:lineRule="auto"/>
            <w:rPr>
              <w:rFonts w:ascii="David" w:hAnsi="David"/>
              <w:rtl/>
            </w:rPr>
          </w:pPr>
        </w:p>
      </w:tc>
    </w:tr>
  </w:tbl>
  <w:p w14:paraId="74D6C179" w14:textId="77777777" w:rsidR="009C06A7" w:rsidRDefault="009C06A7"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וקסלר, ברגמן ושות' עורכי-דין</w:t>
    </w:r>
  </w:p>
  <w:p w14:paraId="6DC92C93" w14:textId="77777777" w:rsidR="009C06A7" w:rsidRPr="00797990" w:rsidRDefault="009C06A7"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097737" w14:textId="77777777" w:rsidR="009C06A7" w:rsidRDefault="009C06A7" w:rsidP="00AF234B">
      <w:pPr>
        <w:spacing w:before="0" w:after="0" w:line="240" w:lineRule="auto"/>
      </w:pPr>
      <w:r>
        <w:separator/>
      </w:r>
    </w:p>
  </w:footnote>
  <w:footnote w:type="continuationSeparator" w:id="0">
    <w:p w14:paraId="1D7DBFFE" w14:textId="77777777" w:rsidR="009C06A7" w:rsidRDefault="009C06A7"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Content>
      <w:p w14:paraId="4E0104BA" w14:textId="77777777" w:rsidR="009C06A7" w:rsidRDefault="009C06A7" w:rsidP="00CF334C">
        <w:pPr>
          <w:pStyle w:val="a3"/>
          <w:jc w:val="center"/>
        </w:pPr>
        <w:r>
          <w:fldChar w:fldCharType="begin"/>
        </w:r>
        <w:r>
          <w:instrText xml:space="preserve"> PAGE   \* MERGEFORMAT </w:instrText>
        </w:r>
        <w:r>
          <w:fldChar w:fldCharType="separate"/>
        </w:r>
        <w:r w:rsidR="0084433D">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2"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4"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8"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33"/>
  </w:num>
  <w:num w:numId="3">
    <w:abstractNumId w:val="1"/>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4"/>
  </w:num>
  <w:num w:numId="15">
    <w:abstractNumId w:val="27"/>
  </w:num>
  <w:num w:numId="16">
    <w:abstractNumId w:val="20"/>
  </w:num>
  <w:num w:numId="17">
    <w:abstractNumId w:val="35"/>
  </w:num>
  <w:num w:numId="18">
    <w:abstractNumId w:val="28"/>
  </w:num>
  <w:num w:numId="19">
    <w:abstractNumId w:val="30"/>
  </w:num>
  <w:num w:numId="20">
    <w:abstractNumId w:val="38"/>
  </w:num>
  <w:num w:numId="21">
    <w:abstractNumId w:val="10"/>
  </w:num>
  <w:num w:numId="22">
    <w:abstractNumId w:val="36"/>
  </w:num>
  <w:num w:numId="23">
    <w:abstractNumId w:val="21"/>
  </w:num>
  <w:num w:numId="24">
    <w:abstractNumId w:val="26"/>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2"/>
  </w:num>
  <w:num w:numId="32">
    <w:abstractNumId w:val="37"/>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3"/>
  </w:num>
  <w:num w:numId="42">
    <w:abstractNumId w:val="39"/>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104"/>
    <w:rsid w:val="00027EF2"/>
    <w:rsid w:val="00134C85"/>
    <w:rsid w:val="00135869"/>
    <w:rsid w:val="001A0C3C"/>
    <w:rsid w:val="001A69D5"/>
    <w:rsid w:val="00214ACF"/>
    <w:rsid w:val="00217E81"/>
    <w:rsid w:val="002910A0"/>
    <w:rsid w:val="002C1502"/>
    <w:rsid w:val="004F3038"/>
    <w:rsid w:val="00552E11"/>
    <w:rsid w:val="005E4E19"/>
    <w:rsid w:val="0072103C"/>
    <w:rsid w:val="00797990"/>
    <w:rsid w:val="0084433D"/>
    <w:rsid w:val="00896EF9"/>
    <w:rsid w:val="008C64C6"/>
    <w:rsid w:val="00942177"/>
    <w:rsid w:val="009C06A7"/>
    <w:rsid w:val="00A37B0F"/>
    <w:rsid w:val="00A74535"/>
    <w:rsid w:val="00AA7633"/>
    <w:rsid w:val="00AF234B"/>
    <w:rsid w:val="00B955C3"/>
    <w:rsid w:val="00BA32DF"/>
    <w:rsid w:val="00BE17B4"/>
    <w:rsid w:val="00CD5A24"/>
    <w:rsid w:val="00CF334C"/>
    <w:rsid w:val="00E679C7"/>
    <w:rsid w:val="00EB38F9"/>
    <w:rsid w:val="00EC37B6"/>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6C74C2"/>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17E81"/>
    <w:rPr>
      <w:rFonts w:ascii="Times New Roman" w:eastAsia="Times New Roman" w:hAnsi="Times New Roman" w:cs="David"/>
      <w:sz w:val="20"/>
      <w:szCs w:val="24"/>
      <w:lang w:eastAsia="he-IL"/>
    </w:rPr>
  </w:style>
  <w:style w:type="character" w:customStyle="1" w:styleId="20">
    <w:name w:val="כותרת 2 תו"/>
    <w:basedOn w:val="a0"/>
    <w:link w:val="2"/>
    <w:rsid w:val="00217E81"/>
    <w:rPr>
      <w:rFonts w:ascii="Times New Roman" w:eastAsia="Times New Roman" w:hAnsi="Times New Roman" w:cs="David"/>
      <w:bCs/>
      <w:sz w:val="20"/>
      <w:szCs w:val="24"/>
      <w:lang w:eastAsia="he-IL"/>
    </w:rPr>
  </w:style>
  <w:style w:type="character" w:customStyle="1" w:styleId="30">
    <w:name w:val="כותרת 3 תו"/>
    <w:basedOn w:val="a0"/>
    <w:link w:val="3"/>
    <w:rsid w:val="00217E81"/>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217E81"/>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217E81"/>
    <w:rPr>
      <w:rFonts w:ascii="Times New Roman" w:eastAsia="Times New Roman" w:hAnsi="Times New Roman" w:cs="David"/>
      <w:sz w:val="20"/>
      <w:szCs w:val="24"/>
      <w:lang w:eastAsia="he-IL"/>
    </w:rPr>
  </w:style>
  <w:style w:type="character" w:customStyle="1" w:styleId="60">
    <w:name w:val="כותרת 6 תו"/>
    <w:basedOn w:val="a0"/>
    <w:link w:val="6"/>
    <w:rsid w:val="00217E81"/>
    <w:rPr>
      <w:rFonts w:ascii="Times New Roman" w:eastAsia="Times New Roman" w:hAnsi="Times New Roman" w:cs="David"/>
      <w:sz w:val="20"/>
      <w:szCs w:val="24"/>
      <w:u w:val="single"/>
      <w:lang w:eastAsia="he-IL"/>
    </w:rPr>
  </w:style>
  <w:style w:type="character" w:customStyle="1" w:styleId="70">
    <w:name w:val="כותרת 7 תו"/>
    <w:basedOn w:val="a0"/>
    <w:link w:val="7"/>
    <w:rsid w:val="00217E81"/>
    <w:rPr>
      <w:rFonts w:ascii="Times New Roman" w:eastAsia="Times New Roman" w:hAnsi="Times New Roman" w:cs="David"/>
      <w:sz w:val="20"/>
      <w:szCs w:val="24"/>
      <w:lang w:eastAsia="he-IL"/>
    </w:rPr>
  </w:style>
  <w:style w:type="character" w:customStyle="1" w:styleId="80">
    <w:name w:val="כותרת 8 תו"/>
    <w:basedOn w:val="a0"/>
    <w:link w:val="8"/>
    <w:rsid w:val="00217E81"/>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217E81"/>
    <w:rPr>
      <w:rFonts w:ascii="Times New Roman" w:eastAsia="Times New Roman" w:hAnsi="Times New Roman" w:cs="David"/>
      <w:bCs/>
      <w:sz w:val="20"/>
      <w:szCs w:val="24"/>
      <w:u w:val="single"/>
      <w:lang w:eastAsia="he-IL"/>
    </w:rPr>
  </w:style>
  <w:style w:type="numbering" w:customStyle="1" w:styleId="NoList1">
    <w:name w:val="No List1"/>
    <w:next w:val="a2"/>
    <w:semiHidden/>
    <w:rsid w:val="00217E81"/>
  </w:style>
  <w:style w:type="paragraph" w:styleId="a9">
    <w:name w:val="Body Text"/>
    <w:basedOn w:val="a"/>
    <w:link w:val="aa"/>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17E81"/>
    <w:rPr>
      <w:rFonts w:ascii="Times New Roman" w:eastAsia="Times New Roman" w:hAnsi="Times New Roman" w:cs="David"/>
      <w:sz w:val="20"/>
      <w:szCs w:val="24"/>
      <w:lang w:eastAsia="he-IL"/>
    </w:rPr>
  </w:style>
  <w:style w:type="paragraph" w:styleId="ab">
    <w:name w:val="Title"/>
    <w:basedOn w:val="a"/>
    <w:link w:val="ac"/>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17E81"/>
    <w:rPr>
      <w:rFonts w:ascii="Times New Roman" w:eastAsia="Times New Roman" w:hAnsi="Times New Roman" w:cs="David"/>
      <w:bCs/>
      <w:i/>
      <w:iCs/>
      <w:sz w:val="32"/>
      <w:szCs w:val="32"/>
      <w:u w:val="single"/>
      <w:lang w:eastAsia="he-IL"/>
    </w:rPr>
  </w:style>
  <w:style w:type="character" w:styleId="ad">
    <w:name w:val="page number"/>
    <w:basedOn w:val="a0"/>
    <w:rsid w:val="00217E81"/>
  </w:style>
  <w:style w:type="paragraph" w:styleId="ae">
    <w:name w:val="Block Text"/>
    <w:basedOn w:val="a"/>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31">
    <w:name w:val="Body Text Indent 3"/>
    <w:basedOn w:val="a"/>
    <w:link w:val="32"/>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32">
    <w:name w:val="כניסה בגוף טקסט 3 תו"/>
    <w:basedOn w:val="a0"/>
    <w:link w:val="31"/>
    <w:rsid w:val="00217E81"/>
    <w:rPr>
      <w:rFonts w:ascii="Times New Roman" w:eastAsia="Times New Roman" w:hAnsi="Times New Roman" w:cs="David"/>
      <w:sz w:val="16"/>
      <w:szCs w:val="16"/>
      <w:lang w:eastAsia="he-IL"/>
    </w:rPr>
  </w:style>
  <w:style w:type="paragraph" w:customStyle="1" w:styleId="BodyTextIndent1">
    <w:name w:val="Body Text Indent1"/>
    <w:basedOn w:val="a"/>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217E81"/>
    <w:pPr>
      <w:ind w:left="540" w:hanging="540"/>
    </w:pPr>
    <w:rPr>
      <w:szCs w:val="22"/>
    </w:rPr>
  </w:style>
  <w:style w:type="paragraph" w:customStyle="1" w:styleId="af0">
    <w:name w:val="חתימה קו אחד"/>
    <w:basedOn w:val="11"/>
    <w:rsid w:val="00217E81"/>
    <w:pPr>
      <w:tabs>
        <w:tab w:val="left" w:pos="2880"/>
        <w:tab w:val="left" w:pos="5220"/>
        <w:tab w:val="left" w:pos="7740"/>
      </w:tabs>
      <w:ind w:left="360"/>
    </w:pPr>
    <w:rPr>
      <w:sz w:val="22"/>
      <w:szCs w:val="22"/>
    </w:rPr>
  </w:style>
  <w:style w:type="paragraph" w:customStyle="1" w:styleId="12">
    <w:name w:val="חתימה קו 1 נקודות"/>
    <w:basedOn w:val="1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217E81"/>
    <w:rPr>
      <w:rFonts w:ascii="Tahoma" w:eastAsia="Times New Roman" w:hAnsi="Tahoma" w:cs="Tahoma"/>
      <w:sz w:val="16"/>
      <w:szCs w:val="16"/>
      <w:lang w:eastAsia="he-IL"/>
    </w:rPr>
  </w:style>
  <w:style w:type="paragraph" w:styleId="af3">
    <w:name w:val="List Paragraph"/>
    <w:basedOn w:val="a"/>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f4">
    <w:name w:val="ביטול תו"/>
    <w:link w:val="af5"/>
    <w:locked/>
    <w:rsid w:val="00217E81"/>
    <w:rPr>
      <w:rFonts w:cs="David"/>
      <w:sz w:val="26"/>
      <w:szCs w:val="24"/>
    </w:rPr>
  </w:style>
  <w:style w:type="paragraph" w:customStyle="1" w:styleId="af5">
    <w:name w:val="ביטול"/>
    <w:basedOn w:val="a"/>
    <w:link w:val="af4"/>
    <w:rsid w:val="00217E81"/>
    <w:pPr>
      <w:spacing w:before="240" w:beforeAutospacing="0" w:after="0" w:afterAutospacing="0" w:line="240" w:lineRule="auto"/>
      <w:jc w:val="both"/>
    </w:pPr>
    <w:rPr>
      <w:rFonts w:cs="David"/>
      <w:sz w:val="26"/>
      <w:szCs w:val="24"/>
    </w:rPr>
  </w:style>
  <w:style w:type="paragraph" w:customStyle="1" w:styleId="Heading11">
    <w:name w:val="Heading 11"/>
    <w:basedOn w:val="a"/>
    <w:next w:val="a"/>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21">
    <w:name w:val="Body Text Indent 2"/>
    <w:basedOn w:val="a"/>
    <w:link w:val="22"/>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17E81"/>
    <w:rPr>
      <w:rFonts w:ascii="Times New Roman" w:eastAsia="Times New Roman" w:hAnsi="Times New Roman" w:cs="David"/>
      <w:sz w:val="20"/>
      <w:szCs w:val="24"/>
      <w:lang w:eastAsia="he-IL"/>
    </w:rPr>
  </w:style>
  <w:style w:type="paragraph" w:customStyle="1" w:styleId="af6">
    <w:name w:val="סגנון"/>
    <w:basedOn w:val="a"/>
    <w:next w:val="ae"/>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7">
    <w:name w:val="Document Map"/>
    <w:basedOn w:val="a"/>
    <w:link w:val="af8"/>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8">
    <w:name w:val="מפת מסמך תו"/>
    <w:basedOn w:val="a0"/>
    <w:link w:val="af7"/>
    <w:rsid w:val="00217E81"/>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3">
    <w:name w:val="רשת טבלה1"/>
    <w:basedOn w:val="a1"/>
    <w:next w:val="a8"/>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a1"/>
    <w:next w:val="a8"/>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a3"/>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a3"/>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a3"/>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a3"/>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a3"/>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a3"/>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a3"/>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a3"/>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a3"/>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a3"/>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a3"/>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a3"/>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a3"/>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a3"/>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a3"/>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a3"/>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a3"/>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a3"/>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a3"/>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a3"/>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a3"/>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a3"/>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a3"/>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a3"/>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a3"/>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a3"/>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a3"/>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a3"/>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a3"/>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a3"/>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a3"/>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a3"/>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a3"/>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a3"/>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a3"/>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a3"/>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a3"/>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a3"/>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a3"/>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a3"/>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a3"/>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385105"/>
    <w:rsid w:val="003C510A"/>
    <w:rsid w:val="0050415D"/>
    <w:rsid w:val="006865A5"/>
    <w:rsid w:val="007B5954"/>
    <w:rsid w:val="00CD7224"/>
    <w:rsid w:val="00D87262"/>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8510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1A4EBAEC730E4CCFB2D7E416576B5894">
    <w:name w:val="1A4EBAEC730E4CCFB2D7E416576B5894"/>
    <w:rsid w:val="003C510A"/>
    <w:pPr>
      <w:bidi/>
    </w:pPr>
  </w:style>
  <w:style w:type="paragraph" w:customStyle="1" w:styleId="0027FBD68641446BAB5E02BFD1D63B4C">
    <w:name w:val="0027FBD68641446BAB5E02BFD1D63B4C"/>
    <w:rsid w:val="003C510A"/>
    <w:pPr>
      <w:bidi/>
    </w:pPr>
  </w:style>
  <w:style w:type="paragraph" w:customStyle="1" w:styleId="1B9DCA2DF1084A27AF2687CB889DA023">
    <w:name w:val="1B9DCA2DF1084A27AF2687CB889DA023"/>
    <w:rsid w:val="003C510A"/>
    <w:pPr>
      <w:bidi/>
    </w:pPr>
  </w:style>
  <w:style w:type="paragraph" w:customStyle="1" w:styleId="A9C1FE76C4014731957BD5B0056E7E0D">
    <w:name w:val="A9C1FE76C4014731957BD5B0056E7E0D"/>
    <w:rsid w:val="003C510A"/>
    <w:pPr>
      <w:bidi/>
    </w:pPr>
  </w:style>
  <w:style w:type="paragraph" w:customStyle="1" w:styleId="20FD795331DF4EB984B9C3BC9AA956AC">
    <w:name w:val="20FD795331DF4EB984B9C3BC9AA956AC"/>
    <w:rsid w:val="003C510A"/>
    <w:pPr>
      <w:bidi/>
    </w:pPr>
  </w:style>
  <w:style w:type="paragraph" w:customStyle="1" w:styleId="94FCEC772A3446B3BEA3D863C41F0B14">
    <w:name w:val="94FCEC772A3446B3BEA3D863C41F0B14"/>
    <w:rsid w:val="003C510A"/>
    <w:pPr>
      <w:bidi/>
    </w:pPr>
  </w:style>
  <w:style w:type="paragraph" w:customStyle="1" w:styleId="D4582034F45F4B12BCD95EA67C277B85">
    <w:name w:val="D4582034F45F4B12BCD95EA67C277B85"/>
    <w:rsid w:val="003C510A"/>
    <w:pPr>
      <w:bidi/>
    </w:pPr>
  </w:style>
  <w:style w:type="paragraph" w:customStyle="1" w:styleId="C95ABE1C29B844CA80F2098CC4D17B81">
    <w:name w:val="C95ABE1C29B844CA80F2098CC4D17B81"/>
    <w:rsid w:val="003C510A"/>
    <w:pPr>
      <w:bidi/>
    </w:pPr>
  </w:style>
  <w:style w:type="paragraph" w:customStyle="1" w:styleId="BD9E3425DC0041EB93772215F7E0129E">
    <w:name w:val="BD9E3425DC0041EB93772215F7E0129E"/>
    <w:rsid w:val="003C510A"/>
    <w:pPr>
      <w:bidi/>
    </w:pPr>
  </w:style>
  <w:style w:type="paragraph" w:customStyle="1" w:styleId="EABD0E3810BB42129A74CCCC2CAF06DB">
    <w:name w:val="EABD0E3810BB42129A74CCCC2CAF06DB"/>
    <w:rsid w:val="003C510A"/>
    <w:pPr>
      <w:bidi/>
    </w:pPr>
  </w:style>
  <w:style w:type="paragraph" w:customStyle="1" w:styleId="7291604682F04BAE8861D2AA848E515C">
    <w:name w:val="7291604682F04BAE8861D2AA848E515C"/>
    <w:rsid w:val="003C510A"/>
    <w:pPr>
      <w:bidi/>
    </w:pPr>
  </w:style>
  <w:style w:type="paragraph" w:customStyle="1" w:styleId="AACA3AFC080E4B67BBEECB7554D94E5B">
    <w:name w:val="AACA3AFC080E4B67BBEECB7554D94E5B"/>
    <w:rsid w:val="003C510A"/>
    <w:pPr>
      <w:bidi/>
    </w:pPr>
  </w:style>
  <w:style w:type="paragraph" w:customStyle="1" w:styleId="6099BEC70F9E450B8C6D3D90BAC76780">
    <w:name w:val="6099BEC70F9E450B8C6D3D90BAC76780"/>
    <w:rsid w:val="0050415D"/>
    <w:pPr>
      <w:bidi/>
    </w:pPr>
  </w:style>
  <w:style w:type="paragraph" w:customStyle="1" w:styleId="1BE9FBEDA4CA4EDDA667E4B4530DE584">
    <w:name w:val="1BE9FBEDA4CA4EDDA667E4B4530DE584"/>
    <w:rsid w:val="0050415D"/>
    <w:pPr>
      <w:bidi/>
    </w:p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C767D29D30DF42E59D2B49D53FF8CB56">
    <w:name w:val="C767D29D30DF42E59D2B49D53FF8CB56"/>
    <w:rsid w:val="0050415D"/>
    <w:pPr>
      <w:bidi/>
    </w:pPr>
  </w:style>
  <w:style w:type="paragraph" w:customStyle="1" w:styleId="FAA6809F7A6B4AE69C3CF89062A47873">
    <w:name w:val="FAA6809F7A6B4AE69C3CF89062A47873"/>
    <w:rsid w:val="0050415D"/>
    <w:pPr>
      <w:bidi/>
    </w:pPr>
  </w:style>
  <w:style w:type="paragraph" w:customStyle="1" w:styleId="9EB06C9710CC4EC1A3517D744E5A5C33">
    <w:name w:val="9EB06C9710CC4EC1A3517D744E5A5C33"/>
    <w:rsid w:val="0050415D"/>
    <w:pPr>
      <w:bidi/>
    </w:pPr>
  </w:style>
  <w:style w:type="paragraph" w:customStyle="1" w:styleId="A61B3F83F80F45A38539933BFA281E7E">
    <w:name w:val="A61B3F83F80F45A38539933BFA281E7E"/>
    <w:rsid w:val="0050415D"/>
    <w:pPr>
      <w:bidi/>
    </w:pPr>
  </w:style>
  <w:style w:type="paragraph" w:customStyle="1" w:styleId="CFF5C388459E412CA79D0201AA39CC1D">
    <w:name w:val="CFF5C388459E412CA79D0201AA39CC1D"/>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5417DF87CAEA463498184DB0B8265C0E">
    <w:name w:val="5417DF87CAEA463498184DB0B8265C0E"/>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40F8BD632BE474BBD35B3DF1C03BEC2">
    <w:name w:val="140F8BD632BE474BBD35B3DF1C03BEC2"/>
    <w:rsid w:val="0050415D"/>
    <w:pPr>
      <w:bidi/>
    </w:pPr>
  </w:style>
  <w:style w:type="paragraph" w:customStyle="1" w:styleId="1A04D5113DED46D2B7BF839BB6CB848B">
    <w:name w:val="1A04D5113DED46D2B7BF839BB6CB848B"/>
    <w:rsid w:val="00EA4D8E"/>
    <w:pPr>
      <w:bidi/>
    </w:pPr>
  </w:style>
  <w:style w:type="paragraph" w:customStyle="1" w:styleId="F6F07525F25E411A8A7CE234D304FEA5">
    <w:name w:val="F6F07525F25E411A8A7CE234D304FEA5"/>
    <w:rsid w:val="00EA4D8E"/>
    <w:pPr>
      <w:bidi/>
    </w:pPr>
  </w:style>
  <w:style w:type="paragraph" w:customStyle="1" w:styleId="55009917B4AB4E07ADF985C5E05DEBF2">
    <w:name w:val="55009917B4AB4E07ADF985C5E05DEBF2"/>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14C24CD2CCE54FCBB10C19C75B86EA36">
    <w:name w:val="14C24CD2CCE54FCBB10C19C75B86EA36"/>
    <w:rsid w:val="00D87262"/>
    <w:pPr>
      <w:bidi/>
    </w:pPr>
  </w:style>
  <w:style w:type="paragraph" w:customStyle="1" w:styleId="BEB24B855B794B6AB29B20E395DC5308">
    <w:name w:val="BEB24B855B794B6AB29B20E395DC5308"/>
    <w:rsid w:val="00D87262"/>
    <w:pPr>
      <w:bidi/>
    </w:pPr>
  </w:style>
  <w:style w:type="paragraph" w:customStyle="1" w:styleId="2D25C3BD3C3345A392ADFF068134EEA8">
    <w:name w:val="2D25C3BD3C3345A392ADFF068134EEA8"/>
    <w:rsid w:val="00D87262"/>
    <w:pPr>
      <w:bidi/>
    </w:pPr>
  </w:style>
  <w:style w:type="paragraph" w:customStyle="1" w:styleId="8D1954D371ED4AB583BDA683241A0978">
    <w:name w:val="8D1954D371ED4AB583BDA683241A0978"/>
    <w:rsid w:val="00D87262"/>
    <w:pPr>
      <w:bidi/>
    </w:pPr>
  </w:style>
  <w:style w:type="paragraph" w:customStyle="1" w:styleId="367A5A82AECE4273BFF0F08B7FFADB34">
    <w:name w:val="367A5A82AECE4273BFF0F08B7FFADB34"/>
    <w:rsid w:val="00D87262"/>
    <w:pPr>
      <w:bidi/>
    </w:pPr>
  </w:style>
  <w:style w:type="paragraph" w:customStyle="1" w:styleId="81F6AD41F12443B780157CE9E61CD403">
    <w:name w:val="81F6AD41F12443B780157CE9E61CD403"/>
    <w:rsid w:val="00D87262"/>
    <w:pPr>
      <w:bidi/>
    </w:pPr>
  </w:style>
  <w:style w:type="paragraph" w:customStyle="1" w:styleId="1D3A7137517449F8B83DC318AB063F50">
    <w:name w:val="1D3A7137517449F8B83DC318AB063F50"/>
    <w:rsid w:val="00385105"/>
    <w:pPr>
      <w:bidi/>
    </w:pPr>
  </w:style>
  <w:style w:type="paragraph" w:customStyle="1" w:styleId="1E3213C6DFE94E7EA788EF53F6B4364B">
    <w:name w:val="1E3213C6DFE94E7EA788EF53F6B4364B"/>
    <w:rsid w:val="00385105"/>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6D734-C7C1-47F9-8BEC-2E5B26BD9DC1}"/>
</file>

<file path=customXml/itemProps2.xml><?xml version="1.0" encoding="utf-8"?>
<ds:datastoreItem xmlns:ds="http://schemas.openxmlformats.org/officeDocument/2006/customXml" ds:itemID="{5B41A3AE-8807-41D4-8412-544C8533F737}"/>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1EAEF5F1-0801-42F6-86A3-2BD418872CAD}"/>
</file>

<file path=docProps/app.xml><?xml version="1.0" encoding="utf-8"?>
<Properties xmlns="http://schemas.openxmlformats.org/officeDocument/2006/extended-properties" xmlns:vt="http://schemas.openxmlformats.org/officeDocument/2006/docPropsVTypes">
  <Template>Normal</Template>
  <TotalTime>12</TotalTime>
  <Pages>37</Pages>
  <Words>10292</Words>
  <Characters>51465</Characters>
  <Application>Microsoft Office Word</Application>
  <DocSecurity>0</DocSecurity>
  <Lines>428</Lines>
  <Paragraphs>123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2022-05-11T09:41:00Z</dcterms:created>
  <dcterms:modified xsi:type="dcterms:W3CDTF">2022-05-11T09:53:00Z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50727b0a-a5be-4a5a-89e1-1b190ae18054</vt:lpwstr>
  </property>
</Properties>
</file>