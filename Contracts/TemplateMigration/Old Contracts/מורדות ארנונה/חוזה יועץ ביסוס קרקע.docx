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A03BC7"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E22063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55BD1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448D1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E4EAB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1F0C6B8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3A85209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71854">
        <w:rPr>
          <w:rFonts w:ascii="Times New Roman" w:eastAsia="Times New Roman" w:hAnsi="Times New Roman" w:cs="David"/>
          <w:bCs/>
          <w:i/>
          <w:iCs/>
          <w:noProof/>
          <w:sz w:val="24"/>
          <w:szCs w:val="24"/>
        </w:rPr>
        <w:drawing>
          <wp:inline distT="0" distB="0" distL="0" distR="0" wp14:anchorId="03E74F8B" wp14:editId="5BE33B7F">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03FE37A"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E066FA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F61336"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4BEBA3" w14:textId="77777777" w:rsidR="00F21BBE" w:rsidRDefault="00F21BBE"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9BB11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71854">
        <w:rPr>
          <w:rFonts w:ascii="Times New Roman" w:eastAsia="Times New Roman" w:hAnsi="Times New Roman" w:cs="David" w:hint="cs"/>
          <w:bCs/>
          <w:sz w:val="32"/>
          <w:szCs w:val="32"/>
          <w:u w:val="single"/>
          <w:rtl/>
          <w:lang w:eastAsia="he-IL"/>
        </w:rPr>
        <w:t>חוזה יועץ ביסוס קרקע</w:t>
      </w:r>
    </w:p>
    <w:p w14:paraId="34E4C5B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8311C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4E77A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522D5E" w14:textId="77777777" w:rsidR="00FF6AAC" w:rsidRPr="00034D68" w:rsidRDefault="00FF6AAC" w:rsidP="00FF6AAC">
      <w:pPr>
        <w:widowControl w:val="0"/>
        <w:spacing w:before="0" w:beforeAutospacing="0" w:after="0" w:afterAutospacing="0" w:line="240" w:lineRule="auto"/>
        <w:ind w:left="1440" w:firstLine="720"/>
        <w:rPr>
          <w:ins w:id="0" w:author="Kook Sec" w:date="2021-05-09T14:00:00Z"/>
          <w:rFonts w:ascii="Times New Roman" w:eastAsia="Times New Roman" w:hAnsi="Times New Roman" w:cs="David"/>
          <w:bCs/>
          <w:sz w:val="32"/>
          <w:szCs w:val="32"/>
          <w:u w:val="single"/>
          <w:rtl/>
          <w:lang w:eastAsia="he-IL"/>
        </w:rPr>
      </w:pPr>
      <w:ins w:id="1" w:author="Kook Sec" w:date="2021-05-09T14:00:00Z">
        <w:r w:rsidRPr="00034D68">
          <w:rPr>
            <w:rFonts w:ascii="Times New Roman" w:eastAsia="Times New Roman" w:hAnsi="Times New Roman" w:cs="David"/>
            <w:bCs/>
            <w:sz w:val="32"/>
            <w:szCs w:val="32"/>
            <w:u w:val="single"/>
            <w:rtl/>
            <w:lang w:eastAsia="he-IL"/>
          </w:rPr>
          <w:t>א.מ. ישראל מגורים פיתוח בע"מ</w:t>
        </w:r>
      </w:ins>
    </w:p>
    <w:p w14:paraId="0EA36337" w14:textId="77777777" w:rsidR="00FF6AAC" w:rsidRPr="00034D68" w:rsidRDefault="00FF6AAC" w:rsidP="00FF6AAC">
      <w:pPr>
        <w:widowControl w:val="0"/>
        <w:spacing w:before="0" w:beforeAutospacing="0" w:after="0" w:afterAutospacing="0" w:line="240" w:lineRule="auto"/>
        <w:rPr>
          <w:ins w:id="2" w:author="Kook Sec" w:date="2021-05-09T14:00:00Z"/>
          <w:rFonts w:ascii="Times New Roman" w:eastAsia="Times New Roman" w:hAnsi="Times New Roman" w:cs="David"/>
          <w:bCs/>
          <w:sz w:val="32"/>
          <w:szCs w:val="32"/>
          <w:u w:val="single"/>
          <w:rtl/>
          <w:lang w:eastAsia="he-IL"/>
        </w:rPr>
      </w:pPr>
    </w:p>
    <w:p w14:paraId="2D21F665" w14:textId="77777777" w:rsidR="00071854" w:rsidRPr="00071854" w:rsidDel="00FF6AAC" w:rsidRDefault="00FF6AAC" w:rsidP="00FF6AAC">
      <w:pPr>
        <w:widowControl w:val="0"/>
        <w:spacing w:before="0" w:beforeAutospacing="0" w:after="0" w:afterAutospacing="0" w:line="240" w:lineRule="auto"/>
        <w:jc w:val="center"/>
        <w:rPr>
          <w:del w:id="3" w:author="Kook Sec" w:date="2021-05-09T14:00:00Z"/>
          <w:rFonts w:ascii="Times New Roman" w:eastAsia="Times New Roman" w:hAnsi="Times New Roman" w:cs="David"/>
          <w:bCs/>
          <w:sz w:val="24"/>
          <w:szCs w:val="24"/>
          <w:u w:val="single"/>
          <w:rtl/>
          <w:lang w:eastAsia="he-IL"/>
        </w:rPr>
      </w:pPr>
      <w:ins w:id="4" w:author="Kook Sec" w:date="2021-05-09T14:00:00Z">
        <w:r w:rsidRPr="00034D68">
          <w:rPr>
            <w:rFonts w:ascii="Times New Roman" w:eastAsia="Times New Roman" w:hAnsi="Times New Roman" w:cs="David"/>
            <w:bCs/>
            <w:sz w:val="32"/>
            <w:szCs w:val="32"/>
            <w:u w:val="single"/>
            <w:rtl/>
            <w:lang w:eastAsia="he-IL"/>
          </w:rPr>
          <w:t>מורדות ארנונה</w:t>
        </w:r>
        <w:r w:rsidRPr="00034D68" w:rsidDel="004B4EDB">
          <w:rPr>
            <w:rFonts w:ascii="Times New Roman" w:eastAsia="Times New Roman" w:hAnsi="Times New Roman" w:cs="David"/>
            <w:bCs/>
            <w:sz w:val="32"/>
            <w:szCs w:val="32"/>
            <w:u w:val="single"/>
            <w:rtl/>
            <w:lang w:eastAsia="he-IL"/>
          </w:rPr>
          <w:t xml:space="preserve"> </w:t>
        </w:r>
      </w:ins>
      <w:customXmlDelRangeStart w:id="5" w:author="Kook Sec" w:date="2021-05-09T14:00:00Z"/>
      <w:sdt>
        <w:sdtPr>
          <w:rPr>
            <w:rFonts w:ascii="Times New Roman" w:eastAsia="Times New Roman" w:hAnsi="Times New Roman" w:cs="David"/>
            <w:bCs/>
            <w:sz w:val="24"/>
            <w:szCs w:val="24"/>
            <w:u w:val="single"/>
            <w:rtl/>
            <w:lang w:eastAsia="he-IL"/>
          </w:rPr>
          <w:alias w:val="שם הפרויקט"/>
          <w:tag w:val="cntProjectName"/>
          <w:id w:val="-831059493"/>
          <w:placeholder>
            <w:docPart w:val="557EF49ACB094406A71E583851CF79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5"/>
          <w:customXmlDelRangeStart w:id="6" w:author="Kook Sec" w:date="2021-05-09T14:00:00Z"/>
        </w:sdtContent>
      </w:sdt>
      <w:customXmlDelRangeEnd w:id="6"/>
    </w:p>
    <w:p w14:paraId="0AF64A20" w14:textId="77777777" w:rsidR="00071854" w:rsidRPr="00071854" w:rsidDel="00FF6AAC" w:rsidRDefault="00071854" w:rsidP="00071854">
      <w:pPr>
        <w:widowControl w:val="0"/>
        <w:spacing w:before="0" w:beforeAutospacing="0" w:after="0" w:afterAutospacing="0" w:line="240" w:lineRule="auto"/>
        <w:jc w:val="center"/>
        <w:rPr>
          <w:del w:id="7" w:author="Kook Sec" w:date="2021-05-09T14:00:00Z"/>
          <w:rFonts w:ascii="Times New Roman" w:eastAsia="Times New Roman" w:hAnsi="Times New Roman" w:cs="David"/>
          <w:bCs/>
          <w:sz w:val="24"/>
          <w:szCs w:val="24"/>
          <w:u w:val="single"/>
          <w:rtl/>
          <w:lang w:eastAsia="he-IL"/>
        </w:rPr>
      </w:pPr>
    </w:p>
    <w:p w14:paraId="25866167" w14:textId="77777777" w:rsidR="00071854" w:rsidRPr="00071854" w:rsidDel="00FF6AAC" w:rsidRDefault="00071854" w:rsidP="00071854">
      <w:pPr>
        <w:widowControl w:val="0"/>
        <w:spacing w:before="0" w:beforeAutospacing="0" w:after="0" w:afterAutospacing="0" w:line="240" w:lineRule="auto"/>
        <w:jc w:val="center"/>
        <w:rPr>
          <w:del w:id="8" w:author="Kook Sec" w:date="2021-05-09T14:00:00Z"/>
          <w:rFonts w:ascii="Times New Roman" w:eastAsia="Times New Roman" w:hAnsi="Times New Roman" w:cs="David"/>
          <w:bCs/>
          <w:sz w:val="24"/>
          <w:szCs w:val="24"/>
          <w:u w:val="single"/>
          <w:rtl/>
          <w:lang w:eastAsia="he-IL"/>
        </w:rPr>
      </w:pPr>
    </w:p>
    <w:p w14:paraId="2F53739A" w14:textId="77777777" w:rsidR="00071854" w:rsidRPr="00071854" w:rsidDel="00FF6AAC" w:rsidRDefault="00071854" w:rsidP="00071854">
      <w:pPr>
        <w:widowControl w:val="0"/>
        <w:spacing w:before="0" w:beforeAutospacing="0" w:after="0" w:afterAutospacing="0" w:line="240" w:lineRule="auto"/>
        <w:jc w:val="center"/>
        <w:rPr>
          <w:del w:id="9" w:author="Kook Sec" w:date="2021-05-09T14:00:00Z"/>
          <w:rFonts w:ascii="Times New Roman" w:eastAsia="Times New Roman" w:hAnsi="Times New Roman" w:cs="David"/>
          <w:bCs/>
          <w:sz w:val="24"/>
          <w:szCs w:val="24"/>
          <w:u w:val="single"/>
          <w:rtl/>
          <w:lang w:eastAsia="he-IL"/>
        </w:rPr>
      </w:pPr>
    </w:p>
    <w:customXmlDelRangeStart w:id="10" w:author="Kook Sec" w:date="2021-05-09T14:00:00Z"/>
    <w:sdt>
      <w:sdtPr>
        <w:rPr>
          <w:rFonts w:ascii="Times New Roman" w:eastAsia="Times New Roman" w:hAnsi="Times New Roman" w:cs="David" w:hint="cs"/>
          <w:bCs/>
          <w:color w:val="00B0F0"/>
          <w:sz w:val="24"/>
          <w:szCs w:val="24"/>
          <w:rtl/>
          <w:lang w:eastAsia="he-IL"/>
        </w:rPr>
        <w:alias w:val="שם אתר"/>
        <w:tag w:val="cntSite"/>
        <w:id w:val="1298489545"/>
        <w:placeholder>
          <w:docPart w:val="886D526F683A4B64978ED35AB6B89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default"/>
        </w:rPr>
      </w:sdtEndPr>
      <w:sdtContent>
        <w:customXmlDelRangeEnd w:id="10"/>
        <w:p w14:paraId="2F86A3DA" w14:textId="77777777" w:rsidR="00F21BBE" w:rsidRPr="00071854" w:rsidDel="00FF6AAC" w:rsidRDefault="00FF6AAC" w:rsidP="00F21BBE">
          <w:pPr>
            <w:widowControl w:val="0"/>
            <w:spacing w:before="0" w:beforeAutospacing="0" w:after="0" w:afterAutospacing="0" w:line="240" w:lineRule="auto"/>
            <w:jc w:val="center"/>
            <w:rPr>
              <w:del w:id="11" w:author="Kook Sec" w:date="2021-05-09T14:00:00Z"/>
              <w:rFonts w:ascii="Times New Roman" w:eastAsia="Times New Roman" w:hAnsi="Times New Roman" w:cs="David"/>
              <w:bCs/>
              <w:sz w:val="24"/>
              <w:szCs w:val="24"/>
              <w:u w:val="single"/>
              <w:rtl/>
              <w:lang w:eastAsia="he-IL"/>
            </w:rPr>
          </w:pPr>
        </w:p>
        <w:customXmlDelRangeStart w:id="12" w:author="Kook Sec" w:date="2021-05-09T14:00:00Z"/>
      </w:sdtContent>
    </w:sdt>
    <w:customXmlDelRangeEnd w:id="12"/>
    <w:p w14:paraId="5B48B1EB" w14:textId="77777777" w:rsidR="00071854" w:rsidRPr="00071854" w:rsidDel="00FF6AAC" w:rsidRDefault="00071854" w:rsidP="00071854">
      <w:pPr>
        <w:widowControl w:val="0"/>
        <w:spacing w:before="0" w:beforeAutospacing="0" w:after="0" w:afterAutospacing="0" w:line="240" w:lineRule="auto"/>
        <w:jc w:val="center"/>
        <w:rPr>
          <w:del w:id="13" w:author="Kook Sec" w:date="2021-05-09T14:00:00Z"/>
          <w:rFonts w:ascii="Times New Roman" w:eastAsia="Times New Roman" w:hAnsi="Times New Roman" w:cs="David"/>
          <w:bCs/>
          <w:sz w:val="24"/>
          <w:szCs w:val="24"/>
          <w:u w:val="single"/>
          <w:rtl/>
          <w:lang w:eastAsia="he-IL"/>
        </w:rPr>
      </w:pPr>
    </w:p>
    <w:p w14:paraId="0EDE686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57FDB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ACA46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2BDE3B" w14:textId="77777777" w:rsidR="00071854" w:rsidRPr="00071854" w:rsidDel="00FF6AAC" w:rsidRDefault="00071854" w:rsidP="00071854">
      <w:pPr>
        <w:widowControl w:val="0"/>
        <w:spacing w:before="0" w:beforeAutospacing="0" w:after="0" w:afterAutospacing="0" w:line="240" w:lineRule="auto"/>
        <w:jc w:val="center"/>
        <w:rPr>
          <w:del w:id="14" w:author="Kook Sec" w:date="2021-05-09T14:00:00Z"/>
          <w:rFonts w:ascii="Times New Roman" w:eastAsia="Times New Roman" w:hAnsi="Times New Roman" w:cs="David"/>
          <w:bCs/>
          <w:sz w:val="24"/>
          <w:szCs w:val="24"/>
          <w:u w:val="single"/>
          <w:rtl/>
          <w:lang w:eastAsia="he-IL"/>
        </w:rPr>
      </w:pPr>
    </w:p>
    <w:p w14:paraId="32F95CF8" w14:textId="77777777" w:rsidR="00071854" w:rsidRPr="00071854" w:rsidDel="00FF6AAC" w:rsidRDefault="00071854" w:rsidP="00071854">
      <w:pPr>
        <w:widowControl w:val="0"/>
        <w:spacing w:before="0" w:beforeAutospacing="0" w:after="0" w:afterAutospacing="0" w:line="240" w:lineRule="auto"/>
        <w:jc w:val="center"/>
        <w:rPr>
          <w:del w:id="15" w:author="Kook Sec" w:date="2021-05-09T14:00:00Z"/>
          <w:rFonts w:ascii="Times New Roman" w:eastAsia="Times New Roman" w:hAnsi="Times New Roman" w:cs="David"/>
          <w:bCs/>
          <w:sz w:val="24"/>
          <w:szCs w:val="24"/>
          <w:u w:val="single"/>
          <w:rtl/>
          <w:lang w:eastAsia="he-IL"/>
        </w:rPr>
      </w:pPr>
    </w:p>
    <w:p w14:paraId="23706046" w14:textId="77777777" w:rsidR="00071854" w:rsidRPr="00071854" w:rsidDel="00FF6AAC" w:rsidRDefault="00071854" w:rsidP="00071854">
      <w:pPr>
        <w:widowControl w:val="0"/>
        <w:spacing w:before="0" w:beforeAutospacing="0" w:after="0" w:afterAutospacing="0" w:line="240" w:lineRule="auto"/>
        <w:jc w:val="center"/>
        <w:rPr>
          <w:del w:id="16" w:author="Kook Sec" w:date="2021-05-09T14:00:00Z"/>
          <w:rFonts w:ascii="Times New Roman" w:eastAsia="Times New Roman" w:hAnsi="Times New Roman" w:cs="David"/>
          <w:bCs/>
          <w:sz w:val="24"/>
          <w:szCs w:val="24"/>
          <w:u w:val="single"/>
          <w:rtl/>
          <w:lang w:eastAsia="he-IL"/>
        </w:rPr>
      </w:pPr>
    </w:p>
    <w:p w14:paraId="292A3087" w14:textId="77777777" w:rsidR="00071854" w:rsidRPr="00071854" w:rsidDel="00FF6AAC" w:rsidRDefault="00071854" w:rsidP="00071854">
      <w:pPr>
        <w:widowControl w:val="0"/>
        <w:spacing w:before="0" w:beforeAutospacing="0" w:after="0" w:afterAutospacing="0" w:line="240" w:lineRule="auto"/>
        <w:jc w:val="center"/>
        <w:rPr>
          <w:del w:id="17" w:author="Kook Sec" w:date="2021-05-09T14:00:00Z"/>
          <w:rFonts w:ascii="Times New Roman" w:eastAsia="Times New Roman" w:hAnsi="Times New Roman" w:cs="David"/>
          <w:bCs/>
          <w:sz w:val="24"/>
          <w:szCs w:val="24"/>
          <w:u w:val="single"/>
          <w:rtl/>
          <w:lang w:eastAsia="he-IL"/>
        </w:rPr>
      </w:pPr>
    </w:p>
    <w:p w14:paraId="52946F60" w14:textId="77777777" w:rsidR="00071854" w:rsidRPr="00071854" w:rsidDel="00FF6AAC" w:rsidRDefault="00071854" w:rsidP="00071854">
      <w:pPr>
        <w:widowControl w:val="0"/>
        <w:spacing w:before="0" w:beforeAutospacing="0" w:after="0" w:afterAutospacing="0" w:line="240" w:lineRule="auto"/>
        <w:jc w:val="center"/>
        <w:rPr>
          <w:del w:id="18" w:author="Kook Sec" w:date="2021-05-09T14:00:00Z"/>
          <w:rFonts w:ascii="Times New Roman" w:eastAsia="Times New Roman" w:hAnsi="Times New Roman" w:cs="David"/>
          <w:bCs/>
          <w:sz w:val="24"/>
          <w:szCs w:val="24"/>
          <w:u w:val="single"/>
          <w:rtl/>
          <w:lang w:eastAsia="he-IL"/>
        </w:rPr>
      </w:pPr>
    </w:p>
    <w:p w14:paraId="2381A8E4" w14:textId="77777777" w:rsidR="00071854" w:rsidRPr="00071854" w:rsidDel="00FF6AAC" w:rsidRDefault="00071854" w:rsidP="00071854">
      <w:pPr>
        <w:widowControl w:val="0"/>
        <w:spacing w:before="0" w:beforeAutospacing="0" w:after="0" w:afterAutospacing="0" w:line="240" w:lineRule="auto"/>
        <w:jc w:val="center"/>
        <w:rPr>
          <w:del w:id="19" w:author="Kook Sec" w:date="2021-05-09T14:00:00Z"/>
          <w:rFonts w:ascii="Times New Roman" w:eastAsia="Times New Roman" w:hAnsi="Times New Roman" w:cs="David"/>
          <w:bCs/>
          <w:sz w:val="24"/>
          <w:szCs w:val="24"/>
          <w:u w:val="single"/>
          <w:rtl/>
          <w:lang w:eastAsia="he-IL"/>
        </w:rPr>
      </w:pPr>
    </w:p>
    <w:p w14:paraId="403905B3" w14:textId="77777777" w:rsidR="00071854" w:rsidRPr="00071854" w:rsidDel="00FF6AAC" w:rsidRDefault="00071854" w:rsidP="00071854">
      <w:pPr>
        <w:widowControl w:val="0"/>
        <w:spacing w:before="0" w:beforeAutospacing="0" w:after="0" w:afterAutospacing="0" w:line="240" w:lineRule="auto"/>
        <w:jc w:val="center"/>
        <w:rPr>
          <w:del w:id="20" w:author="Kook Sec" w:date="2021-05-09T14:00:00Z"/>
          <w:rFonts w:ascii="Times New Roman" w:eastAsia="Times New Roman" w:hAnsi="Times New Roman" w:cs="David"/>
          <w:bCs/>
          <w:sz w:val="24"/>
          <w:szCs w:val="24"/>
          <w:u w:val="single"/>
          <w:rtl/>
          <w:lang w:eastAsia="he-IL"/>
        </w:rPr>
      </w:pPr>
    </w:p>
    <w:p w14:paraId="669C79D1" w14:textId="77777777" w:rsidR="00071854" w:rsidRPr="00071854" w:rsidDel="00FF6AAC" w:rsidRDefault="00071854" w:rsidP="00071854">
      <w:pPr>
        <w:widowControl w:val="0"/>
        <w:spacing w:before="0" w:beforeAutospacing="0" w:after="0" w:afterAutospacing="0" w:line="240" w:lineRule="auto"/>
        <w:jc w:val="center"/>
        <w:rPr>
          <w:del w:id="21" w:author="Kook Sec" w:date="2021-05-09T14:00:00Z"/>
          <w:rFonts w:ascii="Times New Roman" w:eastAsia="Times New Roman" w:hAnsi="Times New Roman" w:cs="David"/>
          <w:bCs/>
          <w:sz w:val="24"/>
          <w:szCs w:val="24"/>
          <w:u w:val="single"/>
          <w:rtl/>
          <w:lang w:eastAsia="he-IL"/>
        </w:rPr>
      </w:pPr>
    </w:p>
    <w:p w14:paraId="1BFA464E" w14:textId="77777777" w:rsidR="00071854" w:rsidRPr="00071854" w:rsidDel="00FF6AAC" w:rsidRDefault="00071854" w:rsidP="00071854">
      <w:pPr>
        <w:widowControl w:val="0"/>
        <w:spacing w:before="0" w:beforeAutospacing="0" w:after="0" w:afterAutospacing="0" w:line="240" w:lineRule="auto"/>
        <w:jc w:val="center"/>
        <w:rPr>
          <w:del w:id="22" w:author="Kook Sec" w:date="2021-05-09T14:00:00Z"/>
          <w:rFonts w:ascii="Times New Roman" w:eastAsia="Times New Roman" w:hAnsi="Times New Roman" w:cs="David"/>
          <w:bCs/>
          <w:sz w:val="24"/>
          <w:szCs w:val="24"/>
          <w:u w:val="single"/>
          <w:rtl/>
          <w:lang w:eastAsia="he-IL"/>
        </w:rPr>
      </w:pPr>
    </w:p>
    <w:p w14:paraId="6B67F015" w14:textId="77777777" w:rsidR="00071854" w:rsidRPr="00071854" w:rsidDel="00FF6AAC" w:rsidRDefault="00071854" w:rsidP="00071854">
      <w:pPr>
        <w:widowControl w:val="0"/>
        <w:spacing w:before="0" w:beforeAutospacing="0" w:after="0" w:afterAutospacing="0" w:line="240" w:lineRule="auto"/>
        <w:jc w:val="center"/>
        <w:rPr>
          <w:del w:id="23" w:author="Kook Sec" w:date="2021-05-09T14:00:00Z"/>
          <w:rFonts w:ascii="Times New Roman" w:eastAsia="Times New Roman" w:hAnsi="Times New Roman" w:cs="David"/>
          <w:bCs/>
          <w:sz w:val="24"/>
          <w:szCs w:val="24"/>
          <w:u w:val="single"/>
          <w:rtl/>
          <w:lang w:eastAsia="he-IL"/>
        </w:rPr>
      </w:pPr>
    </w:p>
    <w:p w14:paraId="0D7235FD" w14:textId="77777777" w:rsidR="00071854" w:rsidRPr="00071854" w:rsidDel="00FF6AAC" w:rsidRDefault="00071854" w:rsidP="00071854">
      <w:pPr>
        <w:widowControl w:val="0"/>
        <w:spacing w:before="0" w:beforeAutospacing="0" w:after="0" w:afterAutospacing="0" w:line="240" w:lineRule="auto"/>
        <w:jc w:val="center"/>
        <w:rPr>
          <w:del w:id="24" w:author="Kook Sec" w:date="2021-05-09T14:00:00Z"/>
          <w:rFonts w:ascii="Times New Roman" w:eastAsia="Times New Roman" w:hAnsi="Times New Roman" w:cs="David"/>
          <w:bCs/>
          <w:sz w:val="24"/>
          <w:szCs w:val="24"/>
          <w:u w:val="single"/>
          <w:rtl/>
          <w:lang w:eastAsia="he-IL"/>
        </w:rPr>
      </w:pPr>
    </w:p>
    <w:p w14:paraId="718DF52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03265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E1FE8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EDE8F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102659"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9C088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FF5DE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C18E3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79385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72EDB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177C5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0A3282"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40667D"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A8AB45"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BF321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F13C6C"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A7F18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EA5A6E"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9C0E66" w14:textId="77777777" w:rsidR="00071854" w:rsidRDefault="00071854" w:rsidP="00071854">
      <w:pPr>
        <w:widowControl w:val="0"/>
        <w:spacing w:before="0" w:beforeAutospacing="0" w:after="0" w:afterAutospacing="0" w:line="240" w:lineRule="auto"/>
        <w:jc w:val="center"/>
        <w:rPr>
          <w:ins w:id="25" w:author="Kook Sec" w:date="2021-05-09T14:00:00Z"/>
          <w:rFonts w:ascii="Times New Roman" w:eastAsia="Times New Roman" w:hAnsi="Times New Roman" w:cs="David"/>
          <w:bCs/>
          <w:sz w:val="24"/>
          <w:szCs w:val="24"/>
          <w:u w:val="single"/>
          <w:lang w:eastAsia="he-IL"/>
        </w:rPr>
      </w:pPr>
    </w:p>
    <w:p w14:paraId="5AE109C3" w14:textId="77777777" w:rsidR="00FF6AAC" w:rsidRDefault="00FF6AAC" w:rsidP="00071854">
      <w:pPr>
        <w:widowControl w:val="0"/>
        <w:spacing w:before="0" w:beforeAutospacing="0" w:after="0" w:afterAutospacing="0" w:line="240" w:lineRule="auto"/>
        <w:jc w:val="center"/>
        <w:rPr>
          <w:ins w:id="26" w:author="Kook Sec" w:date="2021-05-09T14:00:00Z"/>
          <w:rFonts w:ascii="Times New Roman" w:eastAsia="Times New Roman" w:hAnsi="Times New Roman" w:cs="David"/>
          <w:bCs/>
          <w:sz w:val="24"/>
          <w:szCs w:val="24"/>
          <w:u w:val="single"/>
          <w:lang w:eastAsia="he-IL"/>
        </w:rPr>
      </w:pPr>
    </w:p>
    <w:p w14:paraId="06406C37" w14:textId="77777777" w:rsidR="00FF6AAC" w:rsidRDefault="00FF6AAC" w:rsidP="00071854">
      <w:pPr>
        <w:widowControl w:val="0"/>
        <w:spacing w:before="0" w:beforeAutospacing="0" w:after="0" w:afterAutospacing="0" w:line="240" w:lineRule="auto"/>
        <w:jc w:val="center"/>
        <w:rPr>
          <w:ins w:id="27" w:author="Kook Sec" w:date="2021-05-09T14:00:00Z"/>
          <w:rFonts w:ascii="Times New Roman" w:eastAsia="Times New Roman" w:hAnsi="Times New Roman" w:cs="David"/>
          <w:bCs/>
          <w:sz w:val="24"/>
          <w:szCs w:val="24"/>
          <w:u w:val="single"/>
          <w:lang w:eastAsia="he-IL"/>
        </w:rPr>
      </w:pPr>
    </w:p>
    <w:p w14:paraId="708427E9" w14:textId="77777777" w:rsidR="00FF6AAC" w:rsidRDefault="00FF6AAC" w:rsidP="00071854">
      <w:pPr>
        <w:widowControl w:val="0"/>
        <w:spacing w:before="0" w:beforeAutospacing="0" w:after="0" w:afterAutospacing="0" w:line="240" w:lineRule="auto"/>
        <w:jc w:val="center"/>
        <w:rPr>
          <w:ins w:id="28" w:author="Kook Sec" w:date="2021-05-09T14:00:00Z"/>
          <w:rFonts w:ascii="Times New Roman" w:eastAsia="Times New Roman" w:hAnsi="Times New Roman" w:cs="David"/>
          <w:bCs/>
          <w:sz w:val="24"/>
          <w:szCs w:val="24"/>
          <w:u w:val="single"/>
          <w:lang w:eastAsia="he-IL"/>
        </w:rPr>
      </w:pPr>
    </w:p>
    <w:p w14:paraId="18FBFCC0" w14:textId="77777777" w:rsidR="00FF6AAC" w:rsidRDefault="00FF6AAC" w:rsidP="00071854">
      <w:pPr>
        <w:widowControl w:val="0"/>
        <w:spacing w:before="0" w:beforeAutospacing="0" w:after="0" w:afterAutospacing="0" w:line="240" w:lineRule="auto"/>
        <w:jc w:val="center"/>
        <w:rPr>
          <w:ins w:id="29" w:author="Kook Sec" w:date="2021-05-09T14:00:00Z"/>
          <w:rFonts w:ascii="Times New Roman" w:eastAsia="Times New Roman" w:hAnsi="Times New Roman" w:cs="David"/>
          <w:bCs/>
          <w:sz w:val="24"/>
          <w:szCs w:val="24"/>
          <w:u w:val="single"/>
          <w:lang w:eastAsia="he-IL"/>
        </w:rPr>
      </w:pPr>
    </w:p>
    <w:p w14:paraId="161C02D5" w14:textId="77777777" w:rsidR="00FF6AAC" w:rsidRDefault="00FF6AAC" w:rsidP="00071854">
      <w:pPr>
        <w:widowControl w:val="0"/>
        <w:spacing w:before="0" w:beforeAutospacing="0" w:after="0" w:afterAutospacing="0" w:line="240" w:lineRule="auto"/>
        <w:jc w:val="center"/>
        <w:rPr>
          <w:ins w:id="30" w:author="Kook Sec" w:date="2021-05-09T14:00:00Z"/>
          <w:rFonts w:ascii="Times New Roman" w:eastAsia="Times New Roman" w:hAnsi="Times New Roman" w:cs="David"/>
          <w:bCs/>
          <w:sz w:val="24"/>
          <w:szCs w:val="24"/>
          <w:u w:val="single"/>
          <w:lang w:eastAsia="he-IL"/>
        </w:rPr>
      </w:pPr>
    </w:p>
    <w:p w14:paraId="4BA557E1" w14:textId="77777777" w:rsidR="00FF6AAC" w:rsidRDefault="00FF6AAC" w:rsidP="00071854">
      <w:pPr>
        <w:widowControl w:val="0"/>
        <w:spacing w:before="0" w:beforeAutospacing="0" w:after="0" w:afterAutospacing="0" w:line="240" w:lineRule="auto"/>
        <w:jc w:val="center"/>
        <w:rPr>
          <w:ins w:id="31" w:author="Kook Sec" w:date="2021-05-09T14:00:00Z"/>
          <w:rFonts w:ascii="Times New Roman" w:eastAsia="Times New Roman" w:hAnsi="Times New Roman" w:cs="David"/>
          <w:bCs/>
          <w:sz w:val="24"/>
          <w:szCs w:val="24"/>
          <w:u w:val="single"/>
          <w:lang w:eastAsia="he-IL"/>
        </w:rPr>
      </w:pPr>
    </w:p>
    <w:p w14:paraId="21293CEA" w14:textId="77777777" w:rsidR="00FF6AAC" w:rsidRDefault="00FF6AAC" w:rsidP="00071854">
      <w:pPr>
        <w:widowControl w:val="0"/>
        <w:spacing w:before="0" w:beforeAutospacing="0" w:after="0" w:afterAutospacing="0" w:line="240" w:lineRule="auto"/>
        <w:jc w:val="center"/>
        <w:rPr>
          <w:ins w:id="32" w:author="Kook Sec" w:date="2021-05-09T14:00:00Z"/>
          <w:rFonts w:ascii="Times New Roman" w:eastAsia="Times New Roman" w:hAnsi="Times New Roman" w:cs="David"/>
          <w:bCs/>
          <w:sz w:val="24"/>
          <w:szCs w:val="24"/>
          <w:u w:val="single"/>
          <w:lang w:eastAsia="he-IL"/>
        </w:rPr>
      </w:pPr>
    </w:p>
    <w:p w14:paraId="46129F3F" w14:textId="77777777" w:rsidR="00FF6AAC" w:rsidRDefault="00FF6AAC" w:rsidP="00071854">
      <w:pPr>
        <w:widowControl w:val="0"/>
        <w:spacing w:before="0" w:beforeAutospacing="0" w:after="0" w:afterAutospacing="0" w:line="240" w:lineRule="auto"/>
        <w:jc w:val="center"/>
        <w:rPr>
          <w:ins w:id="33" w:author="Kook Sec" w:date="2021-05-09T14:00:00Z"/>
          <w:rFonts w:ascii="Times New Roman" w:eastAsia="Times New Roman" w:hAnsi="Times New Roman" w:cs="David"/>
          <w:bCs/>
          <w:sz w:val="24"/>
          <w:szCs w:val="24"/>
          <w:u w:val="single"/>
          <w:lang w:eastAsia="he-IL"/>
        </w:rPr>
      </w:pPr>
    </w:p>
    <w:p w14:paraId="5373FD3E" w14:textId="77777777" w:rsidR="00FF6AAC" w:rsidRDefault="00FF6AAC" w:rsidP="00071854">
      <w:pPr>
        <w:widowControl w:val="0"/>
        <w:spacing w:before="0" w:beforeAutospacing="0" w:after="0" w:afterAutospacing="0" w:line="240" w:lineRule="auto"/>
        <w:jc w:val="center"/>
        <w:rPr>
          <w:ins w:id="34" w:author="Kook Sec" w:date="2021-05-09T14:00:00Z"/>
          <w:rFonts w:ascii="Times New Roman" w:eastAsia="Times New Roman" w:hAnsi="Times New Roman" w:cs="David"/>
          <w:bCs/>
          <w:sz w:val="24"/>
          <w:szCs w:val="24"/>
          <w:u w:val="single"/>
          <w:lang w:eastAsia="he-IL"/>
        </w:rPr>
      </w:pPr>
    </w:p>
    <w:p w14:paraId="23C706B2" w14:textId="77777777" w:rsidR="00FF6AAC" w:rsidRDefault="00FF6AAC" w:rsidP="00071854">
      <w:pPr>
        <w:widowControl w:val="0"/>
        <w:spacing w:before="0" w:beforeAutospacing="0" w:after="0" w:afterAutospacing="0" w:line="240" w:lineRule="auto"/>
        <w:jc w:val="center"/>
        <w:rPr>
          <w:ins w:id="35" w:author="Kook Sec" w:date="2021-05-09T14:00:00Z"/>
          <w:rFonts w:ascii="Times New Roman" w:eastAsia="Times New Roman" w:hAnsi="Times New Roman" w:cs="David"/>
          <w:bCs/>
          <w:sz w:val="24"/>
          <w:szCs w:val="24"/>
          <w:u w:val="single"/>
          <w:lang w:eastAsia="he-IL"/>
        </w:rPr>
      </w:pPr>
    </w:p>
    <w:p w14:paraId="2558A5F8" w14:textId="77777777" w:rsidR="00FF6AAC" w:rsidRDefault="00FF6AAC" w:rsidP="00071854">
      <w:pPr>
        <w:widowControl w:val="0"/>
        <w:spacing w:before="0" w:beforeAutospacing="0" w:after="0" w:afterAutospacing="0" w:line="240" w:lineRule="auto"/>
        <w:jc w:val="center"/>
        <w:rPr>
          <w:ins w:id="36" w:author="Kook Sec" w:date="2021-05-09T14:00:00Z"/>
          <w:rFonts w:ascii="Times New Roman" w:eastAsia="Times New Roman" w:hAnsi="Times New Roman" w:cs="David"/>
          <w:bCs/>
          <w:sz w:val="24"/>
          <w:szCs w:val="24"/>
          <w:u w:val="single"/>
          <w:lang w:eastAsia="he-IL"/>
        </w:rPr>
      </w:pPr>
    </w:p>
    <w:p w14:paraId="54E3E3A0" w14:textId="77777777" w:rsidR="00FF6AAC" w:rsidRPr="00071854" w:rsidRDefault="00FF6AAC"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A0445F" w14:textId="77777777" w:rsidR="00BD284A" w:rsidRDefault="00BD284A" w:rsidP="00071854">
      <w:pPr>
        <w:widowControl w:val="0"/>
        <w:spacing w:before="0" w:beforeAutospacing="0" w:after="0" w:afterAutospacing="0" w:line="240" w:lineRule="auto"/>
        <w:jc w:val="center"/>
        <w:rPr>
          <w:ins w:id="37" w:author="Kook Sec" w:date="2021-05-09T14:02:00Z"/>
          <w:rFonts w:ascii="Times New Roman" w:eastAsia="Times New Roman" w:hAnsi="Times New Roman" w:cs="David"/>
          <w:bCs/>
          <w:sz w:val="28"/>
          <w:szCs w:val="28"/>
          <w:u w:val="single"/>
          <w:rtl/>
          <w:lang w:eastAsia="he-IL"/>
        </w:rPr>
      </w:pPr>
    </w:p>
    <w:p w14:paraId="306BC2C9" w14:textId="77777777" w:rsidR="00FF6AAC" w:rsidRDefault="00FF6AAC"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311C5D6E" w14:textId="77777777" w:rsidR="00BD284A" w:rsidRDefault="00BD284A"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p>
    <w:p w14:paraId="28391895" w14:textId="77777777" w:rsidR="00BD284A" w:rsidRDefault="00FF6AAC" w:rsidP="00071854">
      <w:pPr>
        <w:widowControl w:val="0"/>
        <w:spacing w:before="0" w:beforeAutospacing="0" w:after="0" w:afterAutospacing="0" w:line="240" w:lineRule="auto"/>
        <w:jc w:val="center"/>
        <w:rPr>
          <w:rFonts w:ascii="Times New Roman" w:eastAsia="Times New Roman" w:hAnsi="Times New Roman" w:cs="David"/>
          <w:bCs/>
          <w:sz w:val="28"/>
          <w:szCs w:val="28"/>
          <w:u w:val="single"/>
          <w:rtl/>
          <w:lang w:eastAsia="he-IL"/>
        </w:rPr>
      </w:pPr>
      <w:moveToRangeStart w:id="38" w:author="Kook Sec" w:date="2021-05-09T14:02:00Z" w:name="move71461279"/>
      <w:moveTo w:id="39" w:author="Kook Sec" w:date="2021-05-09T14:02:00Z">
        <w:r w:rsidRPr="001C502F">
          <w:rPr>
            <w:rFonts w:ascii="Times New Roman" w:eastAsia="Times New Roman" w:hAnsi="Times New Roman" w:cs="David" w:hint="cs"/>
            <w:bCs/>
            <w:sz w:val="28"/>
            <w:szCs w:val="28"/>
            <w:u w:val="single"/>
            <w:rtl/>
            <w:lang w:eastAsia="he-IL"/>
          </w:rPr>
          <w:t>חוזה</w:t>
        </w:r>
        <w:r>
          <w:rPr>
            <w:rFonts w:ascii="Times New Roman" w:eastAsia="Times New Roman" w:hAnsi="Times New Roman" w:cs="David" w:hint="cs"/>
            <w:bCs/>
            <w:i/>
            <w:iCs/>
            <w:sz w:val="24"/>
            <w:szCs w:val="24"/>
            <w:u w:val="single"/>
            <w:rtl/>
            <w:lang w:eastAsia="he-IL"/>
          </w:rPr>
          <w:t xml:space="preserve"> </w:t>
        </w:r>
        <w:r w:rsidRPr="001C502F">
          <w:rPr>
            <w:rFonts w:ascii="Times New Roman" w:eastAsia="Times New Roman" w:hAnsi="Times New Roman" w:cs="David" w:hint="cs"/>
            <w:bCs/>
            <w:sz w:val="28"/>
            <w:szCs w:val="28"/>
            <w:u w:val="single"/>
            <w:rtl/>
            <w:lang w:eastAsia="he-IL"/>
          </w:rPr>
          <w:t>יועץ ביסוס קרקע</w:t>
        </w:r>
      </w:moveTo>
      <w:moveToRangeEnd w:id="38"/>
    </w:p>
    <w:p w14:paraId="3170DAE1" w14:textId="77777777" w:rsidR="00071854" w:rsidRPr="00071854" w:rsidDel="00FF6AAC" w:rsidRDefault="00071854" w:rsidP="00071854">
      <w:pPr>
        <w:widowControl w:val="0"/>
        <w:spacing w:before="0" w:beforeAutospacing="0" w:after="0" w:afterAutospacing="0" w:line="240" w:lineRule="auto"/>
        <w:jc w:val="center"/>
        <w:rPr>
          <w:moveFrom w:id="40" w:author="Kook Sec" w:date="2021-05-09T14:02:00Z"/>
          <w:rFonts w:ascii="Times New Roman" w:eastAsia="Times New Roman" w:hAnsi="Times New Roman" w:cs="David"/>
          <w:bCs/>
          <w:i/>
          <w:iCs/>
          <w:sz w:val="24"/>
          <w:szCs w:val="24"/>
          <w:u w:val="single"/>
          <w:rtl/>
          <w:lang w:eastAsia="he-IL"/>
        </w:rPr>
      </w:pPr>
      <w:moveFromRangeStart w:id="41" w:author="Kook Sec" w:date="2021-05-09T14:02:00Z" w:name="move71461279"/>
      <w:moveFrom w:id="42" w:author="Kook Sec" w:date="2021-05-09T14:02:00Z">
        <w:r w:rsidRPr="001C502F" w:rsidDel="00FF6AAC">
          <w:rPr>
            <w:rFonts w:ascii="Times New Roman" w:eastAsia="Times New Roman" w:hAnsi="Times New Roman" w:cs="David" w:hint="cs"/>
            <w:bCs/>
            <w:sz w:val="28"/>
            <w:szCs w:val="28"/>
            <w:u w:val="single"/>
            <w:rtl/>
            <w:lang w:eastAsia="he-IL"/>
          </w:rPr>
          <w:t>חוזה</w:t>
        </w:r>
        <w:r w:rsidR="001C502F" w:rsidDel="00FF6AAC">
          <w:rPr>
            <w:rFonts w:ascii="Times New Roman" w:eastAsia="Times New Roman" w:hAnsi="Times New Roman" w:cs="David" w:hint="cs"/>
            <w:bCs/>
            <w:i/>
            <w:iCs/>
            <w:sz w:val="24"/>
            <w:szCs w:val="24"/>
            <w:u w:val="single"/>
            <w:rtl/>
            <w:lang w:eastAsia="he-IL"/>
          </w:rPr>
          <w:t xml:space="preserve"> </w:t>
        </w:r>
        <w:r w:rsidR="001C502F" w:rsidRPr="001C502F" w:rsidDel="00FF6AAC">
          <w:rPr>
            <w:rFonts w:ascii="Times New Roman" w:eastAsia="Times New Roman" w:hAnsi="Times New Roman" w:cs="David" w:hint="cs"/>
            <w:bCs/>
            <w:sz w:val="28"/>
            <w:szCs w:val="28"/>
            <w:u w:val="single"/>
            <w:rtl/>
            <w:lang w:eastAsia="he-IL"/>
          </w:rPr>
          <w:t>יועץ ביסוס קרקע</w:t>
        </w:r>
      </w:moveFrom>
    </w:p>
    <w:moveFromRangeEnd w:id="41"/>
    <w:p w14:paraId="5189BFE8"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93FCC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71854">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011411371"/>
          <w:placeholder>
            <w:docPart w:val="FE77202FEB7644D7AAAD35AD1B4B2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21BBE">
            <w:rPr>
              <w:rStyle w:val="AutoFieldsChar"/>
              <w:color w:val="00B0F0"/>
              <w:rtl/>
            </w:rPr>
            <w:t>[תאריך חתימת חוזה]</w:t>
          </w:r>
        </w:sdtContent>
      </w:sdt>
    </w:p>
    <w:p w14:paraId="44551B6F"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rPr>
      </w:pPr>
    </w:p>
    <w:p w14:paraId="100A538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7344D71"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8BE69B" w14:textId="77777777" w:rsidR="00071854" w:rsidRPr="00FF6AAC" w:rsidRDefault="00071854" w:rsidP="00071854">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Change w:id="43" w:author="Kook Sec" w:date="2021-05-09T14:06:00Z">
            <w:rPr>
              <w:rFonts w:ascii="Times New Roman" w:eastAsia="Times New Roman" w:hAnsi="Times New Roman" w:cs="David"/>
              <w:bCs/>
              <w:sz w:val="24"/>
              <w:szCs w:val="24"/>
              <w:rtl/>
              <w:lang w:eastAsia="he-IL"/>
            </w:rPr>
          </w:rPrChange>
        </w:rPr>
      </w:pPr>
      <w:r w:rsidRPr="00FF6AAC">
        <w:rPr>
          <w:rFonts w:ascii="Times New Roman" w:eastAsia="Times New Roman" w:hAnsi="Times New Roman" w:cs="David" w:hint="cs"/>
          <w:bCs/>
          <w:sz w:val="24"/>
          <w:szCs w:val="24"/>
          <w:rtl/>
          <w:lang w:eastAsia="he-IL"/>
          <w:rPrChange w:id="44" w:author="Kook Sec" w:date="2021-05-09T14:06:00Z">
            <w:rPr>
              <w:rFonts w:ascii="Times New Roman" w:eastAsia="Times New Roman" w:hAnsi="Times New Roman" w:cs="David" w:hint="cs"/>
              <w:bCs/>
              <w:sz w:val="24"/>
              <w:szCs w:val="24"/>
              <w:rtl/>
              <w:lang w:eastAsia="he-IL"/>
            </w:rPr>
          </w:rPrChange>
        </w:rPr>
        <w:t>ב י ן</w:t>
      </w:r>
    </w:p>
    <w:sdt>
      <w:sdtPr>
        <w:rPr>
          <w:rFonts w:ascii="Times New Roman" w:eastAsia="Times New Roman" w:hAnsi="Times New Roman" w:cs="David"/>
          <w:sz w:val="24"/>
          <w:szCs w:val="24"/>
          <w:rtl/>
          <w:rPrChange w:id="45" w:author="Kook Sec" w:date="2021-05-09T14:06:00Z">
            <w:rPr>
              <w:rFonts w:ascii="Times New Roman" w:eastAsia="Times New Roman" w:hAnsi="Times New Roman" w:cs="David"/>
              <w:color w:val="800080"/>
              <w:sz w:val="24"/>
              <w:szCs w:val="24"/>
              <w:rtl/>
            </w:rPr>
          </w:rPrChange>
        </w:rPr>
        <w:alias w:val="צד א בחוזה"/>
        <w:tag w:val="cntTzadA"/>
        <w:id w:val="2112706254"/>
        <w:placeholder>
          <w:docPart w:val="AAEA115218F247FB980205962E5D28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Change w:id="46" w:author="Kook Sec" w:date="2021-05-09T14:06:00Z">
            <w:rPr/>
          </w:rPrChange>
        </w:rPr>
      </w:sdtEndPr>
      <w:sdtContent>
        <w:p w14:paraId="0E1A9A35" w14:textId="77777777" w:rsidR="00071854" w:rsidRPr="00FF6AAC" w:rsidRDefault="00FF6AAC" w:rsidP="00FF6AAC">
          <w:pPr>
            <w:widowControl w:val="0"/>
            <w:spacing w:before="0" w:beforeAutospacing="0" w:after="0" w:afterAutospacing="0" w:line="240" w:lineRule="auto"/>
            <w:ind w:left="2880" w:hanging="64"/>
            <w:rPr>
              <w:rFonts w:ascii="Times New Roman" w:eastAsia="Times New Roman" w:hAnsi="Times New Roman" w:cs="David"/>
              <w:sz w:val="24"/>
              <w:szCs w:val="24"/>
              <w:rtl/>
              <w:rPrChange w:id="47" w:author="Kook Sec" w:date="2021-05-09T14:06:00Z">
                <w:rPr>
                  <w:rFonts w:ascii="Times New Roman" w:eastAsia="Times New Roman" w:hAnsi="Times New Roman" w:cs="David"/>
                  <w:color w:val="008000"/>
                  <w:sz w:val="24"/>
                  <w:szCs w:val="24"/>
                  <w:rtl/>
                </w:rPr>
              </w:rPrChange>
            </w:rPr>
            <w:pPrChange w:id="48" w:author="Kook Sec" w:date="2021-05-09T14:02:00Z">
              <w:pPr>
                <w:widowControl w:val="0"/>
                <w:spacing w:before="0" w:beforeAutospacing="0" w:after="0" w:afterAutospacing="0" w:line="240" w:lineRule="auto"/>
                <w:ind w:left="2880" w:firstLine="720"/>
              </w:pPr>
            </w:pPrChange>
          </w:pPr>
          <w:ins w:id="49" w:author="Kook Sec" w:date="2021-05-09T14:02:00Z">
            <w:r w:rsidRPr="00FF6AAC">
              <w:rPr>
                <w:rFonts w:ascii="Times New Roman" w:eastAsia="Times New Roman" w:hAnsi="Times New Roman" w:cs="David" w:hint="cs"/>
                <w:sz w:val="24"/>
                <w:szCs w:val="24"/>
                <w:rtl/>
                <w:rPrChange w:id="50" w:author="Kook Sec" w:date="2021-05-09T14:06:00Z">
                  <w:rPr>
                    <w:rFonts w:ascii="Times New Roman" w:eastAsia="Times New Roman" w:hAnsi="Times New Roman" w:cs="David" w:hint="cs"/>
                    <w:color w:val="800080"/>
                    <w:sz w:val="24"/>
                    <w:szCs w:val="24"/>
                    <w:rtl/>
                  </w:rPr>
                </w:rPrChange>
              </w:rPr>
              <w:t xml:space="preserve">  </w:t>
            </w:r>
          </w:ins>
          <w:ins w:id="51" w:author="Kook Sec" w:date="2021-05-09T14:01:00Z">
            <w:r w:rsidRPr="00FF6AAC">
              <w:rPr>
                <w:rFonts w:ascii="Times New Roman" w:eastAsia="Times New Roman" w:hAnsi="Times New Roman" w:cs="David"/>
                <w:sz w:val="24"/>
                <w:szCs w:val="24"/>
                <w:rtl/>
                <w:rPrChange w:id="52" w:author="Kook Sec" w:date="2021-05-09T14:06:00Z">
                  <w:rPr>
                    <w:rFonts w:ascii="Times New Roman" w:eastAsia="Times New Roman" w:hAnsi="Times New Roman" w:cs="David"/>
                    <w:color w:val="800080"/>
                    <w:sz w:val="24"/>
                    <w:szCs w:val="24"/>
                    <w:rtl/>
                  </w:rPr>
                </w:rPrChange>
              </w:rPr>
              <w:t>א.מ. ישראל מגורים פיתוח בע"מ</w:t>
            </w:r>
          </w:ins>
          <w:r w:rsidRPr="00FF6AAC">
            <w:rPr>
              <w:rFonts w:ascii="Times New Roman" w:eastAsia="Times New Roman" w:hAnsi="Times New Roman" w:cs="David"/>
              <w:sz w:val="24"/>
              <w:szCs w:val="24"/>
              <w:rtl/>
              <w:rPrChange w:id="53" w:author="Kook Sec" w:date="2021-05-09T14:06:00Z">
                <w:rPr>
                  <w:rFonts w:ascii="Times New Roman" w:eastAsia="Times New Roman" w:hAnsi="Times New Roman" w:cs="David"/>
                  <w:color w:val="800080"/>
                  <w:sz w:val="24"/>
                  <w:szCs w:val="24"/>
                  <w:rtl/>
                </w:rPr>
              </w:rPrChange>
            </w:rPr>
            <w:br/>
          </w:r>
          <w:ins w:id="54" w:author="Kook Sec" w:date="2021-05-09T14:02:00Z">
            <w:r w:rsidRPr="00FF6AAC">
              <w:rPr>
                <w:rFonts w:ascii="Times New Roman" w:eastAsia="Times New Roman" w:hAnsi="Times New Roman" w:cs="David" w:hint="cs"/>
                <w:sz w:val="24"/>
                <w:szCs w:val="24"/>
                <w:rtl/>
                <w:rPrChange w:id="55" w:author="Kook Sec" w:date="2021-05-09T14:06:00Z">
                  <w:rPr>
                    <w:rFonts w:ascii="Times New Roman" w:eastAsia="Times New Roman" w:hAnsi="Times New Roman" w:cs="David" w:hint="cs"/>
                    <w:color w:val="800080"/>
                    <w:sz w:val="24"/>
                    <w:szCs w:val="24"/>
                    <w:rtl/>
                  </w:rPr>
                </w:rPrChange>
              </w:rPr>
              <w:t xml:space="preserve"> </w:t>
            </w:r>
          </w:ins>
          <w:ins w:id="56" w:author="Kook Sec" w:date="2021-05-09T14:01:00Z">
            <w:r w:rsidRPr="00FF6AAC">
              <w:rPr>
                <w:rFonts w:ascii="Times New Roman" w:eastAsia="Times New Roman" w:hAnsi="Times New Roman" w:cs="David"/>
                <w:sz w:val="24"/>
                <w:szCs w:val="24"/>
                <w:rtl/>
                <w:rPrChange w:id="57" w:author="Kook Sec" w:date="2021-05-09T14:06:00Z">
                  <w:rPr>
                    <w:rFonts w:ascii="Times New Roman" w:eastAsia="Times New Roman" w:hAnsi="Times New Roman" w:cs="David"/>
                    <w:color w:val="800080"/>
                    <w:sz w:val="24"/>
                    <w:szCs w:val="24"/>
                    <w:rtl/>
                  </w:rPr>
                </w:rPrChange>
              </w:rPr>
              <w:t>יוני נתניהו 1 ג' אור יהודה</w:t>
            </w:r>
          </w:ins>
          <w:r w:rsidRPr="00FF6AAC">
            <w:rPr>
              <w:rFonts w:ascii="Times New Roman" w:eastAsia="Times New Roman" w:hAnsi="Times New Roman" w:cs="David"/>
              <w:sz w:val="24"/>
              <w:szCs w:val="24"/>
              <w:rtl/>
              <w:rPrChange w:id="58" w:author="Kook Sec" w:date="2021-05-09T14:06:00Z">
                <w:rPr>
                  <w:rFonts w:ascii="Times New Roman" w:eastAsia="Times New Roman" w:hAnsi="Times New Roman" w:cs="David"/>
                  <w:color w:val="800080"/>
                  <w:sz w:val="24"/>
                  <w:szCs w:val="24"/>
                  <w:rtl/>
                </w:rPr>
              </w:rPrChange>
            </w:rPr>
            <w:br/>
          </w:r>
          <w:ins w:id="59" w:author="Kook Sec" w:date="2021-05-09T14:01:00Z">
            <w:r w:rsidRPr="00FF6AAC">
              <w:rPr>
                <w:rFonts w:ascii="Times New Roman" w:eastAsia="Times New Roman" w:hAnsi="Times New Roman" w:cs="David"/>
                <w:sz w:val="24"/>
                <w:szCs w:val="24"/>
                <w:rtl/>
                <w:rPrChange w:id="60" w:author="Kook Sec" w:date="2021-05-09T14:06:00Z">
                  <w:rPr>
                    <w:rFonts w:ascii="Times New Roman" w:eastAsia="Times New Roman" w:hAnsi="Times New Roman" w:cs="David"/>
                    <w:color w:val="800080"/>
                    <w:sz w:val="24"/>
                    <w:szCs w:val="24"/>
                    <w:rtl/>
                  </w:rPr>
                </w:rPrChange>
              </w:rPr>
              <w:t>513313148</w:t>
            </w:r>
          </w:ins>
          <w:ins w:id="61" w:author="Kook Sec" w:date="2021-05-09T14:02:00Z">
            <w:r w:rsidRPr="00FF6AAC">
              <w:rPr>
                <w:rFonts w:ascii="Times New Roman" w:eastAsia="Times New Roman" w:hAnsi="Times New Roman" w:cs="David" w:hint="cs"/>
                <w:sz w:val="24"/>
                <w:szCs w:val="24"/>
                <w:rtl/>
                <w:rPrChange w:id="62" w:author="Kook Sec" w:date="2021-05-09T14:06:00Z">
                  <w:rPr>
                    <w:rFonts w:ascii="Times New Roman" w:eastAsia="Times New Roman" w:hAnsi="Times New Roman" w:cs="David" w:hint="cs"/>
                    <w:color w:val="800080"/>
                    <w:sz w:val="24"/>
                    <w:szCs w:val="24"/>
                    <w:rtl/>
                  </w:rPr>
                </w:rPrChange>
              </w:rPr>
              <w:t xml:space="preserve"> </w:t>
            </w:r>
          </w:ins>
          <w:ins w:id="63" w:author="Kook Sec" w:date="2021-05-09T14:01:00Z">
            <w:r w:rsidRPr="00FF6AAC">
              <w:rPr>
                <w:rFonts w:ascii="Times New Roman" w:eastAsia="Times New Roman" w:hAnsi="Times New Roman" w:cs="David"/>
                <w:sz w:val="24"/>
                <w:szCs w:val="24"/>
                <w:rtl/>
                <w:rPrChange w:id="64" w:author="Kook Sec" w:date="2021-05-09T14:06:00Z">
                  <w:rPr>
                    <w:rFonts w:ascii="Times New Roman" w:eastAsia="Times New Roman" w:hAnsi="Times New Roman" w:cs="David"/>
                    <w:color w:val="800080"/>
                    <w:sz w:val="24"/>
                    <w:szCs w:val="24"/>
                    <w:rtl/>
                  </w:rPr>
                </w:rPrChange>
              </w:rPr>
              <w:t xml:space="preserve">     </w:t>
            </w:r>
          </w:ins>
          <w:r w:rsidRPr="00FF6AAC">
            <w:rPr>
              <w:rFonts w:ascii="Times New Roman" w:eastAsia="Times New Roman" w:hAnsi="Times New Roman" w:cs="David"/>
              <w:sz w:val="24"/>
              <w:szCs w:val="24"/>
              <w:rtl/>
              <w:rPrChange w:id="65" w:author="Kook Sec" w:date="2021-05-09T14:06:00Z">
                <w:rPr>
                  <w:rFonts w:ascii="Times New Roman" w:eastAsia="Times New Roman" w:hAnsi="Times New Roman" w:cs="David"/>
                  <w:color w:val="800080"/>
                  <w:sz w:val="24"/>
                  <w:szCs w:val="24"/>
                  <w:rtl/>
                </w:rPr>
              </w:rPrChange>
            </w:rPr>
            <w:br/>
          </w:r>
        </w:p>
      </w:sdtContent>
    </w:sdt>
    <w:p w14:paraId="2D9AAB30" w14:textId="77777777" w:rsidR="00071854" w:rsidRPr="00FF6AAC"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Change w:id="66" w:author="Kook Sec" w:date="2021-05-09T14:06:00Z">
            <w:rPr>
              <w:rFonts w:ascii="Times New Roman" w:eastAsia="Times New Roman" w:hAnsi="Times New Roman" w:cs="David"/>
              <w:bCs/>
              <w:sz w:val="24"/>
              <w:szCs w:val="24"/>
              <w:rtl/>
              <w:lang w:eastAsia="he-IL"/>
            </w:rPr>
          </w:rPrChange>
        </w:rPr>
      </w:pPr>
      <w:r w:rsidRPr="00FF6AAC">
        <w:rPr>
          <w:rFonts w:ascii="Times New Roman" w:eastAsia="Times New Roman" w:hAnsi="Times New Roman" w:cs="David" w:hint="cs"/>
          <w:sz w:val="24"/>
          <w:szCs w:val="24"/>
          <w:rtl/>
          <w:lang w:eastAsia="he-IL"/>
          <w:rPrChange w:id="67" w:author="Kook Sec" w:date="2021-05-09T14:06:00Z">
            <w:rPr>
              <w:rFonts w:ascii="Times New Roman" w:eastAsia="Times New Roman" w:hAnsi="Times New Roman" w:cs="David" w:hint="cs"/>
              <w:sz w:val="24"/>
              <w:szCs w:val="24"/>
              <w:rtl/>
              <w:lang w:eastAsia="he-IL"/>
            </w:rPr>
          </w:rPrChange>
        </w:rPr>
        <w:t>(להלן: "</w:t>
      </w:r>
      <w:r w:rsidRPr="00FF6AAC">
        <w:rPr>
          <w:rFonts w:ascii="Times New Roman" w:eastAsia="Times New Roman" w:hAnsi="Times New Roman" w:cs="David" w:hint="cs"/>
          <w:b/>
          <w:bCs/>
          <w:sz w:val="24"/>
          <w:szCs w:val="24"/>
          <w:rtl/>
          <w:lang w:eastAsia="he-IL"/>
          <w:rPrChange w:id="68" w:author="Kook Sec" w:date="2021-05-09T14:06:00Z">
            <w:rPr>
              <w:rFonts w:ascii="Times New Roman" w:eastAsia="Times New Roman" w:hAnsi="Times New Roman" w:cs="David" w:hint="cs"/>
              <w:b/>
              <w:bCs/>
              <w:sz w:val="24"/>
              <w:szCs w:val="24"/>
              <w:rtl/>
              <w:lang w:eastAsia="he-IL"/>
            </w:rPr>
          </w:rPrChange>
        </w:rPr>
        <w:t>המזמין</w:t>
      </w:r>
      <w:r w:rsidRPr="00FF6AAC">
        <w:rPr>
          <w:rFonts w:ascii="Times New Roman" w:eastAsia="Times New Roman" w:hAnsi="Times New Roman" w:cs="David" w:hint="cs"/>
          <w:sz w:val="24"/>
          <w:szCs w:val="24"/>
          <w:rtl/>
          <w:lang w:eastAsia="he-IL"/>
          <w:rPrChange w:id="69" w:author="Kook Sec" w:date="2021-05-09T14:06:00Z">
            <w:rPr>
              <w:rFonts w:ascii="Times New Roman" w:eastAsia="Times New Roman" w:hAnsi="Times New Roman" w:cs="David" w:hint="cs"/>
              <w:sz w:val="24"/>
              <w:szCs w:val="24"/>
              <w:rtl/>
              <w:lang w:eastAsia="he-IL"/>
            </w:rPr>
          </w:rPrChange>
        </w:rPr>
        <w:t>")</w:t>
      </w:r>
      <w:r w:rsidRPr="00FF6AAC">
        <w:rPr>
          <w:rFonts w:ascii="Times New Roman" w:eastAsia="Times New Roman" w:hAnsi="Times New Roman" w:cs="David" w:hint="cs"/>
          <w:bCs/>
          <w:sz w:val="24"/>
          <w:szCs w:val="24"/>
          <w:rtl/>
          <w:lang w:eastAsia="he-IL"/>
          <w:rPrChange w:id="70" w:author="Kook Sec" w:date="2021-05-09T14:06:00Z">
            <w:rPr>
              <w:rFonts w:ascii="Times New Roman" w:eastAsia="Times New Roman" w:hAnsi="Times New Roman" w:cs="David" w:hint="cs"/>
              <w:bCs/>
              <w:sz w:val="24"/>
              <w:szCs w:val="24"/>
              <w:rtl/>
              <w:lang w:eastAsia="he-IL"/>
            </w:rPr>
          </w:rPrChange>
        </w:rPr>
        <w:t xml:space="preserve">       </w:t>
      </w:r>
    </w:p>
    <w:p w14:paraId="21A6124D" w14:textId="77777777" w:rsidR="00071854" w:rsidRPr="00FF6AAC"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Change w:id="71" w:author="Kook Sec" w:date="2021-05-09T14:06:00Z">
            <w:rPr>
              <w:rFonts w:ascii="Times New Roman" w:eastAsia="Times New Roman" w:hAnsi="Times New Roman" w:cs="David"/>
              <w:sz w:val="24"/>
              <w:szCs w:val="24"/>
              <w:rtl/>
              <w:lang w:eastAsia="he-IL"/>
            </w:rPr>
          </w:rPrChange>
        </w:rPr>
      </w:pPr>
      <w:r w:rsidRPr="00FF6AAC">
        <w:rPr>
          <w:rFonts w:ascii="Times New Roman" w:eastAsia="Times New Roman" w:hAnsi="Times New Roman" w:cs="David" w:hint="cs"/>
          <w:bCs/>
          <w:sz w:val="24"/>
          <w:szCs w:val="24"/>
          <w:rtl/>
          <w:lang w:eastAsia="he-IL"/>
          <w:rPrChange w:id="72" w:author="Kook Sec" w:date="2021-05-09T14:06:00Z">
            <w:rPr>
              <w:rFonts w:ascii="Times New Roman" w:eastAsia="Times New Roman" w:hAnsi="Times New Roman" w:cs="David" w:hint="cs"/>
              <w:bCs/>
              <w:sz w:val="24"/>
              <w:szCs w:val="24"/>
              <w:rtl/>
              <w:lang w:eastAsia="he-IL"/>
            </w:rPr>
          </w:rPrChange>
        </w:rPr>
        <w:t xml:space="preserve">         מצד אחד;</w:t>
      </w:r>
    </w:p>
    <w:p w14:paraId="7B18E0D9" w14:textId="77777777" w:rsidR="00071854" w:rsidRPr="00FF6AAC"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Change w:id="73" w:author="Kook Sec" w:date="2021-05-09T14:06:00Z">
            <w:rPr>
              <w:rFonts w:ascii="Times New Roman" w:eastAsia="Times New Roman" w:hAnsi="Times New Roman" w:cs="David"/>
              <w:bCs/>
              <w:sz w:val="24"/>
              <w:szCs w:val="24"/>
              <w:rtl/>
              <w:lang w:eastAsia="he-IL"/>
            </w:rPr>
          </w:rPrChange>
        </w:rPr>
      </w:pPr>
    </w:p>
    <w:p w14:paraId="0476CC9D" w14:textId="77777777" w:rsidR="00071854" w:rsidRPr="00FF6AAC" w:rsidRDefault="00071854" w:rsidP="0007185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Change w:id="74" w:author="Kook Sec" w:date="2021-05-09T14:06:00Z">
            <w:rPr>
              <w:rFonts w:ascii="Times New Roman" w:eastAsia="Times New Roman" w:hAnsi="Times New Roman" w:cs="David"/>
              <w:bCs/>
              <w:sz w:val="24"/>
              <w:szCs w:val="24"/>
              <w:rtl/>
              <w:lang w:eastAsia="he-IL"/>
            </w:rPr>
          </w:rPrChange>
        </w:rPr>
      </w:pPr>
      <w:r w:rsidRPr="00FF6AAC">
        <w:rPr>
          <w:rFonts w:ascii="Times New Roman" w:eastAsia="Times New Roman" w:hAnsi="Times New Roman" w:cs="David" w:hint="cs"/>
          <w:bCs/>
          <w:sz w:val="24"/>
          <w:szCs w:val="24"/>
          <w:rtl/>
          <w:lang w:eastAsia="he-IL"/>
          <w:rPrChange w:id="75" w:author="Kook Sec" w:date="2021-05-09T14:06:00Z">
            <w:rPr>
              <w:rFonts w:ascii="Times New Roman" w:eastAsia="Times New Roman" w:hAnsi="Times New Roman" w:cs="David" w:hint="cs"/>
              <w:bCs/>
              <w:sz w:val="24"/>
              <w:szCs w:val="24"/>
              <w:rtl/>
              <w:lang w:eastAsia="he-IL"/>
            </w:rPr>
          </w:rPrChange>
        </w:rPr>
        <w:t>ל ב י ן</w:t>
      </w:r>
    </w:p>
    <w:p w14:paraId="5C94462D" w14:textId="77777777" w:rsidR="00071854" w:rsidRPr="00FF6AAC" w:rsidRDefault="00071854" w:rsidP="00071854">
      <w:pPr>
        <w:widowControl w:val="0"/>
        <w:spacing w:before="0" w:beforeAutospacing="0" w:after="0" w:afterAutospacing="0" w:line="240" w:lineRule="auto"/>
        <w:jc w:val="center"/>
        <w:rPr>
          <w:rFonts w:ascii="Times New Roman" w:eastAsia="Times New Roman" w:hAnsi="Times New Roman" w:cs="David"/>
          <w:sz w:val="24"/>
          <w:szCs w:val="24"/>
          <w:rtl/>
          <w:lang w:eastAsia="he-IL"/>
          <w:rPrChange w:id="76" w:author="Kook Sec" w:date="2021-05-09T14:06:00Z">
            <w:rPr>
              <w:rFonts w:ascii="Times New Roman" w:eastAsia="Times New Roman" w:hAnsi="Times New Roman" w:cs="David"/>
              <w:sz w:val="24"/>
              <w:szCs w:val="24"/>
              <w:rtl/>
              <w:lang w:eastAsia="he-IL"/>
            </w:rPr>
          </w:rPrChange>
        </w:rPr>
      </w:pPr>
    </w:p>
    <w:sdt>
      <w:sdtPr>
        <w:rPr>
          <w:rFonts w:ascii="Times New Roman" w:eastAsia="Times New Roman" w:hAnsi="Times New Roman" w:cs="David"/>
          <w:sz w:val="24"/>
          <w:szCs w:val="24"/>
          <w:rtl/>
          <w:rPrChange w:id="77" w:author="Kook Sec" w:date="2021-05-09T14:06:00Z">
            <w:rPr>
              <w:rFonts w:ascii="Arial" w:hAnsi="Arial" w:cs="Arial"/>
              <w:color w:val="212121"/>
              <w:sz w:val="27"/>
              <w:szCs w:val="27"/>
              <w:shd w:val="clear" w:color="auto" w:fill="FFFFFF"/>
              <w:rtl/>
            </w:rPr>
          </w:rPrChange>
        </w:rPr>
        <w:alias w:val="צדדים נוספים"/>
        <w:tag w:val="cntTzadB_x002C__x0020_cntTzadC_x002C__x0020_cntTzadD"/>
        <w:id w:val="-1193305807"/>
        <w:placeholder>
          <w:docPart w:val="5C14A844BD134050A9467D2AD94FB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3F550D75" w14:textId="77777777" w:rsidR="00071854" w:rsidRPr="00FF6AAC" w:rsidRDefault="00FF6AAC" w:rsidP="00FF6AAC">
          <w:pPr>
            <w:widowControl w:val="0"/>
            <w:spacing w:before="0" w:beforeAutospacing="0" w:after="0" w:afterAutospacing="0" w:line="240" w:lineRule="auto"/>
            <w:ind w:left="2906" w:firstLine="26"/>
            <w:rPr>
              <w:rFonts w:ascii="Times New Roman" w:eastAsia="Times New Roman" w:hAnsi="Times New Roman" w:cs="David"/>
              <w:sz w:val="24"/>
              <w:szCs w:val="24"/>
              <w:rtl/>
              <w:rPrChange w:id="78" w:author="Kook Sec" w:date="2021-05-09T14:06:00Z">
                <w:rPr>
                  <w:rFonts w:ascii="Times New Roman" w:eastAsia="Times New Roman" w:hAnsi="Times New Roman" w:cs="David"/>
                  <w:sz w:val="24"/>
                  <w:szCs w:val="24"/>
                  <w:rtl/>
                  <w:lang w:eastAsia="he-IL"/>
                </w:rPr>
              </w:rPrChange>
            </w:rPr>
            <w:pPrChange w:id="79" w:author="Kook Sec" w:date="2021-05-09T14:06:00Z">
              <w:pPr>
                <w:widowControl w:val="0"/>
                <w:spacing w:before="0" w:beforeAutospacing="0" w:after="0" w:afterAutospacing="0" w:line="240" w:lineRule="auto"/>
                <w:ind w:left="2880" w:firstLine="720"/>
              </w:pPr>
            </w:pPrChange>
          </w:pPr>
          <w:del w:id="80" w:author="Kook Sec" w:date="2021-05-09T14:04:00Z">
            <w:r w:rsidRPr="00FF6AAC" w:rsidDel="00FF6AAC">
              <w:rPr>
                <w:rFonts w:ascii="Times New Roman" w:eastAsia="Times New Roman" w:hAnsi="Times New Roman" w:cs="David"/>
                <w:sz w:val="24"/>
                <w:szCs w:val="24"/>
                <w:rtl/>
                <w:rPrChange w:id="81" w:author="Kook Sec" w:date="2021-05-09T14:06:00Z">
                  <w:rPr>
                    <w:rFonts w:ascii="Arial" w:hAnsi="Arial" w:cs="Arial"/>
                    <w:color w:val="212121"/>
                    <w:sz w:val="27"/>
                    <w:szCs w:val="27"/>
                    <w:shd w:val="clear" w:color="auto" w:fill="FFFFFF"/>
                    <w:rtl/>
                  </w:rPr>
                </w:rPrChange>
              </w:rPr>
              <w:br/>
            </w:r>
          </w:del>
          <w:ins w:id="82" w:author="Kook Sec" w:date="2021-05-09T14:04:00Z">
            <w:r w:rsidRPr="00FF6AAC">
              <w:rPr>
                <w:rFonts w:ascii="Times New Roman" w:eastAsia="Times New Roman" w:hAnsi="Times New Roman" w:cs="David"/>
                <w:sz w:val="24"/>
                <w:szCs w:val="24"/>
                <w:rtl/>
                <w:rPrChange w:id="83" w:author="Kook Sec" w:date="2021-05-09T14:06:00Z">
                  <w:rPr>
                    <w:rFonts w:ascii="Arial" w:hAnsi="Arial" w:cs="Arial"/>
                    <w:color w:val="212121"/>
                    <w:sz w:val="27"/>
                    <w:szCs w:val="27"/>
                    <w:shd w:val="clear" w:color="auto" w:fill="FFFFFF"/>
                    <w:rtl/>
                  </w:rPr>
                </w:rPrChange>
              </w:rPr>
              <w:t>אגסי רימון ניהול השקעות בע"מ</w:t>
            </w:r>
            <w:r w:rsidRPr="00FF6AAC">
              <w:rPr>
                <w:rFonts w:ascii="Times New Roman" w:eastAsia="Times New Roman" w:hAnsi="Times New Roman" w:cs="David"/>
                <w:sz w:val="24"/>
                <w:szCs w:val="24"/>
                <w:rtl/>
                <w:rPrChange w:id="84" w:author="Kook Sec" w:date="2021-05-09T14:06:00Z">
                  <w:rPr>
                    <w:rFonts w:ascii="Arial" w:hAnsi="Arial" w:cs="Arial"/>
                    <w:color w:val="212121"/>
                    <w:sz w:val="27"/>
                    <w:szCs w:val="27"/>
                    <w:shd w:val="clear" w:color="auto" w:fill="FFFFFF"/>
                    <w:rtl/>
                  </w:rPr>
                </w:rPrChange>
              </w:rPr>
              <w:br/>
            </w:r>
            <w:proofErr w:type="spellStart"/>
            <w:r w:rsidRPr="00FF6AAC">
              <w:rPr>
                <w:rFonts w:ascii="Times New Roman" w:eastAsia="Times New Roman" w:hAnsi="Times New Roman" w:cs="David"/>
                <w:sz w:val="24"/>
                <w:szCs w:val="24"/>
                <w:rtl/>
                <w:rPrChange w:id="85" w:author="Kook Sec" w:date="2021-05-09T14:06:00Z">
                  <w:rPr>
                    <w:rFonts w:ascii="Arial" w:hAnsi="Arial" w:cs="Arial"/>
                    <w:color w:val="212121"/>
                    <w:sz w:val="27"/>
                    <w:szCs w:val="27"/>
                    <w:shd w:val="clear" w:color="auto" w:fill="FFFFFF"/>
                    <w:rtl/>
                  </w:rPr>
                </w:rPrChange>
              </w:rPr>
              <w:t>זעירא</w:t>
            </w:r>
            <w:proofErr w:type="spellEnd"/>
            <w:r w:rsidRPr="00FF6AAC">
              <w:rPr>
                <w:rFonts w:ascii="Times New Roman" w:eastAsia="Times New Roman" w:hAnsi="Times New Roman" w:cs="David"/>
                <w:sz w:val="24"/>
                <w:szCs w:val="24"/>
                <w:rtl/>
                <w:rPrChange w:id="86" w:author="Kook Sec" w:date="2021-05-09T14:06:00Z">
                  <w:rPr>
                    <w:rFonts w:ascii="Arial" w:hAnsi="Arial" w:cs="Arial"/>
                    <w:color w:val="212121"/>
                    <w:sz w:val="27"/>
                    <w:szCs w:val="27"/>
                    <w:shd w:val="clear" w:color="auto" w:fill="FFFFFF"/>
                    <w:rtl/>
                  </w:rPr>
                </w:rPrChange>
              </w:rPr>
              <w:t xml:space="preserve"> 1</w:t>
            </w:r>
            <w:r w:rsidRPr="00FF6AAC">
              <w:rPr>
                <w:rFonts w:ascii="Times New Roman" w:eastAsia="Times New Roman" w:hAnsi="Times New Roman" w:cs="David" w:hint="cs"/>
                <w:sz w:val="24"/>
                <w:szCs w:val="24"/>
                <w:rtl/>
                <w:rPrChange w:id="87" w:author="Kook Sec" w:date="2021-05-09T14:06:00Z">
                  <w:rPr>
                    <w:rFonts w:ascii="Arial" w:hAnsi="Arial" w:cs="Arial" w:hint="cs"/>
                    <w:color w:val="212121"/>
                    <w:sz w:val="27"/>
                    <w:szCs w:val="27"/>
                    <w:shd w:val="clear" w:color="auto" w:fill="FFFFFF"/>
                    <w:rtl/>
                  </w:rPr>
                </w:rPrChange>
              </w:rPr>
              <w:t xml:space="preserve"> משמר השבעה ת.ד. 264</w:t>
            </w:r>
          </w:ins>
          <w:r w:rsidRPr="00FF6AAC">
            <w:rPr>
              <w:rFonts w:ascii="Times New Roman" w:eastAsia="Times New Roman" w:hAnsi="Times New Roman" w:cs="David"/>
              <w:sz w:val="24"/>
              <w:szCs w:val="24"/>
              <w:rtl/>
              <w:rPrChange w:id="88" w:author="Kook Sec" w:date="2021-05-09T14:06:00Z">
                <w:rPr>
                  <w:rFonts w:ascii="Arial" w:hAnsi="Arial" w:cs="Arial"/>
                  <w:color w:val="212121"/>
                  <w:sz w:val="27"/>
                  <w:szCs w:val="27"/>
                  <w:shd w:val="clear" w:color="auto" w:fill="FFFFFF"/>
                  <w:rtl/>
                </w:rPr>
              </w:rPrChange>
            </w:rPr>
            <w:br/>
          </w:r>
          <w:ins w:id="89" w:author="Kook Sec" w:date="2021-05-09T14:05:00Z">
            <w:r w:rsidRPr="00FF6AAC">
              <w:rPr>
                <w:rFonts w:ascii="Times New Roman" w:eastAsia="Times New Roman" w:hAnsi="Times New Roman" w:cs="David"/>
                <w:sz w:val="24"/>
                <w:szCs w:val="24"/>
                <w:rtl/>
                <w:rPrChange w:id="90" w:author="Kook Sec" w:date="2021-05-09T14:06:00Z">
                  <w:rPr>
                    <w:rFonts w:ascii="Arial" w:hAnsi="Arial" w:cs="Arial"/>
                    <w:color w:val="212121"/>
                    <w:sz w:val="27"/>
                    <w:szCs w:val="27"/>
                    <w:shd w:val="clear" w:color="auto" w:fill="FFFFFF"/>
                    <w:rtl/>
                  </w:rPr>
                </w:rPrChange>
              </w:rPr>
              <w:t>515307569</w:t>
            </w:r>
          </w:ins>
        </w:p>
      </w:sdtContent>
    </w:sdt>
    <w:p w14:paraId="3CF20491"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71854">
        <w:rPr>
          <w:rFonts w:ascii="Times New Roman" w:eastAsia="Times New Roman" w:hAnsi="Times New Roman" w:cs="David" w:hint="cs"/>
          <w:sz w:val="24"/>
          <w:szCs w:val="24"/>
          <w:rtl/>
          <w:lang w:eastAsia="he-IL"/>
        </w:rPr>
        <w:t>(להלן: "</w:t>
      </w:r>
      <w:r w:rsidRPr="00071854">
        <w:rPr>
          <w:rFonts w:ascii="Times New Roman" w:eastAsia="Times New Roman" w:hAnsi="Times New Roman" w:cs="David" w:hint="cs"/>
          <w:b/>
          <w:bCs/>
          <w:sz w:val="24"/>
          <w:szCs w:val="24"/>
          <w:rtl/>
          <w:lang w:eastAsia="he-IL"/>
        </w:rPr>
        <w:t>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Cs/>
          <w:sz w:val="24"/>
          <w:szCs w:val="24"/>
          <w:rtl/>
          <w:lang w:eastAsia="he-IL"/>
        </w:rPr>
        <w:t xml:space="preserve">  </w:t>
      </w:r>
    </w:p>
    <w:p w14:paraId="2BA5F7F5"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71854">
        <w:rPr>
          <w:rFonts w:ascii="Times New Roman" w:eastAsia="Times New Roman" w:hAnsi="Times New Roman" w:cs="David" w:hint="cs"/>
          <w:bCs/>
          <w:sz w:val="24"/>
          <w:szCs w:val="24"/>
          <w:rtl/>
          <w:lang w:eastAsia="he-IL"/>
        </w:rPr>
        <w:t xml:space="preserve">         מצד שני;</w:t>
      </w:r>
    </w:p>
    <w:p w14:paraId="19263E35" w14:textId="77777777" w:rsidR="00071854" w:rsidRPr="00071854" w:rsidRDefault="00071854" w:rsidP="00071854">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6B2D46AD" w14:textId="77777777" w:rsidR="00071854" w:rsidRPr="00071854" w:rsidRDefault="00071854" w:rsidP="00071854">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והואיל:</w:t>
      </w:r>
      <w:r w:rsidRPr="00071854">
        <w:rPr>
          <w:rFonts w:ascii="Times New Roman" w:eastAsia="Times New Roman" w:hAnsi="Times New Roman" w:cs="David"/>
          <w:bCs/>
          <w:sz w:val="24"/>
          <w:szCs w:val="24"/>
          <w:rtl/>
          <w:lang w:eastAsia="he-IL"/>
        </w:rPr>
        <w:tab/>
      </w:r>
      <w:r w:rsidRPr="00071854">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2FD495E" w14:textId="77777777" w:rsidR="00071854" w:rsidRPr="00071854" w:rsidRDefault="00071854" w:rsidP="00071854">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71854">
        <w:rPr>
          <w:rFonts w:ascii="Times New Roman" w:eastAsia="Times New Roman" w:hAnsi="Times New Roman" w:cs="David"/>
          <w:bCs/>
          <w:sz w:val="24"/>
          <w:szCs w:val="24"/>
          <w:rtl/>
          <w:lang w:eastAsia="he-IL"/>
        </w:rPr>
        <w:t>לפיכך הותנה והוסכם בין הצדדים כדלקמן:</w:t>
      </w:r>
    </w:p>
    <w:p w14:paraId="09F471FE"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מבוא</w:t>
      </w:r>
    </w:p>
    <w:p w14:paraId="01C5E4C2" w14:textId="77777777" w:rsidR="00071854" w:rsidRPr="00071854" w:rsidRDefault="00071854" w:rsidP="00071854">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למונחים הבאים יהא הפרוש הנקוב </w:t>
      </w:r>
      <w:proofErr w:type="spellStart"/>
      <w:r w:rsidRPr="00071854">
        <w:rPr>
          <w:rFonts w:ascii="Times New Roman" w:eastAsia="Times New Roman" w:hAnsi="Times New Roman" w:cs="David"/>
          <w:sz w:val="24"/>
          <w:szCs w:val="24"/>
          <w:rtl/>
          <w:lang w:eastAsia="he-IL"/>
        </w:rPr>
        <w:t>בצידם</w:t>
      </w:r>
      <w:proofErr w:type="spellEnd"/>
      <w:r w:rsidRPr="00071854">
        <w:rPr>
          <w:rFonts w:ascii="Times New Roman" w:eastAsia="Times New Roman" w:hAnsi="Times New Roman" w:cs="David"/>
          <w:sz w:val="24"/>
          <w:szCs w:val="24"/>
          <w:rtl/>
          <w:lang w:eastAsia="he-IL"/>
        </w:rPr>
        <w:t xml:space="preserve"> דהיינו:</w:t>
      </w:r>
    </w:p>
    <w:p w14:paraId="1FE5A4E5"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7F3A46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"הפרויקט"</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68F80C7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F041345"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"התכנית" </w:t>
      </w:r>
      <w:r w:rsidRPr="00071854">
        <w:rPr>
          <w:rFonts w:ascii="Times New Roman" w:eastAsia="Times New Roman" w:hAnsi="Times New Roman" w:cs="David"/>
          <w:sz w:val="24"/>
          <w:szCs w:val="24"/>
          <w:rtl/>
          <w:lang w:eastAsia="he-IL"/>
        </w:rPr>
        <w:t>/</w:t>
      </w:r>
    </w:p>
    <w:p w14:paraId="2A63FB36"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"המקרקעין"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58A9027C"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6D12DE7"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"האתר"</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1DAF57A"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807F4C7"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היועצים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74465D9E"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A8279BF"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התכניות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71854">
        <w:rPr>
          <w:rFonts w:ascii="Times New Roman" w:eastAsia="Times New Roman" w:hAnsi="Times New Roman" w:cs="David"/>
          <w:b/>
          <w:bCs/>
          <w:sz w:val="24"/>
          <w:szCs w:val="24"/>
          <w:rtl/>
          <w:lang w:eastAsia="he-IL"/>
        </w:rPr>
        <w:t>ח'</w:t>
      </w:r>
      <w:r w:rsidRPr="00071854">
        <w:rPr>
          <w:rFonts w:ascii="Times New Roman" w:eastAsia="Times New Roman" w:hAnsi="Times New Roman" w:cs="David"/>
          <w:sz w:val="24"/>
          <w:szCs w:val="24"/>
          <w:rtl/>
          <w:lang w:eastAsia="he-IL"/>
        </w:rPr>
        <w:t>. כל המסמכים שיערכו ע"י היועץ כאמור יערכו בשפה העברית.</w:t>
      </w:r>
    </w:p>
    <w:p w14:paraId="0A857E4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E499D1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lastRenderedPageBreak/>
        <w:t>"</w:t>
      </w:r>
      <w:r w:rsidRPr="00071854">
        <w:rPr>
          <w:rFonts w:ascii="Times New Roman" w:eastAsia="Times New Roman" w:hAnsi="Times New Roman" w:cs="David"/>
          <w:b/>
          <w:bCs/>
          <w:sz w:val="24"/>
          <w:szCs w:val="24"/>
          <w:rtl/>
          <w:lang w:eastAsia="he-IL"/>
        </w:rPr>
        <w:t>שירותי</w:t>
      </w:r>
    </w:p>
    <w:p w14:paraId="291B6F0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היועץ</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p>
    <w:p w14:paraId="1C7EBE2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השירותים</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 xml:space="preserve">השירותים כמוגדר וכמפורט בחוזה זה ובנספח </w:t>
      </w:r>
      <w:r w:rsidRPr="00071854">
        <w:rPr>
          <w:rFonts w:ascii="Times New Roman" w:eastAsia="Times New Roman" w:hAnsi="Times New Roman" w:cs="David"/>
          <w:b/>
          <w:bCs/>
          <w:sz w:val="24"/>
          <w:szCs w:val="24"/>
          <w:rtl/>
          <w:lang w:eastAsia="he-IL"/>
        </w:rPr>
        <w:t>ב'</w:t>
      </w:r>
      <w:r w:rsidRPr="00071854">
        <w:rPr>
          <w:rFonts w:ascii="Times New Roman" w:eastAsia="Times New Roman" w:hAnsi="Times New Roman" w:cs="David" w:hint="cs"/>
          <w:b/>
          <w:b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4550AB04"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2BD86AE"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המנהל</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BE48CF6" w14:textId="77777777" w:rsid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00ABB6" w14:textId="77777777" w:rsidR="001C502F" w:rsidRPr="00071854" w:rsidRDefault="001C502F"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6C81FC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מקום שמדובר בחוזה זה במזמין - גם המנהל במשמע.</w:t>
      </w:r>
    </w:p>
    <w:p w14:paraId="56784479"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EE7C9B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D328A0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החוזה</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w:t>
      </w:r>
    </w:p>
    <w:p w14:paraId="16E64E3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hint="cs"/>
          <w:b/>
          <w:bCs/>
          <w:sz w:val="24"/>
          <w:szCs w:val="24"/>
          <w:rtl/>
          <w:lang w:eastAsia="he-IL"/>
        </w:rPr>
        <w:t>ההסכם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חוזה זה על נספחיו.</w:t>
      </w:r>
    </w:p>
    <w:p w14:paraId="1C5370D2"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481BDDCA" w14:textId="77777777" w:rsidR="00071854" w:rsidRPr="00071854" w:rsidRDefault="00071854" w:rsidP="0007185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הדין</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כהגדרתו בחוק ה</w:t>
      </w:r>
      <w:r w:rsidRPr="00071854">
        <w:rPr>
          <w:rFonts w:ascii="Times New Roman" w:eastAsia="Times New Roman" w:hAnsi="Times New Roman" w:cs="David" w:hint="cs"/>
          <w:sz w:val="24"/>
          <w:szCs w:val="24"/>
          <w:rtl/>
          <w:lang w:eastAsia="he-IL"/>
        </w:rPr>
        <w:t>פרשנות, התשמ"א-1981</w:t>
      </w:r>
      <w:r w:rsidRPr="00071854">
        <w:rPr>
          <w:rFonts w:ascii="Times New Roman" w:eastAsia="Times New Roman" w:hAnsi="Times New Roman" w:cs="David"/>
          <w:sz w:val="24"/>
          <w:szCs w:val="24"/>
          <w:rtl/>
          <w:lang w:eastAsia="he-IL"/>
        </w:rPr>
        <w:t xml:space="preserve"> לרבות כל </w:t>
      </w:r>
      <w:r w:rsidRPr="00071854">
        <w:rPr>
          <w:rFonts w:ascii="Times New Roman" w:eastAsia="Times New Roman" w:hAnsi="Times New Roman" w:cs="David" w:hint="cs"/>
          <w:sz w:val="24"/>
          <w:szCs w:val="24"/>
          <w:rtl/>
          <w:lang w:eastAsia="he-IL"/>
        </w:rPr>
        <w:t xml:space="preserve">תקנה ו/או </w:t>
      </w:r>
      <w:r w:rsidRPr="00071854">
        <w:rPr>
          <w:rFonts w:ascii="Times New Roman" w:eastAsia="Times New Roman" w:hAnsi="Times New Roman" w:cs="David"/>
          <w:sz w:val="24"/>
          <w:szCs w:val="24"/>
          <w:rtl/>
          <w:lang w:eastAsia="he-IL"/>
        </w:rPr>
        <w:t>הוראה של רשות מוסמכת בתוקף סמכותה על פי הדין.</w:t>
      </w:r>
    </w:p>
    <w:p w14:paraId="70185C6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19CF8CF"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הרשות</w:t>
      </w:r>
    </w:p>
    <w:p w14:paraId="2E021BE8"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המקומית</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21F54CC1"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A8E47CD" w14:textId="77777777" w:rsidR="00071854" w:rsidRPr="00071854" w:rsidRDefault="00071854" w:rsidP="0007185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b/>
          <w:bCs/>
          <w:sz w:val="24"/>
          <w:szCs w:val="24"/>
          <w:rtl/>
          <w:lang w:eastAsia="he-IL"/>
        </w:rPr>
        <w:t>חוזה</w:t>
      </w:r>
    </w:p>
    <w:p w14:paraId="1F656C73"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 הפיתוח</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sz w:val="24"/>
          <w:szCs w:val="24"/>
          <w:rtl/>
          <w:lang w:eastAsia="he-IL"/>
        </w:rPr>
        <w:tab/>
        <w:t xml:space="preserve">כמוגדר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10FE3D9D" w14:textId="77777777" w:rsidR="00071854" w:rsidRPr="00071854" w:rsidRDefault="00071854" w:rsidP="00071854">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48E6E9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הכותרות בחוזה זה </w:t>
      </w:r>
      <w:r w:rsidRPr="00071854">
        <w:rPr>
          <w:rFonts w:ascii="Times New Roman" w:eastAsia="Times New Roman" w:hAnsi="Times New Roman" w:cs="David" w:hint="cs"/>
          <w:sz w:val="24"/>
          <w:szCs w:val="24"/>
          <w:rtl/>
          <w:lang w:eastAsia="he-IL"/>
        </w:rPr>
        <w:t xml:space="preserve">הינן לנוחיות בלבד ובכל מקרה </w:t>
      </w:r>
      <w:r w:rsidRPr="00071854">
        <w:rPr>
          <w:rFonts w:ascii="Times New Roman" w:eastAsia="Times New Roman" w:hAnsi="Times New Roman" w:cs="David"/>
          <w:sz w:val="24"/>
          <w:szCs w:val="24"/>
          <w:rtl/>
          <w:lang w:eastAsia="he-IL"/>
        </w:rPr>
        <w:t xml:space="preserve">לא ישמשו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פרש</w:t>
      </w:r>
      <w:r w:rsidRPr="00071854">
        <w:rPr>
          <w:rFonts w:ascii="Times New Roman" w:eastAsia="Times New Roman" w:hAnsi="Times New Roman" w:cs="David" w:hint="cs"/>
          <w:sz w:val="24"/>
          <w:szCs w:val="24"/>
          <w:rtl/>
          <w:lang w:eastAsia="he-IL"/>
        </w:rPr>
        <w:t>נות</w:t>
      </w:r>
      <w:r w:rsidRPr="00071854">
        <w:rPr>
          <w:rFonts w:ascii="Times New Roman" w:eastAsia="Times New Roman" w:hAnsi="Times New Roman" w:cs="David"/>
          <w:sz w:val="24"/>
          <w:szCs w:val="24"/>
          <w:rtl/>
          <w:lang w:eastAsia="he-IL"/>
        </w:rPr>
        <w:t>ו.</w:t>
      </w:r>
    </w:p>
    <w:p w14:paraId="6735D71F"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הנספחים לחוזה זה מהווים חלק בלתי נפרד הימנו ואלה הם:</w:t>
      </w:r>
    </w:p>
    <w:p w14:paraId="178A9D8D" w14:textId="77777777" w:rsidR="00071854" w:rsidRPr="00071854" w:rsidRDefault="00071854" w:rsidP="00071854">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3BCAE32B"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א'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כללי;</w:t>
      </w:r>
    </w:p>
    <w:p w14:paraId="7179C441"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נספח ב'</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שירותי היועץ;</w:t>
      </w:r>
    </w:p>
    <w:p w14:paraId="676AF76F"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ג'</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lang w:eastAsia="he-IL"/>
        </w:rPr>
        <w:t>–</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color w:val="000000"/>
          <w:sz w:val="24"/>
          <w:szCs w:val="24"/>
          <w:rtl/>
          <w:lang w:eastAsia="he-IL"/>
        </w:rPr>
        <w:tab/>
        <w:t>לוח זמנים;</w:t>
      </w:r>
    </w:p>
    <w:p w14:paraId="0DA3470D"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ד'</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שכר היועץ;</w:t>
      </w:r>
    </w:p>
    <w:p w14:paraId="4BE97C83"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b/>
          <w:bCs/>
          <w:color w:val="000000"/>
          <w:sz w:val="24"/>
          <w:szCs w:val="24"/>
          <w:rtl/>
          <w:lang w:eastAsia="he-IL"/>
        </w:rPr>
        <w:t>נספח ה'</w:t>
      </w:r>
      <w:r w:rsidRPr="00071854">
        <w:rPr>
          <w:rFonts w:ascii="Times New Roman" w:eastAsia="Times New Roman" w:hAnsi="Times New Roman" w:cs="David"/>
          <w:color w:val="000000"/>
          <w:sz w:val="24"/>
          <w:szCs w:val="24"/>
          <w:rtl/>
          <w:lang w:eastAsia="he-IL"/>
        </w:rPr>
        <w:t xml:space="preserve"> - </w:t>
      </w:r>
      <w:r w:rsidRPr="00071854">
        <w:rPr>
          <w:rFonts w:ascii="Times New Roman" w:eastAsia="Times New Roman" w:hAnsi="Times New Roman" w:cs="David"/>
          <w:color w:val="000000"/>
          <w:sz w:val="24"/>
          <w:szCs w:val="24"/>
          <w:rtl/>
          <w:lang w:eastAsia="he-IL"/>
        </w:rPr>
        <w:tab/>
        <w:t>תשלומי שכר היועץ;</w:t>
      </w:r>
    </w:p>
    <w:p w14:paraId="575A8FAB"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rtl/>
          <w:lang w:eastAsia="he-IL"/>
        </w:rPr>
        <w:t xml:space="preserve">נספח ו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הצהרה והתחייבות לשמירת סודיות;</w:t>
      </w:r>
    </w:p>
    <w:p w14:paraId="48468A68"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5389837" w14:textId="77777777" w:rsidR="005B5631" w:rsidRDefault="005B5631" w:rsidP="005B563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734470D"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ח'</w:t>
      </w:r>
      <w:r w:rsidRPr="00071854">
        <w:rPr>
          <w:rFonts w:ascii="Times New Roman" w:eastAsia="Times New Roman" w:hAnsi="Times New Roman" w:cs="David"/>
          <w:sz w:val="24"/>
          <w:szCs w:val="24"/>
          <w:rtl/>
          <w:lang w:eastAsia="he-IL"/>
        </w:rPr>
        <w:t xml:space="preserve"> - </w:t>
      </w:r>
      <w:r w:rsidRPr="00071854">
        <w:rPr>
          <w:rFonts w:ascii="Times New Roman" w:eastAsia="Times New Roman" w:hAnsi="Times New Roman" w:cs="David"/>
          <w:sz w:val="24"/>
          <w:szCs w:val="24"/>
          <w:rtl/>
          <w:lang w:eastAsia="he-IL"/>
        </w:rPr>
        <w:tab/>
        <w:t>רשימת התכניות והמסמכים שעל היועץ להנפיק.</w:t>
      </w:r>
    </w:p>
    <w:p w14:paraId="2B96AC18" w14:textId="77777777" w:rsidR="00071854" w:rsidRPr="00071854" w:rsidRDefault="00071854" w:rsidP="00071854">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נספח ט'</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sz w:val="24"/>
          <w:szCs w:val="24"/>
          <w:rtl/>
          <w:lang w:eastAsia="he-IL"/>
        </w:rPr>
        <w:tab/>
        <w:t>אישור להשלמת הפרויקט/קטע מהפרויקט.</w:t>
      </w:r>
    </w:p>
    <w:p w14:paraId="4E54DDA0" w14:textId="77777777" w:rsidR="00071854" w:rsidRPr="00071854" w:rsidRDefault="00071854" w:rsidP="00071854">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rtl/>
          <w:lang w:eastAsia="he-IL"/>
        </w:rPr>
        <w:t xml:space="preserve">נספח י'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sz w:val="24"/>
          <w:szCs w:val="24"/>
          <w:rtl/>
          <w:lang w:eastAsia="he-IL"/>
        </w:rPr>
        <w:tab/>
        <w:t>נספח היעדר תביעות.</w:t>
      </w:r>
    </w:p>
    <w:p w14:paraId="28C712DA"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שירותי היועץ</w:t>
      </w:r>
    </w:p>
    <w:p w14:paraId="782AF2D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מוסר בזה ליועץ והיועץ מקבל על עצמו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p>
    <w:p w14:paraId="22B3CE9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ומאשר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הינו מכיר ויודע את כל הנדרש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וכי הינו מורשה על 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דין למתן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לרבות</w:t>
      </w:r>
      <w:r w:rsidRPr="00071854">
        <w:rPr>
          <w:rFonts w:ascii="Times New Roman" w:eastAsia="Times New Roman" w:hAnsi="Times New Roman" w:cs="David" w:hint="cs"/>
          <w:sz w:val="24"/>
          <w:szCs w:val="24"/>
          <w:rtl/>
          <w:lang w:eastAsia="he-IL"/>
        </w:rPr>
        <w:t xml:space="preserve"> אך לא רק</w:t>
      </w:r>
      <w:r w:rsidRPr="00071854">
        <w:rPr>
          <w:rFonts w:ascii="Times New Roman" w:eastAsia="Times New Roman" w:hAnsi="Times New Roman" w:cs="David"/>
          <w:sz w:val="24"/>
          <w:szCs w:val="24"/>
          <w:rtl/>
          <w:lang w:eastAsia="he-IL"/>
        </w:rPr>
        <w:t>,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חוק המהנדסים והאדריכלים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תשי"ח</w:t>
      </w:r>
      <w:proofErr w:type="spellEnd"/>
      <w:r w:rsidRPr="00071854">
        <w:rPr>
          <w:rFonts w:ascii="Times New Roman" w:eastAsia="Times New Roman" w:hAnsi="Times New Roman" w:cs="David"/>
          <w:sz w:val="24"/>
          <w:szCs w:val="24"/>
          <w:rtl/>
          <w:lang w:eastAsia="he-IL"/>
        </w:rPr>
        <w:t xml:space="preserve"> - 1958, כי יש בידו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שיון </w:t>
      </w:r>
      <w:r w:rsidRPr="00071854">
        <w:rPr>
          <w:rFonts w:ascii="Times New Roman" w:eastAsia="Times New Roman" w:hAnsi="Times New Roman" w:cs="David" w:hint="cs"/>
          <w:sz w:val="24"/>
          <w:szCs w:val="24"/>
          <w:rtl/>
          <w:lang w:eastAsia="he-IL"/>
        </w:rPr>
        <w:t xml:space="preserve">בר </w:t>
      </w:r>
      <w:r w:rsidRPr="00071854">
        <w:rPr>
          <w:rFonts w:ascii="Times New Roman" w:eastAsia="Times New Roman" w:hAnsi="Times New Roman" w:cs="David"/>
          <w:sz w:val="24"/>
          <w:szCs w:val="24"/>
          <w:rtl/>
          <w:lang w:eastAsia="he-IL"/>
        </w:rPr>
        <w:t>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קף לביצוע שירותי </w:t>
      </w:r>
      <w:r w:rsidRPr="00071854">
        <w:rPr>
          <w:rFonts w:ascii="Times New Roman" w:eastAsia="Times New Roman" w:hAnsi="Times New Roman" w:cs="David" w:hint="cs"/>
          <w:sz w:val="24"/>
          <w:szCs w:val="24"/>
          <w:rtl/>
          <w:lang w:eastAsia="he-IL"/>
        </w:rPr>
        <w:t xml:space="preserve"> היועץ על פי הדין</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כי הוא בעל הכישורים, הר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שיונות, הידע, הניסיון והאמצעים המאפשרים לו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ביצועם ברמה מקצועית גבוהה ובהתאם למותנה בחוזה.</w:t>
      </w:r>
    </w:p>
    <w:p w14:paraId="6708793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 לו שש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שיקול דעתו</w:t>
      </w:r>
      <w:r w:rsidRPr="00071854">
        <w:rPr>
          <w:rFonts w:ascii="Times New Roman" w:eastAsia="Times New Roman" w:hAnsi="Times New Roman" w:cs="David" w:hint="cs"/>
          <w:sz w:val="24"/>
          <w:szCs w:val="24"/>
          <w:rtl/>
          <w:lang w:eastAsia="he-IL"/>
        </w:rPr>
        <w:t xml:space="preserve"> הבלעדי</w:t>
      </w:r>
      <w:r w:rsidRPr="00071854">
        <w:rPr>
          <w:rFonts w:ascii="Times New Roman" w:eastAsia="Times New Roman" w:hAnsi="Times New Roman" w:cs="David"/>
          <w:sz w:val="24"/>
          <w:szCs w:val="24"/>
          <w:rtl/>
          <w:lang w:eastAsia="he-IL"/>
        </w:rPr>
        <w:t xml:space="preserve"> ו</w:t>
      </w:r>
      <w:r w:rsidRPr="00071854">
        <w:rPr>
          <w:rFonts w:ascii="Times New Roman" w:eastAsia="Times New Roman" w:hAnsi="Times New Roman" w:cs="David" w:hint="cs"/>
          <w:sz w:val="24"/>
          <w:szCs w:val="24"/>
          <w:rtl/>
          <w:lang w:eastAsia="he-IL"/>
        </w:rPr>
        <w:t xml:space="preserve">כי </w:t>
      </w:r>
      <w:r w:rsidRPr="00071854">
        <w:rPr>
          <w:rFonts w:ascii="Times New Roman" w:eastAsia="Times New Roman" w:hAnsi="Times New Roman" w:cs="David"/>
          <w:sz w:val="24"/>
          <w:szCs w:val="24"/>
          <w:rtl/>
          <w:lang w:eastAsia="he-IL"/>
        </w:rPr>
        <w:t xml:space="preserve">הם יינתנו על ידו בשלבי 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עוד</w:t>
      </w:r>
      <w:r w:rsidRPr="00071854">
        <w:rPr>
          <w:rFonts w:ascii="Times New Roman" w:eastAsia="Times New Roman" w:hAnsi="Times New Roman" w:cs="David"/>
          <w:sz w:val="24"/>
          <w:szCs w:val="24"/>
          <w:rtl/>
          <w:lang w:eastAsia="he-IL"/>
        </w:rPr>
        <w:t xml:space="preserve"> מוסיף ומצהיר</w:t>
      </w:r>
      <w:r w:rsidRPr="00071854">
        <w:rPr>
          <w:rFonts w:ascii="Times New Roman" w:eastAsia="Times New Roman" w:hAnsi="Times New Roman" w:cs="David" w:hint="cs"/>
          <w:sz w:val="24"/>
          <w:szCs w:val="24"/>
          <w:rtl/>
          <w:lang w:eastAsia="he-IL"/>
        </w:rPr>
        <w:t xml:space="preserve"> היועץ,</w:t>
      </w:r>
      <w:r w:rsidRPr="00071854">
        <w:rPr>
          <w:rFonts w:ascii="Times New Roman" w:eastAsia="Times New Roman" w:hAnsi="Times New Roman" w:cs="David"/>
          <w:sz w:val="24"/>
          <w:szCs w:val="24"/>
          <w:rtl/>
          <w:lang w:eastAsia="he-IL"/>
        </w:rPr>
        <w:t xml:space="preserve"> כי ידוע לו שהמזמין אינו מתחייב להזמין מ</w:t>
      </w:r>
      <w:r w:rsidRPr="00071854">
        <w:rPr>
          <w:rFonts w:ascii="Times New Roman" w:eastAsia="Times New Roman" w:hAnsi="Times New Roman" w:cs="David" w:hint="cs"/>
          <w:sz w:val="24"/>
          <w:szCs w:val="24"/>
          <w:rtl/>
          <w:lang w:eastAsia="he-IL"/>
        </w:rPr>
        <w:t>מנו</w:t>
      </w:r>
      <w:r w:rsidRPr="00071854">
        <w:rPr>
          <w:rFonts w:ascii="Times New Roman" w:eastAsia="Times New Roman" w:hAnsi="Times New Roman" w:cs="David"/>
          <w:sz w:val="24"/>
          <w:szCs w:val="24"/>
          <w:rtl/>
          <w:lang w:eastAsia="he-IL"/>
        </w:rPr>
        <w:t xml:space="preserve"> שירותים נוספים מעבר לנקוב בחוזה זה ו</w:t>
      </w:r>
      <w:r w:rsidRPr="00071854">
        <w:rPr>
          <w:rFonts w:ascii="Times New Roman" w:eastAsia="Times New Roman" w:hAnsi="Times New Roman" w:cs="David" w:hint="cs"/>
          <w:sz w:val="24"/>
          <w:szCs w:val="24"/>
          <w:rtl/>
          <w:lang w:eastAsia="he-IL"/>
        </w:rPr>
        <w:t xml:space="preserve">כמפורט </w:t>
      </w:r>
      <w:r w:rsidRPr="00071854">
        <w:rPr>
          <w:rFonts w:ascii="Times New Roman" w:eastAsia="Times New Roman" w:hAnsi="Times New Roman" w:cs="David"/>
          <w:sz w:val="24"/>
          <w:szCs w:val="24"/>
          <w:rtl/>
          <w:lang w:eastAsia="he-IL"/>
        </w:rPr>
        <w:t xml:space="preserve">בנספח </w:t>
      </w:r>
      <w:r w:rsidRPr="00071854">
        <w:rPr>
          <w:rFonts w:ascii="Times New Roman" w:eastAsia="Times New Roman" w:hAnsi="Times New Roman" w:cs="David"/>
          <w:bCs/>
          <w:sz w:val="24"/>
          <w:szCs w:val="24"/>
          <w:rtl/>
          <w:lang w:eastAsia="he-IL"/>
        </w:rPr>
        <w:t xml:space="preserve">ב'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4B1E824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C78B515"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שיקבעו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ע"י המזמין ויהיה חייב לנהוג לפיהם ולקיימם ללא סטייה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הוראה</w:t>
      </w:r>
      <w:r w:rsidRPr="00071854">
        <w:rPr>
          <w:rFonts w:ascii="Times New Roman" w:eastAsia="Times New Roman" w:hAnsi="Times New Roman" w:cs="David" w:hint="cs"/>
          <w:sz w:val="24"/>
          <w:szCs w:val="24"/>
          <w:rtl/>
          <w:lang w:eastAsia="he-IL"/>
        </w:rPr>
        <w:t xml:space="preserve"> מפורשת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מהמזמין.</w:t>
      </w:r>
    </w:p>
    <w:p w14:paraId="6DC7D7EB"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6B344C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הכל כפי שיקבע ע"י המנהל. כן מתחייב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להשתתף בת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אום מראש בכל ישיבות התיאום אליהן יוזמן.</w:t>
      </w:r>
    </w:p>
    <w:p w14:paraId="4662BAF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ישמור על נוהלי קשר, תיאום,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שום וצורת המסמכים לפי דרישת המנהל.</w:t>
      </w:r>
    </w:p>
    <w:p w14:paraId="54AAAD4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עוד לא יקבע אחרת ע"י המזמין, יהיה המנהל כ</w:t>
      </w:r>
      <w:r w:rsidRPr="00071854">
        <w:rPr>
          <w:rFonts w:ascii="Times New Roman" w:eastAsia="Times New Roman" w:hAnsi="Times New Roman" w:cs="David" w:hint="cs"/>
          <w:sz w:val="24"/>
          <w:szCs w:val="24"/>
          <w:rtl/>
          <w:lang w:eastAsia="he-IL"/>
        </w:rPr>
        <w:t>הגדרתו</w:t>
      </w:r>
      <w:r w:rsidRPr="00071854">
        <w:rPr>
          <w:rFonts w:ascii="Times New Roman" w:eastAsia="Times New Roman" w:hAnsi="Times New Roman" w:cs="David"/>
          <w:sz w:val="24"/>
          <w:szCs w:val="24"/>
          <w:rtl/>
          <w:lang w:eastAsia="he-IL"/>
        </w:rPr>
        <w:t xml:space="preserve"> בנספח </w:t>
      </w:r>
      <w:r w:rsidRPr="00071854">
        <w:rPr>
          <w:rFonts w:ascii="Times New Roman" w:eastAsia="Times New Roman" w:hAnsi="Times New Roman" w:cs="David"/>
          <w:bCs/>
          <w:sz w:val="24"/>
          <w:szCs w:val="24"/>
          <w:rtl/>
          <w:lang w:eastAsia="he-IL"/>
        </w:rPr>
        <w:t xml:space="preserve">א' </w:t>
      </w:r>
      <w:r w:rsidRPr="00071854">
        <w:rPr>
          <w:rFonts w:ascii="Times New Roman" w:eastAsia="Times New Roman" w:hAnsi="Times New Roman" w:cs="David"/>
          <w:sz w:val="24"/>
          <w:szCs w:val="24"/>
          <w:rtl/>
          <w:lang w:eastAsia="he-IL"/>
        </w:rPr>
        <w:t>ועל היועץ להיות</w:t>
      </w:r>
      <w:r w:rsidRPr="00071854">
        <w:rPr>
          <w:rFonts w:ascii="Times New Roman" w:eastAsia="Times New Roman" w:hAnsi="Times New Roman" w:cs="David" w:hint="cs"/>
          <w:sz w:val="24"/>
          <w:szCs w:val="24"/>
          <w:rtl/>
          <w:lang w:eastAsia="he-IL"/>
        </w:rPr>
        <w:t xml:space="preserve"> עמו</w:t>
      </w:r>
      <w:r w:rsidRPr="00071854">
        <w:rPr>
          <w:rFonts w:ascii="Times New Roman" w:eastAsia="Times New Roman" w:hAnsi="Times New Roman" w:cs="David"/>
          <w:sz w:val="24"/>
          <w:szCs w:val="24"/>
          <w:rtl/>
          <w:lang w:eastAsia="he-IL"/>
        </w:rPr>
        <w:t xml:space="preserve"> בקשר מתמי</w:t>
      </w:r>
      <w:r w:rsidRPr="00071854">
        <w:rPr>
          <w:rFonts w:ascii="Times New Roman" w:eastAsia="Times New Roman" w:hAnsi="Times New Roman" w:cs="David" w:hint="cs"/>
          <w:sz w:val="24"/>
          <w:szCs w:val="24"/>
          <w:rtl/>
          <w:lang w:eastAsia="he-IL"/>
        </w:rPr>
        <w:t>ד</w:t>
      </w:r>
      <w:r w:rsidRPr="00071854">
        <w:rPr>
          <w:rFonts w:ascii="Times New Roman" w:eastAsia="Times New Roman" w:hAnsi="Times New Roman" w:cs="David"/>
          <w:sz w:val="24"/>
          <w:szCs w:val="24"/>
          <w:rtl/>
          <w:lang w:eastAsia="he-IL"/>
        </w:rPr>
        <w:t xml:space="preserve"> ולתאם עמו את כל פעולותיו, אלא אם נקבע </w:t>
      </w:r>
      <w:r w:rsidRPr="00071854">
        <w:rPr>
          <w:rFonts w:ascii="Times New Roman" w:eastAsia="Times New Roman" w:hAnsi="Times New Roman" w:cs="David" w:hint="cs"/>
          <w:sz w:val="24"/>
          <w:szCs w:val="24"/>
          <w:rtl/>
          <w:lang w:eastAsia="he-IL"/>
        </w:rPr>
        <w:t xml:space="preserve">מפורשות </w:t>
      </w:r>
      <w:r w:rsidRPr="00071854">
        <w:rPr>
          <w:rFonts w:ascii="Times New Roman" w:eastAsia="Times New Roman" w:hAnsi="Times New Roman" w:cs="David"/>
          <w:sz w:val="24"/>
          <w:szCs w:val="24"/>
          <w:rtl/>
          <w:lang w:eastAsia="he-IL"/>
        </w:rPr>
        <w:t>אחרת ע"י המזמין.</w:t>
      </w:r>
    </w:p>
    <w:p w14:paraId="32C6750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ידועות לו הוראות כל התכניות הקיימות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71854">
        <w:rPr>
          <w:rFonts w:ascii="Times New Roman" w:eastAsia="Times New Roman" w:hAnsi="Times New Roman" w:cs="David" w:hint="cs"/>
          <w:sz w:val="24"/>
          <w:szCs w:val="24"/>
          <w:rtl/>
          <w:lang w:eastAsia="he-IL"/>
        </w:rPr>
        <w:t>יהם של</w:t>
      </w:r>
      <w:r w:rsidRPr="00071854">
        <w:rPr>
          <w:rFonts w:ascii="Times New Roman" w:eastAsia="Times New Roman" w:hAnsi="Times New Roman" w:cs="David"/>
          <w:sz w:val="24"/>
          <w:szCs w:val="24"/>
          <w:rtl/>
          <w:lang w:eastAsia="he-IL"/>
        </w:rPr>
        <w:t xml:space="preserve"> הדין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הנהלים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התקנים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התקנות החלים בקשר עם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והוא מתחייב לפעול בהתאם לקבוע בהם.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מצהיר היועץ כי </w:t>
      </w:r>
      <w:r w:rsidRPr="00071854">
        <w:rPr>
          <w:rFonts w:ascii="Times New Roman" w:eastAsia="Times New Roman" w:hAnsi="Times New Roman" w:cs="David" w:hint="cs"/>
          <w:sz w:val="24"/>
          <w:szCs w:val="24"/>
          <w:rtl/>
          <w:lang w:eastAsia="he-IL"/>
        </w:rPr>
        <w:t xml:space="preserve">הוא </w:t>
      </w:r>
      <w:r w:rsidRPr="00071854">
        <w:rPr>
          <w:rFonts w:ascii="Times New Roman" w:eastAsia="Times New Roman" w:hAnsi="Times New Roman" w:cs="David"/>
          <w:sz w:val="24"/>
          <w:szCs w:val="24"/>
          <w:rtl/>
          <w:lang w:eastAsia="he-IL"/>
        </w:rPr>
        <w:t xml:space="preserve">בדק בעצמו את כל הנושאים הרלוונטיים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0285620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להפיק את כל התכניות </w:t>
      </w:r>
      <w:r w:rsidRPr="00071854">
        <w:rPr>
          <w:rFonts w:ascii="Times New Roman" w:eastAsia="Times New Roman" w:hAnsi="Times New Roman" w:cs="David" w:hint="cs"/>
          <w:sz w:val="24"/>
          <w:szCs w:val="24"/>
          <w:rtl/>
          <w:lang w:eastAsia="he-IL"/>
        </w:rPr>
        <w:t>נשוא</w:t>
      </w:r>
      <w:r w:rsidRPr="00071854">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71854">
        <w:rPr>
          <w:rFonts w:ascii="Times New Roman" w:eastAsia="Times New Roman" w:hAnsi="Times New Roman" w:cs="David"/>
          <w:b/>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071854">
        <w:rPr>
          <w:rFonts w:ascii="Times New Roman" w:eastAsia="Times New Roman" w:hAnsi="Times New Roman" w:cs="David" w:hint="cs"/>
          <w:sz w:val="24"/>
          <w:szCs w:val="24"/>
          <w:rtl/>
          <w:lang w:eastAsia="he-IL"/>
        </w:rPr>
        <w:t xml:space="preserve">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w:t>
      </w:r>
    </w:p>
    <w:p w14:paraId="520E1BA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יגיש ליועצים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71854">
        <w:rPr>
          <w:rFonts w:ascii="Times New Roman" w:eastAsia="Times New Roman" w:hAnsi="Times New Roman" w:cs="David" w:hint="cs"/>
          <w:sz w:val="24"/>
          <w:szCs w:val="24"/>
          <w:rtl/>
          <w:lang w:eastAsia="he-IL"/>
        </w:rPr>
        <w:t xml:space="preserve">מפורשות על פי </w:t>
      </w:r>
      <w:r w:rsidRPr="00071854">
        <w:rPr>
          <w:rFonts w:ascii="Times New Roman" w:eastAsia="Times New Roman" w:hAnsi="Times New Roman" w:cs="David"/>
          <w:sz w:val="24"/>
          <w:szCs w:val="24"/>
          <w:rtl/>
          <w:lang w:eastAsia="he-IL"/>
        </w:rPr>
        <w:t>חוזה זה.</w:t>
      </w:r>
    </w:p>
    <w:p w14:paraId="0248AF1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אין לו ולא תהינה לו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תביעות ו/או טענות</w:t>
      </w:r>
      <w:r w:rsidRPr="00071854">
        <w:rPr>
          <w:rFonts w:ascii="Times New Roman" w:eastAsia="Times New Roman" w:hAnsi="Times New Roman" w:cs="David" w:hint="cs"/>
          <w:sz w:val="24"/>
          <w:szCs w:val="24"/>
          <w:rtl/>
          <w:lang w:eastAsia="he-IL"/>
        </w:rPr>
        <w:t xml:space="preserve"> ו/או דרישות ו/או תלונות</w:t>
      </w:r>
      <w:r w:rsidRPr="00071854">
        <w:rPr>
          <w:rFonts w:ascii="Times New Roman" w:eastAsia="Times New Roman" w:hAnsi="Times New Roman" w:cs="David"/>
          <w:sz w:val="24"/>
          <w:szCs w:val="24"/>
          <w:rtl/>
          <w:lang w:eastAsia="he-IL"/>
        </w:rPr>
        <w:t xml:space="preserve"> כלפי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כלפי המתכננים האחרים בגין מסירת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כאמור. משמסר המזמין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 xml:space="preserve">ביצוע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3971DDC6"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w:t>
      </w:r>
      <w:proofErr w:type="spellStart"/>
      <w:r w:rsidRPr="00071854">
        <w:rPr>
          <w:rFonts w:ascii="Times New Roman" w:eastAsia="Times New Roman" w:hAnsi="Times New Roman" w:cs="David" w:hint="cs"/>
          <w:sz w:val="24"/>
          <w:szCs w:val="24"/>
          <w:rtl/>
          <w:lang w:eastAsia="he-IL"/>
        </w:rPr>
        <w:t>רמדורנט</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של </w:t>
      </w:r>
      <w:proofErr w:type="spellStart"/>
      <w:r w:rsidRPr="00071854">
        <w:rPr>
          <w:rFonts w:ascii="Times New Roman" w:eastAsia="Times New Roman" w:hAnsi="Times New Roman" w:cs="David"/>
          <w:sz w:val="24"/>
          <w:szCs w:val="24"/>
          <w:rtl/>
          <w:lang w:eastAsia="he-IL"/>
        </w:rPr>
        <w:t>רמדור</w:t>
      </w:r>
      <w:proofErr w:type="spellEnd"/>
      <w:r w:rsidRPr="00071854">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071854">
        <w:rPr>
          <w:rFonts w:ascii="Times New Roman" w:eastAsia="Times New Roman" w:hAnsi="Times New Roman" w:cs="David" w:hint="cs"/>
          <w:sz w:val="24"/>
          <w:szCs w:val="24"/>
          <w:rtl/>
          <w:lang w:eastAsia="he-IL"/>
        </w:rPr>
        <w:t>.</w:t>
      </w:r>
    </w:p>
    <w:p w14:paraId="6055B54B"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צוות עובדים ואמצעים</w:t>
      </w:r>
    </w:p>
    <w:p w14:paraId="5318F03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יקיים משרד מאויש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מאורגן ומצויד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באופן שיאפשר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בהתאם להוראות חוזה זה.</w:t>
      </w:r>
    </w:p>
    <w:p w14:paraId="7EC42C0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Cs/>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hint="cs"/>
          <w:b/>
          <w:sz w:val="24"/>
          <w:szCs w:val="24"/>
          <w:rtl/>
          <w:lang w:eastAsia="he-IL"/>
        </w:rPr>
        <w:t>,</w:t>
      </w:r>
      <w:r w:rsidRPr="00071854">
        <w:rPr>
          <w:rFonts w:ascii="Times New Roman" w:eastAsia="Times New Roman" w:hAnsi="Times New Roman" w:cs="David"/>
          <w:sz w:val="24"/>
          <w:szCs w:val="24"/>
          <w:rtl/>
          <w:lang w:eastAsia="he-IL"/>
        </w:rPr>
        <w:t xml:space="preserve"> יתאים לביצוע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ברמה ובמועדים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6D9A4F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071854">
        <w:rPr>
          <w:rFonts w:ascii="Times New Roman" w:eastAsia="Times New Roman" w:hAnsi="Times New Roman" w:cs="David" w:hint="cs"/>
          <w:sz w:val="24"/>
          <w:szCs w:val="24"/>
          <w:rtl/>
          <w:lang w:eastAsia="he-IL"/>
        </w:rPr>
        <w:t xml:space="preserve">המוחלט </w:t>
      </w:r>
      <w:r w:rsidRPr="00071854">
        <w:rPr>
          <w:rFonts w:ascii="Times New Roman" w:eastAsia="Times New Roman" w:hAnsi="Times New Roman" w:cs="David"/>
          <w:sz w:val="24"/>
          <w:szCs w:val="24"/>
          <w:rtl/>
          <w:lang w:eastAsia="he-IL"/>
        </w:rPr>
        <w:t>- להורות ליועץ מ</w:t>
      </w:r>
      <w:r w:rsidRPr="00071854">
        <w:rPr>
          <w:rFonts w:ascii="Times New Roman" w:eastAsia="Times New Roman" w:hAnsi="Times New Roman" w:cs="David" w:hint="cs"/>
          <w:sz w:val="24"/>
          <w:szCs w:val="24"/>
          <w:rtl/>
          <w:lang w:eastAsia="he-IL"/>
        </w:rPr>
        <w:t>עת לעת,</w:t>
      </w:r>
      <w:r w:rsidRPr="00071854">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2699856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מנהלו הראשי של היועץ למטרת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המנהל הראשי</w:t>
      </w:r>
      <w:r w:rsidRPr="00071854">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6A9F5758"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w:t>
      </w:r>
      <w:r w:rsidRPr="00071854">
        <w:rPr>
          <w:rFonts w:ascii="Times New Roman" w:eastAsia="Times New Roman" w:hAnsi="Times New Roman" w:cs="David" w:hint="cs"/>
          <w:sz w:val="24"/>
          <w:szCs w:val="24"/>
          <w:rtl/>
          <w:lang w:eastAsia="he-IL"/>
        </w:rPr>
        <w:t>צהיר, כי ידוע לו, ש</w:t>
      </w:r>
      <w:r w:rsidRPr="00071854">
        <w:rPr>
          <w:rFonts w:ascii="Times New Roman" w:eastAsia="Times New Roman" w:hAnsi="Times New Roman" w:cs="David"/>
          <w:sz w:val="24"/>
          <w:szCs w:val="24"/>
          <w:rtl/>
          <w:lang w:eastAsia="he-IL"/>
        </w:rPr>
        <w:t>במשך כל ת</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קפ</w:t>
      </w:r>
      <w:r w:rsidRPr="00071854">
        <w:rPr>
          <w:rFonts w:ascii="Times New Roman" w:eastAsia="Times New Roman" w:hAnsi="Times New Roman" w:cs="David" w:hint="cs"/>
          <w:sz w:val="24"/>
          <w:szCs w:val="24"/>
          <w:rtl/>
          <w:lang w:eastAsia="he-IL"/>
        </w:rPr>
        <w:t>ו של</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יעמוד המנהל הראשי בראשו, יהיה מעורב אישית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התכנון. מבלי לגרוע מהתחייבויות היועץ כמתחייב מ</w:t>
      </w:r>
      <w:r w:rsidRPr="00071854">
        <w:rPr>
          <w:rFonts w:ascii="Times New Roman" w:eastAsia="Times New Roman" w:hAnsi="Times New Roman" w:cs="David" w:hint="cs"/>
          <w:sz w:val="24"/>
          <w:szCs w:val="24"/>
          <w:rtl/>
          <w:lang w:eastAsia="he-IL"/>
        </w:rPr>
        <w:t>חוזה זה,</w:t>
      </w:r>
      <w:r w:rsidRPr="00071854">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DE6BB22"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17A6045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המזמין רשאי </w:t>
      </w:r>
      <w:r w:rsidRPr="00071854">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071854">
        <w:rPr>
          <w:rFonts w:ascii="Times New Roman" w:eastAsia="Times New Roman" w:hAnsi="Times New Roman" w:cs="David" w:hint="cs"/>
          <w:sz w:val="24"/>
          <w:szCs w:val="24"/>
          <w:rtl/>
          <w:lang w:eastAsia="he-IL"/>
        </w:rPr>
        <w:t xml:space="preserve">אחר </w:t>
      </w:r>
      <w:r w:rsidRPr="00071854">
        <w:rPr>
          <w:rFonts w:ascii="Times New Roman" w:eastAsia="Times New Roman" w:hAnsi="Times New Roman" w:cs="David"/>
          <w:sz w:val="24"/>
          <w:szCs w:val="24"/>
          <w:rtl/>
          <w:lang w:eastAsia="he-IL"/>
        </w:rPr>
        <w:t>דרישת המזמין לאלתר.</w:t>
      </w:r>
    </w:p>
    <w:p w14:paraId="570109D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החלטות המזמין בדבר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ו/או החלפת עובד מעובדי היועץ תינתנה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המוחלט</w:t>
      </w:r>
      <w:r w:rsidRPr="00071854">
        <w:rPr>
          <w:rFonts w:ascii="Times New Roman" w:eastAsia="Times New Roman" w:hAnsi="Times New Roman" w:cs="David" w:hint="cs"/>
          <w:sz w:val="24"/>
          <w:szCs w:val="24"/>
          <w:rtl/>
          <w:lang w:eastAsia="he-IL"/>
        </w:rPr>
        <w:t xml:space="preserve"> של המזמין</w:t>
      </w:r>
      <w:r w:rsidRPr="00071854">
        <w:rPr>
          <w:rFonts w:ascii="Times New Roman" w:eastAsia="Times New Roman" w:hAnsi="Times New Roman" w:cs="David"/>
          <w:sz w:val="24"/>
          <w:szCs w:val="24"/>
          <w:rtl/>
          <w:lang w:eastAsia="he-IL"/>
        </w:rPr>
        <w:t xml:space="preserve"> וללא צורך במתן נימוקים</w:t>
      </w:r>
      <w:r w:rsidRPr="00071854">
        <w:rPr>
          <w:rFonts w:ascii="Times New Roman" w:eastAsia="Times New Roman" w:hAnsi="Times New Roman" w:cs="David" w:hint="cs"/>
          <w:sz w:val="24"/>
          <w:szCs w:val="24"/>
          <w:rtl/>
          <w:lang w:eastAsia="he-IL"/>
        </w:rPr>
        <w:t xml:space="preserve"> כאלה ואחרים</w:t>
      </w:r>
      <w:r w:rsidRPr="00071854">
        <w:rPr>
          <w:rFonts w:ascii="Times New Roman" w:eastAsia="Times New Roman" w:hAnsi="Times New Roman" w:cs="David"/>
          <w:sz w:val="24"/>
          <w:szCs w:val="24"/>
          <w:rtl/>
          <w:lang w:eastAsia="he-IL"/>
        </w:rPr>
        <w:t>. אין בהחלטות אלה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לשחרר את היועץ מאי</w:t>
      </w:r>
      <w:r w:rsidRPr="00071854">
        <w:rPr>
          <w:rFonts w:ascii="Times New Roman" w:eastAsia="Times New Roman" w:hAnsi="Times New Roman" w:cs="David" w:hint="cs"/>
          <w:sz w:val="24"/>
          <w:szCs w:val="24"/>
          <w:rtl/>
          <w:lang w:eastAsia="he-IL"/>
        </w:rPr>
        <w:t>לו</w:t>
      </w:r>
      <w:r w:rsidRPr="00071854">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71854">
        <w:rPr>
          <w:rFonts w:ascii="Times New Roman" w:eastAsia="Times New Roman" w:hAnsi="Times New Roman" w:cs="David" w:hint="cs"/>
          <w:sz w:val="24"/>
          <w:szCs w:val="24"/>
          <w:rtl/>
          <w:lang w:eastAsia="he-IL"/>
        </w:rPr>
        <w:t xml:space="preserve"> ו/או חבות</w:t>
      </w:r>
      <w:r w:rsidRPr="00071854">
        <w:rPr>
          <w:rFonts w:ascii="Times New Roman" w:eastAsia="Times New Roman" w:hAnsi="Times New Roman" w:cs="David"/>
          <w:sz w:val="24"/>
          <w:szCs w:val="24"/>
          <w:rtl/>
          <w:lang w:eastAsia="he-IL"/>
        </w:rPr>
        <w:t xml:space="preserve"> שהיא.</w:t>
      </w:r>
    </w:p>
    <w:p w14:paraId="5DE2881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לצייד על חשבונו את צוות עובדיו בכל הציוד הדרוש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w:t>
      </w:r>
      <w:r w:rsidRPr="00071854">
        <w:rPr>
          <w:rFonts w:ascii="Times New Roman" w:eastAsia="Times New Roman" w:hAnsi="Times New Roman" w:cs="David" w:hint="cs"/>
          <w:sz w:val="24"/>
          <w:szCs w:val="24"/>
          <w:rtl/>
          <w:lang w:eastAsia="he-IL"/>
        </w:rPr>
        <w:t>האחריות בגין אחזקת</w:t>
      </w:r>
      <w:r w:rsidRPr="00071854">
        <w:rPr>
          <w:rFonts w:ascii="Times New Roman" w:eastAsia="Times New Roman" w:hAnsi="Times New Roman" w:cs="David"/>
          <w:sz w:val="24"/>
          <w:szCs w:val="24"/>
          <w:rtl/>
          <w:lang w:eastAsia="he-IL"/>
        </w:rPr>
        <w:t xml:space="preserve"> ושמיר</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ציוד</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תהיה בידי היועץ ועל חשבונו, והמזמין לא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בכל אחריות </w:t>
      </w:r>
      <w:r w:rsidRPr="00071854">
        <w:rPr>
          <w:rFonts w:ascii="Times New Roman" w:eastAsia="Times New Roman" w:hAnsi="Times New Roman" w:cs="David" w:hint="cs"/>
          <w:sz w:val="24"/>
          <w:szCs w:val="24"/>
          <w:rtl/>
          <w:lang w:eastAsia="he-IL"/>
        </w:rPr>
        <w:t xml:space="preserve">ו/או חבות </w:t>
      </w:r>
      <w:r w:rsidRPr="00071854">
        <w:rPr>
          <w:rFonts w:ascii="Times New Roman" w:eastAsia="Times New Roman" w:hAnsi="Times New Roman" w:cs="David"/>
          <w:sz w:val="24"/>
          <w:szCs w:val="24"/>
          <w:rtl/>
          <w:lang w:eastAsia="he-IL"/>
        </w:rPr>
        <w:t>בגין א</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בדן </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או נזק</w:t>
      </w:r>
      <w:r w:rsidRPr="00071854">
        <w:rPr>
          <w:rFonts w:ascii="Times New Roman" w:eastAsia="Times New Roman" w:hAnsi="Times New Roman" w:cs="David" w:hint="cs"/>
          <w:sz w:val="24"/>
          <w:szCs w:val="24"/>
          <w:rtl/>
          <w:lang w:eastAsia="he-IL"/>
        </w:rPr>
        <w:t xml:space="preserve"> ו/או קלקול</w:t>
      </w:r>
      <w:r w:rsidRPr="00071854">
        <w:rPr>
          <w:rFonts w:ascii="Times New Roman" w:eastAsia="Times New Roman" w:hAnsi="Times New Roman" w:cs="David"/>
          <w:sz w:val="24"/>
          <w:szCs w:val="24"/>
          <w:rtl/>
          <w:lang w:eastAsia="he-IL"/>
        </w:rPr>
        <w:t xml:space="preserve"> כלשהו לציוד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לכל חלק ממנו מכל סיבה שהיא.</w:t>
      </w:r>
    </w:p>
    <w:p w14:paraId="568AD8A7"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סמכויות היועץ</w:t>
      </w:r>
    </w:p>
    <w:p w14:paraId="27A66EC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במגעים עם רשויות 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עם הרשות המקומית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הנוגע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וכל הכרוך בכך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w:t>
      </w:r>
    </w:p>
    <w:p w14:paraId="36F3FE7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שהיועץ לא יגיש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תיקונים לתכניות לא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הרשויות המוסמכות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אם כן אושרו קודם לכן</w:t>
      </w:r>
      <w:r w:rsidRPr="00071854">
        <w:rPr>
          <w:rFonts w:ascii="Times New Roman" w:eastAsia="Times New Roman" w:hAnsi="Times New Roman" w:cs="David" w:hint="cs"/>
          <w:sz w:val="24"/>
          <w:szCs w:val="24"/>
          <w:rtl/>
          <w:lang w:eastAsia="he-IL"/>
        </w:rPr>
        <w:t>, מראש ובכתב,</w:t>
      </w:r>
      <w:r w:rsidRPr="00071854">
        <w:rPr>
          <w:rFonts w:ascii="Times New Roman" w:eastAsia="Times New Roman" w:hAnsi="Times New Roman" w:cs="David"/>
          <w:sz w:val="24"/>
          <w:szCs w:val="24"/>
          <w:rtl/>
          <w:lang w:eastAsia="he-IL"/>
        </w:rPr>
        <w:t xml:space="preserve"> ע"י המזמין.</w:t>
      </w:r>
    </w:p>
    <w:p w14:paraId="4976DE7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שהיועץ לא יקבל כל החלטה ולא יפעל ולא יחייב את המזמין בכל עניין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הכרוך בהתחייבות חוקית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כספית</w:t>
      </w:r>
      <w:r w:rsidRPr="00071854">
        <w:rPr>
          <w:rFonts w:ascii="Times New Roman" w:eastAsia="Times New Roman" w:hAnsi="Times New Roman" w:cs="David" w:hint="cs"/>
          <w:sz w:val="24"/>
          <w:szCs w:val="24"/>
          <w:rtl/>
          <w:lang w:eastAsia="he-IL"/>
        </w:rPr>
        <w:t xml:space="preserve"> ו/או אחרת,</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שורו של המזמין</w:t>
      </w:r>
      <w:r w:rsidRPr="00071854">
        <w:rPr>
          <w:rFonts w:ascii="Times New Roman" w:eastAsia="Times New Roman" w:hAnsi="Times New Roman" w:cs="David" w:hint="cs"/>
          <w:sz w:val="24"/>
          <w:szCs w:val="24"/>
          <w:rtl/>
          <w:lang w:eastAsia="he-IL"/>
        </w:rPr>
        <w:t xml:space="preserve"> מראש ובכתב</w:t>
      </w:r>
      <w:r w:rsidRPr="00071854">
        <w:rPr>
          <w:rFonts w:ascii="Times New Roman" w:eastAsia="Times New Roman" w:hAnsi="Times New Roman" w:cs="David"/>
          <w:sz w:val="24"/>
          <w:szCs w:val="24"/>
          <w:rtl/>
          <w:lang w:eastAsia="he-IL"/>
        </w:rPr>
        <w:t>.</w:t>
      </w:r>
    </w:p>
    <w:p w14:paraId="7041925C"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זולת אם</w:t>
      </w:r>
      <w:r w:rsidRPr="00071854">
        <w:rPr>
          <w:rFonts w:ascii="Times New Roman" w:eastAsia="Times New Roman" w:hAnsi="Times New Roman" w:cs="David"/>
          <w:sz w:val="24"/>
          <w:szCs w:val="24"/>
          <w:rtl/>
          <w:lang w:eastAsia="he-IL"/>
        </w:rPr>
        <w:t xml:space="preserve"> יוסמך לכך ע"י המזמין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יהיה היועץ רשאי </w:t>
      </w:r>
      <w:proofErr w:type="spellStart"/>
      <w:r w:rsidRPr="00071854">
        <w:rPr>
          <w:rFonts w:ascii="Times New Roman" w:eastAsia="Times New Roman" w:hAnsi="Times New Roman" w:cs="David"/>
          <w:sz w:val="24"/>
          <w:szCs w:val="24"/>
          <w:rtl/>
          <w:lang w:eastAsia="he-IL"/>
        </w:rPr>
        <w:t>ליתן</w:t>
      </w:r>
      <w:proofErr w:type="spellEnd"/>
      <w:r w:rsidRPr="00071854">
        <w:rPr>
          <w:rFonts w:ascii="Times New Roman" w:eastAsia="Times New Roman" w:hAnsi="Times New Roman" w:cs="David"/>
          <w:sz w:val="24"/>
          <w:szCs w:val="24"/>
          <w:rtl/>
          <w:lang w:eastAsia="he-IL"/>
        </w:rPr>
        <w:t xml:space="preserve"> הוראות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הנחיות</w:t>
      </w:r>
      <w:r w:rsidRPr="00071854">
        <w:rPr>
          <w:rFonts w:ascii="Times New Roman" w:eastAsia="Times New Roman" w:hAnsi="Times New Roman" w:cs="David" w:hint="cs"/>
          <w:sz w:val="24"/>
          <w:szCs w:val="24"/>
          <w:rtl/>
          <w:lang w:eastAsia="he-IL"/>
        </w:rPr>
        <w:t>, בין</w:t>
      </w:r>
      <w:r w:rsidRPr="00071854">
        <w:rPr>
          <w:rFonts w:ascii="Times New Roman" w:eastAsia="Times New Roman" w:hAnsi="Times New Roman" w:cs="David"/>
          <w:sz w:val="24"/>
          <w:szCs w:val="24"/>
          <w:rtl/>
          <w:lang w:eastAsia="he-IL"/>
        </w:rPr>
        <w:t xml:space="preserve"> במישרין</w:t>
      </w:r>
      <w:r w:rsidRPr="00071854">
        <w:rPr>
          <w:rFonts w:ascii="Times New Roman" w:eastAsia="Times New Roman" w:hAnsi="Times New Roman" w:cs="David" w:hint="cs"/>
          <w:sz w:val="24"/>
          <w:szCs w:val="24"/>
          <w:rtl/>
          <w:lang w:eastAsia="he-IL"/>
        </w:rPr>
        <w:t xml:space="preserve"> ובין בעקיפין,</w:t>
      </w:r>
      <w:r w:rsidRPr="00071854">
        <w:rPr>
          <w:rFonts w:ascii="Times New Roman" w:eastAsia="Times New Roman" w:hAnsi="Times New Roman" w:cs="David"/>
          <w:sz w:val="24"/>
          <w:szCs w:val="24"/>
          <w:rtl/>
          <w:lang w:eastAsia="he-IL"/>
        </w:rPr>
        <w:t xml:space="preserve"> לקבלן הראשי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לקבלן העבודות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לנהל עמם מו"מ ביחס למחירים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דרכי ביצוע הכרוכים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מחירים</w:t>
      </w:r>
      <w:r w:rsidRPr="00071854">
        <w:rPr>
          <w:rFonts w:ascii="Times New Roman" w:eastAsia="Times New Roman" w:hAnsi="Times New Roman" w:cs="David" w:hint="cs"/>
          <w:sz w:val="24"/>
          <w:szCs w:val="24"/>
          <w:rtl/>
          <w:lang w:eastAsia="he-IL"/>
        </w:rPr>
        <w:t xml:space="preserve"> ו/או כמויות</w:t>
      </w:r>
      <w:r w:rsidRPr="00071854">
        <w:rPr>
          <w:rFonts w:ascii="Times New Roman" w:eastAsia="Times New Roman" w:hAnsi="Times New Roman" w:cs="David"/>
          <w:sz w:val="24"/>
          <w:szCs w:val="24"/>
          <w:rtl/>
          <w:lang w:eastAsia="he-IL"/>
        </w:rPr>
        <w:t>, אלא באמצעות המזמין או המנהל.</w:t>
      </w:r>
    </w:p>
    <w:p w14:paraId="1E98BB6D"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lastRenderedPageBreak/>
        <w:t>סמכויות המנהל</w:t>
      </w:r>
    </w:p>
    <w:p w14:paraId="645AFC9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לבדוק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עת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את שרותי היועץ כולם או </w:t>
      </w:r>
      <w:r w:rsidRPr="00071854">
        <w:rPr>
          <w:rFonts w:ascii="Times New Roman" w:eastAsia="Times New Roman" w:hAnsi="Times New Roman" w:cs="David" w:hint="cs"/>
          <w:sz w:val="24"/>
          <w:szCs w:val="24"/>
          <w:rtl/>
          <w:lang w:eastAsia="he-IL"/>
        </w:rPr>
        <w:t>מקצתם</w:t>
      </w:r>
      <w:r w:rsidRPr="00071854">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 כן רשאי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11983AD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71854">
        <w:rPr>
          <w:rFonts w:ascii="Times New Roman" w:eastAsia="Times New Roman" w:hAnsi="Times New Roman" w:cs="David"/>
          <w:bCs/>
          <w:sz w:val="24"/>
          <w:szCs w:val="24"/>
          <w:rtl/>
          <w:lang w:eastAsia="he-IL"/>
        </w:rPr>
        <w:t>א'</w:t>
      </w:r>
      <w:r w:rsidRPr="00071854">
        <w:rPr>
          <w:rFonts w:ascii="Times New Roman" w:eastAsia="Times New Roman" w:hAnsi="Times New Roman" w:cs="David" w:hint="cs"/>
          <w:b/>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sz w:val="24"/>
          <w:szCs w:val="24"/>
          <w:rtl/>
          <w:lang w:eastAsia="he-IL"/>
        </w:rPr>
        <w:t>.</w:t>
      </w:r>
    </w:p>
    <w:p w14:paraId="18152C3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לצורך הפעלת סמכויותיו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רשאי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מי מטעמו לבקר במשרד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בכל מקום אחר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071854">
        <w:rPr>
          <w:rFonts w:ascii="Times New Roman" w:eastAsia="Times New Roman" w:hAnsi="Times New Roman" w:cs="David" w:hint="cs"/>
          <w:sz w:val="24"/>
          <w:szCs w:val="24"/>
          <w:rtl/>
          <w:lang w:eastAsia="he-IL"/>
        </w:rPr>
        <w:t>י המנהל 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על ידי מי </w:t>
      </w:r>
      <w:r w:rsidRPr="00071854">
        <w:rPr>
          <w:rFonts w:ascii="Times New Roman" w:eastAsia="Times New Roman" w:hAnsi="Times New Roman" w:cs="David"/>
          <w:sz w:val="24"/>
          <w:szCs w:val="24"/>
          <w:rtl/>
          <w:lang w:eastAsia="he-IL"/>
        </w:rPr>
        <w:t>מטעמו.</w:t>
      </w:r>
    </w:p>
    <w:p w14:paraId="7F4EB82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בהפעלת סמכויות המנהל על 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לגרוע </w:t>
      </w:r>
      <w:r w:rsidRPr="00071854">
        <w:rPr>
          <w:rFonts w:ascii="Times New Roman" w:eastAsia="Times New Roman" w:hAnsi="Times New Roman" w:cs="David" w:hint="cs"/>
          <w:sz w:val="24"/>
          <w:szCs w:val="24"/>
          <w:rtl/>
          <w:lang w:eastAsia="he-IL"/>
        </w:rPr>
        <w:t xml:space="preserve">ו/או לשחרר </w:t>
      </w:r>
      <w:r w:rsidRPr="00071854">
        <w:rPr>
          <w:rFonts w:ascii="Times New Roman" w:eastAsia="Times New Roman" w:hAnsi="Times New Roman" w:cs="David"/>
          <w:sz w:val="24"/>
          <w:szCs w:val="24"/>
          <w:rtl/>
          <w:lang w:eastAsia="he-IL"/>
        </w:rPr>
        <w:t xml:space="preserve">מאחריות </w:t>
      </w:r>
      <w:r w:rsidRPr="00071854">
        <w:rPr>
          <w:rFonts w:ascii="Times New Roman" w:eastAsia="Times New Roman" w:hAnsi="Times New Roman" w:cs="David" w:hint="cs"/>
          <w:sz w:val="24"/>
          <w:szCs w:val="24"/>
          <w:rtl/>
          <w:lang w:eastAsia="he-IL"/>
        </w:rPr>
        <w:t>היועץ על פי חוזה זה ו/או על פי כל דין.</w:t>
      </w:r>
      <w:r w:rsidRPr="00071854">
        <w:rPr>
          <w:rFonts w:ascii="Times New Roman" w:eastAsia="Times New Roman" w:hAnsi="Times New Roman" w:cs="David"/>
          <w:sz w:val="24"/>
          <w:szCs w:val="24"/>
          <w:rtl/>
          <w:lang w:eastAsia="he-IL"/>
        </w:rPr>
        <w:t xml:space="preserve"> בהקשר זה מובהר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09FAF55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אישר המנהל 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071854">
        <w:rPr>
          <w:rFonts w:ascii="Times New Roman" w:eastAsia="Times New Roman" w:hAnsi="Times New Roman" w:cs="David" w:hint="cs"/>
          <w:sz w:val="24"/>
          <w:szCs w:val="24"/>
          <w:rtl/>
          <w:lang w:eastAsia="he-IL"/>
        </w:rPr>
        <w:t>חוזה</w:t>
      </w:r>
      <w:r w:rsidRPr="00071854">
        <w:rPr>
          <w:rFonts w:ascii="Times New Roman" w:eastAsia="Times New Roman" w:hAnsi="Times New Roman" w:cs="David"/>
          <w:sz w:val="24"/>
          <w:szCs w:val="24"/>
          <w:rtl/>
          <w:lang w:eastAsia="he-IL"/>
        </w:rPr>
        <w:t xml:space="preserve"> זה, </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לשחרר את היועץ מאחריותו המקצועית המלאה ו</w:t>
      </w:r>
      <w:r w:rsidRPr="00071854">
        <w:rPr>
          <w:rFonts w:ascii="Times New Roman" w:eastAsia="Times New Roman" w:hAnsi="Times New Roman" w:cs="David" w:hint="cs"/>
          <w:sz w:val="24"/>
          <w:szCs w:val="24"/>
          <w:rtl/>
          <w:lang w:eastAsia="he-IL"/>
        </w:rPr>
        <w:t>לא יהא</w:t>
      </w:r>
      <w:r w:rsidRPr="00071854">
        <w:rPr>
          <w:rFonts w:ascii="Times New Roman" w:eastAsia="Times New Roman" w:hAnsi="Times New Roman" w:cs="David"/>
          <w:sz w:val="24"/>
          <w:szCs w:val="24"/>
          <w:rtl/>
          <w:lang w:eastAsia="he-IL"/>
        </w:rPr>
        <w:t xml:space="preserve"> בכך כדי להטיל על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על המזמין אחריות כלשהי לטיב התכניות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המסמכים האמורים.</w:t>
      </w:r>
    </w:p>
    <w:p w14:paraId="7BA3410D"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לוח זמנים ושלבי ב</w:t>
      </w:r>
      <w:r w:rsidRPr="00071854">
        <w:rPr>
          <w:rFonts w:ascii="Times New Roman" w:eastAsia="Times New Roman" w:hAnsi="Times New Roman" w:cs="David" w:hint="cs"/>
          <w:bCs/>
          <w:sz w:val="24"/>
          <w:szCs w:val="24"/>
          <w:u w:val="single"/>
          <w:rtl/>
          <w:lang w:eastAsia="he-IL"/>
        </w:rPr>
        <w:t>י</w:t>
      </w:r>
      <w:r w:rsidRPr="00071854">
        <w:rPr>
          <w:rFonts w:ascii="Times New Roman" w:eastAsia="Times New Roman" w:hAnsi="Times New Roman" w:cs="David"/>
          <w:bCs/>
          <w:sz w:val="24"/>
          <w:szCs w:val="24"/>
          <w:u w:val="single"/>
          <w:rtl/>
          <w:lang w:eastAsia="he-IL"/>
        </w:rPr>
        <w:t>צוע</w:t>
      </w:r>
    </w:p>
    <w:p w14:paraId="41039B3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071854">
        <w:rPr>
          <w:rFonts w:ascii="Times New Roman" w:eastAsia="Times New Roman" w:hAnsi="Times New Roman" w:cs="David"/>
          <w:b/>
          <w:bCs/>
          <w:sz w:val="24"/>
          <w:szCs w:val="24"/>
          <w:rtl/>
          <w:lang w:eastAsia="he-IL"/>
        </w:rPr>
        <w:t>ג'</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(להלן: "</w:t>
      </w:r>
      <w:r w:rsidRPr="00071854">
        <w:rPr>
          <w:rFonts w:ascii="Times New Roman" w:eastAsia="Times New Roman" w:hAnsi="Times New Roman" w:cs="David"/>
          <w:b/>
          <w:bCs/>
          <w:sz w:val="24"/>
          <w:szCs w:val="24"/>
          <w:rtl/>
          <w:lang w:eastAsia="he-IL"/>
        </w:rPr>
        <w:t>לוח הזמנים</w:t>
      </w:r>
      <w:r w:rsidRPr="00071854">
        <w:rPr>
          <w:rFonts w:ascii="Times New Roman" w:eastAsia="Times New Roman" w:hAnsi="Times New Roman" w:cs="David"/>
          <w:sz w:val="24"/>
          <w:szCs w:val="24"/>
          <w:rtl/>
          <w:lang w:eastAsia="he-IL"/>
        </w:rPr>
        <w:t>"). כל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 הכלול בשרותי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לא נקבע לו מועד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יבוצע על ידי היועץ במועד שיהיה דרוש על מנת להבטיח</w:t>
      </w:r>
      <w:r w:rsidRPr="00071854">
        <w:rPr>
          <w:rFonts w:ascii="Times New Roman" w:eastAsia="Times New Roman" w:hAnsi="Times New Roman" w:cs="David" w:hint="cs"/>
          <w:sz w:val="24"/>
          <w:szCs w:val="24"/>
          <w:rtl/>
          <w:lang w:eastAsia="he-IL"/>
        </w:rPr>
        <w:t xml:space="preserve"> את</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 xml:space="preserve">קבלנים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אחרים בהתאם ללוח הזמנים המוסכם 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מם.</w:t>
      </w:r>
    </w:p>
    <w:p w14:paraId="42675564"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יתחיל היועץ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קטע מהפרויקט ו/או שלב משלבי העבודה כמפורט בנספח </w:t>
      </w:r>
      <w:r w:rsidRPr="00071854">
        <w:rPr>
          <w:rFonts w:ascii="Times New Roman" w:eastAsia="Times New Roman" w:hAnsi="Times New Roman" w:cs="David"/>
          <w:bCs/>
          <w:sz w:val="24"/>
          <w:szCs w:val="24"/>
          <w:rtl/>
          <w:lang w:eastAsia="he-IL"/>
        </w:rPr>
        <w:t>ב'</w:t>
      </w:r>
      <w:r w:rsidRPr="00071854">
        <w:rPr>
          <w:rFonts w:ascii="Times New Roman" w:eastAsia="Times New Roman" w:hAnsi="Times New Roman" w:cs="David"/>
          <w:sz w:val="24"/>
          <w:szCs w:val="24"/>
          <w:rtl/>
          <w:lang w:eastAsia="he-IL"/>
        </w:rPr>
        <w:t xml:space="preserve"> או </w:t>
      </w:r>
      <w:r w:rsidRPr="00071854">
        <w:rPr>
          <w:rFonts w:ascii="Times New Roman" w:eastAsia="Times New Roman" w:hAnsi="Times New Roman" w:cs="David"/>
          <w:b/>
          <w:bCs/>
          <w:sz w:val="24"/>
          <w:szCs w:val="24"/>
          <w:rtl/>
          <w:lang w:eastAsia="he-IL"/>
        </w:rPr>
        <w:t xml:space="preserve">ג'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אלא אם כן הודיע למזמין תחילה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הגיע לדעתו מועד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זה וק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מהמזמין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לביצועו.</w:t>
      </w:r>
    </w:p>
    <w:p w14:paraId="1143BC31"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יש לראות </w:t>
      </w:r>
      <w:r w:rsidRPr="00071854">
        <w:rPr>
          <w:rFonts w:ascii="Times New Roman" w:eastAsia="Times New Roman" w:hAnsi="Times New Roman" w:cs="David" w:hint="cs"/>
          <w:sz w:val="24"/>
          <w:szCs w:val="24"/>
          <w:rtl/>
          <w:lang w:eastAsia="he-IL"/>
        </w:rPr>
        <w:t>ב</w:t>
      </w:r>
      <w:r w:rsidRPr="00071854">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6E9755A0"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ידוע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התחייבויות היועצים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הקבלנים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יתר הגורמים, מותנות בכך שיסופקו להם כל התכניות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ההנחיות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ההוראות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הפרטים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הביאורים שידרשו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מהקבלנים מלטעון לעיכוב מוצדק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3EBCD34F"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 יוכר כמוצדק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אך ו</w:t>
      </w:r>
      <w:r w:rsidRPr="00071854">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D036506"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הוא נובע מכ</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ח עליון או גורם אחר (להלן יחדיו: "</w:t>
      </w:r>
      <w:r w:rsidRPr="00071854">
        <w:rPr>
          <w:rFonts w:ascii="Times New Roman" w:eastAsia="Times New Roman" w:hAnsi="Times New Roman" w:cs="David"/>
          <w:b/>
          <w:bCs/>
          <w:sz w:val="24"/>
          <w:szCs w:val="24"/>
          <w:rtl/>
          <w:lang w:eastAsia="he-IL"/>
        </w:rPr>
        <w:t>אירוע דוחה</w:t>
      </w:r>
      <w:r w:rsidRPr="00071854">
        <w:rPr>
          <w:rFonts w:ascii="Times New Roman" w:eastAsia="Times New Roman" w:hAnsi="Times New Roman" w:cs="David"/>
          <w:sz w:val="24"/>
          <w:szCs w:val="24"/>
          <w:rtl/>
          <w:lang w:eastAsia="he-IL"/>
        </w:rPr>
        <w:t>") שלדעת המנהל לא הייתה ליועץ שליטה עליו.</w:t>
      </w:r>
    </w:p>
    <w:p w14:paraId="36478387"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מיד משהתרחש אירוע דוחה הודיע היועץ למנהל על קיומו ועל משך העיכוב הצפוי.</w:t>
      </w:r>
    </w:p>
    <w:p w14:paraId="708D9EB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לא קיבל תכניות, הנחיות, הוראות, פרטים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040DE58A"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אישר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האירוע הדוחה אכן מצדיק 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השירות ואת משך הדחייה.</w:t>
      </w:r>
    </w:p>
    <w:p w14:paraId="242B8EB7" w14:textId="77777777" w:rsidR="00071854" w:rsidRPr="00071854" w:rsidRDefault="00071854" w:rsidP="00071854">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w:t>
      </w:r>
      <w:r w:rsidRPr="00071854">
        <w:rPr>
          <w:rFonts w:ascii="Times New Roman" w:eastAsia="Times New Roman" w:hAnsi="Times New Roman" w:cs="David" w:hint="cs"/>
          <w:sz w:val="24"/>
          <w:szCs w:val="24"/>
          <w:rtl/>
          <w:lang w:eastAsia="he-IL"/>
        </w:rPr>
        <w:t xml:space="preserve">כלליות </w:t>
      </w:r>
      <w:r w:rsidRPr="00071854">
        <w:rPr>
          <w:rFonts w:ascii="Times New Roman" w:eastAsia="Times New Roman" w:hAnsi="Times New Roman" w:cs="David"/>
          <w:sz w:val="24"/>
          <w:szCs w:val="24"/>
          <w:rtl/>
          <w:lang w:eastAsia="he-IL"/>
        </w:rPr>
        <w:t>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חור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עבודות תכנון ע"י אחרים לא יהווה עילה לעיכוב בב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שירותי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360EC31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להודיע למנהל מידית, על כל עיכוב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לפי הערכתו עלול לגרום לאיחור בקיום לוח הזמנים.</w:t>
      </w:r>
    </w:p>
    <w:p w14:paraId="6F5E530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10A4AE1B"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רשאי לבקר במשרד היועץ ולעיין בהתקדמות ובאופן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שרותי היועץ, והיועץ ימסור למנהל כל הסבר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פרט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דיווח</w:t>
      </w:r>
      <w:r w:rsidRPr="00071854">
        <w:rPr>
          <w:rFonts w:ascii="Times New Roman" w:eastAsia="Times New Roman" w:hAnsi="Times New Roman" w:cs="David" w:hint="cs"/>
          <w:sz w:val="24"/>
          <w:szCs w:val="24"/>
          <w:rtl/>
          <w:lang w:eastAsia="he-IL"/>
        </w:rPr>
        <w:t>, מיד</w:t>
      </w:r>
      <w:r w:rsidRPr="00071854">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071854">
        <w:rPr>
          <w:rFonts w:ascii="Times New Roman" w:eastAsia="Times New Roman" w:hAnsi="Times New Roman" w:cs="David" w:hint="cs"/>
          <w:sz w:val="24"/>
          <w:szCs w:val="24"/>
          <w:rtl/>
          <w:lang w:eastAsia="he-IL"/>
        </w:rPr>
        <w:t xml:space="preserve"> זה ו/או לפי כל דין</w:t>
      </w:r>
      <w:r w:rsidRPr="00071854">
        <w:rPr>
          <w:rFonts w:ascii="Times New Roman" w:eastAsia="Times New Roman" w:hAnsi="Times New Roman" w:cs="David"/>
          <w:sz w:val="24"/>
          <w:szCs w:val="24"/>
          <w:rtl/>
          <w:lang w:eastAsia="he-IL"/>
        </w:rPr>
        <w:t>.</w:t>
      </w:r>
    </w:p>
    <w:p w14:paraId="18B804DF"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669FA84A"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שכר היועץ</w:t>
      </w:r>
    </w:p>
    <w:p w14:paraId="1608117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תמורת שרותי היועץ וכל יתר התחייבויותיו לפי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כמפורט בנספח </w:t>
      </w:r>
      <w:r w:rsidRPr="00071854">
        <w:rPr>
          <w:rFonts w:ascii="Times New Roman" w:eastAsia="Times New Roman" w:hAnsi="Times New Roman" w:cs="David"/>
          <w:bCs/>
          <w:sz w:val="24"/>
          <w:szCs w:val="24"/>
          <w:rtl/>
          <w:lang w:eastAsia="he-IL"/>
        </w:rPr>
        <w:t xml:space="preserve">ד'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hint="cs"/>
          <w:b/>
          <w:sz w:val="24"/>
          <w:szCs w:val="24"/>
          <w:rtl/>
          <w:lang w:eastAsia="he-IL"/>
        </w:rPr>
        <w:t xml:space="preserve"> </w:t>
      </w:r>
      <w:r w:rsidRPr="00071854">
        <w:rPr>
          <w:rFonts w:ascii="Times New Roman" w:eastAsia="Times New Roman" w:hAnsi="Times New Roman" w:cs="David"/>
          <w:sz w:val="24"/>
          <w:szCs w:val="24"/>
          <w:rtl/>
          <w:lang w:eastAsia="he-IL"/>
        </w:rPr>
        <w:t>(להלן: "</w:t>
      </w:r>
      <w:r w:rsidRPr="00071854">
        <w:rPr>
          <w:rFonts w:ascii="Times New Roman" w:eastAsia="Times New Roman" w:hAnsi="Times New Roman" w:cs="David"/>
          <w:b/>
          <w:bCs/>
          <w:sz w:val="24"/>
          <w:szCs w:val="24"/>
          <w:rtl/>
          <w:lang w:eastAsia="he-IL"/>
        </w:rPr>
        <w:t>שכר היועץ</w:t>
      </w:r>
      <w:r w:rsidRPr="00071854">
        <w:rPr>
          <w:rFonts w:ascii="Times New Roman" w:eastAsia="Times New Roman" w:hAnsi="Times New Roman" w:cs="David"/>
          <w:sz w:val="24"/>
          <w:szCs w:val="24"/>
          <w:rtl/>
          <w:lang w:eastAsia="he-IL"/>
        </w:rPr>
        <w:t>").</w:t>
      </w:r>
    </w:p>
    <w:p w14:paraId="4E92383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בהוצאות הממשיות בשרותי העזר המפורטים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שא המזמין:</w:t>
      </w:r>
    </w:p>
    <w:p w14:paraId="5A82EB0C"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הדפסות בתוויין המיועדות להפצה לאחרים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071854">
        <w:rPr>
          <w:rFonts w:ascii="Times New Roman" w:eastAsia="Times New Roman" w:hAnsi="Times New Roman" w:cs="David" w:hint="cs"/>
          <w:sz w:val="24"/>
          <w:szCs w:val="24"/>
          <w:rtl/>
          <w:lang w:eastAsia="he-IL"/>
        </w:rPr>
        <w:t>ת</w:t>
      </w:r>
      <w:r w:rsidRPr="00071854">
        <w:rPr>
          <w:rFonts w:ascii="Times New Roman" w:eastAsia="Times New Roman" w:hAnsi="Times New Roman" w:cs="David"/>
          <w:sz w:val="24"/>
          <w:szCs w:val="24"/>
          <w:rtl/>
          <w:lang w:eastAsia="he-IL"/>
        </w:rPr>
        <w:t xml:space="preserve"> החזר.</w:t>
      </w:r>
    </w:p>
    <w:p w14:paraId="6B800220"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העתקות שנמסרו ע"י היועץ למזמין</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לרשויות המוסמכות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ליועצים, למעט העתקות וצילומים שיפיק היועץ במשרדו.</w:t>
      </w:r>
    </w:p>
    <w:p w14:paraId="28DE6C81"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שכפול מסמכים.</w:t>
      </w:r>
    </w:p>
    <w:p w14:paraId="77F5537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1990352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מדידות וצילומי אויר.</w:t>
      </w:r>
    </w:p>
    <w:p w14:paraId="4C53FE19"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קידוחים ובדיקות קרקע.</w:t>
      </w:r>
    </w:p>
    <w:p w14:paraId="4D47D242"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שליחויות.</w:t>
      </w:r>
    </w:p>
    <w:p w14:paraId="575A0B43"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העזר המפורטים בסעיפים 7.2.1 עד 7.2.3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יוזמנו על ידי היועץ באמצעות מערכת ניהול פרויקטים </w:t>
      </w:r>
      <w:r w:rsidRPr="00071854">
        <w:rPr>
          <w:rFonts w:ascii="Times New Roman" w:eastAsia="Times New Roman" w:hAnsi="Times New Roman" w:cs="David"/>
          <w:sz w:val="24"/>
          <w:szCs w:val="24"/>
          <w:lang w:eastAsia="he-IL"/>
        </w:rPr>
        <w:t>VIEW</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 מערכת </w:t>
      </w:r>
      <w:proofErr w:type="spellStart"/>
      <w:r w:rsidRPr="00071854">
        <w:rPr>
          <w:rFonts w:ascii="Times New Roman" w:eastAsia="Times New Roman" w:hAnsi="Times New Roman" w:cs="David"/>
          <w:sz w:val="24"/>
          <w:szCs w:val="24"/>
          <w:rtl/>
          <w:lang w:eastAsia="he-IL"/>
        </w:rPr>
        <w:t>רמדורנט</w:t>
      </w:r>
      <w:proofErr w:type="spellEnd"/>
      <w:r w:rsidRPr="00071854">
        <w:rPr>
          <w:rFonts w:ascii="Times New Roman" w:eastAsia="Times New Roman" w:hAnsi="Times New Roman" w:cs="David"/>
          <w:sz w:val="24"/>
          <w:szCs w:val="24"/>
          <w:rtl/>
          <w:lang w:eastAsia="he-IL"/>
        </w:rPr>
        <w:t xml:space="preserve"> מודול ניהול מסמכים (</w:t>
      </w:r>
      <w:r w:rsidRPr="00071854">
        <w:rPr>
          <w:rFonts w:ascii="Times New Roman" w:eastAsia="Times New Roman" w:hAnsi="Times New Roman" w:cs="David"/>
          <w:sz w:val="24"/>
          <w:szCs w:val="24"/>
          <w:lang w:eastAsia="he-IL"/>
        </w:rPr>
        <w:t>DM</w:t>
      </w:r>
      <w:r w:rsidRPr="00071854">
        <w:rPr>
          <w:rFonts w:ascii="Times New Roman" w:eastAsia="Times New Roman" w:hAnsi="Times New Roman" w:cs="David"/>
          <w:sz w:val="24"/>
          <w:szCs w:val="24"/>
          <w:rtl/>
          <w:lang w:eastAsia="he-IL"/>
        </w:rPr>
        <w:t>) רק ממכונים המאושרים ע"י המזמין לבצע עבודות עבורו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346EE8A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על חשבון שכר היועץ ישולמו ליועץ תשלומי ביניים בש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עורים ובמועדים המפורטים בנספח</w:t>
      </w:r>
      <w:r w:rsidRPr="00071854">
        <w:rPr>
          <w:rFonts w:ascii="Times New Roman" w:eastAsia="Times New Roman" w:hAnsi="Times New Roman" w:cs="David"/>
          <w:bCs/>
          <w:sz w:val="24"/>
          <w:szCs w:val="24"/>
          <w:rtl/>
          <w:lang w:eastAsia="he-IL"/>
        </w:rPr>
        <w:t xml:space="preserve"> ה'</w:t>
      </w:r>
      <w:r w:rsidRPr="00071854">
        <w:rPr>
          <w:rFonts w:ascii="Times New Roman" w:eastAsia="Times New Roman" w:hAnsi="Times New Roman" w:cs="David" w:hint="cs"/>
          <w:sz w:val="24"/>
          <w:szCs w:val="24"/>
          <w:rtl/>
          <w:lang w:eastAsia="he-IL"/>
        </w:rPr>
        <w:t xml:space="preserve">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071854">
        <w:rPr>
          <w:rFonts w:ascii="Times New Roman" w:eastAsia="Times New Roman" w:hAnsi="Times New Roman" w:cs="David"/>
          <w:sz w:val="24"/>
          <w:szCs w:val="24"/>
          <w:rtl/>
          <w:lang w:eastAsia="he-IL"/>
        </w:rPr>
        <w:t>לשלמם</w:t>
      </w:r>
      <w:proofErr w:type="spellEnd"/>
      <w:r w:rsidRPr="00071854">
        <w:rPr>
          <w:rFonts w:ascii="Times New Roman" w:eastAsia="Times New Roman" w:hAnsi="Times New Roman" w:cs="David"/>
          <w:sz w:val="24"/>
          <w:szCs w:val="24"/>
          <w:rtl/>
          <w:lang w:eastAsia="he-IL"/>
        </w:rPr>
        <w:t xml:space="preserve">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p>
    <w:p w14:paraId="1DE003F2"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תשלומי הביניים לפי פסקה זו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שלב משלבי שירותי היועץ ו/או טיב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3604140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השכר האמור בנספח </w:t>
      </w:r>
      <w:r w:rsidRPr="00071854">
        <w:rPr>
          <w:rFonts w:ascii="Times New Roman" w:eastAsia="Times New Roman" w:hAnsi="Times New Roman" w:cs="David"/>
          <w:b/>
          <w:bCs/>
          <w:sz w:val="24"/>
          <w:szCs w:val="24"/>
          <w:rtl/>
          <w:lang w:eastAsia="he-IL"/>
        </w:rPr>
        <w:t xml:space="preserve">ד' </w:t>
      </w:r>
      <w:proofErr w:type="spellStart"/>
      <w:r w:rsidRPr="00071854">
        <w:rPr>
          <w:rFonts w:ascii="Times New Roman" w:eastAsia="Times New Roman" w:hAnsi="Times New Roman" w:cs="David" w:hint="cs"/>
          <w:sz w:val="24"/>
          <w:szCs w:val="24"/>
          <w:rtl/>
          <w:lang w:eastAsia="he-IL"/>
        </w:rPr>
        <w:t>המצ"ב</w:t>
      </w:r>
      <w:proofErr w:type="spellEnd"/>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ה</w:t>
      </w:r>
      <w:r w:rsidRPr="00071854">
        <w:rPr>
          <w:rFonts w:ascii="Times New Roman" w:eastAsia="Times New Roman" w:hAnsi="Times New Roman" w:cs="David" w:hint="cs"/>
          <w:sz w:val="24"/>
          <w:szCs w:val="24"/>
          <w:rtl/>
          <w:lang w:eastAsia="he-IL"/>
        </w:rPr>
        <w:t xml:space="preserve">ינו </w:t>
      </w:r>
      <w:r w:rsidRPr="00071854">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71854">
        <w:rPr>
          <w:rFonts w:ascii="Times New Roman" w:eastAsia="Times New Roman" w:hAnsi="Times New Roman" w:cs="David" w:hint="cs"/>
          <w:sz w:val="24"/>
          <w:szCs w:val="24"/>
          <w:rtl/>
          <w:lang w:eastAsia="he-IL"/>
        </w:rPr>
        <w:t xml:space="preserve">זה </w:t>
      </w:r>
      <w:r w:rsidRPr="00071854">
        <w:rPr>
          <w:rFonts w:ascii="Times New Roman" w:eastAsia="Times New Roman" w:hAnsi="Times New Roman" w:cs="David"/>
          <w:sz w:val="24"/>
          <w:szCs w:val="24"/>
          <w:rtl/>
          <w:lang w:eastAsia="he-IL"/>
        </w:rPr>
        <w:t>במפורש אחרת. תנאי לתשלום שכר היועץ במלואו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הינו המצאת הצהרה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071854">
        <w:rPr>
          <w:rFonts w:ascii="Times New Roman" w:eastAsia="Times New Roman" w:hAnsi="Times New Roman" w:cs="David"/>
          <w:b/>
          <w:bCs/>
          <w:sz w:val="24"/>
          <w:szCs w:val="24"/>
          <w:rtl/>
          <w:lang w:eastAsia="he-IL"/>
        </w:rPr>
        <w:t>ט'</w:t>
      </w:r>
      <w:r w:rsidRPr="00071854">
        <w:rPr>
          <w:rFonts w:ascii="Times New Roman" w:eastAsia="Times New Roman" w:hAnsi="Times New Roman" w:cs="David"/>
          <w:sz w:val="24"/>
          <w:szCs w:val="24"/>
          <w:rtl/>
          <w:lang w:eastAsia="he-IL"/>
        </w:rPr>
        <w:t xml:space="preserve"> לחוזה זה וכתב היעדר תביעות המצורף כנספח</w:t>
      </w:r>
      <w:r w:rsidRPr="00071854">
        <w:rPr>
          <w:rFonts w:ascii="Times New Roman" w:eastAsia="Times New Roman" w:hAnsi="Times New Roman" w:cs="David"/>
          <w:b/>
          <w:bCs/>
          <w:sz w:val="24"/>
          <w:szCs w:val="24"/>
          <w:rtl/>
          <w:lang w:eastAsia="he-IL"/>
        </w:rPr>
        <w:t xml:space="preserve"> י'</w:t>
      </w:r>
      <w:r w:rsidRPr="00071854">
        <w:rPr>
          <w:rFonts w:ascii="Times New Roman" w:eastAsia="Times New Roman" w:hAnsi="Times New Roman" w:cs="David"/>
          <w:sz w:val="24"/>
          <w:szCs w:val="24"/>
          <w:rtl/>
          <w:lang w:eastAsia="he-IL"/>
        </w:rPr>
        <w:t xml:space="preserve"> לחוזה זה למזמין, חתום ע"י היועץ ומאומת כנדרש בו.</w:t>
      </w:r>
    </w:p>
    <w:p w14:paraId="55807A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מבלי לפגוע בכלליות האמור בסעיף </w:t>
      </w:r>
      <w:r w:rsidRPr="00071854">
        <w:rPr>
          <w:rFonts w:ascii="Times New Roman" w:eastAsia="Times New Roman" w:hAnsi="Times New Roman" w:cs="David" w:hint="cs"/>
          <w:sz w:val="24"/>
          <w:szCs w:val="24"/>
          <w:rtl/>
          <w:lang w:eastAsia="he-IL"/>
        </w:rPr>
        <w:t>7 לעיל</w:t>
      </w:r>
      <w:r w:rsidRPr="00071854">
        <w:rPr>
          <w:rFonts w:ascii="Times New Roman" w:eastAsia="Times New Roman" w:hAnsi="Times New Roman" w:cs="David"/>
          <w:sz w:val="24"/>
          <w:szCs w:val="24"/>
          <w:rtl/>
          <w:lang w:eastAsia="he-IL"/>
        </w:rPr>
        <w:t>, מוסכם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רכוש ה</w:t>
      </w:r>
      <w:r w:rsidRPr="00071854">
        <w:rPr>
          <w:rFonts w:ascii="Times New Roman" w:eastAsia="Times New Roman" w:hAnsi="Times New Roman" w:cs="David" w:hint="cs"/>
          <w:sz w:val="24"/>
          <w:szCs w:val="24"/>
          <w:rtl/>
          <w:lang w:eastAsia="he-IL"/>
        </w:rPr>
        <w:t>מזמין</w:t>
      </w:r>
      <w:r w:rsidRPr="00071854">
        <w:rPr>
          <w:rFonts w:ascii="Times New Roman" w:eastAsia="Times New Roman" w:hAnsi="Times New Roman" w:cs="David"/>
          <w:sz w:val="24"/>
          <w:szCs w:val="24"/>
          <w:rtl/>
          <w:lang w:eastAsia="he-IL"/>
        </w:rPr>
        <w:t>. מובהר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הפרת סעיף זה על ידי היועץ תה</w:t>
      </w:r>
      <w:r w:rsidRPr="00071854">
        <w:rPr>
          <w:rFonts w:ascii="Times New Roman" w:eastAsia="Times New Roman" w:hAnsi="Times New Roman" w:cs="David" w:hint="cs"/>
          <w:sz w:val="24"/>
          <w:szCs w:val="24"/>
          <w:rtl/>
          <w:lang w:eastAsia="he-IL"/>
        </w:rPr>
        <w:t>ווה</w:t>
      </w:r>
      <w:r w:rsidRPr="00071854">
        <w:rPr>
          <w:rFonts w:ascii="Times New Roman" w:eastAsia="Times New Roman" w:hAnsi="Times New Roman" w:cs="David"/>
          <w:sz w:val="24"/>
          <w:szCs w:val="24"/>
          <w:rtl/>
          <w:lang w:eastAsia="he-IL"/>
        </w:rPr>
        <w:t xml:space="preserve"> הפרה יסודית של חוזה</w:t>
      </w:r>
      <w:r w:rsidRPr="00071854">
        <w:rPr>
          <w:rFonts w:ascii="Times New Roman" w:eastAsia="Times New Roman" w:hAnsi="Times New Roman" w:cs="David" w:hint="cs"/>
          <w:sz w:val="24"/>
          <w:szCs w:val="24"/>
          <w:rtl/>
          <w:lang w:eastAsia="he-IL"/>
        </w:rPr>
        <w:t xml:space="preserve"> זה. </w:t>
      </w:r>
    </w:p>
    <w:p w14:paraId="3CE0B331"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תנאים מקדמיים לביצוע תשלום כלשהו ע"ח שכר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הינם הצגת ר</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071854">
        <w:rPr>
          <w:rFonts w:ascii="Times New Roman" w:eastAsia="Times New Roman" w:hAnsi="Times New Roman" w:cs="David" w:hint="cs"/>
          <w:sz w:val="24"/>
          <w:szCs w:val="24"/>
          <w:rtl/>
          <w:lang w:eastAsia="he-IL"/>
        </w:rPr>
        <w:t>עובר</w:t>
      </w:r>
      <w:r w:rsidRPr="00071854">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34722C4" w14:textId="77777777" w:rsidR="00071854" w:rsidRPr="00071854" w:rsidRDefault="00071854" w:rsidP="00071854">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B0D6304"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שנויים בתכנון</w:t>
      </w:r>
    </w:p>
    <w:p w14:paraId="3B9C5191"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המנהל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6F1FB9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bCs/>
          <w:sz w:val="24"/>
          <w:szCs w:val="24"/>
          <w:rtl/>
          <w:lang w:eastAsia="he-IL"/>
        </w:rPr>
        <w:t>ב' או ג'</w:t>
      </w:r>
      <w:r w:rsidRPr="00071854">
        <w:rPr>
          <w:rFonts w:ascii="Times New Roman" w:eastAsia="Times New Roman" w:hAnsi="Times New Roman" w:cs="David" w:hint="cs"/>
          <w:b/>
          <w:sz w:val="24"/>
          <w:szCs w:val="24"/>
          <w:rtl/>
          <w:lang w:eastAsia="he-IL"/>
        </w:rPr>
        <w:t xml:space="preserve"> </w:t>
      </w:r>
      <w:proofErr w:type="spellStart"/>
      <w:r w:rsidRPr="00071854">
        <w:rPr>
          <w:rFonts w:ascii="Times New Roman" w:eastAsia="Times New Roman" w:hAnsi="Times New Roman" w:cs="David" w:hint="cs"/>
          <w:b/>
          <w:sz w:val="24"/>
          <w:szCs w:val="24"/>
          <w:rtl/>
          <w:lang w:eastAsia="he-IL"/>
        </w:rPr>
        <w:t>המצ"ב</w:t>
      </w:r>
      <w:proofErr w:type="spellEnd"/>
      <w:r w:rsidRPr="00071854">
        <w:rPr>
          <w:rFonts w:ascii="Times New Roman" w:eastAsia="Times New Roman" w:hAnsi="Times New Roman" w:cs="David"/>
          <w:sz w:val="24"/>
          <w:szCs w:val="24"/>
          <w:rtl/>
          <w:lang w:eastAsia="he-IL"/>
        </w:rPr>
        <w:t>,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אלמלא השנויים</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יהיה</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זכאי לפיצוי בעד העבודה הנוספת שב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עקב השנויים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כאמור</w:t>
      </w:r>
      <w:r w:rsidRPr="00071854">
        <w:rPr>
          <w:rFonts w:ascii="Times New Roman" w:eastAsia="Times New Roman" w:hAnsi="Times New Roman" w:cs="David"/>
          <w:sz w:val="24"/>
          <w:szCs w:val="24"/>
          <w:rtl/>
          <w:lang w:eastAsia="he-IL"/>
        </w:rPr>
        <w:t>. הפיצוי ישולם בגין העבודה הנוספת שהיועץ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 xml:space="preserve"> היועץ ושכר היועץ. בכל מקרה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שנויים</w:t>
      </w:r>
      <w:r w:rsidRPr="00071854">
        <w:rPr>
          <w:rFonts w:ascii="Times New Roman" w:eastAsia="Times New Roman" w:hAnsi="Times New Roman" w:cs="David" w:hint="cs"/>
          <w:sz w:val="24"/>
          <w:szCs w:val="24"/>
          <w:rtl/>
          <w:lang w:eastAsia="he-IL"/>
        </w:rPr>
        <w:t xml:space="preserve"> כאמור, לא יהוו</w:t>
      </w:r>
      <w:r w:rsidRPr="00071854">
        <w:rPr>
          <w:rFonts w:ascii="Times New Roman" w:eastAsia="Times New Roman" w:hAnsi="Times New Roman" w:cs="David"/>
          <w:sz w:val="24"/>
          <w:szCs w:val="24"/>
          <w:rtl/>
          <w:lang w:eastAsia="he-IL"/>
        </w:rPr>
        <w:t xml:space="preserve"> עילה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 בלוח הזמנים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אלא בא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שור המנהל </w:t>
      </w:r>
      <w:r w:rsidRPr="00071854">
        <w:rPr>
          <w:rFonts w:ascii="Times New Roman" w:eastAsia="Times New Roman" w:hAnsi="Times New Roman" w:cs="David" w:hint="cs"/>
          <w:sz w:val="24"/>
          <w:szCs w:val="24"/>
          <w:rtl/>
          <w:lang w:eastAsia="he-IL"/>
        </w:rPr>
        <w:t>מראש ו</w:t>
      </w:r>
      <w:r w:rsidRPr="00071854">
        <w:rPr>
          <w:rFonts w:ascii="Times New Roman" w:eastAsia="Times New Roman" w:hAnsi="Times New Roman" w:cs="David"/>
          <w:sz w:val="24"/>
          <w:szCs w:val="24"/>
          <w:rtl/>
          <w:lang w:eastAsia="he-IL"/>
        </w:rPr>
        <w:t>בכתב.</w:t>
      </w:r>
    </w:p>
    <w:p w14:paraId="3C4DE0D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על אף</w:t>
      </w:r>
      <w:r w:rsidRPr="00071854">
        <w:rPr>
          <w:rFonts w:ascii="Times New Roman" w:eastAsia="Times New Roman" w:hAnsi="Times New Roman" w:cs="David"/>
          <w:sz w:val="24"/>
          <w:szCs w:val="24"/>
          <w:rtl/>
          <w:lang w:eastAsia="he-IL"/>
        </w:rPr>
        <w:t xml:space="preserve"> האמור בסעיף 8.2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יגיע ליועץ דבר בגין שינויים הנובעים מ:</w:t>
      </w:r>
    </w:p>
    <w:p w14:paraId="12B7843B"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טעות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קוי בתכנון ו/או באומדן של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של היועצים.</w:t>
      </w:r>
    </w:p>
    <w:p w14:paraId="25588308"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התכנון אינו התכנון היעיל ביותר.</w:t>
      </w:r>
    </w:p>
    <w:p w14:paraId="4FA79B34"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BF9F6CD" w14:textId="77777777" w:rsidR="00071854" w:rsidRPr="00071854" w:rsidRDefault="00071854" w:rsidP="00071854">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השינויים מתחייבים מדרישת רשויות מוסמכות. </w:t>
      </w:r>
    </w:p>
    <w:p w14:paraId="6F7DF94D"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מתחייב להכין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עבור רוכשים שיבקשו זאת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4ED1EF4A" w14:textId="77777777" w:rsidR="00071854" w:rsidRDefault="00071854" w:rsidP="00071854">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מחיר השינויים ותנאי התשלום בגין תכנון השינויים </w:t>
      </w:r>
      <w:r w:rsidRPr="00071854">
        <w:rPr>
          <w:rFonts w:ascii="Times New Roman" w:eastAsia="Times New Roman" w:hAnsi="Times New Roman" w:cs="David" w:hint="cs"/>
          <w:sz w:val="24"/>
          <w:szCs w:val="24"/>
          <w:rtl/>
          <w:lang w:eastAsia="he-IL"/>
        </w:rPr>
        <w:t xml:space="preserve">כאמור, </w:t>
      </w:r>
      <w:r w:rsidRPr="00071854">
        <w:rPr>
          <w:rFonts w:ascii="Times New Roman" w:eastAsia="Times New Roman" w:hAnsi="Times New Roman" w:cs="David"/>
          <w:sz w:val="24"/>
          <w:szCs w:val="24"/>
          <w:rtl/>
          <w:lang w:eastAsia="he-IL"/>
        </w:rPr>
        <w:t>יסוכמו בין היועץ לרוכשים. היועץ יתקשר עם הרוכש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071854">
        <w:rPr>
          <w:rFonts w:ascii="Times New Roman" w:eastAsia="Times New Roman" w:hAnsi="Times New Roman" w:cs="David" w:hint="cs"/>
          <w:sz w:val="24"/>
          <w:szCs w:val="24"/>
          <w:rtl/>
          <w:lang w:eastAsia="he-IL"/>
        </w:rPr>
        <w:t>ה</w:t>
      </w:r>
      <w:r w:rsidRPr="00071854">
        <w:rPr>
          <w:rFonts w:ascii="Times New Roman" w:eastAsia="Times New Roman" w:hAnsi="Times New Roman" w:cs="David"/>
          <w:sz w:val="24"/>
          <w:szCs w:val="24"/>
          <w:rtl/>
          <w:lang w:eastAsia="he-IL"/>
        </w:rPr>
        <w:t>רוכש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בענ</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ין קביעת מחיר השינויים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תובא בפני המנהל והוא יהיה המוסמך להכריע בה.</w:t>
      </w:r>
    </w:p>
    <w:p w14:paraId="66D5CE82"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אחריות וביטוח</w:t>
      </w:r>
    </w:p>
    <w:p w14:paraId="33604F42" w14:textId="77777777" w:rsidR="005B5631" w:rsidRPr="00013687" w:rsidRDefault="005B5631" w:rsidP="005B563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0CD5E63" w14:textId="77777777" w:rsidR="005B5631" w:rsidRPr="00013687" w:rsidRDefault="005B5631" w:rsidP="005B5631">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31AAB36A" w14:textId="77777777" w:rsidR="005B5631" w:rsidRPr="00013687" w:rsidRDefault="005B5631" w:rsidP="005B5631">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CB1ACDD" w14:textId="77777777" w:rsidR="005B5631" w:rsidRPr="00013687" w:rsidRDefault="005B5631" w:rsidP="005B5631">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4741A5CD"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C828BB4" w14:textId="77777777" w:rsidR="005B5631"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736573F" w14:textId="77777777" w:rsidR="005B5631" w:rsidRPr="00013687" w:rsidRDefault="005B5631" w:rsidP="005B563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7ABE0A70" w14:textId="77777777" w:rsidR="005B5631" w:rsidRDefault="005B5631" w:rsidP="005B563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7A362F2"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217CC4A"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604D559"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279A674"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מוסכם בזאת, כי ליועץ לא תהיה כל טענה כלפי המזמין או מי מטעם המזמין, בכל הקשור </w:t>
      </w:r>
      <w:r>
        <w:rPr>
          <w:rFonts w:ascii="Times New Roman" w:eastAsia="Times New Roman" w:hAnsi="Times New Roman" w:cs="David" w:hint="cs"/>
          <w:sz w:val="20"/>
          <w:szCs w:val="24"/>
          <w:rtl/>
          <w:lang w:eastAsia="he-IL"/>
        </w:rPr>
        <w:lastRenderedPageBreak/>
        <w:t>לגבולות האחריות כאמור.</w:t>
      </w:r>
    </w:p>
    <w:p w14:paraId="6FF388EE"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CD8F5AA"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A55677A"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96FA2BE"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AC30A51"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76FC793"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6483FCB"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CC45671"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3350518" w14:textId="77777777" w:rsidR="005B5631"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44112D9B" w14:textId="77777777" w:rsidR="005B5631" w:rsidRPr="00A42052" w:rsidRDefault="005B5631" w:rsidP="005B563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20F5C83" w14:textId="77777777" w:rsidR="00071854" w:rsidRPr="00071854" w:rsidRDefault="00071854" w:rsidP="00071854">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25CF931"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אספקת תכניות</w:t>
      </w:r>
    </w:p>
    <w:p w14:paraId="43D079F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עת במהלך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וכן בתקופת הבדק של העבודות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w:t>
      </w:r>
      <w:proofErr w:type="spellStart"/>
      <w:r w:rsidRPr="00071854">
        <w:rPr>
          <w:rFonts w:ascii="Times New Roman" w:eastAsia="Times New Roman" w:hAnsi="Times New Roman" w:cs="David"/>
          <w:sz w:val="24"/>
          <w:szCs w:val="24"/>
          <w:rtl/>
          <w:lang w:eastAsia="he-IL"/>
        </w:rPr>
        <w:t>המצ"ב</w:t>
      </w:r>
      <w:proofErr w:type="spellEnd"/>
      <w:r w:rsidRPr="00071854">
        <w:rPr>
          <w:rFonts w:ascii="Times New Roman" w:eastAsia="Times New Roman" w:hAnsi="Times New Roman" w:cs="David"/>
          <w:sz w:val="24"/>
          <w:szCs w:val="24"/>
          <w:rtl/>
          <w:lang w:eastAsia="he-IL"/>
        </w:rPr>
        <w:t xml:space="preserve"> כנספח </w:t>
      </w:r>
      <w:r w:rsidRPr="00071854">
        <w:rPr>
          <w:rFonts w:ascii="Times New Roman" w:eastAsia="Times New Roman" w:hAnsi="Times New Roman" w:cs="David"/>
          <w:b/>
          <w:bCs/>
          <w:sz w:val="24"/>
          <w:szCs w:val="24"/>
          <w:rtl/>
          <w:lang w:eastAsia="he-IL"/>
        </w:rPr>
        <w:lastRenderedPageBreak/>
        <w:t>ח'</w:t>
      </w:r>
      <w:r w:rsidRPr="00071854">
        <w:rPr>
          <w:rFonts w:ascii="Times New Roman" w:eastAsia="Times New Roman" w:hAnsi="Times New Roman" w:cs="David"/>
          <w:sz w:val="24"/>
          <w:szCs w:val="24"/>
          <w:rtl/>
          <w:lang w:eastAsia="he-IL"/>
        </w:rPr>
        <w:t xml:space="preserve"> לחוזה זה, ובמידה והדרישה מתייחסת לתכניות שאינ</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בידו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יערכ</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היועץ בהקדם האפשרי וימסר</w:t>
      </w:r>
      <w:r w:rsidRPr="00071854">
        <w:rPr>
          <w:rFonts w:ascii="Times New Roman" w:eastAsia="Times New Roman" w:hAnsi="Times New Roman" w:cs="David" w:hint="cs"/>
          <w:sz w:val="24"/>
          <w:szCs w:val="24"/>
          <w:rtl/>
          <w:lang w:eastAsia="he-IL"/>
        </w:rPr>
        <w:t>ן</w:t>
      </w:r>
      <w:r w:rsidRPr="00071854">
        <w:rPr>
          <w:rFonts w:ascii="Times New Roman" w:eastAsia="Times New Roman" w:hAnsi="Times New Roman" w:cs="David"/>
          <w:sz w:val="24"/>
          <w:szCs w:val="24"/>
          <w:rtl/>
          <w:lang w:eastAsia="he-IL"/>
        </w:rPr>
        <w:t xml:space="preserve"> למזמין.</w:t>
      </w:r>
    </w:p>
    <w:p w14:paraId="2FE48055"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עם גמר שרותי </w:t>
      </w:r>
      <w:r w:rsidRPr="00071854">
        <w:rPr>
          <w:rFonts w:ascii="Times New Roman" w:eastAsia="Times New Roman" w:hAnsi="Times New Roman" w:cs="David" w:hint="cs"/>
          <w:sz w:val="24"/>
          <w:szCs w:val="24"/>
          <w:rtl/>
          <w:lang w:eastAsia="he-IL"/>
        </w:rPr>
        <w:t>היועץ,</w:t>
      </w:r>
      <w:r w:rsidRPr="00071854">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הסופי בשטח </w:t>
      </w:r>
      <w:r w:rsidRPr="00071854">
        <w:rPr>
          <w:rFonts w:ascii="Times New Roman" w:eastAsia="Times New Roman" w:hAnsi="Times New Roman" w:cs="David"/>
          <w:color w:val="000000"/>
          <w:sz w:val="24"/>
          <w:szCs w:val="24"/>
          <w:lang w:eastAsia="he-IL"/>
        </w:rPr>
        <w:t>(AS MADE)</w:t>
      </w:r>
      <w:r w:rsidRPr="00071854">
        <w:rPr>
          <w:rFonts w:ascii="Times New Roman" w:eastAsia="Times New Roman" w:hAnsi="Times New Roman" w:cs="David"/>
          <w:sz w:val="24"/>
          <w:szCs w:val="24"/>
          <w:rtl/>
          <w:lang w:eastAsia="he-IL"/>
        </w:rPr>
        <w:t xml:space="preserve">, למעט שינויי דיירים, </w:t>
      </w:r>
      <w:r w:rsidRPr="00071854">
        <w:rPr>
          <w:rFonts w:ascii="Times New Roman" w:eastAsia="Times New Roman" w:hAnsi="Times New Roman" w:cs="David" w:hint="cs"/>
          <w:sz w:val="24"/>
          <w:szCs w:val="24"/>
          <w:rtl/>
          <w:lang w:eastAsia="he-IL"/>
        </w:rPr>
        <w:t xml:space="preserve">וקבצים </w:t>
      </w:r>
      <w:r w:rsidRPr="00071854">
        <w:rPr>
          <w:rFonts w:ascii="Times New Roman" w:eastAsia="Times New Roman" w:hAnsi="Times New Roman" w:cs="David"/>
          <w:sz w:val="24"/>
          <w:szCs w:val="24"/>
          <w:rtl/>
          <w:lang w:eastAsia="he-IL"/>
        </w:rPr>
        <w:t>המכילים את התכנון במדיה ממוחשבת.</w:t>
      </w:r>
    </w:p>
    <w:p w14:paraId="6C1C07CE"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071854">
        <w:rPr>
          <w:rFonts w:ascii="Times New Roman" w:eastAsia="Times New Roman" w:hAnsi="Times New Roman" w:cs="David" w:hint="cs"/>
          <w:sz w:val="24"/>
          <w:szCs w:val="24"/>
          <w:rtl/>
          <w:lang w:eastAsia="he-IL"/>
        </w:rPr>
        <w:t>הקבצים</w:t>
      </w:r>
      <w:r w:rsidRPr="00071854">
        <w:rPr>
          <w:rFonts w:ascii="Times New Roman" w:eastAsia="Times New Roman" w:hAnsi="Times New Roman" w:cs="David"/>
          <w:sz w:val="24"/>
          <w:szCs w:val="24"/>
          <w:rtl/>
          <w:lang w:eastAsia="he-IL"/>
        </w:rPr>
        <w:t xml:space="preserve"> כשה</w:t>
      </w:r>
      <w:r w:rsidRPr="00071854">
        <w:rPr>
          <w:rFonts w:ascii="Times New Roman" w:eastAsia="Times New Roman" w:hAnsi="Times New Roman" w:cs="David" w:hint="cs"/>
          <w:sz w:val="24"/>
          <w:szCs w:val="24"/>
          <w:rtl/>
          <w:lang w:eastAsia="he-IL"/>
        </w:rPr>
        <w:t>ם</w:t>
      </w:r>
      <w:r w:rsidRPr="00071854">
        <w:rPr>
          <w:rFonts w:ascii="Times New Roman" w:eastAsia="Times New Roman" w:hAnsi="Times New Roman" w:cs="David"/>
          <w:sz w:val="24"/>
          <w:szCs w:val="24"/>
          <w:rtl/>
          <w:lang w:eastAsia="he-IL"/>
        </w:rPr>
        <w:t xml:space="preserve"> מעודכנ</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לפי העניין.</w:t>
      </w:r>
    </w:p>
    <w:p w14:paraId="0A645C41" w14:textId="77777777" w:rsidR="001C502F" w:rsidRPr="00071854" w:rsidRDefault="001C502F" w:rsidP="001C502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4733EB2D"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2DD1F4B7"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היועץ לא יהיה זכאי לכל תשלום נוסף בעד תכניות שימסור למזמין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סעיף 10 זה.</w:t>
      </w:r>
    </w:p>
    <w:p w14:paraId="6AA5E260"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זכות הקניין בכל התכניות שייכת למזמין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ובלבד ששולם שכר היועץ בהתאם להוראות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071854">
        <w:rPr>
          <w:rFonts w:ascii="Times New Roman" w:eastAsia="Times New Roman" w:hAnsi="Times New Roman" w:cs="David"/>
          <w:sz w:val="24"/>
          <w:szCs w:val="24"/>
          <w:rtl/>
          <w:lang w:eastAsia="he-IL"/>
        </w:rPr>
        <w:t>לשנותן</w:t>
      </w:r>
      <w:proofErr w:type="spellEnd"/>
      <w:r w:rsidRPr="00071854">
        <w:rPr>
          <w:rFonts w:ascii="Times New Roman" w:eastAsia="Times New Roman" w:hAnsi="Times New Roman" w:cs="David"/>
          <w:sz w:val="24"/>
          <w:szCs w:val="24"/>
          <w:rtl/>
          <w:lang w:eastAsia="he-IL"/>
        </w:rPr>
        <w:t xml:space="preserve"> בלא שיגיע ליועץ דבר בגין זאת, ובלבד שהשימוש בתכניות יוגבל לאתר ולפרויקט שחוזה זה חל לגביו. האמור לעיל לגבי זכות הקניין בתכניות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78EA6B2B"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מעמד היועץ</w:t>
      </w:r>
    </w:p>
    <w:p w14:paraId="541E38D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ומובהר על ידי הצדדים לחוזה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071854">
        <w:rPr>
          <w:rFonts w:ascii="Times New Roman" w:eastAsia="Times New Roman" w:hAnsi="Times New Roman" w:cs="David" w:hint="cs"/>
          <w:sz w:val="24"/>
          <w:szCs w:val="24"/>
          <w:rtl/>
          <w:lang w:eastAsia="he-IL"/>
        </w:rPr>
        <w:t xml:space="preserve"> של היועץ</w:t>
      </w:r>
      <w:r w:rsidRPr="00071854">
        <w:rPr>
          <w:rFonts w:ascii="Times New Roman" w:eastAsia="Times New Roman" w:hAnsi="Times New Roman" w:cs="David"/>
          <w:sz w:val="24"/>
          <w:szCs w:val="24"/>
          <w:rtl/>
          <w:lang w:eastAsia="he-IL"/>
        </w:rPr>
        <w:t>.</w:t>
      </w:r>
    </w:p>
    <w:p w14:paraId="2677A9C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אין ולא יהיו יחסי עובד-מעביד בין המזמין ובין </w:t>
      </w:r>
      <w:r w:rsidRPr="00071854">
        <w:rPr>
          <w:rFonts w:ascii="Times New Roman" w:eastAsia="Times New Roman" w:hAnsi="Times New Roman" w:cs="David"/>
          <w:color w:val="000000"/>
          <w:sz w:val="24"/>
          <w:szCs w:val="24"/>
          <w:rtl/>
          <w:lang w:eastAsia="he-IL"/>
        </w:rPr>
        <w:t xml:space="preserve">היועץ ו/או </w:t>
      </w:r>
      <w:r w:rsidRPr="00071854">
        <w:rPr>
          <w:rFonts w:ascii="Times New Roman" w:eastAsia="Times New Roman" w:hAnsi="Times New Roman" w:cs="David" w:hint="cs"/>
          <w:color w:val="000000"/>
          <w:sz w:val="24"/>
          <w:szCs w:val="24"/>
          <w:rtl/>
          <w:lang w:eastAsia="he-IL"/>
        </w:rPr>
        <w:t>מי מטעמו ו</w:t>
      </w:r>
      <w:r w:rsidRPr="00071854">
        <w:rPr>
          <w:rFonts w:ascii="Times New Roman" w:eastAsia="Times New Roman" w:hAnsi="Times New Roman" w:cs="David"/>
          <w:color w:val="000000"/>
          <w:sz w:val="24"/>
          <w:szCs w:val="24"/>
          <w:rtl/>
          <w:lang w:eastAsia="he-IL"/>
        </w:rPr>
        <w:t xml:space="preserve">בין המזמין לבין עובדי </w:t>
      </w:r>
      <w:r w:rsidRPr="00071854">
        <w:rPr>
          <w:rFonts w:ascii="Times New Roman" w:eastAsia="Times New Roman" w:hAnsi="Times New Roman" w:cs="David" w:hint="cs"/>
          <w:color w:val="000000"/>
          <w:sz w:val="24"/>
          <w:szCs w:val="24"/>
          <w:rtl/>
          <w:lang w:eastAsia="he-IL"/>
        </w:rPr>
        <w:t xml:space="preserve"> היועץ ו/או מי מטעמיהם</w:t>
      </w:r>
      <w:r w:rsidRPr="00071854">
        <w:rPr>
          <w:rFonts w:ascii="Times New Roman" w:eastAsia="Times New Roman" w:hAnsi="Times New Roman" w:cs="David"/>
          <w:color w:val="000000"/>
          <w:sz w:val="24"/>
          <w:szCs w:val="24"/>
          <w:rtl/>
          <w:lang w:eastAsia="he-IL"/>
        </w:rPr>
        <w:t xml:space="preserve"> </w:t>
      </w:r>
      <w:r w:rsidRPr="00071854">
        <w:rPr>
          <w:rFonts w:ascii="Times New Roman" w:eastAsia="Times New Roman" w:hAnsi="Times New Roman" w:cs="David"/>
          <w:sz w:val="24"/>
          <w:szCs w:val="24"/>
          <w:rtl/>
          <w:lang w:eastAsia="he-IL"/>
        </w:rPr>
        <w:t>ואין בהוראות חוזה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כדי ליצור בין היועץ ו/או מי מעובדיו</w:t>
      </w:r>
      <w:r w:rsidRPr="00071854">
        <w:rPr>
          <w:rFonts w:ascii="Times New Roman" w:eastAsia="Times New Roman" w:hAnsi="Times New Roman" w:cs="David" w:hint="cs"/>
          <w:sz w:val="24"/>
          <w:szCs w:val="24"/>
          <w:rtl/>
          <w:lang w:eastAsia="he-IL"/>
        </w:rPr>
        <w:t xml:space="preserve"> ו/או מי מטעמו</w:t>
      </w:r>
      <w:r w:rsidRPr="00071854">
        <w:rPr>
          <w:rFonts w:ascii="Times New Roman" w:eastAsia="Times New Roman" w:hAnsi="Times New Roman" w:cs="David"/>
          <w:sz w:val="24"/>
          <w:szCs w:val="24"/>
          <w:rtl/>
          <w:lang w:eastAsia="he-IL"/>
        </w:rPr>
        <w:t xml:space="preserve"> לבין המזמין ו/או המנהל ו/או מי מטעמו יחסי עובד מעביד</w:t>
      </w:r>
      <w:r w:rsidRPr="00071854">
        <w:rPr>
          <w:rFonts w:ascii="Times New Roman" w:eastAsia="Times New Roman" w:hAnsi="Times New Roman" w:cs="David"/>
          <w:color w:val="000000"/>
          <w:sz w:val="24"/>
          <w:szCs w:val="24"/>
          <w:rtl/>
          <w:lang w:eastAsia="he-IL"/>
        </w:rPr>
        <w:t>, לכל ענין ודבר. 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מוסכם ומובהר בין הצדדים</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071854">
        <w:rPr>
          <w:rFonts w:ascii="Times New Roman" w:eastAsia="Times New Roman" w:hAnsi="Times New Roman" w:cs="David" w:hint="cs"/>
          <w:color w:val="000000"/>
          <w:sz w:val="24"/>
          <w:szCs w:val="24"/>
          <w:rtl/>
          <w:lang w:eastAsia="he-IL"/>
        </w:rPr>
        <w:t>ל פ</w:t>
      </w:r>
      <w:r w:rsidRPr="00071854">
        <w:rPr>
          <w:rFonts w:ascii="Times New Roman" w:eastAsia="Times New Roman" w:hAnsi="Times New Roman" w:cs="David"/>
          <w:color w:val="000000"/>
          <w:sz w:val="24"/>
          <w:szCs w:val="24"/>
          <w:rtl/>
          <w:lang w:eastAsia="he-IL"/>
        </w:rPr>
        <w:t xml:space="preserve">י הדין ו/או </w:t>
      </w:r>
      <w:proofErr w:type="spellStart"/>
      <w:r w:rsidRPr="00071854">
        <w:rPr>
          <w:rFonts w:ascii="Times New Roman" w:eastAsia="Times New Roman" w:hAnsi="Times New Roman" w:cs="David"/>
          <w:color w:val="000000"/>
          <w:sz w:val="24"/>
          <w:szCs w:val="24"/>
          <w:rtl/>
          <w:lang w:eastAsia="he-IL"/>
        </w:rPr>
        <w:t>מכח</w:t>
      </w:r>
      <w:proofErr w:type="spellEnd"/>
      <w:r w:rsidRPr="00071854">
        <w:rPr>
          <w:rFonts w:ascii="Times New Roman" w:eastAsia="Times New Roman" w:hAnsi="Times New Roman" w:cs="David"/>
          <w:color w:val="000000"/>
          <w:sz w:val="24"/>
          <w:szCs w:val="24"/>
          <w:rtl/>
          <w:lang w:eastAsia="he-IL"/>
        </w:rPr>
        <w:t xml:space="preserve"> צו הרחבה ו/או </w:t>
      </w:r>
      <w:proofErr w:type="spellStart"/>
      <w:r w:rsidRPr="00071854">
        <w:rPr>
          <w:rFonts w:ascii="Times New Roman" w:eastAsia="Times New Roman" w:hAnsi="Times New Roman" w:cs="David"/>
          <w:color w:val="000000"/>
          <w:sz w:val="24"/>
          <w:szCs w:val="24"/>
          <w:rtl/>
          <w:lang w:eastAsia="he-IL"/>
        </w:rPr>
        <w:t>מכח</w:t>
      </w:r>
      <w:proofErr w:type="spellEnd"/>
      <w:r w:rsidRPr="00071854">
        <w:rPr>
          <w:rFonts w:ascii="Times New Roman" w:eastAsia="Times New Roman" w:hAnsi="Times New Roman" w:cs="David"/>
          <w:color w:val="000000"/>
          <w:sz w:val="24"/>
          <w:szCs w:val="24"/>
          <w:rtl/>
          <w:lang w:eastAsia="he-IL"/>
        </w:rPr>
        <w:t xml:space="preserve"> הסכם כלשהו על עובד</w:t>
      </w:r>
      <w:r w:rsidRPr="00071854">
        <w:rPr>
          <w:rFonts w:ascii="Times New Roman" w:eastAsia="Times New Roman" w:hAnsi="Times New Roman" w:cs="David" w:hint="cs"/>
          <w:sz w:val="24"/>
          <w:szCs w:val="24"/>
          <w:rtl/>
          <w:lang w:eastAsia="he-IL"/>
        </w:rPr>
        <w:t>.</w:t>
      </w:r>
    </w:p>
    <w:p w14:paraId="57B94C6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color w:val="000000"/>
          <w:sz w:val="24"/>
          <w:szCs w:val="24"/>
          <w:rtl/>
          <w:lang w:eastAsia="he-IL"/>
        </w:rPr>
        <w:t>מוסכם בזה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היועץ ו/או עובדיו</w:t>
      </w:r>
      <w:r w:rsidRPr="00071854">
        <w:rPr>
          <w:rFonts w:ascii="Times New Roman" w:eastAsia="Times New Roman" w:hAnsi="Times New Roman" w:cs="David" w:hint="cs"/>
          <w:color w:val="000000"/>
          <w:sz w:val="24"/>
          <w:szCs w:val="24"/>
          <w:rtl/>
          <w:lang w:eastAsia="he-IL"/>
        </w:rPr>
        <w:t xml:space="preserve"> ו/או </w:t>
      </w:r>
      <w:proofErr w:type="spellStart"/>
      <w:r w:rsidRPr="00071854">
        <w:rPr>
          <w:rFonts w:ascii="Times New Roman" w:eastAsia="Times New Roman" w:hAnsi="Times New Roman" w:cs="David" w:hint="cs"/>
          <w:color w:val="000000"/>
          <w:sz w:val="24"/>
          <w:szCs w:val="24"/>
          <w:rtl/>
          <w:lang w:eastAsia="he-IL"/>
        </w:rPr>
        <w:t>שלוחיו</w:t>
      </w:r>
      <w:proofErr w:type="spellEnd"/>
      <w:r w:rsidRPr="00071854">
        <w:rPr>
          <w:rFonts w:ascii="Times New Roman" w:eastAsia="Times New Roman" w:hAnsi="Times New Roman" w:cs="David" w:hint="cs"/>
          <w:color w:val="000000"/>
          <w:sz w:val="24"/>
          <w:szCs w:val="24"/>
          <w:rtl/>
          <w:lang w:eastAsia="he-IL"/>
        </w:rPr>
        <w:t xml:space="preserve"> ו/או אחר מטעמו או מטעמם של אלו</w:t>
      </w:r>
      <w:r w:rsidRPr="00071854">
        <w:rPr>
          <w:rFonts w:ascii="Times New Roman" w:eastAsia="Times New Roman" w:hAnsi="Times New Roman" w:cs="David"/>
          <w:color w:val="000000"/>
          <w:sz w:val="24"/>
          <w:szCs w:val="24"/>
          <w:rtl/>
          <w:lang w:eastAsia="he-IL"/>
        </w:rPr>
        <w:t xml:space="preserve"> מוותרים על כל טענות ו/או</w:t>
      </w:r>
      <w:r w:rsidRPr="00071854">
        <w:rPr>
          <w:rFonts w:ascii="Times New Roman" w:eastAsia="Times New Roman" w:hAnsi="Times New Roman" w:cs="David" w:hint="cs"/>
          <w:color w:val="000000"/>
          <w:sz w:val="24"/>
          <w:szCs w:val="24"/>
          <w:rtl/>
          <w:lang w:eastAsia="he-IL"/>
        </w:rPr>
        <w:t xml:space="preserve"> דרישות ו/או תלונות ו/או</w:t>
      </w:r>
      <w:r w:rsidRPr="0007185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AB4D0B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 ומתחייב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w:t>
      </w:r>
      <w:proofErr w:type="spellStart"/>
      <w:r w:rsidRPr="00071854">
        <w:rPr>
          <w:rFonts w:ascii="Times New Roman" w:eastAsia="Times New Roman" w:hAnsi="Times New Roman" w:cs="David"/>
          <w:sz w:val="24"/>
          <w:szCs w:val="24"/>
          <w:rtl/>
          <w:lang w:eastAsia="he-IL"/>
        </w:rPr>
        <w:t>ישא</w:t>
      </w:r>
      <w:proofErr w:type="spellEnd"/>
      <w:r w:rsidRPr="00071854">
        <w:rPr>
          <w:rFonts w:ascii="Times New Roman" w:eastAsia="Times New Roman" w:hAnsi="Times New Roman" w:cs="David"/>
          <w:sz w:val="24"/>
          <w:szCs w:val="24"/>
          <w:rtl/>
          <w:lang w:eastAsia="he-IL"/>
        </w:rPr>
        <w:t xml:space="preserve"> לבדו </w:t>
      </w:r>
      <w:r w:rsidRPr="0007185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071854">
        <w:rPr>
          <w:rFonts w:ascii="Times New Roman" w:eastAsia="Times New Roman" w:hAnsi="Times New Roman" w:cs="David" w:hint="cs"/>
          <w:color w:val="000000"/>
          <w:sz w:val="24"/>
          <w:szCs w:val="24"/>
          <w:rtl/>
          <w:lang w:eastAsia="he-IL"/>
        </w:rPr>
        <w:t>ל פי</w:t>
      </w:r>
      <w:r w:rsidRPr="00071854">
        <w:rPr>
          <w:rFonts w:ascii="Times New Roman" w:eastAsia="Times New Roman" w:hAnsi="Times New Roman" w:cs="David"/>
          <w:color w:val="000000"/>
          <w:sz w:val="24"/>
          <w:szCs w:val="24"/>
          <w:rtl/>
          <w:lang w:eastAsia="he-IL"/>
        </w:rPr>
        <w:t xml:space="preserve"> חוזה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ובכלל זה</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sz w:val="24"/>
          <w:szCs w:val="24"/>
          <w:rtl/>
          <w:lang w:eastAsia="he-IL"/>
        </w:rPr>
        <w:t xml:space="preserve"> תשלומי מס הכנסה והב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הלאומי שהוא חב בגין מתן שרותי היועץ.</w:t>
      </w:r>
    </w:p>
    <w:p w14:paraId="05B84A1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טוח לאומי, תשלומים לקרנות איגודים מקצוע</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9FEF1A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071854">
        <w:rPr>
          <w:rFonts w:ascii="Times New Roman" w:eastAsia="Times New Roman" w:hAnsi="Times New Roman" w:cs="David"/>
          <w:color w:val="000000"/>
          <w:sz w:val="24"/>
          <w:szCs w:val="24"/>
          <w:rtl/>
          <w:lang w:eastAsia="he-IL"/>
        </w:rPr>
        <w:t>מבלי לגרוע מ</w:t>
      </w:r>
      <w:r w:rsidRPr="00071854">
        <w:rPr>
          <w:rFonts w:ascii="Times New Roman" w:eastAsia="Times New Roman" w:hAnsi="Times New Roman" w:cs="David" w:hint="cs"/>
          <w:color w:val="000000"/>
          <w:sz w:val="24"/>
          <w:szCs w:val="24"/>
          <w:rtl/>
          <w:lang w:eastAsia="he-IL"/>
        </w:rPr>
        <w:t xml:space="preserve">כלליות </w:t>
      </w:r>
      <w:r w:rsidRPr="00071854">
        <w:rPr>
          <w:rFonts w:ascii="Times New Roman" w:eastAsia="Times New Roman" w:hAnsi="Times New Roman" w:cs="David"/>
          <w:color w:val="000000"/>
          <w:sz w:val="24"/>
          <w:szCs w:val="24"/>
          <w:rtl/>
          <w:lang w:eastAsia="he-IL"/>
        </w:rPr>
        <w:t>האמור לעיל, היועץ מצהיר ומתחייב</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אם י</w:t>
      </w:r>
      <w:r w:rsidRPr="00071854">
        <w:rPr>
          <w:rFonts w:ascii="Times New Roman" w:eastAsia="Times New Roman" w:hAnsi="Times New Roman" w:cs="David" w:hint="cs"/>
          <w:color w:val="000000"/>
          <w:sz w:val="24"/>
          <w:szCs w:val="24"/>
          <w:rtl/>
          <w:lang w:eastAsia="he-IL"/>
        </w:rPr>
        <w:t>י</w:t>
      </w:r>
      <w:r w:rsidRPr="00071854">
        <w:rPr>
          <w:rFonts w:ascii="Times New Roman" w:eastAsia="Times New Roman" w:hAnsi="Times New Roman" w:cs="David"/>
          <w:color w:val="000000"/>
          <w:sz w:val="24"/>
          <w:szCs w:val="24"/>
          <w:rtl/>
          <w:lang w:eastAsia="he-IL"/>
        </w:rPr>
        <w:t>דרש המזמין על ידי היועץ ו/או על ידי מי מ</w:t>
      </w:r>
      <w:r w:rsidRPr="00071854">
        <w:rPr>
          <w:rFonts w:ascii="Times New Roman" w:eastAsia="Times New Roman" w:hAnsi="Times New Roman" w:cs="David" w:hint="cs"/>
          <w:color w:val="000000"/>
          <w:sz w:val="24"/>
          <w:szCs w:val="24"/>
          <w:rtl/>
          <w:lang w:eastAsia="he-IL"/>
        </w:rPr>
        <w:t>שלוחיו ו/או עובדיו</w:t>
      </w:r>
      <w:r w:rsidRPr="00071854">
        <w:rPr>
          <w:rFonts w:ascii="Times New Roman" w:eastAsia="Times New Roman" w:hAnsi="Times New Roman" w:cs="David"/>
          <w:color w:val="000000"/>
          <w:sz w:val="24"/>
          <w:szCs w:val="24"/>
          <w:rtl/>
          <w:lang w:eastAsia="he-IL"/>
        </w:rPr>
        <w:t xml:space="preserve"> ו/או</w:t>
      </w:r>
      <w:r w:rsidRPr="00071854">
        <w:rPr>
          <w:rFonts w:ascii="Times New Roman" w:eastAsia="Times New Roman" w:hAnsi="Times New Roman" w:cs="David" w:hint="cs"/>
          <w:color w:val="000000"/>
          <w:sz w:val="24"/>
          <w:szCs w:val="24"/>
          <w:rtl/>
          <w:lang w:eastAsia="he-IL"/>
        </w:rPr>
        <w:t xml:space="preserve"> אחר מטעמו ו/או</w:t>
      </w:r>
      <w:r w:rsidRPr="0007185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71854">
        <w:rPr>
          <w:rFonts w:ascii="Times New Roman" w:eastAsia="Times New Roman" w:hAnsi="Times New Roman" w:cs="David" w:hint="cs"/>
          <w:color w:val="000000"/>
          <w:sz w:val="24"/>
          <w:szCs w:val="24"/>
          <w:rtl/>
          <w:lang w:eastAsia="he-IL"/>
        </w:rPr>
        <w:t xml:space="preserve"> </w:t>
      </w:r>
      <w:r w:rsidRPr="00071854">
        <w:rPr>
          <w:rFonts w:ascii="Times New Roman" w:eastAsia="Times New Roman" w:hAnsi="Times New Roman" w:cs="David" w:hint="cs"/>
          <w:color w:val="000000"/>
          <w:sz w:val="24"/>
          <w:szCs w:val="24"/>
          <w:rtl/>
          <w:lang w:eastAsia="he-IL"/>
        </w:rPr>
        <w:lastRenderedPageBreak/>
        <w:t>ו/או פיצוי ו/או שיפוי</w:t>
      </w:r>
      <w:r w:rsidRPr="00071854">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071854">
        <w:rPr>
          <w:rFonts w:ascii="Times New Roman" w:eastAsia="Times New Roman" w:hAnsi="Times New Roman" w:cs="David" w:hint="cs"/>
          <w:color w:val="000000"/>
          <w:sz w:val="24"/>
          <w:szCs w:val="24"/>
          <w:rtl/>
          <w:lang w:eastAsia="he-IL"/>
        </w:rPr>
        <w:t xml:space="preserve"> ו/או פיצוי ו/או שיפוי</w:t>
      </w:r>
      <w:r w:rsidRPr="0007185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ייחשב </w:t>
      </w:r>
      <w:r w:rsidRPr="00071854">
        <w:rPr>
          <w:rFonts w:ascii="Times New Roman" w:eastAsia="Times New Roman" w:hAnsi="Times New Roman" w:cs="David" w:hint="cs"/>
          <w:color w:val="000000"/>
          <w:sz w:val="24"/>
          <w:szCs w:val="24"/>
          <w:rtl/>
          <w:lang w:eastAsia="he-IL"/>
        </w:rPr>
        <w:t>כ</w:t>
      </w:r>
      <w:r w:rsidRPr="00071854">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4896E56" w14:textId="77777777" w:rsid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color w:val="000000"/>
          <w:sz w:val="24"/>
          <w:szCs w:val="24"/>
          <w:rtl/>
          <w:lang w:eastAsia="he-IL"/>
        </w:rPr>
        <w:t>בשים לב לאמור לעיל, אם יקבע פורום מוסמך כלשהו</w:t>
      </w:r>
      <w:r w:rsidRPr="00071854">
        <w:rPr>
          <w:rFonts w:ascii="Times New Roman" w:eastAsia="Times New Roman" w:hAnsi="Times New Roman" w:cs="David" w:hint="cs"/>
          <w:color w:val="000000"/>
          <w:sz w:val="24"/>
          <w:szCs w:val="24"/>
          <w:rtl/>
          <w:lang w:eastAsia="he-IL"/>
        </w:rPr>
        <w:t>,</w:t>
      </w:r>
      <w:r w:rsidRPr="00071854">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071854">
        <w:rPr>
          <w:rFonts w:ascii="Times New Roman" w:eastAsia="Times New Roman" w:hAnsi="Times New Roman" w:cs="David" w:hint="cs"/>
          <w:color w:val="000000"/>
          <w:sz w:val="24"/>
          <w:szCs w:val="24"/>
          <w:rtl/>
          <w:lang w:eastAsia="he-IL"/>
        </w:rPr>
        <w:t xml:space="preserve"> ו/או מי משלוחיו ו/או אחר מטעמו</w:t>
      </w:r>
      <w:r w:rsidRPr="0007185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71854">
        <w:rPr>
          <w:rFonts w:ascii="Times New Roman" w:eastAsia="Times New Roman" w:hAnsi="Times New Roman" w:cs="David" w:hint="cs"/>
          <w:color w:val="000000"/>
          <w:sz w:val="24"/>
          <w:szCs w:val="24"/>
          <w:rtl/>
          <w:lang w:eastAsia="he-IL"/>
        </w:rPr>
        <w:t>.</w:t>
      </w:r>
    </w:p>
    <w:p w14:paraId="775A8479" w14:textId="77777777" w:rsidR="001C502F" w:rsidRPr="00071854" w:rsidRDefault="001C502F" w:rsidP="001C502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6990EBD" w14:textId="77777777" w:rsidR="00071854" w:rsidRPr="00071854" w:rsidRDefault="00071854" w:rsidP="0007185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הבאת החוזה לגמר או ביטולו</w:t>
      </w:r>
    </w:p>
    <w:p w14:paraId="18D7615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9BF44E4"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על אף האמור בכל מקום אחר בחוזה </w:t>
      </w:r>
      <w:r w:rsidRPr="00071854">
        <w:rPr>
          <w:rFonts w:ascii="Times New Roman" w:eastAsia="Times New Roman" w:hAnsi="Times New Roman" w:cs="David" w:hint="cs"/>
          <w:sz w:val="24"/>
          <w:szCs w:val="24"/>
          <w:rtl/>
          <w:lang w:eastAsia="he-IL"/>
        </w:rPr>
        <w:t xml:space="preserve">זה על נספחיו, </w:t>
      </w:r>
      <w:r w:rsidRPr="00071854">
        <w:rPr>
          <w:rFonts w:ascii="Times New Roman" w:eastAsia="Times New Roman" w:hAnsi="Times New Roman" w:cs="David"/>
          <w:sz w:val="24"/>
          <w:szCs w:val="24"/>
          <w:rtl/>
          <w:lang w:eastAsia="he-IL"/>
        </w:rPr>
        <w:t>רשאי המזמין,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71854">
        <w:rPr>
          <w:rFonts w:ascii="Times New Roman" w:eastAsia="Times New Roman" w:hAnsi="Times New Roman" w:cs="David" w:hint="cs"/>
          <w:sz w:val="24"/>
          <w:szCs w:val="24"/>
          <w:rtl/>
          <w:lang w:eastAsia="he-IL"/>
        </w:rPr>
        <w:t>-7</w:t>
      </w:r>
      <w:r w:rsidRPr="00071854">
        <w:rPr>
          <w:rFonts w:ascii="Times New Roman" w:eastAsia="Times New Roman" w:hAnsi="Times New Roman" w:cs="David"/>
          <w:sz w:val="24"/>
          <w:szCs w:val="24"/>
          <w:rtl/>
          <w:lang w:eastAsia="he-IL"/>
        </w:rPr>
        <w:t xml:space="preserve"> י</w:t>
      </w:r>
      <w:r w:rsidRPr="00071854">
        <w:rPr>
          <w:rFonts w:ascii="Times New Roman" w:eastAsia="Times New Roman" w:hAnsi="Times New Roman" w:cs="David" w:hint="cs"/>
          <w:sz w:val="24"/>
          <w:szCs w:val="24"/>
          <w:rtl/>
          <w:lang w:eastAsia="he-IL"/>
        </w:rPr>
        <w:t>מים</w:t>
      </w:r>
      <w:r w:rsidRPr="00071854">
        <w:rPr>
          <w:rFonts w:ascii="Times New Roman" w:eastAsia="Times New Roman" w:hAnsi="Times New Roman" w:cs="David"/>
          <w:sz w:val="24"/>
          <w:szCs w:val="24"/>
          <w:rtl/>
          <w:lang w:eastAsia="he-IL"/>
        </w:rPr>
        <w:t xml:space="preserve"> מיום משלוחה (להלן: "</w:t>
      </w:r>
      <w:r w:rsidRPr="00071854">
        <w:rPr>
          <w:rFonts w:ascii="Times New Roman" w:eastAsia="Times New Roman" w:hAnsi="Times New Roman" w:cs="David"/>
          <w:b/>
          <w:bCs/>
          <w:sz w:val="24"/>
          <w:szCs w:val="24"/>
          <w:rtl/>
          <w:lang w:eastAsia="he-IL"/>
        </w:rPr>
        <w:t>תאריך הפסקת השרות</w:t>
      </w:r>
      <w:r w:rsidRPr="00071854">
        <w:rPr>
          <w:rFonts w:ascii="Times New Roman" w:eastAsia="Times New Roman" w:hAnsi="Times New Roman" w:cs="David"/>
          <w:sz w:val="24"/>
          <w:szCs w:val="24"/>
          <w:rtl/>
          <w:lang w:eastAsia="he-IL"/>
        </w:rPr>
        <w:t>").</w:t>
      </w:r>
    </w:p>
    <w:p w14:paraId="59C2AE53" w14:textId="77777777" w:rsidR="00071854" w:rsidRPr="00071854" w:rsidRDefault="00071854" w:rsidP="0007185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צע עד לתאריך הפסקת הש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 ו - ה'</w:t>
      </w:r>
      <w:r w:rsidRPr="00071854">
        <w:rPr>
          <w:rFonts w:ascii="Times New Roman" w:eastAsia="Times New Roman" w:hAnsi="Times New Roman" w:cs="David"/>
          <w:sz w:val="24"/>
          <w:szCs w:val="24"/>
          <w:rtl/>
          <w:lang w:eastAsia="he-IL"/>
        </w:rPr>
        <w:t>. במקרה שבוצע חלק של קטע ו/או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ישולם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כפי שיקבע המנהל.</w:t>
      </w:r>
    </w:p>
    <w:p w14:paraId="1CA69BA4"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לטענה </w:t>
      </w:r>
      <w:r w:rsidRPr="00071854">
        <w:rPr>
          <w:rFonts w:ascii="Times New Roman" w:eastAsia="Times New Roman" w:hAnsi="Times New Roman" w:cs="David" w:hint="cs"/>
          <w:sz w:val="24"/>
          <w:szCs w:val="24"/>
          <w:rtl/>
          <w:lang w:eastAsia="he-IL"/>
        </w:rPr>
        <w:t>ו/או דרישה ו/או תלונה ו/</w:t>
      </w:r>
      <w:r w:rsidRPr="00071854">
        <w:rPr>
          <w:rFonts w:ascii="Times New Roman" w:eastAsia="Times New Roman" w:hAnsi="Times New Roman" w:cs="David"/>
          <w:sz w:val="24"/>
          <w:szCs w:val="24"/>
          <w:rtl/>
          <w:lang w:eastAsia="he-IL"/>
        </w:rPr>
        <w:t>או תביעה כלשהי, פרט לאמור בסעיף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והשכר שישולם לפי סעיף 12.1.2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3EADB539"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תוך 12 חודש</w:t>
      </w:r>
      <w:r w:rsidRPr="00071854">
        <w:rPr>
          <w:rFonts w:ascii="Times New Roman" w:eastAsia="Times New Roman" w:hAnsi="Times New Roman" w:cs="David" w:hint="cs"/>
          <w:sz w:val="24"/>
          <w:szCs w:val="24"/>
          <w:rtl/>
          <w:lang w:eastAsia="he-IL"/>
        </w:rPr>
        <w:t>ים</w:t>
      </w:r>
      <w:r w:rsidRPr="00071854">
        <w:rPr>
          <w:rFonts w:ascii="Times New Roman" w:eastAsia="Times New Roman" w:hAnsi="Times New Roman" w:cs="David"/>
          <w:sz w:val="24"/>
          <w:szCs w:val="24"/>
          <w:rtl/>
          <w:lang w:eastAsia="he-IL"/>
        </w:rPr>
        <w:t xml:space="preserve"> מהבאת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כאמור</w:t>
      </w:r>
      <w:r w:rsidRPr="00071854">
        <w:rPr>
          <w:rFonts w:ascii="Times New Roman" w:eastAsia="Times New Roman" w:hAnsi="Times New Roman" w:cs="David" w:hint="cs"/>
          <w:sz w:val="24"/>
          <w:szCs w:val="24"/>
          <w:rtl/>
          <w:lang w:eastAsia="he-IL"/>
        </w:rPr>
        <w:t>, רשאי המזמין</w:t>
      </w:r>
      <w:r w:rsidRPr="00071854">
        <w:rPr>
          <w:rFonts w:ascii="Times New Roman" w:eastAsia="Times New Roman" w:hAnsi="Times New Roman" w:cs="David"/>
          <w:sz w:val="24"/>
          <w:szCs w:val="24"/>
          <w:rtl/>
          <w:lang w:eastAsia="he-IL"/>
        </w:rPr>
        <w:t xml:space="preserve"> לחדשו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במקרה 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לפי דרישת המזמין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לחדש את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תנאי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290E32F6"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במקרה שחוזה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מצוות הדין)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היועץ זכאי לתשלום כמוגדר בסעיף 12.3.2 להלן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ויחולו הסעיפים 12.1.3 ו- 12.1.4 לעיל.</w:t>
      </w:r>
    </w:p>
    <w:p w14:paraId="20C5C66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5E586E39"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מזמין לפי סעיף 12.1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זכאי המזמין לבטל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לפי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קול דעתו הבלעדי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בלא צורך בהודעה מוקדמת</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בכל אחד מהמקרים הבאים:</w:t>
      </w:r>
    </w:p>
    <w:p w14:paraId="01896BA2"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הפר ו/או לא קיים איזה מהוראות החוזה ולא ת</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קן </w:t>
      </w:r>
      <w:r w:rsidRPr="00071854">
        <w:rPr>
          <w:rFonts w:ascii="Times New Roman" w:eastAsia="Times New Roman" w:hAnsi="Times New Roman" w:cs="David" w:hint="cs"/>
          <w:sz w:val="24"/>
          <w:szCs w:val="24"/>
          <w:rtl/>
          <w:lang w:eastAsia="he-IL"/>
        </w:rPr>
        <w:t>את ה</w:t>
      </w:r>
      <w:r w:rsidRPr="00071854">
        <w:rPr>
          <w:rFonts w:ascii="Times New Roman" w:eastAsia="Times New Roman" w:hAnsi="Times New Roman" w:cs="David"/>
          <w:sz w:val="24"/>
          <w:szCs w:val="24"/>
          <w:rtl/>
          <w:lang w:eastAsia="he-IL"/>
        </w:rPr>
        <w:t>הפרה</w:t>
      </w:r>
      <w:r w:rsidRPr="00071854">
        <w:rPr>
          <w:rFonts w:ascii="Times New Roman" w:eastAsia="Times New Roman" w:hAnsi="Times New Roman" w:cs="David" w:hint="cs"/>
          <w:sz w:val="24"/>
          <w:szCs w:val="24"/>
          <w:rtl/>
          <w:lang w:eastAsia="he-IL"/>
        </w:rPr>
        <w:t xml:space="preserve"> כאמור,</w:t>
      </w:r>
      <w:r w:rsidRPr="00071854">
        <w:rPr>
          <w:rFonts w:ascii="Times New Roman" w:eastAsia="Times New Roman" w:hAnsi="Times New Roman" w:cs="David"/>
          <w:sz w:val="24"/>
          <w:szCs w:val="24"/>
          <w:rtl/>
          <w:lang w:eastAsia="he-IL"/>
        </w:rPr>
        <w:t xml:space="preserve"> לאחר שק</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בל התראה על כך מהמזמין בתוך הזמן הנקוב בהתראה.</w:t>
      </w:r>
    </w:p>
    <w:p w14:paraId="0FF2E10C"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התרה ביועץ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שאין הוא מבצע את עבודתו בצורה המבטיחה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צועה התקין ו/או התקדמותה וסיומה לפי לוח הזמנים.</w:t>
      </w:r>
    </w:p>
    <w:p w14:paraId="73B04FDE"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lastRenderedPageBreak/>
        <w:t>היועץ הפר את הוראת סעיף 7.5 לעיל.</w:t>
      </w:r>
    </w:p>
    <w:p w14:paraId="4DF4DA11"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נבצר מהיועץ או מהמנהל הראשי לקיים את ה</w:t>
      </w:r>
      <w:r w:rsidRPr="00071854">
        <w:rPr>
          <w:rFonts w:ascii="Times New Roman" w:eastAsia="Times New Roman" w:hAnsi="Times New Roman" w:cs="David" w:hint="cs"/>
          <w:sz w:val="24"/>
          <w:szCs w:val="24"/>
          <w:rtl/>
          <w:lang w:eastAsia="he-IL"/>
        </w:rPr>
        <w:t xml:space="preserve">וראות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לפעולה משפטית או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שירותי היועץ או אם ארע אירוע דומה.</w:t>
      </w:r>
    </w:p>
    <w:p w14:paraId="455E9B50" w14:textId="77777777" w:rsidR="00071854" w:rsidRPr="00071854" w:rsidRDefault="00071854" w:rsidP="00071854">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חל שינוי בהחזקת המניות ו/או בהרכב המנהלים של היועץ.</w:t>
      </w:r>
    </w:p>
    <w:p w14:paraId="59791D6F"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בוטל החוזה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צע עד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טול החוזה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לפי השיעור המפורט בנספחים </w:t>
      </w:r>
      <w:r w:rsidRPr="00071854">
        <w:rPr>
          <w:rFonts w:ascii="Times New Roman" w:eastAsia="Times New Roman" w:hAnsi="Times New Roman" w:cs="David"/>
          <w:bCs/>
          <w:sz w:val="24"/>
          <w:szCs w:val="24"/>
          <w:rtl/>
          <w:lang w:eastAsia="he-IL"/>
        </w:rPr>
        <w:t>ד'</w:t>
      </w:r>
      <w:r w:rsidRPr="00071854">
        <w:rPr>
          <w:rFonts w:ascii="Times New Roman" w:eastAsia="Times New Roman" w:hAnsi="Times New Roman" w:cs="David" w:hint="cs"/>
          <w:bCs/>
          <w:sz w:val="24"/>
          <w:szCs w:val="24"/>
          <w:rtl/>
          <w:lang w:eastAsia="he-IL"/>
        </w:rPr>
        <w:t xml:space="preserve"> </w:t>
      </w:r>
      <w:r w:rsidRPr="00071854">
        <w:rPr>
          <w:rFonts w:ascii="Times New Roman" w:eastAsia="Times New Roman" w:hAnsi="Times New Roman" w:cs="David"/>
          <w:bCs/>
          <w:sz w:val="24"/>
          <w:szCs w:val="24"/>
          <w:rtl/>
          <w:lang w:eastAsia="he-IL"/>
        </w:rPr>
        <w:t xml:space="preserve">ו -ה' </w:t>
      </w:r>
      <w:r w:rsidRPr="00071854">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71854">
        <w:rPr>
          <w:rFonts w:ascii="Times New Roman" w:eastAsia="Times New Roman" w:hAnsi="Times New Roman" w:cs="David"/>
          <w:bCs/>
          <w:sz w:val="24"/>
          <w:szCs w:val="24"/>
          <w:rtl/>
          <w:lang w:eastAsia="he-IL"/>
        </w:rPr>
        <w:t xml:space="preserve">ד' ו-ה' </w:t>
      </w:r>
      <w:r w:rsidRPr="00071854">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66B0F35"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הודעה בדבר הבאת החוזה לידי גמר כאמור בסעיף 12.3.1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לא תשמש עילה ליועץ לתביעת פיצויים כלשהם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לטענה</w:t>
      </w:r>
      <w:r w:rsidRPr="00071854">
        <w:rPr>
          <w:rFonts w:ascii="Times New Roman" w:eastAsia="Times New Roman" w:hAnsi="Times New Roman" w:cs="David" w:hint="cs"/>
          <w:sz w:val="24"/>
          <w:szCs w:val="24"/>
          <w:rtl/>
          <w:lang w:eastAsia="he-IL"/>
        </w:rPr>
        <w:t xml:space="preserve"> ו/או לדרישה ו/או לתלונה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ל</w:t>
      </w:r>
      <w:r w:rsidRPr="00071854">
        <w:rPr>
          <w:rFonts w:ascii="Times New Roman" w:eastAsia="Times New Roman" w:hAnsi="Times New Roman" w:cs="David"/>
          <w:sz w:val="24"/>
          <w:szCs w:val="24"/>
          <w:rtl/>
          <w:lang w:eastAsia="he-IL"/>
        </w:rPr>
        <w:t>תביעה כלשהי, פרט לאמור בסעיף 12.3.2 לעיל, והשכר שישולם לפי סעיף 12.3.2</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ובין מכוח עילה כלשהי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הדין.</w:t>
      </w:r>
    </w:p>
    <w:p w14:paraId="24331C9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 למתן השירותים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 זה או אם אירע אירוע דומה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סעיפים 12.3.2 ו - 12.3.3 לעיל.</w:t>
      </w:r>
    </w:p>
    <w:p w14:paraId="57DD0A3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סעיפים 12.1, 12.2 ו-12.3 לעיל</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הסעיפים הנ"ל.</w:t>
      </w:r>
    </w:p>
    <w:p w14:paraId="55DD2097"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בכל מקרה של הבאת חוזה</w:t>
      </w:r>
      <w:r w:rsidRPr="00071854">
        <w:rPr>
          <w:rFonts w:ascii="Times New Roman" w:eastAsia="Times New Roman" w:hAnsi="Times New Roman" w:cs="David" w:hint="cs"/>
          <w:sz w:val="24"/>
          <w:szCs w:val="24"/>
          <w:rtl/>
          <w:lang w:eastAsia="he-IL"/>
        </w:rPr>
        <w:t xml:space="preserve"> זה לידי</w:t>
      </w:r>
      <w:r w:rsidRPr="00071854">
        <w:rPr>
          <w:rFonts w:ascii="Times New Roman" w:eastAsia="Times New Roman" w:hAnsi="Times New Roman" w:cs="David"/>
          <w:sz w:val="24"/>
          <w:szCs w:val="24"/>
          <w:rtl/>
          <w:lang w:eastAsia="he-IL"/>
        </w:rPr>
        <w:t xml:space="preserve"> גמר או ביטולו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יהיה המזמין זכאי למסור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המשך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1F38276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אימת שהיועץ לא יקיים איזו מהתחייבויותיו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84D9A5A" w14:textId="77777777" w:rsidR="00071854" w:rsidRPr="001C502F" w:rsidRDefault="00071854" w:rsidP="001C502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64273E0B" w14:textId="77777777" w:rsidR="00071854" w:rsidRPr="00071854" w:rsidRDefault="00071854" w:rsidP="0007185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t>העברת זכויות</w:t>
      </w:r>
    </w:p>
    <w:p w14:paraId="5084138C"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אין היועץ רשאי להסב לאחר את החוזה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כל חלק ממנו, וכן אין הוא רשאי להעביר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להסב לאחר כל זכות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חובה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אלא בהסכמת המזמין בכתב ומראש.</w:t>
      </w:r>
    </w:p>
    <w:p w14:paraId="75EEBCBF"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אין היועץ רשאי למסור לאחר את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שרותי היועץ, כולם או מקצתם, אלא בהסכמת המזמין בכתב ומראש.</w:t>
      </w:r>
    </w:p>
    <w:p w14:paraId="62CBD1E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ניתנה הסכמת המזמין לפי סעיפים 13.1 או 13.2 לעיל, הרי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אין בכך כדי לפטור את היועץ מאחריותו והתחייבויותיו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 xml:space="preserve"> ומזכויות המזמין על פיו, והיועץ </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ישא באחריות מלאה, כלפי המזמין וכלפי </w:t>
      </w:r>
      <w:r w:rsidRPr="00071854">
        <w:rPr>
          <w:rFonts w:ascii="Times New Roman" w:eastAsia="Times New Roman" w:hAnsi="Times New Roman" w:cs="David" w:hint="cs"/>
          <w:sz w:val="24"/>
          <w:szCs w:val="24"/>
          <w:rtl/>
          <w:lang w:eastAsia="he-IL"/>
        </w:rPr>
        <w:t xml:space="preserve">כל </w:t>
      </w:r>
      <w:r w:rsidRPr="00071854">
        <w:rPr>
          <w:rFonts w:ascii="Times New Roman" w:eastAsia="Times New Roman" w:hAnsi="Times New Roman" w:cs="David"/>
          <w:sz w:val="24"/>
          <w:szCs w:val="24"/>
          <w:rtl/>
          <w:lang w:eastAsia="he-IL"/>
        </w:rPr>
        <w:t xml:space="preserve">צד שלישי שהוא, גם לכל מעשה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באי כחם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עובדיהם</w:t>
      </w:r>
      <w:r w:rsidRPr="00071854">
        <w:rPr>
          <w:rFonts w:ascii="Times New Roman" w:eastAsia="Times New Roman" w:hAnsi="Times New Roman" w:cs="David" w:hint="cs"/>
          <w:sz w:val="24"/>
          <w:szCs w:val="24"/>
          <w:rtl/>
          <w:lang w:eastAsia="he-IL"/>
        </w:rPr>
        <w:t xml:space="preserve"> ו/או מי מטעמם</w:t>
      </w:r>
      <w:r w:rsidRPr="00071854">
        <w:rPr>
          <w:rFonts w:ascii="Times New Roman" w:eastAsia="Times New Roman" w:hAnsi="Times New Roman" w:cs="David"/>
          <w:sz w:val="24"/>
          <w:szCs w:val="24"/>
          <w:rtl/>
          <w:lang w:eastAsia="he-IL"/>
        </w:rPr>
        <w:t>, ואילו למזמין ישמרו כל זכויותיו כלפי היועץ.</w:t>
      </w:r>
    </w:p>
    <w:p w14:paraId="403FDDE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יינתנו באמצעות המנהל הראשי אישית ובאמצעות צוות עובדיו של היועץ </w:t>
      </w:r>
      <w:r w:rsidRPr="00071854">
        <w:rPr>
          <w:rFonts w:ascii="Times New Roman" w:eastAsia="Times New Roman" w:hAnsi="Times New Roman" w:cs="David"/>
          <w:sz w:val="24"/>
          <w:szCs w:val="24"/>
          <w:rtl/>
          <w:lang w:eastAsia="he-IL"/>
        </w:rPr>
        <w:lastRenderedPageBreak/>
        <w:t>בפיקוחו הישיר של המנהל הראשי. מבלי לגרוע מהתחי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היועץ כמתחייב מהאמור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החוזה ויחולו הוראות סעיף 12.3.2 ו-12.3.3 לעיל.</w:t>
      </w:r>
    </w:p>
    <w:p w14:paraId="6D3020EF"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6A6C5800" w14:textId="77777777" w:rsidR="00071854" w:rsidRPr="00071854" w:rsidRDefault="00071854" w:rsidP="0007185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71854">
        <w:rPr>
          <w:rFonts w:ascii="Times New Roman" w:eastAsia="Times New Roman" w:hAnsi="Times New Roman" w:cs="David"/>
          <w:bCs/>
          <w:sz w:val="24"/>
          <w:szCs w:val="24"/>
          <w:u w:val="single"/>
          <w:rtl/>
          <w:lang w:eastAsia="he-IL"/>
        </w:rPr>
        <w:t>סיום שרותי היועץ</w:t>
      </w:r>
    </w:p>
    <w:p w14:paraId="5978D67C"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יחושבו כבאים לסיום בכל אחד מהמקרים הבאים:</w:t>
      </w:r>
    </w:p>
    <w:p w14:paraId="0BC92EC3"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הובא לידי </w:t>
      </w:r>
      <w:r w:rsidRPr="00071854">
        <w:rPr>
          <w:rFonts w:ascii="Times New Roman" w:eastAsia="Times New Roman" w:hAnsi="Times New Roman" w:cs="David" w:hint="cs"/>
          <w:sz w:val="24"/>
          <w:szCs w:val="24"/>
          <w:rtl/>
          <w:lang w:eastAsia="he-IL"/>
        </w:rPr>
        <w:t>גמר</w:t>
      </w:r>
      <w:r w:rsidRPr="00071854">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013AEE7"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עם מתן א</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שור בכתב ע"י המזמין ליועץ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הושלם מתן שרותי היועץ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w:t>
      </w:r>
    </w:p>
    <w:p w14:paraId="4E29B95F"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סודיות והמצאת מסמכים</w:t>
      </w:r>
    </w:p>
    <w:p w14:paraId="31B9491B"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העתקים וניירות עבודה, בין שהוכנו על ידי היועץ </w:t>
      </w:r>
      <w:r w:rsidRPr="00071854">
        <w:rPr>
          <w:rFonts w:ascii="Times New Roman" w:eastAsia="Times New Roman" w:hAnsi="Times New Roman" w:cs="David" w:hint="cs"/>
          <w:sz w:val="24"/>
          <w:szCs w:val="24"/>
          <w:rtl/>
          <w:lang w:eastAsia="he-IL"/>
        </w:rPr>
        <w:t>ו/או על ידי</w:t>
      </w:r>
      <w:r w:rsidRPr="00071854">
        <w:rPr>
          <w:rFonts w:ascii="Times New Roman" w:eastAsia="Times New Roman" w:hAnsi="Times New Roman" w:cs="David"/>
          <w:sz w:val="24"/>
          <w:szCs w:val="24"/>
          <w:rtl/>
          <w:lang w:eastAsia="he-IL"/>
        </w:rPr>
        <w:t xml:space="preserve"> מ</w:t>
      </w:r>
      <w:r w:rsidRPr="00071854">
        <w:rPr>
          <w:rFonts w:ascii="Times New Roman" w:eastAsia="Times New Roman" w:hAnsi="Times New Roman" w:cs="David" w:hint="cs"/>
          <w:sz w:val="24"/>
          <w:szCs w:val="24"/>
          <w:rtl/>
          <w:lang w:eastAsia="he-IL"/>
        </w:rPr>
        <w:t>י מ</w:t>
      </w:r>
      <w:r w:rsidRPr="00071854">
        <w:rPr>
          <w:rFonts w:ascii="Times New Roman" w:eastAsia="Times New Roman" w:hAnsi="Times New Roman" w:cs="David"/>
          <w:sz w:val="24"/>
          <w:szCs w:val="24"/>
          <w:rtl/>
          <w:lang w:eastAsia="he-IL"/>
        </w:rPr>
        <w:t xml:space="preserve">טעמו ובין שהוכנו על ידי המזמין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המנהל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r w:rsidRPr="00071854">
        <w:rPr>
          <w:rFonts w:ascii="Times New Roman" w:eastAsia="Times New Roman" w:hAnsi="Times New Roman" w:cs="David" w:hint="cs"/>
          <w:sz w:val="24"/>
          <w:szCs w:val="24"/>
          <w:rtl/>
          <w:lang w:eastAsia="he-IL"/>
        </w:rPr>
        <w:t xml:space="preserve">מי </w:t>
      </w:r>
      <w:r w:rsidRPr="00071854">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C365140"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מבלי לגרוע מאחריותו </w:t>
      </w:r>
      <w:r w:rsidRPr="00071854">
        <w:rPr>
          <w:rFonts w:ascii="Times New Roman" w:eastAsia="Times New Roman" w:hAnsi="Times New Roman" w:cs="David" w:hint="cs"/>
          <w:sz w:val="24"/>
          <w:szCs w:val="24"/>
          <w:rtl/>
          <w:lang w:eastAsia="he-IL"/>
        </w:rPr>
        <w:t xml:space="preserve">של היועץ </w:t>
      </w:r>
      <w:r w:rsidRPr="00071854">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יציית היועץ לכל דרישה של המנהל בדבר נקיטת אמצעי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3AD7BFD2"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יחתים את עובדיו</w:t>
      </w:r>
      <w:r w:rsidRPr="00071854">
        <w:rPr>
          <w:rFonts w:ascii="Times New Roman" w:eastAsia="Times New Roman" w:hAnsi="Times New Roman" w:cs="David" w:hint="cs"/>
          <w:sz w:val="24"/>
          <w:szCs w:val="24"/>
          <w:rtl/>
          <w:lang w:eastAsia="he-IL"/>
        </w:rPr>
        <w:t xml:space="preserve"> ו/או </w:t>
      </w:r>
      <w:proofErr w:type="spellStart"/>
      <w:r w:rsidRPr="00071854">
        <w:rPr>
          <w:rFonts w:ascii="Times New Roman" w:eastAsia="Times New Roman" w:hAnsi="Times New Roman" w:cs="David" w:hint="cs"/>
          <w:sz w:val="24"/>
          <w:szCs w:val="24"/>
          <w:rtl/>
          <w:lang w:eastAsia="he-IL"/>
        </w:rPr>
        <w:t>שלוחיו</w:t>
      </w:r>
      <w:proofErr w:type="spellEnd"/>
      <w:r w:rsidRPr="00071854">
        <w:rPr>
          <w:rFonts w:ascii="Times New Roman" w:eastAsia="Times New Roman" w:hAnsi="Times New Roman" w:cs="David" w:hint="cs"/>
          <w:sz w:val="24"/>
          <w:szCs w:val="24"/>
          <w:rtl/>
          <w:lang w:eastAsia="he-IL"/>
        </w:rPr>
        <w:t xml:space="preserve"> ו/או אחר מטעמו</w:t>
      </w:r>
      <w:r w:rsidRPr="00071854">
        <w:rPr>
          <w:rFonts w:ascii="Times New Roman" w:eastAsia="Times New Roman" w:hAnsi="Times New Roman" w:cs="David"/>
          <w:sz w:val="24"/>
          <w:szCs w:val="24"/>
          <w:rtl/>
          <w:lang w:eastAsia="he-IL"/>
        </w:rPr>
        <w:t xml:space="preserve"> בקשר עם ביצוע הסכם זה</w:t>
      </w:r>
      <w:r w:rsidRPr="00071854">
        <w:rPr>
          <w:rFonts w:ascii="Times New Roman" w:eastAsia="Times New Roman" w:hAnsi="Times New Roman" w:cs="David" w:hint="cs"/>
          <w:sz w:val="24"/>
          <w:szCs w:val="24"/>
          <w:rtl/>
          <w:lang w:eastAsia="he-IL"/>
        </w:rPr>
        <w:t xml:space="preserve"> על נספחיו,</w:t>
      </w:r>
      <w:r w:rsidRPr="00071854">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71854">
        <w:rPr>
          <w:rFonts w:ascii="Times New Roman" w:eastAsia="Times New Roman" w:hAnsi="Times New Roman" w:cs="David"/>
          <w:bCs/>
          <w:sz w:val="24"/>
          <w:szCs w:val="24"/>
          <w:rtl/>
          <w:lang w:eastAsia="he-IL"/>
        </w:rPr>
        <w:t>ו'</w:t>
      </w:r>
      <w:r w:rsidRPr="00071854">
        <w:rPr>
          <w:rFonts w:ascii="Times New Roman" w:eastAsia="Times New Roman" w:hAnsi="Times New Roman" w:cs="David"/>
          <w:sz w:val="24"/>
          <w:szCs w:val="24"/>
          <w:rtl/>
          <w:lang w:eastAsia="he-IL"/>
        </w:rPr>
        <w:t>,.</w:t>
      </w:r>
    </w:p>
    <w:p w14:paraId="01E69E47"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לפי דרישת המזמין ועם סיום שרותי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071854">
        <w:rPr>
          <w:rFonts w:ascii="Times New Roman" w:eastAsia="Times New Roman" w:hAnsi="Times New Roman" w:cs="David" w:hint="cs"/>
          <w:sz w:val="24"/>
          <w:szCs w:val="24"/>
          <w:rtl/>
          <w:lang w:eastAsia="he-IL"/>
        </w:rPr>
        <w:t>.</w:t>
      </w:r>
    </w:p>
    <w:p w14:paraId="0752CC1C"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71854">
        <w:rPr>
          <w:rFonts w:ascii="Times New Roman" w:eastAsia="Times New Roman" w:hAnsi="Times New Roman" w:cs="David"/>
          <w:bCs/>
          <w:sz w:val="24"/>
          <w:szCs w:val="24"/>
          <w:u w:val="single"/>
          <w:rtl/>
          <w:lang w:eastAsia="he-IL"/>
        </w:rPr>
        <w:t>ויתור על זכויות מצד היועץ</w:t>
      </w:r>
    </w:p>
    <w:p w14:paraId="0E6CF823"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השתמש המזמין כדין בסמכות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71854">
        <w:rPr>
          <w:rFonts w:ascii="Times New Roman" w:eastAsia="Times New Roman" w:hAnsi="Times New Roman" w:cs="David" w:hint="cs"/>
          <w:sz w:val="24"/>
          <w:szCs w:val="24"/>
          <w:rtl/>
          <w:lang w:eastAsia="he-IL"/>
        </w:rPr>
        <w:t>יועץ כל טענה ו/או דרישה ו/או תלונה ו/או</w:t>
      </w:r>
      <w:r w:rsidRPr="00071854">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w:t>
      </w:r>
      <w:r w:rsidRPr="00071854">
        <w:rPr>
          <w:rFonts w:ascii="Times New Roman" w:eastAsia="Times New Roman" w:hAnsi="Times New Roman" w:cs="David" w:hint="cs"/>
          <w:sz w:val="24"/>
          <w:szCs w:val="24"/>
          <w:rtl/>
          <w:lang w:eastAsia="he-IL"/>
        </w:rPr>
        <w:t xml:space="preserve"> שיפוי ו/או</w:t>
      </w:r>
      <w:r w:rsidRPr="00071854">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פגיעה במוניטין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הפסד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לרבות הפסד רווח העלולים להיגרם לו עקב הביטול</w:t>
      </w:r>
      <w:r w:rsidRPr="00071854">
        <w:rPr>
          <w:rFonts w:ascii="Times New Roman" w:eastAsia="Times New Roman" w:hAnsi="Times New Roman" w:cs="David" w:hint="cs"/>
          <w:sz w:val="24"/>
          <w:szCs w:val="24"/>
          <w:rtl/>
          <w:lang w:eastAsia="he-IL"/>
        </w:rPr>
        <w:t xml:space="preserve"> או</w:t>
      </w:r>
      <w:r w:rsidRPr="00071854">
        <w:rPr>
          <w:rFonts w:ascii="Times New Roman" w:eastAsia="Times New Roman" w:hAnsi="Times New Roman" w:cs="David"/>
          <w:sz w:val="24"/>
          <w:szCs w:val="24"/>
          <w:rtl/>
          <w:lang w:eastAsia="he-IL"/>
        </w:rPr>
        <w:t xml:space="preserve"> ההפסקה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מכל סיבה אחרת.</w:t>
      </w:r>
    </w:p>
    <w:p w14:paraId="05781666"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שביצע היועץ על פי חוזה זה.</w:t>
      </w:r>
    </w:p>
    <w:p w14:paraId="6AFFFA6A" w14:textId="77777777" w:rsidR="00071854" w:rsidRPr="00071854" w:rsidRDefault="00071854" w:rsidP="0007185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071854">
        <w:rPr>
          <w:rFonts w:ascii="Times New Roman" w:eastAsia="Times New Roman" w:hAnsi="Times New Roman" w:cs="David" w:hint="cs"/>
          <w:sz w:val="24"/>
          <w:szCs w:val="24"/>
          <w:rtl/>
          <w:lang w:eastAsia="he-IL"/>
        </w:rPr>
        <w:t xml:space="preserve">את </w:t>
      </w:r>
      <w:r w:rsidRPr="00071854">
        <w:rPr>
          <w:rFonts w:ascii="Times New Roman" w:eastAsia="Times New Roman" w:hAnsi="Times New Roman" w:cs="David"/>
          <w:sz w:val="24"/>
          <w:szCs w:val="24"/>
          <w:rtl/>
          <w:lang w:eastAsia="he-IL"/>
        </w:rPr>
        <w:t>המשך ביצוע 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רותי היועץ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מסירתם לידי יועץ אחר, והינו מתחייב</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7936B545" w14:textId="77777777" w:rsidR="00071854" w:rsidRPr="00071854" w:rsidRDefault="00071854" w:rsidP="0007185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71854">
        <w:rPr>
          <w:rFonts w:ascii="Times New Roman" w:eastAsia="Times New Roman" w:hAnsi="Times New Roman" w:cs="David"/>
          <w:bCs/>
          <w:sz w:val="24"/>
          <w:szCs w:val="24"/>
          <w:u w:val="single"/>
          <w:rtl/>
          <w:lang w:eastAsia="he-IL"/>
        </w:rPr>
        <w:lastRenderedPageBreak/>
        <w:t>שונות</w:t>
      </w:r>
    </w:p>
    <w:p w14:paraId="42D50AE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המנהל הראשי במשרד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מתחייב לבצע את השירותים שעליו לבצע אישית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 חוזה</w:t>
      </w:r>
      <w:r w:rsidRPr="00071854">
        <w:rPr>
          <w:rFonts w:ascii="Times New Roman" w:eastAsia="Times New Roman" w:hAnsi="Times New Roman" w:cs="David" w:hint="cs"/>
          <w:sz w:val="24"/>
          <w:szCs w:val="24"/>
          <w:rtl/>
          <w:lang w:eastAsia="he-IL"/>
        </w:rPr>
        <w:t xml:space="preserve"> זה והינו</w:t>
      </w:r>
      <w:r w:rsidRPr="00071854">
        <w:rPr>
          <w:rFonts w:ascii="Times New Roman" w:eastAsia="Times New Roman" w:hAnsi="Times New Roman" w:cs="David"/>
          <w:sz w:val="24"/>
          <w:szCs w:val="24"/>
          <w:rtl/>
          <w:lang w:eastAsia="he-IL"/>
        </w:rPr>
        <w:t xml:space="preserve"> אחראי וערב כלפי המזמין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התחייבויות היועץ לפי חוזה</w:t>
      </w:r>
      <w:r w:rsidRPr="00071854">
        <w:rPr>
          <w:rFonts w:ascii="Times New Roman" w:eastAsia="Times New Roman" w:hAnsi="Times New Roman" w:cs="David" w:hint="cs"/>
          <w:sz w:val="24"/>
          <w:szCs w:val="24"/>
          <w:rtl/>
          <w:lang w:eastAsia="he-IL"/>
        </w:rPr>
        <w:t xml:space="preserve"> זה על נספחיו</w:t>
      </w:r>
      <w:r w:rsidRPr="00071854">
        <w:rPr>
          <w:rFonts w:ascii="Times New Roman" w:eastAsia="Times New Roman" w:hAnsi="Times New Roman" w:cs="David"/>
          <w:sz w:val="24"/>
          <w:szCs w:val="24"/>
          <w:rtl/>
          <w:lang w:eastAsia="he-IL"/>
        </w:rPr>
        <w:t>.</w:t>
      </w:r>
    </w:p>
    <w:p w14:paraId="021137D6"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צד אשר יפר או לא יקיים איזו מהתחייבויותיו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יהיה חייב לפצות את הצד המקיים על כל הנזקים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ההפסדים שיגרמו לו עקב כך</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וזאת מבלי לגרוע מזכות הצד המקיים לכל סעד ו</w:t>
      </w:r>
      <w:r w:rsidRPr="00071854">
        <w:rPr>
          <w:rFonts w:ascii="Times New Roman" w:eastAsia="Times New Roman" w:hAnsi="Times New Roman" w:cs="David" w:hint="cs"/>
          <w:sz w:val="24"/>
          <w:szCs w:val="24"/>
          <w:rtl/>
          <w:lang w:eastAsia="he-IL"/>
        </w:rPr>
        <w:t xml:space="preserve">/או </w:t>
      </w:r>
      <w:r w:rsidRPr="00071854">
        <w:rPr>
          <w:rFonts w:ascii="Times New Roman" w:eastAsia="Times New Roman" w:hAnsi="Times New Roman" w:cs="David"/>
          <w:sz w:val="24"/>
          <w:szCs w:val="24"/>
          <w:rtl/>
          <w:lang w:eastAsia="he-IL"/>
        </w:rPr>
        <w:t>תרופה אחרים ו/או נוספים.</w:t>
      </w:r>
    </w:p>
    <w:p w14:paraId="6997CB61"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7F6242BF"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77A7898D" w14:textId="77777777" w:rsidR="00F21BBE" w:rsidRDefault="00F21BBE"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7154E346" w14:textId="77777777" w:rsidR="00F21BBE" w:rsidRDefault="00071854" w:rsidP="00F21BB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למניעת ספקות מוצהר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09FFAC6"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מצהיר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71854">
        <w:rPr>
          <w:rFonts w:ascii="Times New Roman" w:eastAsia="Times New Roman" w:hAnsi="Times New Roman" w:cs="David" w:hint="cs"/>
          <w:sz w:val="24"/>
          <w:szCs w:val="24"/>
          <w:rtl/>
          <w:lang w:eastAsia="he-IL"/>
        </w:rPr>
        <w:t>נבע</w:t>
      </w:r>
      <w:r w:rsidRPr="00071854">
        <w:rPr>
          <w:rFonts w:ascii="Times New Roman" w:eastAsia="Times New Roman" w:hAnsi="Times New Roman" w:cs="David"/>
          <w:sz w:val="24"/>
          <w:szCs w:val="24"/>
          <w:rtl/>
          <w:lang w:eastAsia="he-IL"/>
        </w:rPr>
        <w:t xml:space="preserve"> מאי עמידתו בהתחייבויותיו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w:t>
      </w:r>
    </w:p>
    <w:p w14:paraId="746471FE"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המזמין זכאי לקזז כנגד כל סכום המגיע ליועץ מאת המזמין לפי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4C7604F9"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מוסכם במפורש</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צוע כל </w:t>
      </w:r>
      <w:r w:rsidRPr="00071854">
        <w:rPr>
          <w:rFonts w:ascii="Times New Roman" w:eastAsia="Times New Roman" w:hAnsi="Times New Roman" w:cs="David" w:hint="cs"/>
          <w:sz w:val="24"/>
          <w:szCs w:val="24"/>
          <w:rtl/>
          <w:lang w:eastAsia="he-IL"/>
        </w:rPr>
        <w:t>אחת</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אחת מהתחייבויות המזמין ע</w:t>
      </w:r>
      <w:r w:rsidRPr="00071854">
        <w:rPr>
          <w:rFonts w:ascii="Times New Roman" w:eastAsia="Times New Roman" w:hAnsi="Times New Roman" w:cs="David" w:hint="cs"/>
          <w:sz w:val="24"/>
          <w:szCs w:val="24"/>
          <w:rtl/>
          <w:lang w:eastAsia="he-IL"/>
        </w:rPr>
        <w:t>ל פ</w:t>
      </w:r>
      <w:r w:rsidRPr="00071854">
        <w:rPr>
          <w:rFonts w:ascii="Times New Roman" w:eastAsia="Times New Roman" w:hAnsi="Times New Roman" w:cs="David"/>
          <w:sz w:val="24"/>
          <w:szCs w:val="24"/>
          <w:rtl/>
          <w:lang w:eastAsia="he-IL"/>
        </w:rPr>
        <w:t>י</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מותנה בכך שהיועץ יקיים תחילה את התחייבויותיו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עד לאותו מועד. המזמין זכאי, מבלי לפגוע </w:t>
      </w:r>
      <w:r w:rsidRPr="00071854">
        <w:rPr>
          <w:rFonts w:ascii="Times New Roman" w:eastAsia="Times New Roman" w:hAnsi="Times New Roman" w:cs="David" w:hint="cs"/>
          <w:sz w:val="24"/>
          <w:szCs w:val="24"/>
          <w:rtl/>
          <w:lang w:eastAsia="he-IL"/>
        </w:rPr>
        <w:t>מכלליות ה</w:t>
      </w:r>
      <w:r w:rsidRPr="00071854">
        <w:rPr>
          <w:rFonts w:ascii="Times New Roman" w:eastAsia="Times New Roman" w:hAnsi="Times New Roman" w:cs="David"/>
          <w:sz w:val="24"/>
          <w:szCs w:val="24"/>
          <w:rtl/>
          <w:lang w:eastAsia="he-IL"/>
        </w:rPr>
        <w:t>אמור בכל מקום אחר בחוזה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לעכב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התחי</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66A9AD48"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שום התנהגות מצד</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של מי</w:t>
      </w:r>
      <w:r w:rsidRPr="00071854">
        <w:rPr>
          <w:rFonts w:ascii="Times New Roman" w:eastAsia="Times New Roman" w:hAnsi="Times New Roman" w:cs="David"/>
          <w:sz w:val="24"/>
          <w:szCs w:val="24"/>
          <w:rtl/>
          <w:lang w:eastAsia="he-IL"/>
        </w:rPr>
        <w:t xml:space="preserve"> מהצדדים לא תחשב </w:t>
      </w:r>
      <w:proofErr w:type="spellStart"/>
      <w:r w:rsidRPr="00071854">
        <w:rPr>
          <w:rFonts w:ascii="Times New Roman" w:eastAsia="Times New Roman" w:hAnsi="Times New Roman" w:cs="David"/>
          <w:sz w:val="24"/>
          <w:szCs w:val="24"/>
          <w:rtl/>
          <w:lang w:eastAsia="he-IL"/>
        </w:rPr>
        <w:t>כויתור</w:t>
      </w:r>
      <w:proofErr w:type="spellEnd"/>
      <w:r w:rsidRPr="00071854">
        <w:rPr>
          <w:rFonts w:ascii="Times New Roman" w:eastAsia="Times New Roman" w:hAnsi="Times New Roman" w:cs="David"/>
          <w:sz w:val="24"/>
          <w:szCs w:val="24"/>
          <w:rtl/>
          <w:lang w:eastAsia="he-IL"/>
        </w:rPr>
        <w:t xml:space="preserve"> על איזה מזכויותיו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ו/או</w:t>
      </w:r>
      <w:r w:rsidRPr="00071854">
        <w:rPr>
          <w:rFonts w:ascii="Times New Roman" w:eastAsia="Times New Roman" w:hAnsi="Times New Roman" w:cs="David"/>
          <w:sz w:val="24"/>
          <w:szCs w:val="24"/>
          <w:rtl/>
          <w:lang w:eastAsia="he-IL"/>
        </w:rPr>
        <w:t xml:space="preserve"> ע</w:t>
      </w:r>
      <w:r w:rsidRPr="00071854">
        <w:rPr>
          <w:rFonts w:ascii="Times New Roman" w:eastAsia="Times New Roman" w:hAnsi="Times New Roman" w:cs="David" w:hint="cs"/>
          <w:sz w:val="24"/>
          <w:szCs w:val="24"/>
          <w:rtl/>
          <w:lang w:eastAsia="he-IL"/>
        </w:rPr>
        <w:t>ל פי כל</w:t>
      </w:r>
      <w:r w:rsidRPr="00071854">
        <w:rPr>
          <w:rFonts w:ascii="Times New Roman" w:eastAsia="Times New Roman" w:hAnsi="Times New Roman" w:cs="David"/>
          <w:sz w:val="24"/>
          <w:szCs w:val="24"/>
          <w:rtl/>
          <w:lang w:eastAsia="he-IL"/>
        </w:rPr>
        <w:t xml:space="preserve"> דין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w:t>
      </w:r>
      <w:proofErr w:type="spellStart"/>
      <w:r w:rsidRPr="00071854">
        <w:rPr>
          <w:rFonts w:ascii="Times New Roman" w:eastAsia="Times New Roman" w:hAnsi="Times New Roman" w:cs="David"/>
          <w:sz w:val="24"/>
          <w:szCs w:val="24"/>
          <w:rtl/>
          <w:lang w:eastAsia="he-IL"/>
        </w:rPr>
        <w:t>כויתור</w:t>
      </w:r>
      <w:proofErr w:type="spellEnd"/>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כהסכמה מצדו לאיזה הפרה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אי קיום של תנאי מתנאי חוזה</w:t>
      </w:r>
      <w:r w:rsidRPr="00071854">
        <w:rPr>
          <w:rFonts w:ascii="Times New Roman" w:eastAsia="Times New Roman" w:hAnsi="Times New Roman" w:cs="David" w:hint="cs"/>
          <w:sz w:val="24"/>
          <w:szCs w:val="24"/>
          <w:rtl/>
          <w:lang w:eastAsia="he-IL"/>
        </w:rPr>
        <w:t xml:space="preserve"> זה ו/</w:t>
      </w:r>
      <w:r w:rsidRPr="00071854">
        <w:rPr>
          <w:rFonts w:ascii="Times New Roman" w:eastAsia="Times New Roman" w:hAnsi="Times New Roman" w:cs="David"/>
          <w:sz w:val="24"/>
          <w:szCs w:val="24"/>
          <w:rtl/>
          <w:lang w:eastAsia="he-IL"/>
        </w:rPr>
        <w:t xml:space="preserve"> או כנותנת דחייה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ארכה לב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צוע כל פעולה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ש</w:t>
      </w:r>
      <w:r w:rsidRPr="00071854">
        <w:rPr>
          <w:rFonts w:ascii="Times New Roman" w:eastAsia="Times New Roman" w:hAnsi="Times New Roman" w:cs="David"/>
          <w:sz w:val="24"/>
          <w:szCs w:val="24"/>
          <w:rtl/>
          <w:lang w:eastAsia="he-IL"/>
        </w:rPr>
        <w:t>יש לעשותה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w:t>
      </w:r>
      <w:r w:rsidRPr="00071854">
        <w:rPr>
          <w:rFonts w:ascii="Times New Roman" w:eastAsia="Times New Roman" w:hAnsi="Times New Roman" w:cs="David" w:hint="cs"/>
          <w:sz w:val="24"/>
          <w:szCs w:val="24"/>
          <w:rtl/>
          <w:lang w:eastAsia="he-IL"/>
        </w:rPr>
        <w:t xml:space="preserve"> זה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או כש</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נוי</w:t>
      </w:r>
      <w:r w:rsidRPr="00071854">
        <w:rPr>
          <w:rFonts w:ascii="Times New Roman" w:eastAsia="Times New Roman" w:hAnsi="Times New Roman" w:cs="David" w:hint="cs"/>
          <w:sz w:val="24"/>
          <w:szCs w:val="24"/>
          <w:rtl/>
          <w:lang w:eastAsia="he-IL"/>
        </w:rPr>
        <w:t xml:space="preserve"> ו/או</w:t>
      </w:r>
      <w:r w:rsidRPr="00071854">
        <w:rPr>
          <w:rFonts w:ascii="Times New Roman" w:eastAsia="Times New Roman" w:hAnsi="Times New Roman" w:cs="David"/>
          <w:sz w:val="24"/>
          <w:szCs w:val="24"/>
          <w:rtl/>
          <w:lang w:eastAsia="he-IL"/>
        </w:rPr>
        <w:t xml:space="preserve"> ב</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 xml:space="preserve">טול </w:t>
      </w:r>
      <w:r w:rsidRPr="00071854">
        <w:rPr>
          <w:rFonts w:ascii="Times New Roman" w:eastAsia="Times New Roman" w:hAnsi="Times New Roman" w:cs="David" w:hint="cs"/>
          <w:sz w:val="24"/>
          <w:szCs w:val="24"/>
          <w:rtl/>
          <w:lang w:eastAsia="he-IL"/>
        </w:rPr>
        <w:t>ו/</w:t>
      </w:r>
      <w:r w:rsidRPr="00071854">
        <w:rPr>
          <w:rFonts w:ascii="Times New Roman" w:eastAsia="Times New Roman" w:hAnsi="Times New Roman" w:cs="David"/>
          <w:sz w:val="24"/>
          <w:szCs w:val="24"/>
          <w:rtl/>
          <w:lang w:eastAsia="he-IL"/>
        </w:rPr>
        <w:t xml:space="preserve">או תוספת של תנאי </w:t>
      </w:r>
      <w:r w:rsidRPr="00071854">
        <w:rPr>
          <w:rFonts w:ascii="Times New Roman" w:eastAsia="Times New Roman" w:hAnsi="Times New Roman" w:cs="David" w:hint="cs"/>
          <w:sz w:val="24"/>
          <w:szCs w:val="24"/>
          <w:rtl/>
          <w:lang w:eastAsia="he-IL"/>
        </w:rPr>
        <w:t>כלשהו</w:t>
      </w:r>
      <w:r w:rsidRPr="00071854">
        <w:rPr>
          <w:rFonts w:ascii="Times New Roman" w:eastAsia="Times New Roman" w:hAnsi="Times New Roman" w:cs="David"/>
          <w:sz w:val="24"/>
          <w:szCs w:val="24"/>
          <w:rtl/>
          <w:lang w:eastAsia="he-IL"/>
        </w:rPr>
        <w:t>, אלא אם נעשו במפורש ובכתב.</w:t>
      </w:r>
    </w:p>
    <w:p w14:paraId="1669816B" w14:textId="77777777" w:rsidR="00071854" w:rsidRPr="00071854" w:rsidRDefault="00071854" w:rsidP="00071854">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מבלי לגרוע מכלליות האמור לעיל -</w:t>
      </w:r>
    </w:p>
    <w:p w14:paraId="6896ACAD"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776B5BA2" w14:textId="77777777" w:rsidR="00071854" w:rsidRPr="00071854" w:rsidRDefault="00071854" w:rsidP="0007185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071854">
        <w:rPr>
          <w:rFonts w:ascii="Times New Roman" w:eastAsia="Times New Roman" w:hAnsi="Times New Roman" w:cs="David" w:hint="cs"/>
          <w:sz w:val="24"/>
          <w:szCs w:val="24"/>
          <w:rtl/>
          <w:lang w:eastAsia="he-IL"/>
        </w:rPr>
        <w:t>י</w:t>
      </w:r>
      <w:r w:rsidRPr="00071854">
        <w:rPr>
          <w:rFonts w:ascii="Times New Roman" w:eastAsia="Times New Roman" w:hAnsi="Times New Roman" w:cs="David"/>
          <w:sz w:val="24"/>
          <w:szCs w:val="24"/>
          <w:rtl/>
          <w:lang w:eastAsia="he-IL"/>
        </w:rPr>
        <w:t>תור כלשהו על זכויות וחובות לפי החוזה.</w:t>
      </w:r>
    </w:p>
    <w:p w14:paraId="6CA7608B" w14:textId="77777777" w:rsidR="00071854" w:rsidRPr="00071854" w:rsidRDefault="00071854" w:rsidP="0007185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במידה והיועץ כולל מספר גופים או יחידים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6C2F96B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בגין כל חיוב מחיובי המזמין </w:t>
      </w:r>
      <w:r w:rsidRPr="00071854">
        <w:rPr>
          <w:rFonts w:ascii="Times New Roman" w:eastAsia="Times New Roman" w:hAnsi="Times New Roman" w:cs="David" w:hint="cs"/>
          <w:sz w:val="24"/>
          <w:szCs w:val="24"/>
          <w:rtl/>
          <w:lang w:eastAsia="he-IL"/>
        </w:rPr>
        <w:t>על פי</w:t>
      </w:r>
      <w:r w:rsidRPr="0007185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071854">
        <w:rPr>
          <w:rFonts w:ascii="Times New Roman" w:eastAsia="Times New Roman" w:hAnsi="Times New Roman" w:cs="David" w:hint="cs"/>
          <w:sz w:val="24"/>
          <w:szCs w:val="24"/>
          <w:rtl/>
          <w:lang w:eastAsia="he-IL"/>
        </w:rPr>
        <w:t>על פ</w:t>
      </w:r>
      <w:r w:rsidRPr="00071854">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71854">
        <w:rPr>
          <w:rFonts w:ascii="Times New Roman" w:eastAsia="Times New Roman" w:hAnsi="Times New Roman" w:cs="David"/>
          <w:sz w:val="24"/>
          <w:szCs w:val="24"/>
          <w:rtl/>
          <w:lang w:eastAsia="he-IL"/>
        </w:rPr>
        <w:t>לס"ק</w:t>
      </w:r>
      <w:proofErr w:type="spellEnd"/>
      <w:r w:rsidRPr="00071854">
        <w:rPr>
          <w:rFonts w:ascii="Times New Roman" w:eastAsia="Times New Roman" w:hAnsi="Times New Roman" w:cs="David"/>
          <w:sz w:val="24"/>
          <w:szCs w:val="24"/>
          <w:rtl/>
          <w:lang w:eastAsia="he-IL"/>
        </w:rPr>
        <w:t xml:space="preserve"> זה.</w:t>
      </w:r>
    </w:p>
    <w:p w14:paraId="78B63C80" w14:textId="77777777" w:rsidR="00071854" w:rsidRPr="00071854" w:rsidRDefault="00071854" w:rsidP="0007185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t>היועץ מתחייב בזה</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כל דרישה</w:t>
      </w:r>
      <w:r w:rsidRPr="00071854">
        <w:rPr>
          <w:rFonts w:ascii="Times New Roman" w:eastAsia="Times New Roman" w:hAnsi="Times New Roman" w:cs="David" w:hint="cs"/>
          <w:sz w:val="24"/>
          <w:szCs w:val="24"/>
          <w:rtl/>
          <w:lang w:eastAsia="he-IL"/>
        </w:rPr>
        <w:t xml:space="preserve"> ו/או תלונה</w:t>
      </w:r>
      <w:r w:rsidRPr="00071854">
        <w:rPr>
          <w:rFonts w:ascii="Times New Roman" w:eastAsia="Times New Roman" w:hAnsi="Times New Roman" w:cs="David"/>
          <w:sz w:val="24"/>
          <w:szCs w:val="24"/>
          <w:rtl/>
          <w:lang w:eastAsia="he-IL"/>
        </w:rPr>
        <w:t xml:space="preserve"> </w:t>
      </w:r>
      <w:r w:rsidRPr="00071854">
        <w:rPr>
          <w:rFonts w:ascii="Times New Roman" w:eastAsia="Times New Roman" w:hAnsi="Times New Roman" w:cs="David" w:hint="cs"/>
          <w:sz w:val="24"/>
          <w:szCs w:val="24"/>
          <w:rtl/>
          <w:lang w:eastAsia="he-IL"/>
        </w:rPr>
        <w:t xml:space="preserve">ו/או </w:t>
      </w:r>
      <w:r w:rsidRPr="00071854">
        <w:rPr>
          <w:rFonts w:ascii="Times New Roman" w:eastAsia="Times New Roman" w:hAnsi="Times New Roman" w:cs="David"/>
          <w:sz w:val="24"/>
          <w:szCs w:val="24"/>
          <w:rtl/>
          <w:lang w:eastAsia="he-IL"/>
        </w:rPr>
        <w:t>טענה ו/או תביעה, ככל שתהיינה לו כנגד המזמין בגין חיובי המזמין ע</w:t>
      </w:r>
      <w:r w:rsidRPr="00071854">
        <w:rPr>
          <w:rFonts w:ascii="Times New Roman" w:eastAsia="Times New Roman" w:hAnsi="Times New Roman" w:cs="David" w:hint="cs"/>
          <w:sz w:val="24"/>
          <w:szCs w:val="24"/>
          <w:rtl/>
          <w:lang w:eastAsia="he-IL"/>
        </w:rPr>
        <w:t>ל פי</w:t>
      </w:r>
      <w:r w:rsidRPr="00071854">
        <w:rPr>
          <w:rFonts w:ascii="Times New Roman" w:eastAsia="Times New Roman" w:hAnsi="Times New Roman" w:cs="David"/>
          <w:sz w:val="24"/>
          <w:szCs w:val="24"/>
          <w:rtl/>
          <w:lang w:eastAsia="he-IL"/>
        </w:rPr>
        <w:t xml:space="preserve"> חוזה זה, תוגבל עד לגובה חלקו היחסי של כל אחד </w:t>
      </w:r>
      <w:r w:rsidRPr="00071854">
        <w:rPr>
          <w:rFonts w:ascii="Times New Roman" w:eastAsia="Times New Roman" w:hAnsi="Times New Roman" w:cs="David"/>
          <w:sz w:val="24"/>
          <w:szCs w:val="24"/>
          <w:rtl/>
          <w:lang w:eastAsia="he-IL"/>
        </w:rPr>
        <w:lastRenderedPageBreak/>
        <w:t xml:space="preserve">מיחידי המזמין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אותו דין</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יחול לגבי תביעה של מי מיחידי המזמין כנגד היועץ</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קרי</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תביעה כאמור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71854">
        <w:rPr>
          <w:rFonts w:ascii="Times New Roman" w:eastAsia="Times New Roman" w:hAnsi="Times New Roman" w:cs="David" w:hint="cs"/>
          <w:b/>
          <w:bCs/>
          <w:sz w:val="24"/>
          <w:szCs w:val="24"/>
          <w:rtl/>
          <w:lang w:eastAsia="he-IL"/>
        </w:rPr>
        <w:t>א</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w:t>
      </w:r>
    </w:p>
    <w:p w14:paraId="023C001A"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52DC93D3" w14:textId="77777777" w:rsidR="00071854" w:rsidRPr="00071854" w:rsidRDefault="00071854" w:rsidP="00071854">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למען הסר ספק</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מוסכם ומוצהר</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31FF033" w14:textId="77777777" w:rsidR="00071854" w:rsidRP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2B4ED09C" w14:textId="77777777" w:rsidR="00071854" w:rsidRDefault="00071854" w:rsidP="0007185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חוזה זה על נספחיו</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071854">
        <w:rPr>
          <w:rFonts w:ascii="Times New Roman" w:eastAsia="Times New Roman" w:hAnsi="Times New Roman" w:cs="David"/>
          <w:sz w:val="24"/>
          <w:szCs w:val="24"/>
          <w:rtl/>
          <w:lang w:eastAsia="he-IL"/>
        </w:rPr>
        <w:t>מורשי</w:t>
      </w:r>
      <w:proofErr w:type="spellEnd"/>
      <w:r w:rsidRPr="00071854">
        <w:rPr>
          <w:rFonts w:ascii="Times New Roman" w:eastAsia="Times New Roman" w:hAnsi="Times New Roman" w:cs="David"/>
          <w:sz w:val="24"/>
          <w:szCs w:val="24"/>
          <w:rtl/>
          <w:lang w:eastAsia="he-IL"/>
        </w:rPr>
        <w:t xml:space="preserve"> החתימה של המזמין.</w:t>
      </w:r>
    </w:p>
    <w:p w14:paraId="09A5C2B9" w14:textId="77777777" w:rsidR="00F21BBE" w:rsidRPr="00071854" w:rsidRDefault="00F21BBE" w:rsidP="00F21BB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72BE2B6" w14:textId="77777777" w:rsidR="00071854" w:rsidRPr="00071854" w:rsidRDefault="00071854" w:rsidP="00071854">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071854">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71854">
        <w:rPr>
          <w:rFonts w:ascii="Times New Roman" w:eastAsia="Times New Roman" w:hAnsi="Times New Roman" w:cs="David" w:hint="cs"/>
          <w:sz w:val="24"/>
          <w:szCs w:val="24"/>
          <w:rtl/>
          <w:lang w:eastAsia="he-IL"/>
        </w:rPr>
        <w:t>רשום</w:t>
      </w:r>
      <w:r w:rsidRPr="00071854">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71854">
        <w:rPr>
          <w:rFonts w:ascii="Times New Roman" w:eastAsia="Times New Roman" w:hAnsi="Times New Roman" w:cs="David" w:hint="cs"/>
          <w:sz w:val="24"/>
          <w:szCs w:val="24"/>
          <w:rtl/>
          <w:lang w:eastAsia="he-IL"/>
        </w:rPr>
        <w:t>,</w:t>
      </w:r>
      <w:r w:rsidRPr="00071854">
        <w:rPr>
          <w:rFonts w:ascii="Times New Roman" w:eastAsia="Times New Roman" w:hAnsi="Times New Roman" w:cs="David"/>
          <w:sz w:val="24"/>
          <w:szCs w:val="24"/>
          <w:rtl/>
          <w:lang w:eastAsia="he-IL"/>
        </w:rPr>
        <w:t xml:space="preserve"> תחשב היא כמתקבלת ביום משלוח או מסירתה כאמור.</w:t>
      </w:r>
    </w:p>
    <w:p w14:paraId="29A5401A" w14:textId="77777777" w:rsidR="00071854" w:rsidRDefault="00071854">
      <w:pPr>
        <w:bidi w:val="0"/>
        <w:spacing w:before="0" w:beforeAutospacing="0" w:after="160" w:afterAutospacing="0" w:line="259" w:lineRule="auto"/>
        <w:rPr>
          <w:rFonts w:ascii="Times New Roman" w:eastAsia="Times New Roman" w:hAnsi="Times New Roman" w:cs="David"/>
          <w:bCs/>
          <w:sz w:val="24"/>
          <w:szCs w:val="24"/>
          <w:rtl/>
          <w:lang w:eastAsia="he-IL"/>
        </w:rPr>
      </w:pPr>
    </w:p>
    <w:p w14:paraId="4398F312" w14:textId="77777777" w:rsidR="00F21BBE" w:rsidRPr="00716AAE" w:rsidRDefault="00F21BBE" w:rsidP="00F21BB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5DB1DA45" w14:textId="77777777" w:rsidR="00F21BBE" w:rsidRPr="00716AAE"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B0F7604"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B2F2EF9"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C29F727" w14:textId="77777777" w:rsidR="00F21BBE" w:rsidRPr="00B27B4C" w:rsidRDefault="00F21BBE" w:rsidP="00F21BB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6EF42969B92042A8BDE72CDCD16390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91" w:author="Kook Sec" w:date="2021-05-09T14:14:00Z">
            <w:r w:rsidR="000D7804">
              <w:rPr>
                <w:rFonts w:ascii="Times New Roman" w:eastAsia="Times New Roman" w:hAnsi="Times New Roman" w:cs="David"/>
                <w:sz w:val="20"/>
                <w:szCs w:val="24"/>
                <w:rtl/>
                <w:lang w:eastAsia="he-IL"/>
              </w:rPr>
              <w:t xml:space="preserve"> אגסי רימון ניהול השקעות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Change w:id="92" w:author="Kook Sec" w:date="2021-05-09T14:09:00Z">
              <w:rPr>
                <w:rFonts w:ascii="Times New Roman" w:eastAsia="Times New Roman" w:hAnsi="Times New Roman" w:cs="David"/>
                <w:color w:val="00B0F0"/>
                <w:sz w:val="20"/>
                <w:szCs w:val="24"/>
                <w:u w:val="single"/>
                <w:rtl/>
                <w:lang w:eastAsia="he-IL"/>
              </w:rPr>
            </w:rPrChange>
          </w:rPr>
          <w:alias w:val="שם צד א"/>
          <w:tag w:val="cmtTzadAName"/>
          <w:id w:val="210240374"/>
          <w:placeholder>
            <w:docPart w:val="E0D2C3857DAA4160BE61FDF759BB0B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93" w:author="Kook Sec" w:date="2021-05-09T14:08:00Z">
            <w:r w:rsidR="00FF6AAC" w:rsidRPr="00FF6AAC">
              <w:rPr>
                <w:rFonts w:ascii="Times New Roman" w:eastAsia="Times New Roman" w:hAnsi="Times New Roman" w:cs="David" w:hint="cs"/>
                <w:sz w:val="20"/>
                <w:szCs w:val="24"/>
                <w:rtl/>
                <w:lang w:eastAsia="he-IL"/>
                <w:rPrChange w:id="94" w:author="Kook Sec" w:date="2021-05-09T14:09:00Z">
                  <w:rPr>
                    <w:rFonts w:ascii="Times New Roman" w:eastAsia="Times New Roman" w:hAnsi="Times New Roman" w:cs="David" w:hint="cs"/>
                    <w:color w:val="00B0F0"/>
                    <w:sz w:val="20"/>
                    <w:szCs w:val="24"/>
                    <w:u w:val="single"/>
                    <w:rtl/>
                    <w:lang w:eastAsia="he-IL"/>
                  </w:rPr>
                </w:rPrChange>
              </w:rPr>
              <w:t>א.מ ישראל מגורים פיתוח בע"מ</w:t>
            </w:r>
          </w:ins>
        </w:sdtContent>
      </w:sdt>
    </w:p>
    <w:p w14:paraId="40FB4DD6" w14:textId="77777777" w:rsidR="00F21BBE" w:rsidRPr="00B27B4C" w:rsidRDefault="00F21BBE" w:rsidP="0002182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03E5ED34"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C98AEE"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E3984A" w14:textId="77777777" w:rsidR="00F21BBE" w:rsidRPr="00B27B4C" w:rsidRDefault="00F21BBE" w:rsidP="0002182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220122">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25621D4"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5C9EC7" w14:textId="77777777" w:rsidR="00F21BBE"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5440D31"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EBABC90" w14:textId="77777777" w:rsidR="00F21BBE" w:rsidRPr="00B27B4C" w:rsidRDefault="00F21BBE" w:rsidP="00F21BB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E096C8" w14:textId="77777777" w:rsidR="00F21BBE" w:rsidRPr="00716AA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F0578E2"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FFB4441" w14:textId="77777777" w:rsidR="00F21BBE" w:rsidRDefault="00F21BBE" w:rsidP="00F21BB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5763667"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2311B728" w14:textId="77777777" w:rsidR="00F21BBE" w:rsidRPr="00D24A47" w:rsidRDefault="00F21BBE" w:rsidP="00F21BB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79AC33AC"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5E474BE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372DC9"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BA12114CCAB433C8EC09EADDDD0B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95" w:author="Kook Sec" w:date="2021-05-09T14:09:00Z">
            <w:r w:rsidR="00FF6AAC">
              <w:rPr>
                <w:rFonts w:ascii="Times New Roman" w:eastAsia="Times New Roman" w:hAnsi="Times New Roman" w:cs="David" w:hint="cs"/>
                <w:color w:val="00B0F0"/>
                <w:sz w:val="24"/>
                <w:szCs w:val="24"/>
                <w:rtl/>
                <w:lang w:eastAsia="he-IL"/>
              </w:rPr>
              <w:t>ירושלים</w:t>
            </w:r>
          </w:ins>
        </w:sdtContent>
      </w:sdt>
      <w:r w:rsidRPr="00D24A47">
        <w:rPr>
          <w:rFonts w:ascii="Times New Roman" w:eastAsia="Times New Roman" w:hAnsi="Times New Roman" w:cs="David" w:hint="cs"/>
          <w:color w:val="00B0F0"/>
          <w:sz w:val="24"/>
          <w:szCs w:val="24"/>
          <w:rtl/>
          <w:lang w:eastAsia="he-IL"/>
        </w:rPr>
        <w:t xml:space="preserve"> </w:t>
      </w:r>
      <w:del w:id="96" w:author="Kook Sec" w:date="2021-05-09T14:09:00Z">
        <w:r w:rsidRPr="00D24A47" w:rsidDel="00FF6AAC">
          <w:rPr>
            <w:rFonts w:ascii="Times New Roman" w:eastAsia="Times New Roman" w:hAnsi="Times New Roman" w:cs="David"/>
            <w:color w:val="00B0F0"/>
            <w:sz w:val="24"/>
            <w:szCs w:val="24"/>
            <w:rtl/>
            <w:lang w:eastAsia="he-IL"/>
          </w:rPr>
          <w:delText>-</w:delText>
        </w:r>
      </w:del>
      <w:ins w:id="97" w:author="Kook Sec" w:date="2021-05-09T14:09:00Z">
        <w:r w:rsidR="00FF6AAC">
          <w:rPr>
            <w:rFonts w:ascii="Times New Roman" w:eastAsia="Times New Roman" w:hAnsi="Times New Roman" w:cs="David"/>
            <w:color w:val="00B0F0"/>
            <w:sz w:val="24"/>
            <w:szCs w:val="24"/>
            <w:rtl/>
            <w:lang w:eastAsia="he-IL"/>
          </w:rPr>
          <w:t>–</w:t>
        </w:r>
      </w:ins>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אתר"/>
          <w:tag w:val="cntSite"/>
          <w:id w:val="-1682512962"/>
          <w:placeholder>
            <w:docPart w:val="91A78525845349069E260817E01E9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98" w:author="Kook Sec" w:date="2021-05-09T14:09:00Z">
            <w:r w:rsidR="00FF6AAC">
              <w:rPr>
                <w:rFonts w:ascii="Times New Roman" w:eastAsia="Times New Roman" w:hAnsi="Times New Roman" w:cs="David" w:hint="cs"/>
                <w:color w:val="00B0F0"/>
                <w:sz w:val="24"/>
                <w:szCs w:val="24"/>
                <w:rtl/>
              </w:rPr>
              <w:t>מורדות ארנונה</w:t>
            </w:r>
          </w:ins>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44E47B99C6D6431A829973F4AFE3D6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99" w:author="Kook Sec" w:date="2021-05-09T14:07:00Z">
            <w:r w:rsidR="00FF6AAC">
              <w:rPr>
                <w:rFonts w:ascii="Times New Roman" w:eastAsia="Times New Roman" w:hAnsi="Times New Roman" w:cs="David" w:hint="cs"/>
                <w:color w:val="00B0F0"/>
                <w:sz w:val="24"/>
                <w:szCs w:val="24"/>
                <w:rtl/>
              </w:rPr>
              <w:t>א.מ. ישראל מגורים פיתוח בע"מ</w:t>
            </w:r>
          </w:ins>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FE46E8F"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722536"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A1947FD43F514F359ACA06FAF655969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w:t>
      </w:r>
      <w:r w:rsidRPr="00D24A47">
        <w:rPr>
          <w:rFonts w:ascii="Times New Roman" w:eastAsia="Times New Roman" w:hAnsi="Times New Roman" w:cs="David" w:hint="cs"/>
          <w:sz w:val="24"/>
          <w:szCs w:val="24"/>
          <w:rtl/>
          <w:lang w:eastAsia="he-IL"/>
        </w:rPr>
        <w:lastRenderedPageBreak/>
        <w:t>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17D3974F01645CABF8A45E1A48D95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3B0A6A79" w14:textId="77777777" w:rsidR="00F21BBE" w:rsidRPr="00D24A47" w:rsidRDefault="00F21BBE" w:rsidP="0002182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D24A47">
        <w:rPr>
          <w:rFonts w:ascii="Times New Roman" w:eastAsia="Times New Roman" w:hAnsi="Times New Roman" w:cs="David" w:hint="cs"/>
          <w:sz w:val="24"/>
          <w:szCs w:val="24"/>
          <w:rtl/>
          <w:lang w:eastAsia="he-IL"/>
        </w:rPr>
        <w:t>בתב"ע</w:t>
      </w:r>
      <w:proofErr w:type="spellEnd"/>
      <w:r w:rsidRPr="00D24A47">
        <w:rPr>
          <w:rFonts w:ascii="Times New Roman" w:eastAsia="Times New Roman" w:hAnsi="Times New Roman" w:cs="David" w:hint="cs"/>
          <w:sz w:val="24"/>
          <w:szCs w:val="24"/>
          <w:rtl/>
          <w:lang w:eastAsia="he-IL"/>
        </w:rPr>
        <w:t xml:space="preserve"> ממתכונתה היום והשירותים המוזמנים מן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מתחייב להתעדכן </w:t>
      </w:r>
      <w:proofErr w:type="spellStart"/>
      <w:r w:rsidRPr="00D24A47">
        <w:rPr>
          <w:rFonts w:ascii="Times New Roman" w:eastAsia="Times New Roman" w:hAnsi="Times New Roman" w:cs="David" w:hint="cs"/>
          <w:sz w:val="24"/>
          <w:szCs w:val="24"/>
          <w:rtl/>
          <w:lang w:eastAsia="he-IL"/>
        </w:rPr>
        <w:t>בתב"ע</w:t>
      </w:r>
      <w:proofErr w:type="spellEnd"/>
      <w:r w:rsidRPr="00D24A47">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D24A47">
        <w:rPr>
          <w:rFonts w:ascii="Times New Roman" w:eastAsia="Times New Roman" w:hAnsi="Times New Roman" w:cs="David" w:hint="cs"/>
          <w:sz w:val="24"/>
          <w:szCs w:val="24"/>
          <w:rtl/>
          <w:lang w:eastAsia="he-IL"/>
        </w:rPr>
        <w:t>התב"ע</w:t>
      </w:r>
      <w:proofErr w:type="spellEnd"/>
      <w:r w:rsidRPr="00D24A47">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19A38657" w14:textId="77777777" w:rsidR="00F21BBE" w:rsidRPr="00D24A47" w:rsidRDefault="00F21BBE" w:rsidP="00F21B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1657E0A"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A94A444B6D94ED0991A248333434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00" w:author="Kook Sec" w:date="2021-05-09T14:09:00Z">
            <w:r w:rsidR="00FF6AAC">
              <w:rPr>
                <w:rFonts w:ascii="Times New Roman" w:eastAsia="Times New Roman" w:hAnsi="Times New Roman" w:cs="David" w:hint="cs"/>
                <w:color w:val="008000"/>
                <w:sz w:val="24"/>
                <w:szCs w:val="24"/>
                <w:rtl/>
              </w:rPr>
              <w:t>ירושלים</w:t>
            </w:r>
          </w:ins>
        </w:sdtContent>
      </w:sdt>
      <w:r w:rsidRPr="00D24A47">
        <w:rPr>
          <w:rFonts w:ascii="Times New Roman" w:eastAsia="Times New Roman" w:hAnsi="Times New Roman" w:cs="David" w:hint="cs"/>
          <w:color w:val="008000"/>
          <w:sz w:val="24"/>
          <w:szCs w:val="24"/>
          <w:rtl/>
        </w:rPr>
        <w:t>.</w:t>
      </w:r>
    </w:p>
    <w:p w14:paraId="1DA11595"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color w:val="FF0000"/>
          <w:sz w:val="24"/>
          <w:szCs w:val="24"/>
          <w:rtl/>
        </w:rPr>
      </w:pPr>
    </w:p>
    <w:p w14:paraId="47C5C7B3" w14:textId="77777777" w:rsidR="00F21BBE" w:rsidRPr="00D24A47" w:rsidRDefault="00F21BBE" w:rsidP="00F21BBE">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098AFE50"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4B063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D3A8A4D2526A4EDAAE1D2D4ACB1B3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01" w:author="Kook Sec" w:date="2021-05-09T14:10:00Z">
            <w:r w:rsidR="000D7804">
              <w:rPr>
                <w:rFonts w:ascii="Times New Roman" w:eastAsia="Times New Roman" w:hAnsi="Times New Roman" w:cs="David" w:hint="cs"/>
                <w:sz w:val="24"/>
                <w:szCs w:val="24"/>
                <w:rtl/>
                <w:lang w:eastAsia="he-IL"/>
              </w:rPr>
              <w:t xml:space="preserve">אבי </w:t>
            </w:r>
            <w:proofErr w:type="spellStart"/>
            <w:r w:rsidR="000D7804">
              <w:rPr>
                <w:rFonts w:ascii="Times New Roman" w:eastAsia="Times New Roman" w:hAnsi="Times New Roman" w:cs="David" w:hint="cs"/>
                <w:sz w:val="24"/>
                <w:szCs w:val="24"/>
                <w:rtl/>
                <w:lang w:eastAsia="he-IL"/>
              </w:rPr>
              <w:t>ברטי</w:t>
            </w:r>
            <w:proofErr w:type="spellEnd"/>
            <w:r w:rsidR="000D7804">
              <w:rPr>
                <w:rFonts w:ascii="Times New Roman" w:eastAsia="Times New Roman" w:hAnsi="Times New Roman" w:cs="David" w:hint="cs"/>
                <w:sz w:val="24"/>
                <w:szCs w:val="24"/>
                <w:rtl/>
                <w:lang w:eastAsia="he-IL"/>
              </w:rPr>
              <w:t xml:space="preserve"> לוי</w:t>
            </w:r>
          </w:ins>
        </w:sdtContent>
      </w:sdt>
    </w:p>
    <w:p w14:paraId="3D39A2C7"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726745F"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w:t>
      </w:r>
      <w:proofErr w:type="spellStart"/>
      <w:r w:rsidRPr="00D24A47">
        <w:rPr>
          <w:rFonts w:ascii="Times New Roman" w:eastAsia="Times New Roman" w:hAnsi="Times New Roman" w:cs="David" w:hint="cs"/>
          <w:sz w:val="24"/>
          <w:szCs w:val="24"/>
          <w:rtl/>
          <w:lang w:eastAsia="he-IL"/>
        </w:rPr>
        <w:t>מימד</w:t>
      </w:r>
      <w:proofErr w:type="spellEnd"/>
      <w:r w:rsidRPr="00D24A47">
        <w:rPr>
          <w:rFonts w:ascii="Times New Roman" w:eastAsia="Times New Roman" w:hAnsi="Times New Roman" w:cs="David" w:hint="cs"/>
          <w:sz w:val="24"/>
          <w:szCs w:val="24"/>
          <w:rtl/>
          <w:lang w:eastAsia="he-IL"/>
        </w:rPr>
        <w:t xml:space="preserve">,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494B56AC" w14:textId="77777777" w:rsidR="00F21BBE" w:rsidRPr="00D24A47" w:rsidRDefault="00F21BBE" w:rsidP="00F21BBE">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6A48EF7B"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 xml:space="preserve">בעלי המקצוע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הם:</w:t>
      </w:r>
    </w:p>
    <w:p w14:paraId="0B182A36"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181C01"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C1F75B77E9314E43911A77DB55F9FE2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D24A47">
            <w:rPr>
              <w:color w:val="00B0F0"/>
              <w:rtl/>
            </w:rPr>
            <w:t>[שדה נוסף 4]</w:t>
          </w:r>
        </w:sdtContent>
      </w:sdt>
    </w:p>
    <w:p w14:paraId="6CF729A7" w14:textId="77777777" w:rsidR="00F21BBE" w:rsidRPr="00D24A47" w:rsidRDefault="00F21BBE" w:rsidP="0002182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 xml:space="preserve">מספר העובדים המקצועיים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לצורך מתן שירותי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68ECA6AF30441B49A8A148F35BEAC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D24A47">
            <w:rPr>
              <w:color w:val="00B0F0"/>
              <w:rtl/>
            </w:rPr>
            <w:t>[שדה נוסף 5]</w:t>
          </w:r>
        </w:sdtContent>
      </w:sdt>
    </w:p>
    <w:p w14:paraId="6105DCF5"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FA956C" w14:textId="77777777" w:rsidR="00F21BBE" w:rsidRPr="00D24A47" w:rsidRDefault="00F21BBE" w:rsidP="0002182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 xml:space="preserve">המנהל הראשי במשרד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302B2DEB5424ACFBFB15D2EEC0F05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D24A47">
            <w:rPr>
              <w:color w:val="00B0F0"/>
              <w:rtl/>
            </w:rPr>
            <w:t>[שדה נוסף 6]</w:t>
          </w:r>
        </w:sdtContent>
      </w:sdt>
    </w:p>
    <w:p w14:paraId="004311BA"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0BB69B"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64692E53" w14:textId="77777777" w:rsidR="00F21BBE" w:rsidRPr="00D24A47" w:rsidRDefault="00F21BBE" w:rsidP="00F21BB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232276" w14:textId="77777777" w:rsidR="00F21BBE" w:rsidRPr="00D24A47" w:rsidRDefault="00F21BBE" w:rsidP="0002182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התקדמות שרותי </w:t>
      </w:r>
      <w:r w:rsidR="00220122">
        <w:rPr>
          <w:rFonts w:ascii="Times New Roman" w:eastAsia="Times New Roman" w:hAnsi="Times New Roman" w:cs="David" w:hint="cs"/>
          <w:sz w:val="24"/>
          <w:szCs w:val="24"/>
          <w:rtl/>
          <w:lang w:eastAsia="he-IL"/>
        </w:rPr>
        <w:t>היועץ</w:t>
      </w:r>
      <w:r w:rsidRPr="00D24A47">
        <w:rPr>
          <w:rFonts w:ascii="Times New Roman" w:eastAsia="Times New Roman" w:hAnsi="Times New Roman" w:cs="David" w:hint="cs"/>
          <w:sz w:val="24"/>
          <w:szCs w:val="24"/>
          <w:rtl/>
          <w:lang w:eastAsia="he-IL"/>
        </w:rPr>
        <w:t>.</w:t>
      </w:r>
    </w:p>
    <w:p w14:paraId="08EDC976"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25565703"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7C54C8D5"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5BA97CCD" w14:textId="77777777" w:rsidR="00F21BBE" w:rsidRPr="00D24A47" w:rsidRDefault="00F21BBE" w:rsidP="00F21BB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1025B432" w14:textId="77777777" w:rsidR="00F21BBE" w:rsidRPr="00D24A47" w:rsidRDefault="00F21BBE" w:rsidP="00F21BB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17E8EF9" w14:textId="77777777" w:rsidR="00F21BBE" w:rsidRPr="00D24A47"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21BBE" w:rsidRPr="00D24A47" w14:paraId="335BAB4F" w14:textId="77777777" w:rsidTr="00F21BBE">
        <w:tc>
          <w:tcPr>
            <w:tcW w:w="3366" w:type="dxa"/>
          </w:tcPr>
          <w:p w14:paraId="3F3FB1C3" w14:textId="77777777" w:rsidR="00F21BBE" w:rsidRPr="00D24A47" w:rsidRDefault="000D7804"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C7192E2993242F783FB60FB01AA64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02" w:author="Kook Sec" w:date="2021-05-09T14:10:00Z">
                  <w:r>
                    <w:rPr>
                      <w:rFonts w:ascii="Times New Roman" w:eastAsia="Times New Roman" w:hAnsi="Times New Roman" w:cs="David" w:hint="cs"/>
                      <w:color w:val="008000"/>
                      <w:sz w:val="24"/>
                      <w:szCs w:val="24"/>
                      <w:rtl/>
                      <w:lang w:eastAsia="he-IL"/>
                    </w:rPr>
                    <w:t>100%</w:t>
                  </w:r>
                </w:ins>
              </w:sdtContent>
            </w:sdt>
          </w:p>
          <w:p w14:paraId="09934E60"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733265C1" w14:textId="77777777" w:rsidR="00F21BBE" w:rsidRPr="00D24A47" w:rsidRDefault="00F21BBE" w:rsidP="00F21BBE">
            <w:pPr>
              <w:widowControl w:val="0"/>
              <w:spacing w:before="0" w:beforeAutospacing="0" w:after="0" w:afterAutospacing="0" w:line="240" w:lineRule="auto"/>
              <w:ind w:left="720"/>
              <w:outlineLvl w:val="2"/>
            </w:pPr>
          </w:p>
          <w:p w14:paraId="6F7695BF" w14:textId="77777777" w:rsidR="00F21BBE" w:rsidRPr="00D24A47" w:rsidRDefault="00F21BBE" w:rsidP="00F21BB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EC7D754" w14:textId="77777777" w:rsidR="00F21BBE" w:rsidRDefault="00F21BBE" w:rsidP="00F21BB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39CA55B" w14:textId="77777777" w:rsidR="00F21BBE" w:rsidRDefault="00F21BBE" w:rsidP="00071854">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B8066DB"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7F6AE63"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D8CC2BD"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C179E08"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11167CCA" w14:textId="77777777" w:rsidR="00B50A1C" w:rsidRDefault="00B50A1C" w:rsidP="00B50A1C">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6BE09BB" w14:textId="77777777" w:rsidR="00021829" w:rsidRDefault="00021829"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63881530" w14:textId="77777777" w:rsidR="00F21BBE" w:rsidRDefault="00F21BBE"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6A1AC80" w14:textId="77777777" w:rsidR="00071854" w:rsidRPr="00071854" w:rsidRDefault="00071854" w:rsidP="00F21BB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"ב"</w:t>
      </w:r>
    </w:p>
    <w:p w14:paraId="33639114" w14:textId="77777777" w:rsidR="00071854" w:rsidRPr="00071854" w:rsidRDefault="00071854" w:rsidP="00071854">
      <w:pPr>
        <w:widowControl w:val="0"/>
        <w:bidi w:val="0"/>
        <w:spacing w:before="0" w:beforeAutospacing="0" w:after="0" w:afterAutospacing="0" w:line="240" w:lineRule="auto"/>
        <w:jc w:val="center"/>
        <w:rPr>
          <w:rFonts w:ascii="Times New Roman" w:eastAsia="Times New Roman" w:hAnsi="Times New Roman" w:cs="David"/>
          <w:sz w:val="24"/>
          <w:szCs w:val="24"/>
          <w:rtl/>
        </w:rPr>
      </w:pPr>
      <w:r w:rsidRPr="00071854">
        <w:rPr>
          <w:rFonts w:ascii="Times New Roman" w:eastAsia="Times New Roman" w:hAnsi="Times New Roman" w:cs="David"/>
          <w:b/>
          <w:bCs/>
          <w:sz w:val="24"/>
          <w:szCs w:val="24"/>
          <w:u w:val="single"/>
          <w:rtl/>
        </w:rPr>
        <w:t>שירותי היועץ</w:t>
      </w:r>
    </w:p>
    <w:p w14:paraId="0DC1795F"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1.</w:t>
      </w:r>
      <w:r w:rsidRPr="00071854">
        <w:rPr>
          <w:rFonts w:ascii="Times New Roman" w:eastAsia="Times New Roman" w:hAnsi="Times New Roman" w:cs="David"/>
          <w:sz w:val="24"/>
          <w:szCs w:val="24"/>
          <w:rtl/>
        </w:rPr>
        <w:tab/>
      </w:r>
      <w:r w:rsidRPr="00071854">
        <w:rPr>
          <w:rFonts w:ascii="Times New Roman" w:eastAsia="Times New Roman" w:hAnsi="Times New Roman" w:cs="David"/>
          <w:b/>
          <w:bCs/>
          <w:sz w:val="24"/>
          <w:szCs w:val="24"/>
          <w:u w:val="single"/>
          <w:rtl/>
        </w:rPr>
        <w:t>כללי</w:t>
      </w:r>
    </w:p>
    <w:p w14:paraId="5259E177"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5D2B75A9"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שרותי היועץ יכללו:</w:t>
      </w:r>
    </w:p>
    <w:p w14:paraId="674DAFA8" w14:textId="77777777" w:rsidR="00071854" w:rsidRPr="00071854" w:rsidRDefault="00071854" w:rsidP="00071854">
      <w:pPr>
        <w:spacing w:before="0" w:beforeAutospacing="0" w:after="0" w:afterAutospacing="0" w:line="240" w:lineRule="auto"/>
        <w:ind w:left="1440" w:hanging="720"/>
        <w:rPr>
          <w:rFonts w:ascii="Times New Roman" w:eastAsia="Times New Roman" w:hAnsi="Times New Roman" w:cs="David"/>
          <w:sz w:val="24"/>
          <w:szCs w:val="24"/>
          <w:rtl/>
        </w:rPr>
      </w:pPr>
    </w:p>
    <w:p w14:paraId="2A58A303"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א. </w:t>
      </w:r>
      <w:r w:rsidRPr="00071854">
        <w:rPr>
          <w:rFonts w:ascii="Times New Roman" w:eastAsia="Times New Roman" w:hAnsi="Times New Roman" w:cs="David"/>
          <w:sz w:val="24"/>
          <w:szCs w:val="24"/>
          <w:rtl/>
        </w:rPr>
        <w:tab/>
        <w:t xml:space="preserve">חקירה, ניתוח והערכה של התכונות ההנדסיות של הקרקע. </w:t>
      </w:r>
    </w:p>
    <w:p w14:paraId="257281E8"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34EE76A0"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ב.  </w:t>
      </w:r>
      <w:r w:rsidRPr="00071854">
        <w:rPr>
          <w:rFonts w:ascii="Times New Roman" w:eastAsia="Times New Roman" w:hAnsi="Times New Roman" w:cs="David"/>
          <w:sz w:val="24"/>
          <w:szCs w:val="24"/>
          <w:rtl/>
        </w:rPr>
        <w:tab/>
        <w:t xml:space="preserve">ניתוח הקשר ההדדי בין המבנה לקרקע והמלצות </w:t>
      </w:r>
      <w:r w:rsidRPr="00071854">
        <w:rPr>
          <w:rFonts w:ascii="Times New Roman" w:eastAsia="Times New Roman" w:hAnsi="Times New Roman" w:cs="David" w:hint="cs"/>
          <w:sz w:val="24"/>
          <w:szCs w:val="24"/>
          <w:rtl/>
        </w:rPr>
        <w:t xml:space="preserve">אופטימליות </w:t>
      </w:r>
      <w:r w:rsidRPr="00071854">
        <w:rPr>
          <w:rFonts w:ascii="Times New Roman" w:eastAsia="Times New Roman" w:hAnsi="Times New Roman" w:cs="David"/>
          <w:sz w:val="24"/>
          <w:szCs w:val="24"/>
          <w:rtl/>
        </w:rPr>
        <w:t xml:space="preserve">למערכת יסודות,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 xml:space="preserve">ודיפון, שיפועי חפירה ומילוי חוזר, טיפול </w:t>
      </w:r>
      <w:r w:rsidRPr="00071854">
        <w:rPr>
          <w:rFonts w:ascii="Times New Roman" w:eastAsia="Times New Roman" w:hAnsi="Times New Roman" w:cs="David" w:hint="cs"/>
          <w:sz w:val="24"/>
          <w:szCs w:val="24"/>
          <w:rtl/>
        </w:rPr>
        <w:t>בשיטת</w:t>
      </w:r>
      <w:r w:rsidRPr="00071854">
        <w:rPr>
          <w:rFonts w:ascii="Times New Roman" w:eastAsia="Times New Roman" w:hAnsi="Times New Roman" w:cs="David"/>
          <w:sz w:val="24"/>
          <w:szCs w:val="24"/>
          <w:rtl/>
        </w:rPr>
        <w:t xml:space="preserve"> ביצוע תשתית במגרשים </w:t>
      </w:r>
      <w:r w:rsidRPr="00071854">
        <w:rPr>
          <w:rFonts w:ascii="Times New Roman" w:eastAsia="Times New Roman" w:hAnsi="Times New Roman" w:cs="David"/>
          <w:sz w:val="24"/>
          <w:szCs w:val="24"/>
          <w:rtl/>
        </w:rPr>
        <w:tab/>
        <w:t xml:space="preserve">פרטיים, בשטחים ציבוריים, למבנה מכירות ולדירה לדוגמא - </w:t>
      </w:r>
      <w:proofErr w:type="spellStart"/>
      <w:r w:rsidRPr="00071854">
        <w:rPr>
          <w:rFonts w:ascii="Times New Roman" w:eastAsia="Times New Roman" w:hAnsi="Times New Roman" w:cs="David"/>
          <w:sz w:val="24"/>
          <w:szCs w:val="24"/>
          <w:rtl/>
        </w:rPr>
        <w:t>הכל</w:t>
      </w:r>
      <w:proofErr w:type="spellEnd"/>
      <w:r w:rsidRPr="00071854">
        <w:rPr>
          <w:rFonts w:ascii="Times New Roman" w:eastAsia="Times New Roman" w:hAnsi="Times New Roman" w:cs="David"/>
          <w:sz w:val="24"/>
          <w:szCs w:val="24"/>
          <w:rtl/>
        </w:rPr>
        <w:t xml:space="preserve"> </w:t>
      </w:r>
      <w:r w:rsidRPr="00071854">
        <w:rPr>
          <w:rFonts w:ascii="Times New Roman" w:eastAsia="Times New Roman" w:hAnsi="Times New Roman" w:cs="David"/>
          <w:sz w:val="24"/>
          <w:szCs w:val="24"/>
          <w:rtl/>
        </w:rPr>
        <w:tab/>
        <w:t>בהתאם לאופי המבנים, הפתוח והקרקע.</w:t>
      </w:r>
    </w:p>
    <w:p w14:paraId="3B49ADB2" w14:textId="77777777" w:rsidR="00071854" w:rsidRPr="00071854" w:rsidRDefault="00071854" w:rsidP="00071854">
      <w:pPr>
        <w:spacing w:before="0" w:beforeAutospacing="0" w:after="0" w:afterAutospacing="0" w:line="240" w:lineRule="auto"/>
        <w:ind w:left="1440"/>
        <w:jc w:val="both"/>
        <w:rPr>
          <w:rFonts w:ascii="Times New Roman" w:eastAsia="Times New Roman" w:hAnsi="Times New Roman" w:cs="David"/>
          <w:sz w:val="24"/>
          <w:szCs w:val="24"/>
          <w:rtl/>
        </w:rPr>
      </w:pPr>
    </w:p>
    <w:p w14:paraId="149949C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1.2</w:t>
      </w:r>
      <w:r w:rsidRPr="00071854">
        <w:rPr>
          <w:rFonts w:ascii="Times New Roman" w:eastAsia="Times New Roman" w:hAnsi="Times New Roman" w:cs="David"/>
          <w:sz w:val="24"/>
          <w:szCs w:val="24"/>
          <w:rtl/>
        </w:rPr>
        <w:tab/>
        <w:t xml:space="preserve">על היועץ לקבל אישור בכתב מאת המנהל לפני התחלת כל שלב או לפני כל שרות </w:t>
      </w:r>
    </w:p>
    <w:p w14:paraId="57B00F0A"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חלקי.</w:t>
      </w:r>
    </w:p>
    <w:p w14:paraId="183DD1D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6A90652"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b/>
          <w:bCs/>
          <w:sz w:val="24"/>
          <w:szCs w:val="24"/>
          <w:rtl/>
        </w:rPr>
        <w:t xml:space="preserve"> </w:t>
      </w:r>
      <w:r w:rsidRPr="00071854">
        <w:rPr>
          <w:rFonts w:ascii="Times New Roman" w:eastAsia="Times New Roman" w:hAnsi="Times New Roman" w:cs="David"/>
          <w:sz w:val="24"/>
          <w:szCs w:val="24"/>
          <w:rtl/>
        </w:rPr>
        <w:t>2.</w:t>
      </w:r>
      <w:r w:rsidRPr="00071854">
        <w:rPr>
          <w:rFonts w:ascii="Times New Roman" w:eastAsia="Times New Roman" w:hAnsi="Times New Roman" w:cs="David"/>
          <w:b/>
          <w:bCs/>
          <w:sz w:val="24"/>
          <w:szCs w:val="24"/>
          <w:rtl/>
        </w:rPr>
        <w:tab/>
      </w:r>
      <w:r w:rsidRPr="00071854">
        <w:rPr>
          <w:rFonts w:ascii="Times New Roman" w:eastAsia="Times New Roman" w:hAnsi="Times New Roman" w:cs="David"/>
          <w:b/>
          <w:bCs/>
          <w:sz w:val="24"/>
          <w:szCs w:val="24"/>
          <w:u w:val="single"/>
          <w:rtl/>
        </w:rPr>
        <w:t xml:space="preserve">שלבי העבודה ההנדסית ופרוט </w:t>
      </w:r>
      <w:r w:rsidRPr="00071854">
        <w:rPr>
          <w:rFonts w:ascii="Times New Roman" w:eastAsia="Times New Roman" w:hAnsi="Times New Roman" w:cs="David" w:hint="cs"/>
          <w:b/>
          <w:bCs/>
          <w:sz w:val="24"/>
          <w:szCs w:val="24"/>
          <w:u w:val="single"/>
          <w:rtl/>
        </w:rPr>
        <w:t>השירותי</w:t>
      </w:r>
      <w:r w:rsidRPr="00071854">
        <w:rPr>
          <w:rFonts w:ascii="Times New Roman" w:eastAsia="Times New Roman" w:hAnsi="Times New Roman" w:cs="David" w:hint="eastAsia"/>
          <w:b/>
          <w:bCs/>
          <w:sz w:val="24"/>
          <w:szCs w:val="24"/>
          <w:u w:val="single"/>
          <w:rtl/>
        </w:rPr>
        <w:t>ם</w:t>
      </w:r>
      <w:r w:rsidRPr="00071854">
        <w:rPr>
          <w:rFonts w:ascii="Times New Roman" w:eastAsia="Times New Roman" w:hAnsi="Times New Roman" w:cs="David"/>
          <w:sz w:val="24"/>
          <w:szCs w:val="24"/>
          <w:rtl/>
        </w:rPr>
        <w:t>:</w:t>
      </w:r>
    </w:p>
    <w:p w14:paraId="6D643501"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38525090"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בקטעים לפי התקדמות הפרויקט והנחיות המנהל, לרבות הסדרי ביניים </w:t>
      </w:r>
      <w:r w:rsidRPr="00071854">
        <w:rPr>
          <w:rFonts w:ascii="Times New Roman" w:eastAsia="Times New Roman" w:hAnsi="Times New Roman" w:cs="David"/>
          <w:sz w:val="24"/>
          <w:szCs w:val="24"/>
          <w:rtl/>
        </w:rPr>
        <w:tab/>
        <w:t>ואכלוס בשלבים.</w:t>
      </w:r>
    </w:p>
    <w:p w14:paraId="48E97F0D" w14:textId="77777777" w:rsidR="00071854" w:rsidRPr="00071854" w:rsidRDefault="00071854" w:rsidP="00071854">
      <w:pPr>
        <w:tabs>
          <w:tab w:val="center" w:pos="4153"/>
          <w:tab w:val="right" w:pos="8306"/>
        </w:tabs>
        <w:spacing w:before="0" w:beforeAutospacing="0" w:after="0" w:afterAutospacing="0" w:line="360" w:lineRule="auto"/>
        <w:jc w:val="both"/>
        <w:rPr>
          <w:rFonts w:ascii="Times New Roman" w:eastAsia="Times New Roman" w:hAnsi="Times New Roman" w:cs="David"/>
          <w:sz w:val="24"/>
          <w:szCs w:val="24"/>
          <w:rtl/>
        </w:rPr>
      </w:pPr>
    </w:p>
    <w:p w14:paraId="40BBEE4A" w14:textId="77777777" w:rsidR="00071854" w:rsidRPr="00071854" w:rsidRDefault="00071854" w:rsidP="00071854">
      <w:pPr>
        <w:tabs>
          <w:tab w:val="center" w:pos="4153"/>
          <w:tab w:val="right" w:pos="8306"/>
        </w:tabs>
        <w:spacing w:before="0" w:beforeAutospacing="0" w:after="0" w:afterAutospacing="0" w:line="360" w:lineRule="auto"/>
        <w:ind w:firstLine="651"/>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 העבודה תבוצע בשלבים הכוללים את </w:t>
      </w:r>
      <w:r w:rsidRPr="00071854">
        <w:rPr>
          <w:rFonts w:ascii="Times New Roman" w:eastAsia="Times New Roman" w:hAnsi="Times New Roman" w:cs="David" w:hint="cs"/>
          <w:sz w:val="24"/>
          <w:szCs w:val="24"/>
          <w:rtl/>
        </w:rPr>
        <w:t>השירותי</w:t>
      </w:r>
      <w:r w:rsidRPr="00071854">
        <w:rPr>
          <w:rFonts w:ascii="Times New Roman" w:eastAsia="Times New Roman" w:hAnsi="Times New Roman" w:cs="David" w:hint="eastAsia"/>
          <w:sz w:val="24"/>
          <w:szCs w:val="24"/>
          <w:rtl/>
        </w:rPr>
        <w:t>ם</w:t>
      </w:r>
      <w:r w:rsidRPr="00071854">
        <w:rPr>
          <w:rFonts w:ascii="Times New Roman" w:eastAsia="Times New Roman" w:hAnsi="Times New Roman" w:cs="David"/>
          <w:sz w:val="24"/>
          <w:szCs w:val="24"/>
          <w:rtl/>
        </w:rPr>
        <w:t xml:space="preserve"> כלהלן:</w:t>
      </w:r>
    </w:p>
    <w:p w14:paraId="04B15B30" w14:textId="77777777" w:rsidR="00071854" w:rsidRPr="00071854" w:rsidRDefault="00071854" w:rsidP="00071854">
      <w:pPr>
        <w:tabs>
          <w:tab w:val="center" w:pos="651"/>
          <w:tab w:val="right" w:pos="8306"/>
        </w:tabs>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2303ECCC"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2.1</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חקירת שתית</w:t>
      </w:r>
      <w:r w:rsidRPr="00071854">
        <w:rPr>
          <w:rFonts w:ascii="Times New Roman" w:eastAsia="Times New Roman" w:hAnsi="Times New Roman" w:cs="David"/>
          <w:sz w:val="24"/>
          <w:szCs w:val="24"/>
          <w:rtl/>
        </w:rPr>
        <w:t>:</w:t>
      </w:r>
    </w:p>
    <w:p w14:paraId="68A015F7"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607785F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קבלת תדריך תכנון מנציג המזמין.</w:t>
      </w:r>
    </w:p>
    <w:p w14:paraId="645C0BE8"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p>
    <w:p w14:paraId="3A41AAA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בירור הפרוגרמה עם נציג המזמין והמתכננים של המבנה, ביקורים באתר, חקירות מוקדמות, התייעצות ותיאום עם מתכנני הפתוח והמבנה.</w:t>
      </w:r>
    </w:p>
    <w:p w14:paraId="043DC888"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5142AB6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הכנת פרוגרמה ואומדן משוער של קידוחים, חקירות ובדיקות קרקע בתיאום עם מתכנני הפתוח והמבנה.</w:t>
      </w:r>
    </w:p>
    <w:p w14:paraId="05B739E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13553C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 xml:space="preserve">ת, מפרטים וכתבי כמויות כדרוש לעריכת מכרז בין קבלנים לביצוע חקירות השתית, כולל: קידוחים, בורות </w:t>
      </w:r>
      <w:r w:rsidRPr="00071854">
        <w:rPr>
          <w:rFonts w:ascii="Times New Roman" w:eastAsia="Times New Roman" w:hAnsi="Times New Roman" w:cs="David" w:hint="cs"/>
          <w:sz w:val="24"/>
          <w:szCs w:val="24"/>
          <w:rtl/>
        </w:rPr>
        <w:t>ניסיו</w:t>
      </w:r>
      <w:r w:rsidRPr="00071854">
        <w:rPr>
          <w:rFonts w:ascii="Times New Roman" w:eastAsia="Times New Roman" w:hAnsi="Times New Roman" w:cs="David" w:hint="eastAsia"/>
          <w:sz w:val="24"/>
          <w:szCs w:val="24"/>
          <w:rtl/>
        </w:rPr>
        <w:t>ן</w:t>
      </w:r>
      <w:r w:rsidRPr="00071854">
        <w:rPr>
          <w:rFonts w:ascii="Times New Roman" w:eastAsia="Times New Roman" w:hAnsi="Times New Roman" w:cs="David"/>
          <w:sz w:val="24"/>
          <w:szCs w:val="24"/>
          <w:rtl/>
        </w:rPr>
        <w:t>, חקירות גיאולוגיות וכד' ובדיקות קרקע באתר ובמבדקה.</w:t>
      </w:r>
    </w:p>
    <w:p w14:paraId="55DC7CC5"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6AB6C3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טיפול בעריכת מסמכי המכרז בין קבלנים, השתתפות בסיור קבלנים, מתן חוות דעת טכנית בכל הקשור להצעות הקבלנים ובקשר למסירת העבודה לקבלן.</w:t>
      </w:r>
    </w:p>
    <w:p w14:paraId="7963E50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8563655"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 xml:space="preserve">פיקוח עליון והדרכה על ביצוע חקירות השתית, הקדוחים ובדיקות הקרקע. </w:t>
      </w:r>
    </w:p>
    <w:p w14:paraId="6E6F06D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46717AA"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בדיקה ואישור של חשבונות הקבלן המבצע את חקירות השתית ובדיקות הקרקע.</w:t>
      </w:r>
    </w:p>
    <w:p w14:paraId="7203A46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0C706D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דווח בכתב למתכנני המבנה ולמזמין על ממצאי הקידוחים, החקירות ובדיקות הקרקע. בין היתר -  </w:t>
      </w:r>
      <w:r w:rsidRPr="00071854">
        <w:rPr>
          <w:rFonts w:ascii="Times New Roman" w:eastAsia="Times New Roman" w:hAnsi="Times New Roman" w:cs="David"/>
          <w:sz w:val="24"/>
          <w:szCs w:val="24"/>
        </w:rPr>
        <w:t>CBR</w:t>
      </w:r>
      <w:r w:rsidRPr="00071854">
        <w:rPr>
          <w:rFonts w:ascii="Times New Roman" w:eastAsia="Times New Roman" w:hAnsi="Times New Roman" w:cs="David"/>
          <w:sz w:val="24"/>
          <w:szCs w:val="24"/>
          <w:rtl/>
        </w:rPr>
        <w:t xml:space="preserve"> השתית, פרמטרים לתכנון קירות תומכים, אפשרויות לניצול החומר המקומי מחפירה לצרכי מילוי, אפיון </w:t>
      </w:r>
      <w:r w:rsidRPr="00071854">
        <w:rPr>
          <w:rFonts w:ascii="Times New Roman" w:eastAsia="Times New Roman" w:hAnsi="Times New Roman" w:cs="David"/>
          <w:sz w:val="24"/>
          <w:szCs w:val="24"/>
          <w:rtl/>
        </w:rPr>
        <w:lastRenderedPageBreak/>
        <w:t xml:space="preserve">חומר מילוי מובא, הנחיות לשיפועי עבודות עפר (חפירה/מילוי) זמניים וסופיים, תסבולת הקרקע לביסוס </w:t>
      </w:r>
      <w:proofErr w:type="spellStart"/>
      <w:r w:rsidRPr="00071854">
        <w:rPr>
          <w:rFonts w:ascii="Times New Roman" w:eastAsia="Times New Roman" w:hAnsi="Times New Roman" w:cs="David"/>
          <w:sz w:val="24"/>
          <w:szCs w:val="24"/>
          <w:rtl/>
        </w:rPr>
        <w:t>וכו</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r>
    </w:p>
    <w:p w14:paraId="3E5E5706" w14:textId="77777777" w:rsid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43D50C1" w14:textId="77777777" w:rsidR="005B5631" w:rsidRPr="00071854" w:rsidRDefault="005B5631" w:rsidP="00071854">
      <w:pPr>
        <w:spacing w:before="0" w:beforeAutospacing="0" w:after="0" w:afterAutospacing="0" w:line="240" w:lineRule="auto"/>
        <w:jc w:val="both"/>
        <w:rPr>
          <w:rFonts w:ascii="Times New Roman" w:eastAsia="Times New Roman" w:hAnsi="Times New Roman" w:cs="David"/>
          <w:sz w:val="24"/>
          <w:szCs w:val="24"/>
          <w:rtl/>
        </w:rPr>
      </w:pPr>
    </w:p>
    <w:p w14:paraId="7F4FD234" w14:textId="77777777" w:rsidR="00071854" w:rsidRPr="00071854" w:rsidRDefault="00071854" w:rsidP="00071854">
      <w:pPr>
        <w:spacing w:before="0" w:beforeAutospacing="0" w:after="0" w:afterAutospacing="0" w:line="240" w:lineRule="auto"/>
        <w:ind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2.2</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מוקדם:</w:t>
      </w:r>
    </w:p>
    <w:p w14:paraId="344009C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17C3FEEC"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עיבוד וניתוח ממצאי חקירות השתית. מיון מדגמי הקרקע מהקידוחים.</w:t>
      </w:r>
    </w:p>
    <w:p w14:paraId="55175F3A"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7CAD1673"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הערכת התכונות ההנדסיות של הקרקע והשלכתן על היסודות ושאר חלקי המבנה.</w:t>
      </w:r>
    </w:p>
    <w:p w14:paraId="17432693"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62BA55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בחינה וניתוח של החלופות השונות לתכנון השתית, התשתית, היסודות, החפירה, התמוך והדיפון והמילוי החוזר - בתיאום עם מתכנני הפתוח והמבנה, כולל השתתפות בדיונים.</w:t>
      </w:r>
    </w:p>
    <w:p w14:paraId="5373404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077550F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 xml:space="preserve">ריכוז ומתן מסקנות והמלצות למתכנני הפתוח והמבנה לקביעת מבנה התשתית, המערכת הקונסטרוקטיבית או אחרת של היסודות ושאר חלקי המבנה המושפעים על ידי היסודות, לקביעת שיפועי חפירה, למערכת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ולמילוי חוזר, כפי שיתואמו עם היועץ.</w:t>
      </w:r>
    </w:p>
    <w:p w14:paraId="3AB0BD0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951459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יעוץ ליועץ בהכנת אומדן משוער של ערך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xml:space="preserve"> והדיפון והמילוי החוזר לחלופות השונות.</w:t>
      </w:r>
    </w:p>
    <w:p w14:paraId="2DE839C1"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40FC70EA"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ו.</w:t>
      </w:r>
      <w:r w:rsidRPr="00071854">
        <w:rPr>
          <w:rFonts w:ascii="Times New Roman" w:eastAsia="Times New Roman" w:hAnsi="Times New Roman" w:cs="David"/>
          <w:sz w:val="24"/>
          <w:szCs w:val="24"/>
          <w:rtl/>
        </w:rPr>
        <w:tab/>
        <w:t>חתימה על מסמכי התכנון המוגשים לרשויות כיועץ הביסוס.</w:t>
      </w:r>
    </w:p>
    <w:p w14:paraId="2F8485A5"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0A07CD1B"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u w:val="single"/>
          <w:rtl/>
        </w:rPr>
      </w:pPr>
      <w:r w:rsidRPr="00071854">
        <w:rPr>
          <w:rFonts w:ascii="Times New Roman" w:eastAsia="Times New Roman" w:hAnsi="Times New Roman" w:cs="David"/>
          <w:sz w:val="24"/>
          <w:szCs w:val="24"/>
          <w:rtl/>
        </w:rPr>
        <w:t>2.3</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המלצות לתכנון מפורט:</w:t>
      </w:r>
    </w:p>
    <w:p w14:paraId="68544731"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043C2076"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הכנת חישובי היציבות והשקיעות של הקרקע.</w:t>
      </w:r>
    </w:p>
    <w:p w14:paraId="11B5F36F"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0C48B561"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ב.</w:t>
      </w:r>
      <w:r w:rsidRPr="00071854">
        <w:rPr>
          <w:rFonts w:ascii="Times New Roman" w:eastAsia="Times New Roman" w:hAnsi="Times New Roman" w:cs="David"/>
          <w:sz w:val="24"/>
          <w:szCs w:val="24"/>
          <w:rtl/>
        </w:rPr>
        <w:tab/>
        <w:t xml:space="preserve">הכנת דו"ח קרקע הכולל נתונים </w:t>
      </w:r>
      <w:r w:rsidRPr="00071854">
        <w:rPr>
          <w:rFonts w:ascii="Times New Roman" w:eastAsia="Times New Roman" w:hAnsi="Times New Roman" w:cs="David" w:hint="cs"/>
          <w:sz w:val="24"/>
          <w:szCs w:val="24"/>
          <w:rtl/>
        </w:rPr>
        <w:t xml:space="preserve">חתכים תרשימים הנחיות </w:t>
      </w:r>
      <w:r w:rsidRPr="00071854">
        <w:rPr>
          <w:rFonts w:ascii="Times New Roman" w:eastAsia="Times New Roman" w:hAnsi="Times New Roman" w:cs="David"/>
          <w:sz w:val="24"/>
          <w:szCs w:val="24"/>
          <w:rtl/>
        </w:rPr>
        <w:t xml:space="preserve">והמלצות לחישובי היציבות לתכנון וביצוע: עבודות עפר, תשתית דרכים, תשתית לרצפת מרתף תחתון,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ניקוז, מילוי, תפרים במבנה וכד'.</w:t>
      </w:r>
    </w:p>
    <w:p w14:paraId="5C630BB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EC5AEF8"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בדיקת ההתאמה של תכני</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ת היסודות, החפירה והדיפון להמלצות.</w:t>
      </w:r>
    </w:p>
    <w:p w14:paraId="60D6361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14E6BE1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הכנת נתונים והמלצות בכתב למתכנני המבנה להכנת מפרטים וכתבי כמויות לביצוע התשתית, היסודות, החפירה, הדיפון והמילוי החוזר.</w:t>
      </w:r>
    </w:p>
    <w:p w14:paraId="7317641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3681AE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 xml:space="preserve">מתן חוות דעת טכנית בכל הקשור למכרז בין קבלנים לבצוע התשתית, היסודות, החפירה, </w:t>
      </w:r>
      <w:r w:rsidRPr="00071854">
        <w:rPr>
          <w:rFonts w:ascii="Times New Roman" w:eastAsia="Times New Roman" w:hAnsi="Times New Roman" w:cs="David" w:hint="cs"/>
          <w:sz w:val="24"/>
          <w:szCs w:val="24"/>
          <w:rtl/>
        </w:rPr>
        <w:t>התמוך</w:t>
      </w:r>
      <w:r w:rsidRPr="00071854">
        <w:rPr>
          <w:rFonts w:ascii="Times New Roman" w:eastAsia="Times New Roman" w:hAnsi="Times New Roman" w:cs="David"/>
          <w:sz w:val="24"/>
          <w:szCs w:val="24"/>
          <w:rtl/>
        </w:rPr>
        <w:t>, הדיפון והמילוי החוזר, השתתפות בסיור קבלנים, הכנת תשובות לשאלות הקבלנים.</w:t>
      </w:r>
    </w:p>
    <w:p w14:paraId="2BDDDC14"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7950A6E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בקורת על תכניות הפתוח , החפירה, התמ</w:t>
      </w:r>
      <w:r w:rsidRPr="00071854">
        <w:rPr>
          <w:rFonts w:ascii="Times New Roman" w:eastAsia="Times New Roman" w:hAnsi="Times New Roman" w:cs="David" w:hint="cs"/>
          <w:sz w:val="24"/>
          <w:szCs w:val="24"/>
          <w:rtl/>
        </w:rPr>
        <w:t>ו</w:t>
      </w:r>
      <w:r w:rsidRPr="00071854">
        <w:rPr>
          <w:rFonts w:ascii="Times New Roman" w:eastAsia="Times New Roman" w:hAnsi="Times New Roman" w:cs="David"/>
          <w:sz w:val="24"/>
          <w:szCs w:val="24"/>
          <w:rtl/>
        </w:rPr>
        <w:t>ך והדיפון, התשתית, המילוי והביסוס ועל התכנון הקונסטרוקטיבי של המבנה.</w:t>
      </w:r>
    </w:p>
    <w:p w14:paraId="2620029A"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5108C3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 xml:space="preserve">מתן חוות דעת טכנית בכל הקשור להצעות קבלנים לשנוי בשיטת </w:t>
      </w:r>
      <w:r w:rsidRPr="00071854">
        <w:rPr>
          <w:rFonts w:ascii="Times New Roman" w:eastAsia="Times New Roman" w:hAnsi="Times New Roman" w:cs="David" w:hint="cs"/>
          <w:sz w:val="24"/>
          <w:szCs w:val="24"/>
          <w:rtl/>
        </w:rPr>
        <w:t>הביסו</w:t>
      </w:r>
      <w:r w:rsidRPr="00071854">
        <w:rPr>
          <w:rFonts w:ascii="Times New Roman" w:eastAsia="Times New Roman" w:hAnsi="Times New Roman" w:cs="David" w:hint="eastAsia"/>
          <w:sz w:val="24"/>
          <w:szCs w:val="24"/>
          <w:rtl/>
        </w:rPr>
        <w:t>ס</w:t>
      </w:r>
      <w:r w:rsidRPr="00071854">
        <w:rPr>
          <w:rFonts w:ascii="Times New Roman" w:eastAsia="Times New Roman" w:hAnsi="Times New Roman" w:cs="David"/>
          <w:sz w:val="24"/>
          <w:szCs w:val="24"/>
          <w:rtl/>
        </w:rPr>
        <w:t>.</w:t>
      </w:r>
    </w:p>
    <w:p w14:paraId="56DFCB48"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28676ED" w14:textId="77777777" w:rsidR="00071854" w:rsidRPr="00071854" w:rsidRDefault="00071854" w:rsidP="00071854">
      <w:pPr>
        <w:spacing w:before="0" w:beforeAutospacing="0" w:after="0" w:afterAutospacing="0" w:line="360" w:lineRule="auto"/>
        <w:jc w:val="both"/>
        <w:rPr>
          <w:rFonts w:ascii="Times New Roman" w:eastAsia="Times New Roman" w:hAnsi="Times New Roman" w:cs="David"/>
          <w:sz w:val="24"/>
          <w:szCs w:val="24"/>
          <w:rtl/>
        </w:rPr>
      </w:pPr>
    </w:p>
    <w:p w14:paraId="5B8D3FE8"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u w:val="single"/>
          <w:rtl/>
        </w:rPr>
      </w:pPr>
      <w:r w:rsidRPr="00071854">
        <w:rPr>
          <w:rFonts w:ascii="Times New Roman" w:eastAsia="Times New Roman" w:hAnsi="Times New Roman" w:cs="David"/>
          <w:sz w:val="24"/>
          <w:szCs w:val="24"/>
          <w:rtl/>
        </w:rPr>
        <w:t>2.4</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u w:val="single"/>
          <w:rtl/>
        </w:rPr>
        <w:t xml:space="preserve">פיקוח עליון על עבודות עפר, תשתיות ביסוס, </w:t>
      </w:r>
      <w:r w:rsidRPr="00071854">
        <w:rPr>
          <w:rFonts w:ascii="Times New Roman" w:eastAsia="Times New Roman" w:hAnsi="Times New Roman" w:cs="David" w:hint="cs"/>
          <w:sz w:val="24"/>
          <w:szCs w:val="24"/>
          <w:u w:val="single"/>
          <w:rtl/>
        </w:rPr>
        <w:t>תמוך</w:t>
      </w:r>
      <w:r w:rsidRPr="00071854">
        <w:rPr>
          <w:rFonts w:ascii="Times New Roman" w:eastAsia="Times New Roman" w:hAnsi="Times New Roman" w:cs="David"/>
          <w:sz w:val="24"/>
          <w:szCs w:val="24"/>
          <w:u w:val="single"/>
          <w:rtl/>
        </w:rPr>
        <w:t xml:space="preserve"> ודיפון ומילוי חוזר:</w:t>
      </w:r>
    </w:p>
    <w:p w14:paraId="54D99101" w14:textId="77777777" w:rsidR="00071854" w:rsidRPr="00071854" w:rsidRDefault="00071854" w:rsidP="00071854">
      <w:pPr>
        <w:keepNext/>
        <w:spacing w:before="240" w:beforeAutospacing="0" w:after="60" w:afterAutospacing="0" w:line="240" w:lineRule="auto"/>
        <w:ind w:left="2880"/>
        <w:jc w:val="both"/>
        <w:outlineLvl w:val="3"/>
        <w:rPr>
          <w:rFonts w:ascii="Times New Roman" w:eastAsia="Times New Roman" w:hAnsi="Times New Roman" w:cs="Times New Roman"/>
          <w:b/>
          <w:bCs/>
          <w:sz w:val="24"/>
          <w:szCs w:val="28"/>
          <w:rtl/>
        </w:rPr>
      </w:pPr>
    </w:p>
    <w:p w14:paraId="399CB884"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א.</w:t>
      </w:r>
      <w:r w:rsidRPr="00071854">
        <w:rPr>
          <w:rFonts w:ascii="Times New Roman" w:eastAsia="Times New Roman" w:hAnsi="Times New Roman" w:cs="David"/>
          <w:sz w:val="24"/>
          <w:szCs w:val="24"/>
          <w:rtl/>
        </w:rPr>
        <w:tab/>
        <w:t>בקרת עבודות עפר ומצעים בעזרת מבדקה שתוזמן על ידי החברה וניתוח שוטף של התוצאות.</w:t>
      </w:r>
    </w:p>
    <w:p w14:paraId="4C5F8209"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sz w:val="24"/>
          <w:szCs w:val="24"/>
          <w:rtl/>
        </w:rPr>
      </w:pPr>
    </w:p>
    <w:p w14:paraId="070C643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lastRenderedPageBreak/>
        <w:t>ב.</w:t>
      </w:r>
      <w:r w:rsidRPr="00071854">
        <w:rPr>
          <w:rFonts w:ascii="Times New Roman" w:eastAsia="Times New Roman" w:hAnsi="Times New Roman" w:cs="David"/>
          <w:sz w:val="24"/>
          <w:szCs w:val="24"/>
          <w:rtl/>
        </w:rPr>
        <w:tab/>
        <w:t xml:space="preserve">פיקוח עליון על טיב ביצוע עבודות חפירה, </w:t>
      </w:r>
      <w:r w:rsidRPr="00071854">
        <w:rPr>
          <w:rFonts w:ascii="Times New Roman" w:eastAsia="Times New Roman" w:hAnsi="Times New Roman" w:cs="David" w:hint="cs"/>
          <w:sz w:val="24"/>
          <w:szCs w:val="24"/>
          <w:rtl/>
        </w:rPr>
        <w:t>תמוך</w:t>
      </w:r>
      <w:r w:rsidRPr="00071854">
        <w:rPr>
          <w:rFonts w:ascii="Times New Roman" w:eastAsia="Times New Roman" w:hAnsi="Times New Roman" w:cs="David"/>
          <w:sz w:val="24"/>
          <w:szCs w:val="24"/>
          <w:rtl/>
        </w:rPr>
        <w:t xml:space="preserve"> תשתית, מילוי ביסוס וכד' בתיאום עם המתכננים והמנהל.</w:t>
      </w:r>
    </w:p>
    <w:p w14:paraId="016C8C3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3C4CAADF"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ג.</w:t>
      </w:r>
      <w:r w:rsidRPr="00071854">
        <w:rPr>
          <w:rFonts w:ascii="Times New Roman" w:eastAsia="Times New Roman" w:hAnsi="Times New Roman" w:cs="David"/>
          <w:sz w:val="24"/>
          <w:szCs w:val="24"/>
          <w:rtl/>
        </w:rPr>
        <w:tab/>
        <w:t>פיקוח עליון לבדיקה אם נתוני הקרקע, המתגלים בזמן הביצוע, מתאימים לנתונים שהתקבלו מחקירת השתית. במקרה הצורך התאמת ועדכון הנתונים וההמלצות שנתנו על ידי היועץ לתוצאות הבדיקות והעבודות המתגלות בזמן הביצוע.</w:t>
      </w:r>
    </w:p>
    <w:p w14:paraId="6443F504" w14:textId="77777777" w:rsidR="00071854" w:rsidRPr="00071854" w:rsidRDefault="00071854" w:rsidP="00071854">
      <w:pPr>
        <w:spacing w:before="0" w:beforeAutospacing="0" w:after="0" w:afterAutospacing="0" w:line="240" w:lineRule="auto"/>
        <w:ind w:left="216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דווח למנהל על הממצאים ועל התקדמות ביצוע העבודה לאחר כל ביקור של היועץ באתר.</w:t>
      </w:r>
      <w:r w:rsidRPr="00071854">
        <w:rPr>
          <w:rFonts w:ascii="Times New Roman" w:eastAsia="Times New Roman" w:hAnsi="Times New Roman" w:cs="David"/>
          <w:sz w:val="24"/>
          <w:szCs w:val="24"/>
          <w:rtl/>
        </w:rPr>
        <w:tab/>
      </w:r>
      <w:r w:rsidRPr="00071854">
        <w:rPr>
          <w:rFonts w:ascii="Times New Roman" w:eastAsia="Times New Roman" w:hAnsi="Times New Roman" w:cs="David"/>
          <w:sz w:val="24"/>
          <w:szCs w:val="24"/>
          <w:rtl/>
        </w:rPr>
        <w:tab/>
      </w:r>
    </w:p>
    <w:p w14:paraId="1E1B951D"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3343A46"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ד.</w:t>
      </w:r>
      <w:r w:rsidRPr="00071854">
        <w:rPr>
          <w:rFonts w:ascii="Times New Roman" w:eastAsia="Times New Roman" w:hAnsi="Times New Roman" w:cs="David"/>
          <w:sz w:val="24"/>
          <w:szCs w:val="24"/>
          <w:rtl/>
        </w:rPr>
        <w:tab/>
        <w:t>יעוץ הדרכה ומתן הסברים למנהל ונציגיו באתר.</w:t>
      </w:r>
    </w:p>
    <w:p w14:paraId="25AC66DF"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61F351E0"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w:t>
      </w:r>
      <w:r w:rsidRPr="00071854">
        <w:rPr>
          <w:rFonts w:ascii="Times New Roman" w:eastAsia="Times New Roman" w:hAnsi="Times New Roman" w:cs="David"/>
          <w:sz w:val="24"/>
          <w:szCs w:val="24"/>
          <w:rtl/>
        </w:rPr>
        <w:tab/>
        <w:t>מתן יעוץ לפתרונות במקרים בהם יתגלו כשלים בבצוע העבודות לעומת התכנון.</w:t>
      </w:r>
    </w:p>
    <w:p w14:paraId="4E98E88C"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5B1E2B75"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ו.</w:t>
      </w:r>
      <w:r w:rsidRPr="00071854">
        <w:rPr>
          <w:rFonts w:ascii="Times New Roman" w:eastAsia="Times New Roman" w:hAnsi="Times New Roman" w:cs="David"/>
          <w:sz w:val="24"/>
          <w:szCs w:val="24"/>
          <w:rtl/>
        </w:rPr>
        <w:tab/>
        <w:t>קבלת העבודות ומתן הסברים למנהל ונציגיו באתר.</w:t>
      </w:r>
    </w:p>
    <w:p w14:paraId="2F76173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6065B8E0" w14:textId="77777777" w:rsidR="00071854" w:rsidRPr="00071854" w:rsidRDefault="00071854" w:rsidP="00071854">
      <w:pPr>
        <w:spacing w:before="0" w:beforeAutospacing="0" w:after="0" w:afterAutospacing="0" w:line="240" w:lineRule="auto"/>
        <w:ind w:left="720" w:firstLine="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ז.</w:t>
      </w:r>
      <w:r w:rsidRPr="00071854">
        <w:rPr>
          <w:rFonts w:ascii="Times New Roman" w:eastAsia="Times New Roman" w:hAnsi="Times New Roman" w:cs="David"/>
          <w:sz w:val="24"/>
          <w:szCs w:val="24"/>
          <w:rtl/>
        </w:rPr>
        <w:tab/>
        <w:t>ייעוץ למנהל והשתתפות בבירורים עם קבלנים בקשר לעבודות.</w:t>
      </w:r>
    </w:p>
    <w:p w14:paraId="39725B0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31B7D8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ח.</w:t>
      </w:r>
      <w:r w:rsidRPr="00071854">
        <w:rPr>
          <w:rFonts w:ascii="Times New Roman" w:eastAsia="Times New Roman" w:hAnsi="Times New Roman" w:cs="David"/>
          <w:sz w:val="24"/>
          <w:szCs w:val="24"/>
          <w:rtl/>
        </w:rPr>
        <w:tab/>
        <w:t xml:space="preserve">מעקב אחר ביצוע המבנה והעבודות בסביבתו בכל הקשור לשירותי </w:t>
      </w:r>
      <w:r w:rsidRPr="00071854">
        <w:rPr>
          <w:rFonts w:ascii="Times New Roman" w:eastAsia="Times New Roman" w:hAnsi="Times New Roman" w:cs="David" w:hint="cs"/>
          <w:sz w:val="24"/>
          <w:szCs w:val="24"/>
          <w:rtl/>
        </w:rPr>
        <w:t>הייעו</w:t>
      </w:r>
      <w:r w:rsidRPr="00071854">
        <w:rPr>
          <w:rFonts w:ascii="Times New Roman" w:eastAsia="Times New Roman" w:hAnsi="Times New Roman" w:cs="David" w:hint="eastAsia"/>
          <w:sz w:val="24"/>
          <w:szCs w:val="24"/>
          <w:rtl/>
        </w:rPr>
        <w:t>ץ</w:t>
      </w:r>
      <w:r w:rsidRPr="00071854">
        <w:rPr>
          <w:rFonts w:ascii="Times New Roman" w:eastAsia="Times New Roman" w:hAnsi="Times New Roman" w:cs="David"/>
          <w:sz w:val="24"/>
          <w:szCs w:val="24"/>
          <w:rtl/>
        </w:rPr>
        <w:t xml:space="preserve"> ומתן הנחיות ופתרונות לבעיות המתעוררות במהלך הביצוע.</w:t>
      </w:r>
    </w:p>
    <w:p w14:paraId="00AB774B"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4D0C243B"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ט.</w:t>
      </w:r>
      <w:r w:rsidRPr="00071854">
        <w:rPr>
          <w:rFonts w:ascii="Times New Roman" w:eastAsia="Times New Roman" w:hAnsi="Times New Roman" w:cs="David"/>
          <w:sz w:val="24"/>
          <w:szCs w:val="24"/>
          <w:rtl/>
        </w:rPr>
        <w:tab/>
        <w:t xml:space="preserve">הכנה וחתימה על כל מסמך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ע"י הרשויות מהיועץ במהלך הבצוע, על אשור לחבור הפרויקט למערכות, ועל אשור לאכלוס ולתעודת גמר.</w:t>
      </w:r>
    </w:p>
    <w:p w14:paraId="65D6B6D0"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79302486"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w:t>
      </w:r>
      <w:r w:rsidRPr="00071854">
        <w:rPr>
          <w:rFonts w:ascii="Times New Roman" w:eastAsia="Times New Roman" w:hAnsi="Times New Roman" w:cs="David"/>
          <w:sz w:val="24"/>
          <w:szCs w:val="24"/>
          <w:rtl/>
        </w:rPr>
        <w:tab/>
        <w:t>בדיקת החשבונות הסופיים של הקבלנים לעבודות, אם המנהל  יבקש זאת, בהסתמך על אישורי הכמויות של המנהל.</w:t>
      </w:r>
    </w:p>
    <w:p w14:paraId="46F6162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p>
    <w:p w14:paraId="69BC982D"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יא.</w:t>
      </w:r>
      <w:r w:rsidRPr="00071854">
        <w:rPr>
          <w:rFonts w:ascii="Times New Roman" w:eastAsia="Times New Roman" w:hAnsi="Times New Roman" w:cs="David"/>
          <w:sz w:val="24"/>
          <w:szCs w:val="24"/>
          <w:rtl/>
        </w:rPr>
        <w:tab/>
        <w:t xml:space="preserve">בגמר ביצוע העבודות יגיש היועץ לנציג המזמין הצהרה, בנוסח נספח ט', כי בדק את ביצוע העבודות ומצא אותן תואמות </w:t>
      </w:r>
      <w:r w:rsidRPr="00071854">
        <w:rPr>
          <w:rFonts w:ascii="Times New Roman" w:eastAsia="Times New Roman" w:hAnsi="Times New Roman" w:cs="David" w:hint="cs"/>
          <w:sz w:val="24"/>
          <w:szCs w:val="24"/>
          <w:rtl/>
        </w:rPr>
        <w:t>לתוכנותיו</w:t>
      </w:r>
      <w:r w:rsidRPr="00071854">
        <w:rPr>
          <w:rFonts w:ascii="Times New Roman" w:eastAsia="Times New Roman" w:hAnsi="Times New Roman" w:cs="David"/>
          <w:sz w:val="24"/>
          <w:szCs w:val="24"/>
          <w:rtl/>
        </w:rPr>
        <w:t xml:space="preserve"> ולתקנים מחייבים וכי בוצעו לשביעות רצונו. ללא דו"חות והצהרה אלה לא תשולם ליועץ יתרת שכרו עבור פקוח עליון.</w:t>
      </w:r>
    </w:p>
    <w:p w14:paraId="0326F787"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r>
    </w:p>
    <w:p w14:paraId="08F2AF38"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proofErr w:type="spellStart"/>
      <w:r w:rsidRPr="00071854">
        <w:rPr>
          <w:rFonts w:ascii="Times New Roman" w:eastAsia="Times New Roman" w:hAnsi="Times New Roman" w:cs="David"/>
          <w:sz w:val="24"/>
          <w:szCs w:val="24"/>
          <w:rtl/>
        </w:rPr>
        <w:t>יב</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t>טיפול במעקב שקיעות אם יוחלט לבצע מעקב כזה וכן טיפול בבעיות שקיעות במהלך ביצוע התשתית והמבנה ועד תום תקופת האחריות ומתן חוות דעת לטיפול בסטיות מהשקיעות המותרות.</w:t>
      </w:r>
    </w:p>
    <w:p w14:paraId="61389B29"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53A55DFC"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proofErr w:type="spellStart"/>
      <w:r w:rsidRPr="00071854">
        <w:rPr>
          <w:rFonts w:ascii="Times New Roman" w:eastAsia="Times New Roman" w:hAnsi="Times New Roman" w:cs="David"/>
          <w:sz w:val="24"/>
          <w:szCs w:val="24"/>
          <w:rtl/>
        </w:rPr>
        <w:t>יג</w:t>
      </w:r>
      <w:proofErr w:type="spellEnd"/>
      <w:r w:rsidRPr="00071854">
        <w:rPr>
          <w:rFonts w:ascii="Times New Roman" w:eastAsia="Times New Roman" w:hAnsi="Times New Roman" w:cs="David"/>
          <w:sz w:val="24"/>
          <w:szCs w:val="24"/>
          <w:rtl/>
        </w:rPr>
        <w:t>.</w:t>
      </w:r>
      <w:r w:rsidRPr="00071854">
        <w:rPr>
          <w:rFonts w:ascii="Times New Roman" w:eastAsia="Times New Roman" w:hAnsi="Times New Roman" w:cs="David"/>
          <w:sz w:val="24"/>
          <w:szCs w:val="24"/>
          <w:rtl/>
        </w:rPr>
        <w:tab/>
        <w:t xml:space="preserve">עזרה לחברה ככל </w:t>
      </w:r>
      <w:r w:rsidRPr="00071854">
        <w:rPr>
          <w:rFonts w:ascii="Times New Roman" w:eastAsia="Times New Roman" w:hAnsi="Times New Roman" w:cs="David" w:hint="cs"/>
          <w:sz w:val="24"/>
          <w:szCs w:val="24"/>
          <w:rtl/>
        </w:rPr>
        <w:t>שיידר</w:t>
      </w:r>
      <w:r w:rsidRPr="00071854">
        <w:rPr>
          <w:rFonts w:ascii="Times New Roman" w:eastAsia="Times New Roman" w:hAnsi="Times New Roman" w:cs="David" w:hint="eastAsia"/>
          <w:sz w:val="24"/>
          <w:szCs w:val="24"/>
          <w:rtl/>
        </w:rPr>
        <w:t>ש</w:t>
      </w:r>
      <w:r w:rsidRPr="00071854">
        <w:rPr>
          <w:rFonts w:ascii="Times New Roman" w:eastAsia="Times New Roman" w:hAnsi="Times New Roman" w:cs="David"/>
          <w:sz w:val="24"/>
          <w:szCs w:val="24"/>
          <w:rtl/>
        </w:rPr>
        <w:t xml:space="preserve"> במקרה של בירור תביעות מצד גורמים כלשהם בקשר לסטיות הנובעות משקיעות בקרקע או מכשל </w:t>
      </w:r>
      <w:r w:rsidRPr="00071854">
        <w:rPr>
          <w:rFonts w:ascii="Times New Roman" w:eastAsia="Times New Roman" w:hAnsi="Times New Roman" w:cs="David" w:hint="cs"/>
          <w:sz w:val="24"/>
          <w:szCs w:val="24"/>
          <w:rtl/>
        </w:rPr>
        <w:t>בתמוך</w:t>
      </w:r>
      <w:r w:rsidRPr="00071854">
        <w:rPr>
          <w:rFonts w:ascii="Times New Roman" w:eastAsia="Times New Roman" w:hAnsi="Times New Roman" w:cs="David"/>
          <w:sz w:val="24"/>
          <w:szCs w:val="24"/>
          <w:rtl/>
        </w:rPr>
        <w:t>, לרבות סיוע בפני בתי משפט, הכנת תביעה או כתב הגנה כנגד כל גורם אחראי, בתיאום עם המנהל והיועצים המשפטים של החברה.</w:t>
      </w:r>
    </w:p>
    <w:p w14:paraId="0A135EE6" w14:textId="77777777" w:rsidR="00071854" w:rsidRPr="00071854" w:rsidRDefault="00071854" w:rsidP="00071854">
      <w:pPr>
        <w:spacing w:before="0" w:beforeAutospacing="0" w:after="0" w:afterAutospacing="0" w:line="240" w:lineRule="auto"/>
        <w:jc w:val="both"/>
        <w:rPr>
          <w:rFonts w:ascii="Times New Roman" w:eastAsia="Times New Roman" w:hAnsi="Times New Roman" w:cs="David"/>
          <w:sz w:val="24"/>
          <w:szCs w:val="24"/>
        </w:rPr>
      </w:pPr>
    </w:p>
    <w:p w14:paraId="242C4292" w14:textId="77777777" w:rsidR="00071854" w:rsidRPr="00071854" w:rsidRDefault="00071854" w:rsidP="00071854">
      <w:pPr>
        <w:spacing w:before="0" w:beforeAutospacing="0" w:after="0" w:afterAutospacing="0" w:line="240" w:lineRule="auto"/>
        <w:ind w:left="2160" w:hanging="720"/>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יד.</w:t>
      </w:r>
      <w:r w:rsidRPr="00071854">
        <w:rPr>
          <w:rFonts w:ascii="Times New Roman" w:eastAsia="Times New Roman" w:hAnsi="Times New Roman" w:cs="David"/>
          <w:sz w:val="24"/>
          <w:szCs w:val="24"/>
          <w:rtl/>
        </w:rPr>
        <w:tab/>
        <w:t>כל שרות נוסף שמקובל לתת במסגרת פיקוח עליון בתחום התמחות היועץ.</w:t>
      </w:r>
    </w:p>
    <w:p w14:paraId="5102AA8A" w14:textId="77777777" w:rsidR="00071854" w:rsidRPr="00071854" w:rsidRDefault="00071854" w:rsidP="00071854">
      <w:pPr>
        <w:spacing w:before="0" w:beforeAutospacing="0" w:after="0" w:afterAutospacing="0" w:line="240" w:lineRule="auto"/>
        <w:ind w:left="720"/>
        <w:jc w:val="both"/>
        <w:rPr>
          <w:rFonts w:ascii="Times New Roman" w:eastAsia="Times New Roman" w:hAnsi="Times New Roman" w:cs="David"/>
          <w:b/>
          <w:bCs/>
          <w:sz w:val="24"/>
          <w:szCs w:val="24"/>
          <w:rtl/>
        </w:rPr>
      </w:pPr>
    </w:p>
    <w:p w14:paraId="6E553F41" w14:textId="77777777" w:rsidR="00071854" w:rsidRPr="00071854" w:rsidRDefault="00071854" w:rsidP="00071854">
      <w:pPr>
        <w:widowControl w:val="0"/>
        <w:spacing w:before="0" w:beforeAutospacing="0" w:after="0" w:afterAutospacing="0" w:line="240" w:lineRule="auto"/>
        <w:ind w:left="746"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sz w:val="24"/>
          <w:szCs w:val="24"/>
          <w:rtl/>
          <w:lang w:eastAsia="he-IL"/>
        </w:rPr>
        <w:tab/>
        <w:t xml:space="preserve">היועץ מתחייב לשמור  </w:t>
      </w:r>
      <w:r w:rsidRPr="00071854">
        <w:rPr>
          <w:rFonts w:ascii="Times New Roman" w:eastAsia="Times New Roman" w:hAnsi="Times New Roman" w:cs="David" w:hint="cs"/>
          <w:sz w:val="24"/>
          <w:szCs w:val="24"/>
          <w:rtl/>
          <w:lang w:eastAsia="he-IL"/>
        </w:rPr>
        <w:t xml:space="preserve">כל במשך 5 שנים לפחת מסיום הפרויקט </w:t>
      </w:r>
      <w:r w:rsidRPr="00071854">
        <w:rPr>
          <w:rFonts w:ascii="Times New Roman" w:eastAsia="Times New Roman" w:hAnsi="Times New Roman" w:cs="David"/>
          <w:sz w:val="24"/>
          <w:szCs w:val="24"/>
          <w:rtl/>
          <w:lang w:eastAsia="he-IL"/>
        </w:rPr>
        <w:t xml:space="preserve">התכניות והמסמכים עד לאחר סיום הביצוע בשטח של העבודות נשוא </w:t>
      </w:r>
      <w:r w:rsidRPr="00071854">
        <w:rPr>
          <w:rFonts w:ascii="Times New Roman" w:eastAsia="Times New Roman" w:hAnsi="Times New Roman" w:cs="David" w:hint="cs"/>
          <w:sz w:val="24"/>
          <w:szCs w:val="24"/>
          <w:rtl/>
          <w:lang w:eastAsia="he-IL"/>
        </w:rPr>
        <w:t>הייעו</w:t>
      </w:r>
      <w:r w:rsidRPr="00071854">
        <w:rPr>
          <w:rFonts w:ascii="Times New Roman" w:eastAsia="Times New Roman" w:hAnsi="Times New Roman" w:cs="David" w:hint="eastAsia"/>
          <w:sz w:val="24"/>
          <w:szCs w:val="24"/>
          <w:rtl/>
          <w:lang w:eastAsia="he-IL"/>
        </w:rPr>
        <w:t>ץ</w:t>
      </w:r>
      <w:r w:rsidRPr="00071854">
        <w:rPr>
          <w:rFonts w:ascii="Times New Roman" w:eastAsia="Times New Roman" w:hAnsi="Times New Roman" w:cs="David"/>
          <w:sz w:val="24"/>
          <w:szCs w:val="24"/>
          <w:rtl/>
          <w:lang w:eastAsia="he-IL"/>
        </w:rPr>
        <w:t>, כך שניתן יהיה לבצע מהם העתקים, צילומים וכו'</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וכן</w:t>
      </w:r>
      <w:r w:rsidRPr="00071854">
        <w:rPr>
          <w:rFonts w:ascii="Times New Roman" w:eastAsia="Times New Roman" w:hAnsi="Times New Roman" w:cs="David" w:hint="cs"/>
          <w:sz w:val="24"/>
          <w:szCs w:val="24"/>
          <w:rtl/>
          <w:lang w:eastAsia="he-IL"/>
        </w:rPr>
        <w:t xml:space="preserve"> </w:t>
      </w:r>
      <w:r w:rsidRPr="00071854">
        <w:rPr>
          <w:rFonts w:ascii="Times New Roman" w:eastAsia="Times New Roman" w:hAnsi="Times New Roman" w:cs="David"/>
          <w:sz w:val="24"/>
          <w:szCs w:val="24"/>
          <w:rtl/>
          <w:lang w:eastAsia="he-IL"/>
        </w:rPr>
        <w:t>ניתן יהיה לבצע בהם תיקונים ושינויים.</w:t>
      </w:r>
    </w:p>
    <w:p w14:paraId="5768999F"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2DA5016" w14:textId="77777777" w:rsidR="00071854" w:rsidRPr="00071854" w:rsidRDefault="00071854" w:rsidP="00071854">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ab/>
        <w:t>4.</w:t>
      </w:r>
      <w:r w:rsidRPr="00071854">
        <w:rPr>
          <w:rFonts w:ascii="Times New Roman" w:eastAsia="Times New Roman" w:hAnsi="Times New Roman" w:cs="David"/>
          <w:sz w:val="24"/>
          <w:szCs w:val="24"/>
          <w:rtl/>
          <w:lang w:eastAsia="he-IL"/>
        </w:rPr>
        <w:tab/>
        <w:t xml:space="preserve">נציג המזמין רשאי להזמין אצל היועץ את כל שלבי העבודות המפורטות בנספח זה ו/או </w:t>
      </w:r>
      <w:r w:rsidRPr="00071854">
        <w:rPr>
          <w:rFonts w:ascii="Times New Roman" w:eastAsia="Times New Roman" w:hAnsi="Times New Roman" w:cs="David"/>
          <w:sz w:val="24"/>
          <w:szCs w:val="24"/>
          <w:rtl/>
          <w:lang w:eastAsia="he-IL"/>
        </w:rPr>
        <w:tab/>
        <w:t xml:space="preserve">חלק מהן ו/או עבודות נוספות להן, </w:t>
      </w:r>
      <w:proofErr w:type="spellStart"/>
      <w:r w:rsidRPr="00071854">
        <w:rPr>
          <w:rFonts w:ascii="Times New Roman" w:eastAsia="Times New Roman" w:hAnsi="Times New Roman" w:cs="David"/>
          <w:sz w:val="24"/>
          <w:szCs w:val="24"/>
          <w:rtl/>
          <w:lang w:eastAsia="he-IL"/>
        </w:rPr>
        <w:t>הכל</w:t>
      </w:r>
      <w:proofErr w:type="spellEnd"/>
      <w:r w:rsidRPr="00071854">
        <w:rPr>
          <w:rFonts w:ascii="Times New Roman" w:eastAsia="Times New Roman" w:hAnsi="Times New Roman" w:cs="David"/>
          <w:sz w:val="24"/>
          <w:szCs w:val="24"/>
          <w:rtl/>
          <w:lang w:eastAsia="he-IL"/>
        </w:rPr>
        <w:t xml:space="preserve"> כפי שיפורט בנספח ד'.</w:t>
      </w:r>
    </w:p>
    <w:p w14:paraId="6C3F4856" w14:textId="77777777" w:rsidR="00071854" w:rsidRPr="00071854" w:rsidRDefault="00071854" w:rsidP="00071854">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sz w:val="24"/>
          <w:szCs w:val="25"/>
          <w:rtl/>
        </w:rPr>
        <w:br w:type="page"/>
      </w:r>
      <w:r w:rsidRPr="00071854">
        <w:rPr>
          <w:rFonts w:ascii="Times New Roman" w:eastAsia="Times New Roman" w:hAnsi="Times New Roman" w:cs="David"/>
          <w:bCs/>
          <w:sz w:val="24"/>
          <w:szCs w:val="24"/>
          <w:u w:val="single"/>
          <w:rtl/>
          <w:lang w:eastAsia="he-IL"/>
        </w:rPr>
        <w:lastRenderedPageBreak/>
        <w:t xml:space="preserve">נספח </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ג</w:t>
      </w:r>
      <w:r w:rsidR="00525E96">
        <w:rPr>
          <w:rFonts w:ascii="Times New Roman" w:eastAsia="Times New Roman" w:hAnsi="Times New Roman" w:cs="David" w:hint="cs"/>
          <w:bCs/>
          <w:sz w:val="24"/>
          <w:szCs w:val="24"/>
          <w:u w:val="single"/>
          <w:rtl/>
          <w:lang w:eastAsia="he-IL"/>
        </w:rPr>
        <w:t>'</w:t>
      </w:r>
      <w:r w:rsidRPr="00071854">
        <w:rPr>
          <w:rFonts w:ascii="Times New Roman" w:eastAsia="Times New Roman" w:hAnsi="Times New Roman" w:cs="David"/>
          <w:bCs/>
          <w:sz w:val="24"/>
          <w:szCs w:val="24"/>
          <w:u w:val="single"/>
          <w:rtl/>
          <w:lang w:eastAsia="he-IL"/>
        </w:rPr>
        <w:t>'</w:t>
      </w:r>
    </w:p>
    <w:p w14:paraId="52C6FE1B"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0F3D2F"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071854">
        <w:rPr>
          <w:rFonts w:ascii="Times New Roman" w:eastAsia="Times New Roman" w:hAnsi="Times New Roman" w:cs="David"/>
          <w:bCs/>
          <w:sz w:val="24"/>
          <w:szCs w:val="24"/>
          <w:u w:val="single"/>
          <w:rtl/>
          <w:lang w:eastAsia="he-IL"/>
        </w:rPr>
        <w:t>לוח זמנים ושלבי עבודה</w:t>
      </w:r>
    </w:p>
    <w:p w14:paraId="5EAAF2B6"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2E2AA0"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926154B"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071854">
        <w:rPr>
          <w:rFonts w:ascii="Times New Roman" w:eastAsia="Times New Roman" w:hAnsi="Times New Roman" w:cs="David"/>
          <w:sz w:val="24"/>
          <w:szCs w:val="24"/>
          <w:lang w:eastAsia="he-IL"/>
        </w:rPr>
        <w:t>–</w:t>
      </w:r>
      <w:r w:rsidRPr="00071854">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150B9792"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C26DCA"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היועץ וצוותו יעסקו בפרויקט לפי הצורך וללא הגבלת זמן.</w:t>
      </w:r>
    </w:p>
    <w:p w14:paraId="55FACF99"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FB0C1B"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670C3462"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4285DE"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45166F90"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C2BFF5"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324AC8E9"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sz w:val="24"/>
          <w:szCs w:val="24"/>
          <w:rtl/>
          <w:lang w:eastAsia="he-IL"/>
        </w:rPr>
        <w:br w:type="page"/>
      </w:r>
      <w:r w:rsidRPr="00071854">
        <w:rPr>
          <w:rFonts w:ascii="Times New Roman" w:eastAsia="Times New Roman" w:hAnsi="Times New Roman" w:cs="David"/>
          <w:b/>
          <w:bCs/>
          <w:sz w:val="24"/>
          <w:szCs w:val="24"/>
          <w:u w:val="single"/>
          <w:rtl/>
          <w:lang w:eastAsia="he-IL"/>
        </w:rPr>
        <w:lastRenderedPageBreak/>
        <w:t xml:space="preserve">נספח </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ד</w:t>
      </w:r>
      <w:r w:rsidR="00525E96">
        <w:rPr>
          <w:rFonts w:ascii="Times New Roman" w:eastAsia="Times New Roman" w:hAnsi="Times New Roman" w:cs="David" w:hint="cs"/>
          <w:b/>
          <w:bCs/>
          <w:sz w:val="24"/>
          <w:szCs w:val="24"/>
          <w:u w:val="single"/>
          <w:rtl/>
          <w:lang w:eastAsia="he-IL"/>
        </w:rPr>
        <w:t>'</w:t>
      </w:r>
      <w:r w:rsidRPr="00071854">
        <w:rPr>
          <w:rFonts w:ascii="Times New Roman" w:eastAsia="Times New Roman" w:hAnsi="Times New Roman" w:cs="David"/>
          <w:b/>
          <w:bCs/>
          <w:sz w:val="24"/>
          <w:szCs w:val="24"/>
          <w:u w:val="single"/>
          <w:rtl/>
          <w:lang w:eastAsia="he-IL"/>
        </w:rPr>
        <w:t>'</w:t>
      </w:r>
    </w:p>
    <w:p w14:paraId="7A0A613E" w14:textId="77777777" w:rsidR="00071854" w:rsidRPr="00071854" w:rsidRDefault="00071854" w:rsidP="00071854">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071854">
        <w:rPr>
          <w:rFonts w:ascii="Times New Roman" w:eastAsia="Times New Roman" w:hAnsi="Times New Roman" w:cs="David"/>
          <w:b/>
          <w:bCs/>
          <w:sz w:val="24"/>
          <w:szCs w:val="24"/>
          <w:u w:val="single"/>
          <w:rtl/>
          <w:lang w:eastAsia="he-IL"/>
        </w:rPr>
        <w:t>שכר היועץ</w:t>
      </w:r>
    </w:p>
    <w:p w14:paraId="7B41761D" w14:textId="77777777" w:rsidR="00071854" w:rsidRPr="00071854" w:rsidRDefault="00071854" w:rsidP="00071854">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95D3AA3" w14:textId="77777777" w:rsidR="00071854" w:rsidRPr="00071854" w:rsidRDefault="00071854"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w:t>
      </w:r>
      <w:r w:rsidRPr="00071854">
        <w:rPr>
          <w:rFonts w:ascii="Times New Roman" w:eastAsia="Times New Roman" w:hAnsi="Times New Roman" w:cs="David"/>
          <w:sz w:val="24"/>
          <w:szCs w:val="24"/>
          <w:rtl/>
          <w:lang w:eastAsia="he-IL"/>
        </w:rPr>
        <w:tab/>
        <w:t xml:space="preserve">תמורת ביצוע </w:t>
      </w:r>
      <w:r w:rsidRPr="00071854">
        <w:rPr>
          <w:rFonts w:ascii="Times New Roman" w:eastAsia="Times New Roman" w:hAnsi="Times New Roman" w:cs="David" w:hint="cs"/>
          <w:sz w:val="24"/>
          <w:szCs w:val="24"/>
          <w:rtl/>
          <w:lang w:eastAsia="he-IL"/>
        </w:rPr>
        <w:t xml:space="preserve">מלוא </w:t>
      </w:r>
      <w:r w:rsidRPr="00071854">
        <w:rPr>
          <w:rFonts w:ascii="Times New Roman" w:eastAsia="Times New Roman" w:hAnsi="Times New Roman" w:cs="David"/>
          <w:sz w:val="24"/>
          <w:szCs w:val="24"/>
          <w:rtl/>
          <w:lang w:eastAsia="he-IL"/>
        </w:rPr>
        <w:t>שרותי היועץ, כמפורט בנספח ב'</w:t>
      </w:r>
      <w:r w:rsidRPr="00071854">
        <w:rPr>
          <w:rFonts w:ascii="Times New Roman" w:eastAsia="Times New Roman" w:hAnsi="Times New Roman" w:cs="David" w:hint="cs"/>
          <w:sz w:val="24"/>
          <w:szCs w:val="24"/>
          <w:rtl/>
          <w:lang w:eastAsia="he-IL"/>
        </w:rPr>
        <w:t>ובנספח ח'</w:t>
      </w:r>
      <w:r w:rsidRPr="00071854">
        <w:rPr>
          <w:rFonts w:ascii="Times New Roman" w:eastAsia="Times New Roman" w:hAnsi="Times New Roman" w:cs="David"/>
          <w:sz w:val="24"/>
          <w:szCs w:val="24"/>
          <w:rtl/>
          <w:lang w:eastAsia="he-IL"/>
        </w:rPr>
        <w:t>, ישלם המזמין ליועץ בשעורים כדלקמן:</w:t>
      </w:r>
    </w:p>
    <w:p w14:paraId="289F3BAF" w14:textId="77777777" w:rsidR="00071854" w:rsidRPr="00071854" w:rsidRDefault="00071854" w:rsidP="00525E9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1.1</w:t>
      </w:r>
      <w:r w:rsidRPr="00071854">
        <w:rPr>
          <w:rFonts w:ascii="Times New Roman" w:eastAsia="Times New Roman" w:hAnsi="Times New Roman" w:cs="David"/>
          <w:sz w:val="24"/>
          <w:szCs w:val="24"/>
          <w:rtl/>
          <w:lang w:eastAsia="he-IL"/>
        </w:rPr>
        <w:tab/>
        <w:t>סכום קבוע ומוחלט של __</w:t>
      </w:r>
      <w:ins w:id="103" w:author="Kook Sec" w:date="2021-05-09T14:11:00Z">
        <w:r w:rsidR="000D7804">
          <w:rPr>
            <w:rFonts w:ascii="Times New Roman" w:eastAsia="Times New Roman" w:hAnsi="Times New Roman" w:cs="David" w:hint="cs"/>
            <w:sz w:val="24"/>
            <w:szCs w:val="24"/>
            <w:rtl/>
            <w:lang w:eastAsia="he-IL"/>
          </w:rPr>
          <w:t>35,000</w:t>
        </w:r>
      </w:ins>
      <w:r w:rsidRPr="00071854">
        <w:rPr>
          <w:rFonts w:ascii="Times New Roman" w:eastAsia="Times New Roman" w:hAnsi="Times New Roman" w:cs="David"/>
          <w:sz w:val="24"/>
          <w:szCs w:val="24"/>
          <w:rtl/>
          <w:lang w:eastAsia="he-IL"/>
        </w:rPr>
        <w:t>_______ ש"ח (במילים _</w:t>
      </w:r>
      <w:ins w:id="104" w:author="Kook Sec" w:date="2021-05-09T14:11:00Z">
        <w:r w:rsidR="000D7804">
          <w:rPr>
            <w:rFonts w:ascii="Times New Roman" w:eastAsia="Times New Roman" w:hAnsi="Times New Roman" w:cs="David" w:hint="cs"/>
            <w:sz w:val="24"/>
            <w:szCs w:val="24"/>
            <w:rtl/>
            <w:lang w:eastAsia="he-IL"/>
          </w:rPr>
          <w:t xml:space="preserve">שלושים וחמש אלף ₪ </w:t>
        </w:r>
      </w:ins>
      <w:del w:id="105" w:author="Kook Sec" w:date="2021-05-09T14:11:00Z">
        <w:r w:rsidRPr="00071854" w:rsidDel="000D7804">
          <w:rPr>
            <w:rFonts w:ascii="Times New Roman" w:eastAsia="Times New Roman" w:hAnsi="Times New Roman" w:cs="David"/>
            <w:sz w:val="24"/>
            <w:szCs w:val="24"/>
            <w:rtl/>
            <w:lang w:eastAsia="he-IL"/>
          </w:rPr>
          <w:delText>_____________</w:delText>
        </w:r>
      </w:del>
      <w:r w:rsidRPr="00071854">
        <w:rPr>
          <w:rFonts w:ascii="Times New Roman" w:eastAsia="Times New Roman" w:hAnsi="Times New Roman" w:cs="David"/>
          <w:sz w:val="24"/>
          <w:szCs w:val="24"/>
          <w:rtl/>
          <w:lang w:eastAsia="he-IL"/>
        </w:rPr>
        <w:t xml:space="preserve">  ש"ח)</w:t>
      </w:r>
      <w:ins w:id="106" w:author="Kook Sec" w:date="2021-05-09T14:11:00Z">
        <w:r w:rsidR="000D7804">
          <w:rPr>
            <w:rFonts w:ascii="Times New Roman" w:eastAsia="Times New Roman" w:hAnsi="Times New Roman" w:cs="David" w:hint="cs"/>
            <w:sz w:val="24"/>
            <w:szCs w:val="24"/>
            <w:rtl/>
            <w:lang w:eastAsia="he-IL"/>
          </w:rPr>
          <w:t xml:space="preserve"> </w:t>
        </w:r>
      </w:ins>
      <w:r w:rsidRPr="00071854">
        <w:rPr>
          <w:rFonts w:ascii="Times New Roman" w:eastAsia="Times New Roman" w:hAnsi="Times New Roman" w:cs="David" w:hint="cs"/>
          <w:sz w:val="24"/>
          <w:szCs w:val="24"/>
          <w:rtl/>
          <w:lang w:eastAsia="he-IL"/>
        </w:rPr>
        <w:t xml:space="preserve">בגין </w:t>
      </w:r>
      <w:del w:id="107" w:author="Kook Sec" w:date="2021-05-09T14:12:00Z">
        <w:r w:rsidRPr="00071854" w:rsidDel="000D7804">
          <w:rPr>
            <w:rFonts w:ascii="Times New Roman" w:eastAsia="Times New Roman" w:hAnsi="Times New Roman" w:cs="David" w:hint="cs"/>
            <w:sz w:val="24"/>
            <w:szCs w:val="24"/>
            <w:rtl/>
            <w:lang w:eastAsia="he-IL"/>
          </w:rPr>
          <w:delText>כל יחידת דיור</w:delText>
        </w:r>
      </w:del>
      <w:ins w:id="108" w:author="Kook Sec" w:date="2021-05-09T14:12:00Z">
        <w:r w:rsidR="000D7804">
          <w:rPr>
            <w:rFonts w:ascii="Times New Roman" w:eastAsia="Times New Roman" w:hAnsi="Times New Roman" w:cs="David" w:hint="cs"/>
            <w:sz w:val="24"/>
            <w:szCs w:val="24"/>
            <w:rtl/>
            <w:lang w:eastAsia="he-IL"/>
          </w:rPr>
          <w:t>230 יח"ד</w:t>
        </w:r>
      </w:ins>
      <w:r w:rsidRPr="00071854">
        <w:rPr>
          <w:rFonts w:ascii="Times New Roman" w:eastAsia="Times New Roman" w:hAnsi="Times New Roman" w:cs="David" w:hint="cs"/>
          <w:sz w:val="24"/>
          <w:szCs w:val="24"/>
          <w:rtl/>
          <w:lang w:eastAsia="he-IL"/>
        </w:rPr>
        <w:t xml:space="preserve"> (*)</w:t>
      </w:r>
      <w:r w:rsidR="00525E96">
        <w:rPr>
          <w:rFonts w:ascii="Times New Roman" w:eastAsia="Times New Roman" w:hAnsi="Times New Roman" w:cs="David"/>
          <w:sz w:val="24"/>
          <w:szCs w:val="24"/>
          <w:rtl/>
          <w:lang w:eastAsia="he-IL"/>
        </w:rPr>
        <w:t xml:space="preserve">. </w:t>
      </w:r>
    </w:p>
    <w:p w14:paraId="7FC17273" w14:textId="77777777" w:rsidR="00071854" w:rsidRPr="00071854" w:rsidRDefault="00071854" w:rsidP="00525E9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2.</w:t>
      </w:r>
      <w:r w:rsidRPr="00071854">
        <w:rPr>
          <w:rFonts w:ascii="Times New Roman" w:eastAsia="Times New Roman" w:hAnsi="Times New Roman" w:cs="David"/>
          <w:sz w:val="24"/>
          <w:szCs w:val="24"/>
          <w:rtl/>
          <w:lang w:eastAsia="he-IL"/>
        </w:rPr>
        <w:tab/>
      </w:r>
      <w:r w:rsidR="00525E96"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5D95390BBDF84DFBBAD4741AA2B6AD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525E96" w:rsidRPr="00DE118F">
            <w:rPr>
              <w:color w:val="00B0F0"/>
              <w:rtl/>
            </w:rPr>
            <w:t>[סוג מדד כותרת]</w:t>
          </w:r>
        </w:sdtContent>
      </w:sdt>
      <w:r w:rsidR="00525E96"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523079FF1D394F0492D8B49F894C5D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525E96" w:rsidRPr="00DE118F">
            <w:rPr>
              <w:color w:val="00B0F0"/>
              <w:rtl/>
            </w:rPr>
            <w:t>[מדד בגין/ידוע - כותרת]</w:t>
          </w:r>
        </w:sdtContent>
      </w:sdt>
      <w:r w:rsidR="00525E96"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5382A439C59410CB035DFA243515E5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00525E96" w:rsidRPr="00DE118F">
            <w:rPr>
              <w:color w:val="00B0F0"/>
              <w:rtl/>
            </w:rPr>
            <w:t>[מדד בסיס]</w:t>
          </w:r>
        </w:sdtContent>
      </w:sdt>
      <w:r w:rsidR="00525E96"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6AD8DDB1325430EA13CC606233C4E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525E96" w:rsidRPr="00DE118F">
            <w:rPr>
              <w:color w:val="00B0F0"/>
              <w:rtl/>
            </w:rPr>
            <w:t>[נקודות מדד]</w:t>
          </w:r>
        </w:sdtContent>
      </w:sdt>
      <w:r w:rsidR="00525E96" w:rsidRPr="00DE118F">
        <w:rPr>
          <w:rFonts w:ascii="Times New Roman" w:eastAsia="Times New Roman" w:hAnsi="Times New Roman" w:cs="David" w:hint="cs"/>
          <w:sz w:val="24"/>
          <w:szCs w:val="24"/>
          <w:rtl/>
        </w:rPr>
        <w:t xml:space="preserve"> נקודות) </w:t>
      </w:r>
      <w:r w:rsidR="00525E96" w:rsidRPr="00DE118F">
        <w:rPr>
          <w:rFonts w:ascii="Times New Roman" w:eastAsia="Times New Roman" w:hAnsi="Times New Roman" w:cs="David" w:hint="cs"/>
          <w:sz w:val="24"/>
          <w:szCs w:val="24"/>
          <w:rtl/>
          <w:lang w:eastAsia="he-IL"/>
        </w:rPr>
        <w:t xml:space="preserve"> עד למדד הידוע ביום הגשת כל חשבון.</w:t>
      </w:r>
    </w:p>
    <w:p w14:paraId="3B50A9BA" w14:textId="77777777" w:rsidR="00071854" w:rsidRPr="00071854" w:rsidRDefault="00525E96" w:rsidP="00071854">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71854" w:rsidRPr="00071854">
        <w:rPr>
          <w:rFonts w:ascii="Times New Roman" w:eastAsia="Times New Roman" w:hAnsi="Times New Roman" w:cs="David"/>
          <w:sz w:val="24"/>
          <w:szCs w:val="24"/>
          <w:rtl/>
          <w:lang w:eastAsia="he-IL"/>
        </w:rPr>
        <w:tab/>
        <w:t>למען הסר ספק:</w:t>
      </w:r>
    </w:p>
    <w:p w14:paraId="208C1977"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1</w:t>
      </w:r>
      <w:r w:rsidRPr="00071854">
        <w:rPr>
          <w:rFonts w:ascii="Times New Roman" w:eastAsia="Times New Roman" w:hAnsi="Times New Roman" w:cs="David"/>
          <w:sz w:val="24"/>
          <w:szCs w:val="24"/>
          <w:rtl/>
          <w:lang w:eastAsia="he-IL"/>
        </w:rPr>
        <w:tab/>
      </w:r>
      <w:r w:rsidRPr="00071854">
        <w:rPr>
          <w:rFonts w:ascii="Times New Roman" w:eastAsia="Times New Roman" w:hAnsi="Times New Roman" w:cs="David"/>
          <w:rtl/>
          <w:lang w:eastAsia="he-IL"/>
        </w:rPr>
        <w:t>גובה שכר הטרחה לחלק מהפרויקט יחושב עפ"י החלק היחסי של שטח התכנית/מס' יחידות הדיור המבוצע באותו חלק מתוך כלל שטח התכנית/כלל יחידות הדיור.</w:t>
      </w:r>
    </w:p>
    <w:p w14:paraId="39B9BC5A"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 xml:space="preserve">3.2        </w:t>
      </w:r>
      <w:r w:rsidRPr="00071854">
        <w:rPr>
          <w:rFonts w:ascii="Times New Roman" w:eastAsia="Times New Roman" w:hAnsi="Times New Roman" w:cs="David"/>
          <w:sz w:val="24"/>
          <w:szCs w:val="24"/>
          <w:rtl/>
          <w:lang w:eastAsia="he-IL"/>
        </w:rPr>
        <w:t xml:space="preserve">מובהר כי שכר היועץ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57BA589" w14:textId="77777777" w:rsidR="00071854" w:rsidRPr="00071854" w:rsidRDefault="00071854" w:rsidP="00071854">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3.</w:t>
      </w:r>
      <w:r w:rsidRPr="00071854">
        <w:rPr>
          <w:rFonts w:ascii="Times New Roman" w:eastAsia="Times New Roman" w:hAnsi="Times New Roman" w:cs="David" w:hint="cs"/>
          <w:sz w:val="24"/>
          <w:szCs w:val="24"/>
          <w:rtl/>
          <w:lang w:eastAsia="he-IL"/>
        </w:rPr>
        <w:t>2</w:t>
      </w:r>
      <w:r w:rsidRPr="00071854">
        <w:rPr>
          <w:rFonts w:ascii="Times New Roman" w:eastAsia="Times New Roman" w:hAnsi="Times New Roman" w:cs="David"/>
          <w:sz w:val="24"/>
          <w:szCs w:val="24"/>
          <w:rtl/>
          <w:lang w:eastAsia="he-IL"/>
        </w:rPr>
        <w:tab/>
        <w:t>שכר היועץ כולל את כל המפורט בחוזה על כל נספחיו, לרבות נספח ב'.</w:t>
      </w:r>
    </w:p>
    <w:p w14:paraId="138A2E45" w14:textId="77777777" w:rsidR="00071854" w:rsidRPr="00071854" w:rsidRDefault="00525E96"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4.</w:t>
      </w:r>
      <w:r w:rsidR="00071854" w:rsidRPr="00071854">
        <w:rPr>
          <w:rFonts w:ascii="Times New Roman" w:eastAsia="Times New Roman" w:hAnsi="Times New Roman" w:cs="David"/>
          <w:sz w:val="24"/>
          <w:szCs w:val="24"/>
          <w:rtl/>
          <w:lang w:eastAsia="he-IL"/>
        </w:rPr>
        <w:tab/>
        <w:t>בנוסף לכל תשלום ישולם ליועץ מע"מ כשיעורו בחוק וזאת כנגד המצאת חשבונית מס כדין, למועד תשלום המע"מ ע"י היועץ והמצאת כל אישור נוסף עפ"י דין.</w:t>
      </w:r>
    </w:p>
    <w:p w14:paraId="371DDB11" w14:textId="77777777" w:rsidR="00071854" w:rsidRPr="00071854" w:rsidRDefault="00071854" w:rsidP="00071854">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t>5.</w:t>
      </w:r>
      <w:r w:rsidRPr="00071854">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היועץ הושלמו וכל המסמכים והתוכניות נמסרו למזמין. </w:t>
      </w:r>
    </w:p>
    <w:p w14:paraId="0F69F864" w14:textId="77777777" w:rsidR="00071854" w:rsidRPr="00071854" w:rsidRDefault="00071854" w:rsidP="00071854">
      <w:pPr>
        <w:widowControl w:val="0"/>
        <w:spacing w:before="0" w:beforeAutospacing="0" w:after="0" w:afterAutospacing="0" w:line="240" w:lineRule="auto"/>
        <w:rPr>
          <w:rFonts w:ascii="Times New Roman" w:eastAsia="Times New Roman" w:hAnsi="Times New Roman" w:cs="David"/>
          <w:sz w:val="24"/>
          <w:szCs w:val="24"/>
          <w:rtl/>
          <w:lang w:eastAsia="he-IL"/>
        </w:rPr>
      </w:pPr>
      <w:r w:rsidRPr="00071854">
        <w:rPr>
          <w:rFonts w:ascii="Times New Roman" w:eastAsia="Times New Roman" w:hAnsi="Times New Roman" w:cs="David"/>
          <w:sz w:val="24"/>
          <w:szCs w:val="24"/>
          <w:rtl/>
          <w:lang w:eastAsia="he-IL"/>
        </w:rPr>
        <w:br w:type="page"/>
      </w:r>
    </w:p>
    <w:p w14:paraId="6F6AC64D"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6E467E18" w14:textId="77777777" w:rsidR="00071854" w:rsidRPr="00071854" w:rsidRDefault="00071854" w:rsidP="00071854">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21603DF4"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נספח "ה"</w:t>
      </w:r>
    </w:p>
    <w:p w14:paraId="04358E63"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5A43027" w14:textId="77777777" w:rsidR="00071854" w:rsidRPr="00071854" w:rsidRDefault="00071854" w:rsidP="00071854">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71854">
        <w:rPr>
          <w:rFonts w:ascii="Times New Roman" w:eastAsia="Times New Roman" w:hAnsi="Times New Roman" w:cs="David"/>
          <w:b/>
          <w:bCs/>
          <w:sz w:val="24"/>
          <w:szCs w:val="24"/>
          <w:u w:val="single"/>
          <w:rtl/>
        </w:rPr>
        <w:t>תשלומי שכר היועץ</w:t>
      </w:r>
    </w:p>
    <w:p w14:paraId="56D806E2"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88CE737" w14:textId="77777777" w:rsidR="00071854" w:rsidRPr="00071854" w:rsidRDefault="00071854" w:rsidP="00071854">
      <w:pPr>
        <w:widowControl w:val="0"/>
        <w:spacing w:before="60" w:beforeAutospacing="0" w:after="60" w:afterAutospacing="0" w:line="300" w:lineRule="atLeast"/>
        <w:jc w:val="center"/>
        <w:rPr>
          <w:rFonts w:ascii="Times New Roman" w:eastAsia="Times New Roman" w:hAnsi="Times New Roman" w:cs="David"/>
          <w:sz w:val="24"/>
          <w:szCs w:val="24"/>
          <w:rtl/>
        </w:rPr>
      </w:pPr>
    </w:p>
    <w:p w14:paraId="108EFE07" w14:textId="77777777" w:rsidR="00525E96" w:rsidRDefault="00071854" w:rsidP="00525E96">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071854">
        <w:rPr>
          <w:rFonts w:ascii="Times New Roman" w:eastAsia="Times New Roman" w:hAnsi="Times New Roman" w:cs="David"/>
          <w:sz w:val="24"/>
          <w:szCs w:val="24"/>
          <w:rtl/>
        </w:rPr>
        <w:t>שכר היועץ ישולם לשיעורין כנגד גמר כל שלב ושלב של שרותי היועץ כמוגדר בחוזה לרבות בנספחים ב' ו- ח' כדלקמן:</w:t>
      </w:r>
    </w:p>
    <w:p w14:paraId="58B40C3D" w14:textId="77777777" w:rsidR="00071854" w:rsidRPr="00525E96" w:rsidRDefault="00071854" w:rsidP="00525E96">
      <w:pPr>
        <w:widowControl w:val="0"/>
        <w:spacing w:before="0" w:beforeAutospacing="0" w:after="0" w:afterAutospacing="0" w:line="360" w:lineRule="auto"/>
        <w:ind w:left="720"/>
        <w:jc w:val="both"/>
        <w:rPr>
          <w:rFonts w:ascii="Times New Roman" w:eastAsia="Times New Roman" w:hAnsi="Times New Roman" w:cs="David"/>
          <w:sz w:val="24"/>
          <w:szCs w:val="24"/>
          <w:rtl/>
        </w:rPr>
      </w:pPr>
    </w:p>
    <w:p w14:paraId="0E4654C2"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1.1</w:t>
      </w:r>
      <w:r w:rsidRPr="00071854">
        <w:rPr>
          <w:rFonts w:ascii="Times New Roman" w:eastAsia="Times New Roman" w:hAnsi="Times New Roman" w:cs="David"/>
          <w:sz w:val="24"/>
          <w:szCs w:val="24"/>
          <w:rtl/>
        </w:rPr>
        <w:tab/>
        <w:t>לאחר גמר חקירת התשתית ואשור עבודות שלב זה ע"י המזמין</w:t>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3B2E4CBA"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1.2</w:t>
      </w:r>
      <w:r w:rsidRPr="00071854">
        <w:rPr>
          <w:rFonts w:ascii="Times New Roman" w:eastAsia="Times New Roman" w:hAnsi="Times New Roman" w:cs="David"/>
          <w:sz w:val="24"/>
          <w:szCs w:val="24"/>
          <w:rtl/>
        </w:rPr>
        <w:tab/>
        <w:t>לאחר העברת המלצות לתכנון מוקדם</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20%</w:t>
      </w:r>
    </w:p>
    <w:p w14:paraId="7A42428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1.3</w:t>
      </w:r>
      <w:r w:rsidRPr="00071854">
        <w:rPr>
          <w:rFonts w:ascii="Times New Roman" w:eastAsia="Times New Roman" w:hAnsi="Times New Roman" w:cs="David"/>
          <w:sz w:val="24"/>
          <w:szCs w:val="24"/>
          <w:rtl/>
        </w:rPr>
        <w:tab/>
        <w:t>לאחר העברת המלצות לתכנון מפורט</w:t>
      </w:r>
      <w:r w:rsidRPr="00071854">
        <w:rPr>
          <w:rFonts w:ascii="Times New Roman" w:eastAsia="Times New Roman" w:hAnsi="Times New Roman" w:cs="David" w:hint="cs"/>
          <w:sz w:val="24"/>
          <w:szCs w:val="24"/>
          <w:rtl/>
        </w:rPr>
        <w:t xml:space="preserve"> והמצאת דו"ח קרקע</w:t>
      </w:r>
      <w:r w:rsidRPr="00071854">
        <w:rPr>
          <w:rFonts w:ascii="Times New Roman" w:eastAsia="Times New Roman" w:hAnsi="Times New Roman" w:cs="David"/>
          <w:sz w:val="24"/>
          <w:szCs w:val="24"/>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30%</w:t>
      </w:r>
    </w:p>
    <w:p w14:paraId="5AFF0F68"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1.4</w:t>
      </w:r>
      <w:r w:rsidRPr="00071854">
        <w:rPr>
          <w:rFonts w:ascii="Times New Roman" w:eastAsia="Times New Roman" w:hAnsi="Times New Roman" w:cs="David"/>
          <w:sz w:val="24"/>
          <w:szCs w:val="24"/>
          <w:rtl/>
        </w:rPr>
        <w:tab/>
        <w:t>לאחר סיום עבודות הביסוס</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15%</w:t>
      </w:r>
    </w:p>
    <w:p w14:paraId="05FEE506"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1.5</w:t>
      </w:r>
      <w:r w:rsidRPr="00071854">
        <w:rPr>
          <w:rFonts w:ascii="Times New Roman" w:eastAsia="Times New Roman" w:hAnsi="Times New Roman" w:cs="David"/>
          <w:sz w:val="24"/>
          <w:szCs w:val="24"/>
          <w:rtl/>
        </w:rPr>
        <w:tab/>
        <w:t>לאחר סיום עבודות הפיתוח</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1EA4BB4C"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1.6</w:t>
      </w:r>
      <w:r w:rsidRPr="00071854">
        <w:rPr>
          <w:rFonts w:ascii="Times New Roman" w:eastAsia="Times New Roman" w:hAnsi="Times New Roman" w:cs="David"/>
          <w:sz w:val="24"/>
          <w:szCs w:val="24"/>
          <w:rtl/>
        </w:rPr>
        <w:tab/>
        <w:t>לאחר סיום השלד</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30B21B3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1.7</w:t>
      </w:r>
      <w:r w:rsidRPr="00071854">
        <w:rPr>
          <w:rFonts w:ascii="Times New Roman" w:eastAsia="Times New Roman" w:hAnsi="Times New Roman" w:cs="David"/>
          <w:sz w:val="24"/>
          <w:szCs w:val="24"/>
          <w:rtl/>
        </w:rPr>
        <w:tab/>
        <w:t>לאחר סיום התחייבויות היועץ לפי ההסכם ואשור היועץ בכתב</w:t>
      </w:r>
    </w:p>
    <w:p w14:paraId="3BCAE732"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 xml:space="preserve">לביצוע העבודות בהתאם לתכניותיו, הנחיותיו, תקנים </w:t>
      </w:r>
    </w:p>
    <w:p w14:paraId="72143750"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r w:rsidRPr="00071854">
        <w:rPr>
          <w:rFonts w:ascii="Times New Roman" w:eastAsia="Times New Roman" w:hAnsi="Times New Roman" w:cs="David"/>
          <w:sz w:val="24"/>
          <w:szCs w:val="24"/>
          <w:rtl/>
        </w:rPr>
        <w:tab/>
        <w:t>רלוונטיים ולשביעות רצונו</w:t>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525E96">
        <w:rPr>
          <w:rFonts w:ascii="Times New Roman" w:eastAsia="Times New Roman" w:hAnsi="Times New Roman" w:cs="David"/>
          <w:sz w:val="24"/>
          <w:szCs w:val="24"/>
          <w:u w:val="dotted"/>
          <w:rtl/>
        </w:rPr>
        <w:tab/>
      </w:r>
      <w:r w:rsidRPr="00071854">
        <w:rPr>
          <w:rFonts w:ascii="Times New Roman" w:eastAsia="Times New Roman" w:hAnsi="Times New Roman" w:cs="David"/>
          <w:sz w:val="24"/>
          <w:szCs w:val="24"/>
          <w:rtl/>
        </w:rPr>
        <w:t>5%</w:t>
      </w:r>
    </w:p>
    <w:p w14:paraId="0C9AE337"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Pr>
      </w:pPr>
    </w:p>
    <w:p w14:paraId="2D0B5EDE"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84332B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4FDFFBC" w14:textId="77777777" w:rsidR="00071854" w:rsidRPr="00071854" w:rsidRDefault="00071854" w:rsidP="00071854">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71854">
        <w:rPr>
          <w:rFonts w:ascii="Times New Roman" w:eastAsia="Times New Roman" w:hAnsi="Times New Roman" w:cs="David"/>
          <w:sz w:val="24"/>
          <w:szCs w:val="24"/>
          <w:rtl/>
        </w:rPr>
        <w:t>היועץ יגיש חשבון לא יותר מאשר פעם בחודש.</w:t>
      </w:r>
    </w:p>
    <w:p w14:paraId="0F4893EF" w14:textId="77777777" w:rsidR="00071854" w:rsidRPr="00071854" w:rsidRDefault="00071854" w:rsidP="00071854">
      <w:pPr>
        <w:spacing w:before="0" w:beforeAutospacing="0" w:after="0" w:afterAutospacing="0" w:line="360" w:lineRule="auto"/>
        <w:ind w:left="720"/>
        <w:rPr>
          <w:rFonts w:ascii="Times New Roman" w:eastAsia="Times New Roman" w:hAnsi="Times New Roman" w:cs="David"/>
          <w:sz w:val="24"/>
          <w:szCs w:val="24"/>
          <w:rtl/>
        </w:rPr>
      </w:pPr>
    </w:p>
    <w:p w14:paraId="6E5FF9FC" w14:textId="77777777" w:rsidR="00071854" w:rsidRPr="00071854" w:rsidRDefault="00071854" w:rsidP="00071854">
      <w:pPr>
        <w:widowControl w:val="0"/>
        <w:numPr>
          <w:ilvl w:val="0"/>
          <w:numId w:val="14"/>
        </w:numPr>
        <w:spacing w:before="0" w:beforeAutospacing="0" w:after="0" w:afterAutospacing="0" w:line="360" w:lineRule="auto"/>
        <w:rPr>
          <w:rFonts w:ascii="Times New Roman" w:eastAsia="Times New Roman" w:hAnsi="Times New Roman" w:cs="David"/>
          <w:sz w:val="24"/>
          <w:szCs w:val="24"/>
          <w:rtl/>
        </w:rPr>
      </w:pPr>
      <w:r w:rsidRPr="00071854">
        <w:rPr>
          <w:rFonts w:ascii="Times New Roman" w:eastAsia="Times New Roman" w:hAnsi="Times New Roman" w:cs="David"/>
          <w:sz w:val="24"/>
          <w:szCs w:val="24"/>
          <w:rtl/>
        </w:rPr>
        <w:t xml:space="preserve">המזמין ישלם את שכר היועץ </w:t>
      </w:r>
      <w:r w:rsidRPr="00071854">
        <w:rPr>
          <w:rFonts w:ascii="Times New Roman" w:eastAsia="Times New Roman" w:hAnsi="Times New Roman" w:cs="David" w:hint="cs"/>
          <w:sz w:val="24"/>
          <w:szCs w:val="24"/>
          <w:rtl/>
        </w:rPr>
        <w:t>תוך 60 יום</w:t>
      </w:r>
      <w:r w:rsidRPr="00071854">
        <w:rPr>
          <w:rFonts w:ascii="Times New Roman" w:eastAsia="Times New Roman" w:hAnsi="Times New Roman" w:cs="David"/>
          <w:sz w:val="24"/>
          <w:szCs w:val="24"/>
          <w:rtl/>
        </w:rPr>
        <w:t xml:space="preserve"> מתאריך אישור החשבון ע"י המנהל.</w:t>
      </w:r>
    </w:p>
    <w:p w14:paraId="7306214B" w14:textId="77777777" w:rsidR="00071854" w:rsidRPr="00071854" w:rsidRDefault="00071854" w:rsidP="00071854">
      <w:pPr>
        <w:spacing w:before="0" w:beforeAutospacing="0" w:after="0" w:afterAutospacing="0" w:line="360" w:lineRule="auto"/>
        <w:ind w:left="720"/>
        <w:jc w:val="both"/>
        <w:rPr>
          <w:rFonts w:ascii="Times New Roman" w:eastAsia="Times New Roman" w:hAnsi="Times New Roman" w:cs="David"/>
          <w:sz w:val="24"/>
          <w:szCs w:val="24"/>
          <w:rtl/>
        </w:rPr>
      </w:pPr>
    </w:p>
    <w:p w14:paraId="4D38380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0CB23A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C23FB8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B759B40"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9D1BB7B"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0E123BF2"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6C9279B8"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A547AA2"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25F17D2F"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C5C2FDE"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37A52F8A"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571D9D72" w14:textId="77777777" w:rsidR="00021829" w:rsidRDefault="00021829" w:rsidP="00071854">
      <w:pPr>
        <w:spacing w:before="0" w:beforeAutospacing="0" w:after="0" w:afterAutospacing="0" w:line="360" w:lineRule="auto"/>
        <w:rPr>
          <w:rFonts w:ascii="Times New Roman" w:eastAsia="Times New Roman" w:hAnsi="Times New Roman" w:cs="David"/>
          <w:sz w:val="24"/>
          <w:szCs w:val="24"/>
          <w:rtl/>
        </w:rPr>
      </w:pPr>
      <w:r>
        <w:rPr>
          <w:rFonts w:ascii="Times New Roman" w:eastAsia="Times New Roman" w:hAnsi="Times New Roman" w:cs="David"/>
          <w:sz w:val="24"/>
          <w:szCs w:val="24"/>
          <w:rtl/>
        </w:rPr>
        <w:br w:type="page"/>
      </w:r>
    </w:p>
    <w:p w14:paraId="262DEFDD" w14:textId="77777777" w:rsidR="00071854" w:rsidRPr="00071854" w:rsidRDefault="00071854" w:rsidP="00071854">
      <w:pPr>
        <w:spacing w:before="0" w:beforeAutospacing="0" w:after="0" w:afterAutospacing="0" w:line="360" w:lineRule="auto"/>
        <w:rPr>
          <w:rFonts w:ascii="Times New Roman" w:eastAsia="Times New Roman" w:hAnsi="Times New Roman" w:cs="David"/>
          <w:sz w:val="24"/>
          <w:szCs w:val="24"/>
          <w:rtl/>
        </w:rPr>
      </w:pPr>
    </w:p>
    <w:p w14:paraId="4B57B5C5" w14:textId="77777777" w:rsidR="00525E96" w:rsidRPr="00672C76" w:rsidRDefault="00525E96" w:rsidP="00525E9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EE52127" w14:textId="77777777" w:rsidR="00525E96" w:rsidRPr="00B27B4C" w:rsidRDefault="00525E96" w:rsidP="00525E9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1A361450C164810808806455634C7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735C629"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E5303C7D7A54410A876A77D92AEBA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4FFE970" w14:textId="77777777" w:rsidR="00525E96" w:rsidRPr="00B27B4C" w:rsidRDefault="00FF6AAC" w:rsidP="00525E9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09" w:author="Kook Sec" w:date="2021-05-09T14:02:00Z">
            <w:r>
              <w:rPr>
                <w:rFonts w:ascii="Times New Roman" w:eastAsia="Times New Roman" w:hAnsi="Times New Roman" w:cs="David"/>
                <w:color w:val="008000"/>
                <w:sz w:val="24"/>
                <w:szCs w:val="24"/>
                <w:rtl/>
                <w:lang w:eastAsia="he-IL"/>
              </w:rPr>
              <w:t xml:space="preserve">  א.מ. ישראל מגורים פיתוח בע"מ</w:t>
            </w:r>
            <w:r>
              <w:rPr>
                <w:rFonts w:ascii="Times New Roman" w:eastAsia="Times New Roman" w:hAnsi="Times New Roman" w:cs="David"/>
                <w:color w:val="008000"/>
                <w:sz w:val="24"/>
                <w:szCs w:val="24"/>
                <w:rtl/>
                <w:lang w:eastAsia="he-IL"/>
              </w:rPr>
              <w:br/>
              <w:t xml:space="preserve"> יוני נתניהו 1 ג' אור יהודה</w:t>
            </w:r>
            <w:r>
              <w:rPr>
                <w:rFonts w:ascii="Times New Roman" w:eastAsia="Times New Roman" w:hAnsi="Times New Roman" w:cs="David"/>
                <w:color w:val="008000"/>
                <w:sz w:val="24"/>
                <w:szCs w:val="24"/>
                <w:rtl/>
                <w:lang w:eastAsia="he-IL"/>
              </w:rPr>
              <w:br/>
              <w:t xml:space="preserve">513313148      </w:t>
            </w:r>
            <w:r>
              <w:rPr>
                <w:rFonts w:ascii="Times New Roman" w:eastAsia="Times New Roman" w:hAnsi="Times New Roman" w:cs="David"/>
                <w:color w:val="008000"/>
                <w:sz w:val="24"/>
                <w:szCs w:val="24"/>
                <w:rtl/>
                <w:lang w:eastAsia="he-IL"/>
              </w:rPr>
              <w:br/>
            </w:r>
          </w:ins>
        </w:p>
      </w:sdtContent>
    </w:sdt>
    <w:p w14:paraId="08AB3FAA" w14:textId="77777777" w:rsidR="00525E96" w:rsidRPr="000D7804" w:rsidRDefault="00525E96" w:rsidP="00525E96">
      <w:pPr>
        <w:widowControl w:val="0"/>
        <w:spacing w:before="0" w:beforeAutospacing="0" w:after="0" w:afterAutospacing="0" w:line="240" w:lineRule="auto"/>
        <w:jc w:val="both"/>
        <w:rPr>
          <w:rFonts w:ascii="Times New Roman" w:eastAsia="Times New Roman" w:hAnsi="Times New Roman" w:cs="David"/>
          <w:color w:val="008000"/>
          <w:sz w:val="10"/>
          <w:szCs w:val="10"/>
          <w:rtl/>
          <w:lang w:eastAsia="he-IL"/>
          <w:rPrChange w:id="110" w:author="Kook Sec" w:date="2021-05-09T14:13:00Z">
            <w:rPr>
              <w:rFonts w:ascii="Times New Roman" w:eastAsia="Times New Roman" w:hAnsi="Times New Roman" w:cs="David"/>
              <w:color w:val="008000"/>
              <w:sz w:val="24"/>
              <w:szCs w:val="24"/>
              <w:rtl/>
              <w:lang w:eastAsia="he-IL"/>
            </w:rPr>
          </w:rPrChange>
        </w:rPr>
      </w:pPr>
    </w:p>
    <w:p w14:paraId="2CB6054C"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DF5F259"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F5F33F2" w14:textId="77777777" w:rsidR="00525E96" w:rsidRPr="00B27B4C" w:rsidRDefault="00525E96" w:rsidP="00525E9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4258AF2B" w14:textId="77777777" w:rsidR="00525E96" w:rsidRPr="00B27B4C" w:rsidRDefault="00525E96" w:rsidP="00525E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44DFCF"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CF90CF051704F069974CC157BFF67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1" w:author="Kook Sec" w:date="2021-05-09T14:14:00Z">
            <w:r w:rsidR="000D7804">
              <w:rPr>
                <w:rFonts w:ascii="Times New Roman" w:eastAsia="Times New Roman" w:hAnsi="Times New Roman" w:cs="David"/>
                <w:color w:val="008000"/>
                <w:sz w:val="24"/>
                <w:szCs w:val="24"/>
                <w:rtl/>
                <w:lang w:eastAsia="he-IL"/>
              </w:rPr>
              <w:t xml:space="preserve"> אגסי רימון ניהול השקעות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7DAB7E85D7C34BA49579DEA4F6123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2" w:author="Kook Sec" w:date="2021-05-09T14:14:00Z">
            <w:r w:rsidR="000D7804">
              <w:rPr>
                <w:rFonts w:ascii="Times New Roman" w:eastAsia="Times New Roman" w:hAnsi="Times New Roman" w:cs="David"/>
                <w:color w:val="008000"/>
                <w:sz w:val="24"/>
                <w:szCs w:val="24"/>
                <w:rtl/>
                <w:lang w:eastAsia="he-IL"/>
              </w:rPr>
              <w:t xml:space="preserve"> אגסי רימון ניהול השקעות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F501A516AC97401FA0671F71236B5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3" w:author="Kook Sec" w:date="2021-05-09T14:14:00Z">
            <w:r w:rsidR="000D7804">
              <w:rPr>
                <w:rFonts w:ascii="Times New Roman" w:eastAsia="Times New Roman" w:hAnsi="Times New Roman" w:cs="David"/>
                <w:color w:val="008000"/>
                <w:sz w:val="24"/>
                <w:szCs w:val="24"/>
                <w:rtl/>
                <w:lang w:eastAsia="he-IL"/>
              </w:rPr>
              <w:t xml:space="preserve"> אגסי רימון ניהול השקעות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04AE435" w14:textId="77777777" w:rsidR="00525E96" w:rsidRPr="000D7804" w:rsidRDefault="00525E96" w:rsidP="00525E96">
      <w:pPr>
        <w:widowControl w:val="0"/>
        <w:spacing w:before="0" w:beforeAutospacing="0" w:after="0" w:afterAutospacing="0" w:line="360" w:lineRule="auto"/>
        <w:jc w:val="both"/>
        <w:rPr>
          <w:rFonts w:ascii="Times New Roman" w:eastAsia="Times New Roman" w:hAnsi="Times New Roman" w:cs="David"/>
          <w:sz w:val="10"/>
          <w:szCs w:val="10"/>
          <w:rtl/>
          <w:lang w:eastAsia="he-IL"/>
          <w:rPrChange w:id="114" w:author="Kook Sec" w:date="2021-05-09T14:14:00Z">
            <w:rPr>
              <w:rFonts w:ascii="Times New Roman" w:eastAsia="Times New Roman" w:hAnsi="Times New Roman" w:cs="David"/>
              <w:sz w:val="24"/>
              <w:szCs w:val="24"/>
              <w:rtl/>
              <w:lang w:eastAsia="he-IL"/>
            </w:rPr>
          </w:rPrChange>
        </w:rPr>
      </w:pPr>
    </w:p>
    <w:p w14:paraId="0421C78F"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E4FD3303F7B4BF39D4A838C3FD342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5" w:author="Kook Sec" w:date="2021-05-09T14:14:00Z">
            <w:r w:rsidR="000D7804">
              <w:rPr>
                <w:rFonts w:ascii="Times New Roman" w:eastAsia="Times New Roman" w:hAnsi="Times New Roman" w:cs="David"/>
                <w:color w:val="008000"/>
                <w:sz w:val="24"/>
                <w:szCs w:val="24"/>
                <w:rtl/>
                <w:lang w:eastAsia="he-IL"/>
              </w:rPr>
              <w:t xml:space="preserve"> אגסי רימון ניהול השקעות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55FEA22BD30747E283D566817C52B6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5B5631">
            <w:rPr>
              <w:rFonts w:ascii="Times New Roman" w:eastAsia="Times New Roman" w:hAnsi="Times New Roman" w:cs="David" w:hint="cs"/>
              <w:bCs/>
              <w:color w:val="00B0F0"/>
              <w:sz w:val="24"/>
              <w:szCs w:val="24"/>
              <w:rtl/>
              <w:lang w:eastAsia="he-IL"/>
            </w:rPr>
            <w:t>יועץ ביסוס קרקע</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F153463B2074C8793344817CAA2B5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16" w:author="Kook Sec" w:date="2021-05-09T14:07:00Z">
            <w:r w:rsidR="00FF6AAC">
              <w:rPr>
                <w:rFonts w:ascii="Times New Roman" w:eastAsia="Times New Roman" w:hAnsi="Times New Roman" w:cs="David" w:hint="cs"/>
                <w:bCs/>
                <w:color w:val="008000"/>
                <w:sz w:val="24"/>
                <w:szCs w:val="24"/>
                <w:rtl/>
                <w:lang w:eastAsia="he-IL"/>
              </w:rPr>
              <w:t>א.מ. ישראל מגורים פיתוח בע"מ</w:t>
            </w:r>
          </w:ins>
        </w:sdtContent>
      </w:sdt>
      <w:r w:rsidRPr="00B27B4C">
        <w:rPr>
          <w:rFonts w:ascii="Times New Roman" w:eastAsia="Times New Roman" w:hAnsi="Times New Roman" w:cs="David" w:hint="cs"/>
          <w:color w:val="008000"/>
          <w:sz w:val="24"/>
          <w:szCs w:val="24"/>
          <w:rtl/>
          <w:lang w:eastAsia="he-IL"/>
        </w:rPr>
        <w:t>.</w:t>
      </w:r>
    </w:p>
    <w:p w14:paraId="1EF167A2" w14:textId="77777777" w:rsidR="00525E96" w:rsidRPr="000D7804" w:rsidRDefault="00525E96" w:rsidP="00525E96">
      <w:pPr>
        <w:widowControl w:val="0"/>
        <w:spacing w:before="0" w:beforeAutospacing="0" w:after="0" w:afterAutospacing="0" w:line="360" w:lineRule="auto"/>
        <w:jc w:val="both"/>
        <w:rPr>
          <w:rFonts w:ascii="Times New Roman" w:eastAsia="Times New Roman" w:hAnsi="Times New Roman" w:cs="David"/>
          <w:sz w:val="10"/>
          <w:szCs w:val="10"/>
          <w:rtl/>
          <w:lang w:eastAsia="he-IL"/>
          <w:rPrChange w:id="117" w:author="Kook Sec" w:date="2021-05-09T14:14:00Z">
            <w:rPr>
              <w:rFonts w:ascii="Times New Roman" w:eastAsia="Times New Roman" w:hAnsi="Times New Roman" w:cs="David"/>
              <w:sz w:val="24"/>
              <w:szCs w:val="24"/>
              <w:rtl/>
              <w:lang w:eastAsia="he-IL"/>
            </w:rPr>
          </w:rPrChange>
        </w:rPr>
      </w:pPr>
    </w:p>
    <w:p w14:paraId="2E216B8C"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E7BCCB2970414DA399FCAF92B1EFCC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8" w:author="Kook Sec" w:date="2021-05-09T14:14:00Z">
            <w:r w:rsidR="000D7804">
              <w:rPr>
                <w:rFonts w:ascii="Times New Roman" w:eastAsia="Times New Roman" w:hAnsi="Times New Roman" w:cs="David"/>
                <w:color w:val="008000"/>
                <w:sz w:val="24"/>
                <w:szCs w:val="24"/>
                <w:rtl/>
                <w:lang w:eastAsia="he-IL"/>
              </w:rPr>
              <w:t xml:space="preserve"> אגסי רימון ניהול השקעות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327AE74" w14:textId="77777777" w:rsidR="00525E96" w:rsidRPr="000D7804"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119" w:author="Kook Sec" w:date="2021-05-09T14:13:00Z">
            <w:rPr>
              <w:rFonts w:ascii="Times New Roman" w:eastAsia="Times New Roman" w:hAnsi="Times New Roman" w:cs="David"/>
              <w:sz w:val="24"/>
              <w:szCs w:val="24"/>
              <w:rtl/>
              <w:lang w:eastAsia="he-IL"/>
            </w:rPr>
          </w:rPrChange>
        </w:rPr>
      </w:pPr>
    </w:p>
    <w:p w14:paraId="345C74C1" w14:textId="77777777" w:rsidR="00525E96" w:rsidRPr="00B27B4C" w:rsidRDefault="00525E96" w:rsidP="00525E9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B9690DDE4D45888176BE9B03C37F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20" w:author="Kook Sec" w:date="2021-05-09T14:14:00Z">
            <w:r w:rsidR="000D7804">
              <w:rPr>
                <w:rFonts w:ascii="Times New Roman" w:eastAsia="Times New Roman" w:hAnsi="Times New Roman" w:cs="David"/>
                <w:color w:val="008000"/>
                <w:sz w:val="24"/>
                <w:szCs w:val="24"/>
                <w:rtl/>
                <w:lang w:eastAsia="he-IL"/>
              </w:rPr>
              <w:t xml:space="preserve"> אגסי רימון ניהול השקעות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9F7D712" w14:textId="77777777" w:rsidR="00525E96" w:rsidRPr="000D7804" w:rsidRDefault="00525E96" w:rsidP="00525E96">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121" w:author="Kook Sec" w:date="2021-05-09T14:13:00Z">
            <w:rPr>
              <w:rFonts w:ascii="Times New Roman" w:eastAsia="Times New Roman" w:hAnsi="Times New Roman" w:cs="David"/>
              <w:sz w:val="24"/>
              <w:szCs w:val="24"/>
              <w:rtl/>
              <w:lang w:eastAsia="he-IL"/>
            </w:rPr>
          </w:rPrChange>
        </w:rPr>
      </w:pPr>
    </w:p>
    <w:p w14:paraId="1402A7E8"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4F02501" w14:textId="77777777" w:rsidR="00525E96" w:rsidRPr="000D7804" w:rsidRDefault="00525E96" w:rsidP="00525E96">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122" w:author="Kook Sec" w:date="2021-05-09T14:13:00Z">
            <w:rPr>
              <w:rFonts w:ascii="Times New Roman" w:eastAsia="Times New Roman" w:hAnsi="Times New Roman" w:cs="David"/>
              <w:sz w:val="24"/>
              <w:szCs w:val="24"/>
              <w:rtl/>
              <w:lang w:eastAsia="he-IL"/>
            </w:rPr>
          </w:rPrChange>
        </w:rPr>
      </w:pPr>
    </w:p>
    <w:p w14:paraId="4BC87A45"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50779E9" w14:textId="77777777" w:rsidR="00525E96" w:rsidRPr="000D7804" w:rsidRDefault="00525E96" w:rsidP="00525E96">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123" w:author="Kook Sec" w:date="2021-05-09T14:13:00Z">
            <w:rPr>
              <w:rFonts w:ascii="Times New Roman" w:eastAsia="Times New Roman" w:hAnsi="Times New Roman" w:cs="David"/>
              <w:sz w:val="24"/>
              <w:szCs w:val="24"/>
              <w:rtl/>
              <w:lang w:eastAsia="he-IL"/>
            </w:rPr>
          </w:rPrChange>
        </w:rPr>
      </w:pPr>
    </w:p>
    <w:p w14:paraId="6ADCDF78" w14:textId="77777777" w:rsidR="00525E96" w:rsidRPr="00B27B4C" w:rsidRDefault="00525E96" w:rsidP="00525E9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675FA27" w14:textId="77777777" w:rsidR="00525E96" w:rsidRPr="00B27B4C" w:rsidRDefault="00525E96" w:rsidP="00525E9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70A71DF"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6BF71B3" w14:textId="77777777" w:rsidR="00525E96" w:rsidRPr="00435A20" w:rsidRDefault="00525E96" w:rsidP="00525E9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497992E7" w14:textId="77777777" w:rsidR="00525E96" w:rsidRPr="009130F0" w:rsidRDefault="00525E96" w:rsidP="00525E9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8058E92" w14:textId="77777777" w:rsidR="00525E96" w:rsidRPr="000525E5" w:rsidRDefault="00525E96" w:rsidP="00525E9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del w:id="124" w:author="Kook Sec" w:date="2021-05-09T14:13:00Z">
        <w:r w:rsidRPr="009130F0" w:rsidDel="000D7804">
          <w:rPr>
            <w:rFonts w:ascii="Times New Roman" w:eastAsia="Times New Roman" w:hAnsi="Times New Roman" w:cs="David" w:hint="cs"/>
            <w:color w:val="00B0F0"/>
            <w:sz w:val="24"/>
            <w:szCs w:val="24"/>
            <w:rtl/>
            <w:lang w:eastAsia="he-IL"/>
          </w:rPr>
          <w:delText xml:space="preserve">                </w:delText>
        </w:r>
        <w:r w:rsidDel="000D7804">
          <w:rPr>
            <w:rFonts w:ascii="Times New Roman" w:eastAsia="Times New Roman" w:hAnsi="Times New Roman" w:cs="David" w:hint="cs"/>
            <w:color w:val="00B0F0"/>
            <w:sz w:val="24"/>
            <w:szCs w:val="24"/>
            <w:lang w:eastAsia="he-IL"/>
          </w:rPr>
          <w:delText xml:space="preserve">   </w:delText>
        </w:r>
      </w:del>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CEF94E080184B16A9352DA6B61F10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25" w:author="Kook Sec" w:date="2021-05-09T14:14:00Z">
            <w:r w:rsidR="000D7804">
              <w:rPr>
                <w:rFonts w:ascii="Times New Roman" w:eastAsia="Times New Roman" w:hAnsi="Times New Roman" w:cs="David" w:hint="cs"/>
                <w:color w:val="00B0F0"/>
                <w:sz w:val="24"/>
                <w:szCs w:val="24"/>
                <w:u w:val="single"/>
                <w:rtl/>
                <w:lang w:eastAsia="he-IL"/>
              </w:rPr>
              <w:t xml:space="preserve"> אגסי רימון ניהול השקעות בע"מ</w:t>
            </w:r>
          </w:ins>
        </w:sdtContent>
      </w:sdt>
    </w:p>
    <w:p w14:paraId="683B4B08" w14:textId="77777777" w:rsidR="00525E96" w:rsidRPr="000D7804"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16"/>
          <w:szCs w:val="16"/>
          <w:rtl/>
          <w:lang w:eastAsia="he-IL"/>
          <w:rPrChange w:id="126" w:author="Kook Sec" w:date="2021-05-09T14:14:00Z">
            <w:rPr>
              <w:rFonts w:ascii="Times New Roman" w:eastAsia="Times New Roman" w:hAnsi="Times New Roman" w:cs="David"/>
              <w:sz w:val="24"/>
              <w:szCs w:val="24"/>
              <w:rtl/>
              <w:lang w:eastAsia="he-IL"/>
            </w:rPr>
          </w:rPrChange>
        </w:rPr>
      </w:pPr>
    </w:p>
    <w:p w14:paraId="45BA637F"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A87E711"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AB8282D" w14:textId="77777777" w:rsidR="00525E96" w:rsidRPr="00B27B4C" w:rsidRDefault="00525E96" w:rsidP="00525E9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5EA3E9C" w14:textId="77777777" w:rsidR="00525E96" w:rsidRPr="00B27B4C" w:rsidRDefault="00525E96" w:rsidP="00525E9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670AE9A" w14:textId="77777777" w:rsidR="00525E96" w:rsidRPr="00776496" w:rsidDel="000D7804" w:rsidRDefault="00525E96" w:rsidP="00525E96">
      <w:pPr>
        <w:widowControl w:val="0"/>
        <w:spacing w:before="120" w:beforeAutospacing="0" w:after="60" w:afterAutospacing="0" w:line="240" w:lineRule="auto"/>
        <w:jc w:val="center"/>
        <w:rPr>
          <w:del w:id="127" w:author="Kook Sec" w:date="2021-05-09T14:14:00Z"/>
          <w:rFonts w:ascii="Times New Roman" w:eastAsia="Times New Roman" w:hAnsi="Times New Roman" w:cs="David"/>
          <w:sz w:val="24"/>
          <w:szCs w:val="24"/>
          <w:rtl/>
          <w:lang w:eastAsia="he-IL"/>
        </w:rPr>
      </w:pPr>
    </w:p>
    <w:p w14:paraId="5BE7322B" w14:textId="77777777" w:rsidR="00021829" w:rsidDel="000D7804" w:rsidRDefault="00021829" w:rsidP="00525E96">
      <w:pPr>
        <w:widowControl w:val="0"/>
        <w:spacing w:before="0" w:beforeAutospacing="0" w:after="0" w:afterAutospacing="0" w:line="240" w:lineRule="auto"/>
        <w:jc w:val="center"/>
        <w:rPr>
          <w:del w:id="128" w:author="Kook Sec" w:date="2021-05-09T14:14:00Z"/>
          <w:rFonts w:ascii="Times New Roman" w:eastAsia="Times New Roman" w:hAnsi="Times New Roman" w:cs="David"/>
          <w:bCs/>
          <w:sz w:val="24"/>
          <w:szCs w:val="24"/>
          <w:u w:val="single"/>
          <w:rtl/>
          <w:lang w:eastAsia="he-IL"/>
        </w:rPr>
      </w:pPr>
      <w:del w:id="129" w:author="Kook Sec" w:date="2021-05-09T14:14:00Z">
        <w:r w:rsidDel="000D7804">
          <w:rPr>
            <w:rFonts w:ascii="Times New Roman" w:eastAsia="Times New Roman" w:hAnsi="Times New Roman" w:cs="David"/>
            <w:bCs/>
            <w:sz w:val="24"/>
            <w:szCs w:val="24"/>
            <w:u w:val="single"/>
            <w:rtl/>
            <w:lang w:eastAsia="he-IL"/>
          </w:rPr>
          <w:br w:type="page"/>
        </w:r>
      </w:del>
    </w:p>
    <w:p w14:paraId="4F7C8EEF" w14:textId="77777777" w:rsidR="005B5631" w:rsidRPr="00232692" w:rsidRDefault="005B5631" w:rsidP="000D7804">
      <w:pPr>
        <w:widowControl w:val="0"/>
        <w:spacing w:before="0" w:beforeAutospacing="0" w:after="0" w:afterAutospacing="0" w:line="240" w:lineRule="auto"/>
        <w:jc w:val="center"/>
        <w:rPr>
          <w:rFonts w:ascii="Times New Roman" w:eastAsia="Times New Roman" w:hAnsi="Times New Roman" w:cs="David"/>
          <w:sz w:val="20"/>
          <w:szCs w:val="24"/>
          <w:lang w:eastAsia="he-IL"/>
        </w:rPr>
        <w:pPrChange w:id="130" w:author="Kook Sec" w:date="2021-05-09T14:14:00Z">
          <w:pPr>
            <w:spacing w:before="0" w:beforeAutospacing="0" w:after="0" w:afterAutospacing="0" w:line="240" w:lineRule="auto"/>
            <w:jc w:val="center"/>
          </w:pPr>
        </w:pPrChange>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78845591" w14:textId="77777777" w:rsidR="005B5631" w:rsidRPr="0009511C" w:rsidRDefault="005B5631" w:rsidP="005B5631">
      <w:pPr>
        <w:widowControl w:val="0"/>
        <w:spacing w:before="0" w:beforeAutospacing="0" w:after="0" w:afterAutospacing="0" w:line="240" w:lineRule="auto"/>
        <w:jc w:val="center"/>
        <w:rPr>
          <w:rFonts w:ascii="David" w:eastAsia="Times New Roman" w:hAnsi="David" w:cs="David"/>
          <w:sz w:val="24"/>
          <w:szCs w:val="24"/>
          <w:lang w:eastAsia="he-IL"/>
        </w:rPr>
      </w:pPr>
    </w:p>
    <w:p w14:paraId="07D3875A" w14:textId="77777777" w:rsidR="005B5631" w:rsidRPr="002419E5" w:rsidRDefault="005B5631" w:rsidP="005B5631">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58FC3BEB" w14:textId="77777777" w:rsidR="005B5631" w:rsidRPr="0009511C" w:rsidRDefault="005B5631" w:rsidP="005B5631">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F93975D"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3C22A154"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1793E57D"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1FD7BB50"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3239A9CE"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9341116"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D805D40" w14:textId="77777777" w:rsidR="005B5631" w:rsidRPr="0009511C" w:rsidRDefault="005B5631" w:rsidP="005B5631">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0861514"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2E355EB"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663CDF1"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DE091E3" w14:textId="77777777" w:rsidR="005B5631" w:rsidRPr="0009511C" w:rsidRDefault="005B5631" w:rsidP="005B5631">
      <w:pPr>
        <w:numPr>
          <w:ilvl w:val="0"/>
          <w:numId w:val="3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B497B32" w14:textId="77777777" w:rsidR="005B5631" w:rsidRPr="002419E5" w:rsidRDefault="005B5631" w:rsidP="005B563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D07FCD0" w14:textId="77777777" w:rsidR="005B5631" w:rsidRDefault="005B5631" w:rsidP="005B5631">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167A94A0" w14:textId="77777777" w:rsidR="005B5631" w:rsidRPr="00400B84" w:rsidRDefault="005B5631" w:rsidP="005B563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5B5631" w:rsidRPr="0009511C" w14:paraId="41E10355" w14:textId="77777777" w:rsidTr="00FF6AA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7A48887"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E168B0A"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5B5631" w:rsidRPr="0009511C" w14:paraId="53CE5235" w14:textId="77777777" w:rsidTr="00FF6AA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049A1BA"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5B5631" w:rsidRPr="0009511C" w14:paraId="010C153E" w14:textId="77777777" w:rsidTr="00FF6AA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D349BFD"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650FF7E"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C6662A8"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7EE3B7B8"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5B5631" w:rsidRPr="0009511C" w14:paraId="5A85F80F" w14:textId="77777777" w:rsidTr="00FF6AAC">
        <w:trPr>
          <w:trHeight w:val="551"/>
        </w:trPr>
        <w:tc>
          <w:tcPr>
            <w:tcW w:w="4068" w:type="dxa"/>
            <w:tcBorders>
              <w:top w:val="single" w:sz="4" w:space="0" w:color="auto"/>
              <w:left w:val="single" w:sz="4" w:space="0" w:color="auto"/>
              <w:bottom w:val="single" w:sz="4" w:space="0" w:color="auto"/>
              <w:right w:val="single" w:sz="4" w:space="0" w:color="auto"/>
            </w:tcBorders>
            <w:hideMark/>
          </w:tcPr>
          <w:p w14:paraId="4797A7B1"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00905AC"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52B6AA8"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DA77A56" w14:textId="77777777" w:rsidR="005B5631" w:rsidRPr="0009511C" w:rsidRDefault="005B5631" w:rsidP="00FF6AAC">
            <w:pPr>
              <w:spacing w:before="0" w:beforeAutospacing="0" w:after="0" w:afterAutospacing="0" w:line="240" w:lineRule="auto"/>
              <w:ind w:left="50" w:right="78"/>
              <w:rPr>
                <w:rFonts w:ascii="David" w:eastAsia="Calibri" w:hAnsi="David" w:cs="David"/>
                <w:b/>
                <w:sz w:val="24"/>
                <w:szCs w:val="24"/>
                <w:rtl/>
                <w:lang w:eastAsia="he-IL"/>
              </w:rPr>
            </w:pPr>
          </w:p>
          <w:p w14:paraId="5D0CFDC5" w14:textId="77777777" w:rsidR="005B5631" w:rsidRPr="0009511C" w:rsidRDefault="005B5631" w:rsidP="00FF6AA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670682D" w14:textId="77777777" w:rsidR="005B5631" w:rsidRPr="0009511C" w:rsidRDefault="005B5631" w:rsidP="00FF6AA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159589F" w14:textId="77777777" w:rsidR="005B5631" w:rsidRPr="0009511C" w:rsidRDefault="005B5631" w:rsidP="00FF6AAC">
            <w:pPr>
              <w:spacing w:before="0" w:beforeAutospacing="0" w:after="0" w:afterAutospacing="0" w:line="240" w:lineRule="auto"/>
              <w:ind w:left="50" w:right="78"/>
              <w:rPr>
                <w:rFonts w:ascii="David" w:eastAsia="Calibri" w:hAnsi="David" w:cs="David"/>
                <w:b/>
                <w:sz w:val="24"/>
                <w:szCs w:val="24"/>
                <w:rtl/>
                <w:lang w:eastAsia="he-IL"/>
              </w:rPr>
            </w:pPr>
          </w:p>
          <w:p w14:paraId="4BA9902C" w14:textId="77777777" w:rsidR="005B5631" w:rsidRPr="0009511C" w:rsidRDefault="005B5631" w:rsidP="00FF6AA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30CBB9B" w14:textId="77777777" w:rsidR="005B5631" w:rsidRPr="0009511C" w:rsidRDefault="005B5631" w:rsidP="00FF6AAC">
            <w:pPr>
              <w:spacing w:before="0" w:beforeAutospacing="0" w:after="0" w:afterAutospacing="0" w:line="240" w:lineRule="auto"/>
              <w:ind w:left="50" w:right="78"/>
              <w:rPr>
                <w:rFonts w:ascii="David" w:eastAsia="Calibri" w:hAnsi="David" w:cs="David"/>
                <w:b/>
                <w:sz w:val="24"/>
                <w:szCs w:val="24"/>
                <w:rtl/>
                <w:lang w:eastAsia="he-IL"/>
              </w:rPr>
            </w:pPr>
          </w:p>
        </w:tc>
      </w:tr>
      <w:tr w:rsidR="005B5631" w:rsidRPr="0009511C" w14:paraId="28372019" w14:textId="77777777" w:rsidTr="00FF6AAC">
        <w:trPr>
          <w:trHeight w:val="571"/>
        </w:trPr>
        <w:tc>
          <w:tcPr>
            <w:tcW w:w="4068" w:type="dxa"/>
            <w:tcBorders>
              <w:top w:val="single" w:sz="4" w:space="0" w:color="auto"/>
              <w:left w:val="single" w:sz="4" w:space="0" w:color="auto"/>
              <w:bottom w:val="single" w:sz="4" w:space="0" w:color="auto"/>
              <w:right w:val="single" w:sz="4" w:space="0" w:color="auto"/>
            </w:tcBorders>
            <w:hideMark/>
          </w:tcPr>
          <w:p w14:paraId="608A2D9D"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004DBE5"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5749D55"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C4A81D" w14:textId="77777777" w:rsidR="005B5631" w:rsidRPr="0009511C" w:rsidRDefault="005B5631" w:rsidP="00FF6AA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4721909" w14:textId="77777777" w:rsidR="005B5631" w:rsidRPr="0009511C" w:rsidRDefault="005B5631" w:rsidP="00FF6AAC">
            <w:pPr>
              <w:spacing w:before="0" w:beforeAutospacing="0" w:after="0" w:afterAutospacing="0" w:line="256" w:lineRule="auto"/>
              <w:rPr>
                <w:rFonts w:ascii="David" w:eastAsia="Calibri" w:hAnsi="David" w:cs="David"/>
                <w:b/>
                <w:sz w:val="24"/>
                <w:szCs w:val="24"/>
                <w:lang w:eastAsia="he-IL"/>
              </w:rPr>
            </w:pPr>
          </w:p>
        </w:tc>
      </w:tr>
      <w:tr w:rsidR="005B5631" w:rsidRPr="0009511C" w14:paraId="0D130081" w14:textId="77777777" w:rsidTr="00FF6AAC">
        <w:trPr>
          <w:trHeight w:val="391"/>
        </w:trPr>
        <w:tc>
          <w:tcPr>
            <w:tcW w:w="4068" w:type="dxa"/>
            <w:tcBorders>
              <w:top w:val="single" w:sz="4" w:space="0" w:color="auto"/>
              <w:left w:val="single" w:sz="4" w:space="0" w:color="auto"/>
              <w:bottom w:val="single" w:sz="4" w:space="0" w:color="auto"/>
              <w:right w:val="single" w:sz="4" w:space="0" w:color="auto"/>
            </w:tcBorders>
            <w:hideMark/>
          </w:tcPr>
          <w:p w14:paraId="65D730E7"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B7BF53F"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D7C37DF" w14:textId="77777777" w:rsidR="005B5631" w:rsidRPr="0009511C" w:rsidRDefault="005B5631" w:rsidP="00FF6AAC">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1783284" w14:textId="77777777" w:rsidR="005B5631" w:rsidRPr="0009511C" w:rsidRDefault="005B5631" w:rsidP="00FF6AA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36B6E3" w14:textId="77777777" w:rsidR="005B5631" w:rsidRPr="0009511C" w:rsidRDefault="005B5631" w:rsidP="00FF6AAC">
            <w:pPr>
              <w:spacing w:before="0" w:beforeAutospacing="0" w:after="0" w:afterAutospacing="0" w:line="256" w:lineRule="auto"/>
              <w:rPr>
                <w:rFonts w:ascii="David" w:eastAsia="Calibri" w:hAnsi="David" w:cs="David"/>
                <w:b/>
                <w:sz w:val="24"/>
                <w:szCs w:val="24"/>
                <w:lang w:eastAsia="he-IL"/>
              </w:rPr>
            </w:pPr>
          </w:p>
        </w:tc>
      </w:tr>
    </w:tbl>
    <w:p w14:paraId="2D0706C4" w14:textId="77777777" w:rsidR="005B5631" w:rsidRPr="0009511C" w:rsidRDefault="005B5631" w:rsidP="005B5631">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5B5631" w:rsidRPr="0009511C" w14:paraId="41A4A47B" w14:textId="77777777" w:rsidTr="00FF6AA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19B65FF"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5B5631" w:rsidRPr="0009511C" w14:paraId="18CDBEF1" w14:textId="77777777" w:rsidTr="00FF6AA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446C90A"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A9B7F72"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p>
          <w:p w14:paraId="0A74E0BB"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0DE0EC5"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1E9752F"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44148D8"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79445DC"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E48D605"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B477A7F"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10333D92"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5B5631" w:rsidRPr="0009511C" w14:paraId="4B62BB5D" w14:textId="77777777" w:rsidTr="00FF6AA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822E02B" w14:textId="77777777" w:rsidR="005B5631" w:rsidRPr="0009511C" w:rsidRDefault="005B5631" w:rsidP="00FF6AAC">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CFEA970" w14:textId="77777777" w:rsidR="005B5631" w:rsidRPr="0009511C" w:rsidRDefault="005B5631" w:rsidP="00FF6AAC">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0B70308" w14:textId="77777777" w:rsidR="005B5631" w:rsidRPr="0009511C" w:rsidRDefault="005B5631" w:rsidP="00FF6AAC">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7FC1F79" w14:textId="77777777" w:rsidR="005B5631" w:rsidRPr="0009511C" w:rsidRDefault="005B5631" w:rsidP="00FF6AAC">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E504F6F" w14:textId="77777777" w:rsidR="005B5631" w:rsidRPr="0009511C" w:rsidRDefault="005B5631" w:rsidP="00FF6AAC">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A040D26"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8792AA4"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B65CC7D" w14:textId="77777777" w:rsidR="005B5631" w:rsidRPr="0009511C" w:rsidRDefault="005B5631" w:rsidP="00FF6AAC">
            <w:pPr>
              <w:spacing w:before="0" w:beforeAutospacing="0" w:after="0" w:afterAutospacing="0" w:line="256" w:lineRule="auto"/>
              <w:rPr>
                <w:rFonts w:ascii="David" w:eastAsia="Calibri" w:hAnsi="David" w:cs="David"/>
                <w:sz w:val="24"/>
                <w:szCs w:val="24"/>
                <w:lang w:eastAsia="he-IL"/>
              </w:rPr>
            </w:pPr>
          </w:p>
        </w:tc>
      </w:tr>
      <w:tr w:rsidR="005B5631" w:rsidRPr="0009511C" w14:paraId="4D35B541" w14:textId="77777777" w:rsidTr="00FF6AA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5BAC477"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90FCF5E"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E92FD39"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80956C4"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95255A1"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6ABAC59"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2FFA846"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4E76C61" w14:textId="77777777" w:rsidR="005B5631" w:rsidRPr="0009511C" w:rsidRDefault="005B5631" w:rsidP="00FF6AA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5B5631" w:rsidRPr="0009511C" w14:paraId="46C14E2A" w14:textId="77777777" w:rsidTr="00FF6AA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0776DA9"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0B6A737"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A39B303"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2953F40"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2A846D4"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CB1FEEB"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38D5749"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05A6429" w14:textId="77777777" w:rsidR="005B5631" w:rsidRPr="0009511C" w:rsidRDefault="005B5631" w:rsidP="00FF6AA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5B5631" w:rsidRPr="0009511C" w14:paraId="3E62C5BB" w14:textId="77777777" w:rsidTr="00FF6AA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0E06FDD"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D301327" w14:textId="77777777" w:rsidR="005B5631" w:rsidRPr="0009511C" w:rsidRDefault="005B5631" w:rsidP="00FF6AAC">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85B9CE7" w14:textId="77777777" w:rsidR="005B5631" w:rsidRPr="0009511C" w:rsidRDefault="005B5631" w:rsidP="00FF6AAC">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D9F3823" w14:textId="77777777" w:rsidR="005B5631" w:rsidRPr="0009511C" w:rsidRDefault="005B5631" w:rsidP="00FF6AAC">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039780D" w14:textId="77777777" w:rsidR="005B5631" w:rsidRPr="0009511C" w:rsidRDefault="005B5631" w:rsidP="00FF6AAC">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7BF3C67" w14:textId="77777777" w:rsidR="005B5631" w:rsidRPr="0009511C" w:rsidRDefault="005B5631" w:rsidP="00FF6AAC">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E7CFF4D" w14:textId="77777777" w:rsidR="005B5631" w:rsidRPr="0009511C" w:rsidRDefault="005B5631" w:rsidP="00FF6AA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C5B1C8B" w14:textId="77777777" w:rsidR="005B5631" w:rsidRPr="0009511C" w:rsidRDefault="005B5631" w:rsidP="00FF6AAC">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E486A7A" w14:textId="77777777" w:rsidR="005B5631" w:rsidRPr="0009511C" w:rsidRDefault="005B5631" w:rsidP="005B5631">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3A9687AB" w14:textId="77777777" w:rsidTr="00FF6AA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B29B876" w14:textId="77777777" w:rsidR="005B5631" w:rsidRPr="0009511C" w:rsidRDefault="005B5631" w:rsidP="00FF6AA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5B5631" w:rsidRPr="0009511C" w14:paraId="0A611302" w14:textId="77777777" w:rsidTr="00FF6AA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BDF8E40" w14:textId="77777777" w:rsidR="005B5631" w:rsidRPr="0009511C" w:rsidRDefault="005B5631" w:rsidP="00FF6AA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4922DA77" w14:textId="77777777" w:rsidR="005B5631" w:rsidRPr="0009511C" w:rsidRDefault="005B5631" w:rsidP="005B5631">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B5631" w:rsidRPr="0009511C" w14:paraId="4FF7274A" w14:textId="77777777" w:rsidTr="00FF6AA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923DD8C" w14:textId="77777777" w:rsidR="005B5631" w:rsidRPr="0009511C" w:rsidRDefault="005B5631" w:rsidP="00FF6AAC">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5B5631" w:rsidRPr="0009511C" w14:paraId="5A89F76C" w14:textId="77777777" w:rsidTr="00FF6AA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7AB1D25" w14:textId="77777777" w:rsidR="005B5631" w:rsidRPr="0009511C" w:rsidRDefault="005B5631" w:rsidP="00FF6AA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79E5C20C"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7E524210"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5269E0" w:rsidRPr="0009511C" w14:paraId="5F785271" w14:textId="77777777" w:rsidTr="00FF6AA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4BD5BD2" w14:textId="77777777" w:rsidR="005269E0" w:rsidRPr="0009511C" w:rsidRDefault="005269E0" w:rsidP="00FF6AA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5269E0" w:rsidRPr="0009511C" w14:paraId="59C41A36" w14:textId="77777777" w:rsidTr="00FF6AAC">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25FF9A03" w14:textId="77777777" w:rsidR="005269E0" w:rsidRPr="0009511C" w:rsidRDefault="005269E0" w:rsidP="00FF6AAC">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32E8180" w14:textId="77777777" w:rsidR="005269E0" w:rsidRDefault="005269E0" w:rsidP="005B5631">
      <w:pPr>
        <w:spacing w:before="0" w:beforeAutospacing="0" w:after="200" w:afterAutospacing="0" w:line="276" w:lineRule="auto"/>
        <w:rPr>
          <w:rFonts w:ascii="David" w:eastAsia="Calibri" w:hAnsi="David" w:cs="David"/>
          <w:b/>
          <w:bCs/>
          <w:sz w:val="24"/>
          <w:szCs w:val="24"/>
          <w:u w:val="single"/>
          <w:rtl/>
          <w:lang w:eastAsia="he-IL"/>
        </w:rPr>
      </w:pPr>
    </w:p>
    <w:p w14:paraId="3A2AFD51" w14:textId="77777777" w:rsidR="005B5631" w:rsidRPr="0009511C" w:rsidRDefault="005B5631" w:rsidP="005B5631">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1E44E2E5" w14:textId="77777777" w:rsidR="00525E96" w:rsidRPr="00B27B4C" w:rsidRDefault="00525E96" w:rsidP="00525E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3C13632" w14:textId="77777777" w:rsidR="00071854" w:rsidRPr="00071854" w:rsidRDefault="00071854" w:rsidP="00071854">
      <w:pPr>
        <w:spacing w:before="0" w:beforeAutospacing="0" w:after="0" w:afterAutospacing="0" w:line="240" w:lineRule="auto"/>
        <w:rPr>
          <w:rFonts w:ascii="Times New Roman" w:eastAsia="Times New Roman" w:hAnsi="Times New Roman" w:cs="David"/>
          <w:sz w:val="24"/>
          <w:szCs w:val="24"/>
          <w:rtl/>
        </w:rPr>
      </w:pPr>
    </w:p>
    <w:p w14:paraId="3648EF2F" w14:textId="77777777" w:rsidR="005269E0" w:rsidRDefault="005269E0"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270CC1C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lastRenderedPageBreak/>
        <w:t>נספח "ח"</w:t>
      </w:r>
    </w:p>
    <w:p w14:paraId="2F73CC9C" w14:textId="77777777" w:rsidR="00B50A1C" w:rsidRDefault="00B50A1C"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87D4F2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r w:rsidRPr="00071854">
        <w:rPr>
          <w:rFonts w:ascii="Times New Roman" w:eastAsia="Times New Roman" w:hAnsi="Times New Roman" w:cs="David" w:hint="cs"/>
          <w:b/>
          <w:bCs/>
          <w:sz w:val="24"/>
          <w:szCs w:val="24"/>
          <w:u w:val="single"/>
          <w:rtl/>
          <w:lang w:eastAsia="he-IL"/>
        </w:rPr>
        <w:t>רשימת תכניות/דו"חות להנפקה</w:t>
      </w:r>
    </w:p>
    <w:p w14:paraId="4A52FDE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CE4A771" w14:textId="77777777" w:rsidR="00071854" w:rsidRPr="00071854"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דוח קרקע בליווי חתכים ותרשימים רלוונטיים.</w:t>
      </w:r>
    </w:p>
    <w:p w14:paraId="1AF8904A" w14:textId="77777777" w:rsidR="00071854" w:rsidRPr="00B50A1C" w:rsidRDefault="00071854" w:rsidP="00B50A1C">
      <w:pPr>
        <w:widowControl w:val="0"/>
        <w:numPr>
          <w:ilvl w:val="3"/>
          <w:numId w:val="12"/>
        </w:numPr>
        <w:tabs>
          <w:tab w:val="clear" w:pos="3240"/>
          <w:tab w:val="num" w:pos="1080"/>
        </w:tabs>
        <w:spacing w:before="0" w:beforeAutospacing="0" w:after="0" w:afterAutospacing="0" w:line="480" w:lineRule="auto"/>
        <w:ind w:left="1080"/>
        <w:outlineLvl w:val="7"/>
        <w:rPr>
          <w:rFonts w:ascii="Times New Roman" w:eastAsia="Times New Roman" w:hAnsi="Times New Roman" w:cs="David"/>
          <w:sz w:val="24"/>
          <w:szCs w:val="24"/>
          <w:lang w:eastAsia="he-IL"/>
        </w:rPr>
      </w:pPr>
      <w:r w:rsidRPr="00071854">
        <w:rPr>
          <w:rFonts w:ascii="Times New Roman" w:eastAsia="Times New Roman" w:hAnsi="Times New Roman" w:cs="David" w:hint="cs"/>
          <w:sz w:val="24"/>
          <w:szCs w:val="24"/>
          <w:rtl/>
          <w:lang w:eastAsia="he-IL"/>
        </w:rPr>
        <w:t xml:space="preserve">כל שאר תכניות הביצוע המתחייבות מכל תקן ודין לרבות אך לא רק מחלקיו השונים של ת"י 1547 </w:t>
      </w:r>
      <w:r w:rsidRPr="00071854">
        <w:rPr>
          <w:rFonts w:ascii="Times New Roman" w:eastAsia="Times New Roman" w:hAnsi="Times New Roman" w:cs="David"/>
          <w:sz w:val="24"/>
          <w:szCs w:val="24"/>
          <w:rtl/>
          <w:lang w:eastAsia="he-IL"/>
        </w:rPr>
        <w:t>–</w:t>
      </w:r>
      <w:r w:rsidRPr="00071854">
        <w:rPr>
          <w:rFonts w:ascii="Times New Roman" w:eastAsia="Times New Roman" w:hAnsi="Times New Roman" w:cs="David" w:hint="cs"/>
          <w:sz w:val="24"/>
          <w:szCs w:val="24"/>
          <w:rtl/>
          <w:lang w:eastAsia="he-IL"/>
        </w:rPr>
        <w:t xml:space="preserve"> "תכניות ביצוע לבניינים ולעבודות פיתוח סביבתי".</w:t>
      </w:r>
    </w:p>
    <w:p w14:paraId="4CC432A3" w14:textId="77777777" w:rsidR="00071854" w:rsidRPr="00071854" w:rsidRDefault="00071854" w:rsidP="00071854">
      <w:pPr>
        <w:widowControl w:val="0"/>
        <w:spacing w:before="0" w:beforeAutospacing="0" w:after="0" w:afterAutospacing="0" w:line="240" w:lineRule="auto"/>
        <w:ind w:left="1080"/>
        <w:outlineLvl w:val="7"/>
        <w:rPr>
          <w:rFonts w:ascii="Times New Roman" w:eastAsia="Times New Roman" w:hAnsi="Times New Roman" w:cs="David"/>
          <w:sz w:val="24"/>
          <w:szCs w:val="24"/>
          <w:rtl/>
          <w:lang w:eastAsia="he-IL"/>
        </w:rPr>
      </w:pPr>
      <w:r w:rsidRPr="00071854">
        <w:rPr>
          <w:rFonts w:ascii="Times New Roman" w:eastAsia="Times New Roman" w:hAnsi="Times New Roman" w:cs="David" w:hint="cs"/>
          <w:sz w:val="24"/>
          <w:szCs w:val="24"/>
          <w:rtl/>
          <w:lang w:eastAsia="he-IL"/>
        </w:rPr>
        <w:t>כל המסמכים והתכניות יערכו בשפה העברית.</w:t>
      </w:r>
    </w:p>
    <w:p w14:paraId="1DD76332" w14:textId="77777777" w:rsidR="00071854" w:rsidRPr="00071854" w:rsidRDefault="00071854" w:rsidP="00071854">
      <w:pPr>
        <w:widowControl w:val="0"/>
        <w:spacing w:before="0" w:beforeAutospacing="0" w:after="0" w:afterAutospacing="0" w:line="240" w:lineRule="auto"/>
        <w:ind w:left="3240"/>
        <w:outlineLvl w:val="7"/>
        <w:rPr>
          <w:rFonts w:ascii="Times New Roman" w:eastAsia="Times New Roman" w:hAnsi="Times New Roman" w:cs="David"/>
          <w:b/>
          <w:bCs/>
          <w:sz w:val="24"/>
          <w:szCs w:val="24"/>
          <w:u w:val="single"/>
          <w:rtl/>
          <w:lang w:eastAsia="he-IL"/>
        </w:rPr>
      </w:pPr>
    </w:p>
    <w:p w14:paraId="6B052FA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103211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0196B5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A3899D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8738D4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3FF960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F2BCEC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EA89DA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5B4149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885A17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98F50AD"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A16FAE1"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EA3512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A6CD64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C643EF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CD0BBA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EBD11A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659F41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3F56BA5"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92F849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EFF558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481C5E3"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19149D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DCA95AB"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FDCB5C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136B2B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7A73EAE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C069AF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474F9C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69F62F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BA5955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A5F407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338D380"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61686CE"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93E543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0732C35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17C9AE6"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44F4F88"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51AAF669"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26BC0A77"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16EA356C"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21040EF"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3497DC5A"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40ED4622" w14:textId="77777777" w:rsidR="00071854" w:rsidRPr="00071854" w:rsidRDefault="00071854" w:rsidP="00071854">
      <w:pPr>
        <w:widowControl w:val="0"/>
        <w:spacing w:before="0" w:beforeAutospacing="0" w:after="0" w:afterAutospacing="0" w:line="240" w:lineRule="auto"/>
        <w:jc w:val="center"/>
        <w:outlineLvl w:val="7"/>
        <w:rPr>
          <w:rFonts w:ascii="Times New Roman" w:eastAsia="Times New Roman" w:hAnsi="Times New Roman" w:cs="David"/>
          <w:b/>
          <w:bCs/>
          <w:sz w:val="24"/>
          <w:szCs w:val="24"/>
          <w:u w:val="single"/>
          <w:rtl/>
          <w:lang w:eastAsia="he-IL"/>
        </w:rPr>
      </w:pPr>
    </w:p>
    <w:p w14:paraId="69A84D3B" w14:textId="77777777" w:rsidR="00071854" w:rsidRPr="00071854" w:rsidRDefault="00071854" w:rsidP="0007185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8A7CA30" w14:textId="77777777" w:rsidR="00071854" w:rsidRPr="00071854" w:rsidDel="000D7804" w:rsidRDefault="00071854" w:rsidP="00071854">
      <w:pPr>
        <w:widowControl w:val="0"/>
        <w:spacing w:before="0" w:beforeAutospacing="0" w:after="0" w:afterAutospacing="0" w:line="240" w:lineRule="auto"/>
        <w:jc w:val="both"/>
        <w:rPr>
          <w:del w:id="131" w:author="Kook Sec" w:date="2021-05-09T14:14:00Z"/>
          <w:rFonts w:ascii="Times New Roman" w:eastAsia="Times New Roman" w:hAnsi="Times New Roman" w:cs="David"/>
          <w:b/>
          <w:bCs/>
          <w:sz w:val="24"/>
          <w:szCs w:val="24"/>
          <w:u w:val="single"/>
          <w:rtl/>
          <w:lang w:eastAsia="he-IL"/>
        </w:rPr>
      </w:pPr>
    </w:p>
    <w:p w14:paraId="58049A02" w14:textId="77777777" w:rsidR="005269E0" w:rsidDel="000D7804" w:rsidRDefault="005269E0" w:rsidP="00B50A1C">
      <w:pPr>
        <w:widowControl w:val="0"/>
        <w:spacing w:before="0" w:beforeAutospacing="0" w:after="0" w:afterAutospacing="0" w:line="240" w:lineRule="auto"/>
        <w:jc w:val="center"/>
        <w:outlineLvl w:val="7"/>
        <w:rPr>
          <w:ins w:id="132" w:author="רינת הראל" w:date="2020-05-19T12:01:00Z"/>
          <w:del w:id="133" w:author="Kook Sec" w:date="2021-05-09T14:14:00Z"/>
          <w:rFonts w:ascii="Times New Roman" w:eastAsia="Times New Roman" w:hAnsi="Times New Roman" w:cs="David"/>
          <w:b/>
          <w:bCs/>
          <w:sz w:val="20"/>
          <w:szCs w:val="24"/>
          <w:u w:val="single"/>
          <w:rtl/>
          <w:lang w:eastAsia="he-IL"/>
        </w:rPr>
      </w:pPr>
      <w:ins w:id="134" w:author="רינת הראל" w:date="2020-05-19T12:01:00Z">
        <w:del w:id="135" w:author="Kook Sec" w:date="2021-05-09T14:14:00Z">
          <w:r w:rsidDel="000D7804">
            <w:rPr>
              <w:rFonts w:ascii="Times New Roman" w:eastAsia="Times New Roman" w:hAnsi="Times New Roman" w:cs="David"/>
              <w:b/>
              <w:bCs/>
              <w:sz w:val="20"/>
              <w:szCs w:val="24"/>
              <w:u w:val="single"/>
              <w:rtl/>
              <w:lang w:eastAsia="he-IL"/>
            </w:rPr>
            <w:br w:type="page"/>
          </w:r>
        </w:del>
      </w:ins>
    </w:p>
    <w:p w14:paraId="43952142" w14:textId="77777777" w:rsidR="00B50A1C" w:rsidRPr="00B27B4C" w:rsidRDefault="00B50A1C" w:rsidP="000D7804">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Change w:id="136" w:author="Kook Sec" w:date="2021-05-09T14:14:00Z">
          <w:pPr>
            <w:widowControl w:val="0"/>
            <w:spacing w:before="0" w:beforeAutospacing="0" w:after="0" w:afterAutospacing="0" w:line="240" w:lineRule="auto"/>
            <w:jc w:val="center"/>
            <w:outlineLvl w:val="7"/>
          </w:pPr>
        </w:pPrChange>
      </w:pPr>
      <w:r w:rsidRPr="00B27B4C">
        <w:rPr>
          <w:rFonts w:ascii="Times New Roman" w:eastAsia="Times New Roman" w:hAnsi="Times New Roman" w:cs="David" w:hint="cs"/>
          <w:b/>
          <w:bCs/>
          <w:sz w:val="20"/>
          <w:szCs w:val="24"/>
          <w:u w:val="single"/>
          <w:rtl/>
          <w:lang w:eastAsia="he-IL"/>
        </w:rPr>
        <w:t>נספח "ט"</w:t>
      </w:r>
    </w:p>
    <w:p w14:paraId="4B29B558"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A1EDF0B"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D5F55F4"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D714AE1"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528064"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145052"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C5A4B61" w14:textId="77777777" w:rsidR="00B50A1C" w:rsidRPr="00B27B4C" w:rsidRDefault="00FF6AAC" w:rsidP="00B50A1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1B9C92BDC1454A808B53F77D31FC0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37" w:author="Kook Sec" w:date="2021-05-09T14:02:00Z">
            <w:r>
              <w:rPr>
                <w:rFonts w:ascii="Times New Roman" w:eastAsia="Times New Roman" w:hAnsi="Times New Roman" w:cs="David" w:hint="cs"/>
                <w:color w:val="008000"/>
                <w:sz w:val="24"/>
                <w:szCs w:val="24"/>
                <w:rtl/>
                <w:lang w:eastAsia="he-IL"/>
              </w:rPr>
              <w:t xml:space="preserve">  א.מ. ישראל מגורים פיתוח בע"מ</w:t>
            </w:r>
            <w:r>
              <w:rPr>
                <w:rFonts w:ascii="Times New Roman" w:eastAsia="Times New Roman" w:hAnsi="Times New Roman" w:cs="David" w:hint="cs"/>
                <w:color w:val="008000"/>
                <w:sz w:val="24"/>
                <w:szCs w:val="24"/>
                <w:rtl/>
                <w:lang w:eastAsia="he-IL"/>
              </w:rPr>
              <w:br/>
              <w:t xml:space="preserve"> יוני נתניהו 1 ג' אור יהודה</w:t>
            </w:r>
            <w:r>
              <w:rPr>
                <w:rFonts w:ascii="Times New Roman" w:eastAsia="Times New Roman" w:hAnsi="Times New Roman" w:cs="David" w:hint="cs"/>
                <w:color w:val="008000"/>
                <w:sz w:val="24"/>
                <w:szCs w:val="24"/>
                <w:rtl/>
                <w:lang w:eastAsia="he-IL"/>
              </w:rPr>
              <w:br/>
              <w:t xml:space="preserve">513313148      </w:t>
            </w:r>
            <w:r>
              <w:rPr>
                <w:rFonts w:ascii="Times New Roman" w:eastAsia="Times New Roman" w:hAnsi="Times New Roman" w:cs="David" w:hint="cs"/>
                <w:color w:val="008000"/>
                <w:sz w:val="24"/>
                <w:szCs w:val="24"/>
                <w:rtl/>
                <w:lang w:eastAsia="he-IL"/>
              </w:rPr>
              <w:br/>
            </w:r>
          </w:ins>
        </w:sdtContent>
      </w:sdt>
      <w:r w:rsidR="00B50A1C" w:rsidRPr="00B27B4C">
        <w:rPr>
          <w:rFonts w:ascii="Times New Roman" w:eastAsia="Times New Roman" w:hAnsi="Times New Roman" w:cs="David" w:hint="cs"/>
          <w:color w:val="008000"/>
          <w:sz w:val="24"/>
          <w:szCs w:val="24"/>
          <w:rtl/>
          <w:lang w:eastAsia="he-IL"/>
        </w:rPr>
        <w:br/>
      </w:r>
      <w:r w:rsidR="00B50A1C" w:rsidRPr="00B27B4C">
        <w:rPr>
          <w:rFonts w:ascii="Times New Roman" w:eastAsia="Times New Roman" w:hAnsi="Times New Roman" w:cs="David" w:hint="cs"/>
          <w:sz w:val="24"/>
          <w:szCs w:val="24"/>
          <w:rtl/>
          <w:lang w:eastAsia="he-IL"/>
        </w:rPr>
        <w:t>(</w:t>
      </w:r>
      <w:r w:rsidR="00B50A1C" w:rsidRPr="009E0EE6">
        <w:rPr>
          <w:rFonts w:ascii="Times New Roman" w:eastAsia="Times New Roman" w:hAnsi="Times New Roman" w:cs="David" w:hint="cs"/>
          <w:sz w:val="24"/>
          <w:szCs w:val="24"/>
          <w:rtl/>
          <w:lang w:eastAsia="he-IL"/>
        </w:rPr>
        <w:t>המזמין)</w:t>
      </w:r>
    </w:p>
    <w:p w14:paraId="5F0AB02A"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81512B3"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B7B35E5"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0CF5600"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23269A" w14:textId="77777777" w:rsidR="00B50A1C" w:rsidRPr="00B27B4C" w:rsidRDefault="00B50A1C" w:rsidP="00B50A1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DD5BB7468E94D8D9D3E67EEB4C4B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38" w:author="Kook Sec" w:date="2021-05-09T14:14:00Z">
            <w:r w:rsidR="000D7804">
              <w:rPr>
                <w:rFonts w:ascii="Times New Roman" w:eastAsia="Times New Roman" w:hAnsi="Times New Roman" w:cs="David"/>
                <w:color w:val="008000"/>
                <w:sz w:val="24"/>
                <w:szCs w:val="24"/>
                <w:rtl/>
                <w:lang w:eastAsia="he-IL"/>
              </w:rPr>
              <w:t xml:space="preserve"> אגסי רימון ניהול השקעות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238D571FCD04DDB8AD6172CB0D954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39" w:author="Kook Sec" w:date="2021-05-09T14:09:00Z">
            <w:r w:rsidR="000D7804">
              <w:rPr>
                <w:rFonts w:ascii="Times New Roman" w:eastAsia="Times New Roman" w:hAnsi="Times New Roman" w:cs="David"/>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6F1DEB62F6D49A1BC1406D8860800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88CAB4E" w14:textId="77777777" w:rsidR="00B50A1C" w:rsidRPr="00B27B4C" w:rsidRDefault="00B50A1C" w:rsidP="00B50A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7947C24"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6B62BF"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B801EB"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2E679E" w14:textId="77777777" w:rsidR="00B50A1C" w:rsidRPr="00B27B4C" w:rsidRDefault="00B50A1C" w:rsidP="00B50A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49EAAB"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FBC8CE4"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7600CF"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09FA50" w14:textId="77777777" w:rsidR="00B50A1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D4A53C" w14:textId="77777777" w:rsidR="00B50A1C" w:rsidRPr="00B27B4C" w:rsidRDefault="00B50A1C" w:rsidP="00B50A1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2D39DEE" w14:textId="77777777" w:rsidR="00B50A1C" w:rsidRPr="00B27B4C" w:rsidRDefault="00FF6AAC" w:rsidP="00B50A1C">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D777D46540F4FAFBAA132D3BFFA3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0" w:author="Kook Sec" w:date="2021-05-09T14:14:00Z">
            <w:r w:rsidR="000D7804">
              <w:rPr>
                <w:rFonts w:ascii="Times New Roman" w:eastAsia="Times New Roman" w:hAnsi="Times New Roman" w:cs="David" w:hint="cs"/>
                <w:color w:val="00B0F0"/>
                <w:sz w:val="24"/>
                <w:szCs w:val="24"/>
                <w:u w:val="single"/>
                <w:rtl/>
                <w:lang w:eastAsia="he-IL"/>
              </w:rPr>
              <w:t xml:space="preserve"> </w:t>
            </w:r>
          </w:ins>
          <w:ins w:id="141" w:author="Kook Sec" w:date="2021-05-09T14:07:00Z">
            <w:r>
              <w:rPr>
                <w:rFonts w:ascii="Times New Roman" w:eastAsia="Times New Roman" w:hAnsi="Times New Roman" w:cs="David" w:hint="cs"/>
                <w:color w:val="00B0F0"/>
                <w:sz w:val="24"/>
                <w:szCs w:val="24"/>
                <w:u w:val="single"/>
                <w:rtl/>
                <w:lang w:eastAsia="he-IL"/>
              </w:rPr>
              <w:t>אגסי רימון ניהול השקעות בע"מ</w:t>
            </w:r>
          </w:ins>
        </w:sdtContent>
      </w:sdt>
    </w:p>
    <w:p w14:paraId="0B5E709B"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112A62E"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37E0234"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42744BC" w14:textId="77777777" w:rsidR="00B50A1C" w:rsidRPr="00B27B4C" w:rsidRDefault="00B50A1C" w:rsidP="00B50A1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1848A7B" w14:textId="77777777" w:rsidR="00B50A1C" w:rsidRPr="00B27B4C" w:rsidRDefault="00B50A1C" w:rsidP="0002182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220122">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14C174A4" w14:textId="77777777" w:rsidR="00B50A1C" w:rsidRPr="00B27B4C" w:rsidRDefault="00B50A1C" w:rsidP="00B50A1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CA476E4"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4991385F86943DDB82619D674E22F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42" w:author="Kook Sec" w:date="2021-05-09T14:02:00Z">
            <w:r w:rsidR="00FF6AAC">
              <w:rPr>
                <w:rFonts w:ascii="Times New Roman" w:eastAsia="Times New Roman" w:hAnsi="Times New Roman" w:cs="David" w:hint="cs"/>
                <w:color w:val="008000"/>
                <w:sz w:val="24"/>
                <w:szCs w:val="24"/>
                <w:rtl/>
                <w:lang w:eastAsia="he-IL"/>
              </w:rPr>
              <w:t xml:space="preserve">  א.מ. ישראל מגורים פיתוח בע"מ</w:t>
            </w:r>
            <w:r w:rsidR="00FF6AAC">
              <w:rPr>
                <w:rFonts w:ascii="Times New Roman" w:eastAsia="Times New Roman" w:hAnsi="Times New Roman" w:cs="David" w:hint="cs"/>
                <w:color w:val="008000"/>
                <w:sz w:val="24"/>
                <w:szCs w:val="24"/>
                <w:rtl/>
                <w:lang w:eastAsia="he-IL"/>
              </w:rPr>
              <w:br/>
              <w:t xml:space="preserve"> יוני נתניהו 1 ג' אור יהודה</w:t>
            </w:r>
            <w:r w:rsidR="00FF6AAC">
              <w:rPr>
                <w:rFonts w:ascii="Times New Roman" w:eastAsia="Times New Roman" w:hAnsi="Times New Roman" w:cs="David" w:hint="cs"/>
                <w:color w:val="008000"/>
                <w:sz w:val="24"/>
                <w:szCs w:val="24"/>
                <w:rtl/>
                <w:lang w:eastAsia="he-IL"/>
              </w:rPr>
              <w:br/>
              <w:t xml:space="preserve">513313148      </w:t>
            </w:r>
            <w:r w:rsidR="00FF6AAC">
              <w:rPr>
                <w:rFonts w:ascii="Times New Roman" w:eastAsia="Times New Roman" w:hAnsi="Times New Roman" w:cs="David" w:hint="cs"/>
                <w:color w:val="008000"/>
                <w:sz w:val="24"/>
                <w:szCs w:val="24"/>
                <w:rtl/>
                <w:lang w:eastAsia="he-IL"/>
              </w:rPr>
              <w:br/>
            </w:r>
          </w:ins>
        </w:sdtContent>
      </w:sdt>
    </w:p>
    <w:p w14:paraId="2C71F553"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DD4B9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06A9C2E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9A7436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9CC0F6B498A4B44AC966A488EA807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43" w:author="Kook Sec" w:date="2021-05-09T14:09:00Z">
            <w:r w:rsidR="000D7804">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AADCAB4F24E4631B5C9E6EFEEC22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0D2A42E"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BF17505"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923016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EF9BC49"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DB91DA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B26C8D"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4FB268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00EF1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8E02E9A"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68921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5B9C637"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2F5EC7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7E86AB"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40159B7" w14:textId="77777777" w:rsidR="00B50A1C" w:rsidRPr="00B27B4C" w:rsidRDefault="00B50A1C" w:rsidP="00B50A1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2DB843E" w14:textId="77777777" w:rsidR="00B50A1C" w:rsidRDefault="00B50A1C" w:rsidP="0002182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220122">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2A6D124B"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3563A3EF" w14:textId="77777777" w:rsidR="00B50A1C"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4A94D5C0"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AD8FCFE" w14:textId="77777777" w:rsidR="00B50A1C" w:rsidRPr="009130F0" w:rsidRDefault="00B50A1C" w:rsidP="00B50A1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44" w:author="Kook Sec" w:date="2021-05-09T14:15:00Z">
        <w:r w:rsidRPr="009130F0" w:rsidDel="000D7804">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467AD1C6A2D94D8F8BB669DFD25B54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5" w:author="Kook Sec" w:date="2021-05-09T14:14:00Z">
            <w:r w:rsidR="000D7804">
              <w:rPr>
                <w:rFonts w:ascii="Times New Roman" w:eastAsia="Times New Roman" w:hAnsi="Times New Roman" w:cs="David" w:hint="cs"/>
                <w:color w:val="00B0F0"/>
                <w:sz w:val="24"/>
                <w:szCs w:val="24"/>
                <w:u w:val="single"/>
                <w:rtl/>
                <w:lang w:eastAsia="he-IL"/>
              </w:rPr>
              <w:t xml:space="preserve"> אגסי רימון ניהול השקעות בע"מ</w:t>
            </w:r>
          </w:ins>
        </w:sdtContent>
      </w:sdt>
    </w:p>
    <w:p w14:paraId="016E78BD" w14:textId="77777777" w:rsidR="00B50A1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61AA3AF"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7062CD1"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2F234C2"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0DEE778" w14:textId="77777777" w:rsidR="00B50A1C" w:rsidRPr="00B27B4C" w:rsidRDefault="00B50A1C" w:rsidP="00B50A1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262BD22" w14:textId="77777777" w:rsidR="00B50A1C" w:rsidRPr="00B27B4C" w:rsidRDefault="00B50A1C" w:rsidP="00B50A1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0FEB9B0" w14:textId="77777777" w:rsidR="00B50A1C" w:rsidRPr="00B27B4C" w:rsidRDefault="00B50A1C" w:rsidP="00B50A1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72663FC" w14:textId="77777777" w:rsidR="00B50A1C" w:rsidRPr="00B27B4C" w:rsidRDefault="00B50A1C" w:rsidP="00B50A1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6D6AC96" w14:textId="77777777" w:rsidR="00B50A1C" w:rsidRPr="00B27B4C" w:rsidRDefault="00B50A1C" w:rsidP="00B50A1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4A7E1DE" w14:textId="77777777" w:rsidR="00B50A1C" w:rsidRPr="00B27B4C" w:rsidRDefault="00B50A1C" w:rsidP="00B50A1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790C05D"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67308AE5" w14:textId="77777777" w:rsidR="00B50A1C" w:rsidRPr="00B27B4C" w:rsidRDefault="00B50A1C" w:rsidP="00B50A1C">
      <w:pPr>
        <w:spacing w:before="0" w:beforeAutospacing="0" w:after="0" w:afterAutospacing="0" w:line="240" w:lineRule="auto"/>
        <w:rPr>
          <w:rFonts w:ascii="Times New Roman" w:eastAsia="Times New Roman" w:hAnsi="Times New Roman" w:cs="David"/>
          <w:sz w:val="20"/>
          <w:szCs w:val="24"/>
          <w:rtl/>
        </w:rPr>
      </w:pPr>
    </w:p>
    <w:p w14:paraId="4C4D6E99" w14:textId="77777777" w:rsidR="00B50A1C" w:rsidRPr="00B27B4C" w:rsidDel="000D7804" w:rsidRDefault="00B50A1C" w:rsidP="00B50A1C">
      <w:pPr>
        <w:widowControl w:val="0"/>
        <w:bidi w:val="0"/>
        <w:spacing w:before="0" w:beforeAutospacing="0" w:after="0" w:afterAutospacing="0" w:line="240" w:lineRule="auto"/>
        <w:jc w:val="right"/>
        <w:rPr>
          <w:del w:id="146" w:author="Kook Sec" w:date="2021-05-09T14:15:00Z"/>
          <w:rFonts w:ascii="Times New Roman" w:eastAsia="Times New Roman" w:hAnsi="Times New Roman" w:cs="David"/>
          <w:sz w:val="20"/>
          <w:szCs w:val="20"/>
          <w:rtl/>
          <w:lang w:eastAsia="he-IL"/>
        </w:rPr>
      </w:pPr>
      <w:bookmarkStart w:id="147" w:name="_GoBack"/>
      <w:bookmarkEnd w:id="147"/>
    </w:p>
    <w:p w14:paraId="5198C3A4" w14:textId="77777777" w:rsidR="00B50A1C" w:rsidRPr="0047052D" w:rsidDel="000D7804" w:rsidRDefault="00B50A1C" w:rsidP="00B50A1C">
      <w:pPr>
        <w:widowControl w:val="0"/>
        <w:spacing w:before="0" w:beforeAutospacing="0" w:after="0" w:afterAutospacing="0" w:line="240" w:lineRule="auto"/>
        <w:jc w:val="both"/>
        <w:rPr>
          <w:del w:id="148" w:author="Kook Sec" w:date="2021-05-09T14:15:00Z"/>
        </w:rPr>
      </w:pPr>
    </w:p>
    <w:p w14:paraId="6C963F2B" w14:textId="77777777" w:rsidR="00071854" w:rsidRPr="00071854" w:rsidDel="000D7804" w:rsidRDefault="00071854" w:rsidP="00071854">
      <w:pPr>
        <w:widowControl w:val="0"/>
        <w:bidi w:val="0"/>
        <w:spacing w:before="0" w:beforeAutospacing="0" w:after="0" w:afterAutospacing="0" w:line="240" w:lineRule="auto"/>
        <w:jc w:val="right"/>
        <w:rPr>
          <w:del w:id="149" w:author="Kook Sec" w:date="2021-05-09T14:15:00Z"/>
          <w:rFonts w:ascii="Times New Roman" w:eastAsia="Times New Roman" w:hAnsi="Times New Roman" w:cs="David"/>
          <w:sz w:val="24"/>
          <w:szCs w:val="24"/>
          <w:rtl/>
          <w:lang w:eastAsia="he-IL"/>
        </w:rPr>
      </w:pPr>
    </w:p>
    <w:p w14:paraId="5B025798" w14:textId="77777777" w:rsidR="001A69D5" w:rsidRPr="00071854" w:rsidRDefault="001A69D5" w:rsidP="00071854"/>
    <w:sectPr w:rsidR="001A69D5" w:rsidRPr="00071854"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D6F193" w14:textId="77777777" w:rsidR="00FF6AAC" w:rsidRDefault="00FF6AAC" w:rsidP="00AF234B">
      <w:pPr>
        <w:spacing w:before="0" w:after="0" w:line="240" w:lineRule="auto"/>
      </w:pPr>
      <w:r>
        <w:separator/>
      </w:r>
    </w:p>
  </w:endnote>
  <w:endnote w:type="continuationSeparator" w:id="0">
    <w:p w14:paraId="66DF0281" w14:textId="77777777" w:rsidR="00FF6AAC" w:rsidRDefault="00FF6AAC" w:rsidP="00AF234B">
      <w:pPr>
        <w:spacing w:before="0" w:after="0" w:line="240" w:lineRule="auto"/>
      </w:pPr>
      <w:r>
        <w:continuationSeparator/>
      </w:r>
    </w:p>
  </w:endnote>
  <w:endnote w:type="continuationNotice" w:id="1">
    <w:p w14:paraId="284144E5" w14:textId="77777777" w:rsidR="00FF6AAC" w:rsidRDefault="00FF6AA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6"/>
      <w:gridCol w:w="2810"/>
      <w:gridCol w:w="233"/>
      <w:gridCol w:w="1046"/>
      <w:gridCol w:w="1771"/>
    </w:tblGrid>
    <w:tr w:rsidR="00FF6AAC" w:rsidRPr="00F9528C" w14:paraId="12FBB4A8" w14:textId="77777777" w:rsidTr="00FF6AAC">
      <w:tc>
        <w:tcPr>
          <w:tcW w:w="753" w:type="dxa"/>
        </w:tcPr>
        <w:p w14:paraId="4CD0C131"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eastAsia="Times New Roman" w:hAnsi="David" w:cs="Arial"/>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7F9042B9" w14:textId="77777777" w:rsidR="00FF6AAC" w:rsidRPr="00F9528C" w:rsidRDefault="00FF6AAC" w:rsidP="00FF6AAC">
              <w:pPr>
                <w:tabs>
                  <w:tab w:val="center" w:pos="4153"/>
                  <w:tab w:val="right" w:pos="8306"/>
                </w:tabs>
                <w:spacing w:before="0" w:after="0" w:line="240" w:lineRule="auto"/>
                <w:rPr>
                  <w:rFonts w:ascii="David" w:hAnsi="David"/>
                  <w:color w:val="00B0F0"/>
                  <w:sz w:val="20"/>
                  <w:szCs w:val="20"/>
                  <w:rtl/>
                </w:rPr>
              </w:pPr>
              <w:ins w:id="150" w:author="Kook Sec" w:date="2021-05-09T14:07:00Z">
                <w:r w:rsidRPr="00FF6AAC">
                  <w:rPr>
                    <w:rFonts w:ascii="David" w:eastAsia="Times New Roman" w:hAnsi="David" w:cs="Arial"/>
                    <w:color w:val="00B0F0"/>
                    <w:sz w:val="20"/>
                    <w:szCs w:val="20"/>
                    <w:rtl/>
                  </w:rPr>
                  <w:t>א.מ. ישראל מגורים פיתוח בע"מ</w:t>
                </w:r>
              </w:ins>
            </w:p>
          </w:tc>
        </w:sdtContent>
      </w:sdt>
      <w:tc>
        <w:tcPr>
          <w:tcW w:w="2232" w:type="dxa"/>
        </w:tcPr>
        <w:p w14:paraId="5C5CAFD0"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ביסוס קרקע</w:t>
              </w:r>
            </w:sdtContent>
          </w:sdt>
        </w:p>
      </w:tc>
      <w:tc>
        <w:tcPr>
          <w:tcW w:w="236" w:type="dxa"/>
        </w:tcPr>
        <w:p w14:paraId="6AD19B19" w14:textId="77777777" w:rsidR="00FF6AAC" w:rsidRPr="00F9528C" w:rsidRDefault="00FF6AAC" w:rsidP="00FF6AAC">
          <w:pPr>
            <w:tabs>
              <w:tab w:val="center" w:pos="4153"/>
              <w:tab w:val="right" w:pos="8306"/>
            </w:tabs>
            <w:spacing w:before="0" w:after="0" w:line="240" w:lineRule="auto"/>
            <w:rPr>
              <w:rFonts w:ascii="David" w:hAnsi="David"/>
              <w:sz w:val="16"/>
              <w:szCs w:val="16"/>
              <w:rtl/>
            </w:rPr>
          </w:pPr>
        </w:p>
      </w:tc>
      <w:tc>
        <w:tcPr>
          <w:tcW w:w="1129" w:type="dxa"/>
        </w:tcPr>
        <w:p w14:paraId="0637F470"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2BA924F6"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r>
                <w:rPr>
                  <w:rFonts w:ascii="David" w:hAnsi="David" w:hint="cs"/>
                  <w:sz w:val="20"/>
                  <w:szCs w:val="20"/>
                </w:rPr>
                <w:t>CONT-5-664</w:t>
              </w:r>
            </w:p>
          </w:tc>
        </w:sdtContent>
      </w:sdt>
    </w:tr>
    <w:tr w:rsidR="00FF6AAC" w:rsidRPr="00F9528C" w14:paraId="1AEB0B78" w14:textId="77777777" w:rsidTr="00FF6AAC">
      <w:tc>
        <w:tcPr>
          <w:tcW w:w="753" w:type="dxa"/>
        </w:tcPr>
        <w:p w14:paraId="5D4E48DA"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s="Arial"/>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1F4DB966" w14:textId="77777777" w:rsidR="00FF6AAC" w:rsidRPr="00F9528C" w:rsidRDefault="000D7804" w:rsidP="00FF6AAC">
              <w:pPr>
                <w:tabs>
                  <w:tab w:val="center" w:pos="4153"/>
                  <w:tab w:val="right" w:pos="8306"/>
                </w:tabs>
                <w:spacing w:before="0" w:after="0" w:line="240" w:lineRule="auto"/>
                <w:rPr>
                  <w:rFonts w:ascii="David" w:hAnsi="David"/>
                  <w:color w:val="00B0F0"/>
                  <w:sz w:val="20"/>
                  <w:szCs w:val="20"/>
                  <w:rtl/>
                </w:rPr>
              </w:pPr>
              <w:ins w:id="151" w:author="Kook Sec" w:date="2021-05-09T14:14:00Z">
                <w:r>
                  <w:rPr>
                    <w:rFonts w:ascii="David" w:hAnsi="David" w:cs="Arial"/>
                    <w:color w:val="00B0F0"/>
                    <w:sz w:val="20"/>
                    <w:szCs w:val="20"/>
                    <w:rtl/>
                  </w:rPr>
                  <w:t xml:space="preserve"> אגסי רימון ניהול השקעות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FF6AAC" w:rsidRPr="00F9528C" w14:paraId="4C7B563B" w14:textId="77777777" w:rsidTr="00FF6AAC">
            <w:trPr>
              <w:trHeight w:val="201"/>
            </w:trPr>
            <w:tc>
              <w:tcPr>
                <w:tcW w:w="926" w:type="dxa"/>
              </w:tcPr>
              <w:p w14:paraId="03CE4E9B"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CAA4DE7" w14:textId="77777777" w:rsidR="00FF6AAC" w:rsidRPr="00F9528C" w:rsidRDefault="00FF6AAC" w:rsidP="00FF6AAC">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32A801EE"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p>
      </w:tc>
      <w:tc>
        <w:tcPr>
          <w:tcW w:w="236" w:type="dxa"/>
        </w:tcPr>
        <w:p w14:paraId="725EE1E6"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p>
      </w:tc>
      <w:tc>
        <w:tcPr>
          <w:tcW w:w="1129" w:type="dxa"/>
        </w:tcPr>
        <w:p w14:paraId="3D0D179C"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A4F9A9B" w14:textId="77777777" w:rsidR="00FF6AAC" w:rsidRPr="00F9528C" w:rsidRDefault="00FF6AAC" w:rsidP="00FF6AA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FF6AAC" w:rsidRPr="00F9528C" w14:paraId="10765E11" w14:textId="77777777" w:rsidTr="00FF6AAC">
      <w:trPr>
        <w:trHeight w:val="80"/>
      </w:trPr>
      <w:tc>
        <w:tcPr>
          <w:tcW w:w="753" w:type="dxa"/>
        </w:tcPr>
        <w:p w14:paraId="4623C84B"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p>
      </w:tc>
      <w:tc>
        <w:tcPr>
          <w:tcW w:w="1883" w:type="dxa"/>
        </w:tcPr>
        <w:p w14:paraId="65C7CCF2" w14:textId="77777777" w:rsidR="00FF6AAC" w:rsidRPr="00F9528C" w:rsidRDefault="00FF6AAC" w:rsidP="00FF6AAC">
          <w:pPr>
            <w:tabs>
              <w:tab w:val="center" w:pos="4153"/>
              <w:tab w:val="right" w:pos="8306"/>
            </w:tabs>
            <w:spacing w:before="0" w:after="0" w:line="240" w:lineRule="auto"/>
            <w:rPr>
              <w:rFonts w:ascii="David" w:hAnsi="David"/>
              <w:color w:val="00B0F0"/>
              <w:sz w:val="20"/>
              <w:szCs w:val="20"/>
              <w:rtl/>
            </w:rPr>
          </w:pPr>
        </w:p>
      </w:tc>
      <w:tc>
        <w:tcPr>
          <w:tcW w:w="2232" w:type="dxa"/>
        </w:tcPr>
        <w:p w14:paraId="3D0E48BD"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p>
      </w:tc>
      <w:tc>
        <w:tcPr>
          <w:tcW w:w="236" w:type="dxa"/>
        </w:tcPr>
        <w:p w14:paraId="680958EB"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p>
      </w:tc>
      <w:tc>
        <w:tcPr>
          <w:tcW w:w="1129" w:type="dxa"/>
        </w:tcPr>
        <w:p w14:paraId="49A51C8B"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p>
      </w:tc>
      <w:tc>
        <w:tcPr>
          <w:tcW w:w="2073" w:type="dxa"/>
        </w:tcPr>
        <w:p w14:paraId="5E44CCEC" w14:textId="77777777" w:rsidR="00FF6AAC" w:rsidRPr="00F9528C" w:rsidRDefault="00FF6AAC" w:rsidP="00FF6AAC">
          <w:pPr>
            <w:tabs>
              <w:tab w:val="center" w:pos="4153"/>
              <w:tab w:val="right" w:pos="8306"/>
            </w:tabs>
            <w:spacing w:before="0" w:after="0" w:line="240" w:lineRule="auto"/>
            <w:rPr>
              <w:rFonts w:ascii="David" w:hAnsi="David"/>
              <w:sz w:val="20"/>
              <w:szCs w:val="20"/>
              <w:rtl/>
            </w:rPr>
          </w:pPr>
        </w:p>
      </w:tc>
    </w:tr>
  </w:tbl>
  <w:p w14:paraId="28036DF8" w14:textId="77777777" w:rsidR="00FF6AAC" w:rsidRPr="00BD284A" w:rsidRDefault="00FF6AAC" w:rsidP="00BD284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114BE3" w14:textId="77777777" w:rsidR="00FF6AAC" w:rsidRDefault="00FF6AAC" w:rsidP="00AF234B">
      <w:pPr>
        <w:spacing w:before="0" w:after="0" w:line="240" w:lineRule="auto"/>
      </w:pPr>
      <w:r>
        <w:separator/>
      </w:r>
    </w:p>
  </w:footnote>
  <w:footnote w:type="continuationSeparator" w:id="0">
    <w:p w14:paraId="3E4D39BC" w14:textId="77777777" w:rsidR="00FF6AAC" w:rsidRDefault="00FF6AAC" w:rsidP="00AF234B">
      <w:pPr>
        <w:spacing w:before="0" w:after="0" w:line="240" w:lineRule="auto"/>
      </w:pPr>
      <w:r>
        <w:continuationSeparator/>
      </w:r>
    </w:p>
  </w:footnote>
  <w:footnote w:type="continuationNotice" w:id="1">
    <w:p w14:paraId="04ED1B62" w14:textId="77777777" w:rsidR="00FF6AAC" w:rsidRDefault="00FF6AA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792596257"/>
      <w:docPartObj>
        <w:docPartGallery w:val="Page Numbers (Top of Page)"/>
        <w:docPartUnique/>
      </w:docPartObj>
    </w:sdtPr>
    <w:sdtContent>
      <w:p w14:paraId="7FF13F80" w14:textId="77777777" w:rsidR="00FF6AAC" w:rsidRDefault="00FF6AAC" w:rsidP="00CF334C">
        <w:pPr>
          <w:pStyle w:val="a3"/>
          <w:jc w:val="center"/>
        </w:pPr>
        <w:r>
          <w:fldChar w:fldCharType="begin"/>
        </w:r>
        <w:r>
          <w:instrText xml:space="preserve"> PAGE   \* MERGEFORMAT </w:instrText>
        </w:r>
        <w:r>
          <w:fldChar w:fldCharType="separate"/>
        </w:r>
        <w:r>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2"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3"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4"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5"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6"/>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1"/>
  </w:num>
  <w:num w:numId="16">
    <w:abstractNumId w:val="26"/>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lvlOverride w:ilvl="2"/>
    <w:lvlOverride w:ilvl="3"/>
    <w:lvlOverride w:ilvl="4"/>
    <w:lvlOverride w:ilvl="5"/>
    <w:lvlOverride w:ilvl="6"/>
    <w:lvlOverride w:ilvl="7"/>
    <w:lvlOverride w:ilvl="8"/>
  </w:num>
  <w:num w:numId="2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num>
  <w:num w:numId="34">
    <w:abstractNumId w:val="4"/>
  </w:num>
  <w:num w:numId="35">
    <w:abstractNumId w:val="7"/>
  </w:num>
  <w:num w:numId="36">
    <w:abstractNumId w:val="20"/>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1829"/>
    <w:rsid w:val="0006301C"/>
    <w:rsid w:val="00071854"/>
    <w:rsid w:val="000C1B88"/>
    <w:rsid w:val="000D7804"/>
    <w:rsid w:val="00134C85"/>
    <w:rsid w:val="001A0C3C"/>
    <w:rsid w:val="001A69D5"/>
    <w:rsid w:val="001C502F"/>
    <w:rsid w:val="00214ACF"/>
    <w:rsid w:val="00220122"/>
    <w:rsid w:val="00272745"/>
    <w:rsid w:val="002B2234"/>
    <w:rsid w:val="0030703A"/>
    <w:rsid w:val="00321C50"/>
    <w:rsid w:val="00525E96"/>
    <w:rsid w:val="005269E0"/>
    <w:rsid w:val="00552E11"/>
    <w:rsid w:val="005B5631"/>
    <w:rsid w:val="005F46C7"/>
    <w:rsid w:val="00666119"/>
    <w:rsid w:val="0072103C"/>
    <w:rsid w:val="008C64C6"/>
    <w:rsid w:val="00942177"/>
    <w:rsid w:val="00976927"/>
    <w:rsid w:val="00A42271"/>
    <w:rsid w:val="00AF234B"/>
    <w:rsid w:val="00B50A1C"/>
    <w:rsid w:val="00BD284A"/>
    <w:rsid w:val="00BD72C4"/>
    <w:rsid w:val="00BE17B4"/>
    <w:rsid w:val="00CF334C"/>
    <w:rsid w:val="00E679C7"/>
    <w:rsid w:val="00EC37B6"/>
    <w:rsid w:val="00F21BBE"/>
    <w:rsid w:val="00FE4D87"/>
    <w:rsid w:val="00FF6AA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1DDEF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80">
    <w:name w:val="כותרת 8 תו"/>
    <w:basedOn w:val="a0"/>
    <w:link w:val="8"/>
    <w:semiHidden/>
    <w:rsid w:val="00071854"/>
    <w:rPr>
      <w:rFonts w:ascii="Calibri" w:eastAsia="Times New Roman" w:hAnsi="Calibri" w:cs="Arial"/>
      <w:i/>
      <w:iCs/>
      <w:sz w:val="24"/>
      <w:szCs w:val="24"/>
      <w:lang w:eastAsia="he-IL"/>
    </w:rPr>
  </w:style>
  <w:style w:type="numbering" w:customStyle="1" w:styleId="NoList2">
    <w:name w:val="No List2"/>
    <w:next w:val="a2"/>
    <w:semiHidden/>
    <w:rsid w:val="00071854"/>
  </w:style>
  <w:style w:type="paragraph" w:styleId="af6">
    <w:name w:val="List Paragraph"/>
    <w:basedOn w:val="a"/>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F2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97692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E77202FEB7644D7AAAD35AD1B4B2B18"/>
        <w:category>
          <w:name w:val="General"/>
          <w:gallery w:val="placeholder"/>
        </w:category>
        <w:types>
          <w:type w:val="bbPlcHdr"/>
        </w:types>
        <w:behaviors>
          <w:behavior w:val="content"/>
        </w:behaviors>
        <w:guid w:val="{2D1AF13B-78AB-4A7F-A931-5ACFE638FA5D}"/>
      </w:docPartPr>
      <w:docPartBody>
        <w:p w:rsidR="00675168" w:rsidRDefault="00675168">
          <w:r w:rsidRPr="00776CE4">
            <w:rPr>
              <w:rStyle w:val="a3"/>
              <w:rtl/>
            </w:rPr>
            <w:t>[תאריך חתימת חוזה]</w:t>
          </w:r>
        </w:p>
      </w:docPartBody>
    </w:docPart>
    <w:docPart>
      <w:docPartPr>
        <w:name w:val="AAEA115218F247FB980205962E5D2802"/>
        <w:category>
          <w:name w:val="General"/>
          <w:gallery w:val="placeholder"/>
        </w:category>
        <w:types>
          <w:type w:val="bbPlcHdr"/>
        </w:types>
        <w:behaviors>
          <w:behavior w:val="content"/>
        </w:behaviors>
        <w:guid w:val="{B8C3EE1F-6291-4C58-8AA5-4A13D6A93456}"/>
      </w:docPartPr>
      <w:docPartBody>
        <w:p w:rsidR="00675168" w:rsidRDefault="00675168">
          <w:r w:rsidRPr="00776CE4">
            <w:rPr>
              <w:rStyle w:val="a3"/>
              <w:rtl/>
            </w:rPr>
            <w:t>[צד א בחוזה]</w:t>
          </w:r>
        </w:p>
      </w:docPartBody>
    </w:docPart>
    <w:docPart>
      <w:docPartPr>
        <w:name w:val="5C14A844BD134050A9467D2AD94FBE1C"/>
        <w:category>
          <w:name w:val="General"/>
          <w:gallery w:val="placeholder"/>
        </w:category>
        <w:types>
          <w:type w:val="bbPlcHdr"/>
        </w:types>
        <w:behaviors>
          <w:behavior w:val="content"/>
        </w:behaviors>
        <w:guid w:val="{0BF4161D-5A26-4C1F-A0E4-17B81BDCBB08}"/>
      </w:docPartPr>
      <w:docPartBody>
        <w:p w:rsidR="00675168" w:rsidRDefault="00675168">
          <w:r w:rsidRPr="00776CE4">
            <w:rPr>
              <w:rStyle w:val="a3"/>
              <w:rtl/>
            </w:rPr>
            <w:t>[צדדים נוספים]</w:t>
          </w:r>
        </w:p>
      </w:docPartBody>
    </w:docPart>
    <w:docPart>
      <w:docPartPr>
        <w:name w:val="886D526F683A4B64978ED35AB6B8958E"/>
        <w:category>
          <w:name w:val="כללי"/>
          <w:gallery w:val="placeholder"/>
        </w:category>
        <w:types>
          <w:type w:val="bbPlcHdr"/>
        </w:types>
        <w:behaviors>
          <w:behavior w:val="content"/>
        </w:behaviors>
        <w:guid w:val="{C1C6F8D4-C53D-408C-807B-ABD2290778F8}"/>
      </w:docPartPr>
      <w:docPartBody>
        <w:p w:rsidR="00370314" w:rsidRDefault="00370314" w:rsidP="00370314">
          <w:pPr>
            <w:pStyle w:val="886D526F683A4B64978ED35AB6B8958E"/>
          </w:pPr>
          <w:r w:rsidRPr="00776CE4">
            <w:rPr>
              <w:rStyle w:val="a3"/>
              <w:rtl/>
            </w:rPr>
            <w:t>[שם אתר]</w:t>
          </w:r>
        </w:p>
      </w:docPartBody>
    </w:docPart>
    <w:docPart>
      <w:docPartPr>
        <w:name w:val="557EF49ACB094406A71E583851CF7926"/>
        <w:category>
          <w:name w:val="כללי"/>
          <w:gallery w:val="placeholder"/>
        </w:category>
        <w:types>
          <w:type w:val="bbPlcHdr"/>
        </w:types>
        <w:behaviors>
          <w:behavior w:val="content"/>
        </w:behaviors>
        <w:guid w:val="{A11D6308-A1EA-4170-927F-9E2FDE2CA689}"/>
      </w:docPartPr>
      <w:docPartBody>
        <w:p w:rsidR="00370314" w:rsidRDefault="00370314">
          <w:r w:rsidRPr="00F3672F">
            <w:rPr>
              <w:rStyle w:val="a3"/>
              <w:rtl/>
            </w:rPr>
            <w:t>[שם הפרויקט]</w:t>
          </w:r>
        </w:p>
      </w:docPartBody>
    </w:docPart>
    <w:docPart>
      <w:docPartPr>
        <w:name w:val="6EF42969B92042A8BDE72CDCD1639079"/>
        <w:category>
          <w:name w:val="כללי"/>
          <w:gallery w:val="placeholder"/>
        </w:category>
        <w:types>
          <w:type w:val="bbPlcHdr"/>
        </w:types>
        <w:behaviors>
          <w:behavior w:val="content"/>
        </w:behaviors>
        <w:guid w:val="{513B4A8C-D80E-4A76-A3A5-10C9A4CA8A39}"/>
      </w:docPartPr>
      <w:docPartBody>
        <w:p w:rsidR="00370314" w:rsidRDefault="00370314" w:rsidP="00370314">
          <w:pPr>
            <w:pStyle w:val="6EF42969B92042A8BDE72CDCD1639079"/>
          </w:pPr>
          <w:r w:rsidRPr="008E7222">
            <w:rPr>
              <w:rStyle w:val="a3"/>
              <w:rtl/>
            </w:rPr>
            <w:t>[שם ספק]</w:t>
          </w:r>
        </w:p>
      </w:docPartBody>
    </w:docPart>
    <w:docPart>
      <w:docPartPr>
        <w:name w:val="E0D2C3857DAA4160BE61FDF759BB0B69"/>
        <w:category>
          <w:name w:val="כללי"/>
          <w:gallery w:val="placeholder"/>
        </w:category>
        <w:types>
          <w:type w:val="bbPlcHdr"/>
        </w:types>
        <w:behaviors>
          <w:behavior w:val="content"/>
        </w:behaviors>
        <w:guid w:val="{7EED6832-066E-4663-A382-695371F42EAE}"/>
      </w:docPartPr>
      <w:docPartBody>
        <w:p w:rsidR="00370314" w:rsidRDefault="00370314" w:rsidP="00370314">
          <w:pPr>
            <w:pStyle w:val="E0D2C3857DAA4160BE61FDF759BB0B69"/>
          </w:pPr>
          <w:r w:rsidRPr="008E7222">
            <w:rPr>
              <w:rStyle w:val="a3"/>
              <w:rtl/>
            </w:rPr>
            <w:t>[שם צד א]</w:t>
          </w:r>
        </w:p>
      </w:docPartBody>
    </w:docPart>
    <w:docPart>
      <w:docPartPr>
        <w:name w:val="DBA12114CCAB433C8EC09EADDDD0B3E3"/>
        <w:category>
          <w:name w:val="כללי"/>
          <w:gallery w:val="placeholder"/>
        </w:category>
        <w:types>
          <w:type w:val="bbPlcHdr"/>
        </w:types>
        <w:behaviors>
          <w:behavior w:val="content"/>
        </w:behaviors>
        <w:guid w:val="{35BCE393-5630-4A97-86AC-8DC3BDE3DFD1}"/>
      </w:docPartPr>
      <w:docPartBody>
        <w:p w:rsidR="00370314" w:rsidRDefault="00370314" w:rsidP="00370314">
          <w:pPr>
            <w:pStyle w:val="DBA12114CCAB433C8EC09EADDDD0B3E3"/>
          </w:pPr>
          <w:r w:rsidRPr="003059F5">
            <w:rPr>
              <w:rStyle w:val="a3"/>
              <w:rtl/>
            </w:rPr>
            <w:t>[רשות מקומית]</w:t>
          </w:r>
        </w:p>
      </w:docPartBody>
    </w:docPart>
    <w:docPart>
      <w:docPartPr>
        <w:name w:val="91A78525845349069E260817E01E9445"/>
        <w:category>
          <w:name w:val="כללי"/>
          <w:gallery w:val="placeholder"/>
        </w:category>
        <w:types>
          <w:type w:val="bbPlcHdr"/>
        </w:types>
        <w:behaviors>
          <w:behavior w:val="content"/>
        </w:behaviors>
        <w:guid w:val="{CA486A52-D007-4ABE-8F5B-84FBEA3B6C0F}"/>
      </w:docPartPr>
      <w:docPartBody>
        <w:p w:rsidR="00370314" w:rsidRDefault="00370314" w:rsidP="00370314">
          <w:pPr>
            <w:pStyle w:val="91A78525845349069E260817E01E9445"/>
          </w:pPr>
          <w:r w:rsidRPr="003059F5">
            <w:rPr>
              <w:rStyle w:val="a3"/>
              <w:rtl/>
            </w:rPr>
            <w:t>[שם אתר]</w:t>
          </w:r>
        </w:p>
      </w:docPartBody>
    </w:docPart>
    <w:docPart>
      <w:docPartPr>
        <w:name w:val="44E47B99C6D6431A829973F4AFE3D669"/>
        <w:category>
          <w:name w:val="כללי"/>
          <w:gallery w:val="placeholder"/>
        </w:category>
        <w:types>
          <w:type w:val="bbPlcHdr"/>
        </w:types>
        <w:behaviors>
          <w:behavior w:val="content"/>
        </w:behaviors>
        <w:guid w:val="{F8F8A6AD-AF0B-4077-96A6-999986F39DA9}"/>
      </w:docPartPr>
      <w:docPartBody>
        <w:p w:rsidR="00370314" w:rsidRDefault="00370314" w:rsidP="00370314">
          <w:pPr>
            <w:pStyle w:val="44E47B99C6D6431A829973F4AFE3D669"/>
          </w:pPr>
          <w:r w:rsidRPr="003059F5">
            <w:rPr>
              <w:rStyle w:val="a3"/>
              <w:rtl/>
            </w:rPr>
            <w:t>[שם הפרויקט]</w:t>
          </w:r>
        </w:p>
      </w:docPartBody>
    </w:docPart>
    <w:docPart>
      <w:docPartPr>
        <w:name w:val="A1947FD43F514F359ACA06FAF655969C"/>
        <w:category>
          <w:name w:val="כללי"/>
          <w:gallery w:val="placeholder"/>
        </w:category>
        <w:types>
          <w:type w:val="bbPlcHdr"/>
        </w:types>
        <w:behaviors>
          <w:behavior w:val="content"/>
        </w:behaviors>
        <w:guid w:val="{BA240FE3-C388-4F87-80D4-94BB57873E82}"/>
      </w:docPartPr>
      <w:docPartBody>
        <w:p w:rsidR="00370314" w:rsidRDefault="00370314" w:rsidP="00370314">
          <w:pPr>
            <w:pStyle w:val="A1947FD43F514F359ACA06FAF655969C"/>
          </w:pPr>
          <w:r w:rsidRPr="003059F5">
            <w:rPr>
              <w:rStyle w:val="a3"/>
              <w:rtl/>
            </w:rPr>
            <w:t>[שדה נוסף 2]</w:t>
          </w:r>
        </w:p>
      </w:docPartBody>
    </w:docPart>
    <w:docPart>
      <w:docPartPr>
        <w:name w:val="517D3974F01645CABF8A45E1A48D95E3"/>
        <w:category>
          <w:name w:val="כללי"/>
          <w:gallery w:val="placeholder"/>
        </w:category>
        <w:types>
          <w:type w:val="bbPlcHdr"/>
        </w:types>
        <w:behaviors>
          <w:behavior w:val="content"/>
        </w:behaviors>
        <w:guid w:val="{381AB23A-1A60-47C6-BE77-85616BBF64CF}"/>
      </w:docPartPr>
      <w:docPartBody>
        <w:p w:rsidR="00370314" w:rsidRDefault="00370314" w:rsidP="00370314">
          <w:pPr>
            <w:pStyle w:val="517D3974F01645CABF8A45E1A48D95E3"/>
          </w:pPr>
          <w:r w:rsidRPr="003059F5">
            <w:rPr>
              <w:rStyle w:val="a3"/>
              <w:rtl/>
            </w:rPr>
            <w:t>[שדה נוסף 1]</w:t>
          </w:r>
        </w:p>
      </w:docPartBody>
    </w:docPart>
    <w:docPart>
      <w:docPartPr>
        <w:name w:val="DA94A444B6D94ED0991A248333434599"/>
        <w:category>
          <w:name w:val="כללי"/>
          <w:gallery w:val="placeholder"/>
        </w:category>
        <w:types>
          <w:type w:val="bbPlcHdr"/>
        </w:types>
        <w:behaviors>
          <w:behavior w:val="content"/>
        </w:behaviors>
        <w:guid w:val="{D0E60DE6-8A70-47B4-B851-197C24F05440}"/>
      </w:docPartPr>
      <w:docPartBody>
        <w:p w:rsidR="00370314" w:rsidRDefault="00370314" w:rsidP="00370314">
          <w:pPr>
            <w:pStyle w:val="DA94A444B6D94ED0991A248333434599"/>
          </w:pPr>
          <w:r w:rsidRPr="003059F5">
            <w:rPr>
              <w:rStyle w:val="a3"/>
              <w:rtl/>
            </w:rPr>
            <w:t>[רשות מקומית]</w:t>
          </w:r>
        </w:p>
      </w:docPartBody>
    </w:docPart>
    <w:docPart>
      <w:docPartPr>
        <w:name w:val="D3A8A4D2526A4EDAAE1D2D4ACB1B3E47"/>
        <w:category>
          <w:name w:val="כללי"/>
          <w:gallery w:val="placeholder"/>
        </w:category>
        <w:types>
          <w:type w:val="bbPlcHdr"/>
        </w:types>
        <w:behaviors>
          <w:behavior w:val="content"/>
        </w:behaviors>
        <w:guid w:val="{2368458D-49D4-46F4-840C-B6A41824BC57}"/>
      </w:docPartPr>
      <w:docPartBody>
        <w:p w:rsidR="00370314" w:rsidRDefault="00370314" w:rsidP="00370314">
          <w:pPr>
            <w:pStyle w:val="D3A8A4D2526A4EDAAE1D2D4ACB1B3E47"/>
          </w:pPr>
          <w:r w:rsidRPr="003059F5">
            <w:rPr>
              <w:rStyle w:val="a3"/>
              <w:rtl/>
            </w:rPr>
            <w:t>[שדה נוסף 3]</w:t>
          </w:r>
        </w:p>
      </w:docPartBody>
    </w:docPart>
    <w:docPart>
      <w:docPartPr>
        <w:name w:val="C1F75B77E9314E43911A77DB55F9FE21"/>
        <w:category>
          <w:name w:val="כללי"/>
          <w:gallery w:val="placeholder"/>
        </w:category>
        <w:types>
          <w:type w:val="bbPlcHdr"/>
        </w:types>
        <w:behaviors>
          <w:behavior w:val="content"/>
        </w:behaviors>
        <w:guid w:val="{CA453153-F529-4524-A03D-B2290540ACBB}"/>
      </w:docPartPr>
      <w:docPartBody>
        <w:p w:rsidR="00370314" w:rsidRDefault="00370314" w:rsidP="00370314">
          <w:pPr>
            <w:pStyle w:val="C1F75B77E9314E43911A77DB55F9FE21"/>
          </w:pPr>
          <w:r w:rsidRPr="003059F5">
            <w:rPr>
              <w:rStyle w:val="a3"/>
              <w:rtl/>
            </w:rPr>
            <w:t>[שדה נוסף 4]</w:t>
          </w:r>
        </w:p>
      </w:docPartBody>
    </w:docPart>
    <w:docPart>
      <w:docPartPr>
        <w:name w:val="268ECA6AF30441B49A8A148F35BEAC57"/>
        <w:category>
          <w:name w:val="כללי"/>
          <w:gallery w:val="placeholder"/>
        </w:category>
        <w:types>
          <w:type w:val="bbPlcHdr"/>
        </w:types>
        <w:behaviors>
          <w:behavior w:val="content"/>
        </w:behaviors>
        <w:guid w:val="{09E7B996-AF95-4F57-BE2C-5879186851B2}"/>
      </w:docPartPr>
      <w:docPartBody>
        <w:p w:rsidR="00370314" w:rsidRDefault="00370314" w:rsidP="00370314">
          <w:pPr>
            <w:pStyle w:val="268ECA6AF30441B49A8A148F35BEAC57"/>
          </w:pPr>
          <w:r w:rsidRPr="003059F5">
            <w:rPr>
              <w:rStyle w:val="a3"/>
              <w:rtl/>
            </w:rPr>
            <w:t>[שדה נוסף 5]</w:t>
          </w:r>
        </w:p>
      </w:docPartBody>
    </w:docPart>
    <w:docPart>
      <w:docPartPr>
        <w:name w:val="4302B2DEB5424ACFBFB15D2EEC0F0587"/>
        <w:category>
          <w:name w:val="כללי"/>
          <w:gallery w:val="placeholder"/>
        </w:category>
        <w:types>
          <w:type w:val="bbPlcHdr"/>
        </w:types>
        <w:behaviors>
          <w:behavior w:val="content"/>
        </w:behaviors>
        <w:guid w:val="{8327AA65-198D-4A70-9C6A-755C11E9382A}"/>
      </w:docPartPr>
      <w:docPartBody>
        <w:p w:rsidR="00370314" w:rsidRDefault="00370314" w:rsidP="00370314">
          <w:pPr>
            <w:pStyle w:val="4302B2DEB5424ACFBFB15D2EEC0F0587"/>
          </w:pPr>
          <w:r w:rsidRPr="003059F5">
            <w:rPr>
              <w:rStyle w:val="a3"/>
              <w:rtl/>
            </w:rPr>
            <w:t>[שדה נוסף 6]</w:t>
          </w:r>
        </w:p>
      </w:docPartBody>
    </w:docPart>
    <w:docPart>
      <w:docPartPr>
        <w:name w:val="CC7192E2993242F783FB60FB01AA642C"/>
        <w:category>
          <w:name w:val="כללי"/>
          <w:gallery w:val="placeholder"/>
        </w:category>
        <w:types>
          <w:type w:val="bbPlcHdr"/>
        </w:types>
        <w:behaviors>
          <w:behavior w:val="content"/>
        </w:behaviors>
        <w:guid w:val="{D42C92C2-BF35-4B42-8A98-829AB2E08A92}"/>
      </w:docPartPr>
      <w:docPartBody>
        <w:p w:rsidR="00370314" w:rsidRDefault="00370314" w:rsidP="00370314">
          <w:pPr>
            <w:pStyle w:val="CC7192E2993242F783FB60FB01AA642C"/>
          </w:pPr>
          <w:r w:rsidRPr="003059F5">
            <w:rPr>
              <w:rStyle w:val="a3"/>
              <w:rtl/>
            </w:rPr>
            <w:t>[אחוז השתתפות צד א]</w:t>
          </w:r>
        </w:p>
      </w:docPartBody>
    </w:docPart>
    <w:docPart>
      <w:docPartPr>
        <w:name w:val="5D95390BBDF84DFBBAD4741AA2B6AD84"/>
        <w:category>
          <w:name w:val="כללי"/>
          <w:gallery w:val="placeholder"/>
        </w:category>
        <w:types>
          <w:type w:val="bbPlcHdr"/>
        </w:types>
        <w:behaviors>
          <w:behavior w:val="content"/>
        </w:behaviors>
        <w:guid w:val="{DA97952E-B3A4-40C2-A7E7-850797736B5E}"/>
      </w:docPartPr>
      <w:docPartBody>
        <w:p w:rsidR="00657572" w:rsidRDefault="00370314" w:rsidP="00370314">
          <w:pPr>
            <w:pStyle w:val="5D95390BBDF84DFBBAD4741AA2B6AD84"/>
          </w:pPr>
          <w:r w:rsidRPr="00064388">
            <w:rPr>
              <w:rStyle w:val="a3"/>
              <w:rtl/>
            </w:rPr>
            <w:t>[סוג מדד כותרת]</w:t>
          </w:r>
        </w:p>
      </w:docPartBody>
    </w:docPart>
    <w:docPart>
      <w:docPartPr>
        <w:name w:val="523079FF1D394F0492D8B49F894C5D6D"/>
        <w:category>
          <w:name w:val="כללי"/>
          <w:gallery w:val="placeholder"/>
        </w:category>
        <w:types>
          <w:type w:val="bbPlcHdr"/>
        </w:types>
        <w:behaviors>
          <w:behavior w:val="content"/>
        </w:behaviors>
        <w:guid w:val="{32898DC6-D738-47A1-995A-6C5935978068}"/>
      </w:docPartPr>
      <w:docPartBody>
        <w:p w:rsidR="00657572" w:rsidRDefault="00370314" w:rsidP="00370314">
          <w:pPr>
            <w:pStyle w:val="523079FF1D394F0492D8B49F894C5D6D"/>
          </w:pPr>
          <w:r w:rsidRPr="00033B28">
            <w:rPr>
              <w:rStyle w:val="a3"/>
              <w:rtl/>
            </w:rPr>
            <w:t>[מדד בגין/ידוע - כותרת]</w:t>
          </w:r>
        </w:p>
      </w:docPartBody>
    </w:docPart>
    <w:docPart>
      <w:docPartPr>
        <w:name w:val="E5382A439C59410CB035DFA243515E56"/>
        <w:category>
          <w:name w:val="כללי"/>
          <w:gallery w:val="placeholder"/>
        </w:category>
        <w:types>
          <w:type w:val="bbPlcHdr"/>
        </w:types>
        <w:behaviors>
          <w:behavior w:val="content"/>
        </w:behaviors>
        <w:guid w:val="{67695864-27C3-4EA4-9EF0-964B5F2CB464}"/>
      </w:docPartPr>
      <w:docPartBody>
        <w:p w:rsidR="00657572" w:rsidRDefault="00370314" w:rsidP="00370314">
          <w:pPr>
            <w:pStyle w:val="E5382A439C59410CB035DFA243515E56"/>
          </w:pPr>
          <w:r w:rsidRPr="003059F5">
            <w:rPr>
              <w:rStyle w:val="a3"/>
              <w:rtl/>
            </w:rPr>
            <w:t>[מדד בסיס]</w:t>
          </w:r>
        </w:p>
      </w:docPartBody>
    </w:docPart>
    <w:docPart>
      <w:docPartPr>
        <w:name w:val="66AD8DDB1325430EA13CC606233C4EC8"/>
        <w:category>
          <w:name w:val="כללי"/>
          <w:gallery w:val="placeholder"/>
        </w:category>
        <w:types>
          <w:type w:val="bbPlcHdr"/>
        </w:types>
        <w:behaviors>
          <w:behavior w:val="content"/>
        </w:behaviors>
        <w:guid w:val="{FAD4261B-A34D-40A1-935E-2EB726B81109}"/>
      </w:docPartPr>
      <w:docPartBody>
        <w:p w:rsidR="00657572" w:rsidRDefault="00370314" w:rsidP="00370314">
          <w:pPr>
            <w:pStyle w:val="66AD8DDB1325430EA13CC606233C4EC8"/>
          </w:pPr>
          <w:r w:rsidRPr="003059F5">
            <w:rPr>
              <w:rStyle w:val="a3"/>
              <w:rtl/>
            </w:rPr>
            <w:t>[נקודות מדד]</w:t>
          </w:r>
        </w:p>
      </w:docPartBody>
    </w:docPart>
    <w:docPart>
      <w:docPartPr>
        <w:name w:val="81A361450C164810808806455634C770"/>
        <w:category>
          <w:name w:val="כללי"/>
          <w:gallery w:val="placeholder"/>
        </w:category>
        <w:types>
          <w:type w:val="bbPlcHdr"/>
        </w:types>
        <w:behaviors>
          <w:behavior w:val="content"/>
        </w:behaviors>
        <w:guid w:val="{D1FC131B-832D-4CF8-BC75-AAC0CBBB4874}"/>
      </w:docPartPr>
      <w:docPartBody>
        <w:p w:rsidR="00657572" w:rsidRDefault="00370314" w:rsidP="00370314">
          <w:pPr>
            <w:pStyle w:val="81A361450C164810808806455634C770"/>
          </w:pPr>
          <w:r w:rsidRPr="003059F5">
            <w:rPr>
              <w:rStyle w:val="a3"/>
              <w:rtl/>
            </w:rPr>
            <w:t>[תאריך חתימת חוזה]</w:t>
          </w:r>
        </w:p>
      </w:docPartBody>
    </w:docPart>
    <w:docPart>
      <w:docPartPr>
        <w:name w:val="5E5303C7D7A54410A876A77D92AEBA54"/>
        <w:category>
          <w:name w:val="כללי"/>
          <w:gallery w:val="placeholder"/>
        </w:category>
        <w:types>
          <w:type w:val="bbPlcHdr"/>
        </w:types>
        <w:behaviors>
          <w:behavior w:val="content"/>
        </w:behaviors>
        <w:guid w:val="{0A76DB78-3E79-4E91-A898-4F622B306F7F}"/>
      </w:docPartPr>
      <w:docPartBody>
        <w:p w:rsidR="00657572" w:rsidRDefault="00370314" w:rsidP="00370314">
          <w:pPr>
            <w:pStyle w:val="5E5303C7D7A54410A876A77D92AEBA54"/>
          </w:pPr>
          <w:r w:rsidRPr="0027244C">
            <w:rPr>
              <w:rStyle w:val="a3"/>
              <w:rtl/>
            </w:rPr>
            <w:t>[צד א בחוזה]</w:t>
          </w:r>
        </w:p>
      </w:docPartBody>
    </w:docPart>
    <w:docPart>
      <w:docPartPr>
        <w:name w:val="3CF90CF051704F069974CC157BFF67D4"/>
        <w:category>
          <w:name w:val="כללי"/>
          <w:gallery w:val="placeholder"/>
        </w:category>
        <w:types>
          <w:type w:val="bbPlcHdr"/>
        </w:types>
        <w:behaviors>
          <w:behavior w:val="content"/>
        </w:behaviors>
        <w:guid w:val="{91D3274D-B0A1-47E7-AF0C-F4269A7D3F1E}"/>
      </w:docPartPr>
      <w:docPartBody>
        <w:p w:rsidR="00657572" w:rsidRDefault="00370314" w:rsidP="00370314">
          <w:pPr>
            <w:pStyle w:val="3CF90CF051704F069974CC157BFF67D4"/>
          </w:pPr>
          <w:r w:rsidRPr="003059F5">
            <w:rPr>
              <w:rStyle w:val="a3"/>
              <w:rtl/>
            </w:rPr>
            <w:t>[שם ספק]</w:t>
          </w:r>
        </w:p>
      </w:docPartBody>
    </w:docPart>
    <w:docPart>
      <w:docPartPr>
        <w:name w:val="7DAB7E85D7C34BA49579DEA4F6123D34"/>
        <w:category>
          <w:name w:val="כללי"/>
          <w:gallery w:val="placeholder"/>
        </w:category>
        <w:types>
          <w:type w:val="bbPlcHdr"/>
        </w:types>
        <w:behaviors>
          <w:behavior w:val="content"/>
        </w:behaviors>
        <w:guid w:val="{36C38211-F3E1-4B87-97F2-024C46BE9135}"/>
      </w:docPartPr>
      <w:docPartBody>
        <w:p w:rsidR="00657572" w:rsidRDefault="00370314" w:rsidP="00370314">
          <w:pPr>
            <w:pStyle w:val="7DAB7E85D7C34BA49579DEA4F6123D34"/>
          </w:pPr>
          <w:r w:rsidRPr="003059F5">
            <w:rPr>
              <w:rStyle w:val="a3"/>
              <w:rtl/>
            </w:rPr>
            <w:t>[שם ספק]</w:t>
          </w:r>
        </w:p>
      </w:docPartBody>
    </w:docPart>
    <w:docPart>
      <w:docPartPr>
        <w:name w:val="F501A516AC97401FA0671F71236B5749"/>
        <w:category>
          <w:name w:val="כללי"/>
          <w:gallery w:val="placeholder"/>
        </w:category>
        <w:types>
          <w:type w:val="bbPlcHdr"/>
        </w:types>
        <w:behaviors>
          <w:behavior w:val="content"/>
        </w:behaviors>
        <w:guid w:val="{3F00DB9B-57AA-4E33-B6C4-130EBF63ACC2}"/>
      </w:docPartPr>
      <w:docPartBody>
        <w:p w:rsidR="00657572" w:rsidRDefault="00370314" w:rsidP="00370314">
          <w:pPr>
            <w:pStyle w:val="F501A516AC97401FA0671F71236B5749"/>
          </w:pPr>
          <w:r w:rsidRPr="003059F5">
            <w:rPr>
              <w:rStyle w:val="a3"/>
              <w:rtl/>
            </w:rPr>
            <w:t>[שם ספק]</w:t>
          </w:r>
        </w:p>
      </w:docPartBody>
    </w:docPart>
    <w:docPart>
      <w:docPartPr>
        <w:name w:val="DE4FD3303F7B4BF39D4A838C3FD34239"/>
        <w:category>
          <w:name w:val="כללי"/>
          <w:gallery w:val="placeholder"/>
        </w:category>
        <w:types>
          <w:type w:val="bbPlcHdr"/>
        </w:types>
        <w:behaviors>
          <w:behavior w:val="content"/>
        </w:behaviors>
        <w:guid w:val="{DE8FABA5-4316-48F7-A336-03065109637B}"/>
      </w:docPartPr>
      <w:docPartBody>
        <w:p w:rsidR="00657572" w:rsidRDefault="00370314" w:rsidP="00370314">
          <w:pPr>
            <w:pStyle w:val="DE4FD3303F7B4BF39D4A838C3FD34239"/>
          </w:pPr>
          <w:r w:rsidRPr="003059F5">
            <w:rPr>
              <w:rStyle w:val="a3"/>
              <w:rtl/>
            </w:rPr>
            <w:t>[שם ספק]</w:t>
          </w:r>
        </w:p>
      </w:docPartBody>
    </w:docPart>
    <w:docPart>
      <w:docPartPr>
        <w:name w:val="55FEA22BD30747E283D566817C52B6EF"/>
        <w:category>
          <w:name w:val="כללי"/>
          <w:gallery w:val="placeholder"/>
        </w:category>
        <w:types>
          <w:type w:val="bbPlcHdr"/>
        </w:types>
        <w:behaviors>
          <w:behavior w:val="content"/>
        </w:behaviors>
        <w:guid w:val="{9DBF01A5-1231-41E2-AFD2-F82564A5E588}"/>
      </w:docPartPr>
      <w:docPartBody>
        <w:p w:rsidR="00657572" w:rsidRDefault="00370314" w:rsidP="00370314">
          <w:pPr>
            <w:pStyle w:val="55FEA22BD30747E283D566817C52B6EF"/>
          </w:pPr>
          <w:r w:rsidRPr="003059F5">
            <w:rPr>
              <w:rStyle w:val="a3"/>
              <w:rtl/>
            </w:rPr>
            <w:t>[תבנית חוזה]</w:t>
          </w:r>
        </w:p>
      </w:docPartBody>
    </w:docPart>
    <w:docPart>
      <w:docPartPr>
        <w:name w:val="FF153463B2074C8793344817CAA2B5CB"/>
        <w:category>
          <w:name w:val="כללי"/>
          <w:gallery w:val="placeholder"/>
        </w:category>
        <w:types>
          <w:type w:val="bbPlcHdr"/>
        </w:types>
        <w:behaviors>
          <w:behavior w:val="content"/>
        </w:behaviors>
        <w:guid w:val="{E91A19E3-29E1-4D4F-827F-ECA43BD6BB7C}"/>
      </w:docPartPr>
      <w:docPartBody>
        <w:p w:rsidR="00657572" w:rsidRDefault="00370314" w:rsidP="00370314">
          <w:pPr>
            <w:pStyle w:val="FF153463B2074C8793344817CAA2B5CB"/>
          </w:pPr>
          <w:r w:rsidRPr="009D00D7">
            <w:rPr>
              <w:rStyle w:val="a3"/>
              <w:rtl/>
            </w:rPr>
            <w:t>[שם הפרויקט]</w:t>
          </w:r>
        </w:p>
      </w:docPartBody>
    </w:docPart>
    <w:docPart>
      <w:docPartPr>
        <w:name w:val="E7BCCB2970414DA399FCAF92B1EFCC25"/>
        <w:category>
          <w:name w:val="כללי"/>
          <w:gallery w:val="placeholder"/>
        </w:category>
        <w:types>
          <w:type w:val="bbPlcHdr"/>
        </w:types>
        <w:behaviors>
          <w:behavior w:val="content"/>
        </w:behaviors>
        <w:guid w:val="{80D99B62-56DC-4511-A58B-76F8153A9234}"/>
      </w:docPartPr>
      <w:docPartBody>
        <w:p w:rsidR="00657572" w:rsidRDefault="00370314" w:rsidP="00370314">
          <w:pPr>
            <w:pStyle w:val="E7BCCB2970414DA399FCAF92B1EFCC25"/>
          </w:pPr>
          <w:r w:rsidRPr="003059F5">
            <w:rPr>
              <w:rStyle w:val="a3"/>
              <w:rtl/>
            </w:rPr>
            <w:t>[שם ספק]</w:t>
          </w:r>
        </w:p>
      </w:docPartBody>
    </w:docPart>
    <w:docPart>
      <w:docPartPr>
        <w:name w:val="BFB9690DDE4D45888176BE9B03C37F2D"/>
        <w:category>
          <w:name w:val="כללי"/>
          <w:gallery w:val="placeholder"/>
        </w:category>
        <w:types>
          <w:type w:val="bbPlcHdr"/>
        </w:types>
        <w:behaviors>
          <w:behavior w:val="content"/>
        </w:behaviors>
        <w:guid w:val="{CF18DA51-6E43-4822-9746-D6E56533F085}"/>
      </w:docPartPr>
      <w:docPartBody>
        <w:p w:rsidR="00657572" w:rsidRDefault="00370314" w:rsidP="00370314">
          <w:pPr>
            <w:pStyle w:val="BFB9690DDE4D45888176BE9B03C37F2D"/>
          </w:pPr>
          <w:r w:rsidRPr="003059F5">
            <w:rPr>
              <w:rStyle w:val="a3"/>
              <w:rtl/>
            </w:rPr>
            <w:t>[שם ספק]</w:t>
          </w:r>
        </w:p>
      </w:docPartBody>
    </w:docPart>
    <w:docPart>
      <w:docPartPr>
        <w:name w:val="0CEF94E080184B16A9352DA6B61F10C3"/>
        <w:category>
          <w:name w:val="כללי"/>
          <w:gallery w:val="placeholder"/>
        </w:category>
        <w:types>
          <w:type w:val="bbPlcHdr"/>
        </w:types>
        <w:behaviors>
          <w:behavior w:val="content"/>
        </w:behaviors>
        <w:guid w:val="{38FC2654-EAC6-4E1F-9266-94C9523DF1CD}"/>
      </w:docPartPr>
      <w:docPartBody>
        <w:p w:rsidR="00657572" w:rsidRDefault="00370314" w:rsidP="00370314">
          <w:pPr>
            <w:pStyle w:val="0CEF94E080184B16A9352DA6B61F10C3"/>
          </w:pPr>
          <w:r w:rsidRPr="000E16FF">
            <w:rPr>
              <w:rStyle w:val="a3"/>
              <w:rtl/>
            </w:rPr>
            <w:t>[שם ספק]</w:t>
          </w:r>
        </w:p>
      </w:docPartBody>
    </w:docPart>
    <w:docPart>
      <w:docPartPr>
        <w:name w:val="1B9C92BDC1454A808B53F77D31FC0C92"/>
        <w:category>
          <w:name w:val="כללי"/>
          <w:gallery w:val="placeholder"/>
        </w:category>
        <w:types>
          <w:type w:val="bbPlcHdr"/>
        </w:types>
        <w:behaviors>
          <w:behavior w:val="content"/>
        </w:behaviors>
        <w:guid w:val="{119026F0-5A8B-49AA-9548-9367DC69DF16}"/>
      </w:docPartPr>
      <w:docPartBody>
        <w:p w:rsidR="00657572" w:rsidRDefault="00370314" w:rsidP="00370314">
          <w:pPr>
            <w:pStyle w:val="1B9C92BDC1454A808B53F77D31FC0C92"/>
          </w:pPr>
          <w:r w:rsidRPr="00C5438E">
            <w:rPr>
              <w:rStyle w:val="a3"/>
              <w:rtl/>
            </w:rPr>
            <w:t>[צד א בחוזה]</w:t>
          </w:r>
        </w:p>
      </w:docPartBody>
    </w:docPart>
    <w:docPart>
      <w:docPartPr>
        <w:name w:val="EDD5BB7468E94D8D9D3E67EEB4C4B09B"/>
        <w:category>
          <w:name w:val="כללי"/>
          <w:gallery w:val="placeholder"/>
        </w:category>
        <w:types>
          <w:type w:val="bbPlcHdr"/>
        </w:types>
        <w:behaviors>
          <w:behavior w:val="content"/>
        </w:behaviors>
        <w:guid w:val="{909CAE00-1509-4414-B4C4-CDBEC44FBC67}"/>
      </w:docPartPr>
      <w:docPartBody>
        <w:p w:rsidR="00657572" w:rsidRDefault="00370314" w:rsidP="00370314">
          <w:pPr>
            <w:pStyle w:val="EDD5BB7468E94D8D9D3E67EEB4C4B09B"/>
          </w:pPr>
          <w:r w:rsidRPr="003059F5">
            <w:rPr>
              <w:rStyle w:val="a3"/>
              <w:rtl/>
            </w:rPr>
            <w:t>[שם ספק]</w:t>
          </w:r>
        </w:p>
      </w:docPartBody>
    </w:docPart>
    <w:docPart>
      <w:docPartPr>
        <w:name w:val="F238D571FCD04DDB8AD6172CB0D95411"/>
        <w:category>
          <w:name w:val="כללי"/>
          <w:gallery w:val="placeholder"/>
        </w:category>
        <w:types>
          <w:type w:val="bbPlcHdr"/>
        </w:types>
        <w:behaviors>
          <w:behavior w:val="content"/>
        </w:behaviors>
        <w:guid w:val="{99F70565-94D7-4D9A-83B0-434538AC24E5}"/>
      </w:docPartPr>
      <w:docPartBody>
        <w:p w:rsidR="00657572" w:rsidRDefault="00370314" w:rsidP="00370314">
          <w:pPr>
            <w:pStyle w:val="F238D571FCD04DDB8AD6172CB0D95411"/>
          </w:pPr>
          <w:r w:rsidRPr="003059F5">
            <w:rPr>
              <w:rStyle w:val="a3"/>
              <w:rtl/>
            </w:rPr>
            <w:t>[שם אתר]</w:t>
          </w:r>
        </w:p>
      </w:docPartBody>
    </w:docPart>
    <w:docPart>
      <w:docPartPr>
        <w:name w:val="06F1DEB62F6D49A1BC1406D886080055"/>
        <w:category>
          <w:name w:val="כללי"/>
          <w:gallery w:val="placeholder"/>
        </w:category>
        <w:types>
          <w:type w:val="bbPlcHdr"/>
        </w:types>
        <w:behaviors>
          <w:behavior w:val="content"/>
        </w:behaviors>
        <w:guid w:val="{4B742B47-5953-4A96-9E45-B6AE769FE0B6}"/>
      </w:docPartPr>
      <w:docPartBody>
        <w:p w:rsidR="00657572" w:rsidRDefault="00370314" w:rsidP="00370314">
          <w:pPr>
            <w:pStyle w:val="06F1DEB62F6D49A1BC1406D886080055"/>
          </w:pPr>
          <w:r w:rsidRPr="003059F5">
            <w:rPr>
              <w:rStyle w:val="a3"/>
              <w:rtl/>
            </w:rPr>
            <w:t>[תיאור עבודה]</w:t>
          </w:r>
        </w:p>
      </w:docPartBody>
    </w:docPart>
    <w:docPart>
      <w:docPartPr>
        <w:name w:val="9D777D46540F4FAFBAA132D3BFFA3D9A"/>
        <w:category>
          <w:name w:val="כללי"/>
          <w:gallery w:val="placeholder"/>
        </w:category>
        <w:types>
          <w:type w:val="bbPlcHdr"/>
        </w:types>
        <w:behaviors>
          <w:behavior w:val="content"/>
        </w:behaviors>
        <w:guid w:val="{7B887FB7-3A04-4BF5-AE9A-154CC5103BE0}"/>
      </w:docPartPr>
      <w:docPartBody>
        <w:p w:rsidR="00657572" w:rsidRDefault="00370314" w:rsidP="00370314">
          <w:pPr>
            <w:pStyle w:val="9D777D46540F4FAFBAA132D3BFFA3D9A"/>
          </w:pPr>
          <w:r w:rsidRPr="000E16FF">
            <w:rPr>
              <w:rStyle w:val="a3"/>
              <w:rtl/>
            </w:rPr>
            <w:t>[שם ספק]</w:t>
          </w:r>
        </w:p>
      </w:docPartBody>
    </w:docPart>
    <w:docPart>
      <w:docPartPr>
        <w:name w:val="14991385F86943DDB82619D674E22F16"/>
        <w:category>
          <w:name w:val="כללי"/>
          <w:gallery w:val="placeholder"/>
        </w:category>
        <w:types>
          <w:type w:val="bbPlcHdr"/>
        </w:types>
        <w:behaviors>
          <w:behavior w:val="content"/>
        </w:behaviors>
        <w:guid w:val="{4D66F7D1-B57B-4140-9E21-7687E73A631F}"/>
      </w:docPartPr>
      <w:docPartBody>
        <w:p w:rsidR="00657572" w:rsidRDefault="00370314" w:rsidP="00370314">
          <w:pPr>
            <w:pStyle w:val="14991385F86943DDB82619D674E22F16"/>
          </w:pPr>
          <w:r w:rsidRPr="00C5438E">
            <w:rPr>
              <w:rStyle w:val="a3"/>
              <w:rtl/>
            </w:rPr>
            <w:t>[צד א בחוזה]</w:t>
          </w:r>
        </w:p>
      </w:docPartBody>
    </w:docPart>
    <w:docPart>
      <w:docPartPr>
        <w:name w:val="69CC0F6B498A4B44AC966A488EA8075A"/>
        <w:category>
          <w:name w:val="כללי"/>
          <w:gallery w:val="placeholder"/>
        </w:category>
        <w:types>
          <w:type w:val="bbPlcHdr"/>
        </w:types>
        <w:behaviors>
          <w:behavior w:val="content"/>
        </w:behaviors>
        <w:guid w:val="{DBB4E48E-5D3A-4CCC-B027-7966244759FD}"/>
      </w:docPartPr>
      <w:docPartBody>
        <w:p w:rsidR="00657572" w:rsidRDefault="00370314" w:rsidP="00370314">
          <w:pPr>
            <w:pStyle w:val="69CC0F6B498A4B44AC966A488EA8075A"/>
          </w:pPr>
          <w:r w:rsidRPr="003059F5">
            <w:rPr>
              <w:rStyle w:val="a3"/>
              <w:rtl/>
            </w:rPr>
            <w:t>[שם אתר]</w:t>
          </w:r>
        </w:p>
      </w:docPartBody>
    </w:docPart>
    <w:docPart>
      <w:docPartPr>
        <w:name w:val="9AADCAB4F24E4631B5C9E6EFEEC22DE8"/>
        <w:category>
          <w:name w:val="כללי"/>
          <w:gallery w:val="placeholder"/>
        </w:category>
        <w:types>
          <w:type w:val="bbPlcHdr"/>
        </w:types>
        <w:behaviors>
          <w:behavior w:val="content"/>
        </w:behaviors>
        <w:guid w:val="{E6C3A39E-1649-4711-A6F8-1EF40B43C758}"/>
      </w:docPartPr>
      <w:docPartBody>
        <w:p w:rsidR="00657572" w:rsidRDefault="00370314" w:rsidP="00370314">
          <w:pPr>
            <w:pStyle w:val="9AADCAB4F24E4631B5C9E6EFEEC22DE8"/>
          </w:pPr>
          <w:r w:rsidRPr="003059F5">
            <w:rPr>
              <w:rStyle w:val="a3"/>
              <w:rtl/>
            </w:rPr>
            <w:t>[תאריך חתימת חוזה]</w:t>
          </w:r>
        </w:p>
      </w:docPartBody>
    </w:docPart>
    <w:docPart>
      <w:docPartPr>
        <w:name w:val="467AD1C6A2D94D8F8BB669DFD25B54D8"/>
        <w:category>
          <w:name w:val="כללי"/>
          <w:gallery w:val="placeholder"/>
        </w:category>
        <w:types>
          <w:type w:val="bbPlcHdr"/>
        </w:types>
        <w:behaviors>
          <w:behavior w:val="content"/>
        </w:behaviors>
        <w:guid w:val="{65957F00-54F8-489A-8B8D-9196862E4BC7}"/>
      </w:docPartPr>
      <w:docPartBody>
        <w:p w:rsidR="00657572" w:rsidRDefault="00370314" w:rsidP="00370314">
          <w:pPr>
            <w:pStyle w:val="467AD1C6A2D94D8F8BB669DFD25B54D8"/>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32380B"/>
    <w:rsid w:val="00370314"/>
    <w:rsid w:val="003D3172"/>
    <w:rsid w:val="00657572"/>
    <w:rsid w:val="00675168"/>
    <w:rsid w:val="006865A5"/>
    <w:rsid w:val="007F5C67"/>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70314"/>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886D526F683A4B64978ED35AB6B8958E">
    <w:name w:val="886D526F683A4B64978ED35AB6B8958E"/>
    <w:rsid w:val="00370314"/>
    <w:pPr>
      <w:bidi/>
    </w:pPr>
  </w:style>
  <w:style w:type="paragraph" w:customStyle="1" w:styleId="6EF42969B92042A8BDE72CDCD1639079">
    <w:name w:val="6EF42969B92042A8BDE72CDCD1639079"/>
    <w:rsid w:val="00370314"/>
    <w:pPr>
      <w:bidi/>
    </w:pPr>
  </w:style>
  <w:style w:type="paragraph" w:customStyle="1" w:styleId="E0D2C3857DAA4160BE61FDF759BB0B69">
    <w:name w:val="E0D2C3857DAA4160BE61FDF759BB0B69"/>
    <w:rsid w:val="00370314"/>
    <w:pPr>
      <w:bidi/>
    </w:pPr>
  </w:style>
  <w:style w:type="paragraph" w:customStyle="1" w:styleId="DBA12114CCAB433C8EC09EADDDD0B3E3">
    <w:name w:val="DBA12114CCAB433C8EC09EADDDD0B3E3"/>
    <w:rsid w:val="00370314"/>
    <w:pPr>
      <w:bidi/>
    </w:pPr>
  </w:style>
  <w:style w:type="paragraph" w:customStyle="1" w:styleId="91A78525845349069E260817E01E9445">
    <w:name w:val="91A78525845349069E260817E01E9445"/>
    <w:rsid w:val="00370314"/>
    <w:pPr>
      <w:bidi/>
    </w:pPr>
  </w:style>
  <w:style w:type="paragraph" w:customStyle="1" w:styleId="44E47B99C6D6431A829973F4AFE3D669">
    <w:name w:val="44E47B99C6D6431A829973F4AFE3D669"/>
    <w:rsid w:val="00370314"/>
    <w:pPr>
      <w:bidi/>
    </w:pPr>
  </w:style>
  <w:style w:type="paragraph" w:customStyle="1" w:styleId="A1947FD43F514F359ACA06FAF655969C">
    <w:name w:val="A1947FD43F514F359ACA06FAF655969C"/>
    <w:rsid w:val="00370314"/>
    <w:pPr>
      <w:bidi/>
    </w:pPr>
  </w:style>
  <w:style w:type="paragraph" w:customStyle="1" w:styleId="517D3974F01645CABF8A45E1A48D95E3">
    <w:name w:val="517D3974F01645CABF8A45E1A48D95E3"/>
    <w:rsid w:val="00370314"/>
    <w:pPr>
      <w:bidi/>
    </w:pPr>
  </w:style>
  <w:style w:type="paragraph" w:customStyle="1" w:styleId="DA94A444B6D94ED0991A248333434599">
    <w:name w:val="DA94A444B6D94ED0991A248333434599"/>
    <w:rsid w:val="00370314"/>
    <w:pPr>
      <w:bidi/>
    </w:pPr>
  </w:style>
  <w:style w:type="paragraph" w:customStyle="1" w:styleId="D3A8A4D2526A4EDAAE1D2D4ACB1B3E47">
    <w:name w:val="D3A8A4D2526A4EDAAE1D2D4ACB1B3E47"/>
    <w:rsid w:val="00370314"/>
    <w:pPr>
      <w:bidi/>
    </w:pPr>
  </w:style>
  <w:style w:type="paragraph" w:customStyle="1" w:styleId="C1F75B77E9314E43911A77DB55F9FE21">
    <w:name w:val="C1F75B77E9314E43911A77DB55F9FE21"/>
    <w:rsid w:val="00370314"/>
    <w:pPr>
      <w:bidi/>
    </w:pPr>
  </w:style>
  <w:style w:type="paragraph" w:customStyle="1" w:styleId="268ECA6AF30441B49A8A148F35BEAC57">
    <w:name w:val="268ECA6AF30441B49A8A148F35BEAC57"/>
    <w:rsid w:val="00370314"/>
    <w:pPr>
      <w:bidi/>
    </w:pPr>
  </w:style>
  <w:style w:type="paragraph" w:customStyle="1" w:styleId="4302B2DEB5424ACFBFB15D2EEC0F0587">
    <w:name w:val="4302B2DEB5424ACFBFB15D2EEC0F0587"/>
    <w:rsid w:val="00370314"/>
    <w:pPr>
      <w:bidi/>
    </w:pPr>
  </w:style>
  <w:style w:type="paragraph" w:customStyle="1" w:styleId="CC7192E2993242F783FB60FB01AA642C">
    <w:name w:val="CC7192E2993242F783FB60FB01AA642C"/>
    <w:rsid w:val="00370314"/>
    <w:pPr>
      <w:bidi/>
    </w:pPr>
  </w:style>
  <w:style w:type="paragraph" w:customStyle="1" w:styleId="5D95390BBDF84DFBBAD4741AA2B6AD84">
    <w:name w:val="5D95390BBDF84DFBBAD4741AA2B6AD84"/>
    <w:rsid w:val="00370314"/>
    <w:pPr>
      <w:bidi/>
    </w:pPr>
  </w:style>
  <w:style w:type="paragraph" w:customStyle="1" w:styleId="523079FF1D394F0492D8B49F894C5D6D">
    <w:name w:val="523079FF1D394F0492D8B49F894C5D6D"/>
    <w:rsid w:val="00370314"/>
    <w:pPr>
      <w:bidi/>
    </w:pPr>
  </w:style>
  <w:style w:type="paragraph" w:customStyle="1" w:styleId="E5382A439C59410CB035DFA243515E56">
    <w:name w:val="E5382A439C59410CB035DFA243515E56"/>
    <w:rsid w:val="00370314"/>
    <w:pPr>
      <w:bidi/>
    </w:pPr>
  </w:style>
  <w:style w:type="paragraph" w:customStyle="1" w:styleId="66AD8DDB1325430EA13CC606233C4EC8">
    <w:name w:val="66AD8DDB1325430EA13CC606233C4EC8"/>
    <w:rsid w:val="00370314"/>
    <w:pPr>
      <w:bidi/>
    </w:pPr>
  </w:style>
  <w:style w:type="paragraph" w:customStyle="1" w:styleId="81A361450C164810808806455634C770">
    <w:name w:val="81A361450C164810808806455634C770"/>
    <w:rsid w:val="00370314"/>
    <w:pPr>
      <w:bidi/>
    </w:pPr>
  </w:style>
  <w:style w:type="paragraph" w:customStyle="1" w:styleId="5E5303C7D7A54410A876A77D92AEBA54">
    <w:name w:val="5E5303C7D7A54410A876A77D92AEBA54"/>
    <w:rsid w:val="00370314"/>
    <w:pPr>
      <w:bidi/>
    </w:pPr>
  </w:style>
  <w:style w:type="paragraph" w:customStyle="1" w:styleId="3CF90CF051704F069974CC157BFF67D4">
    <w:name w:val="3CF90CF051704F069974CC157BFF67D4"/>
    <w:rsid w:val="00370314"/>
    <w:pPr>
      <w:bidi/>
    </w:pPr>
  </w:style>
  <w:style w:type="paragraph" w:customStyle="1" w:styleId="7DAB7E85D7C34BA49579DEA4F6123D34">
    <w:name w:val="7DAB7E85D7C34BA49579DEA4F6123D34"/>
    <w:rsid w:val="00370314"/>
    <w:pPr>
      <w:bidi/>
    </w:pPr>
  </w:style>
  <w:style w:type="paragraph" w:customStyle="1" w:styleId="F501A516AC97401FA0671F71236B5749">
    <w:name w:val="F501A516AC97401FA0671F71236B5749"/>
    <w:rsid w:val="00370314"/>
    <w:pPr>
      <w:bidi/>
    </w:pPr>
  </w:style>
  <w:style w:type="paragraph" w:customStyle="1" w:styleId="DE4FD3303F7B4BF39D4A838C3FD34239">
    <w:name w:val="DE4FD3303F7B4BF39D4A838C3FD34239"/>
    <w:rsid w:val="00370314"/>
    <w:pPr>
      <w:bidi/>
    </w:pPr>
  </w:style>
  <w:style w:type="paragraph" w:customStyle="1" w:styleId="55FEA22BD30747E283D566817C52B6EF">
    <w:name w:val="55FEA22BD30747E283D566817C52B6EF"/>
    <w:rsid w:val="00370314"/>
    <w:pPr>
      <w:bidi/>
    </w:pPr>
  </w:style>
  <w:style w:type="paragraph" w:customStyle="1" w:styleId="FF153463B2074C8793344817CAA2B5CB">
    <w:name w:val="FF153463B2074C8793344817CAA2B5CB"/>
    <w:rsid w:val="00370314"/>
    <w:pPr>
      <w:bidi/>
    </w:pPr>
  </w:style>
  <w:style w:type="paragraph" w:customStyle="1" w:styleId="E7BCCB2970414DA399FCAF92B1EFCC25">
    <w:name w:val="E7BCCB2970414DA399FCAF92B1EFCC25"/>
    <w:rsid w:val="00370314"/>
    <w:pPr>
      <w:bidi/>
    </w:pPr>
  </w:style>
  <w:style w:type="paragraph" w:customStyle="1" w:styleId="BFB9690DDE4D45888176BE9B03C37F2D">
    <w:name w:val="BFB9690DDE4D45888176BE9B03C37F2D"/>
    <w:rsid w:val="00370314"/>
    <w:pPr>
      <w:bidi/>
    </w:pPr>
  </w:style>
  <w:style w:type="paragraph" w:customStyle="1" w:styleId="0CEF94E080184B16A9352DA6B61F10C3">
    <w:name w:val="0CEF94E080184B16A9352DA6B61F10C3"/>
    <w:rsid w:val="00370314"/>
    <w:pPr>
      <w:bidi/>
    </w:pPr>
  </w:style>
  <w:style w:type="paragraph" w:customStyle="1" w:styleId="B08F9EA163E3483DB147AFD04AE1C1D2">
    <w:name w:val="B08F9EA163E3483DB147AFD04AE1C1D2"/>
    <w:rsid w:val="00370314"/>
    <w:pPr>
      <w:bidi/>
    </w:pPr>
  </w:style>
  <w:style w:type="paragraph" w:customStyle="1" w:styleId="4F41B09CC46F4DD9ACE36893C16FFB80">
    <w:name w:val="4F41B09CC46F4DD9ACE36893C16FFB80"/>
    <w:rsid w:val="00370314"/>
    <w:pPr>
      <w:bidi/>
    </w:pPr>
  </w:style>
  <w:style w:type="paragraph" w:customStyle="1" w:styleId="F96F3B6E2E1B401C8E107A01E86E5D2E">
    <w:name w:val="F96F3B6E2E1B401C8E107A01E86E5D2E"/>
    <w:rsid w:val="00370314"/>
    <w:pPr>
      <w:bidi/>
    </w:pPr>
  </w:style>
  <w:style w:type="paragraph" w:customStyle="1" w:styleId="EF91FD446DE04F89A628F23A03EDBAF8">
    <w:name w:val="EF91FD446DE04F89A628F23A03EDBAF8"/>
    <w:rsid w:val="00370314"/>
    <w:pPr>
      <w:bidi/>
    </w:pPr>
  </w:style>
  <w:style w:type="paragraph" w:customStyle="1" w:styleId="1B9C92BDC1454A808B53F77D31FC0C92">
    <w:name w:val="1B9C92BDC1454A808B53F77D31FC0C92"/>
    <w:rsid w:val="00370314"/>
    <w:pPr>
      <w:bidi/>
    </w:pPr>
  </w:style>
  <w:style w:type="paragraph" w:customStyle="1" w:styleId="EDD5BB7468E94D8D9D3E67EEB4C4B09B">
    <w:name w:val="EDD5BB7468E94D8D9D3E67EEB4C4B09B"/>
    <w:rsid w:val="00370314"/>
    <w:pPr>
      <w:bidi/>
    </w:pPr>
  </w:style>
  <w:style w:type="paragraph" w:customStyle="1" w:styleId="F238D571FCD04DDB8AD6172CB0D95411">
    <w:name w:val="F238D571FCD04DDB8AD6172CB0D95411"/>
    <w:rsid w:val="00370314"/>
    <w:pPr>
      <w:bidi/>
    </w:pPr>
  </w:style>
  <w:style w:type="paragraph" w:customStyle="1" w:styleId="06F1DEB62F6D49A1BC1406D886080055">
    <w:name w:val="06F1DEB62F6D49A1BC1406D886080055"/>
    <w:rsid w:val="00370314"/>
    <w:pPr>
      <w:bidi/>
    </w:pPr>
  </w:style>
  <w:style w:type="paragraph" w:customStyle="1" w:styleId="9D777D46540F4FAFBAA132D3BFFA3D9A">
    <w:name w:val="9D777D46540F4FAFBAA132D3BFFA3D9A"/>
    <w:rsid w:val="00370314"/>
    <w:pPr>
      <w:bidi/>
    </w:pPr>
  </w:style>
  <w:style w:type="paragraph" w:customStyle="1" w:styleId="14991385F86943DDB82619D674E22F16">
    <w:name w:val="14991385F86943DDB82619D674E22F16"/>
    <w:rsid w:val="00370314"/>
    <w:pPr>
      <w:bidi/>
    </w:pPr>
  </w:style>
  <w:style w:type="paragraph" w:customStyle="1" w:styleId="69CC0F6B498A4B44AC966A488EA8075A">
    <w:name w:val="69CC0F6B498A4B44AC966A488EA8075A"/>
    <w:rsid w:val="00370314"/>
    <w:pPr>
      <w:bidi/>
    </w:pPr>
  </w:style>
  <w:style w:type="paragraph" w:customStyle="1" w:styleId="9AADCAB4F24E4631B5C9E6EFEEC22DE8">
    <w:name w:val="9AADCAB4F24E4631B5C9E6EFEEC22DE8"/>
    <w:rsid w:val="00370314"/>
    <w:pPr>
      <w:bidi/>
    </w:pPr>
  </w:style>
  <w:style w:type="paragraph" w:customStyle="1" w:styleId="467AD1C6A2D94D8F8BB669DFD25B54D8">
    <w:name w:val="467AD1C6A2D94D8F8BB669DFD25B54D8"/>
    <w:rsid w:val="0037031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81709D4C-33DC-48CC-AC7E-130A245806EE}"/>
</file>

<file path=customXml/itemProps3.xml><?xml version="1.0" encoding="utf-8"?>
<ds:datastoreItem xmlns:ds="http://schemas.openxmlformats.org/officeDocument/2006/customXml" ds:itemID="{1BA05902-3773-43C7-9CC2-0B51F8977856}"/>
</file>

<file path=customXml/itemProps4.xml><?xml version="1.0" encoding="utf-8"?>
<ds:datastoreItem xmlns:ds="http://schemas.openxmlformats.org/officeDocument/2006/customXml" ds:itemID="{9312D42E-8BF3-4BBA-B626-C8E2CBDF91B8}"/>
</file>

<file path=customXml/itemProps5.xml><?xml version="1.0" encoding="utf-8"?>
<ds:datastoreItem xmlns:ds="http://schemas.openxmlformats.org/officeDocument/2006/customXml" ds:itemID="{2632A6A1-62D1-43B9-B432-D5729EC470B8}"/>
</file>

<file path=docProps/app.xml><?xml version="1.0" encoding="utf-8"?>
<Properties xmlns="http://schemas.openxmlformats.org/officeDocument/2006/extended-properties" xmlns:vt="http://schemas.openxmlformats.org/officeDocument/2006/docPropsVTypes">
  <Template>Normal</Template>
  <TotalTime>13</TotalTime>
  <Pages>30</Pages>
  <Words>8131</Words>
  <Characters>46347</Characters>
  <Application>Microsoft Office Word</Application>
  <DocSecurity>0</DocSecurity>
  <Lines>386</Lines>
  <Paragraphs>108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2021-05-09T10:59:00Z</dcterms:created>
  <dcterms:modified xsi:type="dcterms:W3CDTF">2021-05-09T11:15:00Z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330654d4-31fc-46f7-9ba3-98538ac10fe1</vt:lpwstr>
  </property>
</Properties>
</file>