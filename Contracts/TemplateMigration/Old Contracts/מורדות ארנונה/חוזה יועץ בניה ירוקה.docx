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D70800"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E5AC12A"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B147F1"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E21C0BD"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EC0AD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D68E7C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C91431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0206FA">
        <w:rPr>
          <w:rFonts w:ascii="Times New Roman" w:eastAsia="Times New Roman" w:hAnsi="Times New Roman" w:cs="David"/>
          <w:bCs/>
          <w:i/>
          <w:iCs/>
          <w:noProof/>
          <w:sz w:val="32"/>
          <w:szCs w:val="32"/>
        </w:rPr>
        <w:drawing>
          <wp:inline distT="0" distB="0" distL="0" distR="0" wp14:anchorId="6C9FE2A2" wp14:editId="4CC66300">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6BC7BC38"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88C9BB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3EA08E"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A2690F"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A55FDB"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206FA">
        <w:rPr>
          <w:rFonts w:ascii="Times New Roman" w:eastAsia="Times New Roman" w:hAnsi="Times New Roman" w:cs="David" w:hint="cs"/>
          <w:bCs/>
          <w:sz w:val="32"/>
          <w:szCs w:val="32"/>
          <w:u w:val="single"/>
          <w:rtl/>
          <w:lang w:eastAsia="he-IL"/>
        </w:rPr>
        <w:t>חוזה יועץ בניה ירוקה</w:t>
      </w:r>
    </w:p>
    <w:p w14:paraId="5E5B34B1"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0145D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E207C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55124B4" w14:textId="77777777" w:rsidR="00C8505B" w:rsidRPr="00C521D8"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4F9C4D7" w14:textId="77777777" w:rsidR="00C8505B" w:rsidRPr="008E610C" w:rsidRDefault="00C8505B" w:rsidP="00C8505B">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customXmlInsRangeStart w:id="0" w:author="Kook Sec" w:date="2021-01-17T09:12:00Z"/>
    <w:sdt>
      <w:sdtPr>
        <w:rPr>
          <w:rFonts w:ascii="Times New Roman" w:eastAsia="Times New Roman" w:hAnsi="Times New Roman" w:cs="David"/>
          <w:bCs/>
          <w:sz w:val="32"/>
          <w:szCs w:val="32"/>
          <w:u w:val="single"/>
          <w:rtl/>
          <w:lang w:eastAsia="he-IL"/>
        </w:rPr>
        <w:alias w:val="שם הפרויקט"/>
        <w:tag w:val="cntProjectName"/>
        <w:id w:val="-1115283160"/>
        <w:placeholder>
          <w:docPart w:val="DB3E42E5DF4B42E6ADDF081A8268B6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customXmlInsRangeEnd w:id="0"/>
        <w:p w14:paraId="4D012F77" w14:textId="77777777" w:rsidR="00CC27E3" w:rsidRPr="00B27B4C" w:rsidRDefault="00CC27E3" w:rsidP="00CC27E3">
          <w:pPr>
            <w:widowControl w:val="0"/>
            <w:spacing w:before="0" w:beforeAutospacing="0" w:after="0" w:afterAutospacing="0" w:line="240" w:lineRule="auto"/>
            <w:jc w:val="center"/>
            <w:rPr>
              <w:ins w:id="1" w:author="Kook Sec" w:date="2021-01-17T09:12:00Z"/>
              <w:rFonts w:ascii="Times New Roman" w:eastAsia="Times New Roman" w:hAnsi="Times New Roman" w:cs="David"/>
              <w:bCs/>
              <w:sz w:val="32"/>
              <w:szCs w:val="32"/>
              <w:u w:val="single"/>
              <w:rtl/>
              <w:lang w:eastAsia="he-IL"/>
            </w:rPr>
          </w:pPr>
          <w:ins w:id="2" w:author="Kook Sec" w:date="2021-01-17T09:12:00Z">
            <w:r w:rsidRPr="00CF0A54">
              <w:rPr>
                <w:rFonts w:ascii="Times New Roman" w:eastAsia="Times New Roman" w:hAnsi="Times New Roman" w:cs="David"/>
                <w:bCs/>
                <w:sz w:val="32"/>
                <w:szCs w:val="32"/>
                <w:u w:val="single"/>
                <w:rtl/>
                <w:lang w:eastAsia="he-IL"/>
              </w:rPr>
              <w:t>א.מ. ישראל מגורים פיתוח בע"מ</w:t>
            </w:r>
          </w:ins>
          <w:ins w:id="3" w:author="Kook Sec" w:date="2021-01-17T09:13:00Z">
            <w:r>
              <w:rPr>
                <w:rFonts w:ascii="Times New Roman" w:eastAsia="Times New Roman" w:hAnsi="Times New Roman" w:cs="David"/>
                <w:bCs/>
                <w:sz w:val="32"/>
                <w:szCs w:val="32"/>
                <w:u w:val="single"/>
                <w:lang w:eastAsia="he-IL"/>
              </w:rPr>
              <w:t xml:space="preserve"> </w:t>
            </w:r>
          </w:ins>
        </w:p>
        <w:customXmlInsRangeStart w:id="4" w:author="Kook Sec" w:date="2021-01-17T09:12:00Z"/>
      </w:sdtContent>
    </w:sdt>
    <w:customXmlInsRangeEnd w:id="4"/>
    <w:p w14:paraId="4186CD62" w14:textId="77777777" w:rsidR="00CC27E3" w:rsidRPr="00B27B4C" w:rsidRDefault="00CC27E3" w:rsidP="00CC27E3">
      <w:pPr>
        <w:widowControl w:val="0"/>
        <w:spacing w:before="0" w:beforeAutospacing="0" w:after="0" w:afterAutospacing="0" w:line="240" w:lineRule="auto"/>
        <w:jc w:val="center"/>
        <w:rPr>
          <w:ins w:id="5" w:author="Kook Sec" w:date="2021-01-17T09:12:00Z"/>
          <w:rFonts w:ascii="Times New Roman" w:eastAsia="Times New Roman" w:hAnsi="Times New Roman" w:cs="David"/>
          <w:bCs/>
          <w:sz w:val="32"/>
          <w:szCs w:val="32"/>
          <w:u w:val="single"/>
          <w:rtl/>
          <w:lang w:eastAsia="he-IL"/>
        </w:rPr>
      </w:pPr>
    </w:p>
    <w:customXmlInsRangeStart w:id="6" w:author="Kook Sec" w:date="2021-01-17T09:12:00Z"/>
    <w:sdt>
      <w:sdtPr>
        <w:rPr>
          <w:rFonts w:ascii="Times New Roman" w:eastAsia="Times New Roman" w:hAnsi="Times New Roman" w:cs="David"/>
          <w:bCs/>
          <w:sz w:val="32"/>
          <w:szCs w:val="32"/>
          <w:u w:val="single"/>
          <w:rtl/>
          <w:lang w:eastAsia="he-IL"/>
        </w:rPr>
        <w:alias w:val="שם אתר"/>
        <w:tag w:val="cntSite"/>
        <w:id w:val="2071999276"/>
        <w:placeholder>
          <w:docPart w:val="31E8A1C748D0440E83DC398CC54BCD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customXmlInsRangeEnd w:id="6"/>
        <w:p w14:paraId="6B820AAE" w14:textId="77777777" w:rsidR="00CC27E3" w:rsidRPr="00B27B4C" w:rsidRDefault="00CC27E3" w:rsidP="00CC27E3">
          <w:pPr>
            <w:widowControl w:val="0"/>
            <w:spacing w:before="0" w:beforeAutospacing="0" w:after="0" w:afterAutospacing="0" w:line="240" w:lineRule="auto"/>
            <w:jc w:val="center"/>
            <w:rPr>
              <w:ins w:id="7" w:author="Kook Sec" w:date="2021-01-17T09:12:00Z"/>
              <w:rFonts w:ascii="Times New Roman" w:eastAsia="Times New Roman" w:hAnsi="Times New Roman" w:cs="David"/>
              <w:bCs/>
              <w:sz w:val="32"/>
              <w:szCs w:val="32"/>
              <w:u w:val="single"/>
              <w:rtl/>
              <w:lang w:eastAsia="he-IL"/>
            </w:rPr>
          </w:pPr>
          <w:ins w:id="8" w:author="Kook Sec" w:date="2021-01-17T09:13:00Z">
            <w:r w:rsidRPr="009C0FBC">
              <w:rPr>
                <w:rFonts w:ascii="Times New Roman" w:eastAsia="Times New Roman" w:hAnsi="Times New Roman" w:cs="David"/>
                <w:bCs/>
                <w:sz w:val="32"/>
                <w:szCs w:val="32"/>
                <w:u w:val="single"/>
                <w:rtl/>
                <w:lang w:eastAsia="he-IL"/>
              </w:rPr>
              <w:t>מורדות ארנונה</w:t>
            </w:r>
          </w:ins>
        </w:p>
        <w:customXmlInsRangeStart w:id="9" w:author="Kook Sec" w:date="2021-01-17T09:12:00Z"/>
      </w:sdtContent>
    </w:sdt>
    <w:customXmlInsRangeEnd w:id="9"/>
    <w:p w14:paraId="76E0AC7E" w14:textId="77777777" w:rsidR="00CC27E3" w:rsidRPr="00B27B4C" w:rsidRDefault="00CC27E3" w:rsidP="00CC27E3">
      <w:pPr>
        <w:widowControl w:val="0"/>
        <w:spacing w:before="0" w:beforeAutospacing="0" w:after="0" w:afterAutospacing="0" w:line="240" w:lineRule="auto"/>
        <w:rPr>
          <w:ins w:id="10" w:author="Kook Sec" w:date="2021-01-17T09:12:00Z"/>
          <w:rFonts w:ascii="Times New Roman" w:eastAsia="Times New Roman" w:hAnsi="Times New Roman" w:cs="David"/>
          <w:bCs/>
          <w:sz w:val="32"/>
          <w:szCs w:val="32"/>
          <w:u w:val="single"/>
          <w:rtl/>
          <w:lang w:eastAsia="he-IL"/>
        </w:rPr>
      </w:pPr>
    </w:p>
    <w:customXmlDelRangeStart w:id="11" w:author="Kook Sec" w:date="2021-01-17T09:12:00Z"/>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54CE4BCAAE454EE89892F98A6DF38AE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customXmlDelRangeEnd w:id="11"/>
        <w:p w14:paraId="24466492" w14:textId="77777777" w:rsidR="00C8505B" w:rsidRPr="008E610C" w:rsidDel="0043232F" w:rsidRDefault="0043232F" w:rsidP="00C8505B">
          <w:pPr>
            <w:widowControl w:val="0"/>
            <w:spacing w:before="0" w:beforeAutospacing="0" w:after="0" w:afterAutospacing="0" w:line="240" w:lineRule="auto"/>
            <w:jc w:val="center"/>
            <w:rPr>
              <w:del w:id="12" w:author="Kook Sec" w:date="2021-01-17T09:12:00Z"/>
              <w:rFonts w:ascii="Times New Roman" w:eastAsia="Times New Roman" w:hAnsi="Times New Roman" w:cs="David"/>
              <w:bCs/>
              <w:color w:val="00B0F0"/>
              <w:sz w:val="24"/>
              <w:szCs w:val="24"/>
              <w:u w:val="single"/>
              <w:rtl/>
              <w:lang w:eastAsia="he-IL"/>
            </w:rPr>
          </w:pPr>
        </w:p>
        <w:customXmlDelRangeStart w:id="13" w:author="Kook Sec" w:date="2021-01-17T09:12:00Z"/>
      </w:sdtContent>
    </w:sdt>
    <w:customXmlDelRangeEnd w:id="13"/>
    <w:p w14:paraId="3B8D0630" w14:textId="77777777" w:rsidR="00C8505B" w:rsidRPr="008E610C" w:rsidDel="0043232F" w:rsidRDefault="00C8505B" w:rsidP="00C8505B">
      <w:pPr>
        <w:widowControl w:val="0"/>
        <w:spacing w:before="0" w:beforeAutospacing="0" w:after="0" w:afterAutospacing="0" w:line="240" w:lineRule="auto"/>
        <w:jc w:val="center"/>
        <w:rPr>
          <w:del w:id="14" w:author="Kook Sec" w:date="2021-01-17T09:12:00Z"/>
          <w:rFonts w:ascii="Times New Roman" w:eastAsia="Times New Roman" w:hAnsi="Times New Roman" w:cs="David"/>
          <w:bCs/>
          <w:color w:val="00B0F0"/>
          <w:sz w:val="24"/>
          <w:szCs w:val="24"/>
          <w:u w:val="single"/>
          <w:rtl/>
          <w:lang w:eastAsia="he-IL"/>
        </w:rPr>
      </w:pPr>
    </w:p>
    <w:p w14:paraId="2C332E6A" w14:textId="77777777" w:rsidR="00C8505B" w:rsidRPr="008E610C" w:rsidDel="0043232F" w:rsidRDefault="00C8505B" w:rsidP="00C8505B">
      <w:pPr>
        <w:widowControl w:val="0"/>
        <w:spacing w:before="0" w:beforeAutospacing="0" w:after="0" w:afterAutospacing="0" w:line="240" w:lineRule="auto"/>
        <w:jc w:val="center"/>
        <w:rPr>
          <w:del w:id="15" w:author="Kook Sec" w:date="2021-01-17T09:12:00Z"/>
          <w:rFonts w:ascii="Times New Roman" w:eastAsia="Times New Roman" w:hAnsi="Times New Roman" w:cs="David"/>
          <w:bCs/>
          <w:color w:val="00B0F0"/>
          <w:sz w:val="24"/>
          <w:szCs w:val="24"/>
          <w:u w:val="single"/>
          <w:rtl/>
          <w:lang w:eastAsia="he-IL"/>
        </w:rPr>
      </w:pPr>
    </w:p>
    <w:p w14:paraId="42885D38" w14:textId="77777777" w:rsidR="00C8505B" w:rsidRPr="008E610C" w:rsidDel="0043232F" w:rsidRDefault="00C8505B" w:rsidP="00C8505B">
      <w:pPr>
        <w:widowControl w:val="0"/>
        <w:spacing w:before="0" w:beforeAutospacing="0" w:after="0" w:afterAutospacing="0" w:line="240" w:lineRule="auto"/>
        <w:jc w:val="center"/>
        <w:rPr>
          <w:del w:id="16" w:author="Kook Sec" w:date="2021-01-17T09:12:00Z"/>
          <w:rFonts w:ascii="Times New Roman" w:eastAsia="Times New Roman" w:hAnsi="Times New Roman" w:cs="David"/>
          <w:bCs/>
          <w:color w:val="00B0F0"/>
          <w:sz w:val="24"/>
          <w:szCs w:val="24"/>
          <w:u w:val="single"/>
          <w:rtl/>
          <w:lang w:eastAsia="he-IL"/>
        </w:rPr>
      </w:pPr>
    </w:p>
    <w:customXmlDelRangeStart w:id="17" w:author="Kook Sec" w:date="2021-01-17T09:12:00Z"/>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4119A7120D0A469AB24BC492F9E736D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customXmlDelRangeEnd w:id="17"/>
        <w:p w14:paraId="046CF67A" w14:textId="77777777" w:rsidR="00C8505B" w:rsidRPr="008E610C" w:rsidDel="0043232F" w:rsidRDefault="0043232F" w:rsidP="00C8505B">
          <w:pPr>
            <w:widowControl w:val="0"/>
            <w:spacing w:before="0" w:beforeAutospacing="0" w:after="0" w:afterAutospacing="0" w:line="240" w:lineRule="auto"/>
            <w:jc w:val="center"/>
            <w:rPr>
              <w:del w:id="18" w:author="Kook Sec" w:date="2021-01-17T09:12:00Z"/>
              <w:rFonts w:ascii="Times New Roman" w:eastAsia="Times New Roman" w:hAnsi="Times New Roman" w:cs="David"/>
              <w:bCs/>
              <w:color w:val="00B0F0"/>
              <w:sz w:val="24"/>
              <w:szCs w:val="24"/>
              <w:u w:val="single"/>
              <w:rtl/>
              <w:lang w:eastAsia="he-IL"/>
            </w:rPr>
          </w:pPr>
        </w:p>
        <w:customXmlDelRangeStart w:id="19" w:author="Kook Sec" w:date="2021-01-17T09:12:00Z"/>
      </w:sdtContent>
    </w:sdt>
    <w:customXmlDelRangeEnd w:id="19"/>
    <w:p w14:paraId="63386495" w14:textId="77777777" w:rsidR="00C8505B" w:rsidRPr="008E610C" w:rsidDel="00CC27E3" w:rsidRDefault="00C8505B" w:rsidP="00C8505B">
      <w:pPr>
        <w:widowControl w:val="0"/>
        <w:spacing w:before="0" w:beforeAutospacing="0" w:after="0" w:afterAutospacing="0" w:line="240" w:lineRule="auto"/>
        <w:jc w:val="center"/>
        <w:rPr>
          <w:del w:id="20" w:author="Kook Sec" w:date="2021-01-17T09:12:00Z"/>
          <w:rFonts w:ascii="Times New Roman" w:eastAsia="Times New Roman" w:hAnsi="Times New Roman" w:cs="David"/>
          <w:bCs/>
          <w:color w:val="00B0F0"/>
          <w:sz w:val="24"/>
          <w:szCs w:val="24"/>
          <w:u w:val="single"/>
          <w:rtl/>
          <w:lang w:eastAsia="he-IL"/>
        </w:rPr>
      </w:pPr>
    </w:p>
    <w:p w14:paraId="0577A62A" w14:textId="77777777" w:rsidR="00C8505B" w:rsidRPr="00C521D8" w:rsidRDefault="00C8505B" w:rsidP="00C8505B">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2E3A4D"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7F79C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6FD761"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A6896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F1A369"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16C41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6CA09D"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5A51BE"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FED46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26FAF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777CA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F5C3C0"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634F40"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E4346D"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BC0774"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76960D"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67514F" w14:textId="77777777" w:rsid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A707CE" w14:textId="77777777" w:rsidR="002D6C1F" w:rsidRPr="000206FA" w:rsidRDefault="002D6C1F"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E36E4F"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0BABEE"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CFC47E"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0206FA">
        <w:rPr>
          <w:rFonts w:ascii="Times New Roman" w:eastAsia="Times New Roman" w:hAnsi="Times New Roman" w:cs="David" w:hint="cs"/>
          <w:bCs/>
          <w:sz w:val="32"/>
          <w:szCs w:val="32"/>
          <w:u w:val="single"/>
          <w:rtl/>
          <w:lang w:eastAsia="he-IL"/>
        </w:rPr>
        <w:t>חוזה</w:t>
      </w:r>
      <w:r w:rsidR="00C8505B">
        <w:rPr>
          <w:rFonts w:ascii="Times New Roman" w:eastAsia="Times New Roman" w:hAnsi="Times New Roman" w:cs="David" w:hint="cs"/>
          <w:bCs/>
          <w:i/>
          <w:iCs/>
          <w:sz w:val="32"/>
          <w:szCs w:val="32"/>
          <w:u w:val="single"/>
          <w:rtl/>
          <w:lang w:eastAsia="he-IL"/>
        </w:rPr>
        <w:t xml:space="preserve"> </w:t>
      </w:r>
      <w:r w:rsidR="00442A61">
        <w:rPr>
          <w:rFonts w:ascii="Times New Roman" w:eastAsia="Times New Roman" w:hAnsi="Times New Roman" w:cs="David" w:hint="cs"/>
          <w:bCs/>
          <w:sz w:val="32"/>
          <w:szCs w:val="32"/>
          <w:u w:val="single"/>
          <w:rtl/>
          <w:lang w:eastAsia="he-IL"/>
        </w:rPr>
        <w:t xml:space="preserve">יועץ </w:t>
      </w:r>
      <w:r w:rsidR="00C8505B" w:rsidRPr="00C8505B">
        <w:rPr>
          <w:rFonts w:ascii="Times New Roman" w:eastAsia="Times New Roman" w:hAnsi="Times New Roman" w:cs="David" w:hint="cs"/>
          <w:bCs/>
          <w:sz w:val="32"/>
          <w:szCs w:val="32"/>
          <w:u w:val="single"/>
          <w:rtl/>
          <w:lang w:eastAsia="he-IL"/>
        </w:rPr>
        <w:t>בניה ירוקה</w:t>
      </w:r>
    </w:p>
    <w:p w14:paraId="27B1F981"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1BD9AB5" w14:textId="77777777" w:rsidR="000206FA" w:rsidRPr="000206FA" w:rsidRDefault="000206FA" w:rsidP="008771C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206FA">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533406696"/>
          <w:placeholder>
            <w:docPart w:val="258662A0C68A4F8EB7E57EB74DB5DCD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0E2532" w:rsidRPr="00C8505B">
            <w:rPr>
              <w:rStyle w:val="AutoFieldChar"/>
              <w:color w:val="00B0F0"/>
              <w:rtl/>
            </w:rPr>
            <w:t>[תאריך חתימת חוזה]</w:t>
          </w:r>
        </w:sdtContent>
      </w:sdt>
    </w:p>
    <w:p w14:paraId="11E51196"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Times New Roman"/>
          <w:sz w:val="20"/>
          <w:szCs w:val="20"/>
          <w:rtl/>
        </w:rPr>
      </w:pPr>
    </w:p>
    <w:p w14:paraId="1BE0567A"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8623587"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AAC4027" w14:textId="77777777" w:rsidR="000206FA" w:rsidRPr="000206FA" w:rsidRDefault="000206FA" w:rsidP="000206FA">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hint="cs"/>
          <w:bCs/>
          <w:sz w:val="20"/>
          <w:szCs w:val="24"/>
          <w:rtl/>
          <w:lang w:eastAsia="he-IL"/>
        </w:rPr>
        <w:t>ב י ן</w:t>
      </w:r>
    </w:p>
    <w:sdt>
      <w:sdtPr>
        <w:rPr>
          <w:color w:val="800080"/>
          <w:rtl/>
        </w:rPr>
        <w:alias w:val="צד א בחוזה"/>
        <w:tag w:val="cntTzadA"/>
        <w:id w:val="-557089643"/>
        <w:placeholder>
          <w:docPart w:val="6E59DC50D24543F9AD16B73B862D0E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7D25F646" w14:textId="77777777" w:rsidR="000206FA" w:rsidRPr="000206FA" w:rsidRDefault="00CC27E3" w:rsidP="00CC27E3">
          <w:pPr>
            <w:widowControl w:val="0"/>
            <w:spacing w:before="0" w:beforeAutospacing="0" w:after="0" w:afterAutospacing="0" w:line="240" w:lineRule="auto"/>
            <w:ind w:left="2880" w:firstLine="26"/>
            <w:rPr>
              <w:rFonts w:ascii="Times New Roman" w:eastAsia="Times New Roman" w:hAnsi="Times New Roman" w:cs="David"/>
              <w:color w:val="008000"/>
              <w:sz w:val="24"/>
              <w:szCs w:val="24"/>
              <w:rtl/>
            </w:rPr>
            <w:pPrChange w:id="21" w:author="Kook Sec" w:date="2021-01-17T09:14:00Z">
              <w:pPr>
                <w:widowControl w:val="0"/>
                <w:spacing w:before="0" w:beforeAutospacing="0" w:after="0" w:afterAutospacing="0" w:line="240" w:lineRule="auto"/>
                <w:ind w:left="2880" w:firstLine="720"/>
              </w:pPr>
            </w:pPrChange>
          </w:pPr>
          <w:ins w:id="22" w:author="Kook Sec" w:date="2021-01-17T09:14:00Z">
            <w:r w:rsidRPr="00CC27E3">
              <w:rPr>
                <w:color w:val="800080"/>
                <w:rtl/>
              </w:rPr>
              <w:t>א.מ. ישראל מגורים פיתוח בע"מ</w:t>
            </w:r>
          </w:ins>
          <w:r>
            <w:rPr>
              <w:color w:val="800080"/>
              <w:rtl/>
            </w:rPr>
            <w:br/>
          </w:r>
          <w:ins w:id="23" w:author="Kook Sec" w:date="2021-01-17T09:14:00Z">
            <w:r w:rsidRPr="00CC27E3">
              <w:rPr>
                <w:color w:val="800080"/>
                <w:rtl/>
              </w:rPr>
              <w:t>יוני נתניהו 1 ג' אור יהודה</w:t>
            </w:r>
          </w:ins>
          <w:r>
            <w:rPr>
              <w:color w:val="800080"/>
              <w:rtl/>
            </w:rPr>
            <w:br/>
          </w:r>
          <w:ins w:id="24" w:author="Kook Sec" w:date="2021-01-17T09:14:00Z">
            <w:r w:rsidRPr="00CC27E3">
              <w:rPr>
                <w:color w:val="800080"/>
                <w:rtl/>
              </w:rPr>
              <w:t>513313148</w:t>
            </w:r>
          </w:ins>
          <w:r>
            <w:rPr>
              <w:color w:val="800080"/>
              <w:rtl/>
            </w:rPr>
            <w:br/>
          </w:r>
        </w:p>
      </w:sdtContent>
    </w:sdt>
    <w:p w14:paraId="3465E107"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206FA">
        <w:rPr>
          <w:rFonts w:ascii="Times New Roman" w:eastAsia="Times New Roman" w:hAnsi="Times New Roman" w:cs="David" w:hint="cs"/>
          <w:sz w:val="20"/>
          <w:szCs w:val="24"/>
          <w:rtl/>
          <w:lang w:eastAsia="he-IL"/>
        </w:rPr>
        <w:t>(להלן: "</w:t>
      </w:r>
      <w:r w:rsidRPr="000206FA">
        <w:rPr>
          <w:rFonts w:ascii="Times New Roman" w:eastAsia="Times New Roman" w:hAnsi="Times New Roman" w:cs="David" w:hint="cs"/>
          <w:b/>
          <w:bCs/>
          <w:sz w:val="20"/>
          <w:szCs w:val="24"/>
          <w:rtl/>
          <w:lang w:eastAsia="he-IL"/>
        </w:rPr>
        <w:t>המזמין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Cs/>
          <w:sz w:val="20"/>
          <w:szCs w:val="24"/>
          <w:rtl/>
          <w:lang w:eastAsia="he-IL"/>
        </w:rPr>
        <w:t xml:space="preserve">       </w:t>
      </w:r>
    </w:p>
    <w:p w14:paraId="43769E49"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206FA">
        <w:rPr>
          <w:rFonts w:ascii="Times New Roman" w:eastAsia="Times New Roman" w:hAnsi="Times New Roman" w:cs="David" w:hint="cs"/>
          <w:bCs/>
          <w:sz w:val="20"/>
          <w:szCs w:val="24"/>
          <w:rtl/>
          <w:lang w:eastAsia="he-IL"/>
        </w:rPr>
        <w:t xml:space="preserve">         מצד אחד;</w:t>
      </w:r>
    </w:p>
    <w:p w14:paraId="38A34111" w14:textId="77777777" w:rsidR="000206FA" w:rsidRPr="000206FA" w:rsidRDefault="000206FA" w:rsidP="000206FA">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6A040E40" w14:textId="77777777" w:rsidR="000206FA" w:rsidRPr="000206FA" w:rsidRDefault="000206FA" w:rsidP="000206FA">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hint="cs"/>
          <w:bCs/>
          <w:sz w:val="20"/>
          <w:szCs w:val="24"/>
          <w:rtl/>
          <w:lang w:eastAsia="he-IL"/>
        </w:rPr>
        <w:t>ל ב י ן</w:t>
      </w:r>
    </w:p>
    <w:p w14:paraId="38A3AEBA"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056981899"/>
        <w:placeholder>
          <w:docPart w:val="EA272880C9ED4B57B35E658D3A2C26C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7A72EA9C" w14:textId="77777777" w:rsidR="000206FA" w:rsidRPr="000206FA" w:rsidRDefault="00CC27E3" w:rsidP="00FF34DC">
          <w:pPr>
            <w:widowControl w:val="0"/>
            <w:spacing w:before="0" w:beforeAutospacing="0" w:after="0" w:afterAutospacing="0" w:line="240" w:lineRule="auto"/>
            <w:ind w:left="2160" w:firstLine="720"/>
            <w:rPr>
              <w:rFonts w:ascii="Times New Roman" w:eastAsia="Times New Roman" w:hAnsi="Times New Roman" w:cs="David"/>
              <w:sz w:val="20"/>
              <w:szCs w:val="24"/>
              <w:rtl/>
              <w:lang w:eastAsia="he-IL"/>
            </w:rPr>
            <w:pPrChange w:id="25" w:author="Kook Sec" w:date="2021-01-17T09:28:00Z">
              <w:pPr>
                <w:widowControl w:val="0"/>
                <w:spacing w:before="0" w:beforeAutospacing="0" w:after="0" w:afterAutospacing="0" w:line="240" w:lineRule="auto"/>
                <w:ind w:left="2880" w:firstLine="720"/>
              </w:pPr>
            </w:pPrChange>
          </w:pPr>
          <w:del w:id="26" w:author="Kook Sec" w:date="2021-01-17T09:26:00Z">
            <w:r w:rsidDel="00CC27E3">
              <w:rPr>
                <w:rFonts w:ascii="Times New Roman" w:eastAsia="Times New Roman" w:hAnsi="Times New Roman" w:cs="David"/>
                <w:color w:val="800080"/>
                <w:sz w:val="24"/>
                <w:szCs w:val="24"/>
                <w:rtl/>
              </w:rPr>
              <w:br/>
            </w:r>
          </w:del>
          <w:ins w:id="27" w:author="Kook Sec" w:date="2021-01-17T09:26:00Z">
            <w:r>
              <w:rPr>
                <w:rFonts w:ascii="Times New Roman" w:eastAsia="Times New Roman" w:hAnsi="Times New Roman" w:cs="David" w:hint="cs"/>
                <w:color w:val="800080"/>
                <w:sz w:val="24"/>
                <w:szCs w:val="24"/>
                <w:rtl/>
              </w:rPr>
              <w:t>סלע ירוק וחכם בבניה ובעסקים</w:t>
            </w:r>
          </w:ins>
          <w:r w:rsidR="00FF34DC">
            <w:rPr>
              <w:rFonts w:ascii="Times New Roman" w:eastAsia="Times New Roman" w:hAnsi="Times New Roman" w:cs="David"/>
              <w:color w:val="800080"/>
              <w:sz w:val="24"/>
              <w:szCs w:val="24"/>
              <w:rtl/>
            </w:rPr>
            <w:br/>
          </w:r>
          <w:ins w:id="28" w:author="Kook Sec" w:date="2021-01-17T09:27:00Z">
            <w:r w:rsidR="00FF34DC">
              <w:rPr>
                <w:rFonts w:ascii="Times New Roman" w:eastAsia="Times New Roman" w:hAnsi="Times New Roman" w:cs="David" w:hint="cs"/>
                <w:color w:val="800080"/>
                <w:sz w:val="24"/>
                <w:szCs w:val="24"/>
                <w:rtl/>
              </w:rPr>
              <w:t xml:space="preserve">             רח' השיר 12א פרדס חנה כרכור</w:t>
            </w:r>
          </w:ins>
          <w:ins w:id="29" w:author="Kook Sec" w:date="2021-01-17T09:26:00Z">
            <w:r>
              <w:rPr>
                <w:rFonts w:ascii="Times New Roman" w:eastAsia="Times New Roman" w:hAnsi="Times New Roman" w:cs="David"/>
                <w:color w:val="800080"/>
                <w:sz w:val="24"/>
                <w:szCs w:val="24"/>
                <w:rtl/>
              </w:rPr>
              <w:br/>
            </w:r>
            <w:r>
              <w:rPr>
                <w:rFonts w:ascii="Times New Roman" w:eastAsia="Times New Roman" w:hAnsi="Times New Roman" w:cs="David" w:hint="cs"/>
                <w:color w:val="800080"/>
                <w:sz w:val="24"/>
                <w:szCs w:val="24"/>
                <w:rtl/>
              </w:rPr>
              <w:t xml:space="preserve">             ע.מ 033233446</w:t>
            </w:r>
          </w:ins>
        </w:p>
      </w:sdtContent>
    </w:sdt>
    <w:p w14:paraId="259F6918"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206FA">
        <w:rPr>
          <w:rFonts w:ascii="Times New Roman" w:eastAsia="Times New Roman" w:hAnsi="Times New Roman" w:cs="David" w:hint="cs"/>
          <w:sz w:val="20"/>
          <w:szCs w:val="24"/>
          <w:rtl/>
          <w:lang w:eastAsia="he-IL"/>
        </w:rPr>
        <w:t>(להלן: "</w:t>
      </w:r>
      <w:r w:rsidRPr="000206FA">
        <w:rPr>
          <w:rFonts w:ascii="Times New Roman" w:eastAsia="Times New Roman" w:hAnsi="Times New Roman" w:cs="David" w:hint="cs"/>
          <w:b/>
          <w:bCs/>
          <w:sz w:val="20"/>
          <w:szCs w:val="24"/>
          <w:rtl/>
          <w:lang w:eastAsia="he-IL"/>
        </w:rPr>
        <w:t>ה</w:t>
      </w:r>
      <w:r w:rsidR="00B17D15">
        <w:rPr>
          <w:rFonts w:ascii="Times New Roman" w:eastAsia="Times New Roman" w:hAnsi="Times New Roman" w:cs="David" w:hint="cs"/>
          <w:b/>
          <w:b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Cs/>
          <w:sz w:val="20"/>
          <w:szCs w:val="24"/>
          <w:rtl/>
          <w:lang w:eastAsia="he-IL"/>
        </w:rPr>
        <w:t xml:space="preserve">  </w:t>
      </w:r>
    </w:p>
    <w:p w14:paraId="6F8F9276"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206FA">
        <w:rPr>
          <w:rFonts w:ascii="Times New Roman" w:eastAsia="Times New Roman" w:hAnsi="Times New Roman" w:cs="David" w:hint="cs"/>
          <w:bCs/>
          <w:sz w:val="20"/>
          <w:szCs w:val="24"/>
          <w:rtl/>
          <w:lang w:eastAsia="he-IL"/>
        </w:rPr>
        <w:t xml:space="preserve">         מצד שני;</w:t>
      </w:r>
    </w:p>
    <w:p w14:paraId="71F2A36A" w14:textId="77777777" w:rsidR="000206FA" w:rsidRPr="000206FA" w:rsidRDefault="000206FA" w:rsidP="000206FA">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473FEBD" w14:textId="77777777" w:rsidR="000206FA" w:rsidRPr="000206FA" w:rsidRDefault="000206FA" w:rsidP="000206FA">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והואיל:</w:t>
      </w:r>
      <w:r w:rsidRPr="000206FA">
        <w:rPr>
          <w:rFonts w:ascii="Times New Roman" w:eastAsia="Times New Roman" w:hAnsi="Times New Roman" w:cs="David"/>
          <w:bCs/>
          <w:sz w:val="20"/>
          <w:szCs w:val="24"/>
          <w:rtl/>
          <w:lang w:eastAsia="he-IL"/>
        </w:rPr>
        <w:tab/>
      </w:r>
      <w:r w:rsidRPr="000206FA">
        <w:rPr>
          <w:rFonts w:ascii="Times New Roman" w:eastAsia="Times New Roman" w:hAnsi="Times New Roman" w:cs="David"/>
          <w:sz w:val="20"/>
          <w:szCs w:val="24"/>
          <w:rtl/>
          <w:lang w:eastAsia="he-IL"/>
        </w:rPr>
        <w:t>וברצון המזמין למסור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ביצוע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כמפורט להלן, כל זאת בתנאים המפורטים להלן בחוזה זה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הסכים לקבל על עצמו את העבודה הנ"ל;</w:t>
      </w:r>
    </w:p>
    <w:p w14:paraId="71005B6B" w14:textId="77777777" w:rsidR="000206FA" w:rsidRPr="000206FA" w:rsidRDefault="000206FA" w:rsidP="000206FA">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bCs/>
          <w:sz w:val="20"/>
          <w:szCs w:val="24"/>
          <w:rtl/>
          <w:lang w:eastAsia="he-IL"/>
        </w:rPr>
        <w:t>לפיכך הותנה והוסכם בין הצדדים כדלקמן:</w:t>
      </w:r>
    </w:p>
    <w:p w14:paraId="35C01201" w14:textId="77777777" w:rsidR="000206FA" w:rsidRPr="000206FA" w:rsidRDefault="000206FA" w:rsidP="000206FA">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u w:val="single"/>
          <w:rtl/>
          <w:lang w:eastAsia="he-IL"/>
        </w:rPr>
        <w:t>מבוא</w:t>
      </w:r>
    </w:p>
    <w:p w14:paraId="247F8D34" w14:textId="77777777" w:rsidR="000206FA" w:rsidRPr="000206FA" w:rsidRDefault="000206FA" w:rsidP="000206FA">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למונחים הבאים יהא הפרוש הנקוב </w:t>
      </w:r>
      <w:proofErr w:type="spellStart"/>
      <w:r w:rsidRPr="000206FA">
        <w:rPr>
          <w:rFonts w:ascii="Times New Roman" w:eastAsia="Times New Roman" w:hAnsi="Times New Roman" w:cs="David"/>
          <w:sz w:val="20"/>
          <w:szCs w:val="24"/>
          <w:rtl/>
          <w:lang w:eastAsia="he-IL"/>
        </w:rPr>
        <w:t>בצידם</w:t>
      </w:r>
      <w:proofErr w:type="spellEnd"/>
      <w:r w:rsidRPr="000206FA">
        <w:rPr>
          <w:rFonts w:ascii="Times New Roman" w:eastAsia="Times New Roman" w:hAnsi="Times New Roman" w:cs="David"/>
          <w:sz w:val="20"/>
          <w:szCs w:val="24"/>
          <w:rtl/>
          <w:lang w:eastAsia="he-IL"/>
        </w:rPr>
        <w:t xml:space="preserve"> דהיינו:</w:t>
      </w:r>
    </w:p>
    <w:p w14:paraId="4C58B964" w14:textId="77777777" w:rsidR="000206FA" w:rsidRPr="000206FA" w:rsidRDefault="000206FA" w:rsidP="000206FA">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02CCFF55"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"הפרויקט"</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w:t>
      </w:r>
      <w:proofErr w:type="spellStart"/>
      <w:r w:rsidRPr="000206FA">
        <w:rPr>
          <w:rFonts w:ascii="Times New Roman" w:eastAsia="Times New Roman" w:hAnsi="Times New Roman" w:cs="David"/>
          <w:sz w:val="20"/>
          <w:szCs w:val="24"/>
          <w:rtl/>
          <w:lang w:eastAsia="he-IL"/>
        </w:rPr>
        <w:t>המצ"ב</w:t>
      </w:r>
      <w:proofErr w:type="spellEnd"/>
      <w:r w:rsidRPr="000206FA">
        <w:rPr>
          <w:rFonts w:ascii="Times New Roman" w:eastAsia="Times New Roman" w:hAnsi="Times New Roman" w:cs="David"/>
          <w:sz w:val="20"/>
          <w:szCs w:val="24"/>
          <w:rtl/>
          <w:lang w:eastAsia="he-IL"/>
        </w:rPr>
        <w:t>.</w:t>
      </w:r>
    </w:p>
    <w:p w14:paraId="0D6C16BB"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6B0B5EB"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"התכנית" </w:t>
      </w:r>
      <w:r w:rsidRPr="000206FA">
        <w:rPr>
          <w:rFonts w:ascii="Times New Roman" w:eastAsia="Times New Roman" w:hAnsi="Times New Roman" w:cs="David"/>
          <w:sz w:val="20"/>
          <w:szCs w:val="24"/>
          <w:rtl/>
          <w:lang w:eastAsia="he-IL"/>
        </w:rPr>
        <w:t>/</w:t>
      </w:r>
    </w:p>
    <w:p w14:paraId="443FA268"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"המקרקעין"</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w:t>
      </w:r>
      <w:proofErr w:type="spellStart"/>
      <w:r w:rsidRPr="000206FA">
        <w:rPr>
          <w:rFonts w:ascii="Times New Roman" w:eastAsia="Times New Roman" w:hAnsi="Times New Roman" w:cs="David"/>
          <w:sz w:val="20"/>
          <w:szCs w:val="24"/>
          <w:rtl/>
          <w:lang w:eastAsia="he-IL"/>
        </w:rPr>
        <w:t>המצ"ב</w:t>
      </w:r>
      <w:proofErr w:type="spellEnd"/>
      <w:r w:rsidRPr="000206FA">
        <w:rPr>
          <w:rFonts w:ascii="Times New Roman" w:eastAsia="Times New Roman" w:hAnsi="Times New Roman" w:cs="David"/>
          <w:sz w:val="20"/>
          <w:szCs w:val="24"/>
          <w:rtl/>
          <w:lang w:eastAsia="he-IL"/>
        </w:rPr>
        <w:t>.</w:t>
      </w:r>
    </w:p>
    <w:p w14:paraId="584645CC"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AF09108"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"האתר"</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19F8A54B"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2E9E95D"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היועצים</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12AA7AB1"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1318CFA"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התכניות</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תוך כדי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0206FA">
        <w:rPr>
          <w:rFonts w:ascii="Times New Roman" w:eastAsia="Times New Roman" w:hAnsi="Times New Roman" w:cs="David"/>
          <w:b/>
          <w:bCs/>
          <w:sz w:val="20"/>
          <w:szCs w:val="24"/>
          <w:rtl/>
          <w:lang w:eastAsia="he-IL"/>
        </w:rPr>
        <w:t>ח'</w:t>
      </w:r>
      <w:r w:rsidRPr="000206FA">
        <w:rPr>
          <w:rFonts w:ascii="Times New Roman" w:eastAsia="Times New Roman" w:hAnsi="Times New Roman" w:cs="David"/>
          <w:sz w:val="20"/>
          <w:szCs w:val="24"/>
          <w:rtl/>
          <w:lang w:eastAsia="he-IL"/>
        </w:rPr>
        <w:t>. כל המסמכים שיערכו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יערכו בשפה העברית.</w:t>
      </w:r>
    </w:p>
    <w:p w14:paraId="54FA20E5"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ACCD560"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שירותי</w:t>
      </w:r>
    </w:p>
    <w:p w14:paraId="3F2271BB"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w:t>
      </w:r>
      <w:r w:rsidR="00B17D15">
        <w:rPr>
          <w:rFonts w:ascii="Times New Roman" w:eastAsia="Times New Roman" w:hAnsi="Times New Roman" w:cs="David"/>
          <w:b/>
          <w:bCs/>
          <w:sz w:val="20"/>
          <w:szCs w:val="24"/>
          <w:rtl/>
          <w:lang w:eastAsia="he-IL"/>
        </w:rPr>
        <w:t>יועץ</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p>
    <w:p w14:paraId="2771F312"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השירותים</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 xml:space="preserve">השירותים כמוגדר וכמפורט בחוזה זה ובנספח </w:t>
      </w:r>
      <w:r w:rsidRPr="000206FA">
        <w:rPr>
          <w:rFonts w:ascii="Times New Roman" w:eastAsia="Times New Roman" w:hAnsi="Times New Roman" w:cs="David"/>
          <w:b/>
          <w:bCs/>
          <w:sz w:val="20"/>
          <w:szCs w:val="24"/>
          <w:rtl/>
          <w:lang w:eastAsia="he-IL"/>
        </w:rPr>
        <w:t>ב'</w:t>
      </w:r>
      <w:r w:rsidRPr="000206FA">
        <w:rPr>
          <w:rFonts w:ascii="Times New Roman" w:eastAsia="Times New Roman" w:hAnsi="Times New Roman" w:cs="David" w:hint="cs"/>
          <w:b/>
          <w:bCs/>
          <w:sz w:val="20"/>
          <w:szCs w:val="24"/>
          <w:rtl/>
          <w:lang w:eastAsia="he-IL"/>
        </w:rPr>
        <w:t xml:space="preserve"> </w:t>
      </w:r>
      <w:proofErr w:type="spellStart"/>
      <w:r w:rsidRPr="000206FA">
        <w:rPr>
          <w:rFonts w:ascii="Times New Roman" w:eastAsia="Times New Roman" w:hAnsi="Times New Roman" w:cs="David" w:hint="cs"/>
          <w:sz w:val="20"/>
          <w:szCs w:val="24"/>
          <w:rtl/>
          <w:lang w:eastAsia="he-IL"/>
        </w:rPr>
        <w:t>המצ"ב</w:t>
      </w:r>
      <w:proofErr w:type="spellEnd"/>
      <w:r w:rsidRPr="000206FA">
        <w:rPr>
          <w:rFonts w:ascii="Times New Roman" w:eastAsia="Times New Roman" w:hAnsi="Times New Roman" w:cs="David"/>
          <w:sz w:val="20"/>
          <w:szCs w:val="24"/>
          <w:rtl/>
          <w:lang w:eastAsia="he-IL"/>
        </w:rPr>
        <w:t>.</w:t>
      </w:r>
    </w:p>
    <w:p w14:paraId="5986AEBD"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EEA6127"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המנהל</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09DDC80"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320F157"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מקום שמדובר בחוזה זה במזמין - גם המנהל במשמע.</w:t>
      </w:r>
    </w:p>
    <w:p w14:paraId="01D78474"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401148E"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החוזה</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hint="cs"/>
          <w:sz w:val="20"/>
          <w:szCs w:val="24"/>
          <w:rtl/>
          <w:lang w:eastAsia="he-IL"/>
        </w:rPr>
        <w:t>/</w:t>
      </w:r>
    </w:p>
    <w:p w14:paraId="787E7130"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hint="cs"/>
          <w:b/>
          <w:bCs/>
          <w:sz w:val="20"/>
          <w:szCs w:val="24"/>
          <w:rtl/>
          <w:lang w:eastAsia="he-IL"/>
        </w:rPr>
        <w:t>ההסכם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חוזה זה על נספחיו.</w:t>
      </w:r>
    </w:p>
    <w:p w14:paraId="25C93AF8"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33E811BD" w14:textId="77777777" w:rsidR="000206FA" w:rsidRPr="000206FA" w:rsidRDefault="000206FA" w:rsidP="000206FA">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הדין</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כהגדרתו בחוק ה</w:t>
      </w:r>
      <w:r w:rsidRPr="000206FA">
        <w:rPr>
          <w:rFonts w:ascii="Times New Roman" w:eastAsia="Times New Roman" w:hAnsi="Times New Roman" w:cs="David" w:hint="cs"/>
          <w:sz w:val="20"/>
          <w:szCs w:val="24"/>
          <w:rtl/>
          <w:lang w:eastAsia="he-IL"/>
        </w:rPr>
        <w:t>פרשנות, התשמ"א-1981</w:t>
      </w:r>
      <w:r w:rsidRPr="000206FA">
        <w:rPr>
          <w:rFonts w:ascii="Times New Roman" w:eastAsia="Times New Roman" w:hAnsi="Times New Roman" w:cs="David"/>
          <w:sz w:val="20"/>
          <w:szCs w:val="24"/>
          <w:rtl/>
          <w:lang w:eastAsia="he-IL"/>
        </w:rPr>
        <w:t xml:space="preserve"> לרבות כל </w:t>
      </w:r>
      <w:r w:rsidRPr="000206FA">
        <w:rPr>
          <w:rFonts w:ascii="Times New Roman" w:eastAsia="Times New Roman" w:hAnsi="Times New Roman" w:cs="David" w:hint="cs"/>
          <w:sz w:val="20"/>
          <w:szCs w:val="24"/>
          <w:rtl/>
          <w:lang w:eastAsia="he-IL"/>
        </w:rPr>
        <w:t xml:space="preserve">תקנה ו/או </w:t>
      </w:r>
      <w:r w:rsidRPr="000206FA">
        <w:rPr>
          <w:rFonts w:ascii="Times New Roman" w:eastAsia="Times New Roman" w:hAnsi="Times New Roman" w:cs="David"/>
          <w:sz w:val="20"/>
          <w:szCs w:val="24"/>
          <w:rtl/>
          <w:lang w:eastAsia="he-IL"/>
        </w:rPr>
        <w:t>הוראה של רשות מוסמכת בתוקף סמכותה על פי הדין.</w:t>
      </w:r>
    </w:p>
    <w:p w14:paraId="68FD4ABC"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8290EA6"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הרשות</w:t>
      </w:r>
    </w:p>
    <w:p w14:paraId="3A23D5EA"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המקומית</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w:t>
      </w:r>
      <w:proofErr w:type="spellStart"/>
      <w:r w:rsidRPr="000206FA">
        <w:rPr>
          <w:rFonts w:ascii="Times New Roman" w:eastAsia="Times New Roman" w:hAnsi="Times New Roman" w:cs="David"/>
          <w:sz w:val="20"/>
          <w:szCs w:val="24"/>
          <w:rtl/>
          <w:lang w:eastAsia="he-IL"/>
        </w:rPr>
        <w:t>המצ"ב</w:t>
      </w:r>
      <w:proofErr w:type="spellEnd"/>
      <w:r w:rsidRPr="000206FA">
        <w:rPr>
          <w:rFonts w:ascii="Times New Roman" w:eastAsia="Times New Roman" w:hAnsi="Times New Roman" w:cs="David"/>
          <w:sz w:val="20"/>
          <w:szCs w:val="24"/>
          <w:rtl/>
          <w:lang w:eastAsia="he-IL"/>
        </w:rPr>
        <w:t>.</w:t>
      </w:r>
    </w:p>
    <w:p w14:paraId="0BD24329"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C672482" w14:textId="77777777" w:rsidR="000206FA" w:rsidRPr="000206FA" w:rsidRDefault="000206FA" w:rsidP="000206FA">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b/>
          <w:bCs/>
          <w:sz w:val="20"/>
          <w:szCs w:val="24"/>
          <w:rtl/>
          <w:lang w:eastAsia="he-IL"/>
        </w:rPr>
        <w:t>חוזה</w:t>
      </w:r>
    </w:p>
    <w:p w14:paraId="3BF053F0" w14:textId="77777777" w:rsidR="000206FA" w:rsidRPr="000206FA" w:rsidRDefault="000206FA" w:rsidP="000206F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 הפיתוח</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r>
      <w:r w:rsidRPr="000206FA">
        <w:rPr>
          <w:rFonts w:ascii="Times New Roman" w:eastAsia="Times New Roman" w:hAnsi="Times New Roman" w:cs="David"/>
          <w:sz w:val="20"/>
          <w:szCs w:val="24"/>
          <w:rtl/>
          <w:lang w:eastAsia="he-IL"/>
        </w:rPr>
        <w:tab/>
        <w:t xml:space="preserve">כמוגדר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hint="cs"/>
          <w:sz w:val="20"/>
          <w:szCs w:val="24"/>
          <w:rtl/>
          <w:lang w:eastAsia="he-IL"/>
        </w:rPr>
        <w:t xml:space="preserve"> </w:t>
      </w:r>
      <w:proofErr w:type="spellStart"/>
      <w:r w:rsidRPr="000206FA">
        <w:rPr>
          <w:rFonts w:ascii="Times New Roman" w:eastAsia="Times New Roman" w:hAnsi="Times New Roman" w:cs="David" w:hint="cs"/>
          <w:sz w:val="20"/>
          <w:szCs w:val="24"/>
          <w:rtl/>
          <w:lang w:eastAsia="he-IL"/>
        </w:rPr>
        <w:t>המצ"ב</w:t>
      </w:r>
      <w:proofErr w:type="spellEnd"/>
      <w:r w:rsidRPr="000206FA">
        <w:rPr>
          <w:rFonts w:ascii="Times New Roman" w:eastAsia="Times New Roman" w:hAnsi="Times New Roman" w:cs="David"/>
          <w:sz w:val="20"/>
          <w:szCs w:val="24"/>
          <w:rtl/>
          <w:lang w:eastAsia="he-IL"/>
        </w:rPr>
        <w:t>.</w:t>
      </w:r>
    </w:p>
    <w:p w14:paraId="0DD0E752" w14:textId="77777777" w:rsidR="000206FA" w:rsidRPr="000206FA" w:rsidRDefault="000206FA" w:rsidP="000206FA">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2246F30E"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הכותרות בחוזה זה </w:t>
      </w:r>
      <w:r w:rsidRPr="000206FA">
        <w:rPr>
          <w:rFonts w:ascii="Times New Roman" w:eastAsia="Times New Roman" w:hAnsi="Times New Roman" w:cs="David" w:hint="cs"/>
          <w:sz w:val="20"/>
          <w:szCs w:val="24"/>
          <w:rtl/>
          <w:lang w:eastAsia="he-IL"/>
        </w:rPr>
        <w:t xml:space="preserve">הינן לנוחיות בלבד ובכל מקרה </w:t>
      </w:r>
      <w:r w:rsidRPr="000206FA">
        <w:rPr>
          <w:rFonts w:ascii="Times New Roman" w:eastAsia="Times New Roman" w:hAnsi="Times New Roman" w:cs="David"/>
          <w:sz w:val="20"/>
          <w:szCs w:val="24"/>
          <w:rtl/>
          <w:lang w:eastAsia="he-IL"/>
        </w:rPr>
        <w:t xml:space="preserve">לא ישמשו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פרש</w:t>
      </w:r>
      <w:r w:rsidRPr="000206FA">
        <w:rPr>
          <w:rFonts w:ascii="Times New Roman" w:eastAsia="Times New Roman" w:hAnsi="Times New Roman" w:cs="David" w:hint="cs"/>
          <w:sz w:val="20"/>
          <w:szCs w:val="24"/>
          <w:rtl/>
          <w:lang w:eastAsia="he-IL"/>
        </w:rPr>
        <w:t>נות</w:t>
      </w:r>
      <w:r w:rsidRPr="000206FA">
        <w:rPr>
          <w:rFonts w:ascii="Times New Roman" w:eastAsia="Times New Roman" w:hAnsi="Times New Roman" w:cs="David"/>
          <w:sz w:val="20"/>
          <w:szCs w:val="24"/>
          <w:rtl/>
          <w:lang w:eastAsia="he-IL"/>
        </w:rPr>
        <w:t>ו.</w:t>
      </w:r>
    </w:p>
    <w:p w14:paraId="16E737C1"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הנספחים לחוזה זה מהווים חלק בלתי נפרד הימנו ואלה הם:</w:t>
      </w:r>
    </w:p>
    <w:p w14:paraId="3F52AE85" w14:textId="77777777" w:rsidR="000206FA" w:rsidRPr="000206FA" w:rsidRDefault="000206FA" w:rsidP="000206FA">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1FE0220"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נספח א'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נספח כללי;</w:t>
      </w:r>
    </w:p>
    <w:p w14:paraId="68A46F59"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נספח ב'</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t>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07508E7D"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ג'</w:t>
      </w:r>
      <w:r w:rsidRPr="000206FA">
        <w:rPr>
          <w:rFonts w:ascii="Times New Roman" w:eastAsia="Times New Roman" w:hAnsi="Times New Roman" w:cs="David"/>
          <w:color w:val="000000"/>
          <w:sz w:val="20"/>
          <w:szCs w:val="24"/>
          <w:rtl/>
          <w:lang w:eastAsia="he-IL"/>
        </w:rPr>
        <w:t xml:space="preserve"> </w:t>
      </w:r>
      <w:r w:rsidRPr="000206FA">
        <w:rPr>
          <w:rFonts w:ascii="Times New Roman" w:eastAsia="Times New Roman" w:hAnsi="Times New Roman" w:cs="David"/>
          <w:color w:val="000000"/>
          <w:sz w:val="20"/>
          <w:szCs w:val="24"/>
          <w:lang w:eastAsia="he-IL"/>
        </w:rPr>
        <w:t>–</w:t>
      </w:r>
      <w:r w:rsidRPr="000206FA">
        <w:rPr>
          <w:rFonts w:ascii="Times New Roman" w:eastAsia="Times New Roman" w:hAnsi="Times New Roman" w:cs="David"/>
          <w:color w:val="000000"/>
          <w:sz w:val="20"/>
          <w:szCs w:val="24"/>
          <w:rtl/>
          <w:lang w:eastAsia="he-IL"/>
        </w:rPr>
        <w:t xml:space="preserve"> </w:t>
      </w:r>
      <w:r w:rsidRPr="000206FA">
        <w:rPr>
          <w:rFonts w:ascii="Times New Roman" w:eastAsia="Times New Roman" w:hAnsi="Times New Roman" w:cs="David"/>
          <w:color w:val="000000"/>
          <w:sz w:val="20"/>
          <w:szCs w:val="24"/>
          <w:rtl/>
          <w:lang w:eastAsia="he-IL"/>
        </w:rPr>
        <w:tab/>
        <w:t>לוח זמנים;</w:t>
      </w:r>
    </w:p>
    <w:p w14:paraId="38770D21"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ד'</w:t>
      </w:r>
      <w:r w:rsidRPr="000206FA">
        <w:rPr>
          <w:rFonts w:ascii="Times New Roman" w:eastAsia="Times New Roman" w:hAnsi="Times New Roman" w:cs="David"/>
          <w:color w:val="000000"/>
          <w:sz w:val="20"/>
          <w:szCs w:val="24"/>
          <w:rtl/>
          <w:lang w:eastAsia="he-IL"/>
        </w:rPr>
        <w:t xml:space="preserve"> - </w:t>
      </w:r>
      <w:r w:rsidRPr="000206FA">
        <w:rPr>
          <w:rFonts w:ascii="Times New Roman" w:eastAsia="Times New Roman" w:hAnsi="Times New Roman" w:cs="David"/>
          <w:color w:val="000000"/>
          <w:sz w:val="20"/>
          <w:szCs w:val="24"/>
          <w:rtl/>
          <w:lang w:eastAsia="he-IL"/>
        </w:rPr>
        <w:tab/>
        <w:t>שכר ה</w:t>
      </w:r>
      <w:r w:rsidR="00B17D15">
        <w:rPr>
          <w:rFonts w:ascii="Times New Roman" w:eastAsia="Times New Roman" w:hAnsi="Times New Roman" w:cs="David"/>
          <w:color w:val="000000"/>
          <w:sz w:val="20"/>
          <w:szCs w:val="24"/>
          <w:rtl/>
          <w:lang w:eastAsia="he-IL"/>
        </w:rPr>
        <w:t>יועץ</w:t>
      </w:r>
      <w:r w:rsidRPr="000206FA">
        <w:rPr>
          <w:rFonts w:ascii="Times New Roman" w:eastAsia="Times New Roman" w:hAnsi="Times New Roman" w:cs="David"/>
          <w:color w:val="000000"/>
          <w:sz w:val="20"/>
          <w:szCs w:val="24"/>
          <w:rtl/>
          <w:lang w:eastAsia="he-IL"/>
        </w:rPr>
        <w:t>;</w:t>
      </w:r>
    </w:p>
    <w:p w14:paraId="4A3F7BE9"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206FA">
        <w:rPr>
          <w:rFonts w:ascii="Times New Roman" w:eastAsia="Times New Roman" w:hAnsi="Times New Roman" w:cs="David"/>
          <w:b/>
          <w:bCs/>
          <w:color w:val="000000"/>
          <w:sz w:val="20"/>
          <w:szCs w:val="24"/>
          <w:rtl/>
          <w:lang w:eastAsia="he-IL"/>
        </w:rPr>
        <w:t>נספח ה'</w:t>
      </w:r>
      <w:r w:rsidRPr="000206FA">
        <w:rPr>
          <w:rFonts w:ascii="Times New Roman" w:eastAsia="Times New Roman" w:hAnsi="Times New Roman" w:cs="David"/>
          <w:color w:val="000000"/>
          <w:sz w:val="20"/>
          <w:szCs w:val="24"/>
          <w:rtl/>
          <w:lang w:eastAsia="he-IL"/>
        </w:rPr>
        <w:t xml:space="preserve"> - </w:t>
      </w:r>
      <w:r w:rsidRPr="000206FA">
        <w:rPr>
          <w:rFonts w:ascii="Times New Roman" w:eastAsia="Times New Roman" w:hAnsi="Times New Roman" w:cs="David"/>
          <w:color w:val="000000"/>
          <w:sz w:val="20"/>
          <w:szCs w:val="24"/>
          <w:rtl/>
          <w:lang w:eastAsia="he-IL"/>
        </w:rPr>
        <w:tab/>
        <w:t>תשלומי שכר ה</w:t>
      </w:r>
      <w:r w:rsidR="00B17D15">
        <w:rPr>
          <w:rFonts w:ascii="Times New Roman" w:eastAsia="Times New Roman" w:hAnsi="Times New Roman" w:cs="David"/>
          <w:color w:val="000000"/>
          <w:sz w:val="20"/>
          <w:szCs w:val="24"/>
          <w:rtl/>
          <w:lang w:eastAsia="he-IL"/>
        </w:rPr>
        <w:t>יועץ</w:t>
      </w:r>
      <w:r w:rsidRPr="000206FA">
        <w:rPr>
          <w:rFonts w:ascii="Times New Roman" w:eastAsia="Times New Roman" w:hAnsi="Times New Roman" w:cs="David"/>
          <w:color w:val="000000"/>
          <w:sz w:val="20"/>
          <w:szCs w:val="24"/>
          <w:rtl/>
          <w:lang w:eastAsia="he-IL"/>
        </w:rPr>
        <w:t>;</w:t>
      </w:r>
    </w:p>
    <w:p w14:paraId="00817A15"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rtl/>
          <w:lang w:eastAsia="he-IL"/>
        </w:rPr>
        <w:t xml:space="preserve">נספח ו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הצהרה והתחייבות לשמירת סודיות;</w:t>
      </w:r>
    </w:p>
    <w:p w14:paraId="02352258" w14:textId="77777777" w:rsidR="00937C9F" w:rsidRDefault="00937C9F" w:rsidP="00937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4B732B9D" w14:textId="77777777" w:rsidR="00937C9F" w:rsidRDefault="00937C9F" w:rsidP="00937C9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1C5CFA5E"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נספח ח'</w:t>
      </w:r>
      <w:r w:rsidRPr="000206FA">
        <w:rPr>
          <w:rFonts w:ascii="Times New Roman" w:eastAsia="Times New Roman" w:hAnsi="Times New Roman" w:cs="David"/>
          <w:sz w:val="20"/>
          <w:szCs w:val="24"/>
          <w:rtl/>
          <w:lang w:eastAsia="he-IL"/>
        </w:rPr>
        <w:t xml:space="preserve"> - </w:t>
      </w:r>
      <w:r w:rsidRPr="000206FA">
        <w:rPr>
          <w:rFonts w:ascii="Times New Roman" w:eastAsia="Times New Roman" w:hAnsi="Times New Roman" w:cs="David"/>
          <w:sz w:val="20"/>
          <w:szCs w:val="24"/>
          <w:rtl/>
          <w:lang w:eastAsia="he-IL"/>
        </w:rPr>
        <w:tab/>
        <w:t>רשימת התכניות והמסמכים שעל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להנפיק.</w:t>
      </w:r>
    </w:p>
    <w:p w14:paraId="35FDA896" w14:textId="77777777" w:rsidR="000206FA" w:rsidRPr="000206FA" w:rsidRDefault="000206FA" w:rsidP="000206F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נספח ט'</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sz w:val="20"/>
          <w:szCs w:val="24"/>
          <w:rtl/>
          <w:lang w:eastAsia="he-IL"/>
        </w:rPr>
        <w:tab/>
        <w:t>אישור להשלמת הפרויקט/קטע מהפרויקט.</w:t>
      </w:r>
    </w:p>
    <w:p w14:paraId="5F39646C" w14:textId="77777777" w:rsidR="000206FA" w:rsidRPr="000206FA" w:rsidRDefault="000206FA" w:rsidP="000206FA">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0206FA">
        <w:rPr>
          <w:rFonts w:ascii="Times New Roman" w:eastAsia="Times New Roman" w:hAnsi="Times New Roman" w:cs="David"/>
          <w:b/>
          <w:bCs/>
          <w:sz w:val="20"/>
          <w:szCs w:val="24"/>
          <w:rtl/>
          <w:lang w:eastAsia="he-IL"/>
        </w:rPr>
        <w:t xml:space="preserve">נספח י' </w:t>
      </w:r>
      <w:r w:rsidRPr="000206FA">
        <w:rPr>
          <w:rFonts w:ascii="Times New Roman" w:eastAsia="Times New Roman" w:hAnsi="Times New Roman" w:cs="David"/>
          <w:sz w:val="20"/>
          <w:szCs w:val="24"/>
          <w:rtl/>
          <w:lang w:eastAsia="he-IL"/>
        </w:rPr>
        <w:t>-</w:t>
      </w:r>
      <w:r w:rsidRPr="000206FA">
        <w:rPr>
          <w:rFonts w:ascii="Times New Roman" w:eastAsia="Times New Roman" w:hAnsi="Times New Roman" w:cs="David"/>
          <w:sz w:val="20"/>
          <w:szCs w:val="24"/>
          <w:rtl/>
          <w:lang w:eastAsia="he-IL"/>
        </w:rPr>
        <w:tab/>
        <w:t>נספח היעדר תביעות.</w:t>
      </w:r>
    </w:p>
    <w:p w14:paraId="37CE6C96"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שירותי ה</w:t>
      </w:r>
      <w:r w:rsidR="00B17D15">
        <w:rPr>
          <w:rFonts w:ascii="Times New Roman" w:eastAsia="Times New Roman" w:hAnsi="Times New Roman" w:cs="David"/>
          <w:bCs/>
          <w:sz w:val="20"/>
          <w:szCs w:val="24"/>
          <w:u w:val="single"/>
          <w:rtl/>
          <w:lang w:eastAsia="he-IL"/>
        </w:rPr>
        <w:t>יועץ</w:t>
      </w:r>
    </w:p>
    <w:p w14:paraId="052878C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מוסר בזה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מקבל על עצמו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7CAF472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 ומאשר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הינו מכיר ויודע את כל הנדרש למטרת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וכי הינו מורשה על פי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דין למתן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 xml:space="preserve">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לרבות</w:t>
      </w:r>
      <w:r w:rsidRPr="000206FA">
        <w:rPr>
          <w:rFonts w:ascii="Times New Roman" w:eastAsia="Times New Roman" w:hAnsi="Times New Roman" w:cs="David" w:hint="cs"/>
          <w:sz w:val="20"/>
          <w:szCs w:val="24"/>
          <w:rtl/>
          <w:lang w:eastAsia="he-IL"/>
        </w:rPr>
        <w:t xml:space="preserve"> אך לא רק</w:t>
      </w:r>
      <w:r w:rsidRPr="000206FA">
        <w:rPr>
          <w:rFonts w:ascii="Times New Roman" w:eastAsia="Times New Roman" w:hAnsi="Times New Roman" w:cs="David"/>
          <w:sz w:val="20"/>
          <w:szCs w:val="24"/>
          <w:rtl/>
          <w:lang w:eastAsia="he-IL"/>
        </w:rPr>
        <w:t>,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חוק המהנדסים והאדריכלים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proofErr w:type="spellStart"/>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תשי"ח</w:t>
      </w:r>
      <w:proofErr w:type="spellEnd"/>
      <w:r w:rsidRPr="000206FA">
        <w:rPr>
          <w:rFonts w:ascii="Times New Roman" w:eastAsia="Times New Roman" w:hAnsi="Times New Roman" w:cs="David"/>
          <w:sz w:val="20"/>
          <w:szCs w:val="24"/>
          <w:rtl/>
          <w:lang w:eastAsia="he-IL"/>
        </w:rPr>
        <w:t xml:space="preserve"> - 1958, כי יש בידו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שיון </w:t>
      </w:r>
      <w:r w:rsidRPr="000206FA">
        <w:rPr>
          <w:rFonts w:ascii="Times New Roman" w:eastAsia="Times New Roman" w:hAnsi="Times New Roman" w:cs="David" w:hint="cs"/>
          <w:sz w:val="20"/>
          <w:szCs w:val="24"/>
          <w:rtl/>
          <w:lang w:eastAsia="he-IL"/>
        </w:rPr>
        <w:t xml:space="preserve">בר </w:t>
      </w:r>
      <w:r w:rsidRPr="000206FA">
        <w:rPr>
          <w:rFonts w:ascii="Times New Roman" w:eastAsia="Times New Roman" w:hAnsi="Times New Roman" w:cs="David"/>
          <w:sz w:val="20"/>
          <w:szCs w:val="24"/>
          <w:rtl/>
          <w:lang w:eastAsia="he-IL"/>
        </w:rPr>
        <w:t>ת</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קף לביצוע שירותי </w:t>
      </w:r>
      <w:r w:rsidRPr="000206FA">
        <w:rPr>
          <w:rFonts w:ascii="Times New Roman" w:eastAsia="Times New Roman" w:hAnsi="Times New Roman" w:cs="David" w:hint="cs"/>
          <w:sz w:val="20"/>
          <w:szCs w:val="24"/>
          <w:rtl/>
          <w:lang w:eastAsia="he-IL"/>
        </w:rPr>
        <w:t xml:space="preserve">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על פי הדין</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כי הוא בעל הכישורים, הר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שיונות, הידע, הניסיון והאמצעים המאפשרים לו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ביצועם ברמה מקצועית גבוהה ובהתאם למותנה בחוזה.</w:t>
      </w:r>
    </w:p>
    <w:p w14:paraId="6B49BEF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 לו שש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שיקול דעתו</w:t>
      </w:r>
      <w:r w:rsidRPr="000206FA">
        <w:rPr>
          <w:rFonts w:ascii="Times New Roman" w:eastAsia="Times New Roman" w:hAnsi="Times New Roman" w:cs="David" w:hint="cs"/>
          <w:sz w:val="20"/>
          <w:szCs w:val="24"/>
          <w:rtl/>
          <w:lang w:eastAsia="he-IL"/>
        </w:rPr>
        <w:t xml:space="preserve"> הבלעדי</w:t>
      </w:r>
      <w:r w:rsidRPr="000206FA">
        <w:rPr>
          <w:rFonts w:ascii="Times New Roman" w:eastAsia="Times New Roman" w:hAnsi="Times New Roman" w:cs="David"/>
          <w:sz w:val="20"/>
          <w:szCs w:val="24"/>
          <w:rtl/>
          <w:lang w:eastAsia="he-IL"/>
        </w:rPr>
        <w:t xml:space="preserve"> ו</w:t>
      </w:r>
      <w:r w:rsidRPr="000206FA">
        <w:rPr>
          <w:rFonts w:ascii="Times New Roman" w:eastAsia="Times New Roman" w:hAnsi="Times New Roman" w:cs="David" w:hint="cs"/>
          <w:sz w:val="20"/>
          <w:szCs w:val="24"/>
          <w:rtl/>
          <w:lang w:eastAsia="he-IL"/>
        </w:rPr>
        <w:t xml:space="preserve">כי </w:t>
      </w:r>
      <w:r w:rsidRPr="000206FA">
        <w:rPr>
          <w:rFonts w:ascii="Times New Roman" w:eastAsia="Times New Roman" w:hAnsi="Times New Roman" w:cs="David"/>
          <w:sz w:val="20"/>
          <w:szCs w:val="24"/>
          <w:rtl/>
          <w:lang w:eastAsia="he-IL"/>
        </w:rPr>
        <w:t xml:space="preserve">הם יינתנו על ידו בשלבי עבודה כמפורט בנספח </w:t>
      </w:r>
      <w:r w:rsidRPr="000206FA">
        <w:rPr>
          <w:rFonts w:ascii="Times New Roman" w:eastAsia="Times New Roman" w:hAnsi="Times New Roman" w:cs="David"/>
          <w:bCs/>
          <w:sz w:val="20"/>
          <w:szCs w:val="24"/>
          <w:rtl/>
          <w:lang w:eastAsia="he-IL"/>
        </w:rPr>
        <w:t>ב'</w:t>
      </w:r>
      <w:r w:rsidRPr="000206FA">
        <w:rPr>
          <w:rFonts w:ascii="Times New Roman" w:eastAsia="Times New Roman" w:hAnsi="Times New Roman" w:cs="David"/>
          <w:sz w:val="20"/>
          <w:szCs w:val="24"/>
          <w:rtl/>
          <w:lang w:eastAsia="he-IL"/>
        </w:rPr>
        <w:t xml:space="preserve"> </w:t>
      </w:r>
      <w:proofErr w:type="spellStart"/>
      <w:r w:rsidRPr="000206FA">
        <w:rPr>
          <w:rFonts w:ascii="Times New Roman" w:eastAsia="Times New Roman" w:hAnsi="Times New Roman" w:cs="David" w:hint="cs"/>
          <w:sz w:val="20"/>
          <w:szCs w:val="24"/>
          <w:rtl/>
          <w:lang w:eastAsia="he-IL"/>
        </w:rPr>
        <w:t>המצ"ב</w:t>
      </w:r>
      <w:proofErr w:type="spellEnd"/>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עוד</w:t>
      </w:r>
      <w:r w:rsidRPr="000206FA">
        <w:rPr>
          <w:rFonts w:ascii="Times New Roman" w:eastAsia="Times New Roman" w:hAnsi="Times New Roman" w:cs="David"/>
          <w:sz w:val="20"/>
          <w:szCs w:val="24"/>
          <w:rtl/>
          <w:lang w:eastAsia="he-IL"/>
        </w:rPr>
        <w:t xml:space="preserve"> מוסיף ומצהיר</w:t>
      </w:r>
      <w:r w:rsidRPr="000206FA">
        <w:rPr>
          <w:rFonts w:ascii="Times New Roman" w:eastAsia="Times New Roman" w:hAnsi="Times New Roman" w:cs="David" w:hint="cs"/>
          <w:sz w:val="20"/>
          <w:szCs w:val="24"/>
          <w:rtl/>
          <w:lang w:eastAsia="he-IL"/>
        </w:rPr>
        <w:t xml:space="preserve">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 לו שהמזמין אינו מתחייב להזמין מ</w:t>
      </w:r>
      <w:r w:rsidRPr="000206FA">
        <w:rPr>
          <w:rFonts w:ascii="Times New Roman" w:eastAsia="Times New Roman" w:hAnsi="Times New Roman" w:cs="David" w:hint="cs"/>
          <w:sz w:val="20"/>
          <w:szCs w:val="24"/>
          <w:rtl/>
          <w:lang w:eastAsia="he-IL"/>
        </w:rPr>
        <w:t>מנו</w:t>
      </w:r>
      <w:r w:rsidRPr="000206FA">
        <w:rPr>
          <w:rFonts w:ascii="Times New Roman" w:eastAsia="Times New Roman" w:hAnsi="Times New Roman" w:cs="David"/>
          <w:sz w:val="20"/>
          <w:szCs w:val="24"/>
          <w:rtl/>
          <w:lang w:eastAsia="he-IL"/>
        </w:rPr>
        <w:t xml:space="preserve"> שירותים נוספים מעבר לנקוב בחוזה זה ו</w:t>
      </w:r>
      <w:r w:rsidRPr="000206FA">
        <w:rPr>
          <w:rFonts w:ascii="Times New Roman" w:eastAsia="Times New Roman" w:hAnsi="Times New Roman" w:cs="David" w:hint="cs"/>
          <w:sz w:val="20"/>
          <w:szCs w:val="24"/>
          <w:rtl/>
          <w:lang w:eastAsia="he-IL"/>
        </w:rPr>
        <w:t xml:space="preserve">כמפורט </w:t>
      </w:r>
      <w:r w:rsidRPr="000206FA">
        <w:rPr>
          <w:rFonts w:ascii="Times New Roman" w:eastAsia="Times New Roman" w:hAnsi="Times New Roman" w:cs="David"/>
          <w:sz w:val="20"/>
          <w:szCs w:val="24"/>
          <w:rtl/>
          <w:lang w:eastAsia="he-IL"/>
        </w:rPr>
        <w:t xml:space="preserve">בנספח </w:t>
      </w:r>
      <w:r w:rsidRPr="000206FA">
        <w:rPr>
          <w:rFonts w:ascii="Times New Roman" w:eastAsia="Times New Roman" w:hAnsi="Times New Roman" w:cs="David"/>
          <w:bCs/>
          <w:sz w:val="20"/>
          <w:szCs w:val="24"/>
          <w:rtl/>
          <w:lang w:eastAsia="he-IL"/>
        </w:rPr>
        <w:t xml:space="preserve">ב' </w:t>
      </w:r>
      <w:proofErr w:type="spellStart"/>
      <w:r w:rsidRPr="000206FA">
        <w:rPr>
          <w:rFonts w:ascii="Times New Roman" w:eastAsia="Times New Roman" w:hAnsi="Times New Roman" w:cs="David" w:hint="cs"/>
          <w:sz w:val="20"/>
          <w:szCs w:val="24"/>
          <w:rtl/>
          <w:lang w:eastAsia="he-IL"/>
        </w:rPr>
        <w:t>המצ"ב</w:t>
      </w:r>
      <w:proofErr w:type="spellEnd"/>
      <w:r w:rsidRPr="000206FA">
        <w:rPr>
          <w:rFonts w:ascii="Times New Roman" w:eastAsia="Times New Roman" w:hAnsi="Times New Roman" w:cs="David"/>
          <w:sz w:val="20"/>
          <w:szCs w:val="24"/>
          <w:rtl/>
          <w:lang w:eastAsia="he-IL"/>
        </w:rPr>
        <w:t>.</w:t>
      </w:r>
    </w:p>
    <w:p w14:paraId="072F15AC"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345F0D2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יבסס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הנתונים, קווי היסוד, התקציב וההנחיות שיקבעו ע"י המזמין ובתאום מלא עם הגורמים השונים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כפי שיקבעו מ</w:t>
      </w:r>
      <w:r w:rsidRPr="000206FA">
        <w:rPr>
          <w:rFonts w:ascii="Times New Roman" w:eastAsia="Times New Roman" w:hAnsi="Times New Roman" w:cs="David" w:hint="cs"/>
          <w:sz w:val="20"/>
          <w:szCs w:val="24"/>
          <w:rtl/>
          <w:lang w:eastAsia="he-IL"/>
        </w:rPr>
        <w:t>עת לעת</w:t>
      </w:r>
      <w:r w:rsidRPr="000206FA">
        <w:rPr>
          <w:rFonts w:ascii="Times New Roman" w:eastAsia="Times New Roman" w:hAnsi="Times New Roman" w:cs="David"/>
          <w:sz w:val="20"/>
          <w:szCs w:val="24"/>
          <w:rtl/>
          <w:lang w:eastAsia="he-IL"/>
        </w:rPr>
        <w:t xml:space="preserve"> ע"י המזמין ויהיה חייב לנהוג לפיהם ולקיימם ללא סטייה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אם כן 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הוראה</w:t>
      </w:r>
      <w:r w:rsidRPr="000206FA">
        <w:rPr>
          <w:rFonts w:ascii="Times New Roman" w:eastAsia="Times New Roman" w:hAnsi="Times New Roman" w:cs="David" w:hint="cs"/>
          <w:sz w:val="20"/>
          <w:szCs w:val="24"/>
          <w:rtl/>
          <w:lang w:eastAsia="he-IL"/>
        </w:rPr>
        <w:t xml:space="preserve"> מפורשת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מהמזמין.</w:t>
      </w:r>
    </w:p>
    <w:p w14:paraId="3D8938D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הכל כפי שיקבע ע"י המנהל. כן מתחייב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להשתתף בת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אום מראש בכל ישיבות התיאום אליהן יוזמן.</w:t>
      </w:r>
    </w:p>
    <w:p w14:paraId="54563A2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ישמור על נוהלי קשר, תיאום,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שום וצורת המסמכים לפי דרישת המנהל.</w:t>
      </w:r>
    </w:p>
    <w:p w14:paraId="0B014D1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עוד לא יקבע אחרת ע"י המזמין, יהיה המנהל כ</w:t>
      </w:r>
      <w:r w:rsidRPr="000206FA">
        <w:rPr>
          <w:rFonts w:ascii="Times New Roman" w:eastAsia="Times New Roman" w:hAnsi="Times New Roman" w:cs="David" w:hint="cs"/>
          <w:sz w:val="20"/>
          <w:szCs w:val="24"/>
          <w:rtl/>
          <w:lang w:eastAsia="he-IL"/>
        </w:rPr>
        <w:t>הגדרתו</w:t>
      </w:r>
      <w:r w:rsidRPr="000206FA">
        <w:rPr>
          <w:rFonts w:ascii="Times New Roman" w:eastAsia="Times New Roman" w:hAnsi="Times New Roman" w:cs="David"/>
          <w:sz w:val="20"/>
          <w:szCs w:val="24"/>
          <w:rtl/>
          <w:lang w:eastAsia="he-IL"/>
        </w:rPr>
        <w:t xml:space="preserve"> בנספח </w:t>
      </w:r>
      <w:r w:rsidRPr="000206FA">
        <w:rPr>
          <w:rFonts w:ascii="Times New Roman" w:eastAsia="Times New Roman" w:hAnsi="Times New Roman" w:cs="David"/>
          <w:bCs/>
          <w:sz w:val="20"/>
          <w:szCs w:val="24"/>
          <w:rtl/>
          <w:lang w:eastAsia="he-IL"/>
        </w:rPr>
        <w:t xml:space="preserve">א' </w:t>
      </w:r>
      <w:r w:rsidRPr="000206FA">
        <w:rPr>
          <w:rFonts w:ascii="Times New Roman" w:eastAsia="Times New Roman" w:hAnsi="Times New Roman" w:cs="David"/>
          <w:sz w:val="20"/>
          <w:szCs w:val="24"/>
          <w:rtl/>
          <w:lang w:eastAsia="he-IL"/>
        </w:rPr>
        <w:t>ועל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להיות</w:t>
      </w:r>
      <w:r w:rsidRPr="000206FA">
        <w:rPr>
          <w:rFonts w:ascii="Times New Roman" w:eastAsia="Times New Roman" w:hAnsi="Times New Roman" w:cs="David" w:hint="cs"/>
          <w:sz w:val="20"/>
          <w:szCs w:val="24"/>
          <w:rtl/>
          <w:lang w:eastAsia="he-IL"/>
        </w:rPr>
        <w:t xml:space="preserve"> עמו</w:t>
      </w:r>
      <w:r w:rsidRPr="000206FA">
        <w:rPr>
          <w:rFonts w:ascii="Times New Roman" w:eastAsia="Times New Roman" w:hAnsi="Times New Roman" w:cs="David"/>
          <w:sz w:val="20"/>
          <w:szCs w:val="24"/>
          <w:rtl/>
          <w:lang w:eastAsia="he-IL"/>
        </w:rPr>
        <w:t xml:space="preserve"> בקשר מתמי</w:t>
      </w:r>
      <w:r w:rsidRPr="000206FA">
        <w:rPr>
          <w:rFonts w:ascii="Times New Roman" w:eastAsia="Times New Roman" w:hAnsi="Times New Roman" w:cs="David" w:hint="cs"/>
          <w:sz w:val="20"/>
          <w:szCs w:val="24"/>
          <w:rtl/>
          <w:lang w:eastAsia="he-IL"/>
        </w:rPr>
        <w:t>ד</w:t>
      </w:r>
      <w:r w:rsidRPr="000206FA">
        <w:rPr>
          <w:rFonts w:ascii="Times New Roman" w:eastAsia="Times New Roman" w:hAnsi="Times New Roman" w:cs="David"/>
          <w:sz w:val="20"/>
          <w:szCs w:val="24"/>
          <w:rtl/>
          <w:lang w:eastAsia="he-IL"/>
        </w:rPr>
        <w:t xml:space="preserve"> ולתאם עמו את כל פעולותיו, אלא אם נקבע </w:t>
      </w:r>
      <w:r w:rsidRPr="000206FA">
        <w:rPr>
          <w:rFonts w:ascii="Times New Roman" w:eastAsia="Times New Roman" w:hAnsi="Times New Roman" w:cs="David" w:hint="cs"/>
          <w:sz w:val="20"/>
          <w:szCs w:val="24"/>
          <w:rtl/>
          <w:lang w:eastAsia="he-IL"/>
        </w:rPr>
        <w:t xml:space="preserve">מפורשות </w:t>
      </w:r>
      <w:r w:rsidRPr="000206FA">
        <w:rPr>
          <w:rFonts w:ascii="Times New Roman" w:eastAsia="Times New Roman" w:hAnsi="Times New Roman" w:cs="David"/>
          <w:sz w:val="20"/>
          <w:szCs w:val="24"/>
          <w:rtl/>
          <w:lang w:eastAsia="he-IL"/>
        </w:rPr>
        <w:t>אחרת ע"י המזמין.</w:t>
      </w:r>
    </w:p>
    <w:p w14:paraId="4BF77FA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ידועות לו הוראות כל התכניות הקיימות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0206FA">
        <w:rPr>
          <w:rFonts w:ascii="Times New Roman" w:eastAsia="Times New Roman" w:hAnsi="Times New Roman" w:cs="David" w:hint="cs"/>
          <w:sz w:val="20"/>
          <w:szCs w:val="24"/>
          <w:rtl/>
          <w:lang w:eastAsia="he-IL"/>
        </w:rPr>
        <w:t>יהם של</w:t>
      </w:r>
      <w:r w:rsidRPr="000206FA">
        <w:rPr>
          <w:rFonts w:ascii="Times New Roman" w:eastAsia="Times New Roman" w:hAnsi="Times New Roman" w:cs="David"/>
          <w:sz w:val="20"/>
          <w:szCs w:val="24"/>
          <w:rtl/>
          <w:lang w:eastAsia="he-IL"/>
        </w:rPr>
        <w:t xml:space="preserve"> הדין</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הנהלים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התקנים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התקנות החלים בקשר עם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והוא מתחייב לפעול בהתאם לקבוע בהם.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מצהיר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כי </w:t>
      </w:r>
      <w:r w:rsidRPr="000206FA">
        <w:rPr>
          <w:rFonts w:ascii="Times New Roman" w:eastAsia="Times New Roman" w:hAnsi="Times New Roman" w:cs="David" w:hint="cs"/>
          <w:sz w:val="20"/>
          <w:szCs w:val="24"/>
          <w:rtl/>
          <w:lang w:eastAsia="he-IL"/>
        </w:rPr>
        <w:t xml:space="preserve">הוא </w:t>
      </w:r>
      <w:r w:rsidRPr="000206FA">
        <w:rPr>
          <w:rFonts w:ascii="Times New Roman" w:eastAsia="Times New Roman" w:hAnsi="Times New Roman" w:cs="David"/>
          <w:sz w:val="20"/>
          <w:szCs w:val="24"/>
          <w:rtl/>
          <w:lang w:eastAsia="he-IL"/>
        </w:rPr>
        <w:t xml:space="preserve">בדק בעצמו את כל הנושאים הרלוונטיים </w:t>
      </w:r>
      <w:r w:rsidRPr="000206FA">
        <w:rPr>
          <w:rFonts w:ascii="Times New Roman" w:eastAsia="Times New Roman" w:hAnsi="Times New Roman" w:cs="David" w:hint="cs"/>
          <w:sz w:val="20"/>
          <w:szCs w:val="24"/>
          <w:rtl/>
          <w:lang w:eastAsia="he-IL"/>
        </w:rPr>
        <w:t xml:space="preserve">ו/או </w:t>
      </w:r>
      <w:r w:rsidRPr="000206FA">
        <w:rPr>
          <w:rFonts w:ascii="Times New Roman" w:eastAsia="Times New Roman" w:hAnsi="Times New Roman" w:cs="David"/>
          <w:sz w:val="20"/>
          <w:szCs w:val="24"/>
          <w:rtl/>
          <w:lang w:eastAsia="he-IL"/>
        </w:rPr>
        <w:t>הקשורים למתן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0206FA">
        <w:rPr>
          <w:rFonts w:ascii="Times New Roman" w:eastAsia="Times New Roman" w:hAnsi="Times New Roman" w:cs="David"/>
          <w:sz w:val="20"/>
          <w:szCs w:val="24"/>
          <w:rtl/>
          <w:lang w:eastAsia="he-IL"/>
        </w:rPr>
        <w:t>הכל</w:t>
      </w:r>
      <w:proofErr w:type="spellEnd"/>
      <w:r w:rsidRPr="000206FA">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70E87BF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להפיק את כל התכניות </w:t>
      </w:r>
      <w:r w:rsidRPr="000206FA">
        <w:rPr>
          <w:rFonts w:ascii="Times New Roman" w:eastAsia="Times New Roman" w:hAnsi="Times New Roman" w:cs="David" w:hint="cs"/>
          <w:sz w:val="20"/>
          <w:szCs w:val="24"/>
          <w:rtl/>
          <w:lang w:eastAsia="he-IL"/>
        </w:rPr>
        <w:t>נשוא</w:t>
      </w:r>
      <w:r w:rsidRPr="000206FA">
        <w:rPr>
          <w:rFonts w:ascii="Times New Roman" w:eastAsia="Times New Roman" w:hAnsi="Times New Roman" w:cs="David"/>
          <w:sz w:val="20"/>
          <w:szCs w:val="24"/>
          <w:rtl/>
          <w:lang w:eastAsia="he-IL"/>
        </w:rPr>
        <w:t xml:space="preserve"> חוזה זה, בכל שלבי הביצוע של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ולרבות כל שינוי בתכניותיו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באמצעות מחשב בתוכנה או בקבצים במתכונת הקבועה בנספח </w:t>
      </w:r>
      <w:r w:rsidRPr="000206FA">
        <w:rPr>
          <w:rFonts w:ascii="Times New Roman" w:eastAsia="Times New Roman" w:hAnsi="Times New Roman" w:cs="David"/>
          <w:b/>
          <w:bCs/>
          <w:sz w:val="20"/>
          <w:szCs w:val="24"/>
          <w:rtl/>
          <w:lang w:eastAsia="he-IL"/>
        </w:rPr>
        <w:t>א'</w:t>
      </w:r>
      <w:r w:rsidRPr="000206FA">
        <w:rPr>
          <w:rFonts w:ascii="Times New Roman" w:eastAsia="Times New Roman" w:hAnsi="Times New Roman" w:cs="David"/>
          <w:sz w:val="20"/>
          <w:szCs w:val="24"/>
          <w:rtl/>
          <w:lang w:eastAsia="he-IL"/>
        </w:rPr>
        <w:t xml:space="preserve"> </w:t>
      </w:r>
      <w:proofErr w:type="spellStart"/>
      <w:r w:rsidRPr="000206FA">
        <w:rPr>
          <w:rFonts w:ascii="Times New Roman" w:eastAsia="Times New Roman" w:hAnsi="Times New Roman" w:cs="David" w:hint="cs"/>
          <w:sz w:val="20"/>
          <w:szCs w:val="24"/>
          <w:rtl/>
          <w:lang w:eastAsia="he-IL"/>
        </w:rPr>
        <w:t>המצ"ב</w:t>
      </w:r>
      <w:proofErr w:type="spellEnd"/>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וע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הנחיות המזמין מעת לעת.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להעביר ליועצים ולקבל מהם קבצים אך ורק באותה מתכונת שנקבעה</w:t>
      </w:r>
      <w:r w:rsidRPr="000206FA">
        <w:rPr>
          <w:rFonts w:ascii="Times New Roman" w:eastAsia="Times New Roman" w:hAnsi="Times New Roman" w:cs="David" w:hint="cs"/>
          <w:sz w:val="20"/>
          <w:szCs w:val="24"/>
          <w:rtl/>
          <w:lang w:eastAsia="he-IL"/>
        </w:rPr>
        <w:t xml:space="preserve"> בנספח </w:t>
      </w:r>
      <w:r w:rsidRPr="000206FA">
        <w:rPr>
          <w:rFonts w:ascii="Times New Roman" w:eastAsia="Times New Roman" w:hAnsi="Times New Roman" w:cs="David" w:hint="cs"/>
          <w:b/>
          <w:bCs/>
          <w:sz w:val="20"/>
          <w:szCs w:val="24"/>
          <w:rtl/>
          <w:lang w:eastAsia="he-IL"/>
        </w:rPr>
        <w:t>א'</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כאמור.</w:t>
      </w:r>
    </w:p>
    <w:p w14:paraId="21E86DD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יגיש ליועצים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לקבלנים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206FA">
        <w:rPr>
          <w:rFonts w:ascii="Times New Roman" w:eastAsia="Times New Roman" w:hAnsi="Times New Roman" w:cs="David" w:hint="cs"/>
          <w:sz w:val="20"/>
          <w:szCs w:val="24"/>
          <w:rtl/>
          <w:lang w:eastAsia="he-IL"/>
        </w:rPr>
        <w:t xml:space="preserve">מפורשות על פי </w:t>
      </w:r>
      <w:r w:rsidRPr="000206FA">
        <w:rPr>
          <w:rFonts w:ascii="Times New Roman" w:eastAsia="Times New Roman" w:hAnsi="Times New Roman" w:cs="David"/>
          <w:sz w:val="20"/>
          <w:szCs w:val="24"/>
          <w:rtl/>
          <w:lang w:eastAsia="he-IL"/>
        </w:rPr>
        <w:t>חוזה זה.</w:t>
      </w:r>
    </w:p>
    <w:p w14:paraId="6CCB03C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אין לו ולא תהינה לו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תביעות ו/או טענות</w:t>
      </w:r>
      <w:r w:rsidRPr="000206FA">
        <w:rPr>
          <w:rFonts w:ascii="Times New Roman" w:eastAsia="Times New Roman" w:hAnsi="Times New Roman" w:cs="David" w:hint="cs"/>
          <w:sz w:val="20"/>
          <w:szCs w:val="24"/>
          <w:rtl/>
          <w:lang w:eastAsia="he-IL"/>
        </w:rPr>
        <w:t xml:space="preserve"> ו/או דרישות ו/או תלונות</w:t>
      </w:r>
      <w:r w:rsidRPr="000206FA">
        <w:rPr>
          <w:rFonts w:ascii="Times New Roman" w:eastAsia="Times New Roman" w:hAnsi="Times New Roman" w:cs="David"/>
          <w:sz w:val="20"/>
          <w:szCs w:val="24"/>
          <w:rtl/>
          <w:lang w:eastAsia="he-IL"/>
        </w:rPr>
        <w:t xml:space="preserve"> כלפי המזמין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כלפי המתכננים האחרים בגין מסירת העבודות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כאמור. משמסר המזמין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 xml:space="preserve">ביצוע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שירותים כאמור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אחר, מתחייב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לשתף עמו פעולה ככל שיידרש.</w:t>
      </w:r>
    </w:p>
    <w:p w14:paraId="435DFE35"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ערוך לביצוע העבודות, בין היתר, גם במערכת ניהול ותיאום פרויקטים באמצעות האינטרנט, כדוגמת "</w:t>
      </w:r>
      <w:r w:rsidRPr="000206FA">
        <w:rPr>
          <w:rFonts w:ascii="Times New Roman" w:eastAsia="Times New Roman" w:hAnsi="Times New Roman" w:cs="David"/>
          <w:sz w:val="24"/>
          <w:szCs w:val="24"/>
          <w:lang w:eastAsia="he-IL"/>
        </w:rPr>
        <w:t>view</w:t>
      </w:r>
      <w:r w:rsidRPr="000206FA">
        <w:rPr>
          <w:rFonts w:ascii="Times New Roman" w:eastAsia="Times New Roman" w:hAnsi="Times New Roman" w:cs="David"/>
          <w:sz w:val="24"/>
          <w:szCs w:val="24"/>
          <w:rtl/>
          <w:lang w:eastAsia="he-IL"/>
        </w:rPr>
        <w:t>@</w:t>
      </w:r>
      <w:r w:rsidRPr="000206FA">
        <w:rPr>
          <w:rFonts w:ascii="Times New Roman" w:eastAsia="Times New Roman" w:hAnsi="Times New Roman" w:cs="David" w:hint="cs"/>
          <w:sz w:val="20"/>
          <w:szCs w:val="24"/>
          <w:rtl/>
          <w:lang w:eastAsia="he-IL"/>
        </w:rPr>
        <w:t>", "</w:t>
      </w:r>
      <w:proofErr w:type="spellStart"/>
      <w:r w:rsidRPr="000206FA">
        <w:rPr>
          <w:rFonts w:ascii="Times New Roman" w:eastAsia="Times New Roman" w:hAnsi="Times New Roman" w:cs="David" w:hint="cs"/>
          <w:sz w:val="20"/>
          <w:szCs w:val="24"/>
          <w:rtl/>
          <w:lang w:eastAsia="he-IL"/>
        </w:rPr>
        <w:t>רמדורנט</w:t>
      </w:r>
      <w:proofErr w:type="spellEnd"/>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של </w:t>
      </w:r>
      <w:proofErr w:type="spellStart"/>
      <w:r w:rsidRPr="000206FA">
        <w:rPr>
          <w:rFonts w:ascii="Times New Roman" w:eastAsia="Times New Roman" w:hAnsi="Times New Roman" w:cs="David"/>
          <w:sz w:val="20"/>
          <w:szCs w:val="24"/>
          <w:rtl/>
          <w:lang w:eastAsia="he-IL"/>
        </w:rPr>
        <w:t>רמדור</w:t>
      </w:r>
      <w:proofErr w:type="spellEnd"/>
      <w:r w:rsidRPr="000206FA">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0206FA">
        <w:rPr>
          <w:rFonts w:ascii="Times New Roman" w:eastAsia="Times New Roman" w:hAnsi="Times New Roman" w:cs="David" w:hint="cs"/>
          <w:sz w:val="20"/>
          <w:szCs w:val="24"/>
          <w:rtl/>
          <w:lang w:eastAsia="he-IL"/>
        </w:rPr>
        <w:t>.</w:t>
      </w:r>
    </w:p>
    <w:p w14:paraId="07EE0136"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צוות עובדים ואמצעים</w:t>
      </w:r>
    </w:p>
    <w:p w14:paraId="50B132C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במשך כל תקופת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יקיים משרד מאויש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מאורגן ומצויד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באופן שיאפשר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להוראות חוזה זה.</w:t>
      </w:r>
    </w:p>
    <w:p w14:paraId="38F6FFE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שהרכבם המספרי והמקצועי של צוות עובדיו, כמפורט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hint="cs"/>
          <w:bCs/>
          <w:sz w:val="20"/>
          <w:szCs w:val="24"/>
          <w:rtl/>
          <w:lang w:eastAsia="he-IL"/>
        </w:rPr>
        <w:t xml:space="preserve"> </w:t>
      </w:r>
      <w:proofErr w:type="spellStart"/>
      <w:r w:rsidRPr="000206FA">
        <w:rPr>
          <w:rFonts w:ascii="Times New Roman" w:eastAsia="Times New Roman" w:hAnsi="Times New Roman" w:cs="David" w:hint="cs"/>
          <w:b/>
          <w:sz w:val="20"/>
          <w:szCs w:val="24"/>
          <w:rtl/>
          <w:lang w:eastAsia="he-IL"/>
        </w:rPr>
        <w:t>המצ"ב</w:t>
      </w:r>
      <w:proofErr w:type="spellEnd"/>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sz w:val="20"/>
          <w:szCs w:val="24"/>
          <w:rtl/>
          <w:lang w:eastAsia="he-IL"/>
        </w:rPr>
        <w:t xml:space="preserve"> יתאים לביצוע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ברמה ובמועדים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76C3E61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מהתחייבותו האמורה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המנהל - אם וכאשר יראה צורך בכך על פי שיקול דעתו </w:t>
      </w:r>
      <w:r w:rsidRPr="000206FA">
        <w:rPr>
          <w:rFonts w:ascii="Times New Roman" w:eastAsia="Times New Roman" w:hAnsi="Times New Roman" w:cs="David" w:hint="cs"/>
          <w:sz w:val="20"/>
          <w:szCs w:val="24"/>
          <w:rtl/>
          <w:lang w:eastAsia="he-IL"/>
        </w:rPr>
        <w:t xml:space="preserve">המוחלט </w:t>
      </w:r>
      <w:r w:rsidRPr="000206FA">
        <w:rPr>
          <w:rFonts w:ascii="Times New Roman" w:eastAsia="Times New Roman" w:hAnsi="Times New Roman" w:cs="David"/>
          <w:sz w:val="20"/>
          <w:szCs w:val="24"/>
          <w:rtl/>
          <w:lang w:eastAsia="he-IL"/>
        </w:rPr>
        <w:t>- להורות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עת לעת,</w:t>
      </w:r>
      <w:r w:rsidRPr="000206FA">
        <w:rPr>
          <w:rFonts w:ascii="Times New Roman" w:eastAsia="Times New Roman" w:hAnsi="Times New Roman" w:cs="David"/>
          <w:sz w:val="20"/>
          <w:szCs w:val="24"/>
          <w:rtl/>
          <w:lang w:eastAsia="he-IL"/>
        </w:rPr>
        <w:t xml:space="preserve"> להגדיל את צוות עובדיו, על חשבונו ואחריותו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במספר, לתקופה ובמקומות אותם יציין המנהל בהוראותיו.</w:t>
      </w:r>
    </w:p>
    <w:p w14:paraId="545E911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מוסכם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sz w:val="20"/>
          <w:szCs w:val="24"/>
          <w:rtl/>
          <w:lang w:eastAsia="he-IL"/>
        </w:rPr>
        <w:t xml:space="preserve"> </w:t>
      </w:r>
      <w:proofErr w:type="spellStart"/>
      <w:r w:rsidRPr="000206FA">
        <w:rPr>
          <w:rFonts w:ascii="Times New Roman" w:eastAsia="Times New Roman" w:hAnsi="Times New Roman" w:cs="David" w:hint="cs"/>
          <w:sz w:val="20"/>
          <w:szCs w:val="24"/>
          <w:rtl/>
          <w:lang w:eastAsia="he-IL"/>
        </w:rPr>
        <w:t>המצ"ב</w:t>
      </w:r>
      <w:proofErr w:type="spellEnd"/>
      <w:r w:rsidRPr="000206FA">
        <w:rPr>
          <w:rFonts w:ascii="Times New Roman" w:eastAsia="Times New Roman" w:hAnsi="Times New Roman" w:cs="David"/>
          <w:sz w:val="20"/>
          <w:szCs w:val="24"/>
          <w:rtl/>
          <w:lang w:eastAsia="he-IL"/>
        </w:rPr>
        <w:t>, מנהלו הראשי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למטרת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(להלן: "</w:t>
      </w:r>
      <w:r w:rsidRPr="000206FA">
        <w:rPr>
          <w:rFonts w:ascii="Times New Roman" w:eastAsia="Times New Roman" w:hAnsi="Times New Roman" w:cs="David"/>
          <w:b/>
          <w:bCs/>
          <w:sz w:val="20"/>
          <w:szCs w:val="24"/>
          <w:rtl/>
          <w:lang w:eastAsia="he-IL"/>
        </w:rPr>
        <w:t>המנהל הראשי</w:t>
      </w:r>
      <w:r w:rsidRPr="000206FA">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0206FA">
        <w:rPr>
          <w:rFonts w:ascii="Times New Roman" w:eastAsia="Times New Roman" w:hAnsi="Times New Roman" w:cs="David" w:hint="cs"/>
          <w:sz w:val="20"/>
          <w:szCs w:val="24"/>
          <w:rtl/>
          <w:lang w:eastAsia="he-IL"/>
        </w:rPr>
        <w:t xml:space="preserve"> מראש ובכתב</w:t>
      </w:r>
      <w:r w:rsidRPr="000206FA">
        <w:rPr>
          <w:rFonts w:ascii="Times New Roman" w:eastAsia="Times New Roman" w:hAnsi="Times New Roman" w:cs="David"/>
          <w:sz w:val="20"/>
          <w:szCs w:val="24"/>
          <w:rtl/>
          <w:lang w:eastAsia="he-IL"/>
        </w:rPr>
        <w:t>.</w:t>
      </w:r>
    </w:p>
    <w:p w14:paraId="4AF00022"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צהיר, כי ידוע לו, ש</w:t>
      </w:r>
      <w:r w:rsidRPr="000206FA">
        <w:rPr>
          <w:rFonts w:ascii="Times New Roman" w:eastAsia="Times New Roman" w:hAnsi="Times New Roman" w:cs="David"/>
          <w:sz w:val="20"/>
          <w:szCs w:val="24"/>
          <w:rtl/>
          <w:lang w:eastAsia="he-IL"/>
        </w:rPr>
        <w:t>במשך כל ת</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קפ</w:t>
      </w:r>
      <w:r w:rsidRPr="000206FA">
        <w:rPr>
          <w:rFonts w:ascii="Times New Roman" w:eastAsia="Times New Roman" w:hAnsi="Times New Roman" w:cs="David" w:hint="cs"/>
          <w:sz w:val="20"/>
          <w:szCs w:val="24"/>
          <w:rtl/>
          <w:lang w:eastAsia="he-IL"/>
        </w:rPr>
        <w:t>ו של</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יעמוד המנהל הראשי בראשו, יהיה מעורב אישית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שיעסוק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התכנון. מבלי לגרוע מהתחייבויות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כמתחייב מ</w:t>
      </w:r>
      <w:r w:rsidRPr="000206FA">
        <w:rPr>
          <w:rFonts w:ascii="Times New Roman" w:eastAsia="Times New Roman" w:hAnsi="Times New Roman" w:cs="David" w:hint="cs"/>
          <w:sz w:val="20"/>
          <w:szCs w:val="24"/>
          <w:rtl/>
          <w:lang w:eastAsia="he-IL"/>
        </w:rPr>
        <w:t>חוזה זה,</w:t>
      </w:r>
      <w:r w:rsidRPr="000206FA">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441F2B6"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21093292"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 xml:space="preserve">המזמין רשאי </w:t>
      </w:r>
      <w:r w:rsidRPr="000206FA">
        <w:rPr>
          <w:rFonts w:ascii="Times New Roman" w:eastAsia="Times New Roman" w:hAnsi="Times New Roman" w:cs="David"/>
          <w:sz w:val="20"/>
          <w:szCs w:val="24"/>
          <w:rtl/>
          <w:lang w:eastAsia="he-IL"/>
        </w:rPr>
        <w:t>לדרוש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להחליף כל עובד מעובדיו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שלדעת המזמין אינו מתאים לתפקידו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אינו מבצעו להנחת דעתו, אף אם אושר תחילה ע"י המזמין וכן לדרוש תגבור צוות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למלא </w:t>
      </w:r>
      <w:r w:rsidRPr="000206FA">
        <w:rPr>
          <w:rFonts w:ascii="Times New Roman" w:eastAsia="Times New Roman" w:hAnsi="Times New Roman" w:cs="David" w:hint="cs"/>
          <w:sz w:val="20"/>
          <w:szCs w:val="24"/>
          <w:rtl/>
          <w:lang w:eastAsia="he-IL"/>
        </w:rPr>
        <w:t xml:space="preserve">אחר </w:t>
      </w:r>
      <w:r w:rsidRPr="000206FA">
        <w:rPr>
          <w:rFonts w:ascii="Times New Roman" w:eastAsia="Times New Roman" w:hAnsi="Times New Roman" w:cs="David"/>
          <w:sz w:val="20"/>
          <w:szCs w:val="24"/>
          <w:rtl/>
          <w:lang w:eastAsia="he-IL"/>
        </w:rPr>
        <w:t>דרישת המזמין לאלתר.</w:t>
      </w:r>
    </w:p>
    <w:p w14:paraId="78E5C7A7"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החלטות המזמין בדבר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ו/או החלפת עובד מעובדי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תינתנה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המוחלט</w:t>
      </w:r>
      <w:r w:rsidRPr="000206FA">
        <w:rPr>
          <w:rFonts w:ascii="Times New Roman" w:eastAsia="Times New Roman" w:hAnsi="Times New Roman" w:cs="David" w:hint="cs"/>
          <w:sz w:val="20"/>
          <w:szCs w:val="24"/>
          <w:rtl/>
          <w:lang w:eastAsia="he-IL"/>
        </w:rPr>
        <w:t xml:space="preserve"> של המזמין</w:t>
      </w:r>
      <w:r w:rsidRPr="000206FA">
        <w:rPr>
          <w:rFonts w:ascii="Times New Roman" w:eastAsia="Times New Roman" w:hAnsi="Times New Roman" w:cs="David"/>
          <w:sz w:val="20"/>
          <w:szCs w:val="24"/>
          <w:rtl/>
          <w:lang w:eastAsia="he-IL"/>
        </w:rPr>
        <w:t xml:space="preserve"> וללא צורך במתן נימוקים</w:t>
      </w:r>
      <w:r w:rsidRPr="000206FA">
        <w:rPr>
          <w:rFonts w:ascii="Times New Roman" w:eastAsia="Times New Roman" w:hAnsi="Times New Roman" w:cs="David" w:hint="cs"/>
          <w:sz w:val="20"/>
          <w:szCs w:val="24"/>
          <w:rtl/>
          <w:lang w:eastAsia="he-IL"/>
        </w:rPr>
        <w:t xml:space="preserve"> כאלה ואחרים</w:t>
      </w:r>
      <w:r w:rsidRPr="000206FA">
        <w:rPr>
          <w:rFonts w:ascii="Times New Roman" w:eastAsia="Times New Roman" w:hAnsi="Times New Roman" w:cs="David"/>
          <w:sz w:val="20"/>
          <w:szCs w:val="24"/>
          <w:rtl/>
          <w:lang w:eastAsia="he-IL"/>
        </w:rPr>
        <w:t>. אין בהחלטות אלה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לשחרר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מאי</w:t>
      </w:r>
      <w:r w:rsidRPr="000206FA">
        <w:rPr>
          <w:rFonts w:ascii="Times New Roman" w:eastAsia="Times New Roman" w:hAnsi="Times New Roman" w:cs="David" w:hint="cs"/>
          <w:sz w:val="20"/>
          <w:szCs w:val="24"/>
          <w:rtl/>
          <w:lang w:eastAsia="he-IL"/>
        </w:rPr>
        <w:t>לו</w:t>
      </w:r>
      <w:r w:rsidRPr="000206FA">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0206FA">
        <w:rPr>
          <w:rFonts w:ascii="Times New Roman" w:eastAsia="Times New Roman" w:hAnsi="Times New Roman" w:cs="David" w:hint="cs"/>
          <w:sz w:val="20"/>
          <w:szCs w:val="24"/>
          <w:rtl/>
          <w:lang w:eastAsia="he-IL"/>
        </w:rPr>
        <w:t xml:space="preserve"> ו/או חבות</w:t>
      </w:r>
      <w:r w:rsidRPr="000206FA">
        <w:rPr>
          <w:rFonts w:ascii="Times New Roman" w:eastAsia="Times New Roman" w:hAnsi="Times New Roman" w:cs="David"/>
          <w:sz w:val="20"/>
          <w:szCs w:val="24"/>
          <w:rtl/>
          <w:lang w:eastAsia="he-IL"/>
        </w:rPr>
        <w:t xml:space="preserve"> שהיא.</w:t>
      </w:r>
    </w:p>
    <w:p w14:paraId="22294FD9"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לצייד על חשבונו את צוות עובדיו בכל הציוד הדרוש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האחריות בגין אחזקת</w:t>
      </w:r>
      <w:r w:rsidRPr="000206FA">
        <w:rPr>
          <w:rFonts w:ascii="Times New Roman" w:eastAsia="Times New Roman" w:hAnsi="Times New Roman" w:cs="David"/>
          <w:sz w:val="20"/>
          <w:szCs w:val="24"/>
          <w:rtl/>
          <w:lang w:eastAsia="he-IL"/>
        </w:rPr>
        <w:t xml:space="preserve"> ושמיר</w:t>
      </w:r>
      <w:r w:rsidRPr="000206FA">
        <w:rPr>
          <w:rFonts w:ascii="Times New Roman" w:eastAsia="Times New Roman" w:hAnsi="Times New Roman" w:cs="David" w:hint="cs"/>
          <w:sz w:val="20"/>
          <w:szCs w:val="24"/>
          <w:rtl/>
          <w:lang w:eastAsia="he-IL"/>
        </w:rPr>
        <w:t>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ציוד</w:t>
      </w:r>
      <w:r w:rsidRPr="000206FA">
        <w:rPr>
          <w:rFonts w:ascii="Times New Roman" w:eastAsia="Times New Roman" w:hAnsi="Times New Roman" w:cs="David" w:hint="cs"/>
          <w:sz w:val="20"/>
          <w:szCs w:val="24"/>
          <w:rtl/>
          <w:lang w:eastAsia="he-IL"/>
        </w:rPr>
        <w:t xml:space="preserve"> כאמור,</w:t>
      </w:r>
      <w:r w:rsidRPr="000206FA">
        <w:rPr>
          <w:rFonts w:ascii="Times New Roman" w:eastAsia="Times New Roman" w:hAnsi="Times New Roman" w:cs="David"/>
          <w:sz w:val="20"/>
          <w:szCs w:val="24"/>
          <w:rtl/>
          <w:lang w:eastAsia="he-IL"/>
        </w:rPr>
        <w:t xml:space="preserve"> תהיה בידי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ועל חשבונו, והמזמין לא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ישא בכל אחריות </w:t>
      </w:r>
      <w:r w:rsidRPr="000206FA">
        <w:rPr>
          <w:rFonts w:ascii="Times New Roman" w:eastAsia="Times New Roman" w:hAnsi="Times New Roman" w:cs="David" w:hint="cs"/>
          <w:sz w:val="20"/>
          <w:szCs w:val="24"/>
          <w:rtl/>
          <w:lang w:eastAsia="he-IL"/>
        </w:rPr>
        <w:t xml:space="preserve">ו/או חבות </w:t>
      </w:r>
      <w:r w:rsidRPr="000206FA">
        <w:rPr>
          <w:rFonts w:ascii="Times New Roman" w:eastAsia="Times New Roman" w:hAnsi="Times New Roman" w:cs="David"/>
          <w:sz w:val="20"/>
          <w:szCs w:val="24"/>
          <w:rtl/>
          <w:lang w:eastAsia="he-IL"/>
        </w:rPr>
        <w:t>בגין א</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בדן </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או נזק</w:t>
      </w:r>
      <w:r w:rsidRPr="000206FA">
        <w:rPr>
          <w:rFonts w:ascii="Times New Roman" w:eastAsia="Times New Roman" w:hAnsi="Times New Roman" w:cs="David" w:hint="cs"/>
          <w:sz w:val="20"/>
          <w:szCs w:val="24"/>
          <w:rtl/>
          <w:lang w:eastAsia="he-IL"/>
        </w:rPr>
        <w:t xml:space="preserve"> ו/או קלקול</w:t>
      </w:r>
      <w:r w:rsidRPr="000206FA">
        <w:rPr>
          <w:rFonts w:ascii="Times New Roman" w:eastAsia="Times New Roman" w:hAnsi="Times New Roman" w:cs="David"/>
          <w:sz w:val="20"/>
          <w:szCs w:val="24"/>
          <w:rtl/>
          <w:lang w:eastAsia="he-IL"/>
        </w:rPr>
        <w:t xml:space="preserve"> כלשהו לציוד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לכל חלק ממנו מכל סיבה שהיא.</w:t>
      </w:r>
    </w:p>
    <w:p w14:paraId="25E90D2D"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סמכויות ה</w:t>
      </w:r>
      <w:r w:rsidR="00B17D15">
        <w:rPr>
          <w:rFonts w:ascii="Times New Roman" w:eastAsia="Times New Roman" w:hAnsi="Times New Roman" w:cs="David"/>
          <w:bCs/>
          <w:sz w:val="20"/>
          <w:szCs w:val="24"/>
          <w:u w:val="single"/>
          <w:rtl/>
          <w:lang w:eastAsia="he-IL"/>
        </w:rPr>
        <w:t>יועץ</w:t>
      </w:r>
    </w:p>
    <w:p w14:paraId="78AB4CE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במגעים עם רשויות מוסמכות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עם הרשות המקומית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הנוגע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וכל הכרוך בכך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יפעל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בתור בא-כוחו הטכני של המזמין והמזמין מסמיכו לכך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ובלבד:</w:t>
      </w:r>
    </w:p>
    <w:p w14:paraId="5EB2977B"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יגיש 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תיקונים לתכניות לא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הרשויות המוסמכות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אם כן אושרו קודם לכן</w:t>
      </w:r>
      <w:r w:rsidRPr="000206FA">
        <w:rPr>
          <w:rFonts w:ascii="Times New Roman" w:eastAsia="Times New Roman" w:hAnsi="Times New Roman" w:cs="David" w:hint="cs"/>
          <w:sz w:val="20"/>
          <w:szCs w:val="24"/>
          <w:rtl/>
          <w:lang w:eastAsia="he-IL"/>
        </w:rPr>
        <w:t>, מראש ובכתב,</w:t>
      </w:r>
      <w:r w:rsidRPr="000206FA">
        <w:rPr>
          <w:rFonts w:ascii="Times New Roman" w:eastAsia="Times New Roman" w:hAnsi="Times New Roman" w:cs="David"/>
          <w:sz w:val="20"/>
          <w:szCs w:val="24"/>
          <w:rtl/>
          <w:lang w:eastAsia="he-IL"/>
        </w:rPr>
        <w:t xml:space="preserve"> ע"י המזמין.</w:t>
      </w:r>
    </w:p>
    <w:p w14:paraId="046A27DF"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יקבל כל החלטה ולא יפעל ולא יחייב את המזמין בכל עניין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הכרוך בהתחייבות חוקית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כספית</w:t>
      </w:r>
      <w:r w:rsidRPr="000206FA">
        <w:rPr>
          <w:rFonts w:ascii="Times New Roman" w:eastAsia="Times New Roman" w:hAnsi="Times New Roman" w:cs="David" w:hint="cs"/>
          <w:sz w:val="20"/>
          <w:szCs w:val="24"/>
          <w:rtl/>
          <w:lang w:eastAsia="he-IL"/>
        </w:rPr>
        <w:t xml:space="preserve"> ו/או אחרת,</w:t>
      </w:r>
      <w:r w:rsidRPr="000206FA">
        <w:rPr>
          <w:rFonts w:ascii="Times New Roman" w:eastAsia="Times New Roman" w:hAnsi="Times New Roman" w:cs="David"/>
          <w:sz w:val="20"/>
          <w:szCs w:val="24"/>
          <w:rtl/>
          <w:lang w:eastAsia="he-IL"/>
        </w:rPr>
        <w:t xml:space="preserve"> אלא בא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שורו של המזמין</w:t>
      </w:r>
      <w:r w:rsidRPr="000206FA">
        <w:rPr>
          <w:rFonts w:ascii="Times New Roman" w:eastAsia="Times New Roman" w:hAnsi="Times New Roman" w:cs="David" w:hint="cs"/>
          <w:sz w:val="20"/>
          <w:szCs w:val="24"/>
          <w:rtl/>
          <w:lang w:eastAsia="he-IL"/>
        </w:rPr>
        <w:t xml:space="preserve"> מראש ובכתב</w:t>
      </w:r>
      <w:r w:rsidRPr="000206FA">
        <w:rPr>
          <w:rFonts w:ascii="Times New Roman" w:eastAsia="Times New Roman" w:hAnsi="Times New Roman" w:cs="David"/>
          <w:sz w:val="20"/>
          <w:szCs w:val="24"/>
          <w:rtl/>
          <w:lang w:eastAsia="he-IL"/>
        </w:rPr>
        <w:t>.</w:t>
      </w:r>
    </w:p>
    <w:p w14:paraId="778855D9"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זולת אם</w:t>
      </w:r>
      <w:r w:rsidRPr="000206FA">
        <w:rPr>
          <w:rFonts w:ascii="Times New Roman" w:eastAsia="Times New Roman" w:hAnsi="Times New Roman" w:cs="David"/>
          <w:sz w:val="20"/>
          <w:szCs w:val="24"/>
          <w:rtl/>
          <w:lang w:eastAsia="he-IL"/>
        </w:rPr>
        <w:t xml:space="preserve"> יוסמך לכך ע"י המזמין </w:t>
      </w:r>
      <w:r w:rsidRPr="000206FA">
        <w:rPr>
          <w:rFonts w:ascii="Times New Roman" w:eastAsia="Times New Roman" w:hAnsi="Times New Roman" w:cs="David" w:hint="cs"/>
          <w:sz w:val="20"/>
          <w:szCs w:val="24"/>
          <w:rtl/>
          <w:lang w:eastAsia="he-IL"/>
        </w:rPr>
        <w:t>מראש ו</w:t>
      </w:r>
      <w:r w:rsidRPr="000206FA">
        <w:rPr>
          <w:rFonts w:ascii="Times New Roman" w:eastAsia="Times New Roman" w:hAnsi="Times New Roman" w:cs="David"/>
          <w:sz w:val="20"/>
          <w:szCs w:val="24"/>
          <w:rtl/>
          <w:lang w:eastAsia="he-IL"/>
        </w:rPr>
        <w:t>בכתב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w:t>
      </w:r>
      <w:proofErr w:type="spellStart"/>
      <w:r w:rsidRPr="000206FA">
        <w:rPr>
          <w:rFonts w:ascii="Times New Roman" w:eastAsia="Times New Roman" w:hAnsi="Times New Roman" w:cs="David"/>
          <w:sz w:val="20"/>
          <w:szCs w:val="24"/>
          <w:rtl/>
          <w:lang w:eastAsia="he-IL"/>
        </w:rPr>
        <w:t>ליתן</w:t>
      </w:r>
      <w:proofErr w:type="spellEnd"/>
      <w:r w:rsidRPr="000206FA">
        <w:rPr>
          <w:rFonts w:ascii="Times New Roman" w:eastAsia="Times New Roman" w:hAnsi="Times New Roman" w:cs="David"/>
          <w:sz w:val="20"/>
          <w:szCs w:val="24"/>
          <w:rtl/>
          <w:lang w:eastAsia="he-IL"/>
        </w:rPr>
        <w:t xml:space="preserve"> הוראות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הנחיות</w:t>
      </w:r>
      <w:r w:rsidRPr="000206FA">
        <w:rPr>
          <w:rFonts w:ascii="Times New Roman" w:eastAsia="Times New Roman" w:hAnsi="Times New Roman" w:cs="David" w:hint="cs"/>
          <w:sz w:val="20"/>
          <w:szCs w:val="24"/>
          <w:rtl/>
          <w:lang w:eastAsia="he-IL"/>
        </w:rPr>
        <w:t>, בין</w:t>
      </w:r>
      <w:r w:rsidRPr="000206FA">
        <w:rPr>
          <w:rFonts w:ascii="Times New Roman" w:eastAsia="Times New Roman" w:hAnsi="Times New Roman" w:cs="David"/>
          <w:sz w:val="20"/>
          <w:szCs w:val="24"/>
          <w:rtl/>
          <w:lang w:eastAsia="he-IL"/>
        </w:rPr>
        <w:t xml:space="preserve"> במישרין</w:t>
      </w:r>
      <w:r w:rsidRPr="000206FA">
        <w:rPr>
          <w:rFonts w:ascii="Times New Roman" w:eastAsia="Times New Roman" w:hAnsi="Times New Roman" w:cs="David" w:hint="cs"/>
          <w:sz w:val="20"/>
          <w:szCs w:val="24"/>
          <w:rtl/>
          <w:lang w:eastAsia="he-IL"/>
        </w:rPr>
        <w:t xml:space="preserve"> ובין בעקיפין,</w:t>
      </w:r>
      <w:r w:rsidRPr="000206FA">
        <w:rPr>
          <w:rFonts w:ascii="Times New Roman" w:eastAsia="Times New Roman" w:hAnsi="Times New Roman" w:cs="David"/>
          <w:sz w:val="20"/>
          <w:szCs w:val="24"/>
          <w:rtl/>
          <w:lang w:eastAsia="he-IL"/>
        </w:rPr>
        <w:t xml:space="preserve"> לקבלן הראשי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לקבלן העבודות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לנהל עמם מו"מ ביחס למחירים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דרכי ביצוע הכרוכים בש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נוי מחירים</w:t>
      </w:r>
      <w:r w:rsidRPr="000206FA">
        <w:rPr>
          <w:rFonts w:ascii="Times New Roman" w:eastAsia="Times New Roman" w:hAnsi="Times New Roman" w:cs="David" w:hint="cs"/>
          <w:sz w:val="20"/>
          <w:szCs w:val="24"/>
          <w:rtl/>
          <w:lang w:eastAsia="he-IL"/>
        </w:rPr>
        <w:t xml:space="preserve"> ו/או כמויות</w:t>
      </w:r>
      <w:r w:rsidRPr="000206FA">
        <w:rPr>
          <w:rFonts w:ascii="Times New Roman" w:eastAsia="Times New Roman" w:hAnsi="Times New Roman" w:cs="David"/>
          <w:sz w:val="20"/>
          <w:szCs w:val="24"/>
          <w:rtl/>
          <w:lang w:eastAsia="he-IL"/>
        </w:rPr>
        <w:t xml:space="preserve">, אלא </w:t>
      </w:r>
      <w:r w:rsidRPr="000206FA">
        <w:rPr>
          <w:rFonts w:ascii="Times New Roman" w:eastAsia="Times New Roman" w:hAnsi="Times New Roman" w:cs="David"/>
          <w:sz w:val="20"/>
          <w:szCs w:val="24"/>
          <w:rtl/>
          <w:lang w:eastAsia="he-IL"/>
        </w:rPr>
        <w:lastRenderedPageBreak/>
        <w:t>באמצעות המזמין או המנהל.</w:t>
      </w:r>
    </w:p>
    <w:p w14:paraId="44525CBE"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סמכויות המנהל</w:t>
      </w:r>
    </w:p>
    <w:p w14:paraId="26BCC90E"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רשאי לבדוק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עת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כולם או </w:t>
      </w:r>
      <w:r w:rsidRPr="000206FA">
        <w:rPr>
          <w:rFonts w:ascii="Times New Roman" w:eastAsia="Times New Roman" w:hAnsi="Times New Roman" w:cs="David" w:hint="cs"/>
          <w:sz w:val="20"/>
          <w:szCs w:val="24"/>
          <w:rtl/>
          <w:lang w:eastAsia="he-IL"/>
        </w:rPr>
        <w:t>מקצתם</w:t>
      </w:r>
      <w:r w:rsidRPr="000206FA">
        <w:rPr>
          <w:rFonts w:ascii="Times New Roman" w:eastAsia="Times New Roman" w:hAnsi="Times New Roman" w:cs="David"/>
          <w:sz w:val="20"/>
          <w:szCs w:val="24"/>
          <w:rtl/>
          <w:lang w:eastAsia="he-IL"/>
        </w:rPr>
        <w:t>, להשגיח על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לבדוק את טיב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הנעשים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על ידי מי </w:t>
      </w:r>
      <w:r w:rsidRPr="000206FA">
        <w:rPr>
          <w:rFonts w:ascii="Times New Roman" w:eastAsia="Times New Roman" w:hAnsi="Times New Roman" w:cs="David"/>
          <w:sz w:val="20"/>
          <w:szCs w:val="24"/>
          <w:rtl/>
          <w:lang w:eastAsia="he-IL"/>
        </w:rPr>
        <w:t>מטעמו. כן רשאי המנהל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לבדוק אם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3379E45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למנהל על פי דרישתו דין וחשבון על התקדמות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206FA">
        <w:rPr>
          <w:rFonts w:ascii="Times New Roman" w:eastAsia="Times New Roman" w:hAnsi="Times New Roman" w:cs="David"/>
          <w:bCs/>
          <w:sz w:val="20"/>
          <w:szCs w:val="24"/>
          <w:rtl/>
          <w:lang w:eastAsia="he-IL"/>
        </w:rPr>
        <w:t>א'</w:t>
      </w:r>
      <w:r w:rsidRPr="000206FA">
        <w:rPr>
          <w:rFonts w:ascii="Times New Roman" w:eastAsia="Times New Roman" w:hAnsi="Times New Roman" w:cs="David" w:hint="cs"/>
          <w:b/>
          <w:sz w:val="20"/>
          <w:szCs w:val="24"/>
          <w:rtl/>
          <w:lang w:eastAsia="he-IL"/>
        </w:rPr>
        <w:t xml:space="preserve"> </w:t>
      </w:r>
      <w:proofErr w:type="spellStart"/>
      <w:r w:rsidRPr="000206FA">
        <w:rPr>
          <w:rFonts w:ascii="Times New Roman" w:eastAsia="Times New Roman" w:hAnsi="Times New Roman" w:cs="David" w:hint="cs"/>
          <w:b/>
          <w:sz w:val="20"/>
          <w:szCs w:val="24"/>
          <w:rtl/>
          <w:lang w:eastAsia="he-IL"/>
        </w:rPr>
        <w:t>המצ"ב</w:t>
      </w:r>
      <w:proofErr w:type="spellEnd"/>
      <w:r w:rsidRPr="000206FA">
        <w:rPr>
          <w:rFonts w:ascii="Times New Roman" w:eastAsia="Times New Roman" w:hAnsi="Times New Roman" w:cs="David"/>
          <w:sz w:val="20"/>
          <w:szCs w:val="24"/>
          <w:rtl/>
          <w:lang w:eastAsia="he-IL"/>
        </w:rPr>
        <w:t>.</w:t>
      </w:r>
    </w:p>
    <w:p w14:paraId="663AD28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לצורך הפעלת סמכויותיו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רשאי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מי מטעמו לבקר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בכל מקום אחר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בו מבוצעים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למסור כל הסבר שיידרש על יד</w:t>
      </w:r>
      <w:r w:rsidRPr="000206FA">
        <w:rPr>
          <w:rFonts w:ascii="Times New Roman" w:eastAsia="Times New Roman" w:hAnsi="Times New Roman" w:cs="David" w:hint="cs"/>
          <w:sz w:val="20"/>
          <w:szCs w:val="24"/>
          <w:rtl/>
          <w:lang w:eastAsia="he-IL"/>
        </w:rPr>
        <w:t>י המנהל 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על ידי מי </w:t>
      </w:r>
      <w:r w:rsidRPr="000206FA">
        <w:rPr>
          <w:rFonts w:ascii="Times New Roman" w:eastAsia="Times New Roman" w:hAnsi="Times New Roman" w:cs="David"/>
          <w:sz w:val="20"/>
          <w:szCs w:val="24"/>
          <w:rtl/>
          <w:lang w:eastAsia="he-IL"/>
        </w:rPr>
        <w:t>מטעמו.</w:t>
      </w:r>
    </w:p>
    <w:p w14:paraId="79AB397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בהפעלת סמכויות המנהל על פי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לגרוע </w:t>
      </w:r>
      <w:r w:rsidRPr="000206FA">
        <w:rPr>
          <w:rFonts w:ascii="Times New Roman" w:eastAsia="Times New Roman" w:hAnsi="Times New Roman" w:cs="David" w:hint="cs"/>
          <w:sz w:val="20"/>
          <w:szCs w:val="24"/>
          <w:rtl/>
          <w:lang w:eastAsia="he-IL"/>
        </w:rPr>
        <w:t xml:space="preserve">ו/או לשחרר </w:t>
      </w:r>
      <w:r w:rsidRPr="000206FA">
        <w:rPr>
          <w:rFonts w:ascii="Times New Roman" w:eastAsia="Times New Roman" w:hAnsi="Times New Roman" w:cs="David"/>
          <w:sz w:val="20"/>
          <w:szCs w:val="24"/>
          <w:rtl/>
          <w:lang w:eastAsia="he-IL"/>
        </w:rPr>
        <w:t xml:space="preserve">מאחריות </w:t>
      </w:r>
      <w:r w:rsidRPr="000206FA">
        <w:rPr>
          <w:rFonts w:ascii="Times New Roman" w:eastAsia="Times New Roman" w:hAnsi="Times New Roman" w:cs="David" w:hint="cs"/>
          <w:sz w:val="20"/>
          <w:szCs w:val="24"/>
          <w:rtl/>
          <w:lang w:eastAsia="he-IL"/>
        </w:rPr>
        <w:t>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על פי חוזה זה ו/או על פי כל דין.</w:t>
      </w:r>
      <w:r w:rsidRPr="000206FA">
        <w:rPr>
          <w:rFonts w:ascii="Times New Roman" w:eastAsia="Times New Roman" w:hAnsi="Times New Roman" w:cs="David"/>
          <w:sz w:val="20"/>
          <w:szCs w:val="24"/>
          <w:rtl/>
          <w:lang w:eastAsia="he-IL"/>
        </w:rPr>
        <w:t xml:space="preserve"> בהקשר זה מובהר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מחובת ביצוע שינויים ו/או התאמות ו/או תכנון מחדש של התכניות, ככל שהדבר יידרש.</w:t>
      </w:r>
    </w:p>
    <w:p w14:paraId="38C9764F"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אישר המנהל 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מסמכים אחרים הקשורים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פי חוזה זה או שדרש המנהל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להכינם בהתאם ל</w:t>
      </w:r>
      <w:r w:rsidRPr="000206FA">
        <w:rPr>
          <w:rFonts w:ascii="Times New Roman" w:eastAsia="Times New Roman" w:hAnsi="Times New Roman" w:cs="David" w:hint="cs"/>
          <w:sz w:val="20"/>
          <w:szCs w:val="24"/>
          <w:rtl/>
          <w:lang w:eastAsia="he-IL"/>
        </w:rPr>
        <w:t>חוזה</w:t>
      </w:r>
      <w:r w:rsidRPr="000206FA">
        <w:rPr>
          <w:rFonts w:ascii="Times New Roman" w:eastAsia="Times New Roman" w:hAnsi="Times New Roman" w:cs="David"/>
          <w:sz w:val="20"/>
          <w:szCs w:val="24"/>
          <w:rtl/>
          <w:lang w:eastAsia="he-IL"/>
        </w:rPr>
        <w:t xml:space="preserve"> זה, </w:t>
      </w:r>
      <w:r w:rsidRPr="000206FA">
        <w:rPr>
          <w:rFonts w:ascii="Times New Roman" w:eastAsia="Times New Roman" w:hAnsi="Times New Roman" w:cs="David" w:hint="cs"/>
          <w:sz w:val="20"/>
          <w:szCs w:val="24"/>
          <w:rtl/>
          <w:lang w:eastAsia="he-IL"/>
        </w:rPr>
        <w:t>לא יהא</w:t>
      </w:r>
      <w:r w:rsidRPr="000206FA">
        <w:rPr>
          <w:rFonts w:ascii="Times New Roman" w:eastAsia="Times New Roman" w:hAnsi="Times New Roman" w:cs="David"/>
          <w:sz w:val="20"/>
          <w:szCs w:val="24"/>
          <w:rtl/>
          <w:lang w:eastAsia="he-IL"/>
        </w:rPr>
        <w:t xml:space="preserve"> בכך כדי לשחרר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מאחריותו המקצועית המלאה ו</w:t>
      </w:r>
      <w:r w:rsidRPr="000206FA">
        <w:rPr>
          <w:rFonts w:ascii="Times New Roman" w:eastAsia="Times New Roman" w:hAnsi="Times New Roman" w:cs="David" w:hint="cs"/>
          <w:sz w:val="20"/>
          <w:szCs w:val="24"/>
          <w:rtl/>
          <w:lang w:eastAsia="he-IL"/>
        </w:rPr>
        <w:t>לא יהא</w:t>
      </w:r>
      <w:r w:rsidRPr="000206FA">
        <w:rPr>
          <w:rFonts w:ascii="Times New Roman" w:eastAsia="Times New Roman" w:hAnsi="Times New Roman" w:cs="David"/>
          <w:sz w:val="20"/>
          <w:szCs w:val="24"/>
          <w:rtl/>
          <w:lang w:eastAsia="he-IL"/>
        </w:rPr>
        <w:t xml:space="preserve"> בכך כדי להטיל על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על המזמין אחריות כלשהי לטיב התכניות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המסמכים האמורים.</w:t>
      </w:r>
    </w:p>
    <w:p w14:paraId="23CC7EF5"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לוח זמנים ושלבי ב</w:t>
      </w:r>
      <w:r w:rsidRPr="000206FA">
        <w:rPr>
          <w:rFonts w:ascii="Times New Roman" w:eastAsia="Times New Roman" w:hAnsi="Times New Roman" w:cs="David" w:hint="cs"/>
          <w:bCs/>
          <w:sz w:val="20"/>
          <w:szCs w:val="24"/>
          <w:u w:val="single"/>
          <w:rtl/>
          <w:lang w:eastAsia="he-IL"/>
        </w:rPr>
        <w:t>י</w:t>
      </w:r>
      <w:r w:rsidRPr="000206FA">
        <w:rPr>
          <w:rFonts w:ascii="Times New Roman" w:eastAsia="Times New Roman" w:hAnsi="Times New Roman" w:cs="David"/>
          <w:bCs/>
          <w:sz w:val="20"/>
          <w:szCs w:val="24"/>
          <w:u w:val="single"/>
          <w:rtl/>
          <w:lang w:eastAsia="he-IL"/>
        </w:rPr>
        <w:t>צוע</w:t>
      </w:r>
    </w:p>
    <w:p w14:paraId="772F30B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בשלבים ובמועדים כמפורט בנספח </w:t>
      </w:r>
      <w:r w:rsidRPr="000206FA">
        <w:rPr>
          <w:rFonts w:ascii="Times New Roman" w:eastAsia="Times New Roman" w:hAnsi="Times New Roman" w:cs="David"/>
          <w:b/>
          <w:bCs/>
          <w:sz w:val="20"/>
          <w:szCs w:val="24"/>
          <w:rtl/>
          <w:lang w:eastAsia="he-IL"/>
        </w:rPr>
        <w:t>ג'</w:t>
      </w:r>
      <w:r w:rsidRPr="000206FA">
        <w:rPr>
          <w:rFonts w:ascii="Times New Roman" w:eastAsia="Times New Roman" w:hAnsi="Times New Roman" w:cs="David" w:hint="cs"/>
          <w:sz w:val="20"/>
          <w:szCs w:val="24"/>
          <w:rtl/>
          <w:lang w:eastAsia="he-IL"/>
        </w:rPr>
        <w:t xml:space="preserve"> </w:t>
      </w:r>
      <w:proofErr w:type="spellStart"/>
      <w:r w:rsidRPr="000206FA">
        <w:rPr>
          <w:rFonts w:ascii="Times New Roman" w:eastAsia="Times New Roman" w:hAnsi="Times New Roman" w:cs="David" w:hint="cs"/>
          <w:sz w:val="20"/>
          <w:szCs w:val="24"/>
          <w:rtl/>
          <w:lang w:eastAsia="he-IL"/>
        </w:rPr>
        <w:t>המצ"ב</w:t>
      </w:r>
      <w:proofErr w:type="spellEnd"/>
      <w:r w:rsidRPr="000206FA">
        <w:rPr>
          <w:rFonts w:ascii="Times New Roman" w:eastAsia="Times New Roman" w:hAnsi="Times New Roman" w:cs="David"/>
          <w:sz w:val="20"/>
          <w:szCs w:val="24"/>
          <w:rtl/>
          <w:lang w:eastAsia="he-IL"/>
        </w:rPr>
        <w:t xml:space="preserve"> (להלן: "</w:t>
      </w:r>
      <w:r w:rsidRPr="000206FA">
        <w:rPr>
          <w:rFonts w:ascii="Times New Roman" w:eastAsia="Times New Roman" w:hAnsi="Times New Roman" w:cs="David"/>
          <w:b/>
          <w:bCs/>
          <w:sz w:val="20"/>
          <w:szCs w:val="24"/>
          <w:rtl/>
          <w:lang w:eastAsia="he-IL"/>
        </w:rPr>
        <w:t>לוח הזמנים</w:t>
      </w:r>
      <w:r w:rsidRPr="000206FA">
        <w:rPr>
          <w:rFonts w:ascii="Times New Roman" w:eastAsia="Times New Roman" w:hAnsi="Times New Roman" w:cs="David"/>
          <w:sz w:val="20"/>
          <w:szCs w:val="24"/>
          <w:rtl/>
          <w:lang w:eastAsia="he-IL"/>
        </w:rPr>
        <w:t>"). כל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 הכלול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לא נקבע לו מועד בלוח הזמנים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יבוצע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במועד שיהיה דרוש על מנת להבטיח</w:t>
      </w:r>
      <w:r w:rsidRPr="000206FA">
        <w:rPr>
          <w:rFonts w:ascii="Times New Roman" w:eastAsia="Times New Roman" w:hAnsi="Times New Roman" w:cs="David" w:hint="cs"/>
          <w:sz w:val="20"/>
          <w:szCs w:val="24"/>
          <w:rtl/>
          <w:lang w:eastAsia="he-IL"/>
        </w:rPr>
        <w:t xml:space="preserve"> את</w:t>
      </w:r>
      <w:r w:rsidRPr="000206FA">
        <w:rPr>
          <w:rFonts w:ascii="Times New Roman" w:eastAsia="Times New Roman" w:hAnsi="Times New Roman" w:cs="David"/>
          <w:sz w:val="20"/>
          <w:szCs w:val="24"/>
          <w:rtl/>
          <w:lang w:eastAsia="he-IL"/>
        </w:rPr>
        <w:t xml:space="preserve">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ללוח הזמנים ובאופן שיאפשר את גמר ביצוע הפרויקט על ידי הקבלן הראשי וגמר ביצוע עבודות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 xml:space="preserve">קבלנים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אחרים בהתאם ללוח הזמנים המוסכם ע</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מם.</w:t>
      </w:r>
    </w:p>
    <w:p w14:paraId="686C4FF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לא יתחיל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קטע מהפרויקט ו/או שלב משלבי העבודה כמפורט בנספח </w:t>
      </w:r>
      <w:r w:rsidRPr="000206FA">
        <w:rPr>
          <w:rFonts w:ascii="Times New Roman" w:eastAsia="Times New Roman" w:hAnsi="Times New Roman" w:cs="David"/>
          <w:bCs/>
          <w:sz w:val="20"/>
          <w:szCs w:val="24"/>
          <w:rtl/>
          <w:lang w:eastAsia="he-IL"/>
        </w:rPr>
        <w:t>ב'</w:t>
      </w:r>
      <w:r w:rsidRPr="000206FA">
        <w:rPr>
          <w:rFonts w:ascii="Times New Roman" w:eastAsia="Times New Roman" w:hAnsi="Times New Roman" w:cs="David"/>
          <w:sz w:val="20"/>
          <w:szCs w:val="24"/>
          <w:rtl/>
          <w:lang w:eastAsia="he-IL"/>
        </w:rPr>
        <w:t xml:space="preserve"> או </w:t>
      </w:r>
      <w:r w:rsidRPr="000206FA">
        <w:rPr>
          <w:rFonts w:ascii="Times New Roman" w:eastAsia="Times New Roman" w:hAnsi="Times New Roman" w:cs="David"/>
          <w:b/>
          <w:bCs/>
          <w:sz w:val="20"/>
          <w:szCs w:val="24"/>
          <w:rtl/>
          <w:lang w:eastAsia="he-IL"/>
        </w:rPr>
        <w:t xml:space="preserve">ג' </w:t>
      </w:r>
      <w:proofErr w:type="spellStart"/>
      <w:r w:rsidRPr="000206FA">
        <w:rPr>
          <w:rFonts w:ascii="Times New Roman" w:eastAsia="Times New Roman" w:hAnsi="Times New Roman" w:cs="David" w:hint="cs"/>
          <w:sz w:val="20"/>
          <w:szCs w:val="24"/>
          <w:rtl/>
          <w:lang w:eastAsia="he-IL"/>
        </w:rPr>
        <w:t>המצ"ב</w:t>
      </w:r>
      <w:proofErr w:type="spellEnd"/>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אלא אם כן הודיע למזמין תחילה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הגיע לדעתו מועד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שלב זה וק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מהמזמין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לביצועו.</w:t>
      </w:r>
    </w:p>
    <w:p w14:paraId="1E44AA33"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יש לראות </w:t>
      </w:r>
      <w:r w:rsidRPr="000206FA">
        <w:rPr>
          <w:rFonts w:ascii="Times New Roman" w:eastAsia="Times New Roman" w:hAnsi="Times New Roman" w:cs="David" w:hint="cs"/>
          <w:sz w:val="20"/>
          <w:szCs w:val="24"/>
          <w:rtl/>
          <w:lang w:eastAsia="he-IL"/>
        </w:rPr>
        <w:t>ב</w:t>
      </w:r>
      <w:r w:rsidRPr="000206FA">
        <w:rPr>
          <w:rFonts w:ascii="Times New Roman" w:eastAsia="Times New Roman" w:hAnsi="Times New Roman" w:cs="David"/>
          <w:sz w:val="20"/>
          <w:szCs w:val="24"/>
          <w:rtl/>
          <w:lang w:eastAsia="he-IL"/>
        </w:rPr>
        <w:t>חוזה זה כהתקשרות בין המזמין לבין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לגבי כל קטעי הפרויקט או לגבי כל קטע שלו בנפרד ולגבי כל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לגבי כל שלב שלהם בנפרד, לפי בחירת המזמין. המזמין יהיה זכאי אפוא להפסיק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4B42167B"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ידוע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התחייבויות היועצים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הקבלנים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יתר הגורמים, מותנות בכך שיסופקו להם כל התכניות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ההנחיות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ההוראות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הפרטים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הביאורים שידרשו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לבצע את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באופן שימנע כל עילה מהיועצים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מהקבלנים מלטעון לעיכוב מוצדק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4165501D"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יוכר כמוצדק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אך ו</w:t>
      </w:r>
      <w:r w:rsidRPr="000206FA">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66BF43CC"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הוא נובע מכ</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ח עליון או גורם אחר (להלן יחדיו: "</w:t>
      </w:r>
      <w:r w:rsidRPr="000206FA">
        <w:rPr>
          <w:rFonts w:ascii="Times New Roman" w:eastAsia="Times New Roman" w:hAnsi="Times New Roman" w:cs="David"/>
          <w:b/>
          <w:bCs/>
          <w:sz w:val="20"/>
          <w:szCs w:val="24"/>
          <w:rtl/>
          <w:lang w:eastAsia="he-IL"/>
        </w:rPr>
        <w:t>אירוע דוחה</w:t>
      </w:r>
      <w:r w:rsidRPr="000206FA">
        <w:rPr>
          <w:rFonts w:ascii="Times New Roman" w:eastAsia="Times New Roman" w:hAnsi="Times New Roman" w:cs="David"/>
          <w:sz w:val="20"/>
          <w:szCs w:val="24"/>
          <w:rtl/>
          <w:lang w:eastAsia="he-IL"/>
        </w:rPr>
        <w:t>") שלדעת המנהל לא הייתה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שליטה עליו.</w:t>
      </w:r>
    </w:p>
    <w:p w14:paraId="5298CC17"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מיד משהתרחש אירוע דוחה הודיע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למנהל על קיומו ועל משך העיכוב הצפוי.</w:t>
      </w:r>
    </w:p>
    <w:p w14:paraId="4ADA662C"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קיבל תכניות, הנחיות, הוראות, פרטים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378E7B54"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אישר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האירוע הדוחה אכן מצדיק 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השירות ואת משך הדחייה.</w:t>
      </w:r>
    </w:p>
    <w:p w14:paraId="701E1B15" w14:textId="77777777" w:rsidR="000206FA" w:rsidRPr="000206FA" w:rsidRDefault="000206FA" w:rsidP="000206FA">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w:t>
      </w:r>
      <w:r w:rsidRPr="000206FA">
        <w:rPr>
          <w:rFonts w:ascii="Times New Roman" w:eastAsia="Times New Roman" w:hAnsi="Times New Roman" w:cs="David" w:hint="cs"/>
          <w:sz w:val="20"/>
          <w:szCs w:val="24"/>
          <w:rtl/>
          <w:lang w:eastAsia="he-IL"/>
        </w:rPr>
        <w:t xml:space="preserve">כלליות </w:t>
      </w:r>
      <w:r w:rsidRPr="000206FA">
        <w:rPr>
          <w:rFonts w:ascii="Times New Roman" w:eastAsia="Times New Roman" w:hAnsi="Times New Roman" w:cs="David"/>
          <w:sz w:val="20"/>
          <w:szCs w:val="24"/>
          <w:rtl/>
          <w:lang w:eastAsia="he-IL"/>
        </w:rPr>
        <w:t>האמור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מותנה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חור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עבודות תכנון ע"י אחרים לא יהווה עילה לעיכוב בב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אלא בא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שור המנהל </w:t>
      </w:r>
      <w:r w:rsidRPr="000206FA">
        <w:rPr>
          <w:rFonts w:ascii="Times New Roman" w:eastAsia="Times New Roman" w:hAnsi="Times New Roman" w:cs="David" w:hint="cs"/>
          <w:sz w:val="20"/>
          <w:szCs w:val="24"/>
          <w:rtl/>
          <w:lang w:eastAsia="he-IL"/>
        </w:rPr>
        <w:t>מראש ו</w:t>
      </w:r>
      <w:r w:rsidRPr="000206FA">
        <w:rPr>
          <w:rFonts w:ascii="Times New Roman" w:eastAsia="Times New Roman" w:hAnsi="Times New Roman" w:cs="David"/>
          <w:sz w:val="20"/>
          <w:szCs w:val="24"/>
          <w:rtl/>
          <w:lang w:eastAsia="he-IL"/>
        </w:rPr>
        <w:t>בכתב.</w:t>
      </w:r>
    </w:p>
    <w:p w14:paraId="4E01DF1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להודיע למנהל מידית, על כל עיכוב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לפי הערכתו עלול לגרום לאיחור בקיום לוח הזמנים.</w:t>
      </w:r>
    </w:p>
    <w:p w14:paraId="38D8C6A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ב- 1 לכל חודש גרגוריאני וכן בכל מועד שיידרש על ידי המזמין,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דו"ח על התקדמות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ועם תחילת ביצוע העבודות באתר גם דו"ח פיקוח על ביצוען.</w:t>
      </w:r>
    </w:p>
    <w:p w14:paraId="6F48F4B0"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רשאי לבקר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ולעיין בהתקדמות ובאופן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למנהל כל הסבר </w:t>
      </w:r>
      <w:r w:rsidRPr="000206FA">
        <w:rPr>
          <w:rFonts w:ascii="Times New Roman" w:eastAsia="Times New Roman" w:hAnsi="Times New Roman" w:cs="David" w:hint="cs"/>
          <w:sz w:val="20"/>
          <w:szCs w:val="24"/>
          <w:rtl/>
          <w:lang w:eastAsia="he-IL"/>
        </w:rPr>
        <w:t xml:space="preserve">ו/או </w:t>
      </w:r>
      <w:r w:rsidRPr="000206FA">
        <w:rPr>
          <w:rFonts w:ascii="Times New Roman" w:eastAsia="Times New Roman" w:hAnsi="Times New Roman" w:cs="David"/>
          <w:sz w:val="20"/>
          <w:szCs w:val="24"/>
          <w:rtl/>
          <w:lang w:eastAsia="he-IL"/>
        </w:rPr>
        <w:t>פרט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דיווח</w:t>
      </w:r>
      <w:r w:rsidRPr="000206FA">
        <w:rPr>
          <w:rFonts w:ascii="Times New Roman" w:eastAsia="Times New Roman" w:hAnsi="Times New Roman" w:cs="David" w:hint="cs"/>
          <w:sz w:val="20"/>
          <w:szCs w:val="24"/>
          <w:rtl/>
          <w:lang w:eastAsia="he-IL"/>
        </w:rPr>
        <w:t>, מיד</w:t>
      </w:r>
      <w:r w:rsidRPr="000206FA">
        <w:rPr>
          <w:rFonts w:ascii="Times New Roman" w:eastAsia="Times New Roman" w:hAnsi="Times New Roman" w:cs="David"/>
          <w:sz w:val="20"/>
          <w:szCs w:val="24"/>
          <w:rtl/>
          <w:lang w:eastAsia="he-IL"/>
        </w:rPr>
        <w:t xml:space="preserve"> לפי בקשתו. אין בסעיף זה כדי לגרוע מהתחייבויות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w:t>
      </w:r>
      <w:r w:rsidRPr="000206FA">
        <w:rPr>
          <w:rFonts w:ascii="Times New Roman" w:eastAsia="Times New Roman" w:hAnsi="Times New Roman" w:cs="David" w:hint="cs"/>
          <w:sz w:val="20"/>
          <w:szCs w:val="24"/>
          <w:rtl/>
          <w:lang w:eastAsia="he-IL"/>
        </w:rPr>
        <w:t xml:space="preserve"> זה ו/או לפי כל דין</w:t>
      </w:r>
      <w:r w:rsidRPr="000206FA">
        <w:rPr>
          <w:rFonts w:ascii="Times New Roman" w:eastAsia="Times New Roman" w:hAnsi="Times New Roman" w:cs="David"/>
          <w:sz w:val="20"/>
          <w:szCs w:val="24"/>
          <w:rtl/>
          <w:lang w:eastAsia="he-IL"/>
        </w:rPr>
        <w:t>.</w:t>
      </w:r>
    </w:p>
    <w:p w14:paraId="5CDFFAD9" w14:textId="77777777" w:rsidR="000206FA" w:rsidRPr="000206FA" w:rsidRDefault="000206FA" w:rsidP="00C8505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17A73ADD"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שכר ה</w:t>
      </w:r>
      <w:r w:rsidR="00B17D15">
        <w:rPr>
          <w:rFonts w:ascii="Times New Roman" w:eastAsia="Times New Roman" w:hAnsi="Times New Roman" w:cs="David"/>
          <w:bCs/>
          <w:sz w:val="20"/>
          <w:szCs w:val="24"/>
          <w:u w:val="single"/>
          <w:rtl/>
          <w:lang w:eastAsia="he-IL"/>
        </w:rPr>
        <w:t>יועץ</w:t>
      </w:r>
    </w:p>
    <w:p w14:paraId="0589F692"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תמורת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וכל יתר התחייבויותיו לפי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כמפורט בנספח </w:t>
      </w:r>
      <w:r w:rsidRPr="000206FA">
        <w:rPr>
          <w:rFonts w:ascii="Times New Roman" w:eastAsia="Times New Roman" w:hAnsi="Times New Roman" w:cs="David"/>
          <w:bCs/>
          <w:sz w:val="20"/>
          <w:szCs w:val="24"/>
          <w:rtl/>
          <w:lang w:eastAsia="he-IL"/>
        </w:rPr>
        <w:t xml:space="preserve">ד' </w:t>
      </w:r>
      <w:proofErr w:type="spellStart"/>
      <w:r w:rsidRPr="000206FA">
        <w:rPr>
          <w:rFonts w:ascii="Times New Roman" w:eastAsia="Times New Roman" w:hAnsi="Times New Roman" w:cs="David" w:hint="cs"/>
          <w:b/>
          <w:sz w:val="20"/>
          <w:szCs w:val="24"/>
          <w:rtl/>
          <w:lang w:eastAsia="he-IL"/>
        </w:rPr>
        <w:t>המצ"ב</w:t>
      </w:r>
      <w:proofErr w:type="spellEnd"/>
      <w:r w:rsidRPr="000206FA">
        <w:rPr>
          <w:rFonts w:ascii="Times New Roman" w:eastAsia="Times New Roman" w:hAnsi="Times New Roman" w:cs="David" w:hint="cs"/>
          <w:b/>
          <w:sz w:val="20"/>
          <w:szCs w:val="24"/>
          <w:rtl/>
          <w:lang w:eastAsia="he-IL"/>
        </w:rPr>
        <w:t xml:space="preserve"> </w:t>
      </w:r>
      <w:r w:rsidRPr="000206FA">
        <w:rPr>
          <w:rFonts w:ascii="Times New Roman" w:eastAsia="Times New Roman" w:hAnsi="Times New Roman" w:cs="David"/>
          <w:sz w:val="20"/>
          <w:szCs w:val="24"/>
          <w:rtl/>
          <w:lang w:eastAsia="he-IL"/>
        </w:rPr>
        <w:t>(להלן: "</w:t>
      </w:r>
      <w:r w:rsidRPr="000206FA">
        <w:rPr>
          <w:rFonts w:ascii="Times New Roman" w:eastAsia="Times New Roman" w:hAnsi="Times New Roman" w:cs="David"/>
          <w:b/>
          <w:bCs/>
          <w:sz w:val="20"/>
          <w:szCs w:val="24"/>
          <w:rtl/>
          <w:lang w:eastAsia="he-IL"/>
        </w:rPr>
        <w:t>שכר ה</w:t>
      </w:r>
      <w:r w:rsidR="00B17D15">
        <w:rPr>
          <w:rFonts w:ascii="Times New Roman" w:eastAsia="Times New Roman" w:hAnsi="Times New Roman" w:cs="David"/>
          <w:b/>
          <w:bCs/>
          <w:sz w:val="20"/>
          <w:szCs w:val="24"/>
          <w:rtl/>
          <w:lang w:eastAsia="he-IL"/>
        </w:rPr>
        <w:t>יועץ</w:t>
      </w:r>
      <w:r w:rsidRPr="000206FA">
        <w:rPr>
          <w:rFonts w:ascii="Times New Roman" w:eastAsia="Times New Roman" w:hAnsi="Times New Roman" w:cs="David"/>
          <w:sz w:val="20"/>
          <w:szCs w:val="24"/>
          <w:rtl/>
          <w:lang w:eastAsia="he-IL"/>
        </w:rPr>
        <w:t>").</w:t>
      </w:r>
    </w:p>
    <w:p w14:paraId="18C5010E"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בהוצאות הממשיות בשרותי העזר המפורטים להלן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שא המזמין:</w:t>
      </w:r>
    </w:p>
    <w:p w14:paraId="58C62A89"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הדפסות בתוויין המיועדות להפצה לאחרים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למעט הדפסות שיפיק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במשרדו. להסרת ספקות, יובהר כי בגין הוצאות הדפסות בתוויין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אשר מיועדות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בהליך עבודתו, לא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זכאי לקבל</w:t>
      </w:r>
      <w:r w:rsidRPr="000206FA">
        <w:rPr>
          <w:rFonts w:ascii="Times New Roman" w:eastAsia="Times New Roman" w:hAnsi="Times New Roman" w:cs="David" w:hint="cs"/>
          <w:sz w:val="20"/>
          <w:szCs w:val="24"/>
          <w:rtl/>
          <w:lang w:eastAsia="he-IL"/>
        </w:rPr>
        <w:t>ת</w:t>
      </w:r>
      <w:r w:rsidRPr="000206FA">
        <w:rPr>
          <w:rFonts w:ascii="Times New Roman" w:eastAsia="Times New Roman" w:hAnsi="Times New Roman" w:cs="David"/>
          <w:sz w:val="20"/>
          <w:szCs w:val="24"/>
          <w:rtl/>
          <w:lang w:eastAsia="he-IL"/>
        </w:rPr>
        <w:t xml:space="preserve"> החזר.</w:t>
      </w:r>
    </w:p>
    <w:p w14:paraId="455AA94E"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העתקות שנמסרו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לרשויות המוסמכות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ליועצים, למעט העתקות וצילומים שיפיק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במשרדו.</w:t>
      </w:r>
    </w:p>
    <w:p w14:paraId="421DDF84"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שכפול מסמכים.</w:t>
      </w:r>
    </w:p>
    <w:p w14:paraId="0F149E0D"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25001D0F"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מדידות וצילומי אויר.</w:t>
      </w:r>
    </w:p>
    <w:p w14:paraId="1067951B"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קידוחים ובדיקות קרקע.</w:t>
      </w:r>
    </w:p>
    <w:p w14:paraId="70CFD950" w14:textId="77777777" w:rsidR="000206FA" w:rsidRPr="000206FA" w:rsidRDefault="000206FA" w:rsidP="000206FA">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שליחויות.</w:t>
      </w:r>
    </w:p>
    <w:p w14:paraId="70D0CE37"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העזר המפורטים בסעיפים 7.2.1 עד 7.2.3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יוזמנו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באמצעות מערכת ניהול פרויקטים </w:t>
      </w:r>
      <w:r w:rsidRPr="000206FA">
        <w:rPr>
          <w:rFonts w:ascii="Times New Roman" w:eastAsia="Times New Roman" w:hAnsi="Times New Roman" w:cs="David"/>
          <w:sz w:val="20"/>
          <w:szCs w:val="24"/>
          <w:lang w:eastAsia="he-IL"/>
        </w:rPr>
        <w:t>VIEW</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 מערכת </w:t>
      </w:r>
      <w:proofErr w:type="spellStart"/>
      <w:r w:rsidRPr="000206FA">
        <w:rPr>
          <w:rFonts w:ascii="Times New Roman" w:eastAsia="Times New Roman" w:hAnsi="Times New Roman" w:cs="David"/>
          <w:sz w:val="20"/>
          <w:szCs w:val="24"/>
          <w:rtl/>
          <w:lang w:eastAsia="he-IL"/>
        </w:rPr>
        <w:t>רמדורנט</w:t>
      </w:r>
      <w:proofErr w:type="spellEnd"/>
      <w:r w:rsidRPr="000206FA">
        <w:rPr>
          <w:rFonts w:ascii="Times New Roman" w:eastAsia="Times New Roman" w:hAnsi="Times New Roman" w:cs="David"/>
          <w:sz w:val="20"/>
          <w:szCs w:val="24"/>
          <w:rtl/>
          <w:lang w:eastAsia="he-IL"/>
        </w:rPr>
        <w:t xml:space="preserve"> מודול ניהול מסמכים (</w:t>
      </w:r>
      <w:r w:rsidRPr="000206FA">
        <w:rPr>
          <w:rFonts w:ascii="Times New Roman" w:eastAsia="Times New Roman" w:hAnsi="Times New Roman" w:cs="David"/>
          <w:sz w:val="20"/>
          <w:szCs w:val="24"/>
          <w:lang w:eastAsia="he-IL"/>
        </w:rPr>
        <w:t>DM</w:t>
      </w:r>
      <w:r w:rsidRPr="000206FA">
        <w:rPr>
          <w:rFonts w:ascii="Times New Roman" w:eastAsia="Times New Roman" w:hAnsi="Times New Roman" w:cs="David"/>
          <w:sz w:val="20"/>
          <w:szCs w:val="24"/>
          <w:rtl/>
          <w:lang w:eastAsia="he-IL"/>
        </w:rPr>
        <w:t>) רק ממכונים המאושרים ע"י המזמין לבצע עבודות עבורו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15841370"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על חשבון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ישולמו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תשלומי ביניים בש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עורים ובמועדים המפורטים בנספח</w:t>
      </w:r>
      <w:r w:rsidRPr="000206FA">
        <w:rPr>
          <w:rFonts w:ascii="Times New Roman" w:eastAsia="Times New Roman" w:hAnsi="Times New Roman" w:cs="David"/>
          <w:bCs/>
          <w:sz w:val="20"/>
          <w:szCs w:val="24"/>
          <w:rtl/>
          <w:lang w:eastAsia="he-IL"/>
        </w:rPr>
        <w:t xml:space="preserve"> ה'</w:t>
      </w:r>
      <w:r w:rsidRPr="000206FA">
        <w:rPr>
          <w:rFonts w:ascii="Times New Roman" w:eastAsia="Times New Roman" w:hAnsi="Times New Roman" w:cs="David" w:hint="cs"/>
          <w:sz w:val="20"/>
          <w:szCs w:val="24"/>
          <w:rtl/>
          <w:lang w:eastAsia="he-IL"/>
        </w:rPr>
        <w:t xml:space="preserve"> </w:t>
      </w:r>
      <w:proofErr w:type="spellStart"/>
      <w:r w:rsidRPr="000206FA">
        <w:rPr>
          <w:rFonts w:ascii="Times New Roman" w:eastAsia="Times New Roman" w:hAnsi="Times New Roman" w:cs="David" w:hint="cs"/>
          <w:sz w:val="20"/>
          <w:szCs w:val="24"/>
          <w:rtl/>
          <w:lang w:eastAsia="he-IL"/>
        </w:rPr>
        <w:t>המצ"ב</w:t>
      </w:r>
      <w:proofErr w:type="spellEnd"/>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0206FA">
        <w:rPr>
          <w:rFonts w:ascii="Times New Roman" w:eastAsia="Times New Roman" w:hAnsi="Times New Roman" w:cs="David"/>
          <w:sz w:val="20"/>
          <w:szCs w:val="24"/>
          <w:rtl/>
          <w:lang w:eastAsia="he-IL"/>
        </w:rPr>
        <w:t>לשלמם</w:t>
      </w:r>
      <w:proofErr w:type="spellEnd"/>
      <w:r w:rsidRPr="000206FA">
        <w:rPr>
          <w:rFonts w:ascii="Times New Roman" w:eastAsia="Times New Roman" w:hAnsi="Times New Roman" w:cs="David"/>
          <w:sz w:val="20"/>
          <w:szCs w:val="24"/>
          <w:rtl/>
          <w:lang w:eastAsia="he-IL"/>
        </w:rPr>
        <w:t xml:space="preserve">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w:t>
      </w:r>
    </w:p>
    <w:p w14:paraId="06EA621E" w14:textId="77777777" w:rsidR="000206FA" w:rsidRPr="000206FA" w:rsidRDefault="000206FA" w:rsidP="000206FA">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תשלומי הביניים לפי פסקה זו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הינם מקדמות על חשבון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ואין באישורם ו/או בתשלומם משום אישור כלשהו מצד המזמין לגבי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שלב משלבי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טיב הש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 ו/או הסכום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במקרה של הפסקת עבודתו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בסעיף 6.3 לעיל, יחולו הוראות סעיף 12.1.2 להלן. </w:t>
      </w:r>
    </w:p>
    <w:p w14:paraId="68C2D5B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0206FA">
        <w:rPr>
          <w:rFonts w:ascii="Times New Roman" w:eastAsia="Times New Roman" w:hAnsi="Times New Roman" w:cs="David"/>
          <w:sz w:val="20"/>
          <w:szCs w:val="24"/>
          <w:rtl/>
          <w:lang w:eastAsia="he-IL"/>
        </w:rPr>
        <w:t>מוסכם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השכר האמור בנספח </w:t>
      </w:r>
      <w:r w:rsidRPr="000206FA">
        <w:rPr>
          <w:rFonts w:ascii="Times New Roman" w:eastAsia="Times New Roman" w:hAnsi="Times New Roman" w:cs="David"/>
          <w:b/>
          <w:bCs/>
          <w:sz w:val="20"/>
          <w:szCs w:val="24"/>
          <w:rtl/>
          <w:lang w:eastAsia="he-IL"/>
        </w:rPr>
        <w:t xml:space="preserve">ד' </w:t>
      </w:r>
      <w:proofErr w:type="spellStart"/>
      <w:r w:rsidRPr="000206FA">
        <w:rPr>
          <w:rFonts w:ascii="Times New Roman" w:eastAsia="Times New Roman" w:hAnsi="Times New Roman" w:cs="David" w:hint="cs"/>
          <w:sz w:val="20"/>
          <w:szCs w:val="24"/>
          <w:rtl/>
          <w:lang w:eastAsia="he-IL"/>
        </w:rPr>
        <w:t>המצ"ב</w:t>
      </w:r>
      <w:proofErr w:type="spellEnd"/>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ה</w:t>
      </w:r>
      <w:r w:rsidRPr="000206FA">
        <w:rPr>
          <w:rFonts w:ascii="Times New Roman" w:eastAsia="Times New Roman" w:hAnsi="Times New Roman" w:cs="David" w:hint="cs"/>
          <w:sz w:val="20"/>
          <w:szCs w:val="24"/>
          <w:rtl/>
          <w:lang w:eastAsia="he-IL"/>
        </w:rPr>
        <w:t xml:space="preserve">ינו </w:t>
      </w:r>
      <w:r w:rsidRPr="000206FA">
        <w:rPr>
          <w:rFonts w:ascii="Times New Roman" w:eastAsia="Times New Roman" w:hAnsi="Times New Roman" w:cs="David"/>
          <w:sz w:val="20"/>
          <w:szCs w:val="24"/>
          <w:rtl/>
          <w:lang w:eastAsia="he-IL"/>
        </w:rPr>
        <w:t>סופי ומוחלט,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206FA">
        <w:rPr>
          <w:rFonts w:ascii="Times New Roman" w:eastAsia="Times New Roman" w:hAnsi="Times New Roman" w:cs="David" w:hint="cs"/>
          <w:sz w:val="20"/>
          <w:szCs w:val="24"/>
          <w:rtl/>
          <w:lang w:eastAsia="he-IL"/>
        </w:rPr>
        <w:t xml:space="preserve">זה </w:t>
      </w:r>
      <w:r w:rsidRPr="000206FA">
        <w:rPr>
          <w:rFonts w:ascii="Times New Roman" w:eastAsia="Times New Roman" w:hAnsi="Times New Roman" w:cs="David"/>
          <w:sz w:val="20"/>
          <w:szCs w:val="24"/>
          <w:rtl/>
          <w:lang w:eastAsia="he-IL"/>
        </w:rPr>
        <w:t>במפורש אחרת. תנאי לתשלום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במלואו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הינו המצאת הצהרה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לפיה בדק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העבודות ומצא אותן תואמות לתכניותיו ולתקנים המחייבים וכי הן בוצעו לשביעות רצונו בנוסח המצורף כנספח </w:t>
      </w:r>
      <w:r w:rsidRPr="000206FA">
        <w:rPr>
          <w:rFonts w:ascii="Times New Roman" w:eastAsia="Times New Roman" w:hAnsi="Times New Roman" w:cs="David"/>
          <w:b/>
          <w:bCs/>
          <w:sz w:val="20"/>
          <w:szCs w:val="24"/>
          <w:rtl/>
          <w:lang w:eastAsia="he-IL"/>
        </w:rPr>
        <w:t>ט'</w:t>
      </w:r>
      <w:r w:rsidRPr="000206FA">
        <w:rPr>
          <w:rFonts w:ascii="Times New Roman" w:eastAsia="Times New Roman" w:hAnsi="Times New Roman" w:cs="David"/>
          <w:sz w:val="20"/>
          <w:szCs w:val="24"/>
          <w:rtl/>
          <w:lang w:eastAsia="he-IL"/>
        </w:rPr>
        <w:t xml:space="preserve"> לחוזה זה וכתב היעדר תביעות המצורף כנספח</w:t>
      </w:r>
      <w:r w:rsidRPr="000206FA">
        <w:rPr>
          <w:rFonts w:ascii="Times New Roman" w:eastAsia="Times New Roman" w:hAnsi="Times New Roman" w:cs="David"/>
          <w:b/>
          <w:bCs/>
          <w:sz w:val="20"/>
          <w:szCs w:val="24"/>
          <w:rtl/>
          <w:lang w:eastAsia="he-IL"/>
        </w:rPr>
        <w:t xml:space="preserve"> י'</w:t>
      </w:r>
      <w:r w:rsidRPr="000206FA">
        <w:rPr>
          <w:rFonts w:ascii="Times New Roman" w:eastAsia="Times New Roman" w:hAnsi="Times New Roman" w:cs="David"/>
          <w:sz w:val="20"/>
          <w:szCs w:val="24"/>
          <w:rtl/>
          <w:lang w:eastAsia="he-IL"/>
        </w:rPr>
        <w:t xml:space="preserve"> לחוזה זה למזמין, חתום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ומאומת כנדרש בו.</w:t>
      </w:r>
    </w:p>
    <w:p w14:paraId="158EA062"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מבלי לפגוע בכלליות האמור בסעיף </w:t>
      </w:r>
      <w:r w:rsidRPr="000206FA">
        <w:rPr>
          <w:rFonts w:ascii="Times New Roman" w:eastAsia="Times New Roman" w:hAnsi="Times New Roman" w:cs="David" w:hint="cs"/>
          <w:sz w:val="20"/>
          <w:szCs w:val="24"/>
          <w:rtl/>
          <w:lang w:eastAsia="he-IL"/>
        </w:rPr>
        <w:t>7 לעיל</w:t>
      </w:r>
      <w:r w:rsidRPr="000206FA">
        <w:rPr>
          <w:rFonts w:ascii="Times New Roman" w:eastAsia="Times New Roman" w:hAnsi="Times New Roman" w:cs="David"/>
          <w:sz w:val="20"/>
          <w:szCs w:val="24"/>
          <w:rtl/>
          <w:lang w:eastAsia="he-IL"/>
        </w:rPr>
        <w:t>, מוסכם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רכוש ה</w:t>
      </w:r>
      <w:r w:rsidRPr="000206FA">
        <w:rPr>
          <w:rFonts w:ascii="Times New Roman" w:eastAsia="Times New Roman" w:hAnsi="Times New Roman" w:cs="David" w:hint="cs"/>
          <w:sz w:val="20"/>
          <w:szCs w:val="24"/>
          <w:rtl/>
          <w:lang w:eastAsia="he-IL"/>
        </w:rPr>
        <w:t>מזמין</w:t>
      </w:r>
      <w:r w:rsidRPr="000206FA">
        <w:rPr>
          <w:rFonts w:ascii="Times New Roman" w:eastAsia="Times New Roman" w:hAnsi="Times New Roman" w:cs="David"/>
          <w:sz w:val="20"/>
          <w:szCs w:val="24"/>
          <w:rtl/>
          <w:lang w:eastAsia="he-IL"/>
        </w:rPr>
        <w:t>. מובהר בזה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הפרת סעיף זה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תה</w:t>
      </w:r>
      <w:r w:rsidRPr="000206FA">
        <w:rPr>
          <w:rFonts w:ascii="Times New Roman" w:eastAsia="Times New Roman" w:hAnsi="Times New Roman" w:cs="David" w:hint="cs"/>
          <w:sz w:val="20"/>
          <w:szCs w:val="24"/>
          <w:rtl/>
          <w:lang w:eastAsia="he-IL"/>
        </w:rPr>
        <w:t>ווה</w:t>
      </w:r>
      <w:r w:rsidRPr="000206FA">
        <w:rPr>
          <w:rFonts w:ascii="Times New Roman" w:eastAsia="Times New Roman" w:hAnsi="Times New Roman" w:cs="David"/>
          <w:sz w:val="20"/>
          <w:szCs w:val="24"/>
          <w:rtl/>
          <w:lang w:eastAsia="he-IL"/>
        </w:rPr>
        <w:t xml:space="preserve"> הפרה יסודית של חוזה</w:t>
      </w:r>
      <w:r w:rsidRPr="000206FA">
        <w:rPr>
          <w:rFonts w:ascii="Times New Roman" w:eastAsia="Times New Roman" w:hAnsi="Times New Roman" w:cs="David" w:hint="cs"/>
          <w:sz w:val="20"/>
          <w:szCs w:val="24"/>
          <w:rtl/>
          <w:lang w:eastAsia="he-IL"/>
        </w:rPr>
        <w:t xml:space="preserve"> זה. </w:t>
      </w:r>
    </w:p>
    <w:p w14:paraId="1BAB9896"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תנאים מקדמיים לביצוע תשלום כלשהו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הינם הצגת ר</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שיון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כאמור בסעיף 2.2 לעיל והמצאת אישור בדבר ניהול ספרי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כדין, חתום ע"י רו"ח או רשויות המס, כנדרש.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ככל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ימציא למזמין אישור תקף בדבר פטור מניכוי מס במקור, </w:t>
      </w:r>
      <w:r w:rsidRPr="000206FA">
        <w:rPr>
          <w:rFonts w:ascii="Times New Roman" w:eastAsia="Times New Roman" w:hAnsi="Times New Roman" w:cs="David" w:hint="cs"/>
          <w:sz w:val="20"/>
          <w:szCs w:val="24"/>
          <w:rtl/>
          <w:lang w:eastAsia="he-IL"/>
        </w:rPr>
        <w:t>עובר</w:t>
      </w:r>
      <w:r w:rsidRPr="000206FA">
        <w:rPr>
          <w:rFonts w:ascii="Times New Roman" w:eastAsia="Times New Roman" w:hAnsi="Times New Roman" w:cs="David"/>
          <w:sz w:val="20"/>
          <w:szCs w:val="24"/>
          <w:rtl/>
          <w:lang w:eastAsia="he-IL"/>
        </w:rPr>
        <w:t xml:space="preserve"> לביצוע כל תשלום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ינוכה מס במקור כדין, מכל סכום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שישולם ע"י המזמין. למען הסר ספק מובהר ומוסכם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בגובה הסכום הנקוב באישור.  </w:t>
      </w:r>
    </w:p>
    <w:p w14:paraId="210962D3" w14:textId="77777777" w:rsidR="000206FA" w:rsidRPr="000206FA" w:rsidRDefault="000206FA" w:rsidP="00C8505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0020F234" w14:textId="77777777" w:rsidR="000206FA" w:rsidRPr="00B17D15"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B17D15">
        <w:rPr>
          <w:rFonts w:ascii="Times New Roman" w:eastAsia="Times New Roman" w:hAnsi="Times New Roman" w:cs="David"/>
          <w:bCs/>
          <w:sz w:val="20"/>
          <w:szCs w:val="24"/>
          <w:u w:val="single"/>
          <w:rtl/>
          <w:lang w:eastAsia="he-IL"/>
        </w:rPr>
        <w:t>שנויים בתכנון</w:t>
      </w:r>
    </w:p>
    <w:p w14:paraId="0AF85530" w14:textId="77777777" w:rsidR="000206FA" w:rsidRPr="00B17D15"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sz w:val="20"/>
          <w:szCs w:val="24"/>
          <w:rtl/>
          <w:lang w:eastAsia="he-IL"/>
        </w:rPr>
        <w:t>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מתחייב</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לפי דרישת המנהל</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3E8D0ED" w14:textId="77777777" w:rsidR="000206FA" w:rsidRPr="00B17D15"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B17D15">
        <w:rPr>
          <w:rFonts w:ascii="Times New Roman" w:eastAsia="Times New Roman" w:hAnsi="Times New Roman" w:cs="David" w:hint="cs"/>
          <w:sz w:val="20"/>
          <w:szCs w:val="24"/>
          <w:rtl/>
          <w:lang w:eastAsia="he-IL"/>
        </w:rPr>
        <w:t>ים</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bCs/>
          <w:sz w:val="20"/>
          <w:szCs w:val="24"/>
          <w:rtl/>
          <w:lang w:eastAsia="he-IL"/>
        </w:rPr>
        <w:t>ב' או ג'</w:t>
      </w:r>
      <w:r w:rsidRPr="00B17D15">
        <w:rPr>
          <w:rFonts w:ascii="Times New Roman" w:eastAsia="Times New Roman" w:hAnsi="Times New Roman" w:cs="David" w:hint="cs"/>
          <w:b/>
          <w:sz w:val="20"/>
          <w:szCs w:val="24"/>
          <w:rtl/>
          <w:lang w:eastAsia="he-IL"/>
        </w:rPr>
        <w:t xml:space="preserve"> </w:t>
      </w:r>
      <w:proofErr w:type="spellStart"/>
      <w:r w:rsidRPr="00B17D15">
        <w:rPr>
          <w:rFonts w:ascii="Times New Roman" w:eastAsia="Times New Roman" w:hAnsi="Times New Roman" w:cs="David" w:hint="cs"/>
          <w:b/>
          <w:sz w:val="20"/>
          <w:szCs w:val="24"/>
          <w:rtl/>
          <w:lang w:eastAsia="he-IL"/>
        </w:rPr>
        <w:t>המצ"ב</w:t>
      </w:r>
      <w:proofErr w:type="spellEnd"/>
      <w:r w:rsidRPr="00B17D15">
        <w:rPr>
          <w:rFonts w:ascii="Times New Roman" w:eastAsia="Times New Roman" w:hAnsi="Times New Roman" w:cs="David"/>
          <w:sz w:val="20"/>
          <w:szCs w:val="24"/>
          <w:rtl/>
          <w:lang w:eastAsia="he-IL"/>
        </w:rPr>
        <w:t>, וב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צוע השינויים מחייב את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בעבודה העולה במידה רבה ובאופן יסודי על ש</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רותי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אלמלא השנויים</w:t>
      </w:r>
      <w:r w:rsidRPr="00B17D15">
        <w:rPr>
          <w:rFonts w:ascii="Times New Roman" w:eastAsia="Times New Roman" w:hAnsi="Times New Roman" w:cs="David" w:hint="cs"/>
          <w:sz w:val="20"/>
          <w:szCs w:val="24"/>
          <w:rtl/>
          <w:lang w:eastAsia="he-IL"/>
        </w:rPr>
        <w:t xml:space="preserve"> כאמור</w:t>
      </w:r>
      <w:r w:rsidRPr="00B17D15">
        <w:rPr>
          <w:rFonts w:ascii="Times New Roman" w:eastAsia="Times New Roman" w:hAnsi="Times New Roman" w:cs="David"/>
          <w:sz w:val="20"/>
          <w:szCs w:val="24"/>
          <w:rtl/>
          <w:lang w:eastAsia="he-IL"/>
        </w:rPr>
        <w:t>, יהיה</w:t>
      </w:r>
      <w:r w:rsidRPr="00B17D15">
        <w:rPr>
          <w:rFonts w:ascii="Times New Roman" w:eastAsia="Times New Roman" w:hAnsi="Times New Roman" w:cs="David" w:hint="cs"/>
          <w:sz w:val="20"/>
          <w:szCs w:val="24"/>
          <w:rtl/>
          <w:lang w:eastAsia="he-IL"/>
        </w:rPr>
        <w:t xml:space="preserve"> </w:t>
      </w:r>
      <w:r w:rsidRPr="00B17D15">
        <w:rPr>
          <w:rFonts w:ascii="Times New Roman" w:eastAsia="Times New Roman" w:hAnsi="Times New Roman" w:cs="David"/>
          <w:sz w:val="20"/>
          <w:szCs w:val="24"/>
          <w:rtl/>
          <w:lang w:eastAsia="he-IL"/>
        </w:rPr>
        <w:t>זכאי לפיצוי בעד העבודה הנוספת שב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צע עקב השנויים</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hint="cs"/>
          <w:sz w:val="20"/>
          <w:szCs w:val="24"/>
          <w:rtl/>
          <w:lang w:eastAsia="he-IL"/>
        </w:rPr>
        <w:t>כאמור</w:t>
      </w:r>
      <w:r w:rsidRPr="00B17D15">
        <w:rPr>
          <w:rFonts w:ascii="Times New Roman" w:eastAsia="Times New Roman" w:hAnsi="Times New Roman" w:cs="David"/>
          <w:sz w:val="20"/>
          <w:szCs w:val="24"/>
          <w:rtl/>
          <w:lang w:eastAsia="he-IL"/>
        </w:rPr>
        <w:t>. הפיצוי ישולם בגין העבודה הנוספת שה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ב</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B17D15">
        <w:rPr>
          <w:rFonts w:ascii="Times New Roman" w:eastAsia="Times New Roman" w:hAnsi="Times New Roman" w:cs="David" w:hint="cs"/>
          <w:sz w:val="20"/>
          <w:szCs w:val="24"/>
          <w:rtl/>
          <w:lang w:eastAsia="he-IL"/>
        </w:rPr>
        <w:t xml:space="preserve"> </w:t>
      </w:r>
      <w:r w:rsidRPr="00B17D15">
        <w:rPr>
          <w:rFonts w:ascii="Times New Roman" w:eastAsia="Times New Roman" w:hAnsi="Times New Roman" w:cs="David"/>
          <w:sz w:val="20"/>
          <w:szCs w:val="24"/>
          <w:rtl/>
          <w:lang w:eastAsia="he-IL"/>
        </w:rPr>
        <w:t xml:space="preserve">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xml:space="preserve"> ושכר ה</w:t>
      </w:r>
      <w:r w:rsidR="00B17D15" w:rsidRPr="00B17D15">
        <w:rPr>
          <w:rFonts w:ascii="Times New Roman" w:eastAsia="Times New Roman" w:hAnsi="Times New Roman" w:cs="David"/>
          <w:sz w:val="20"/>
          <w:szCs w:val="24"/>
          <w:rtl/>
          <w:lang w:eastAsia="he-IL"/>
        </w:rPr>
        <w:t>יועץ</w:t>
      </w:r>
      <w:r w:rsidRPr="00B17D15">
        <w:rPr>
          <w:rFonts w:ascii="Times New Roman" w:eastAsia="Times New Roman" w:hAnsi="Times New Roman" w:cs="David"/>
          <w:sz w:val="20"/>
          <w:szCs w:val="24"/>
          <w:rtl/>
          <w:lang w:eastAsia="he-IL"/>
        </w:rPr>
        <w:t>. בכל מקרה</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w:t>
      </w:r>
      <w:r w:rsidRPr="00B17D15">
        <w:rPr>
          <w:rFonts w:ascii="Times New Roman" w:eastAsia="Times New Roman" w:hAnsi="Times New Roman" w:cs="David" w:hint="cs"/>
          <w:sz w:val="20"/>
          <w:szCs w:val="24"/>
          <w:rtl/>
          <w:lang w:eastAsia="he-IL"/>
        </w:rPr>
        <w:t>ה</w:t>
      </w:r>
      <w:r w:rsidRPr="00B17D15">
        <w:rPr>
          <w:rFonts w:ascii="Times New Roman" w:eastAsia="Times New Roman" w:hAnsi="Times New Roman" w:cs="David"/>
          <w:sz w:val="20"/>
          <w:szCs w:val="24"/>
          <w:rtl/>
          <w:lang w:eastAsia="he-IL"/>
        </w:rPr>
        <w:t>שנויים</w:t>
      </w:r>
      <w:r w:rsidRPr="00B17D15">
        <w:rPr>
          <w:rFonts w:ascii="Times New Roman" w:eastAsia="Times New Roman" w:hAnsi="Times New Roman" w:cs="David" w:hint="cs"/>
          <w:sz w:val="20"/>
          <w:szCs w:val="24"/>
          <w:rtl/>
          <w:lang w:eastAsia="he-IL"/>
        </w:rPr>
        <w:t xml:space="preserve"> כאמור, לא יהוו</w:t>
      </w:r>
      <w:r w:rsidRPr="00B17D15">
        <w:rPr>
          <w:rFonts w:ascii="Times New Roman" w:eastAsia="Times New Roman" w:hAnsi="Times New Roman" w:cs="David"/>
          <w:sz w:val="20"/>
          <w:szCs w:val="24"/>
          <w:rtl/>
          <w:lang w:eastAsia="he-IL"/>
        </w:rPr>
        <w:t xml:space="preserve"> עילה לש</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נוי בלוח הזמנים</w:t>
      </w:r>
      <w:r w:rsidRPr="00B17D15">
        <w:rPr>
          <w:rFonts w:ascii="Times New Roman" w:eastAsia="Times New Roman" w:hAnsi="Times New Roman" w:cs="David" w:hint="cs"/>
          <w:sz w:val="20"/>
          <w:szCs w:val="24"/>
          <w:rtl/>
          <w:lang w:eastAsia="he-IL"/>
        </w:rPr>
        <w:t>,</w:t>
      </w:r>
      <w:r w:rsidRPr="00B17D15">
        <w:rPr>
          <w:rFonts w:ascii="Times New Roman" w:eastAsia="Times New Roman" w:hAnsi="Times New Roman" w:cs="David"/>
          <w:sz w:val="20"/>
          <w:szCs w:val="24"/>
          <w:rtl/>
          <w:lang w:eastAsia="he-IL"/>
        </w:rPr>
        <w:t xml:space="preserve"> אלא בא</w:t>
      </w:r>
      <w:r w:rsidRPr="00B17D15">
        <w:rPr>
          <w:rFonts w:ascii="Times New Roman" w:eastAsia="Times New Roman" w:hAnsi="Times New Roman" w:cs="David" w:hint="cs"/>
          <w:sz w:val="20"/>
          <w:szCs w:val="24"/>
          <w:rtl/>
          <w:lang w:eastAsia="he-IL"/>
        </w:rPr>
        <w:t>י</w:t>
      </w:r>
      <w:r w:rsidRPr="00B17D15">
        <w:rPr>
          <w:rFonts w:ascii="Times New Roman" w:eastAsia="Times New Roman" w:hAnsi="Times New Roman" w:cs="David"/>
          <w:sz w:val="20"/>
          <w:szCs w:val="24"/>
          <w:rtl/>
          <w:lang w:eastAsia="he-IL"/>
        </w:rPr>
        <w:t xml:space="preserve">שור המנהל </w:t>
      </w:r>
      <w:r w:rsidRPr="00B17D15">
        <w:rPr>
          <w:rFonts w:ascii="Times New Roman" w:eastAsia="Times New Roman" w:hAnsi="Times New Roman" w:cs="David" w:hint="cs"/>
          <w:sz w:val="20"/>
          <w:szCs w:val="24"/>
          <w:rtl/>
          <w:lang w:eastAsia="he-IL"/>
        </w:rPr>
        <w:t>מראש ו</w:t>
      </w:r>
      <w:r w:rsidRPr="00B17D15">
        <w:rPr>
          <w:rFonts w:ascii="Times New Roman" w:eastAsia="Times New Roman" w:hAnsi="Times New Roman" w:cs="David"/>
          <w:sz w:val="20"/>
          <w:szCs w:val="24"/>
          <w:rtl/>
          <w:lang w:eastAsia="he-IL"/>
        </w:rPr>
        <w:t>בכתב.</w:t>
      </w:r>
    </w:p>
    <w:p w14:paraId="45A40F0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17D15">
        <w:rPr>
          <w:rFonts w:ascii="Times New Roman" w:eastAsia="Times New Roman" w:hAnsi="Times New Roman" w:cs="David" w:hint="cs"/>
          <w:sz w:val="20"/>
          <w:szCs w:val="24"/>
          <w:rtl/>
          <w:lang w:eastAsia="he-IL"/>
        </w:rPr>
        <w:t>על</w:t>
      </w:r>
      <w:r w:rsidRPr="000206FA">
        <w:rPr>
          <w:rFonts w:ascii="Times New Roman" w:eastAsia="Times New Roman" w:hAnsi="Times New Roman" w:cs="David" w:hint="cs"/>
          <w:sz w:val="20"/>
          <w:szCs w:val="24"/>
          <w:rtl/>
          <w:lang w:eastAsia="he-IL"/>
        </w:rPr>
        <w:t xml:space="preserve"> אף</w:t>
      </w:r>
      <w:r w:rsidRPr="000206FA">
        <w:rPr>
          <w:rFonts w:ascii="Times New Roman" w:eastAsia="Times New Roman" w:hAnsi="Times New Roman" w:cs="David"/>
          <w:sz w:val="20"/>
          <w:szCs w:val="24"/>
          <w:rtl/>
          <w:lang w:eastAsia="he-IL"/>
        </w:rPr>
        <w:t xml:space="preserve"> האמור בסעיף 8.2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יגיע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דבר בגין שינויים הנובעים מ:</w:t>
      </w:r>
    </w:p>
    <w:p w14:paraId="41E20CC3"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 xml:space="preserve">טעות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קוי בתכנון ו/או באומדן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של היועצים.</w:t>
      </w:r>
    </w:p>
    <w:p w14:paraId="181060AC"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התכנון אינו התכנון היעיל ביותר.</w:t>
      </w:r>
    </w:p>
    <w:p w14:paraId="47595311"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השינוי מתחייב במישרין או בעקיפין מהפרת איזה מהוראות חוזה זה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48D48FF0" w14:textId="77777777" w:rsidR="000206FA" w:rsidRPr="000206FA" w:rsidRDefault="000206FA" w:rsidP="00C8505B">
      <w:pPr>
        <w:widowControl w:val="0"/>
        <w:numPr>
          <w:ilvl w:val="2"/>
          <w:numId w:val="1"/>
        </w:numPr>
        <w:tabs>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השינויים מתחייבים מדרישת רשויות מוסמכות. </w:t>
      </w:r>
    </w:p>
    <w:p w14:paraId="1DA2BF1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להכין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עבור רוכשים שיבקשו זאת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07895AC1" w14:textId="77777777" w:rsidR="000206FA" w:rsidRDefault="000206FA" w:rsidP="000206FA">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מחיר השינויים ותנאי התשלום בגין תכנון השינויים </w:t>
      </w:r>
      <w:r w:rsidRPr="000206FA">
        <w:rPr>
          <w:rFonts w:ascii="Times New Roman" w:eastAsia="Times New Roman" w:hAnsi="Times New Roman" w:cs="David" w:hint="cs"/>
          <w:sz w:val="20"/>
          <w:szCs w:val="24"/>
          <w:rtl/>
          <w:lang w:eastAsia="he-IL"/>
        </w:rPr>
        <w:t xml:space="preserve">כאמור, </w:t>
      </w:r>
      <w:r w:rsidRPr="000206FA">
        <w:rPr>
          <w:rFonts w:ascii="Times New Roman" w:eastAsia="Times New Roman" w:hAnsi="Times New Roman" w:cs="David"/>
          <w:sz w:val="20"/>
          <w:szCs w:val="24"/>
          <w:rtl/>
          <w:lang w:eastAsia="he-IL"/>
        </w:rPr>
        <w:t>יסוכמו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לרוכשים.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יתקשר עם הרוכש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בהסכם נפרד לתכנון השינויים. כל מחלוקת שתתעורר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לבין </w:t>
      </w:r>
      <w:r w:rsidRPr="000206FA">
        <w:rPr>
          <w:rFonts w:ascii="Times New Roman" w:eastAsia="Times New Roman" w:hAnsi="Times New Roman" w:cs="David" w:hint="cs"/>
          <w:sz w:val="20"/>
          <w:szCs w:val="24"/>
          <w:rtl/>
          <w:lang w:eastAsia="he-IL"/>
        </w:rPr>
        <w:t>ה</w:t>
      </w:r>
      <w:r w:rsidRPr="000206FA">
        <w:rPr>
          <w:rFonts w:ascii="Times New Roman" w:eastAsia="Times New Roman" w:hAnsi="Times New Roman" w:cs="David"/>
          <w:sz w:val="20"/>
          <w:szCs w:val="24"/>
          <w:rtl/>
          <w:lang w:eastAsia="he-IL"/>
        </w:rPr>
        <w:t>רוכש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בענ</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ין קביעת מחיר השינויים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תובא בפני המנהל והוא יהיה המוסמך להכריע בה.</w:t>
      </w:r>
    </w:p>
    <w:p w14:paraId="3B6B5496" w14:textId="77777777" w:rsidR="00934BC3" w:rsidRPr="000206FA" w:rsidRDefault="00934BC3" w:rsidP="000206FA">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1F98DA5B"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0206FA">
        <w:rPr>
          <w:rFonts w:ascii="Times New Roman" w:eastAsia="Times New Roman" w:hAnsi="Times New Roman" w:cs="David"/>
          <w:bCs/>
          <w:sz w:val="20"/>
          <w:szCs w:val="24"/>
          <w:u w:val="single"/>
          <w:rtl/>
          <w:lang w:eastAsia="he-IL"/>
        </w:rPr>
        <w:t>אחריות וביטוח</w:t>
      </w:r>
    </w:p>
    <w:p w14:paraId="45FDA30F" w14:textId="77777777" w:rsidR="00937C9F" w:rsidRPr="00013687" w:rsidRDefault="00937C9F" w:rsidP="00937C9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2E6553A9" w14:textId="77777777" w:rsidR="00937C9F" w:rsidRPr="00013687" w:rsidRDefault="00937C9F" w:rsidP="00937C9F">
      <w:pPr>
        <w:pStyle w:val="af8"/>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004752BD" w14:textId="77777777" w:rsidR="00937C9F" w:rsidRPr="00013687" w:rsidRDefault="00937C9F" w:rsidP="00937C9F">
      <w:pPr>
        <w:pStyle w:val="af8"/>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4B3DD60E" w14:textId="77777777" w:rsidR="00937C9F" w:rsidRPr="00013687" w:rsidRDefault="00937C9F" w:rsidP="00937C9F">
      <w:pPr>
        <w:pStyle w:val="af8"/>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1E49B62C" w14:textId="77777777" w:rsidR="00937C9F"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CDE8B1B" w14:textId="77777777" w:rsidR="00937C9F"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508B4B79" w14:textId="77777777" w:rsidR="00937C9F" w:rsidRPr="00013687" w:rsidRDefault="00937C9F" w:rsidP="00937C9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ADB316F" w14:textId="77777777" w:rsidR="00937C9F" w:rsidRDefault="00937C9F" w:rsidP="00937C9F">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60425F3"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w:t>
      </w:r>
      <w:r>
        <w:rPr>
          <w:rFonts w:ascii="Times New Roman" w:eastAsia="Times New Roman" w:hAnsi="Times New Roman" w:cs="David" w:hint="cs"/>
          <w:sz w:val="20"/>
          <w:szCs w:val="24"/>
          <w:rtl/>
          <w:lang w:eastAsia="he-IL"/>
        </w:rPr>
        <w:lastRenderedPageBreak/>
        <w:t xml:space="preserve">השירותים נשוא הסכם זה וכתנאי מוקדם להתקשרות או לכל תשלום על חשבון התמורה, את אישור עריכת הביטוח, כשהוא חתום בידי מבטחיו. </w:t>
      </w:r>
    </w:p>
    <w:p w14:paraId="38309EB7"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3C45983D"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54EE3A1F"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5238888F"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5DDBB2DC"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506984C0"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7B16A9FD"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2F8452DC"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26B96D2"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7485A20B"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proofErr w:type="spellStart"/>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proofErr w:type="spellEnd"/>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45A68333"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20040808" w14:textId="77777777" w:rsidR="00937C9F"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w:t>
      </w:r>
      <w:r>
        <w:rPr>
          <w:rFonts w:ascii="Times New Roman" w:eastAsia="Times New Roman" w:hAnsi="Times New Roman" w:cs="David" w:hint="cs"/>
          <w:sz w:val="20"/>
          <w:szCs w:val="24"/>
          <w:rtl/>
          <w:lang w:eastAsia="he-IL"/>
        </w:rPr>
        <w:lastRenderedPageBreak/>
        <w:t xml:space="preserve">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5B4DFD7" w14:textId="77777777" w:rsidR="00937C9F" w:rsidRPr="00A42052" w:rsidRDefault="00937C9F" w:rsidP="00937C9F">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16FC1925" w14:textId="77777777" w:rsidR="000206FA" w:rsidRPr="000206FA" w:rsidRDefault="000206FA" w:rsidP="00C8505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605D5258"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אספקת תכניות</w:t>
      </w:r>
    </w:p>
    <w:p w14:paraId="772CD2C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בכל עת במהלך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וכן בתקופת הבדק של העבודות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מיד לפי דרישתו כל תכניות, ובכללן, תכניות ומסמכים המנויים ברשימה </w:t>
      </w:r>
      <w:proofErr w:type="spellStart"/>
      <w:r w:rsidRPr="000206FA">
        <w:rPr>
          <w:rFonts w:ascii="Times New Roman" w:eastAsia="Times New Roman" w:hAnsi="Times New Roman" w:cs="David"/>
          <w:sz w:val="20"/>
          <w:szCs w:val="24"/>
          <w:rtl/>
          <w:lang w:eastAsia="he-IL"/>
        </w:rPr>
        <w:t>המצ"ב</w:t>
      </w:r>
      <w:proofErr w:type="spellEnd"/>
      <w:r w:rsidRPr="000206FA">
        <w:rPr>
          <w:rFonts w:ascii="Times New Roman" w:eastAsia="Times New Roman" w:hAnsi="Times New Roman" w:cs="David"/>
          <w:sz w:val="20"/>
          <w:szCs w:val="24"/>
          <w:rtl/>
          <w:lang w:eastAsia="he-IL"/>
        </w:rPr>
        <w:t xml:space="preserve"> כנספח </w:t>
      </w:r>
      <w:r w:rsidRPr="000206FA">
        <w:rPr>
          <w:rFonts w:ascii="Times New Roman" w:eastAsia="Times New Roman" w:hAnsi="Times New Roman" w:cs="David"/>
          <w:b/>
          <w:bCs/>
          <w:sz w:val="20"/>
          <w:szCs w:val="24"/>
          <w:rtl/>
          <w:lang w:eastAsia="he-IL"/>
        </w:rPr>
        <w:t>ח'</w:t>
      </w:r>
      <w:r w:rsidRPr="000206FA">
        <w:rPr>
          <w:rFonts w:ascii="Times New Roman" w:eastAsia="Times New Roman" w:hAnsi="Times New Roman" w:cs="David"/>
          <w:sz w:val="20"/>
          <w:szCs w:val="24"/>
          <w:rtl/>
          <w:lang w:eastAsia="he-IL"/>
        </w:rPr>
        <w:t xml:space="preserve"> לחוזה זה, ובמידה והדרישה מתייחסת לתכניות שאינ</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בידו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יערכ</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בהקדם האפשרי וימסר</w:t>
      </w:r>
      <w:r w:rsidRPr="000206FA">
        <w:rPr>
          <w:rFonts w:ascii="Times New Roman" w:eastAsia="Times New Roman" w:hAnsi="Times New Roman" w:cs="David" w:hint="cs"/>
          <w:sz w:val="20"/>
          <w:szCs w:val="24"/>
          <w:rtl/>
          <w:lang w:eastAsia="he-IL"/>
        </w:rPr>
        <w:t>ן</w:t>
      </w:r>
      <w:r w:rsidRPr="000206FA">
        <w:rPr>
          <w:rFonts w:ascii="Times New Roman" w:eastAsia="Times New Roman" w:hAnsi="Times New Roman" w:cs="David"/>
          <w:sz w:val="20"/>
          <w:szCs w:val="24"/>
          <w:rtl/>
          <w:lang w:eastAsia="he-IL"/>
        </w:rPr>
        <w:t xml:space="preserve"> למזמין.</w:t>
      </w:r>
    </w:p>
    <w:p w14:paraId="0D9E3FA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עם גמר שרותי </w:t>
      </w:r>
      <w:r w:rsidRPr="000206FA">
        <w:rPr>
          <w:rFonts w:ascii="Times New Roman" w:eastAsia="Times New Roman" w:hAnsi="Times New Roman" w:cs="David" w:hint="cs"/>
          <w:sz w:val="20"/>
          <w:szCs w:val="24"/>
          <w:rtl/>
          <w:lang w:eastAsia="he-IL"/>
        </w:rPr>
        <w:t>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סדרה אחת של העתקי התכניות כשהן מעודכנות, ומשקפות את התכנון והב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הסופי בשטח </w:t>
      </w:r>
      <w:r w:rsidRPr="000206FA">
        <w:rPr>
          <w:rFonts w:ascii="Times New Roman" w:eastAsia="Times New Roman" w:hAnsi="Times New Roman" w:cs="David"/>
          <w:color w:val="000000"/>
          <w:sz w:val="20"/>
          <w:szCs w:val="24"/>
          <w:lang w:eastAsia="he-IL"/>
        </w:rPr>
        <w:t>(AS MADE)</w:t>
      </w:r>
      <w:r w:rsidRPr="000206FA">
        <w:rPr>
          <w:rFonts w:ascii="Times New Roman" w:eastAsia="Times New Roman" w:hAnsi="Times New Roman" w:cs="David"/>
          <w:sz w:val="20"/>
          <w:szCs w:val="24"/>
          <w:rtl/>
          <w:lang w:eastAsia="he-IL"/>
        </w:rPr>
        <w:t xml:space="preserve">, למעט שינויי דיירים, </w:t>
      </w:r>
      <w:r w:rsidRPr="000206FA">
        <w:rPr>
          <w:rFonts w:ascii="Times New Roman" w:eastAsia="Times New Roman" w:hAnsi="Times New Roman" w:cs="David" w:hint="cs"/>
          <w:sz w:val="20"/>
          <w:szCs w:val="24"/>
          <w:rtl/>
          <w:lang w:eastAsia="he-IL"/>
        </w:rPr>
        <w:t xml:space="preserve">וקבצים </w:t>
      </w:r>
      <w:r w:rsidRPr="000206FA">
        <w:rPr>
          <w:rFonts w:ascii="Times New Roman" w:eastAsia="Times New Roman" w:hAnsi="Times New Roman" w:cs="David"/>
          <w:sz w:val="20"/>
          <w:szCs w:val="24"/>
          <w:rtl/>
          <w:lang w:eastAsia="he-IL"/>
        </w:rPr>
        <w:t>המכילים את התכנון במדיה ממוחשבת.</w:t>
      </w:r>
    </w:p>
    <w:p w14:paraId="0AFDE2EF" w14:textId="77777777" w:rsidR="000206FA" w:rsidRPr="000206FA" w:rsidRDefault="000206FA" w:rsidP="000206F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הובא החוזה לידי גמר או בוטל לפי סעיף 12 להלן,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למזמין סדרה אחת של העתקי התכניות ו</w:t>
      </w:r>
      <w:r w:rsidRPr="000206FA">
        <w:rPr>
          <w:rFonts w:ascii="Times New Roman" w:eastAsia="Times New Roman" w:hAnsi="Times New Roman" w:cs="David" w:hint="cs"/>
          <w:sz w:val="20"/>
          <w:szCs w:val="24"/>
          <w:rtl/>
          <w:lang w:eastAsia="he-IL"/>
        </w:rPr>
        <w:t>הקבצים</w:t>
      </w:r>
      <w:r w:rsidRPr="000206FA">
        <w:rPr>
          <w:rFonts w:ascii="Times New Roman" w:eastAsia="Times New Roman" w:hAnsi="Times New Roman" w:cs="David"/>
          <w:sz w:val="20"/>
          <w:szCs w:val="24"/>
          <w:rtl/>
          <w:lang w:eastAsia="he-IL"/>
        </w:rPr>
        <w:t xml:space="preserve"> כשה</w:t>
      </w:r>
      <w:r w:rsidRPr="000206FA">
        <w:rPr>
          <w:rFonts w:ascii="Times New Roman" w:eastAsia="Times New Roman" w:hAnsi="Times New Roman" w:cs="David" w:hint="cs"/>
          <w:sz w:val="20"/>
          <w:szCs w:val="24"/>
          <w:rtl/>
          <w:lang w:eastAsia="he-IL"/>
        </w:rPr>
        <w:t>ם</w:t>
      </w:r>
      <w:r w:rsidRPr="000206FA">
        <w:rPr>
          <w:rFonts w:ascii="Times New Roman" w:eastAsia="Times New Roman" w:hAnsi="Times New Roman" w:cs="David"/>
          <w:sz w:val="20"/>
          <w:szCs w:val="24"/>
          <w:rtl/>
          <w:lang w:eastAsia="he-IL"/>
        </w:rPr>
        <w:t xml:space="preserve"> מעודכנ</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0206FA">
        <w:rPr>
          <w:rFonts w:ascii="Times New Roman" w:eastAsia="Times New Roman" w:hAnsi="Times New Roman" w:cs="David"/>
          <w:sz w:val="20"/>
          <w:szCs w:val="24"/>
          <w:rtl/>
          <w:lang w:eastAsia="he-IL"/>
        </w:rPr>
        <w:t>הכל</w:t>
      </w:r>
      <w:proofErr w:type="spellEnd"/>
      <w:r w:rsidRPr="000206FA">
        <w:rPr>
          <w:rFonts w:ascii="Times New Roman" w:eastAsia="Times New Roman" w:hAnsi="Times New Roman" w:cs="David"/>
          <w:sz w:val="20"/>
          <w:szCs w:val="24"/>
          <w:rtl/>
          <w:lang w:eastAsia="he-IL"/>
        </w:rPr>
        <w:t xml:space="preserve"> לפי העניין.</w:t>
      </w:r>
    </w:p>
    <w:p w14:paraId="48F7B3CE"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חייב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61B9BC87"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לכל תשלום נוסף בעד תכניות שימסור למזמין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סעיף 10 זה.</w:t>
      </w:r>
    </w:p>
    <w:p w14:paraId="2D8266F4"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זכות הקניין בכל התכניות שייכת למזמין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ובלבד ששולם שכר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בהתאם להוראות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0206FA">
        <w:rPr>
          <w:rFonts w:ascii="Times New Roman" w:eastAsia="Times New Roman" w:hAnsi="Times New Roman" w:cs="David"/>
          <w:sz w:val="20"/>
          <w:szCs w:val="24"/>
          <w:rtl/>
          <w:lang w:eastAsia="he-IL"/>
        </w:rPr>
        <w:t>לשנותן</w:t>
      </w:r>
      <w:proofErr w:type="spellEnd"/>
      <w:r w:rsidRPr="000206FA">
        <w:rPr>
          <w:rFonts w:ascii="Times New Roman" w:eastAsia="Times New Roman" w:hAnsi="Times New Roman" w:cs="David"/>
          <w:sz w:val="20"/>
          <w:szCs w:val="24"/>
          <w:rtl/>
          <w:lang w:eastAsia="he-IL"/>
        </w:rPr>
        <w:t xml:space="preserve"> בלא שיגיע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התכניות.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אינו רשאי להשתמש בתכניות לצורך תכנון ובניה של פרויקט אחר  שלא בהסכמת המזמין.</w:t>
      </w:r>
    </w:p>
    <w:p w14:paraId="7EB4654B" w14:textId="77777777" w:rsidR="000206FA" w:rsidRPr="000206FA" w:rsidRDefault="000206FA" w:rsidP="00C8505B">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מעמד ה</w:t>
      </w:r>
      <w:r w:rsidR="00B17D15">
        <w:rPr>
          <w:rFonts w:ascii="Times New Roman" w:eastAsia="Times New Roman" w:hAnsi="Times New Roman" w:cs="David"/>
          <w:bCs/>
          <w:sz w:val="20"/>
          <w:szCs w:val="24"/>
          <w:u w:val="single"/>
          <w:rtl/>
          <w:lang w:eastAsia="he-IL"/>
        </w:rPr>
        <w:t>יועץ</w:t>
      </w:r>
    </w:p>
    <w:p w14:paraId="699EF97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מוסכם ומובהר על ידי הצדדים לחוזה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מעמדו של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0206FA">
        <w:rPr>
          <w:rFonts w:ascii="Times New Roman" w:eastAsia="Times New Roman" w:hAnsi="Times New Roman" w:cs="David" w:hint="cs"/>
          <w:sz w:val="20"/>
          <w:szCs w:val="24"/>
          <w:rtl/>
          <w:lang w:eastAsia="he-IL"/>
        </w:rPr>
        <w:t xml:space="preserve"> של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sz w:val="20"/>
          <w:szCs w:val="24"/>
          <w:rtl/>
          <w:lang w:eastAsia="he-IL"/>
        </w:rPr>
        <w:t>.</w:t>
      </w:r>
    </w:p>
    <w:p w14:paraId="12D5109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אין ולא יהיו יחסי עובד-מעביד בין המזמין ובין </w:t>
      </w:r>
      <w:r w:rsidRPr="000206FA">
        <w:rPr>
          <w:rFonts w:ascii="Times New Roman" w:eastAsia="Times New Roman" w:hAnsi="Times New Roman" w:cs="David"/>
          <w:color w:val="000000"/>
          <w:sz w:val="24"/>
          <w:szCs w:val="24"/>
          <w:rtl/>
          <w:lang w:eastAsia="he-IL"/>
        </w:rPr>
        <w:t>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w:t>
      </w:r>
      <w:r w:rsidRPr="000206FA">
        <w:rPr>
          <w:rFonts w:ascii="Times New Roman" w:eastAsia="Times New Roman" w:hAnsi="Times New Roman" w:cs="David" w:hint="cs"/>
          <w:color w:val="000000"/>
          <w:sz w:val="24"/>
          <w:szCs w:val="24"/>
          <w:rtl/>
          <w:lang w:eastAsia="he-IL"/>
        </w:rPr>
        <w:t>מי מטעמו ו</w:t>
      </w:r>
      <w:r w:rsidRPr="000206FA">
        <w:rPr>
          <w:rFonts w:ascii="Times New Roman" w:eastAsia="Times New Roman" w:hAnsi="Times New Roman" w:cs="David"/>
          <w:color w:val="000000"/>
          <w:sz w:val="24"/>
          <w:szCs w:val="24"/>
          <w:rtl/>
          <w:lang w:eastAsia="he-IL"/>
        </w:rPr>
        <w:t xml:space="preserve">בין המזמין לבין עובדי </w:t>
      </w:r>
      <w:r w:rsidRPr="000206FA">
        <w:rPr>
          <w:rFonts w:ascii="Times New Roman" w:eastAsia="Times New Roman" w:hAnsi="Times New Roman" w:cs="David" w:hint="cs"/>
          <w:color w:val="000000"/>
          <w:sz w:val="24"/>
          <w:szCs w:val="24"/>
          <w:rtl/>
          <w:lang w:eastAsia="he-IL"/>
        </w:rPr>
        <w:t xml:space="preserve"> ה</w:t>
      </w:r>
      <w:r w:rsidR="00B17D15">
        <w:rPr>
          <w:rFonts w:ascii="Times New Roman" w:eastAsia="Times New Roman" w:hAnsi="Times New Roman" w:cs="David" w:hint="cs"/>
          <w:color w:val="000000"/>
          <w:sz w:val="24"/>
          <w:szCs w:val="24"/>
          <w:rtl/>
          <w:lang w:eastAsia="he-IL"/>
        </w:rPr>
        <w:t>יועץ</w:t>
      </w:r>
      <w:r w:rsidRPr="000206FA">
        <w:rPr>
          <w:rFonts w:ascii="Times New Roman" w:eastAsia="Times New Roman" w:hAnsi="Times New Roman" w:cs="David" w:hint="cs"/>
          <w:color w:val="000000"/>
          <w:sz w:val="24"/>
          <w:szCs w:val="24"/>
          <w:rtl/>
          <w:lang w:eastAsia="he-IL"/>
        </w:rPr>
        <w:t xml:space="preserve"> ו/או מי מטעמיהם</w:t>
      </w:r>
      <w:r w:rsidRPr="000206FA">
        <w:rPr>
          <w:rFonts w:ascii="Times New Roman" w:eastAsia="Times New Roman" w:hAnsi="Times New Roman" w:cs="David"/>
          <w:color w:val="000000"/>
          <w:sz w:val="24"/>
          <w:szCs w:val="24"/>
          <w:rtl/>
          <w:lang w:eastAsia="he-IL"/>
        </w:rPr>
        <w:t xml:space="preserve"> </w:t>
      </w:r>
      <w:r w:rsidRPr="000206FA">
        <w:rPr>
          <w:rFonts w:ascii="Times New Roman" w:eastAsia="Times New Roman" w:hAnsi="Times New Roman" w:cs="David"/>
          <w:sz w:val="20"/>
          <w:szCs w:val="24"/>
          <w:rtl/>
          <w:lang w:eastAsia="he-IL"/>
        </w:rPr>
        <w:t>ואין בהוראות חוזה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כדי ליצור בין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מי מעובדיו</w:t>
      </w:r>
      <w:r w:rsidRPr="000206FA">
        <w:rPr>
          <w:rFonts w:ascii="Times New Roman" w:eastAsia="Times New Roman" w:hAnsi="Times New Roman" w:cs="David" w:hint="cs"/>
          <w:sz w:val="20"/>
          <w:szCs w:val="24"/>
          <w:rtl/>
          <w:lang w:eastAsia="he-IL"/>
        </w:rPr>
        <w:t xml:space="preserve"> ו/או מי מטעמו</w:t>
      </w:r>
      <w:r w:rsidRPr="000206FA">
        <w:rPr>
          <w:rFonts w:ascii="Times New Roman" w:eastAsia="Times New Roman" w:hAnsi="Times New Roman" w:cs="David"/>
          <w:sz w:val="20"/>
          <w:szCs w:val="24"/>
          <w:rtl/>
          <w:lang w:eastAsia="he-IL"/>
        </w:rPr>
        <w:t xml:space="preserve"> לבין המזמין ו/או המנהל ו/או מי מטעמו יחסי עובד מעביד</w:t>
      </w:r>
      <w:r w:rsidRPr="000206FA">
        <w:rPr>
          <w:rFonts w:ascii="Times New Roman" w:eastAsia="Times New Roman" w:hAnsi="Times New Roman" w:cs="David"/>
          <w:color w:val="000000"/>
          <w:sz w:val="24"/>
          <w:szCs w:val="24"/>
          <w:rtl/>
          <w:lang w:eastAsia="he-IL"/>
        </w:rPr>
        <w:t>, לכל ענין ודבר. בכלל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מוסכם ומובהר בין הצדדים</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0206FA">
        <w:rPr>
          <w:rFonts w:ascii="Times New Roman" w:eastAsia="Times New Roman" w:hAnsi="Times New Roman" w:cs="David" w:hint="cs"/>
          <w:color w:val="000000"/>
          <w:sz w:val="24"/>
          <w:szCs w:val="24"/>
          <w:rtl/>
          <w:lang w:eastAsia="he-IL"/>
        </w:rPr>
        <w:t>ל פ</w:t>
      </w:r>
      <w:r w:rsidRPr="000206FA">
        <w:rPr>
          <w:rFonts w:ascii="Times New Roman" w:eastAsia="Times New Roman" w:hAnsi="Times New Roman" w:cs="David"/>
          <w:color w:val="000000"/>
          <w:sz w:val="24"/>
          <w:szCs w:val="24"/>
          <w:rtl/>
          <w:lang w:eastAsia="he-IL"/>
        </w:rPr>
        <w:t xml:space="preserve">י הדין ו/או </w:t>
      </w:r>
      <w:proofErr w:type="spellStart"/>
      <w:r w:rsidRPr="000206FA">
        <w:rPr>
          <w:rFonts w:ascii="Times New Roman" w:eastAsia="Times New Roman" w:hAnsi="Times New Roman" w:cs="David"/>
          <w:color w:val="000000"/>
          <w:sz w:val="24"/>
          <w:szCs w:val="24"/>
          <w:rtl/>
          <w:lang w:eastAsia="he-IL"/>
        </w:rPr>
        <w:t>מכח</w:t>
      </w:r>
      <w:proofErr w:type="spellEnd"/>
      <w:r w:rsidRPr="000206FA">
        <w:rPr>
          <w:rFonts w:ascii="Times New Roman" w:eastAsia="Times New Roman" w:hAnsi="Times New Roman" w:cs="David"/>
          <w:color w:val="000000"/>
          <w:sz w:val="24"/>
          <w:szCs w:val="24"/>
          <w:rtl/>
          <w:lang w:eastAsia="he-IL"/>
        </w:rPr>
        <w:t xml:space="preserve"> צו הרחבה ו/או </w:t>
      </w:r>
      <w:proofErr w:type="spellStart"/>
      <w:r w:rsidRPr="000206FA">
        <w:rPr>
          <w:rFonts w:ascii="Times New Roman" w:eastAsia="Times New Roman" w:hAnsi="Times New Roman" w:cs="David"/>
          <w:color w:val="000000"/>
          <w:sz w:val="24"/>
          <w:szCs w:val="24"/>
          <w:rtl/>
          <w:lang w:eastAsia="he-IL"/>
        </w:rPr>
        <w:t>מכח</w:t>
      </w:r>
      <w:proofErr w:type="spellEnd"/>
      <w:r w:rsidRPr="000206FA">
        <w:rPr>
          <w:rFonts w:ascii="Times New Roman" w:eastAsia="Times New Roman" w:hAnsi="Times New Roman" w:cs="David"/>
          <w:color w:val="000000"/>
          <w:sz w:val="24"/>
          <w:szCs w:val="24"/>
          <w:rtl/>
          <w:lang w:eastAsia="he-IL"/>
        </w:rPr>
        <w:t xml:space="preserve"> הסכם כלשהו על עובד</w:t>
      </w:r>
      <w:r w:rsidRPr="000206FA">
        <w:rPr>
          <w:rFonts w:ascii="Times New Roman" w:eastAsia="Times New Roman" w:hAnsi="Times New Roman" w:cs="David" w:hint="cs"/>
          <w:sz w:val="20"/>
          <w:szCs w:val="24"/>
          <w:rtl/>
          <w:lang w:eastAsia="he-IL"/>
        </w:rPr>
        <w:t>.</w:t>
      </w:r>
    </w:p>
    <w:p w14:paraId="12EA39D7"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מוסכם בזה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עובדיו</w:t>
      </w:r>
      <w:r w:rsidRPr="000206FA">
        <w:rPr>
          <w:rFonts w:ascii="Times New Roman" w:eastAsia="Times New Roman" w:hAnsi="Times New Roman" w:cs="David" w:hint="cs"/>
          <w:color w:val="000000"/>
          <w:sz w:val="24"/>
          <w:szCs w:val="24"/>
          <w:rtl/>
          <w:lang w:eastAsia="he-IL"/>
        </w:rPr>
        <w:t xml:space="preserve"> ו/או </w:t>
      </w:r>
      <w:proofErr w:type="spellStart"/>
      <w:r w:rsidRPr="000206FA">
        <w:rPr>
          <w:rFonts w:ascii="Times New Roman" w:eastAsia="Times New Roman" w:hAnsi="Times New Roman" w:cs="David" w:hint="cs"/>
          <w:color w:val="000000"/>
          <w:sz w:val="24"/>
          <w:szCs w:val="24"/>
          <w:rtl/>
          <w:lang w:eastAsia="he-IL"/>
        </w:rPr>
        <w:t>שלוחיו</w:t>
      </w:r>
      <w:proofErr w:type="spellEnd"/>
      <w:r w:rsidRPr="000206FA">
        <w:rPr>
          <w:rFonts w:ascii="Times New Roman" w:eastAsia="Times New Roman" w:hAnsi="Times New Roman" w:cs="David" w:hint="cs"/>
          <w:color w:val="000000"/>
          <w:sz w:val="24"/>
          <w:szCs w:val="24"/>
          <w:rtl/>
          <w:lang w:eastAsia="he-IL"/>
        </w:rPr>
        <w:t xml:space="preserve"> ו/או אחר מטעמו או מטעמם של אלו</w:t>
      </w:r>
      <w:r w:rsidRPr="000206FA">
        <w:rPr>
          <w:rFonts w:ascii="Times New Roman" w:eastAsia="Times New Roman" w:hAnsi="Times New Roman" w:cs="David"/>
          <w:color w:val="000000"/>
          <w:sz w:val="24"/>
          <w:szCs w:val="24"/>
          <w:rtl/>
          <w:lang w:eastAsia="he-IL"/>
        </w:rPr>
        <w:t xml:space="preserve"> מוותרים על כל טענות ו/או</w:t>
      </w:r>
      <w:r w:rsidRPr="000206FA">
        <w:rPr>
          <w:rFonts w:ascii="Times New Roman" w:eastAsia="Times New Roman" w:hAnsi="Times New Roman" w:cs="David" w:hint="cs"/>
          <w:color w:val="000000"/>
          <w:sz w:val="24"/>
          <w:szCs w:val="24"/>
          <w:rtl/>
          <w:lang w:eastAsia="he-IL"/>
        </w:rPr>
        <w:t xml:space="preserve"> דרישות ו/או תלונות ו/או</w:t>
      </w:r>
      <w:r w:rsidRPr="000206FA">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w:t>
      </w:r>
      <w:r w:rsidRPr="000206FA">
        <w:rPr>
          <w:rFonts w:ascii="Times New Roman" w:eastAsia="Times New Roman" w:hAnsi="Times New Roman" w:cs="David"/>
          <w:color w:val="000000"/>
          <w:sz w:val="24"/>
          <w:szCs w:val="24"/>
          <w:rtl/>
          <w:lang w:eastAsia="he-IL"/>
        </w:rPr>
        <w:lastRenderedPageBreak/>
        <w:t>שהיא כאמור כנגד המזמין.</w:t>
      </w:r>
    </w:p>
    <w:p w14:paraId="3EB99D6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 ומתחייב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w:t>
      </w:r>
      <w:proofErr w:type="spellStart"/>
      <w:r w:rsidRPr="000206FA">
        <w:rPr>
          <w:rFonts w:ascii="Times New Roman" w:eastAsia="Times New Roman" w:hAnsi="Times New Roman" w:cs="David"/>
          <w:sz w:val="20"/>
          <w:szCs w:val="24"/>
          <w:rtl/>
          <w:lang w:eastAsia="he-IL"/>
        </w:rPr>
        <w:t>ישא</w:t>
      </w:r>
      <w:proofErr w:type="spellEnd"/>
      <w:r w:rsidRPr="000206FA">
        <w:rPr>
          <w:rFonts w:ascii="Times New Roman" w:eastAsia="Times New Roman" w:hAnsi="Times New Roman" w:cs="David"/>
          <w:sz w:val="20"/>
          <w:szCs w:val="24"/>
          <w:rtl/>
          <w:lang w:eastAsia="he-IL"/>
        </w:rPr>
        <w:t xml:space="preserve"> לבדו </w:t>
      </w:r>
      <w:r w:rsidRPr="000206FA">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עובדי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0206FA">
        <w:rPr>
          <w:rFonts w:ascii="Times New Roman" w:eastAsia="Times New Roman" w:hAnsi="Times New Roman" w:cs="David" w:hint="cs"/>
          <w:color w:val="000000"/>
          <w:sz w:val="24"/>
          <w:szCs w:val="24"/>
          <w:rtl/>
          <w:lang w:eastAsia="he-IL"/>
        </w:rPr>
        <w:t>ל פי</w:t>
      </w:r>
      <w:r w:rsidRPr="000206FA">
        <w:rPr>
          <w:rFonts w:ascii="Times New Roman" w:eastAsia="Times New Roman" w:hAnsi="Times New Roman" w:cs="David"/>
          <w:color w:val="000000"/>
          <w:sz w:val="24"/>
          <w:szCs w:val="24"/>
          <w:rtl/>
          <w:lang w:eastAsia="he-IL"/>
        </w:rPr>
        <w:t xml:space="preserve"> חוזה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ובכלל זה</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sz w:val="20"/>
          <w:szCs w:val="24"/>
          <w:rtl/>
          <w:lang w:eastAsia="he-IL"/>
        </w:rPr>
        <w:t xml:space="preserve"> תשלומי מס הכנסה והב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טוח הלאומי שהוא חב בגין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71D98B3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טוח לאומי, תשלומים לקרנות איגודים מקצוע</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1BF437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0206FA">
        <w:rPr>
          <w:rFonts w:ascii="Times New Roman" w:eastAsia="Times New Roman" w:hAnsi="Times New Roman" w:cs="David"/>
          <w:color w:val="000000"/>
          <w:sz w:val="24"/>
          <w:szCs w:val="24"/>
          <w:rtl/>
          <w:lang w:eastAsia="he-IL"/>
        </w:rPr>
        <w:t>מבלי לגרוע מ</w:t>
      </w:r>
      <w:r w:rsidRPr="000206FA">
        <w:rPr>
          <w:rFonts w:ascii="Times New Roman" w:eastAsia="Times New Roman" w:hAnsi="Times New Roman" w:cs="David" w:hint="cs"/>
          <w:color w:val="000000"/>
          <w:sz w:val="24"/>
          <w:szCs w:val="24"/>
          <w:rtl/>
          <w:lang w:eastAsia="he-IL"/>
        </w:rPr>
        <w:t xml:space="preserve">כלליות </w:t>
      </w:r>
      <w:r w:rsidRPr="000206FA">
        <w:rPr>
          <w:rFonts w:ascii="Times New Roman" w:eastAsia="Times New Roman" w:hAnsi="Times New Roman" w:cs="David"/>
          <w:color w:val="000000"/>
          <w:sz w:val="24"/>
          <w:szCs w:val="24"/>
          <w:rtl/>
          <w:lang w:eastAsia="he-IL"/>
        </w:rPr>
        <w:t>האמור לעיל,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מצהיר ומתחייב</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אם י</w:t>
      </w:r>
      <w:r w:rsidRPr="000206FA">
        <w:rPr>
          <w:rFonts w:ascii="Times New Roman" w:eastAsia="Times New Roman" w:hAnsi="Times New Roman" w:cs="David" w:hint="cs"/>
          <w:color w:val="000000"/>
          <w:sz w:val="24"/>
          <w:szCs w:val="24"/>
          <w:rtl/>
          <w:lang w:eastAsia="he-IL"/>
        </w:rPr>
        <w:t>י</w:t>
      </w:r>
      <w:r w:rsidRPr="000206FA">
        <w:rPr>
          <w:rFonts w:ascii="Times New Roman" w:eastAsia="Times New Roman" w:hAnsi="Times New Roman" w:cs="David"/>
          <w:color w:val="000000"/>
          <w:sz w:val="24"/>
          <w:szCs w:val="24"/>
          <w:rtl/>
          <w:lang w:eastAsia="he-IL"/>
        </w:rPr>
        <w:t>דרש המזמין על ידי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על ידי מי מ</w:t>
      </w:r>
      <w:r w:rsidRPr="000206FA">
        <w:rPr>
          <w:rFonts w:ascii="Times New Roman" w:eastAsia="Times New Roman" w:hAnsi="Times New Roman" w:cs="David" w:hint="cs"/>
          <w:color w:val="000000"/>
          <w:sz w:val="24"/>
          <w:szCs w:val="24"/>
          <w:rtl/>
          <w:lang w:eastAsia="he-IL"/>
        </w:rPr>
        <w:t>שלוחיו ו/או עובדיו</w:t>
      </w:r>
      <w:r w:rsidRPr="000206FA">
        <w:rPr>
          <w:rFonts w:ascii="Times New Roman" w:eastAsia="Times New Roman" w:hAnsi="Times New Roman" w:cs="David"/>
          <w:color w:val="000000"/>
          <w:sz w:val="24"/>
          <w:szCs w:val="24"/>
          <w:rtl/>
          <w:lang w:eastAsia="he-IL"/>
        </w:rPr>
        <w:t xml:space="preserve"> ו/או</w:t>
      </w:r>
      <w:r w:rsidRPr="000206FA">
        <w:rPr>
          <w:rFonts w:ascii="Times New Roman" w:eastAsia="Times New Roman" w:hAnsi="Times New Roman" w:cs="David" w:hint="cs"/>
          <w:color w:val="000000"/>
          <w:sz w:val="24"/>
          <w:szCs w:val="24"/>
          <w:rtl/>
          <w:lang w:eastAsia="he-IL"/>
        </w:rPr>
        <w:t xml:space="preserve"> אחר מטעמו ו/או</w:t>
      </w:r>
      <w:r w:rsidRPr="000206FA">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כלשהם כאמור, אזי ישפה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0206FA">
        <w:rPr>
          <w:rFonts w:ascii="Times New Roman" w:eastAsia="Times New Roman" w:hAnsi="Times New Roman" w:cs="David" w:hint="cs"/>
          <w:color w:val="000000"/>
          <w:sz w:val="24"/>
          <w:szCs w:val="24"/>
          <w:rtl/>
          <w:lang w:eastAsia="he-IL"/>
        </w:rPr>
        <w:t xml:space="preserve"> ו/או פיצוי ו/או שיפוי</w:t>
      </w:r>
      <w:r w:rsidRPr="000206FA">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ייחשב </w:t>
      </w:r>
      <w:r w:rsidRPr="000206FA">
        <w:rPr>
          <w:rFonts w:ascii="Times New Roman" w:eastAsia="Times New Roman" w:hAnsi="Times New Roman" w:cs="David" w:hint="cs"/>
          <w:color w:val="000000"/>
          <w:sz w:val="24"/>
          <w:szCs w:val="24"/>
          <w:rtl/>
          <w:lang w:eastAsia="he-IL"/>
        </w:rPr>
        <w:t>כ</w:t>
      </w:r>
      <w:r w:rsidRPr="000206FA">
        <w:rPr>
          <w:rFonts w:ascii="Times New Roman" w:eastAsia="Times New Roman" w:hAnsi="Times New Roman" w:cs="David"/>
          <w:color w:val="000000"/>
          <w:sz w:val="24"/>
          <w:szCs w:val="24"/>
          <w:rtl/>
          <w:lang w:eastAsia="he-IL"/>
        </w:rPr>
        <w:t>חוב המגיע למזמין מאת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w:t>
      </w:r>
    </w:p>
    <w:p w14:paraId="618B9E11"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color w:val="000000"/>
          <w:sz w:val="24"/>
          <w:szCs w:val="24"/>
          <w:rtl/>
          <w:lang w:eastAsia="he-IL"/>
        </w:rPr>
        <w:t>בשים לב לאמור לעיל, אם יקבע פורום מוסמך כלשהו</w:t>
      </w:r>
      <w:r w:rsidRPr="000206FA">
        <w:rPr>
          <w:rFonts w:ascii="Times New Roman" w:eastAsia="Times New Roman" w:hAnsi="Times New Roman" w:cs="David" w:hint="cs"/>
          <w:color w:val="000000"/>
          <w:sz w:val="24"/>
          <w:szCs w:val="24"/>
          <w:rtl/>
          <w:lang w:eastAsia="he-IL"/>
        </w:rPr>
        <w:t>,</w:t>
      </w:r>
      <w:r w:rsidRPr="000206FA">
        <w:rPr>
          <w:rFonts w:ascii="Times New Roman" w:eastAsia="Times New Roman" w:hAnsi="Times New Roman" w:cs="David"/>
          <w:color w:val="000000"/>
          <w:sz w:val="24"/>
          <w:szCs w:val="24"/>
          <w:rtl/>
          <w:lang w:eastAsia="he-IL"/>
        </w:rPr>
        <w:t xml:space="preserve"> כי נתקיימו יחסי עובד ומעביד בין ה</w:t>
      </w:r>
      <w:r w:rsidR="00B17D15">
        <w:rPr>
          <w:rFonts w:ascii="Times New Roman" w:eastAsia="Times New Roman" w:hAnsi="Times New Roman" w:cs="David"/>
          <w:color w:val="000000"/>
          <w:sz w:val="24"/>
          <w:szCs w:val="24"/>
          <w:rtl/>
          <w:lang w:eastAsia="he-IL"/>
        </w:rPr>
        <w:t>יועץ</w:t>
      </w:r>
      <w:r w:rsidRPr="000206FA">
        <w:rPr>
          <w:rFonts w:ascii="Times New Roman" w:eastAsia="Times New Roman" w:hAnsi="Times New Roman" w:cs="David"/>
          <w:color w:val="000000"/>
          <w:sz w:val="24"/>
          <w:szCs w:val="24"/>
          <w:rtl/>
          <w:lang w:eastAsia="he-IL"/>
        </w:rPr>
        <w:t xml:space="preserve"> ו/או מי מעובדיו</w:t>
      </w:r>
      <w:r w:rsidRPr="000206FA">
        <w:rPr>
          <w:rFonts w:ascii="Times New Roman" w:eastAsia="Times New Roman" w:hAnsi="Times New Roman" w:cs="David" w:hint="cs"/>
          <w:color w:val="000000"/>
          <w:sz w:val="24"/>
          <w:szCs w:val="24"/>
          <w:rtl/>
          <w:lang w:eastAsia="he-IL"/>
        </w:rPr>
        <w:t xml:space="preserve"> ו/או מי משלוחיו ו/או אחר מטעמו</w:t>
      </w:r>
      <w:r w:rsidRPr="000206FA">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206FA">
        <w:rPr>
          <w:rFonts w:ascii="Times New Roman" w:eastAsia="Times New Roman" w:hAnsi="Times New Roman" w:cs="David" w:hint="cs"/>
          <w:color w:val="000000"/>
          <w:sz w:val="24"/>
          <w:szCs w:val="24"/>
          <w:rtl/>
          <w:lang w:eastAsia="he-IL"/>
        </w:rPr>
        <w:t>.</w:t>
      </w:r>
    </w:p>
    <w:p w14:paraId="443BE5B7" w14:textId="77777777" w:rsidR="000206FA" w:rsidRPr="000206FA" w:rsidRDefault="000206FA" w:rsidP="00C8505B">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הבאת החוזה לגמר או ביטולו</w:t>
      </w:r>
    </w:p>
    <w:p w14:paraId="48E87AC4"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19BA9084" w14:textId="77777777" w:rsidR="000206FA" w:rsidRPr="000206FA" w:rsidRDefault="000206FA" w:rsidP="00C8505B">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על אף האמור בכל מקום אחר בחוזה </w:t>
      </w:r>
      <w:r w:rsidRPr="000206FA">
        <w:rPr>
          <w:rFonts w:ascii="Times New Roman" w:eastAsia="Times New Roman" w:hAnsi="Times New Roman" w:cs="David" w:hint="cs"/>
          <w:sz w:val="20"/>
          <w:szCs w:val="24"/>
          <w:rtl/>
          <w:lang w:eastAsia="he-IL"/>
        </w:rPr>
        <w:t xml:space="preserve">זה על נספחיו, </w:t>
      </w:r>
      <w:r w:rsidRPr="000206FA">
        <w:rPr>
          <w:rFonts w:ascii="Times New Roman" w:eastAsia="Times New Roman" w:hAnsi="Times New Roman" w:cs="David"/>
          <w:sz w:val="20"/>
          <w:szCs w:val="24"/>
          <w:rtl/>
          <w:lang w:eastAsia="he-IL"/>
        </w:rPr>
        <w:t>רשאי המזמין,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ניתנה הודעה כאמור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0206FA">
        <w:rPr>
          <w:rFonts w:ascii="Times New Roman" w:eastAsia="Times New Roman" w:hAnsi="Times New Roman" w:cs="David" w:hint="cs"/>
          <w:sz w:val="20"/>
          <w:szCs w:val="24"/>
          <w:rtl/>
          <w:lang w:eastAsia="he-IL"/>
        </w:rPr>
        <w:t>-7</w:t>
      </w:r>
      <w:r w:rsidRPr="000206FA">
        <w:rPr>
          <w:rFonts w:ascii="Times New Roman" w:eastAsia="Times New Roman" w:hAnsi="Times New Roman" w:cs="David"/>
          <w:sz w:val="20"/>
          <w:szCs w:val="24"/>
          <w:rtl/>
          <w:lang w:eastAsia="he-IL"/>
        </w:rPr>
        <w:t xml:space="preserve"> י</w:t>
      </w:r>
      <w:r w:rsidRPr="000206FA">
        <w:rPr>
          <w:rFonts w:ascii="Times New Roman" w:eastAsia="Times New Roman" w:hAnsi="Times New Roman" w:cs="David" w:hint="cs"/>
          <w:sz w:val="20"/>
          <w:szCs w:val="24"/>
          <w:rtl/>
          <w:lang w:eastAsia="he-IL"/>
        </w:rPr>
        <w:t>מים</w:t>
      </w:r>
      <w:r w:rsidRPr="000206FA">
        <w:rPr>
          <w:rFonts w:ascii="Times New Roman" w:eastAsia="Times New Roman" w:hAnsi="Times New Roman" w:cs="David"/>
          <w:sz w:val="20"/>
          <w:szCs w:val="24"/>
          <w:rtl/>
          <w:lang w:eastAsia="he-IL"/>
        </w:rPr>
        <w:t xml:space="preserve"> מיום משלוחה (להלן: "</w:t>
      </w:r>
      <w:r w:rsidRPr="000206FA">
        <w:rPr>
          <w:rFonts w:ascii="Times New Roman" w:eastAsia="Times New Roman" w:hAnsi="Times New Roman" w:cs="David"/>
          <w:b/>
          <w:bCs/>
          <w:sz w:val="20"/>
          <w:szCs w:val="24"/>
          <w:rtl/>
          <w:lang w:eastAsia="he-IL"/>
        </w:rPr>
        <w:t>תאריך הפסקת השרות</w:t>
      </w:r>
      <w:r w:rsidRPr="000206FA">
        <w:rPr>
          <w:rFonts w:ascii="Times New Roman" w:eastAsia="Times New Roman" w:hAnsi="Times New Roman" w:cs="David"/>
          <w:sz w:val="20"/>
          <w:szCs w:val="24"/>
          <w:rtl/>
          <w:lang w:eastAsia="he-IL"/>
        </w:rPr>
        <w:t>").</w:t>
      </w:r>
    </w:p>
    <w:p w14:paraId="2546CD3B" w14:textId="77777777" w:rsidR="000206FA" w:rsidRPr="000206FA" w:rsidRDefault="000206FA" w:rsidP="00C8505B">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הובא החוזה לידי גמר כאמור בסעיף 12.1.1 לעיל,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שב</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צע עד לתאריך הפסקת הש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לפי השיעור המפורט בנספחים </w:t>
      </w:r>
      <w:r w:rsidRPr="000206FA">
        <w:rPr>
          <w:rFonts w:ascii="Times New Roman" w:eastAsia="Times New Roman" w:hAnsi="Times New Roman" w:cs="David"/>
          <w:bCs/>
          <w:sz w:val="20"/>
          <w:szCs w:val="24"/>
          <w:rtl/>
          <w:lang w:eastAsia="he-IL"/>
        </w:rPr>
        <w:t>ד' ו - ה'</w:t>
      </w:r>
      <w:r w:rsidRPr="000206FA">
        <w:rPr>
          <w:rFonts w:ascii="Times New Roman" w:eastAsia="Times New Roman" w:hAnsi="Times New Roman" w:cs="David"/>
          <w:sz w:val="20"/>
          <w:szCs w:val="24"/>
          <w:rtl/>
          <w:lang w:eastAsia="he-IL"/>
        </w:rPr>
        <w:t>. במקרה שבוצע חלק של קטע ו/או שלב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ישולם חלק יחסי מתאים מהשכר הקבוע בנספחים </w:t>
      </w:r>
      <w:r w:rsidRPr="000206FA">
        <w:rPr>
          <w:rFonts w:ascii="Times New Roman" w:eastAsia="Times New Roman" w:hAnsi="Times New Roman" w:cs="David"/>
          <w:bCs/>
          <w:sz w:val="20"/>
          <w:szCs w:val="24"/>
          <w:rtl/>
          <w:lang w:eastAsia="he-IL"/>
        </w:rPr>
        <w:t xml:space="preserve">ד' ו-ה' </w:t>
      </w:r>
      <w:r w:rsidRPr="000206FA">
        <w:rPr>
          <w:rFonts w:ascii="Times New Roman" w:eastAsia="Times New Roman" w:hAnsi="Times New Roman" w:cs="David"/>
          <w:sz w:val="20"/>
          <w:szCs w:val="24"/>
          <w:rtl/>
          <w:lang w:eastAsia="he-IL"/>
        </w:rPr>
        <w:t>לאותו שלב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כפי שיקבע המנהל.</w:t>
      </w:r>
    </w:p>
    <w:p w14:paraId="283C0988"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הודעה בדבר הבאת החוזה לידי גמר כאמור בסעיף 12.1.1 לעיל לא תשמש עילה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לתביעת פיצויים כלשהם</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לטענה </w:t>
      </w:r>
      <w:r w:rsidRPr="000206FA">
        <w:rPr>
          <w:rFonts w:ascii="Times New Roman" w:eastAsia="Times New Roman" w:hAnsi="Times New Roman" w:cs="David" w:hint="cs"/>
          <w:sz w:val="20"/>
          <w:szCs w:val="24"/>
          <w:rtl/>
          <w:lang w:eastAsia="he-IL"/>
        </w:rPr>
        <w:t>ו/או דרישה ו/או תלונה ו/</w:t>
      </w:r>
      <w:r w:rsidRPr="000206FA">
        <w:rPr>
          <w:rFonts w:ascii="Times New Roman" w:eastAsia="Times New Roman" w:hAnsi="Times New Roman" w:cs="David"/>
          <w:sz w:val="20"/>
          <w:szCs w:val="24"/>
          <w:rtl/>
          <w:lang w:eastAsia="he-IL"/>
        </w:rPr>
        <w:t>או תביעה כלשהי, פרט לאמור בסעיף 12.1.2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והשכר שישולם לפי סעיף 12.1.2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ו/או עקב הבאתו לידי גמר כאמור, בין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ובין מכוח עילה כלשהי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הדין.</w:t>
      </w:r>
    </w:p>
    <w:p w14:paraId="2246699E"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תוך 12 חודש</w:t>
      </w:r>
      <w:r w:rsidRPr="000206FA">
        <w:rPr>
          <w:rFonts w:ascii="Times New Roman" w:eastAsia="Times New Roman" w:hAnsi="Times New Roman" w:cs="David" w:hint="cs"/>
          <w:sz w:val="20"/>
          <w:szCs w:val="24"/>
          <w:rtl/>
          <w:lang w:eastAsia="he-IL"/>
        </w:rPr>
        <w:t>ים</w:t>
      </w:r>
      <w:r w:rsidRPr="000206FA">
        <w:rPr>
          <w:rFonts w:ascii="Times New Roman" w:eastAsia="Times New Roman" w:hAnsi="Times New Roman" w:cs="David"/>
          <w:sz w:val="20"/>
          <w:szCs w:val="24"/>
          <w:rtl/>
          <w:lang w:eastAsia="he-IL"/>
        </w:rPr>
        <w:t xml:space="preserve"> מהבאת חוזה</w:t>
      </w:r>
      <w:r w:rsidRPr="000206FA">
        <w:rPr>
          <w:rFonts w:ascii="Times New Roman" w:eastAsia="Times New Roman" w:hAnsi="Times New Roman" w:cs="David" w:hint="cs"/>
          <w:sz w:val="20"/>
          <w:szCs w:val="24"/>
          <w:rtl/>
          <w:lang w:eastAsia="he-IL"/>
        </w:rPr>
        <w:t xml:space="preserve"> זה לידי</w:t>
      </w:r>
      <w:r w:rsidRPr="000206FA">
        <w:rPr>
          <w:rFonts w:ascii="Times New Roman" w:eastAsia="Times New Roman" w:hAnsi="Times New Roman" w:cs="David"/>
          <w:sz w:val="20"/>
          <w:szCs w:val="24"/>
          <w:rtl/>
          <w:lang w:eastAsia="he-IL"/>
        </w:rPr>
        <w:t xml:space="preserve"> גמר כאמור</w:t>
      </w:r>
      <w:r w:rsidRPr="000206FA">
        <w:rPr>
          <w:rFonts w:ascii="Times New Roman" w:eastAsia="Times New Roman" w:hAnsi="Times New Roman" w:cs="David" w:hint="cs"/>
          <w:sz w:val="20"/>
          <w:szCs w:val="24"/>
          <w:rtl/>
          <w:lang w:eastAsia="he-IL"/>
        </w:rPr>
        <w:t>, רשאי המזמין</w:t>
      </w:r>
      <w:r w:rsidRPr="000206FA">
        <w:rPr>
          <w:rFonts w:ascii="Times New Roman" w:eastAsia="Times New Roman" w:hAnsi="Times New Roman" w:cs="David"/>
          <w:sz w:val="20"/>
          <w:szCs w:val="24"/>
          <w:rtl/>
          <w:lang w:eastAsia="he-IL"/>
        </w:rPr>
        <w:t xml:space="preserve"> לחדשו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במקרה 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לפי דרישת המזמין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לחדש את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תנאי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w:t>
      </w:r>
    </w:p>
    <w:p w14:paraId="024EA99E"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במקרה שחוזה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יבוא לידי גמר עקב הפסקת עבודות הפרויקט מחמת כוח עליון (לרבות </w:t>
      </w:r>
      <w:r w:rsidRPr="000206FA">
        <w:rPr>
          <w:rFonts w:ascii="Times New Roman" w:eastAsia="Times New Roman" w:hAnsi="Times New Roman" w:cs="David"/>
          <w:sz w:val="20"/>
          <w:szCs w:val="24"/>
          <w:rtl/>
          <w:lang w:eastAsia="he-IL"/>
        </w:rPr>
        <w:lastRenderedPageBreak/>
        <w:t>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מצוות הדין)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זכאי לתשלום כמוגדר בסעיף 12.3.2 להלן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ויחולו הסעיפים 12.1.3 ו- 12.1.4 לעיל.</w:t>
      </w:r>
    </w:p>
    <w:p w14:paraId="1ECDD65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59A55799"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מזכויות מזמין לפי סעיף 12.1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זכאי המזמין לבטל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לפי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קול דעתו הבלעדי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בלא צורך בהודעה מוקדמת</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בכל אחד מהמקרים הבאים:</w:t>
      </w:r>
    </w:p>
    <w:p w14:paraId="371E60B3"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הפר ו/או לא קיים איזה מהוראות החוזה ולא ת</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קן </w:t>
      </w:r>
      <w:r w:rsidRPr="000206FA">
        <w:rPr>
          <w:rFonts w:ascii="Times New Roman" w:eastAsia="Times New Roman" w:hAnsi="Times New Roman" w:cs="David" w:hint="cs"/>
          <w:sz w:val="20"/>
          <w:szCs w:val="24"/>
          <w:rtl/>
          <w:lang w:eastAsia="he-IL"/>
        </w:rPr>
        <w:t>את ה</w:t>
      </w:r>
      <w:r w:rsidRPr="000206FA">
        <w:rPr>
          <w:rFonts w:ascii="Times New Roman" w:eastAsia="Times New Roman" w:hAnsi="Times New Roman" w:cs="David"/>
          <w:sz w:val="20"/>
          <w:szCs w:val="24"/>
          <w:rtl/>
          <w:lang w:eastAsia="he-IL"/>
        </w:rPr>
        <w:t>הפרה</w:t>
      </w:r>
      <w:r w:rsidRPr="000206FA">
        <w:rPr>
          <w:rFonts w:ascii="Times New Roman" w:eastAsia="Times New Roman" w:hAnsi="Times New Roman" w:cs="David" w:hint="cs"/>
          <w:sz w:val="20"/>
          <w:szCs w:val="24"/>
          <w:rtl/>
          <w:lang w:eastAsia="he-IL"/>
        </w:rPr>
        <w:t xml:space="preserve"> כאמור,</w:t>
      </w:r>
      <w:r w:rsidRPr="000206FA">
        <w:rPr>
          <w:rFonts w:ascii="Times New Roman" w:eastAsia="Times New Roman" w:hAnsi="Times New Roman" w:cs="David"/>
          <w:sz w:val="20"/>
          <w:szCs w:val="24"/>
          <w:rtl/>
          <w:lang w:eastAsia="he-IL"/>
        </w:rPr>
        <w:t xml:space="preserve"> לאחר שק</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בל התראה על כך מהמזמין בתוך הזמן הנקוב בהתראה.</w:t>
      </w:r>
    </w:p>
    <w:p w14:paraId="23707DE2"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התרה ב</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שאין הוא מבצע את עבודתו בצורה המבטיחה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צועה התקין ו/או התקדמותה וסיומה לפי לוח הזמנים,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נקט בצעדים המבטיחים לדעת המזמין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צועה התקין ו/או התקדמותה וסיומה לפי לוח הזמנים.</w:t>
      </w:r>
    </w:p>
    <w:p w14:paraId="2D9A0C30"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הפר את הוראת סעיף 7.5 לעיל.</w:t>
      </w:r>
    </w:p>
    <w:p w14:paraId="09D2530D" w14:textId="77777777" w:rsidR="000206FA" w:rsidRPr="000206FA" w:rsidRDefault="000206FA" w:rsidP="00C8505B">
      <w:pPr>
        <w:widowControl w:val="0"/>
        <w:numPr>
          <w:ilvl w:val="3"/>
          <w:numId w:val="1"/>
        </w:numPr>
        <w:tabs>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נבצר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מהמנהל הראשי לקיים את ה</w:t>
      </w:r>
      <w:r w:rsidRPr="000206FA">
        <w:rPr>
          <w:rFonts w:ascii="Times New Roman" w:eastAsia="Times New Roman" w:hAnsi="Times New Roman" w:cs="David" w:hint="cs"/>
          <w:sz w:val="20"/>
          <w:szCs w:val="24"/>
          <w:rtl/>
          <w:lang w:eastAsia="he-IL"/>
        </w:rPr>
        <w:t xml:space="preserve">וראות </w:t>
      </w: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יחול הסעיף אם 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נפטר,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פשט רגל, או נעשה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לפעולה משפטית או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למתן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או אם ארע אירוע דומה.</w:t>
      </w:r>
    </w:p>
    <w:p w14:paraId="64C8C362" w14:textId="77777777" w:rsidR="000206FA" w:rsidRPr="000206FA" w:rsidRDefault="000206FA" w:rsidP="000206FA">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חל שינוי בהחזקת המניות ו/או בהרכב המנהלים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04FC6025"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בוטל החוזה כאמור בסעיף 12.3.1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ישלם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שכר בעד אותו קטע מקטעי הפרויקט ו/או שלב משרותי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שהוא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צע עד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טול החוזה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לפי השיעור המפורט בנספחים </w:t>
      </w:r>
      <w:r w:rsidRPr="000206FA">
        <w:rPr>
          <w:rFonts w:ascii="Times New Roman" w:eastAsia="Times New Roman" w:hAnsi="Times New Roman" w:cs="David"/>
          <w:bCs/>
          <w:sz w:val="20"/>
          <w:szCs w:val="24"/>
          <w:rtl/>
          <w:lang w:eastAsia="he-IL"/>
        </w:rPr>
        <w:t>ד'</w:t>
      </w:r>
      <w:r w:rsidRPr="000206FA">
        <w:rPr>
          <w:rFonts w:ascii="Times New Roman" w:eastAsia="Times New Roman" w:hAnsi="Times New Roman" w:cs="David" w:hint="cs"/>
          <w:bCs/>
          <w:sz w:val="20"/>
          <w:szCs w:val="24"/>
          <w:rtl/>
          <w:lang w:eastAsia="he-IL"/>
        </w:rPr>
        <w:t xml:space="preserve"> </w:t>
      </w:r>
      <w:r w:rsidRPr="000206FA">
        <w:rPr>
          <w:rFonts w:ascii="Times New Roman" w:eastAsia="Times New Roman" w:hAnsi="Times New Roman" w:cs="David"/>
          <w:bCs/>
          <w:sz w:val="20"/>
          <w:szCs w:val="24"/>
          <w:rtl/>
          <w:lang w:eastAsia="he-IL"/>
        </w:rPr>
        <w:t xml:space="preserve">ו -ה' </w:t>
      </w:r>
      <w:r w:rsidRPr="000206FA">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0206FA">
        <w:rPr>
          <w:rFonts w:ascii="Times New Roman" w:eastAsia="Times New Roman" w:hAnsi="Times New Roman" w:cs="David"/>
          <w:bCs/>
          <w:sz w:val="20"/>
          <w:szCs w:val="24"/>
          <w:rtl/>
          <w:lang w:eastAsia="he-IL"/>
        </w:rPr>
        <w:t xml:space="preserve">ד' ו-ה' </w:t>
      </w:r>
      <w:r w:rsidRPr="000206FA">
        <w:rPr>
          <w:rFonts w:ascii="Times New Roman" w:eastAsia="Times New Roman" w:hAnsi="Times New Roman" w:cs="David"/>
          <w:sz w:val="20"/>
          <w:szCs w:val="24"/>
          <w:rtl/>
          <w:lang w:eastAsia="he-IL"/>
        </w:rPr>
        <w:t>לאותו שלב כפי שיקבע המנהל, וזאת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w:t>
      </w:r>
    </w:p>
    <w:p w14:paraId="6101213D"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הודעה בדבר הבאת החוזה לידי גמר כאמור בסעיף 12.3.1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לא תשמש עילה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לתביעת פיצויים כלשהם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לטענה</w:t>
      </w:r>
      <w:r w:rsidRPr="000206FA">
        <w:rPr>
          <w:rFonts w:ascii="Times New Roman" w:eastAsia="Times New Roman" w:hAnsi="Times New Roman" w:cs="David" w:hint="cs"/>
          <w:sz w:val="20"/>
          <w:szCs w:val="24"/>
          <w:rtl/>
          <w:lang w:eastAsia="he-IL"/>
        </w:rPr>
        <w:t xml:space="preserve"> ו/או לדרישה ו/או לתלונה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ל</w:t>
      </w:r>
      <w:r w:rsidRPr="000206FA">
        <w:rPr>
          <w:rFonts w:ascii="Times New Roman" w:eastAsia="Times New Roman" w:hAnsi="Times New Roman" w:cs="David"/>
          <w:sz w:val="20"/>
          <w:szCs w:val="24"/>
          <w:rtl/>
          <w:lang w:eastAsia="he-IL"/>
        </w:rPr>
        <w:t>תביעה כלשהי, פרט לאמור בסעיף 12.3.2 לעיל, והשכר שישולם לפי סעיף 12.3.2</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לסילוק כל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מהמזמין לפי החוזה ו/או עקב הבאתו לידי גמר כאמור, בין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ובין מכוח עילה כלשהי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הדין.</w:t>
      </w:r>
    </w:p>
    <w:p w14:paraId="03650B0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אם 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נפטר, פשט רגל, או נעשה בלתי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 למתן השירותים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 חוזה זה או אם אירע אירוע דומה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המזמין זכאי לבטל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החוזה ויחולו הוראות סעיפים 12.3.2 ו - 12.3.3 לעיל.</w:t>
      </w:r>
    </w:p>
    <w:p w14:paraId="566524F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התשלום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סעיפים 12.1, 12.2 ו-12.3 לעיל</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הסעיפים הנ"ל.</w:t>
      </w:r>
    </w:p>
    <w:p w14:paraId="0149247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בכל מקרה של הבאת חוזה</w:t>
      </w:r>
      <w:r w:rsidRPr="000206FA">
        <w:rPr>
          <w:rFonts w:ascii="Times New Roman" w:eastAsia="Times New Roman" w:hAnsi="Times New Roman" w:cs="David" w:hint="cs"/>
          <w:sz w:val="20"/>
          <w:szCs w:val="24"/>
          <w:rtl/>
          <w:lang w:eastAsia="he-IL"/>
        </w:rPr>
        <w:t xml:space="preserve"> זה לידי</w:t>
      </w:r>
      <w:r w:rsidRPr="000206FA">
        <w:rPr>
          <w:rFonts w:ascii="Times New Roman" w:eastAsia="Times New Roman" w:hAnsi="Times New Roman" w:cs="David"/>
          <w:sz w:val="20"/>
          <w:szCs w:val="24"/>
          <w:rtl/>
          <w:lang w:eastAsia="he-IL"/>
        </w:rPr>
        <w:t xml:space="preserve"> גמר או ביטולו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יהיה המזמין זכאי למסור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המשך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לאחר ולהשתמש ללא הגבלה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שבוצעו עד לאותו מועד,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מסכים לכך ולא יהיה זכאי לדבר בגין זאת.</w:t>
      </w:r>
    </w:p>
    <w:p w14:paraId="6E092DF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אימת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יקיים איזו מהתחייבויותיו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13642A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lastRenderedPageBreak/>
        <w:t>השתמש המזמין בזכותו על פי סעיף 12.7 לעיל, יהיה הוא רשאי לגבות מאת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49A84D99"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58B5B854" w14:textId="77777777" w:rsidR="000206FA" w:rsidRPr="000206FA" w:rsidRDefault="000206FA" w:rsidP="00C8505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4E6D4EDF" w14:textId="77777777" w:rsidR="000206FA" w:rsidRPr="000206FA" w:rsidRDefault="000206FA" w:rsidP="00C8505B">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העברת זכויות</w:t>
      </w:r>
    </w:p>
    <w:p w14:paraId="5277B17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להסב לאחר את החוזה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כל חלק ממנו, וכן אין הוא רשאי להעביר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להסב לאחר כל זכות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חובה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אלא בהסכמת המזמין בכתב ומראש.</w:t>
      </w:r>
    </w:p>
    <w:p w14:paraId="54E087CF"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אין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רשאי למסור לאחר את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כולם או מקצתם, אלא בהסכמת המזמין בכתב ומראש.</w:t>
      </w:r>
    </w:p>
    <w:p w14:paraId="44C6FF05"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ניתנה הסכמת המזמין לפי סעיפים 13.1 או 13.2 לעיל, הרי </w:t>
      </w:r>
      <w:r w:rsidRPr="000206FA">
        <w:rPr>
          <w:rFonts w:ascii="Times New Roman" w:eastAsia="Times New Roman" w:hAnsi="Times New Roman" w:cs="David" w:hint="cs"/>
          <w:sz w:val="20"/>
          <w:szCs w:val="24"/>
          <w:rtl/>
          <w:lang w:eastAsia="he-IL"/>
        </w:rPr>
        <w:t>ש</w:t>
      </w:r>
      <w:r w:rsidRPr="000206FA">
        <w:rPr>
          <w:rFonts w:ascii="Times New Roman" w:eastAsia="Times New Roman" w:hAnsi="Times New Roman" w:cs="David"/>
          <w:sz w:val="20"/>
          <w:szCs w:val="24"/>
          <w:rtl/>
          <w:lang w:eastAsia="he-IL"/>
        </w:rPr>
        <w:t>אין בכך כדי לפטור את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מאחריותו והתחייבויותיו לפי חוזה</w:t>
      </w:r>
      <w:r w:rsidRPr="000206FA">
        <w:rPr>
          <w:rFonts w:ascii="Times New Roman" w:eastAsia="Times New Roman" w:hAnsi="Times New Roman" w:cs="David" w:hint="cs"/>
          <w:sz w:val="20"/>
          <w:szCs w:val="24"/>
          <w:rtl/>
          <w:lang w:eastAsia="he-IL"/>
        </w:rPr>
        <w:t xml:space="preserve"> זה על נספחיו</w:t>
      </w:r>
      <w:r w:rsidRPr="000206FA">
        <w:rPr>
          <w:rFonts w:ascii="Times New Roman" w:eastAsia="Times New Roman" w:hAnsi="Times New Roman" w:cs="David"/>
          <w:sz w:val="20"/>
          <w:szCs w:val="24"/>
          <w:rtl/>
          <w:lang w:eastAsia="he-IL"/>
        </w:rPr>
        <w:t xml:space="preserve"> ומזכויות המזמין על פיו,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ישא באחריות מלאה, כלפי המזמין וכלפי </w:t>
      </w:r>
      <w:r w:rsidRPr="000206FA">
        <w:rPr>
          <w:rFonts w:ascii="Times New Roman" w:eastAsia="Times New Roman" w:hAnsi="Times New Roman" w:cs="David" w:hint="cs"/>
          <w:sz w:val="20"/>
          <w:szCs w:val="24"/>
          <w:rtl/>
          <w:lang w:eastAsia="he-IL"/>
        </w:rPr>
        <w:t xml:space="preserve">כל </w:t>
      </w:r>
      <w:r w:rsidRPr="000206FA">
        <w:rPr>
          <w:rFonts w:ascii="Times New Roman" w:eastAsia="Times New Roman" w:hAnsi="Times New Roman" w:cs="David"/>
          <w:sz w:val="20"/>
          <w:szCs w:val="24"/>
          <w:rtl/>
          <w:lang w:eastAsia="he-IL"/>
        </w:rPr>
        <w:t xml:space="preserve">צד שלישי שהוא, גם לכל מעשה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באי כחם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עובדיהם</w:t>
      </w:r>
      <w:r w:rsidRPr="000206FA">
        <w:rPr>
          <w:rFonts w:ascii="Times New Roman" w:eastAsia="Times New Roman" w:hAnsi="Times New Roman" w:cs="David" w:hint="cs"/>
          <w:sz w:val="20"/>
          <w:szCs w:val="24"/>
          <w:rtl/>
          <w:lang w:eastAsia="he-IL"/>
        </w:rPr>
        <w:t xml:space="preserve"> ו/או מי מטעמם</w:t>
      </w:r>
      <w:r w:rsidRPr="000206FA">
        <w:rPr>
          <w:rFonts w:ascii="Times New Roman" w:eastAsia="Times New Roman" w:hAnsi="Times New Roman" w:cs="David"/>
          <w:sz w:val="20"/>
          <w:szCs w:val="24"/>
          <w:rtl/>
          <w:lang w:eastAsia="he-IL"/>
        </w:rPr>
        <w:t>, ואילו למזמין ישמרו כל זכויותיו כלפי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21322F1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יינתנו באמצעות המנהל הראשי אישית ובאמצעות צוות עובדיו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בפיקוחו הישיר של המנהל הראשי. מבלי לגרוע מהתחי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כמתחייב מהאמור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החוזה ויחולו הוראות סעיף 12.3.2 ו-12.3.3 לעיל.</w:t>
      </w:r>
    </w:p>
    <w:p w14:paraId="1D45821D" w14:textId="77777777" w:rsidR="000206FA" w:rsidRPr="000206FA" w:rsidRDefault="000206FA" w:rsidP="000206FA">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w:t>
      </w:r>
    </w:p>
    <w:p w14:paraId="0E9D5693" w14:textId="77777777" w:rsidR="000206FA" w:rsidRPr="000206FA" w:rsidRDefault="000206FA" w:rsidP="000206FA">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0206FA">
        <w:rPr>
          <w:rFonts w:ascii="Times New Roman" w:eastAsia="Times New Roman" w:hAnsi="Times New Roman" w:cs="David"/>
          <w:bCs/>
          <w:sz w:val="20"/>
          <w:szCs w:val="24"/>
          <w:u w:val="single"/>
          <w:rtl/>
          <w:lang w:eastAsia="he-IL"/>
        </w:rPr>
        <w:t>סיום שרותי ה</w:t>
      </w:r>
      <w:r w:rsidR="00B17D15">
        <w:rPr>
          <w:rFonts w:ascii="Times New Roman" w:eastAsia="Times New Roman" w:hAnsi="Times New Roman" w:cs="David"/>
          <w:bCs/>
          <w:sz w:val="20"/>
          <w:szCs w:val="24"/>
          <w:u w:val="single"/>
          <w:rtl/>
          <w:lang w:eastAsia="he-IL"/>
        </w:rPr>
        <w:t>יועץ</w:t>
      </w:r>
    </w:p>
    <w:p w14:paraId="450EF62E" w14:textId="77777777" w:rsidR="000206FA" w:rsidRPr="000206FA" w:rsidRDefault="000206FA" w:rsidP="000206FA">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יחושבו כבאים לסיום בכל אחד מהמקרים הבאים:</w:t>
      </w:r>
    </w:p>
    <w:p w14:paraId="6A072610"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הובא לידי </w:t>
      </w:r>
      <w:r w:rsidRPr="000206FA">
        <w:rPr>
          <w:rFonts w:ascii="Times New Roman" w:eastAsia="Times New Roman" w:hAnsi="Times New Roman" w:cs="David" w:hint="cs"/>
          <w:sz w:val="20"/>
          <w:szCs w:val="24"/>
          <w:rtl/>
          <w:lang w:eastAsia="he-IL"/>
        </w:rPr>
        <w:t>גמר</w:t>
      </w:r>
      <w:r w:rsidRPr="000206FA">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במסגרת הוראות אותו סעיף.</w:t>
      </w:r>
    </w:p>
    <w:p w14:paraId="2F4C2E79"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עם מתן א</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שור בכתב ע"י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הושלם מתן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w:t>
      </w:r>
    </w:p>
    <w:p w14:paraId="189F98B3"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0206FA">
        <w:rPr>
          <w:rFonts w:ascii="Times New Roman" w:eastAsia="Times New Roman" w:hAnsi="Times New Roman" w:cs="David"/>
          <w:bCs/>
          <w:sz w:val="20"/>
          <w:szCs w:val="24"/>
          <w:u w:val="single"/>
          <w:rtl/>
          <w:lang w:eastAsia="he-IL"/>
        </w:rPr>
        <w:t>סודיות והמצאת מסמכים</w:t>
      </w:r>
    </w:p>
    <w:p w14:paraId="3DB1BC1B"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לשמור על סודיות התכניות, השרטוטים, המפרטים וכל יתר המפרטים וכל יתר המסמכים המתייחסים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העתקים וניירות עבודה, בין שהוכנו על ידי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ו/או על ידי</w:t>
      </w:r>
      <w:r w:rsidRPr="000206FA">
        <w:rPr>
          <w:rFonts w:ascii="Times New Roman" w:eastAsia="Times New Roman" w:hAnsi="Times New Roman" w:cs="David"/>
          <w:sz w:val="20"/>
          <w:szCs w:val="24"/>
          <w:rtl/>
          <w:lang w:eastAsia="he-IL"/>
        </w:rPr>
        <w:t xml:space="preserve"> מ</w:t>
      </w:r>
      <w:r w:rsidRPr="000206FA">
        <w:rPr>
          <w:rFonts w:ascii="Times New Roman" w:eastAsia="Times New Roman" w:hAnsi="Times New Roman" w:cs="David" w:hint="cs"/>
          <w:sz w:val="20"/>
          <w:szCs w:val="24"/>
          <w:rtl/>
          <w:lang w:eastAsia="he-IL"/>
        </w:rPr>
        <w:t>י מ</w:t>
      </w:r>
      <w:r w:rsidRPr="000206FA">
        <w:rPr>
          <w:rFonts w:ascii="Times New Roman" w:eastAsia="Times New Roman" w:hAnsi="Times New Roman" w:cs="David"/>
          <w:sz w:val="20"/>
          <w:szCs w:val="24"/>
          <w:rtl/>
          <w:lang w:eastAsia="he-IL"/>
        </w:rPr>
        <w:t xml:space="preserve">טעמו ובין שהוכנו על ידי המזמין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המנהל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r w:rsidRPr="000206FA">
        <w:rPr>
          <w:rFonts w:ascii="Times New Roman" w:eastAsia="Times New Roman" w:hAnsi="Times New Roman" w:cs="David" w:hint="cs"/>
          <w:sz w:val="20"/>
          <w:szCs w:val="24"/>
          <w:rtl/>
          <w:lang w:eastAsia="he-IL"/>
        </w:rPr>
        <w:t xml:space="preserve">מי </w:t>
      </w:r>
      <w:r w:rsidRPr="000206FA">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68A30A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מבלי לגרוע מאחריותו </w:t>
      </w:r>
      <w:r w:rsidRPr="000206FA">
        <w:rPr>
          <w:rFonts w:ascii="Times New Roman" w:eastAsia="Times New Roman" w:hAnsi="Times New Roman" w:cs="David" w:hint="cs"/>
          <w:sz w:val="20"/>
          <w:szCs w:val="24"/>
          <w:rtl/>
          <w:lang w:eastAsia="he-IL"/>
        </w:rPr>
        <w:t>של ה</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על פי כל דין, ינקוט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לש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כדי למנוע עיון בו מכל אדם שהמנהל לא התיר לו זאת. כמו כן</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יציית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לכל דרישה של המנהל בדבר נקיטת אמצעי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למנהל מיד עם אירועה.</w:t>
      </w:r>
    </w:p>
    <w:p w14:paraId="5E7A20A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lastRenderedPageBreak/>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יחתים את עובדיו</w:t>
      </w:r>
      <w:r w:rsidRPr="000206FA">
        <w:rPr>
          <w:rFonts w:ascii="Times New Roman" w:eastAsia="Times New Roman" w:hAnsi="Times New Roman" w:cs="David" w:hint="cs"/>
          <w:sz w:val="20"/>
          <w:szCs w:val="24"/>
          <w:rtl/>
          <w:lang w:eastAsia="he-IL"/>
        </w:rPr>
        <w:t xml:space="preserve"> ו/או </w:t>
      </w:r>
      <w:proofErr w:type="spellStart"/>
      <w:r w:rsidRPr="000206FA">
        <w:rPr>
          <w:rFonts w:ascii="Times New Roman" w:eastAsia="Times New Roman" w:hAnsi="Times New Roman" w:cs="David" w:hint="cs"/>
          <w:sz w:val="20"/>
          <w:szCs w:val="24"/>
          <w:rtl/>
          <w:lang w:eastAsia="he-IL"/>
        </w:rPr>
        <w:t>שלוחיו</w:t>
      </w:r>
      <w:proofErr w:type="spellEnd"/>
      <w:r w:rsidRPr="000206FA">
        <w:rPr>
          <w:rFonts w:ascii="Times New Roman" w:eastAsia="Times New Roman" w:hAnsi="Times New Roman" w:cs="David" w:hint="cs"/>
          <w:sz w:val="20"/>
          <w:szCs w:val="24"/>
          <w:rtl/>
          <w:lang w:eastAsia="he-IL"/>
        </w:rPr>
        <w:t xml:space="preserve"> ו/או אחר מטעמו</w:t>
      </w:r>
      <w:r w:rsidRPr="000206FA">
        <w:rPr>
          <w:rFonts w:ascii="Times New Roman" w:eastAsia="Times New Roman" w:hAnsi="Times New Roman" w:cs="David"/>
          <w:sz w:val="20"/>
          <w:szCs w:val="24"/>
          <w:rtl/>
          <w:lang w:eastAsia="he-IL"/>
        </w:rPr>
        <w:t xml:space="preserve"> בקשר עם ביצוע הסכם זה</w:t>
      </w:r>
      <w:r w:rsidRPr="000206FA">
        <w:rPr>
          <w:rFonts w:ascii="Times New Roman" w:eastAsia="Times New Roman" w:hAnsi="Times New Roman" w:cs="David" w:hint="cs"/>
          <w:sz w:val="20"/>
          <w:szCs w:val="24"/>
          <w:rtl/>
          <w:lang w:eastAsia="he-IL"/>
        </w:rPr>
        <w:t xml:space="preserve"> על נספחיו,</w:t>
      </w:r>
      <w:r w:rsidRPr="000206FA">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0206FA">
        <w:rPr>
          <w:rFonts w:ascii="Times New Roman" w:eastAsia="Times New Roman" w:hAnsi="Times New Roman" w:cs="David"/>
          <w:bCs/>
          <w:sz w:val="20"/>
          <w:szCs w:val="24"/>
          <w:rtl/>
          <w:lang w:eastAsia="he-IL"/>
        </w:rPr>
        <w:t>ו'</w:t>
      </w:r>
      <w:r w:rsidRPr="000206FA">
        <w:rPr>
          <w:rFonts w:ascii="Times New Roman" w:eastAsia="Times New Roman" w:hAnsi="Times New Roman" w:cs="David"/>
          <w:sz w:val="20"/>
          <w:szCs w:val="24"/>
          <w:rtl/>
          <w:lang w:eastAsia="he-IL"/>
        </w:rPr>
        <w:t>,.</w:t>
      </w:r>
    </w:p>
    <w:p w14:paraId="0E43B5A2" w14:textId="77777777" w:rsidR="000206FA" w:rsidRP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לפי דרישת המזמין ועם סיום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ימסור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r w:rsidRPr="000206FA">
        <w:rPr>
          <w:rFonts w:ascii="Times New Roman" w:eastAsia="Times New Roman" w:hAnsi="Times New Roman" w:cs="David" w:hint="cs"/>
          <w:sz w:val="20"/>
          <w:szCs w:val="24"/>
          <w:rtl/>
          <w:lang w:eastAsia="he-IL"/>
        </w:rPr>
        <w:t>.</w:t>
      </w:r>
    </w:p>
    <w:p w14:paraId="569BD135" w14:textId="77777777" w:rsidR="000206FA" w:rsidRPr="000206FA" w:rsidRDefault="000206FA" w:rsidP="00C8505B">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206FA">
        <w:rPr>
          <w:rFonts w:ascii="Times New Roman" w:eastAsia="Times New Roman" w:hAnsi="Times New Roman" w:cs="David"/>
          <w:bCs/>
          <w:sz w:val="20"/>
          <w:szCs w:val="24"/>
          <w:u w:val="single"/>
          <w:rtl/>
          <w:lang w:eastAsia="he-IL"/>
        </w:rPr>
        <w:t>ויתור על זכויות מצד ה</w:t>
      </w:r>
      <w:r w:rsidR="00B17D15">
        <w:rPr>
          <w:rFonts w:ascii="Times New Roman" w:eastAsia="Times New Roman" w:hAnsi="Times New Roman" w:cs="David"/>
          <w:bCs/>
          <w:sz w:val="20"/>
          <w:szCs w:val="24"/>
          <w:u w:val="single"/>
          <w:rtl/>
          <w:lang w:eastAsia="he-IL"/>
        </w:rPr>
        <w:t>יועץ</w:t>
      </w:r>
    </w:p>
    <w:p w14:paraId="32B5B16D"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השתמש המזמין כדין בסמכות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B17D15">
        <w:rPr>
          <w:rFonts w:ascii="Times New Roman" w:eastAsia="Times New Roman" w:hAnsi="Times New Roman" w:cs="David" w:hint="cs"/>
          <w:sz w:val="20"/>
          <w:szCs w:val="24"/>
          <w:rtl/>
          <w:lang w:eastAsia="he-IL"/>
        </w:rPr>
        <w:t>יועץ</w:t>
      </w:r>
      <w:r w:rsidRPr="000206FA">
        <w:rPr>
          <w:rFonts w:ascii="Times New Roman" w:eastAsia="Times New Roman" w:hAnsi="Times New Roman" w:cs="David" w:hint="cs"/>
          <w:sz w:val="20"/>
          <w:szCs w:val="24"/>
          <w:rtl/>
          <w:lang w:eastAsia="he-IL"/>
        </w:rPr>
        <w:t xml:space="preserve"> כל טענה ו/או דרישה ו/או תלונה ו/או</w:t>
      </w:r>
      <w:r w:rsidRPr="000206FA">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לתבוע פיצוי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w:t>
      </w:r>
      <w:r w:rsidRPr="000206FA">
        <w:rPr>
          <w:rFonts w:ascii="Times New Roman" w:eastAsia="Times New Roman" w:hAnsi="Times New Roman" w:cs="David" w:hint="cs"/>
          <w:sz w:val="20"/>
          <w:szCs w:val="24"/>
          <w:rtl/>
          <w:lang w:eastAsia="he-IL"/>
        </w:rPr>
        <w:t xml:space="preserve"> שיפוי ו/או</w:t>
      </w:r>
      <w:r w:rsidRPr="000206FA">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פגיעה במוניטין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הפסד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לרבות הפסד רווח העלולים להיגרם לו עקב הביטול</w:t>
      </w:r>
      <w:r w:rsidRPr="000206FA">
        <w:rPr>
          <w:rFonts w:ascii="Times New Roman" w:eastAsia="Times New Roman" w:hAnsi="Times New Roman" w:cs="David" w:hint="cs"/>
          <w:sz w:val="20"/>
          <w:szCs w:val="24"/>
          <w:rtl/>
          <w:lang w:eastAsia="he-IL"/>
        </w:rPr>
        <w:t xml:space="preserve"> או</w:t>
      </w:r>
      <w:r w:rsidRPr="000206FA">
        <w:rPr>
          <w:rFonts w:ascii="Times New Roman" w:eastAsia="Times New Roman" w:hAnsi="Times New Roman" w:cs="David"/>
          <w:sz w:val="20"/>
          <w:szCs w:val="24"/>
          <w:rtl/>
          <w:lang w:eastAsia="he-IL"/>
        </w:rPr>
        <w:t xml:space="preserve"> ההפסקה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מכל סיבה אחרת.</w:t>
      </w:r>
    </w:p>
    <w:p w14:paraId="7F646DE6" w14:textId="77777777" w:rsidR="000206FA" w:rsidRPr="000206FA" w:rsidRDefault="000206FA" w:rsidP="00C8505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לאחר ולהשתמש ללא הגבלה בשרותי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שביצע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על פי חוזה זה.</w:t>
      </w:r>
    </w:p>
    <w:p w14:paraId="4AD8FF73" w14:textId="77777777" w:rsidR="000206FA" w:rsidRDefault="000206FA" w:rsidP="00C8505B">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מתחייב שלא לנקוט בכל צעדים מכל סוג שהוא שיהיה בהם כדי לסכל </w:t>
      </w:r>
      <w:r w:rsidRPr="000206FA">
        <w:rPr>
          <w:rFonts w:ascii="Times New Roman" w:eastAsia="Times New Roman" w:hAnsi="Times New Roman" w:cs="David" w:hint="cs"/>
          <w:sz w:val="20"/>
          <w:szCs w:val="24"/>
          <w:rtl/>
          <w:lang w:eastAsia="he-IL"/>
        </w:rPr>
        <w:t xml:space="preserve">את </w:t>
      </w:r>
      <w:r w:rsidRPr="000206FA">
        <w:rPr>
          <w:rFonts w:ascii="Times New Roman" w:eastAsia="Times New Roman" w:hAnsi="Times New Roman" w:cs="David"/>
          <w:sz w:val="20"/>
          <w:szCs w:val="24"/>
          <w:rtl/>
          <w:lang w:eastAsia="he-IL"/>
        </w:rPr>
        <w:t>המשך ביצוע 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מסירתם לידי </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אחר, והינו מתחייב</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על פי דרישת המזמין ישתף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פעולה עם המזמין ו/או עם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החליפי בכל הקשור להעברת האינפורמציה לגבי מהלך הפרויקט עד להפסקת עבודתו וחפיפה נאותה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החליפי.</w:t>
      </w:r>
    </w:p>
    <w:p w14:paraId="01CCB207" w14:textId="77777777" w:rsidR="00C8505B" w:rsidRPr="000206FA" w:rsidRDefault="00C8505B" w:rsidP="00C8505B">
      <w:pPr>
        <w:widowControl w:val="0"/>
        <w:spacing w:before="0" w:beforeAutospacing="0" w:after="240" w:afterAutospacing="0" w:line="240" w:lineRule="auto"/>
        <w:jc w:val="both"/>
        <w:rPr>
          <w:rFonts w:ascii="Times New Roman" w:eastAsia="Times New Roman" w:hAnsi="Times New Roman" w:cs="David"/>
          <w:sz w:val="20"/>
          <w:szCs w:val="24"/>
          <w:lang w:eastAsia="he-IL"/>
        </w:rPr>
      </w:pPr>
    </w:p>
    <w:p w14:paraId="24D66274" w14:textId="77777777" w:rsidR="000206FA" w:rsidRPr="000206FA" w:rsidRDefault="000206FA" w:rsidP="000206FA">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0206FA">
        <w:rPr>
          <w:rFonts w:ascii="Times New Roman" w:eastAsia="Times New Roman" w:hAnsi="Times New Roman" w:cs="David"/>
          <w:bCs/>
          <w:sz w:val="20"/>
          <w:szCs w:val="24"/>
          <w:u w:val="single"/>
          <w:rtl/>
          <w:lang w:eastAsia="he-IL"/>
        </w:rPr>
        <w:t>שונות</w:t>
      </w:r>
    </w:p>
    <w:p w14:paraId="4F8BC08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המנהל הראשי במשרד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מתחייב לבצע את השירותים שעליו לבצע אישית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 חוזה</w:t>
      </w:r>
      <w:r w:rsidRPr="000206FA">
        <w:rPr>
          <w:rFonts w:ascii="Times New Roman" w:eastAsia="Times New Roman" w:hAnsi="Times New Roman" w:cs="David" w:hint="cs"/>
          <w:sz w:val="20"/>
          <w:szCs w:val="24"/>
          <w:rtl/>
          <w:lang w:eastAsia="he-IL"/>
        </w:rPr>
        <w:t xml:space="preserve"> זה והינו</w:t>
      </w:r>
      <w:r w:rsidRPr="000206FA">
        <w:rPr>
          <w:rFonts w:ascii="Times New Roman" w:eastAsia="Times New Roman" w:hAnsi="Times New Roman" w:cs="David"/>
          <w:sz w:val="20"/>
          <w:szCs w:val="24"/>
          <w:rtl/>
          <w:lang w:eastAsia="he-IL"/>
        </w:rPr>
        <w:t xml:space="preserve"> אחראי וערב כלפי המזמין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w:t>
      </w:r>
      <w:r w:rsidRPr="000206FA">
        <w:rPr>
          <w:rFonts w:ascii="Times New Roman" w:eastAsia="Times New Roman" w:hAnsi="Times New Roman" w:cs="David" w:hint="cs"/>
          <w:sz w:val="20"/>
          <w:szCs w:val="24"/>
          <w:rtl/>
          <w:lang w:eastAsia="he-IL"/>
        </w:rPr>
        <w:t xml:space="preserve"> זה על נספחיו</w:t>
      </w:r>
      <w:r w:rsidRPr="000206FA">
        <w:rPr>
          <w:rFonts w:ascii="Times New Roman" w:eastAsia="Times New Roman" w:hAnsi="Times New Roman" w:cs="David"/>
          <w:sz w:val="20"/>
          <w:szCs w:val="24"/>
          <w:rtl/>
          <w:lang w:eastAsia="he-IL"/>
        </w:rPr>
        <w:t>.</w:t>
      </w:r>
    </w:p>
    <w:p w14:paraId="3F66CBD9"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כל צד אשר יפר או לא יקיים איזו מהתחייבויותיו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יהיה חייב לפצות את הצד המקיים על כל הנזקים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ההפסדים שיגרמו לו עקב כך</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וזאת מבלי לגרוע מזכות הצד המקיים לכל סעד ו</w:t>
      </w:r>
      <w:r w:rsidRPr="000206FA">
        <w:rPr>
          <w:rFonts w:ascii="Times New Roman" w:eastAsia="Times New Roman" w:hAnsi="Times New Roman" w:cs="David" w:hint="cs"/>
          <w:sz w:val="20"/>
          <w:szCs w:val="24"/>
          <w:rtl/>
          <w:lang w:eastAsia="he-IL"/>
        </w:rPr>
        <w:t xml:space="preserve">/או </w:t>
      </w:r>
      <w:r w:rsidRPr="000206FA">
        <w:rPr>
          <w:rFonts w:ascii="Times New Roman" w:eastAsia="Times New Roman" w:hAnsi="Times New Roman" w:cs="David"/>
          <w:sz w:val="20"/>
          <w:szCs w:val="24"/>
          <w:rtl/>
          <w:lang w:eastAsia="he-IL"/>
        </w:rPr>
        <w:t>תרופה אחרים ו/או נוספים.</w:t>
      </w:r>
    </w:p>
    <w:p w14:paraId="65A70983"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למניעת ספקות מוצהר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424E3F2"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מצהיר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206FA">
        <w:rPr>
          <w:rFonts w:ascii="Times New Roman" w:eastAsia="Times New Roman" w:hAnsi="Times New Roman" w:cs="David" w:hint="cs"/>
          <w:sz w:val="20"/>
          <w:szCs w:val="24"/>
          <w:rtl/>
          <w:lang w:eastAsia="he-IL"/>
        </w:rPr>
        <w:t>נבע</w:t>
      </w:r>
      <w:r w:rsidRPr="000206FA">
        <w:rPr>
          <w:rFonts w:ascii="Times New Roman" w:eastAsia="Times New Roman" w:hAnsi="Times New Roman" w:cs="David"/>
          <w:sz w:val="20"/>
          <w:szCs w:val="24"/>
          <w:rtl/>
          <w:lang w:eastAsia="he-IL"/>
        </w:rPr>
        <w:t xml:space="preserve"> מאי עמידתו בהתחייבויותיו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 זה.</w:t>
      </w:r>
    </w:p>
    <w:p w14:paraId="26499056"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המזמין זכאי לקזז כנגד כל סכום המגיע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מאת המזמין לפי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כל סכום שלפי טענתו מגיע לו מה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וכל זכות של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לתשלום מהמזמין כפופה לזכות הקיזוז הנ"ל.</w:t>
      </w:r>
    </w:p>
    <w:p w14:paraId="6F32E96A"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מוסכם במפורש</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צוע כל </w:t>
      </w:r>
      <w:r w:rsidRPr="000206FA">
        <w:rPr>
          <w:rFonts w:ascii="Times New Roman" w:eastAsia="Times New Roman" w:hAnsi="Times New Roman" w:cs="David" w:hint="cs"/>
          <w:sz w:val="20"/>
          <w:szCs w:val="24"/>
          <w:rtl/>
          <w:lang w:eastAsia="he-IL"/>
        </w:rPr>
        <w:t>אחת</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אחת מהתחייבויות המזמין ע</w:t>
      </w:r>
      <w:r w:rsidRPr="000206FA">
        <w:rPr>
          <w:rFonts w:ascii="Times New Roman" w:eastAsia="Times New Roman" w:hAnsi="Times New Roman" w:cs="David" w:hint="cs"/>
          <w:sz w:val="20"/>
          <w:szCs w:val="24"/>
          <w:rtl/>
          <w:lang w:eastAsia="he-IL"/>
        </w:rPr>
        <w:t>ל פ</w:t>
      </w:r>
      <w:r w:rsidRPr="000206FA">
        <w:rPr>
          <w:rFonts w:ascii="Times New Roman" w:eastAsia="Times New Roman" w:hAnsi="Times New Roman" w:cs="David"/>
          <w:sz w:val="20"/>
          <w:szCs w:val="24"/>
          <w:rtl/>
          <w:lang w:eastAsia="he-IL"/>
        </w:rPr>
        <w:t>י</w:t>
      </w:r>
      <w:r w:rsidRPr="000206FA">
        <w:rPr>
          <w:rFonts w:ascii="Times New Roman" w:eastAsia="Times New Roman" w:hAnsi="Times New Roman" w:cs="David" w:hint="cs"/>
          <w:sz w:val="20"/>
          <w:szCs w:val="24"/>
          <w:rtl/>
          <w:lang w:eastAsia="he-IL"/>
        </w:rPr>
        <w:t xml:space="preserve"> </w:t>
      </w:r>
      <w:r w:rsidRPr="000206FA">
        <w:rPr>
          <w:rFonts w:ascii="Times New Roman" w:eastAsia="Times New Roman" w:hAnsi="Times New Roman" w:cs="David"/>
          <w:sz w:val="20"/>
          <w:szCs w:val="24"/>
          <w:rtl/>
          <w:lang w:eastAsia="he-IL"/>
        </w:rPr>
        <w:t>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מותנה בכך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יקיים תחילה את התחייבויותיו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עד לאותו מועד. המזמין זכאי, מבלי לפגוע </w:t>
      </w:r>
      <w:r w:rsidRPr="000206FA">
        <w:rPr>
          <w:rFonts w:ascii="Times New Roman" w:eastAsia="Times New Roman" w:hAnsi="Times New Roman" w:cs="David" w:hint="cs"/>
          <w:sz w:val="20"/>
          <w:szCs w:val="24"/>
          <w:rtl/>
          <w:lang w:eastAsia="he-IL"/>
        </w:rPr>
        <w:t>מכלליות ה</w:t>
      </w:r>
      <w:r w:rsidRPr="000206FA">
        <w:rPr>
          <w:rFonts w:ascii="Times New Roman" w:eastAsia="Times New Roman" w:hAnsi="Times New Roman" w:cs="David"/>
          <w:sz w:val="20"/>
          <w:szCs w:val="24"/>
          <w:rtl/>
          <w:lang w:eastAsia="he-IL"/>
        </w:rPr>
        <w:t>אמור בכל מקום אחר בחוזה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לעכב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התחי</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בות כלשהי מהתחייבויותיו עד לאחר שה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קיים את התחייבויותיו כאמור.</w:t>
      </w:r>
    </w:p>
    <w:p w14:paraId="0F316DDD"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שום התנהגות מצד</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של מי</w:t>
      </w:r>
      <w:r w:rsidRPr="000206FA">
        <w:rPr>
          <w:rFonts w:ascii="Times New Roman" w:eastAsia="Times New Roman" w:hAnsi="Times New Roman" w:cs="David"/>
          <w:sz w:val="20"/>
          <w:szCs w:val="24"/>
          <w:rtl/>
          <w:lang w:eastAsia="he-IL"/>
        </w:rPr>
        <w:t xml:space="preserve"> מהצדדים לא תחשב </w:t>
      </w:r>
      <w:proofErr w:type="spellStart"/>
      <w:r w:rsidRPr="000206FA">
        <w:rPr>
          <w:rFonts w:ascii="Times New Roman" w:eastAsia="Times New Roman" w:hAnsi="Times New Roman" w:cs="David"/>
          <w:sz w:val="20"/>
          <w:szCs w:val="24"/>
          <w:rtl/>
          <w:lang w:eastAsia="he-IL"/>
        </w:rPr>
        <w:t>כויתור</w:t>
      </w:r>
      <w:proofErr w:type="spellEnd"/>
      <w:r w:rsidRPr="000206FA">
        <w:rPr>
          <w:rFonts w:ascii="Times New Roman" w:eastAsia="Times New Roman" w:hAnsi="Times New Roman" w:cs="David"/>
          <w:sz w:val="20"/>
          <w:szCs w:val="24"/>
          <w:rtl/>
          <w:lang w:eastAsia="he-IL"/>
        </w:rPr>
        <w:t xml:space="preserve"> על איזה מזכויותיו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ו/או</w:t>
      </w:r>
      <w:r w:rsidRPr="000206FA">
        <w:rPr>
          <w:rFonts w:ascii="Times New Roman" w:eastAsia="Times New Roman" w:hAnsi="Times New Roman" w:cs="David"/>
          <w:sz w:val="20"/>
          <w:szCs w:val="24"/>
          <w:rtl/>
          <w:lang w:eastAsia="he-IL"/>
        </w:rPr>
        <w:t xml:space="preserve"> ע</w:t>
      </w:r>
      <w:r w:rsidRPr="000206FA">
        <w:rPr>
          <w:rFonts w:ascii="Times New Roman" w:eastAsia="Times New Roman" w:hAnsi="Times New Roman" w:cs="David" w:hint="cs"/>
          <w:sz w:val="20"/>
          <w:szCs w:val="24"/>
          <w:rtl/>
          <w:lang w:eastAsia="he-IL"/>
        </w:rPr>
        <w:t>ל פי כל</w:t>
      </w:r>
      <w:r w:rsidRPr="000206FA">
        <w:rPr>
          <w:rFonts w:ascii="Times New Roman" w:eastAsia="Times New Roman" w:hAnsi="Times New Roman" w:cs="David"/>
          <w:sz w:val="20"/>
          <w:szCs w:val="24"/>
          <w:rtl/>
          <w:lang w:eastAsia="he-IL"/>
        </w:rPr>
        <w:t xml:space="preserve"> דין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w:t>
      </w:r>
      <w:proofErr w:type="spellStart"/>
      <w:r w:rsidRPr="000206FA">
        <w:rPr>
          <w:rFonts w:ascii="Times New Roman" w:eastAsia="Times New Roman" w:hAnsi="Times New Roman" w:cs="David"/>
          <w:sz w:val="20"/>
          <w:szCs w:val="24"/>
          <w:rtl/>
          <w:lang w:eastAsia="he-IL"/>
        </w:rPr>
        <w:t>כויתור</w:t>
      </w:r>
      <w:proofErr w:type="spellEnd"/>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כהסכמה מצדו לאיזה הפרה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אי קיום של תנאי </w:t>
      </w:r>
      <w:r w:rsidRPr="000206FA">
        <w:rPr>
          <w:rFonts w:ascii="Times New Roman" w:eastAsia="Times New Roman" w:hAnsi="Times New Roman" w:cs="David"/>
          <w:sz w:val="20"/>
          <w:szCs w:val="24"/>
          <w:rtl/>
          <w:lang w:eastAsia="he-IL"/>
        </w:rPr>
        <w:lastRenderedPageBreak/>
        <w:t>מתנאי חוזה</w:t>
      </w:r>
      <w:r w:rsidRPr="000206FA">
        <w:rPr>
          <w:rFonts w:ascii="Times New Roman" w:eastAsia="Times New Roman" w:hAnsi="Times New Roman" w:cs="David" w:hint="cs"/>
          <w:sz w:val="20"/>
          <w:szCs w:val="24"/>
          <w:rtl/>
          <w:lang w:eastAsia="he-IL"/>
        </w:rPr>
        <w:t xml:space="preserve"> זה ו/</w:t>
      </w:r>
      <w:r w:rsidRPr="000206FA">
        <w:rPr>
          <w:rFonts w:ascii="Times New Roman" w:eastAsia="Times New Roman" w:hAnsi="Times New Roman" w:cs="David"/>
          <w:sz w:val="20"/>
          <w:szCs w:val="24"/>
          <w:rtl/>
          <w:lang w:eastAsia="he-IL"/>
        </w:rPr>
        <w:t xml:space="preserve"> או כנותנת דחייה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ארכה לב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צוע כל פעולה</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ש</w:t>
      </w:r>
      <w:r w:rsidRPr="000206FA">
        <w:rPr>
          <w:rFonts w:ascii="Times New Roman" w:eastAsia="Times New Roman" w:hAnsi="Times New Roman" w:cs="David"/>
          <w:sz w:val="20"/>
          <w:szCs w:val="24"/>
          <w:rtl/>
          <w:lang w:eastAsia="he-IL"/>
        </w:rPr>
        <w:t>יש לעשותה ע</w:t>
      </w:r>
      <w:r w:rsidRPr="000206FA">
        <w:rPr>
          <w:rFonts w:ascii="Times New Roman" w:eastAsia="Times New Roman" w:hAnsi="Times New Roman" w:cs="David" w:hint="cs"/>
          <w:sz w:val="20"/>
          <w:szCs w:val="24"/>
          <w:rtl/>
          <w:lang w:eastAsia="he-IL"/>
        </w:rPr>
        <w:t>ל פי</w:t>
      </w:r>
      <w:r w:rsidRPr="000206FA">
        <w:rPr>
          <w:rFonts w:ascii="Times New Roman" w:eastAsia="Times New Roman" w:hAnsi="Times New Roman" w:cs="David"/>
          <w:sz w:val="20"/>
          <w:szCs w:val="24"/>
          <w:rtl/>
          <w:lang w:eastAsia="he-IL"/>
        </w:rPr>
        <w:t xml:space="preserve"> חוזה</w:t>
      </w:r>
      <w:r w:rsidRPr="000206FA">
        <w:rPr>
          <w:rFonts w:ascii="Times New Roman" w:eastAsia="Times New Roman" w:hAnsi="Times New Roman" w:cs="David" w:hint="cs"/>
          <w:sz w:val="20"/>
          <w:szCs w:val="24"/>
          <w:rtl/>
          <w:lang w:eastAsia="he-IL"/>
        </w:rPr>
        <w:t xml:space="preserve"> זה</w:t>
      </w:r>
      <w:r w:rsidRPr="000206FA">
        <w:rPr>
          <w:rFonts w:ascii="Times New Roman" w:eastAsia="Times New Roman" w:hAnsi="Times New Roman" w:cs="David"/>
          <w:sz w:val="20"/>
          <w:szCs w:val="24"/>
          <w:rtl/>
          <w:lang w:eastAsia="he-IL"/>
        </w:rPr>
        <w:t xml:space="preserve">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או כש</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נוי</w:t>
      </w:r>
      <w:r w:rsidRPr="000206FA">
        <w:rPr>
          <w:rFonts w:ascii="Times New Roman" w:eastAsia="Times New Roman" w:hAnsi="Times New Roman" w:cs="David" w:hint="cs"/>
          <w:sz w:val="20"/>
          <w:szCs w:val="24"/>
          <w:rtl/>
          <w:lang w:eastAsia="he-IL"/>
        </w:rPr>
        <w:t xml:space="preserve"> ו/או</w:t>
      </w:r>
      <w:r w:rsidRPr="000206FA">
        <w:rPr>
          <w:rFonts w:ascii="Times New Roman" w:eastAsia="Times New Roman" w:hAnsi="Times New Roman" w:cs="David"/>
          <w:sz w:val="20"/>
          <w:szCs w:val="24"/>
          <w:rtl/>
          <w:lang w:eastAsia="he-IL"/>
        </w:rPr>
        <w:t xml:space="preserve"> ב</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 xml:space="preserve">טול </w:t>
      </w:r>
      <w:r w:rsidRPr="000206FA">
        <w:rPr>
          <w:rFonts w:ascii="Times New Roman" w:eastAsia="Times New Roman" w:hAnsi="Times New Roman" w:cs="David" w:hint="cs"/>
          <w:sz w:val="20"/>
          <w:szCs w:val="24"/>
          <w:rtl/>
          <w:lang w:eastAsia="he-IL"/>
        </w:rPr>
        <w:t>ו/</w:t>
      </w:r>
      <w:r w:rsidRPr="000206FA">
        <w:rPr>
          <w:rFonts w:ascii="Times New Roman" w:eastAsia="Times New Roman" w:hAnsi="Times New Roman" w:cs="David"/>
          <w:sz w:val="20"/>
          <w:szCs w:val="24"/>
          <w:rtl/>
          <w:lang w:eastAsia="he-IL"/>
        </w:rPr>
        <w:t xml:space="preserve">או תוספת של תנאי </w:t>
      </w:r>
      <w:r w:rsidRPr="000206FA">
        <w:rPr>
          <w:rFonts w:ascii="Times New Roman" w:eastAsia="Times New Roman" w:hAnsi="Times New Roman" w:cs="David" w:hint="cs"/>
          <w:sz w:val="20"/>
          <w:szCs w:val="24"/>
          <w:rtl/>
          <w:lang w:eastAsia="he-IL"/>
        </w:rPr>
        <w:t>כלשהו</w:t>
      </w:r>
      <w:r w:rsidRPr="000206FA">
        <w:rPr>
          <w:rFonts w:ascii="Times New Roman" w:eastAsia="Times New Roman" w:hAnsi="Times New Roman" w:cs="David"/>
          <w:sz w:val="20"/>
          <w:szCs w:val="24"/>
          <w:rtl/>
          <w:lang w:eastAsia="he-IL"/>
        </w:rPr>
        <w:t>, אלא אם נעשו במפורש ובכתב.</w:t>
      </w:r>
    </w:p>
    <w:p w14:paraId="76506F8E" w14:textId="77777777" w:rsidR="000206FA" w:rsidRPr="000206FA" w:rsidRDefault="000206FA" w:rsidP="00C8505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מבלי לגרוע מכלליות האמור לעיל -</w:t>
      </w:r>
    </w:p>
    <w:p w14:paraId="06D4843D"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הסכמה מצד המזמין או המנהל 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21E1D022" w14:textId="77777777" w:rsidR="000206FA" w:rsidRPr="000206FA" w:rsidRDefault="000206FA" w:rsidP="00C8505B">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לא השתמשו המזמין או המנהל או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0206FA">
        <w:rPr>
          <w:rFonts w:ascii="Times New Roman" w:eastAsia="Times New Roman" w:hAnsi="Times New Roman" w:cs="David" w:hint="cs"/>
          <w:sz w:val="20"/>
          <w:szCs w:val="24"/>
          <w:rtl/>
          <w:lang w:eastAsia="he-IL"/>
        </w:rPr>
        <w:t>י</w:t>
      </w:r>
      <w:r w:rsidRPr="000206FA">
        <w:rPr>
          <w:rFonts w:ascii="Times New Roman" w:eastAsia="Times New Roman" w:hAnsi="Times New Roman" w:cs="David"/>
          <w:sz w:val="20"/>
          <w:szCs w:val="24"/>
          <w:rtl/>
          <w:lang w:eastAsia="he-IL"/>
        </w:rPr>
        <w:t>תור כלשהו על זכויות וחובות לפי החוזה.</w:t>
      </w:r>
    </w:p>
    <w:p w14:paraId="6EFA7620" w14:textId="77777777" w:rsidR="000206FA" w:rsidRPr="000206FA" w:rsidRDefault="000206FA" w:rsidP="00C8505B">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במידה וה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כולל מספר גופים או יחידים</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יהיו הם אחראים ביחד ולחוד כלפי המזמין למילוי התחייבויות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לפי חוזה זה.</w:t>
      </w:r>
    </w:p>
    <w:p w14:paraId="1992984C"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רק כפי חלקו המפורט בנספח </w:t>
      </w:r>
      <w:r w:rsidRPr="000206FA">
        <w:rPr>
          <w:rFonts w:ascii="Times New Roman" w:eastAsia="Times New Roman" w:hAnsi="Times New Roman" w:cs="David" w:hint="cs"/>
          <w:b/>
          <w:bCs/>
          <w:sz w:val="24"/>
          <w:szCs w:val="24"/>
          <w:rtl/>
          <w:lang w:eastAsia="he-IL"/>
        </w:rPr>
        <w:t>א</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בגין כל חיוב מחיובי המזמין </w:t>
      </w:r>
      <w:r w:rsidRPr="000206FA">
        <w:rPr>
          <w:rFonts w:ascii="Times New Roman" w:eastAsia="Times New Roman" w:hAnsi="Times New Roman" w:cs="David" w:hint="cs"/>
          <w:sz w:val="24"/>
          <w:szCs w:val="24"/>
          <w:rtl/>
          <w:lang w:eastAsia="he-IL"/>
        </w:rPr>
        <w:t>על פי</w:t>
      </w:r>
      <w:r w:rsidRPr="000206FA">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w:t>
      </w:r>
      <w:r w:rsidRPr="000206FA">
        <w:rPr>
          <w:rFonts w:ascii="Times New Roman" w:eastAsia="Times New Roman" w:hAnsi="Times New Roman" w:cs="David" w:hint="cs"/>
          <w:sz w:val="24"/>
          <w:szCs w:val="24"/>
          <w:rtl/>
          <w:lang w:eastAsia="he-IL"/>
        </w:rPr>
        <w:t>על פ</w:t>
      </w:r>
      <w:r w:rsidRPr="000206FA">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0206FA">
        <w:rPr>
          <w:rFonts w:ascii="Times New Roman" w:eastAsia="Times New Roman" w:hAnsi="Times New Roman" w:cs="David"/>
          <w:sz w:val="24"/>
          <w:szCs w:val="24"/>
          <w:rtl/>
          <w:lang w:eastAsia="he-IL"/>
        </w:rPr>
        <w:t>לס"ק</w:t>
      </w:r>
      <w:proofErr w:type="spellEnd"/>
      <w:r w:rsidRPr="000206FA">
        <w:rPr>
          <w:rFonts w:ascii="Times New Roman" w:eastAsia="Times New Roman" w:hAnsi="Times New Roman" w:cs="David"/>
          <w:sz w:val="24"/>
          <w:szCs w:val="24"/>
          <w:rtl/>
          <w:lang w:eastAsia="he-IL"/>
        </w:rPr>
        <w:t xml:space="preserve"> זה.</w:t>
      </w:r>
    </w:p>
    <w:p w14:paraId="27E95A07" w14:textId="77777777" w:rsidR="000206FA" w:rsidRPr="000206FA" w:rsidRDefault="000206FA" w:rsidP="00C8505B">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0206FA">
        <w:rPr>
          <w:rFonts w:ascii="Times New Roman" w:eastAsia="Times New Roman" w:hAnsi="Times New Roman" w:cs="David"/>
          <w:b/>
          <w:sz w:val="20"/>
          <w:szCs w:val="24"/>
          <w:rtl/>
          <w:lang w:eastAsia="he-IL"/>
        </w:rPr>
        <w:t>ה</w:t>
      </w:r>
      <w:r w:rsidR="00B17D15">
        <w:rPr>
          <w:rFonts w:ascii="Times New Roman" w:eastAsia="Times New Roman" w:hAnsi="Times New Roman" w:cs="David"/>
          <w:b/>
          <w:sz w:val="20"/>
          <w:szCs w:val="24"/>
          <w:rtl/>
          <w:lang w:eastAsia="he-IL"/>
        </w:rPr>
        <w:t>יועץ</w:t>
      </w:r>
      <w:r w:rsidRPr="000206FA">
        <w:rPr>
          <w:rFonts w:ascii="Times New Roman" w:eastAsia="Times New Roman" w:hAnsi="Times New Roman" w:cs="David"/>
          <w:b/>
          <w:sz w:val="20"/>
          <w:szCs w:val="24"/>
          <w:rtl/>
          <w:lang w:eastAsia="he-IL"/>
        </w:rPr>
        <w:t xml:space="preserve"> מתחייב בזה</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כי כל דרישה</w:t>
      </w:r>
      <w:r w:rsidRPr="000206FA">
        <w:rPr>
          <w:rFonts w:ascii="Times New Roman" w:eastAsia="Times New Roman" w:hAnsi="Times New Roman" w:cs="David" w:hint="cs"/>
          <w:b/>
          <w:sz w:val="20"/>
          <w:szCs w:val="24"/>
          <w:rtl/>
          <w:lang w:eastAsia="he-IL"/>
        </w:rPr>
        <w:t xml:space="preserve"> ו/או תלונה</w:t>
      </w:r>
      <w:r w:rsidRPr="000206FA">
        <w:rPr>
          <w:rFonts w:ascii="Times New Roman" w:eastAsia="Times New Roman" w:hAnsi="Times New Roman" w:cs="David"/>
          <w:b/>
          <w:sz w:val="20"/>
          <w:szCs w:val="24"/>
          <w:rtl/>
          <w:lang w:eastAsia="he-IL"/>
        </w:rPr>
        <w:t xml:space="preserve"> </w:t>
      </w:r>
      <w:r w:rsidRPr="000206FA">
        <w:rPr>
          <w:rFonts w:ascii="Times New Roman" w:eastAsia="Times New Roman" w:hAnsi="Times New Roman" w:cs="David" w:hint="cs"/>
          <w:b/>
          <w:sz w:val="20"/>
          <w:szCs w:val="24"/>
          <w:rtl/>
          <w:lang w:eastAsia="he-IL"/>
        </w:rPr>
        <w:t xml:space="preserve">ו/או </w:t>
      </w:r>
      <w:r w:rsidRPr="000206FA">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0206FA">
        <w:rPr>
          <w:rFonts w:ascii="Times New Roman" w:eastAsia="Times New Roman" w:hAnsi="Times New Roman" w:cs="David" w:hint="cs"/>
          <w:b/>
          <w:sz w:val="20"/>
          <w:szCs w:val="24"/>
          <w:rtl/>
          <w:lang w:eastAsia="he-IL"/>
        </w:rPr>
        <w:t>ל פי</w:t>
      </w:r>
      <w:r w:rsidRPr="000206FA">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0206FA">
        <w:rPr>
          <w:rFonts w:ascii="Times New Roman" w:eastAsia="Times New Roman" w:hAnsi="Times New Roman" w:cs="David" w:hint="cs"/>
          <w:bCs/>
          <w:sz w:val="20"/>
          <w:szCs w:val="24"/>
          <w:rtl/>
          <w:lang w:eastAsia="he-IL"/>
        </w:rPr>
        <w:t>א</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אותו דין</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יחול לגבי תביעה של מי מיחידי המזמין כנגד ה</w:t>
      </w:r>
      <w:r w:rsidR="00B17D15">
        <w:rPr>
          <w:rFonts w:ascii="Times New Roman" w:eastAsia="Times New Roman" w:hAnsi="Times New Roman" w:cs="David"/>
          <w:b/>
          <w:sz w:val="20"/>
          <w:szCs w:val="24"/>
          <w:rtl/>
          <w:lang w:eastAsia="he-IL"/>
        </w:rPr>
        <w:t>יועץ</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קרי</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תביעה כאמור</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0206FA">
        <w:rPr>
          <w:rFonts w:ascii="Times New Roman" w:eastAsia="Times New Roman" w:hAnsi="Times New Roman" w:cs="David" w:hint="cs"/>
          <w:bCs/>
          <w:sz w:val="20"/>
          <w:szCs w:val="24"/>
          <w:rtl/>
          <w:lang w:eastAsia="he-IL"/>
        </w:rPr>
        <w:t>א</w:t>
      </w:r>
      <w:r w:rsidRPr="000206FA">
        <w:rPr>
          <w:rFonts w:ascii="Times New Roman" w:eastAsia="Times New Roman" w:hAnsi="Times New Roman" w:cs="David" w:hint="cs"/>
          <w:b/>
          <w:sz w:val="20"/>
          <w:szCs w:val="24"/>
          <w:rtl/>
          <w:lang w:eastAsia="he-IL"/>
        </w:rPr>
        <w:t>'</w:t>
      </w:r>
      <w:r w:rsidRPr="000206FA">
        <w:rPr>
          <w:rFonts w:ascii="Times New Roman" w:eastAsia="Times New Roman" w:hAnsi="Times New Roman" w:cs="David"/>
          <w:b/>
          <w:sz w:val="20"/>
          <w:szCs w:val="24"/>
          <w:rtl/>
          <w:lang w:eastAsia="he-IL"/>
        </w:rPr>
        <w:t>.</w:t>
      </w:r>
    </w:p>
    <w:p w14:paraId="3E2F7DC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3EF9472F" w14:textId="77777777" w:rsidR="000206FA" w:rsidRPr="000206FA" w:rsidRDefault="000206FA" w:rsidP="00C8505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למען הסר ספק</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מוסכם ומוצהר</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כי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לא יהיה זכאי, בכל מקרה ובכל נסיבות, להפסיק את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מכל סיבה שהיא וכל תובענה כאמור תוגש, באם תוגש, רק לאחר השלמת שירותי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ו/או עם סיום חוזה זה, לפי העניין.</w:t>
      </w:r>
    </w:p>
    <w:p w14:paraId="7C2CB4A1"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ותשולמנה על ידו.</w:t>
      </w:r>
    </w:p>
    <w:p w14:paraId="5A1A8D88" w14:textId="77777777" w:rsidR="000206FA" w:rsidRPr="000206FA" w:rsidRDefault="000206FA" w:rsidP="00C8505B">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חוזה זה על נספחיו</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0206FA">
        <w:rPr>
          <w:rFonts w:ascii="Times New Roman" w:eastAsia="Times New Roman" w:hAnsi="Times New Roman" w:cs="David"/>
          <w:sz w:val="20"/>
          <w:szCs w:val="24"/>
          <w:rtl/>
          <w:lang w:eastAsia="he-IL"/>
        </w:rPr>
        <w:t>מורשי</w:t>
      </w:r>
      <w:proofErr w:type="spellEnd"/>
      <w:r w:rsidRPr="000206FA">
        <w:rPr>
          <w:rFonts w:ascii="Times New Roman" w:eastAsia="Times New Roman" w:hAnsi="Times New Roman" w:cs="David"/>
          <w:sz w:val="20"/>
          <w:szCs w:val="24"/>
          <w:rtl/>
          <w:lang w:eastAsia="he-IL"/>
        </w:rPr>
        <w:t xml:space="preserve"> החתימה של המזמין.</w:t>
      </w:r>
    </w:p>
    <w:p w14:paraId="47B47CC9" w14:textId="77777777" w:rsidR="000206FA" w:rsidRPr="000206FA" w:rsidRDefault="000206FA" w:rsidP="00C8505B">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sz w:val="20"/>
          <w:szCs w:val="24"/>
          <w:lang w:eastAsia="he-IL"/>
        </w:rPr>
      </w:pPr>
      <w:r w:rsidRPr="000206FA">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206FA">
        <w:rPr>
          <w:rFonts w:ascii="Times New Roman" w:eastAsia="Times New Roman" w:hAnsi="Times New Roman" w:cs="David" w:hint="cs"/>
          <w:sz w:val="20"/>
          <w:szCs w:val="24"/>
          <w:rtl/>
          <w:lang w:eastAsia="he-IL"/>
        </w:rPr>
        <w:t>רשום</w:t>
      </w:r>
      <w:r w:rsidRPr="000206FA">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0206FA">
        <w:rPr>
          <w:rFonts w:ascii="Times New Roman" w:eastAsia="Times New Roman" w:hAnsi="Times New Roman" w:cs="David" w:hint="cs"/>
          <w:sz w:val="20"/>
          <w:szCs w:val="24"/>
          <w:rtl/>
          <w:lang w:eastAsia="he-IL"/>
        </w:rPr>
        <w:t>,</w:t>
      </w:r>
      <w:r w:rsidRPr="000206FA">
        <w:rPr>
          <w:rFonts w:ascii="Times New Roman" w:eastAsia="Times New Roman" w:hAnsi="Times New Roman" w:cs="David"/>
          <w:sz w:val="20"/>
          <w:szCs w:val="24"/>
          <w:rtl/>
          <w:lang w:eastAsia="he-IL"/>
        </w:rPr>
        <w:t xml:space="preserve"> תחשב היא כמתקבלת ביום משלוח או מסירתה כאמור.</w:t>
      </w:r>
    </w:p>
    <w:p w14:paraId="722417D0" w14:textId="77777777" w:rsidR="000206FA" w:rsidRPr="000206FA" w:rsidRDefault="000206FA" w:rsidP="00C8505B">
      <w:pPr>
        <w:widowControl w:val="0"/>
        <w:spacing w:before="0" w:beforeAutospacing="0" w:after="720" w:afterAutospacing="0" w:line="240" w:lineRule="auto"/>
        <w:ind w:left="788"/>
        <w:jc w:val="both"/>
        <w:rPr>
          <w:rFonts w:ascii="Times New Roman" w:eastAsia="Times New Roman" w:hAnsi="Times New Roman" w:cs="David"/>
          <w:sz w:val="20"/>
          <w:szCs w:val="24"/>
          <w:rtl/>
          <w:lang w:eastAsia="he-IL"/>
        </w:rPr>
      </w:pPr>
    </w:p>
    <w:p w14:paraId="6DB27CDF" w14:textId="77777777" w:rsid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0206FA">
        <w:rPr>
          <w:rFonts w:ascii="Times New Roman" w:eastAsia="Times New Roman" w:hAnsi="Times New Roman" w:cs="David"/>
          <w:bCs/>
          <w:sz w:val="20"/>
          <w:szCs w:val="24"/>
          <w:rtl/>
          <w:lang w:eastAsia="he-IL"/>
        </w:rPr>
        <w:t>ולראיה באו הצדדים על החתום:</w:t>
      </w:r>
    </w:p>
    <w:p w14:paraId="736D7005"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486F5724" w14:textId="77777777" w:rsidR="00C8505B"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726EEC7F" w14:textId="77777777" w:rsidR="00C8505B" w:rsidRPr="000206FA" w:rsidRDefault="00C8505B" w:rsidP="000206FA">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2473BDF9" w14:textId="77777777" w:rsidR="00C8505B" w:rsidRPr="00894E04" w:rsidRDefault="00C8505B" w:rsidP="00894E0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u w:val="single"/>
          <w:rtl/>
          <w:lang w:eastAsia="he-IL"/>
        </w:rPr>
      </w:pPr>
      <w:r w:rsidRPr="00C521D8">
        <w:rPr>
          <w:rFonts w:ascii="Times New Roman" w:eastAsia="Times New Roman" w:hAnsi="Times New Roman" w:cs="David"/>
          <w:sz w:val="24"/>
          <w:szCs w:val="24"/>
          <w:rtl/>
          <w:lang w:eastAsia="he-IL"/>
        </w:rPr>
        <w:tab/>
      </w:r>
      <w:sdt>
        <w:sdtPr>
          <w:rPr>
            <w:rFonts w:ascii="Times New Roman" w:eastAsia="Times New Roman" w:hAnsi="Times New Roman" w:cs="David"/>
            <w:color w:val="00B0F0"/>
            <w:sz w:val="24"/>
            <w:szCs w:val="24"/>
            <w:u w:val="single"/>
            <w:rtl/>
            <w:lang w:eastAsia="he-IL"/>
          </w:rPr>
          <w:alias w:val="שם ספק"/>
          <w:tag w:val="cntSupllierName"/>
          <w:id w:val="1670520945"/>
          <w:placeholder>
            <w:docPart w:val="20579797545D431A867D81A2BA3E2D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0" w:author="Kook Sec" w:date="2021-01-17T09:28:00Z">
            <w:r w:rsidR="00FF34DC">
              <w:rPr>
                <w:rFonts w:ascii="Times New Roman" w:eastAsia="Times New Roman" w:hAnsi="Times New Roman" w:cs="David"/>
                <w:color w:val="00B0F0"/>
                <w:sz w:val="24"/>
                <w:szCs w:val="24"/>
                <w:u w:val="single"/>
                <w:rtl/>
                <w:lang w:eastAsia="he-IL"/>
              </w:rPr>
              <w:t>סלע ירוק וחכם בבניה ובעסקים</w:t>
            </w:r>
          </w:ins>
        </w:sdtContent>
      </w:sdt>
      <w:r w:rsidRPr="00894E04">
        <w:rPr>
          <w:rFonts w:ascii="Times New Roman" w:eastAsia="Times New Roman" w:hAnsi="Times New Roman" w:cs="David"/>
          <w:color w:val="00B0F0"/>
          <w:sz w:val="24"/>
          <w:szCs w:val="24"/>
          <w:rtl/>
          <w:lang w:eastAsia="he-IL"/>
        </w:rPr>
        <w:tab/>
      </w:r>
      <w:sdt>
        <w:sdtPr>
          <w:rPr>
            <w:rFonts w:ascii="Times New Roman" w:eastAsia="Times New Roman" w:hAnsi="Times New Roman" w:cs="David"/>
            <w:color w:val="00B0F0"/>
            <w:sz w:val="24"/>
            <w:szCs w:val="24"/>
            <w:rtl/>
            <w:lang w:eastAsia="he-IL"/>
          </w:rPr>
          <w:alias w:val="שם צד א"/>
          <w:tag w:val="cmtTzadAName"/>
          <w:id w:val="1608008658"/>
          <w:placeholder>
            <w:docPart w:val="C7B89E4FD76B42709519566B88C390D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u w:val="single"/>
          </w:rPr>
        </w:sdtEndPr>
        <w:sdtContent>
          <w:r w:rsidR="00894E04" w:rsidRPr="00894E04">
            <w:rPr>
              <w:rStyle w:val="a7"/>
              <w:color w:val="00B0F0"/>
              <w:u w:val="single"/>
              <w:rtl/>
            </w:rPr>
            <w:t>[שם צד א]</w:t>
          </w:r>
        </w:sdtContent>
      </w:sdt>
    </w:p>
    <w:p w14:paraId="074BBA6C"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 xml:space="preserve">             </w:t>
      </w:r>
      <w:r w:rsidRPr="00C521D8">
        <w:rPr>
          <w:rFonts w:ascii="Times New Roman" w:eastAsia="Times New Roman" w:hAnsi="Times New Roman" w:cs="David"/>
          <w:sz w:val="24"/>
          <w:szCs w:val="24"/>
          <w:rtl/>
          <w:lang w:eastAsia="he-IL"/>
        </w:rPr>
        <w:t>היועץ</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ab/>
      </w:r>
      <w:r>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lang w:eastAsia="he-IL"/>
        </w:rPr>
        <w:t xml:space="preserve"> </w:t>
      </w:r>
      <w:r w:rsidRPr="00C521D8">
        <w:rPr>
          <w:rFonts w:ascii="Times New Roman" w:eastAsia="Times New Roman" w:hAnsi="Times New Roman" w:cs="David"/>
          <w:sz w:val="24"/>
          <w:szCs w:val="24"/>
          <w:rtl/>
          <w:lang w:eastAsia="he-IL"/>
        </w:rPr>
        <w:t>המזמין</w:t>
      </w:r>
      <w:r w:rsidRPr="00C521D8">
        <w:rPr>
          <w:rFonts w:ascii="Times New Roman" w:eastAsia="Times New Roman" w:hAnsi="Times New Roman" w:cs="David"/>
          <w:sz w:val="24"/>
          <w:szCs w:val="24"/>
          <w:lang w:eastAsia="he-IL"/>
        </w:rPr>
        <w:t xml:space="preserve"> </w:t>
      </w:r>
    </w:p>
    <w:p w14:paraId="7F3B8737"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BF3BD9"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67B8D8" w14:textId="77777777" w:rsidR="00C8505B"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2AF51C" w14:textId="77777777" w:rsidR="00C8505B" w:rsidRPr="00C521D8"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0A0751" w14:textId="77777777" w:rsidR="00C8505B" w:rsidRPr="00C521D8"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אני הח"מ, ______________ עו"ד/ רו"ח מרח' __________ מאשר כי ה"ה __________ הם שחתמו בשם היועץ על החוזה דלעיל וכי חתימתם המשותפת בצירוף חותמת החברה מחייבת את היועץ לעני</w:t>
      </w:r>
      <w:r w:rsidRPr="00C521D8">
        <w:rPr>
          <w:rFonts w:ascii="Times New Roman" w:eastAsia="Times New Roman" w:hAnsi="Times New Roman" w:cs="David" w:hint="cs"/>
          <w:sz w:val="24"/>
          <w:szCs w:val="24"/>
          <w:rtl/>
          <w:lang w:eastAsia="he-IL"/>
        </w:rPr>
        <w:t>י</w:t>
      </w:r>
      <w:r w:rsidRPr="00C521D8">
        <w:rPr>
          <w:rFonts w:ascii="Times New Roman" w:eastAsia="Times New Roman" w:hAnsi="Times New Roman" w:cs="David"/>
          <w:sz w:val="24"/>
          <w:szCs w:val="24"/>
          <w:rtl/>
          <w:lang w:eastAsia="he-IL"/>
        </w:rPr>
        <w:t xml:space="preserve">ן זה. </w:t>
      </w:r>
    </w:p>
    <w:p w14:paraId="38C78797" w14:textId="77777777" w:rsidR="00C8505B"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תאריך :  _______________</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sz w:val="24"/>
          <w:szCs w:val="24"/>
          <w:rtl/>
          <w:lang w:eastAsia="he-IL"/>
        </w:rPr>
        <w:tab/>
      </w:r>
    </w:p>
    <w:p w14:paraId="59A98B8A" w14:textId="77777777" w:rsidR="00C8505B" w:rsidRPr="00C521D8" w:rsidRDefault="00C8505B" w:rsidP="00C8505B">
      <w:pPr>
        <w:widowControl w:val="0"/>
        <w:spacing w:before="0" w:beforeAutospacing="0" w:after="0" w:afterAutospacing="0" w:line="276" w:lineRule="auto"/>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חתימה וחותמת עו"ד/ רו"ח : ________________</w:t>
      </w:r>
    </w:p>
    <w:p w14:paraId="585B053F" w14:textId="77777777" w:rsidR="00C8505B"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36E5331B" w14:textId="77777777" w:rsidR="00C8505B"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11E657E5" w14:textId="77777777" w:rsidR="00C8505B" w:rsidRPr="00B27B4C" w:rsidRDefault="00C8505B" w:rsidP="00C8505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4CC6B1CD"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7D9FD57E"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7CE42AC"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785B01DA0A849F6B937B3A21974C3B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Pr="00E95AE9">
            <w:rPr>
              <w:rStyle w:val="a7"/>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0341A877627D42C088AE6461DEB72CB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31" w:author="Kook Sec" w:date="2021-01-17T09:13:00Z">
            <w:r w:rsidR="00CC27E3">
              <w:rPr>
                <w:rFonts w:ascii="Times New Roman" w:eastAsia="Times New Roman" w:hAnsi="Times New Roman" w:cs="David" w:hint="cs"/>
                <w:color w:val="00B0F0"/>
                <w:sz w:val="24"/>
                <w:szCs w:val="24"/>
                <w:rtl/>
              </w:rPr>
              <w:t>מורדות ארנונה</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CDCEC09241D408AB14BFB8F5571F6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32" w:author="Kook Sec" w:date="2021-01-17T09:13:00Z">
            <w:r w:rsidR="00CC27E3">
              <w:rPr>
                <w:rFonts w:ascii="Times New Roman" w:eastAsia="Times New Roman" w:hAnsi="Times New Roman" w:cs="David" w:hint="cs"/>
                <w:color w:val="00B0F0"/>
                <w:sz w:val="24"/>
                <w:szCs w:val="24"/>
                <w:rtl/>
              </w:rPr>
              <w:t xml:space="preserve">א.מ. ישראל מגורים פיתוח בע"מ </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3EE0C316"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A8ED8C"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5BF16C7DABDF46969C169C4E32281F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62C3FA2D771A41698EE281C8F6E673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1EADE370"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0FFAEF6C" w14:textId="77777777" w:rsidR="00C8505B" w:rsidRPr="00B27B4C" w:rsidRDefault="00C8505B" w:rsidP="00C8505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8BFAA66"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CE83494C61044EEE8D2F651FA2729D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Pr="00E95AE9">
            <w:rPr>
              <w:rStyle w:val="a7"/>
              <w:color w:val="00B0F0"/>
              <w:rtl/>
            </w:rPr>
            <w:t>[רשות מקומית]</w:t>
          </w:r>
        </w:sdtContent>
      </w:sdt>
      <w:r w:rsidRPr="00B27B4C">
        <w:rPr>
          <w:rFonts w:ascii="Times New Roman" w:eastAsia="Times New Roman" w:hAnsi="Times New Roman" w:cs="David" w:hint="cs"/>
          <w:color w:val="008000"/>
          <w:sz w:val="24"/>
          <w:szCs w:val="24"/>
          <w:rtl/>
        </w:rPr>
        <w:t>.</w:t>
      </w:r>
    </w:p>
    <w:p w14:paraId="5BF8CC51"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color w:val="FF0000"/>
          <w:sz w:val="24"/>
          <w:szCs w:val="24"/>
          <w:rtl/>
        </w:rPr>
      </w:pPr>
    </w:p>
    <w:p w14:paraId="72C32148" w14:textId="77777777" w:rsidR="00C8505B" w:rsidRPr="00B27B4C" w:rsidRDefault="00C8505B" w:rsidP="00C8505B">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2E0A98A"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D4D9A4"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10D312349E6A44ADB1A04475284893B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a7"/>
              <w:color w:val="00B0F0"/>
              <w:rtl/>
            </w:rPr>
            <w:t>[שדה נוסף 3]</w:t>
          </w:r>
        </w:sdtContent>
      </w:sdt>
    </w:p>
    <w:p w14:paraId="63AE3F7E"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2EC6B997" w14:textId="77777777" w:rsidR="00C8505B" w:rsidRPr="00DE0948" w:rsidRDefault="00C8505B" w:rsidP="00C8505B">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w:t>
      </w:r>
      <w:proofErr w:type="spellStart"/>
      <w:r w:rsidRPr="00DE0948">
        <w:rPr>
          <w:rFonts w:ascii="Times New Roman" w:eastAsia="Times New Roman" w:hAnsi="Times New Roman" w:cs="David" w:hint="cs"/>
          <w:sz w:val="24"/>
          <w:szCs w:val="24"/>
          <w:rtl/>
          <w:lang w:eastAsia="he-IL"/>
        </w:rPr>
        <w:t>מימד</w:t>
      </w:r>
      <w:proofErr w:type="spellEnd"/>
      <w:r w:rsidRPr="00DE0948">
        <w:rPr>
          <w:rFonts w:ascii="Times New Roman" w:eastAsia="Times New Roman" w:hAnsi="Times New Roman" w:cs="David" w:hint="cs"/>
          <w:sz w:val="24"/>
          <w:szCs w:val="24"/>
          <w:rtl/>
          <w:lang w:eastAsia="he-IL"/>
        </w:rPr>
        <w:t xml:space="preserve">,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18CA9027" w14:textId="77777777" w:rsidR="00C8505B" w:rsidRPr="00B27B4C" w:rsidRDefault="00C8505B" w:rsidP="00C8505B">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2E08E7C9"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26B0C5AA"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9BD4B6"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CCED75E53C643AAB12C0FFF90B716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E95AE9">
            <w:rPr>
              <w:rStyle w:val="a7"/>
              <w:color w:val="00B0F0"/>
              <w:rtl/>
            </w:rPr>
            <w:t>[שדה נוסף 4]</w:t>
          </w:r>
        </w:sdtContent>
      </w:sdt>
    </w:p>
    <w:p w14:paraId="033C2EAD" w14:textId="77777777" w:rsidR="00C8505B" w:rsidRPr="00B27B4C" w:rsidRDefault="00C8505B" w:rsidP="00C8505B">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5F962C4BBAD3498BA4AFB5112C698C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a7"/>
              <w:color w:val="00B0F0"/>
              <w:rtl/>
            </w:rPr>
            <w:t>[שדה נוסף 5]</w:t>
          </w:r>
        </w:sdtContent>
      </w:sdt>
    </w:p>
    <w:p w14:paraId="36D74D2F"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B8CF9A"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369DA6C4C6D24BC1B4F422D7ACE96D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95AE9">
            <w:rPr>
              <w:rStyle w:val="a7"/>
              <w:color w:val="00B0F0"/>
              <w:rtl/>
            </w:rPr>
            <w:t>[שדה נוסף 6]</w:t>
          </w:r>
        </w:sdtContent>
      </w:sdt>
    </w:p>
    <w:p w14:paraId="59013B62"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5002EF"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5B8D469E" w14:textId="77777777" w:rsidR="00C8505B" w:rsidRPr="00B27B4C" w:rsidRDefault="00C8505B" w:rsidP="00C8505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DAF34A"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4BB43A32"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5C29619C"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3A928885"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228C30E8" w14:textId="77777777" w:rsidR="00C8505B" w:rsidRPr="00B27B4C" w:rsidRDefault="00C8505B" w:rsidP="00C8505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773CFEE8" w14:textId="77777777" w:rsidR="00C8505B" w:rsidRPr="00B27B4C" w:rsidRDefault="00C8505B" w:rsidP="00C8505B">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7A0C072F" w14:textId="77777777" w:rsidR="00C8505B" w:rsidRDefault="00C8505B"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C8505B" w14:paraId="66D66190" w14:textId="77777777" w:rsidTr="00C8505B">
        <w:tc>
          <w:tcPr>
            <w:tcW w:w="3366" w:type="dxa"/>
          </w:tcPr>
          <w:p w14:paraId="3A7C8E7C" w14:textId="77777777" w:rsidR="00C8505B" w:rsidRDefault="0043232F"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40D4E63BFBBC431DA1ECDC4E5032B0E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C8505B" w:rsidRPr="00E95AE9">
                  <w:rPr>
                    <w:rStyle w:val="a7"/>
                    <w:color w:val="00B0F0"/>
                    <w:rtl/>
                  </w:rPr>
                  <w:t>[אחוז השתתפות צד א]</w:t>
                </w:r>
              </w:sdtContent>
            </w:sdt>
          </w:p>
          <w:p w14:paraId="577300FD" w14:textId="77777777" w:rsidR="00C8505B" w:rsidRDefault="00C8505B"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71F9D0DC" w14:textId="77777777" w:rsidR="00C8505B" w:rsidRDefault="00C8505B" w:rsidP="00C8505B">
            <w:pPr>
              <w:widowControl w:val="0"/>
              <w:spacing w:before="0" w:beforeAutospacing="0" w:after="0" w:afterAutospacing="0" w:line="240" w:lineRule="auto"/>
              <w:ind w:left="720"/>
              <w:outlineLvl w:val="2"/>
            </w:pPr>
          </w:p>
          <w:p w14:paraId="17CE77CB" w14:textId="77777777" w:rsidR="00C8505B" w:rsidRDefault="00C8505B" w:rsidP="00C8505B">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4969C1B4" w14:textId="77777777" w:rsidR="00C8505B" w:rsidRDefault="00C8505B" w:rsidP="00C8505B">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793901E9"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B0B3A96"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8D3588C"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7EF8B458"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262B8ABB"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6F75FE06" w14:textId="77777777" w:rsidR="00C8505B" w:rsidRDefault="00C8505B"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1C9F2112"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 xml:space="preserve">נספח </w:t>
      </w:r>
      <w:r w:rsidR="00C8505B">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ב'</w:t>
      </w:r>
      <w:r w:rsidR="00C8505B">
        <w:rPr>
          <w:rFonts w:ascii="Times New Roman" w:eastAsia="Times New Roman" w:hAnsi="Times New Roman" w:cs="David" w:hint="cs"/>
          <w:b/>
          <w:bCs/>
          <w:sz w:val="24"/>
          <w:szCs w:val="24"/>
          <w:u w:val="single"/>
          <w:rtl/>
          <w:lang w:eastAsia="he-IL"/>
        </w:rPr>
        <w:t>'</w:t>
      </w:r>
    </w:p>
    <w:p w14:paraId="1FC470CE"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שרותי ה</w:t>
      </w:r>
      <w:r w:rsidR="00B17D15">
        <w:rPr>
          <w:rFonts w:ascii="Times New Roman" w:eastAsia="Times New Roman" w:hAnsi="Times New Roman" w:cs="David"/>
          <w:b/>
          <w:bCs/>
          <w:sz w:val="24"/>
          <w:szCs w:val="24"/>
          <w:u w:val="single"/>
          <w:rtl/>
          <w:lang w:eastAsia="he-IL"/>
        </w:rPr>
        <w:t>יועץ</w:t>
      </w:r>
    </w:p>
    <w:p w14:paraId="4E284A54"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b/>
          <w:bCs/>
          <w:sz w:val="24"/>
          <w:szCs w:val="24"/>
          <w:u w:val="single"/>
          <w:rtl/>
          <w:lang w:eastAsia="he-IL"/>
        </w:rPr>
        <w:t>כללי</w:t>
      </w:r>
      <w:r w:rsidRPr="000206FA">
        <w:rPr>
          <w:rFonts w:ascii="Times New Roman" w:eastAsia="Times New Roman" w:hAnsi="Times New Roman" w:cs="David"/>
          <w:sz w:val="24"/>
          <w:szCs w:val="24"/>
          <w:rtl/>
          <w:lang w:eastAsia="he-IL"/>
        </w:rPr>
        <w:t>:</w:t>
      </w:r>
    </w:p>
    <w:p w14:paraId="7AB85AE5" w14:textId="77777777" w:rsidR="000206FA" w:rsidRPr="000206FA" w:rsidRDefault="000206FA" w:rsidP="000206FA">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0D83EFFE"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שירותי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כוללים את ניתוח המאפיינים, הכנת פרוגרמה לבנייה בת קיימא ואיכות סביבה בפרויקט, אשר יכללו את הפרטים הבאים:</w:t>
      </w:r>
    </w:p>
    <w:p w14:paraId="199A8CDC"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בנייה ירוקה.</w:t>
      </w:r>
    </w:p>
    <w:p w14:paraId="591AA67E"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היבטים סביבתיים</w:t>
      </w:r>
      <w:r w:rsidRPr="000206FA">
        <w:rPr>
          <w:rFonts w:ascii="Times New Roman" w:eastAsia="Times New Roman" w:hAnsi="Times New Roman" w:cs="David" w:hint="cs"/>
          <w:sz w:val="24"/>
          <w:szCs w:val="24"/>
          <w:rtl/>
          <w:lang w:eastAsia="he-IL"/>
        </w:rPr>
        <w:t>, כולל דו"חות קרקע היסטוריים (אם יידרש).</w:t>
      </w:r>
    </w:p>
    <w:p w14:paraId="6E72100E"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זיהום קרקע, מים וגז קרקע.</w:t>
      </w:r>
    </w:p>
    <w:p w14:paraId="28DED296"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כל דרישות המשרד להגנת הסביבה והאגף לאיכות הסביבה </w:t>
      </w:r>
      <w:r w:rsidRPr="000206FA">
        <w:rPr>
          <w:rFonts w:ascii="Times New Roman" w:eastAsia="Times New Roman" w:hAnsi="Times New Roman" w:cs="David" w:hint="cs"/>
          <w:sz w:val="24"/>
          <w:szCs w:val="24"/>
          <w:rtl/>
          <w:lang w:eastAsia="he-IL"/>
        </w:rPr>
        <w:t>ברשות המקומית</w:t>
      </w:r>
      <w:r w:rsidRPr="000206FA">
        <w:rPr>
          <w:rFonts w:ascii="Times New Roman" w:eastAsia="Times New Roman" w:hAnsi="Times New Roman" w:cs="David"/>
          <w:sz w:val="24"/>
          <w:szCs w:val="24"/>
          <w:rtl/>
          <w:lang w:eastAsia="he-IL"/>
        </w:rPr>
        <w:t>.</w:t>
      </w:r>
    </w:p>
    <w:p w14:paraId="074194BF"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מערכת אצירה, דחיסה, שינוע ופינוי פסולת ומחזור.</w:t>
      </w:r>
    </w:p>
    <w:p w14:paraId="79F4051A" w14:textId="77777777" w:rsidR="000206FA" w:rsidRPr="000206FA" w:rsidRDefault="000206FA" w:rsidP="000206FA">
      <w:pPr>
        <w:widowControl w:val="0"/>
        <w:numPr>
          <w:ilvl w:val="0"/>
          <w:numId w:val="5"/>
        </w:numPr>
        <w:snapToGrid w:val="0"/>
        <w:spacing w:before="0" w:beforeAutospacing="0" w:after="0" w:afterAutospacing="0" w:line="360" w:lineRule="auto"/>
        <w:ind w:left="1976" w:hanging="567"/>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כל מרכיב שרות אחר הרגיל ומקובל על ידי </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w:t>
      </w:r>
      <w:r w:rsidRPr="000206FA">
        <w:rPr>
          <w:rFonts w:ascii="Times New Roman" w:eastAsia="Times New Roman" w:hAnsi="Times New Roman" w:cs="David" w:hint="cs"/>
          <w:sz w:val="24"/>
          <w:szCs w:val="24"/>
          <w:rtl/>
          <w:lang w:eastAsia="he-IL"/>
        </w:rPr>
        <w:t>סביבה</w:t>
      </w:r>
      <w:r w:rsidRPr="000206FA">
        <w:rPr>
          <w:rFonts w:ascii="Times New Roman" w:eastAsia="Times New Roman" w:hAnsi="Times New Roman" w:cs="David"/>
          <w:sz w:val="24"/>
          <w:szCs w:val="24"/>
          <w:rtl/>
          <w:lang w:eastAsia="he-IL"/>
        </w:rPr>
        <w:t xml:space="preserve"> בנסיבות הפרויקט.</w:t>
      </w:r>
    </w:p>
    <w:p w14:paraId="2174AC9C"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lang w:eastAsia="he-IL"/>
        </w:rPr>
      </w:pPr>
    </w:p>
    <w:p w14:paraId="140EA162"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שילוב הנחיות לבנייה בת קיימא (להלן: </w:t>
      </w:r>
      <w:r w:rsidRPr="000206FA">
        <w:rPr>
          <w:rFonts w:ascii="Times New Roman" w:eastAsia="Times New Roman" w:hAnsi="Times New Roman" w:cs="David" w:hint="cs"/>
          <w:b/>
          <w:bCs/>
          <w:sz w:val="24"/>
          <w:szCs w:val="24"/>
          <w:u w:val="single"/>
          <w:rtl/>
          <w:lang w:eastAsia="he-IL"/>
        </w:rPr>
        <w:t>"בנייה ירוקה"</w:t>
      </w:r>
      <w:r w:rsidRPr="000206FA">
        <w:rPr>
          <w:rFonts w:ascii="Times New Roman" w:eastAsia="Times New Roman" w:hAnsi="Times New Roman" w:cs="David" w:hint="cs"/>
          <w:sz w:val="24"/>
          <w:szCs w:val="24"/>
          <w:rtl/>
          <w:lang w:eastAsia="he-IL"/>
        </w:rPr>
        <w:t>), הנחיות מח' איכות הסביבה ברשות המקומית בתכנון ובמפרטים עפ"י תקן ישראלי 5281 וכן תקן ישראלי 5282 ומעקב אחר התאמה בין הביצוע להנחיות התכנון.</w:t>
      </w:r>
      <w:r w:rsidRPr="000206FA">
        <w:rPr>
          <w:rFonts w:ascii="Times New Roman" w:eastAsia="Times New Roman" w:hAnsi="Times New Roman" w:cs="David"/>
          <w:sz w:val="24"/>
          <w:szCs w:val="24"/>
          <w:rtl/>
          <w:lang w:eastAsia="he-IL"/>
        </w:rPr>
        <w:br/>
      </w:r>
      <w:r w:rsidRPr="000206FA">
        <w:rPr>
          <w:rFonts w:ascii="Times New Roman" w:eastAsia="Times New Roman" w:hAnsi="Times New Roman" w:cs="David" w:hint="cs"/>
          <w:sz w:val="24"/>
          <w:szCs w:val="24"/>
          <w:rtl/>
          <w:lang w:eastAsia="he-IL"/>
        </w:rPr>
        <w:t>נושאי הייעוץ בבניה ירוקה - כוללים את פרקי התקן והינם:</w:t>
      </w:r>
    </w:p>
    <w:p w14:paraId="1051F5BC"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פרק 1 - אנרגיה</w:t>
      </w:r>
    </w:p>
    <w:p w14:paraId="334CEB90"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2 – קרקע</w:t>
      </w:r>
    </w:p>
    <w:p w14:paraId="28F5CAFB"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3 – מים</w:t>
      </w:r>
    </w:p>
    <w:p w14:paraId="7878C696"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4 – חומרים</w:t>
      </w:r>
    </w:p>
    <w:p w14:paraId="4C676CAA"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5 – בריאות ורווחה</w:t>
      </w:r>
    </w:p>
    <w:p w14:paraId="36C09F7C"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6 – פסולת</w:t>
      </w:r>
    </w:p>
    <w:p w14:paraId="16B316D7"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7 – תחבורה</w:t>
      </w:r>
    </w:p>
    <w:p w14:paraId="6F7FF1D2"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8 – ניהול אתר הבנייה</w:t>
      </w:r>
    </w:p>
    <w:p w14:paraId="1A6CFC94" w14:textId="77777777" w:rsidR="000206FA" w:rsidRPr="000206FA" w:rsidRDefault="000206FA" w:rsidP="000206FA">
      <w:pPr>
        <w:widowControl w:val="0"/>
        <w:numPr>
          <w:ilvl w:val="0"/>
          <w:numId w:val="12"/>
        </w:numPr>
        <w:tabs>
          <w:tab w:val="left" w:pos="1976"/>
        </w:tabs>
        <w:snapToGrid w:val="0"/>
        <w:spacing w:before="0" w:beforeAutospacing="0" w:after="0" w:afterAutospacing="0" w:line="360" w:lineRule="auto"/>
        <w:ind w:left="1976" w:hanging="679"/>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פרק 9 - חדשנות</w:t>
      </w:r>
    </w:p>
    <w:p w14:paraId="622273D5"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u w:val="single"/>
          <w:rtl/>
          <w:lang w:eastAsia="he-IL"/>
        </w:rPr>
        <w:t>המהנדס, צוות עובדים ואמצעים</w:t>
      </w:r>
      <w:r w:rsidRPr="000206FA">
        <w:rPr>
          <w:rFonts w:ascii="Times New Roman" w:eastAsia="Times New Roman" w:hAnsi="Times New Roman" w:cs="David" w:hint="cs"/>
          <w:sz w:val="24"/>
          <w:szCs w:val="24"/>
          <w:u w:val="single"/>
          <w:rtl/>
          <w:lang w:eastAsia="he-IL"/>
        </w:rPr>
        <w:t xml:space="preserve"> של ה</w:t>
      </w:r>
      <w:r w:rsidR="00B17D15">
        <w:rPr>
          <w:rFonts w:ascii="Times New Roman" w:eastAsia="Times New Roman" w:hAnsi="Times New Roman" w:cs="David" w:hint="cs"/>
          <w:sz w:val="24"/>
          <w:szCs w:val="24"/>
          <w:u w:val="single"/>
          <w:rtl/>
          <w:lang w:eastAsia="he-IL"/>
        </w:rPr>
        <w:t>יועץ</w:t>
      </w:r>
      <w:r w:rsidRPr="000206FA">
        <w:rPr>
          <w:rFonts w:ascii="Times New Roman" w:eastAsia="Times New Roman" w:hAnsi="Times New Roman" w:cs="David" w:hint="cs"/>
          <w:sz w:val="24"/>
          <w:szCs w:val="24"/>
          <w:rtl/>
          <w:lang w:eastAsia="he-IL"/>
        </w:rPr>
        <w:t>:</w:t>
      </w:r>
    </w:p>
    <w:p w14:paraId="5EC2A9D0"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p>
    <w:p w14:paraId="6CF97EEE"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ראש הצוות יהיה מהנדס בכיר בעל ניסיון מוכח </w:t>
      </w:r>
      <w:r w:rsidRPr="000206FA">
        <w:rPr>
          <w:rFonts w:ascii="Times New Roman" w:eastAsia="Times New Roman" w:hAnsi="Times New Roman" w:cs="David" w:hint="cs"/>
          <w:sz w:val="24"/>
          <w:szCs w:val="24"/>
          <w:rtl/>
          <w:lang w:eastAsia="he-IL"/>
        </w:rPr>
        <w:t>בתחום הבניה הירוקה ואיכות סביבה</w:t>
      </w:r>
      <w:r w:rsidRPr="000206FA">
        <w:rPr>
          <w:rFonts w:ascii="Times New Roman" w:eastAsia="Times New Roman" w:hAnsi="Times New Roman" w:cs="David"/>
          <w:sz w:val="24"/>
          <w:szCs w:val="24"/>
          <w:rtl/>
          <w:lang w:eastAsia="he-IL"/>
        </w:rPr>
        <w:t xml:space="preserve">, אשר יאושר מראש על ידי המזמין ובמקרה הצורך יוחלף </w:t>
      </w:r>
      <w:proofErr w:type="spellStart"/>
      <w:r w:rsidRPr="000206FA">
        <w:rPr>
          <w:rFonts w:ascii="Times New Roman" w:eastAsia="Times New Roman" w:hAnsi="Times New Roman" w:cs="David"/>
          <w:sz w:val="24"/>
          <w:szCs w:val="24"/>
          <w:rtl/>
          <w:lang w:eastAsia="he-IL"/>
        </w:rPr>
        <w:t>מיידית</w:t>
      </w:r>
      <w:proofErr w:type="spellEnd"/>
      <w:r w:rsidRPr="000206FA">
        <w:rPr>
          <w:rFonts w:ascii="Times New Roman" w:eastAsia="Times New Roman" w:hAnsi="Times New Roman" w:cs="David"/>
          <w:sz w:val="24"/>
          <w:szCs w:val="24"/>
          <w:rtl/>
          <w:lang w:eastAsia="he-IL"/>
        </w:rPr>
        <w:t xml:space="preserve"> על פי דרישת המזמין.</w:t>
      </w:r>
    </w:p>
    <w:p w14:paraId="3A875FA8"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ראש הצוות ישתתף בכל ישיבות התכנון שיזומן אליהן ללא הגבלה. </w:t>
      </w:r>
    </w:p>
    <w:p w14:paraId="766D78C9"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lastRenderedPageBreak/>
        <w:t>ר</w:t>
      </w:r>
      <w:r w:rsidRPr="000206FA">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60BF9F2B" w14:textId="77777777" w:rsidR="000206FA" w:rsidRPr="000206FA" w:rsidRDefault="000206FA" w:rsidP="000206FA">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צוות השרטטים של המהנדס יהיה כנדרש לתכנון ולהוצאת תכניות משורטטות לביצוע על מנת לעמוד בלוח הזמנים שנקבע על ידי מנהל הפרויקט.</w:t>
      </w:r>
    </w:p>
    <w:p w14:paraId="324A210B" w14:textId="77777777" w:rsidR="000206FA" w:rsidRPr="000206FA" w:rsidRDefault="000206FA" w:rsidP="000206FA">
      <w:pPr>
        <w:widowControl w:val="0"/>
        <w:tabs>
          <w:tab w:val="num" w:pos="862"/>
        </w:tabs>
        <w:snapToGrid w:val="0"/>
        <w:spacing w:before="0" w:beforeAutospacing="0" w:after="0" w:afterAutospacing="0" w:line="276" w:lineRule="auto"/>
        <w:ind w:left="701"/>
        <w:rPr>
          <w:rFonts w:ascii="Times New Roman" w:eastAsia="Times New Roman" w:hAnsi="Times New Roman" w:cs="David"/>
          <w:sz w:val="24"/>
          <w:szCs w:val="24"/>
          <w:rtl/>
          <w:lang w:eastAsia="he-IL"/>
        </w:rPr>
      </w:pPr>
    </w:p>
    <w:p w14:paraId="60E27677"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לקבל אישור בכתב מאת המנהל לפני התחלת כל שלב או לפני כל שרות חלקי. אישור כאמור לא יהווה אישור לשכר נוסף במקרה של בדיקות נוספות או עבודה נוספת שיידרשו לאחר התקדמות התכנון לשלב הבא.</w:t>
      </w:r>
    </w:p>
    <w:p w14:paraId="6AE79A68"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lang w:eastAsia="he-IL"/>
        </w:rPr>
      </w:pPr>
    </w:p>
    <w:p w14:paraId="521B6631" w14:textId="77777777" w:rsidR="0004388B" w:rsidRPr="0004388B" w:rsidRDefault="0004388B" w:rsidP="0004388B">
      <w:pPr>
        <w:pStyle w:val="af3"/>
        <w:numPr>
          <w:ilvl w:val="1"/>
          <w:numId w:val="4"/>
        </w:numPr>
        <w:rPr>
          <w:sz w:val="24"/>
          <w:szCs w:val="24"/>
          <w:rtl/>
          <w:lang w:eastAsia="he-IL"/>
        </w:rPr>
      </w:pPr>
      <w:r w:rsidRPr="0004388B">
        <w:rPr>
          <w:sz w:val="24"/>
          <w:szCs w:val="24"/>
          <w:rtl/>
          <w:lang w:eastAsia="he-IL"/>
        </w:rPr>
        <w:t xml:space="preserve">תכנון הבניה הירוקה ואיכות הסביבה, יתבצע בסביבת תוכנת </w:t>
      </w:r>
      <w:r w:rsidRPr="0004388B">
        <w:rPr>
          <w:sz w:val="24"/>
          <w:szCs w:val="24"/>
          <w:lang w:eastAsia="he-IL"/>
        </w:rPr>
        <w:t>REVIT</w:t>
      </w:r>
      <w:r w:rsidRPr="0004388B">
        <w:rPr>
          <w:sz w:val="24"/>
          <w:szCs w:val="24"/>
          <w:rtl/>
          <w:lang w:eastAsia="he-IL"/>
        </w:rPr>
        <w:t xml:space="preserve"> בתלת-</w:t>
      </w:r>
      <w:proofErr w:type="spellStart"/>
      <w:r w:rsidRPr="0004388B">
        <w:rPr>
          <w:sz w:val="24"/>
          <w:szCs w:val="24"/>
          <w:rtl/>
          <w:lang w:eastAsia="he-IL"/>
        </w:rPr>
        <w:t>מימד</w:t>
      </w:r>
      <w:proofErr w:type="spellEnd"/>
      <w:r w:rsidRPr="0004388B">
        <w:rPr>
          <w:sz w:val="24"/>
          <w:szCs w:val="24"/>
          <w:rtl/>
          <w:lang w:eastAsia="he-IL"/>
        </w:rPr>
        <w:t>, תוך שיתוף, תיאום וקליטת הקבצים ממתכננים ויועצים אחרים באמצעות תוכנה כדוגמת - @</w:t>
      </w:r>
      <w:r w:rsidRPr="0004388B">
        <w:rPr>
          <w:sz w:val="24"/>
          <w:szCs w:val="24"/>
          <w:lang w:eastAsia="he-IL"/>
        </w:rPr>
        <w:t>view</w:t>
      </w:r>
      <w:r w:rsidRPr="0004388B">
        <w:rPr>
          <w:sz w:val="24"/>
          <w:szCs w:val="24"/>
          <w:rtl/>
          <w:lang w:eastAsia="he-IL"/>
        </w:rPr>
        <w:t>. כל תעבורת הקבצים תבוצע באמצעות התוכנה בלבד או תוכנה אחרת לפי החלטת המזמין.</w:t>
      </w:r>
    </w:p>
    <w:p w14:paraId="002C3A8D"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קבלת אישור הרשות המקומית ו/או מכון התקנים  ע"י הגשת אוגדן ו/או תיק בניה ירוקה במכון התקנים.</w:t>
      </w:r>
    </w:p>
    <w:p w14:paraId="3BCED10B" w14:textId="77777777" w:rsidR="000206FA" w:rsidRPr="000206FA" w:rsidRDefault="000206FA" w:rsidP="000206FA">
      <w:pPr>
        <w:widowControl w:val="0"/>
        <w:snapToGrid w:val="0"/>
        <w:spacing w:before="0" w:beforeAutospacing="0" w:after="0" w:afterAutospacing="0" w:line="240" w:lineRule="auto"/>
        <w:ind w:left="1409"/>
        <w:rPr>
          <w:rFonts w:ascii="Times New Roman" w:eastAsia="Times New Roman" w:hAnsi="Times New Roman" w:cs="David"/>
          <w:sz w:val="24"/>
          <w:szCs w:val="24"/>
          <w:rtl/>
          <w:lang w:eastAsia="he-IL"/>
        </w:rPr>
      </w:pPr>
    </w:p>
    <w:p w14:paraId="08367814" w14:textId="77777777" w:rsidR="000206FA" w:rsidRPr="000206FA" w:rsidRDefault="000206FA" w:rsidP="000206FA">
      <w:pPr>
        <w:widowControl w:val="0"/>
        <w:numPr>
          <w:ilvl w:val="1"/>
          <w:numId w:val="4"/>
        </w:numPr>
        <w:tabs>
          <w:tab w:val="num" w:pos="1409"/>
        </w:tabs>
        <w:snapToGrid w:val="0"/>
        <w:spacing w:before="0" w:beforeAutospacing="0" w:after="0" w:afterAutospacing="0" w:line="360" w:lineRule="auto"/>
        <w:ind w:left="1409" w:hanging="708"/>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פיקוח על כל חלקי המבנה המשלבים מרכיבים של בניה ירוקה ואיכות הסביבה, לרבות קבלת אישור הרשויות (רשות מקומית/ מכון התקנים ו/או אחר) על מרכיב הביצוע של בנייה בת קיימא, לרבות קבלת טפסי 4 ותעודות גמר.</w:t>
      </w:r>
    </w:p>
    <w:p w14:paraId="2CA95A67"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7FDF1AA" w14:textId="77777777" w:rsidR="000206FA" w:rsidRPr="000206FA" w:rsidRDefault="000206FA" w:rsidP="000206FA">
      <w:pPr>
        <w:widowControl w:val="0"/>
        <w:numPr>
          <w:ilvl w:val="0"/>
          <w:numId w:val="6"/>
        </w:numPr>
        <w:snapToGrid w:val="0"/>
        <w:spacing w:before="0" w:beforeAutospacing="0" w:after="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b/>
          <w:bCs/>
          <w:sz w:val="24"/>
          <w:szCs w:val="24"/>
          <w:u w:val="single"/>
          <w:rtl/>
          <w:lang w:eastAsia="he-IL"/>
        </w:rPr>
        <w:t>פירוט</w:t>
      </w:r>
      <w:r w:rsidRPr="000206FA">
        <w:rPr>
          <w:rFonts w:ascii="Times New Roman" w:eastAsia="Times New Roman" w:hAnsi="Times New Roman" w:cs="David"/>
          <w:b/>
          <w:bCs/>
          <w:sz w:val="24"/>
          <w:szCs w:val="24"/>
          <w:u w:val="single"/>
          <w:rtl/>
          <w:lang w:eastAsia="he-IL"/>
        </w:rPr>
        <w:t xml:space="preserve"> שירותי ה</w:t>
      </w:r>
      <w:r w:rsidR="00B17D15">
        <w:rPr>
          <w:rFonts w:ascii="Times New Roman" w:eastAsia="Times New Roman" w:hAnsi="Times New Roman" w:cs="David"/>
          <w:b/>
          <w:bCs/>
          <w:sz w:val="24"/>
          <w:szCs w:val="24"/>
          <w:u w:val="single"/>
          <w:rtl/>
          <w:lang w:eastAsia="he-IL"/>
        </w:rPr>
        <w:t>יועץ</w:t>
      </w:r>
      <w:r w:rsidRPr="000206FA">
        <w:rPr>
          <w:rFonts w:ascii="Times New Roman" w:eastAsia="Times New Roman" w:hAnsi="Times New Roman" w:cs="David" w:hint="cs"/>
          <w:sz w:val="24"/>
          <w:szCs w:val="24"/>
          <w:rtl/>
          <w:lang w:eastAsia="he-IL"/>
        </w:rPr>
        <w:t>:</w:t>
      </w:r>
    </w:p>
    <w:p w14:paraId="642CF533"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lang w:eastAsia="he-IL"/>
        </w:rPr>
      </w:pPr>
    </w:p>
    <w:p w14:paraId="2BC79BD7"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 xml:space="preserve">העבודה תבוצע בקטעים לפי התקדמות הפרויקט והנחיות המנהל, לרבות להסדרי ביניים ואכלוס בשלבים. </w:t>
      </w:r>
    </w:p>
    <w:p w14:paraId="23B259AE"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העבודה תבוצע בשלבים הכוללים את השירותים כלהלן:</w:t>
      </w:r>
    </w:p>
    <w:p w14:paraId="0C272222"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5455357D"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2.1</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מוקדם</w:t>
      </w:r>
      <w:r w:rsidRPr="000206FA">
        <w:rPr>
          <w:rFonts w:ascii="Times New Roman" w:eastAsia="Times New Roman" w:hAnsi="Times New Roman" w:cs="David" w:hint="cs"/>
          <w:sz w:val="24"/>
          <w:szCs w:val="24"/>
          <w:rtl/>
          <w:lang w:eastAsia="he-IL"/>
        </w:rPr>
        <w:t xml:space="preserve">: </w:t>
      </w:r>
    </w:p>
    <w:p w14:paraId="63F1CCA8"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בירור הפרוגרמה עם נציג המזמין והגדרת יעד רמת הבניה הנדרשת ע"י המזמין. הגדרה ראשונית של מטרות, בעיות, אילוצים ויעדים לתכנון, לאישור המזמין. בירור הפרוגרמה עם המתכננים והיועצים, ביקורים באתר, חקירות ובדיקות מוקדמות, התייעצות ותיאום עם המתכננים והיועצים.</w:t>
      </w:r>
    </w:p>
    <w:p w14:paraId="4E45377A"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506E131E" w14:textId="77777777" w:rsidR="000206FA" w:rsidRPr="000206FA" w:rsidRDefault="000206FA" w:rsidP="000206FA">
      <w:pPr>
        <w:widowControl w:val="0"/>
        <w:numPr>
          <w:ilvl w:val="0"/>
          <w:numId w:val="7"/>
        </w:numPr>
        <w:tabs>
          <w:tab w:val="left" w:pos="720"/>
          <w:tab w:val="center" w:pos="4153"/>
          <w:tab w:val="right" w:pos="8306"/>
        </w:tabs>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השתתפות בדיונים עם צוות התכנון ונציג המזמין לצורך ניתוח הנתונים והגדרת המטרות והצרכים התכנוניים. הכנת פרוגרמה לתכנון, הכוללת: הכנת סקר פערים, מטרות, בעיות, אילוצים, יעדים, נתונים כמותיים ואיכותיים, בתאום עם המתכננים והיועצים ובאישור המזמין.</w:t>
      </w:r>
    </w:p>
    <w:p w14:paraId="29E050E6"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1D8C49B8" w14:textId="77777777" w:rsidR="000206FA" w:rsidRPr="000206FA" w:rsidRDefault="000206FA" w:rsidP="000206FA">
      <w:pPr>
        <w:widowControl w:val="0"/>
        <w:numPr>
          <w:ilvl w:val="0"/>
          <w:numId w:val="7"/>
        </w:numPr>
        <w:tabs>
          <w:tab w:val="left" w:pos="720"/>
          <w:tab w:val="center" w:pos="4153"/>
          <w:tab w:val="right" w:pos="8306"/>
        </w:tabs>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בירור ברשויות המוסמכות ואצל גורמים אחרים לרבות הרשות המקומית,</w:t>
      </w:r>
      <w:r w:rsidRPr="000206FA">
        <w:rPr>
          <w:rFonts w:ascii="Times New Roman" w:eastAsia="Times New Roman" w:hAnsi="Times New Roman" w:cs="David" w:hint="cs"/>
          <w:color w:val="000000"/>
          <w:sz w:val="20"/>
          <w:szCs w:val="20"/>
          <w:rtl/>
          <w:lang w:eastAsia="he-IL"/>
        </w:rPr>
        <w:t xml:space="preserve"> </w:t>
      </w:r>
      <w:r w:rsidRPr="000206FA">
        <w:rPr>
          <w:rFonts w:ascii="Times New Roman" w:eastAsia="Times New Roman" w:hAnsi="Times New Roman" w:cs="David" w:hint="cs"/>
          <w:sz w:val="24"/>
          <w:szCs w:val="24"/>
          <w:rtl/>
          <w:lang w:eastAsia="he-IL"/>
        </w:rPr>
        <w:t>איכות/הגנת הסביבה,</w:t>
      </w:r>
      <w:r w:rsidRPr="000206FA">
        <w:rPr>
          <w:rFonts w:ascii="Times New Roman" w:eastAsia="Times New Roman" w:hAnsi="Times New Roman" w:cs="David" w:hint="cs"/>
          <w:color w:val="000000"/>
          <w:sz w:val="20"/>
          <w:szCs w:val="20"/>
          <w:rtl/>
          <w:lang w:eastAsia="he-IL"/>
        </w:rPr>
        <w:t xml:space="preserve"> </w:t>
      </w:r>
      <w:r w:rsidRPr="000206FA">
        <w:rPr>
          <w:rFonts w:ascii="Times New Roman" w:eastAsia="Times New Roman" w:hAnsi="Times New Roman" w:cs="David" w:hint="cs"/>
          <w:sz w:val="24"/>
          <w:szCs w:val="24"/>
          <w:rtl/>
          <w:lang w:eastAsia="he-IL"/>
        </w:rPr>
        <w:t xml:space="preserve">בקשר לכל הנושאים הקשורים בתכנון הפרויקט והתאמתו לבנייה ירוקה ולתקן ישראלי 5281 ו- 5282 ובקבלת הנחיות מהרשויות לתכנונו ולביצועו, לרבות ריכוז נתונים מהמתכננים </w:t>
      </w:r>
      <w:r w:rsidRPr="000206FA">
        <w:rPr>
          <w:rFonts w:ascii="Times New Roman" w:eastAsia="Times New Roman" w:hAnsi="Times New Roman" w:cs="David" w:hint="cs"/>
          <w:sz w:val="24"/>
          <w:szCs w:val="24"/>
          <w:rtl/>
          <w:lang w:eastAsia="he-IL"/>
        </w:rPr>
        <w:lastRenderedPageBreak/>
        <w:t>ויועצי הפרויקט בכל הקשור למאפייני הבנייה הירוקה של האתר וסביבתו.</w:t>
      </w:r>
    </w:p>
    <w:p w14:paraId="29F4DA3B" w14:textId="77777777" w:rsidR="000206FA" w:rsidRPr="000206FA" w:rsidRDefault="000206FA" w:rsidP="000206FA">
      <w:pPr>
        <w:widowControl w:val="0"/>
        <w:tabs>
          <w:tab w:val="left" w:pos="720"/>
          <w:tab w:val="center" w:pos="4153"/>
          <w:tab w:val="right" w:pos="8306"/>
        </w:tabs>
        <w:snapToGrid w:val="0"/>
        <w:spacing w:before="0" w:beforeAutospacing="0" w:after="0" w:afterAutospacing="0" w:line="276" w:lineRule="auto"/>
        <w:rPr>
          <w:rFonts w:ascii="Times New Roman" w:eastAsia="Times New Roman" w:hAnsi="Times New Roman" w:cs="David"/>
          <w:sz w:val="16"/>
          <w:szCs w:val="16"/>
          <w:rtl/>
          <w:lang w:eastAsia="he-IL"/>
        </w:rPr>
      </w:pPr>
    </w:p>
    <w:p w14:paraId="3164E0BA"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ייעוץ מוקדם לחלופות התכנון של האדריכל והמתכננים האחרים  (המתארות את פריסת שימושי הקרקע, פריסת צפיפות הבניה, והבינוי המוצע), הצגת החלופות בפני המזמין והאדריכל תוך ניתוחן, פרוט היתרונות והחסרונות של כל חלופה, מידת התאמתן לפרוגרמה והמלצה על חלופה מועדפת.</w:t>
      </w:r>
    </w:p>
    <w:p w14:paraId="060E0A81"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63B59C8D"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הכנת חוות-דעת מוקדמת ואומדנים תקציביים ותיאור הבעיות העקרוניות, וגיבוש קונספציה בנושא הבניה הירוקה</w:t>
      </w:r>
      <w:r w:rsidRPr="000206FA">
        <w:rPr>
          <w:rFonts w:ascii="Times New Roman" w:eastAsia="Times New Roman" w:hAnsi="Times New Roman" w:cs="David" w:hint="cs"/>
          <w:sz w:val="24"/>
          <w:szCs w:val="24"/>
          <w:rtl/>
          <w:lang w:eastAsia="he-IL"/>
        </w:rPr>
        <w:t xml:space="preserve"> בפרויקט </w:t>
      </w:r>
      <w:r w:rsidRPr="000206FA">
        <w:rPr>
          <w:rFonts w:ascii="Times New Roman" w:eastAsia="Times New Roman" w:hAnsi="Times New Roman" w:cs="David"/>
          <w:sz w:val="24"/>
          <w:szCs w:val="24"/>
          <w:rtl/>
          <w:lang w:eastAsia="he-IL"/>
        </w:rPr>
        <w:t>וההיבטים הסביבתיים בהם זיהום קרקע, מים וגזי קרקע.</w:t>
      </w:r>
    </w:p>
    <w:p w14:paraId="4943B513"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24"/>
          <w:szCs w:val="24"/>
          <w:lang w:eastAsia="he-IL"/>
        </w:rPr>
      </w:pPr>
    </w:p>
    <w:p w14:paraId="45866A4D" w14:textId="77777777" w:rsidR="000206FA" w:rsidRPr="000206FA" w:rsidRDefault="000206FA" w:rsidP="000206FA">
      <w:pPr>
        <w:widowControl w:val="0"/>
        <w:numPr>
          <w:ilvl w:val="0"/>
          <w:numId w:val="7"/>
        </w:numPr>
        <w:snapToGrid w:val="0"/>
        <w:spacing w:before="0" w:beforeAutospacing="0" w:after="0" w:afterAutospacing="0" w:line="360" w:lineRule="auto"/>
        <w:rPr>
          <w:rFonts w:ascii="Times New Roman" w:eastAsia="Times New Roman" w:hAnsi="Times New Roman" w:cs="David"/>
          <w:sz w:val="24"/>
          <w:szCs w:val="24"/>
          <w:u w:val="single"/>
          <w:lang w:eastAsia="he-IL"/>
        </w:rPr>
      </w:pPr>
      <w:r w:rsidRPr="000206FA">
        <w:rPr>
          <w:rFonts w:ascii="Times New Roman" w:eastAsia="Times New Roman" w:hAnsi="Times New Roman" w:cs="David" w:hint="cs"/>
          <w:sz w:val="24"/>
          <w:szCs w:val="24"/>
          <w:u w:val="single"/>
          <w:rtl/>
          <w:lang w:eastAsia="he-IL"/>
        </w:rPr>
        <w:t>ה</w:t>
      </w:r>
      <w:r w:rsidR="00B17D15">
        <w:rPr>
          <w:rFonts w:ascii="Times New Roman" w:eastAsia="Times New Roman" w:hAnsi="Times New Roman" w:cs="David" w:hint="cs"/>
          <w:sz w:val="24"/>
          <w:szCs w:val="24"/>
          <w:u w:val="single"/>
          <w:rtl/>
          <w:lang w:eastAsia="he-IL"/>
        </w:rPr>
        <w:t>יועץ</w:t>
      </w:r>
      <w:r w:rsidRPr="000206FA">
        <w:rPr>
          <w:rFonts w:ascii="Times New Roman" w:eastAsia="Times New Roman" w:hAnsi="Times New Roman" w:cs="David" w:hint="cs"/>
          <w:sz w:val="24"/>
          <w:szCs w:val="24"/>
          <w:u w:val="single"/>
          <w:rtl/>
          <w:lang w:eastAsia="he-IL"/>
        </w:rPr>
        <w:t xml:space="preserve"> יגיש, ינחה, וימליץ בנושאים הבאים</w:t>
      </w:r>
      <w:r w:rsidRPr="000206FA">
        <w:rPr>
          <w:rFonts w:ascii="Times New Roman" w:eastAsia="Times New Roman" w:hAnsi="Times New Roman" w:cs="David" w:hint="cs"/>
          <w:sz w:val="24"/>
          <w:szCs w:val="24"/>
          <w:rtl/>
          <w:lang w:eastAsia="he-IL"/>
        </w:rPr>
        <w:t>:</w:t>
      </w:r>
    </w:p>
    <w:p w14:paraId="50A8E1FD"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ניתוח אקלימי וסביבתי של האתר עליו מתוכנן הפרויקט. </w:t>
      </w:r>
    </w:p>
    <w:p w14:paraId="79F294D4"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תאום העמדת המבנים עם האדריכל.</w:t>
      </w:r>
    </w:p>
    <w:p w14:paraId="6A4474C3"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בדיקה וטיפול בפתחי המבנה  - מיקום, גדלים, הצללות בהתאם להפניה האקלימית והתכנון האדריכלי.</w:t>
      </w:r>
    </w:p>
    <w:p w14:paraId="5F403E78"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הדמיה ממוחשבת של ההצללה במספר חלופות לבדיקת יעילות ההצללה.</w:t>
      </w:r>
    </w:p>
    <w:p w14:paraId="3EA9756F"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לתכנון תאורה חסכונית באנרגיה.</w:t>
      </w:r>
    </w:p>
    <w:p w14:paraId="060AF620"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ובחינת מספר חלופות לשיפור תרמי של מעטפת המבנה (קירות, גגות, זיגוג, מסגרות, פתחי המבנה).</w:t>
      </w:r>
    </w:p>
    <w:p w14:paraId="6D90D215"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נספח אנרגטי.</w:t>
      </w:r>
    </w:p>
    <w:p w14:paraId="67D87320"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לחסכון באנרגיה במערכות מיזוג אוויר לרבות הנחיות לשילוב מערכות שליטה ובקרה על מערכות מיזוג האווי</w:t>
      </w:r>
      <w:r w:rsidRPr="000206FA">
        <w:rPr>
          <w:rFonts w:ascii="Times New Roman" w:eastAsia="Times New Roman" w:hAnsi="Times New Roman" w:cs="David" w:hint="eastAsia"/>
          <w:sz w:val="24"/>
          <w:szCs w:val="24"/>
          <w:rtl/>
          <w:lang w:eastAsia="he-IL"/>
        </w:rPr>
        <w:t>ר</w:t>
      </w:r>
      <w:r w:rsidRPr="000206FA">
        <w:rPr>
          <w:rFonts w:ascii="Times New Roman" w:eastAsia="Times New Roman" w:hAnsi="Times New Roman" w:cs="David" w:hint="cs"/>
          <w:sz w:val="24"/>
          <w:szCs w:val="24"/>
          <w:rtl/>
          <w:lang w:eastAsia="he-IL"/>
        </w:rPr>
        <w:t>.</w:t>
      </w:r>
    </w:p>
    <w:p w14:paraId="75C58A6F"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והנחיות לייצור אנרגיה נקייה ולאגירת אנרגיה.</w:t>
      </w:r>
    </w:p>
    <w:p w14:paraId="365CAF2C"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והנחיות לחיסכון, מחזור, ואיסוף מים (בתאום משרד הבריאות).</w:t>
      </w:r>
    </w:p>
    <w:p w14:paraId="1CB905BA"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לבחירת חומרי בניה וגמר "בריאים", ממוחזרים, וברי מחזור.</w:t>
      </w:r>
    </w:p>
    <w:p w14:paraId="011D62C7"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למתקני איסוף והפרדת פסולת (בתאום היחידה לאיכות הסביבה).</w:t>
      </w:r>
    </w:p>
    <w:p w14:paraId="5F63143A"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הנחיות לאזורים פתוחים, שימור מי נגר עילי, צמחיה חסכונית במים, אזורים מוצללים וכד'.</w:t>
      </w:r>
    </w:p>
    <w:p w14:paraId="770BEE27"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עריכת סימולציית משטר רוחות ומתן הנחיות לתכנון.</w:t>
      </w:r>
    </w:p>
    <w:p w14:paraId="1FBC47DB" w14:textId="77777777" w:rsidR="000206FA" w:rsidRPr="000206FA" w:rsidRDefault="000206FA" w:rsidP="000206FA">
      <w:pPr>
        <w:widowControl w:val="0"/>
        <w:numPr>
          <w:ilvl w:val="0"/>
          <w:numId w:val="10"/>
        </w:numPr>
        <w:snapToGrid w:val="0"/>
        <w:spacing w:before="0" w:beforeAutospacing="0" w:after="0" w:afterAutospacing="0" w:line="360"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כל נושא אחר הקשור בפרויקט בתחום הבניה הירוקה ואיכות </w:t>
      </w:r>
      <w:r w:rsidRPr="000206FA">
        <w:rPr>
          <w:rFonts w:ascii="Times New Roman" w:eastAsia="Times New Roman" w:hAnsi="Times New Roman" w:cs="David" w:hint="cs"/>
          <w:sz w:val="24"/>
          <w:szCs w:val="24"/>
          <w:rtl/>
          <w:lang w:eastAsia="he-IL"/>
        </w:rPr>
        <w:lastRenderedPageBreak/>
        <w:t>הסביבה.</w:t>
      </w:r>
    </w:p>
    <w:p w14:paraId="151D4F70" w14:textId="77777777" w:rsidR="000206FA" w:rsidRPr="000206FA" w:rsidRDefault="000206FA" w:rsidP="000206FA">
      <w:pPr>
        <w:widowControl w:val="0"/>
        <w:snapToGrid w:val="0"/>
        <w:spacing w:before="0" w:beforeAutospacing="0" w:after="0" w:afterAutospacing="0" w:line="276" w:lineRule="auto"/>
        <w:ind w:left="2520"/>
        <w:rPr>
          <w:rFonts w:ascii="Times New Roman" w:eastAsia="Times New Roman" w:hAnsi="Times New Roman" w:cs="David"/>
          <w:sz w:val="24"/>
          <w:szCs w:val="24"/>
          <w:rtl/>
          <w:lang w:eastAsia="he-IL"/>
        </w:rPr>
      </w:pPr>
    </w:p>
    <w:p w14:paraId="207D3BFA"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מסירת נתונים למתכננים וליועצים לבדיקת השלכות החלופות המוצעות על הנושאים שבתחום מומחיותם. תאום התכניות המוקדמות של היועצים עם תכניות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ובינן לבין עצמן, בכל הנוגע לבנייה ירוקה ואיכות סביבה..</w:t>
      </w:r>
    </w:p>
    <w:p w14:paraId="7F72B9D0"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rtl/>
          <w:lang w:eastAsia="he-IL"/>
        </w:rPr>
      </w:pPr>
    </w:p>
    <w:p w14:paraId="6F4F5227"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הכנת חוות דעת מוקדמת המפרטת את הבעיות העקרוניות, מפגעי איכות סביבה (כגון; קווי מתח גבוה, מפגעי רעש, זיהום אוויר, חשד לזיהום קרקע, וכד') והגשת הצעה מוקדמת עם המלצות המתארות את הפתרונות האלטרנטיביים העקרוניים.</w:t>
      </w:r>
    </w:p>
    <w:p w14:paraId="510F8A18"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5C319229"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המלצות אופרטיביות ליועצים השונים לאוורור טבעי, אור יום, בידוד, מיזוג אויר, פיתוח שטחים, חניונים, תאורה מלכותית וכדומה.</w:t>
      </w:r>
    </w:p>
    <w:p w14:paraId="74C107C2"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2C5387A7" w14:textId="77777777" w:rsidR="000206FA" w:rsidRPr="000206FA" w:rsidRDefault="000206FA" w:rsidP="000206FA">
      <w:pPr>
        <w:widowControl w:val="0"/>
        <w:numPr>
          <w:ilvl w:val="0"/>
          <w:numId w:val="7"/>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ייעוץ בבחירת חלופה סופית, אשר נבחרה , וניתוח מסכם לרבות בחינה של טבלת הניקוד המצופה מהתכנון הקיים והתאמתו לתקן 5281 ו- 5282 לאישור המזמין. </w:t>
      </w:r>
    </w:p>
    <w:p w14:paraId="1B87D3FB" w14:textId="77777777" w:rsidR="000206FA" w:rsidRPr="000206FA" w:rsidRDefault="000206FA" w:rsidP="000206FA">
      <w:pPr>
        <w:widowControl w:val="0"/>
        <w:spacing w:before="0" w:beforeAutospacing="0" w:after="0" w:afterAutospacing="0" w:line="276" w:lineRule="auto"/>
        <w:rPr>
          <w:rFonts w:ascii="Times New Roman" w:eastAsia="Times New Roman" w:hAnsi="Times New Roman" w:cs="David"/>
          <w:sz w:val="16"/>
          <w:szCs w:val="16"/>
          <w:rtl/>
          <w:lang w:eastAsia="he-IL"/>
        </w:rPr>
      </w:pPr>
    </w:p>
    <w:p w14:paraId="44DC1482" w14:textId="77777777" w:rsidR="000206FA" w:rsidRPr="000206FA" w:rsidRDefault="000206FA" w:rsidP="000206FA">
      <w:pPr>
        <w:widowControl w:val="0"/>
        <w:spacing w:before="0" w:beforeAutospacing="0" w:after="0" w:afterAutospacing="0" w:line="276" w:lineRule="auto"/>
        <w:rPr>
          <w:rFonts w:ascii="Times New Roman" w:eastAsia="Times New Roman" w:hAnsi="Times New Roman" w:cs="David"/>
          <w:sz w:val="24"/>
          <w:szCs w:val="24"/>
          <w:rtl/>
          <w:lang w:eastAsia="he-IL"/>
        </w:rPr>
      </w:pPr>
    </w:p>
    <w:p w14:paraId="4A0B8E47"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ab/>
        <w:t>2.2</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סופי</w:t>
      </w:r>
      <w:r w:rsidRPr="000206FA">
        <w:rPr>
          <w:rFonts w:ascii="Times New Roman" w:eastAsia="Times New Roman" w:hAnsi="Times New Roman" w:cs="David" w:hint="cs"/>
          <w:sz w:val="24"/>
          <w:szCs w:val="24"/>
          <w:rtl/>
          <w:lang w:eastAsia="he-IL"/>
        </w:rPr>
        <w:t>:</w:t>
      </w:r>
    </w:p>
    <w:p w14:paraId="385E0579"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בדיקת התאמת התכניות, המוגשות ע"י היועצים לרשויות ולגורמים האחרים, להמלצות כאמור. הכנת מסמכים סטטוטוריים לאישור גורמי איכות הסביבה ובהם נספח איכות סביבה, נספח בניה ירוקה לפי האלטרנטיבה שתיבחר על-ידי המזמין בתיאום עם המזמין, המתכננים וכל יתר היועצים של המזמין.</w:t>
      </w:r>
    </w:p>
    <w:p w14:paraId="0A04B7F8" w14:textId="77777777" w:rsidR="000206FA" w:rsidRPr="000206FA" w:rsidRDefault="000206FA" w:rsidP="000206FA">
      <w:pPr>
        <w:widowControl w:val="0"/>
        <w:snapToGrid w:val="0"/>
        <w:spacing w:before="0" w:beforeAutospacing="0" w:after="0" w:afterAutospacing="0" w:line="276" w:lineRule="auto"/>
        <w:ind w:left="1800"/>
        <w:rPr>
          <w:rFonts w:ascii="Times New Roman" w:eastAsia="Times New Roman" w:hAnsi="Times New Roman" w:cs="David"/>
          <w:sz w:val="16"/>
          <w:szCs w:val="16"/>
          <w:rtl/>
          <w:lang w:eastAsia="he-IL"/>
        </w:rPr>
      </w:pPr>
    </w:p>
    <w:p w14:paraId="721263BB"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ביצוע השלמות והכנת דו"חות שנדרשו בשלב הקודם לקבלת הניקוד, כגון: הצללות חיצוניות ופנים המבנה, תכנית ניהול אתר, תכנון ביו-אקלימי </w:t>
      </w:r>
      <w:proofErr w:type="spellStart"/>
      <w:r w:rsidRPr="000206FA">
        <w:rPr>
          <w:rFonts w:ascii="Times New Roman" w:eastAsia="Times New Roman" w:hAnsi="Times New Roman" w:cs="David" w:hint="cs"/>
          <w:sz w:val="24"/>
          <w:szCs w:val="24"/>
          <w:rtl/>
          <w:lang w:eastAsia="he-IL"/>
        </w:rPr>
        <w:t>וכו</w:t>
      </w:r>
      <w:proofErr w:type="spellEnd"/>
      <w:r w:rsidRPr="000206FA">
        <w:rPr>
          <w:rFonts w:ascii="Times New Roman" w:eastAsia="Times New Roman" w:hAnsi="Times New Roman" w:cs="David" w:hint="cs"/>
          <w:sz w:val="24"/>
          <w:szCs w:val="24"/>
          <w:rtl/>
          <w:lang w:eastAsia="he-IL"/>
        </w:rPr>
        <w:t>'.</w:t>
      </w:r>
    </w:p>
    <w:p w14:paraId="4688F771"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0F89834B"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קבלת דו"חות מיועצים אחרים והטמעתם באוגדן המוגש כגון: אקולוגיית אתר, סקר היסטורי של </w:t>
      </w:r>
      <w:proofErr w:type="spellStart"/>
      <w:r w:rsidRPr="000206FA">
        <w:rPr>
          <w:rFonts w:ascii="Times New Roman" w:eastAsia="Times New Roman" w:hAnsi="Times New Roman" w:cs="David" w:hint="cs"/>
          <w:sz w:val="24"/>
          <w:szCs w:val="24"/>
          <w:rtl/>
          <w:lang w:eastAsia="he-IL"/>
        </w:rPr>
        <w:t>מזהמי</w:t>
      </w:r>
      <w:proofErr w:type="spellEnd"/>
      <w:r w:rsidRPr="000206FA">
        <w:rPr>
          <w:rFonts w:ascii="Times New Roman" w:eastAsia="Times New Roman" w:hAnsi="Times New Roman" w:cs="David" w:hint="cs"/>
          <w:sz w:val="24"/>
          <w:szCs w:val="24"/>
          <w:rtl/>
          <w:lang w:eastAsia="he-IL"/>
        </w:rPr>
        <w:t xml:space="preserve"> קרקע, אקוסטיקה, קרינה, הידרולוגיה </w:t>
      </w:r>
      <w:proofErr w:type="spellStart"/>
      <w:r w:rsidRPr="000206FA">
        <w:rPr>
          <w:rFonts w:ascii="Times New Roman" w:eastAsia="Times New Roman" w:hAnsi="Times New Roman" w:cs="David" w:hint="cs"/>
          <w:sz w:val="24"/>
          <w:szCs w:val="24"/>
          <w:rtl/>
          <w:lang w:eastAsia="he-IL"/>
        </w:rPr>
        <w:t>וכו</w:t>
      </w:r>
      <w:proofErr w:type="spellEnd"/>
      <w:r w:rsidRPr="000206FA">
        <w:rPr>
          <w:rFonts w:ascii="Times New Roman" w:eastAsia="Times New Roman" w:hAnsi="Times New Roman" w:cs="David" w:hint="cs"/>
          <w:sz w:val="24"/>
          <w:szCs w:val="24"/>
          <w:rtl/>
          <w:lang w:eastAsia="he-IL"/>
        </w:rPr>
        <w:t>'.</w:t>
      </w:r>
    </w:p>
    <w:p w14:paraId="297E9489"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78151FC3"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ת</w:t>
      </w:r>
      <w:r w:rsidRPr="000206FA">
        <w:rPr>
          <w:rFonts w:ascii="Times New Roman" w:eastAsia="Times New Roman" w:hAnsi="Times New Roman" w:cs="David" w:hint="cs"/>
          <w:sz w:val="24"/>
          <w:szCs w:val="24"/>
          <w:rtl/>
          <w:lang w:eastAsia="he-IL"/>
        </w:rPr>
        <w:t>י</w:t>
      </w:r>
      <w:r w:rsidRPr="000206FA">
        <w:rPr>
          <w:rFonts w:ascii="Times New Roman" w:eastAsia="Times New Roman" w:hAnsi="Times New Roman" w:cs="David"/>
          <w:sz w:val="24"/>
          <w:szCs w:val="24"/>
          <w:rtl/>
          <w:lang w:eastAsia="he-IL"/>
        </w:rPr>
        <w:t>אום התכנון המוקדם מול כל הרשויות הרלוונטיות וכל יתר הגורמים הנדרשים כהכנת רקע לתכנון יועצים, לרבות בניית "אסטרטגיה ירוקה" לפרויקט ובהם חיסכון באנרגיה, לשימור ומחזור מים, הצללה, תאורה, פסולת ושאר סעיפי ההנחיות וזאת בתאום עם המזמין, מנהל ויועצי הפרויקט וכן יועצים חיצוניים, ובחינת החלופות לפתרונות ולמערכות בראיית אותה אסטרטגיה.</w:t>
      </w:r>
    </w:p>
    <w:p w14:paraId="5D706D6E" w14:textId="77777777" w:rsidR="000206FA" w:rsidRPr="000206FA" w:rsidRDefault="000206FA" w:rsidP="000206FA">
      <w:pPr>
        <w:widowControl w:val="0"/>
        <w:snapToGrid w:val="0"/>
        <w:spacing w:before="0" w:beforeAutospacing="0" w:after="0" w:afterAutospacing="0" w:line="276" w:lineRule="auto"/>
        <w:ind w:left="360"/>
        <w:rPr>
          <w:rFonts w:ascii="Times New Roman" w:eastAsia="Times New Roman" w:hAnsi="Times New Roman" w:cs="David"/>
          <w:sz w:val="16"/>
          <w:szCs w:val="16"/>
          <w:rtl/>
          <w:lang w:eastAsia="he-IL"/>
        </w:rPr>
      </w:pPr>
    </w:p>
    <w:p w14:paraId="3D22FCE3"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חתימה על מסמכי התכנון המוגשים לרשויות, כיועץ בנייה ירוקה ואיכות הסביבה.</w:t>
      </w:r>
    </w:p>
    <w:p w14:paraId="024C67D6"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הכנסת השינויים בהתאם לדרישות המזמין ו/או לפי דרישת הרשויות המוסמכות באישור המזמין.</w:t>
      </w:r>
    </w:p>
    <w:p w14:paraId="48382846"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מסירת נתונים ליועצים, בכדי שיכינו אומדן משוער של מחיר הקמת הפרויקט, כל אחד בתחומו </w:t>
      </w:r>
      <w:r w:rsidRPr="000206FA">
        <w:rPr>
          <w:rFonts w:ascii="Times New Roman" w:eastAsia="Times New Roman" w:hAnsi="Times New Roman" w:cs="David" w:hint="cs"/>
          <w:b/>
          <w:bCs/>
          <w:sz w:val="24"/>
          <w:szCs w:val="24"/>
          <w:u w:val="single"/>
          <w:rtl/>
          <w:lang w:eastAsia="he-IL"/>
        </w:rPr>
        <w:t>והמשך ייעוץ והנחיה בשלב התכנון הסופי בנושאים המתוארים בסעיף 2.1 ו' לעיל</w:t>
      </w:r>
      <w:r w:rsidRPr="000206FA">
        <w:rPr>
          <w:rFonts w:ascii="Times New Roman" w:eastAsia="Times New Roman" w:hAnsi="Times New Roman" w:cs="David" w:hint="cs"/>
          <w:b/>
          <w:bCs/>
          <w:sz w:val="24"/>
          <w:szCs w:val="24"/>
          <w:rtl/>
          <w:lang w:eastAsia="he-IL"/>
        </w:rPr>
        <w:t>.</w:t>
      </w:r>
    </w:p>
    <w:p w14:paraId="2D6DF3BA" w14:textId="77777777" w:rsidR="000206FA" w:rsidRPr="000206FA" w:rsidRDefault="000206FA" w:rsidP="000206FA">
      <w:pPr>
        <w:widowControl w:val="0"/>
        <w:snapToGrid w:val="0"/>
        <w:spacing w:before="0" w:beforeAutospacing="0" w:after="0" w:afterAutospacing="0" w:line="276" w:lineRule="auto"/>
        <w:ind w:left="1800"/>
        <w:rPr>
          <w:rFonts w:ascii="Times New Roman" w:eastAsia="Times New Roman" w:hAnsi="Times New Roman" w:cs="David"/>
          <w:sz w:val="16"/>
          <w:szCs w:val="16"/>
          <w:lang w:eastAsia="he-IL"/>
        </w:rPr>
      </w:pPr>
    </w:p>
    <w:p w14:paraId="6E2BFF6F"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lastRenderedPageBreak/>
        <w:t>סיוע להכנת אומדן משוער של מחיר מרכיבי הבניה הירוקה של הפרויקט.</w:t>
      </w:r>
    </w:p>
    <w:p w14:paraId="28F32F80"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147203D1"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הצגה, ובחינת חלופות לפתרונות וציוד לאישור המזמין, כולל מסמך המפרט את המשמעויות מבחינת ביצוע , תפעול ואחזקה, עלות, שרידות, איכות הפתרון וכדומה.  </w:t>
      </w:r>
    </w:p>
    <w:p w14:paraId="750912E2"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Pr>
      </w:pPr>
    </w:p>
    <w:p w14:paraId="78265D83"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מבלי לגרוע מכלליות האמור לעיל, ביצוע כל יתר הפעולות ועריכת כל המסמכים הדרושים להשלמת התכנון הסופי.</w:t>
      </w:r>
    </w:p>
    <w:p w14:paraId="72DE5CB4"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579757CE"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הכנה והגשת אוגדן ירוק לרשות המקומית ו/או הכנה והגשה של תיק בנייה ירוקה למכון התקנים.</w:t>
      </w:r>
    </w:p>
    <w:p w14:paraId="641061C2"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63834D34"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ליוויי התהליך מול הרשות המקומית ו/או מכון התקנים, עריכת תיקונים והתאמות עד לאישורו הסופי מול הרשות המקומית ו/או מכון התקנים.</w:t>
      </w:r>
    </w:p>
    <w:p w14:paraId="3F35BC27"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0B7FEC1A" w14:textId="77777777" w:rsidR="000206FA" w:rsidRPr="000206FA" w:rsidRDefault="000206FA" w:rsidP="000206FA">
      <w:pPr>
        <w:widowControl w:val="0"/>
        <w:numPr>
          <w:ilvl w:val="0"/>
          <w:numId w:val="8"/>
        </w:numPr>
        <w:snapToGrid w:val="0"/>
        <w:spacing w:before="0" w:beforeAutospacing="0" w:after="0" w:afterAutospacing="0" w:line="276" w:lineRule="auto"/>
        <w:ind w:left="1800"/>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קבלת האישורים הנדרשים מגורמי איכות הסביבה, לרבות טיפול בדיגום קרקע וגזי קרקע.</w:t>
      </w:r>
    </w:p>
    <w:p w14:paraId="4591634F"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24"/>
          <w:szCs w:val="24"/>
          <w:rtl/>
        </w:rPr>
      </w:pPr>
    </w:p>
    <w:p w14:paraId="759B9A93"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2.3</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sz w:val="24"/>
          <w:szCs w:val="24"/>
          <w:u w:val="single"/>
          <w:rtl/>
          <w:lang w:eastAsia="he-IL"/>
        </w:rPr>
        <w:t>תכנון מפורט</w:t>
      </w:r>
      <w:r w:rsidRPr="000206FA">
        <w:rPr>
          <w:rFonts w:ascii="Times New Roman" w:eastAsia="Times New Roman" w:hAnsi="Times New Roman" w:cs="David" w:hint="cs"/>
          <w:sz w:val="24"/>
          <w:szCs w:val="24"/>
          <w:rtl/>
          <w:lang w:eastAsia="he-IL"/>
        </w:rPr>
        <w:t>:</w:t>
      </w:r>
    </w:p>
    <w:p w14:paraId="6D85E12D" w14:textId="77777777" w:rsidR="000206FA" w:rsidRPr="000206FA" w:rsidRDefault="000206FA" w:rsidP="000206FA">
      <w:pPr>
        <w:widowControl w:val="0"/>
        <w:numPr>
          <w:ilvl w:val="0"/>
          <w:numId w:val="9"/>
        </w:numPr>
        <w:snapToGrid w:val="0"/>
        <w:spacing w:before="0" w:beforeAutospacing="0" w:after="0" w:afterAutospacing="0" w:line="276" w:lineRule="auto"/>
        <w:ind w:right="-142"/>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בדיקת התאמתן של התכניות המפורטות של היועצים להמלצות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ולאישורי הרשויות המוסמכות, בנושאי הבנייה הירוקה.</w:t>
      </w:r>
    </w:p>
    <w:p w14:paraId="441C6B37" w14:textId="77777777" w:rsidR="000206FA" w:rsidRPr="000206FA" w:rsidRDefault="000206FA" w:rsidP="000206FA">
      <w:pPr>
        <w:widowControl w:val="0"/>
        <w:snapToGrid w:val="0"/>
        <w:spacing w:before="0" w:beforeAutospacing="0" w:after="0" w:afterAutospacing="0" w:line="276" w:lineRule="auto"/>
        <w:ind w:left="2160" w:right="-142"/>
        <w:rPr>
          <w:rFonts w:ascii="Times New Roman" w:eastAsia="Times New Roman" w:hAnsi="Times New Roman" w:cs="David"/>
          <w:sz w:val="16"/>
          <w:szCs w:val="16"/>
          <w:lang w:eastAsia="he-IL"/>
        </w:rPr>
      </w:pPr>
    </w:p>
    <w:p w14:paraId="1149FE2A" w14:textId="77777777" w:rsidR="000206FA" w:rsidRPr="000206FA" w:rsidRDefault="000206FA" w:rsidP="000206F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ביצוע תכנון מפורט לקבלת הצעות מקבלני ביצוע של כל ציוד פינוי האשפה לרבות תכנון תשתיות הנדסיות תומכות וכן אמצעים למזעור מטרדי זיהום אויר/ריח וכן מתקנים לטיפול קדם בשפכים במידת הצורך.</w:t>
      </w:r>
    </w:p>
    <w:p w14:paraId="5EA85B49"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7BC2EB0A"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אישור התוכניות הרלוונטיות במכון התקנים, במ</w:t>
      </w:r>
      <w:r w:rsidRPr="000206FA">
        <w:rPr>
          <w:rFonts w:ascii="Times New Roman" w:eastAsia="Times New Roman" w:hAnsi="Times New Roman" w:cs="David" w:hint="cs"/>
          <w:sz w:val="24"/>
          <w:szCs w:val="24"/>
          <w:rtl/>
          <w:lang w:eastAsia="he-IL"/>
        </w:rPr>
        <w:t>ו</w:t>
      </w:r>
      <w:r w:rsidRPr="000206FA">
        <w:rPr>
          <w:rFonts w:ascii="Times New Roman" w:eastAsia="Times New Roman" w:hAnsi="Times New Roman" w:cs="David"/>
          <w:sz w:val="24"/>
          <w:szCs w:val="24"/>
          <w:rtl/>
          <w:lang w:eastAsia="he-IL"/>
        </w:rPr>
        <w:t>סדות וברשויות.</w:t>
      </w:r>
    </w:p>
    <w:p w14:paraId="7FBFD192" w14:textId="77777777" w:rsidR="000206FA" w:rsidRPr="000206FA" w:rsidRDefault="000206FA" w:rsidP="000206FA">
      <w:pPr>
        <w:widowControl w:val="0"/>
        <w:snapToGrid w:val="0"/>
        <w:spacing w:before="0" w:beforeAutospacing="0" w:after="0" w:afterAutospacing="0" w:line="276" w:lineRule="auto"/>
        <w:ind w:left="2160" w:right="-142"/>
        <w:rPr>
          <w:rFonts w:ascii="Times New Roman" w:eastAsia="Times New Roman" w:hAnsi="Times New Roman" w:cs="David"/>
          <w:sz w:val="16"/>
          <w:szCs w:val="16"/>
          <w:rtl/>
          <w:lang w:eastAsia="he-IL"/>
        </w:rPr>
      </w:pPr>
    </w:p>
    <w:p w14:paraId="7CD7C074"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סיוע למתכננים וליועצים בהכנת מפרטים המתאימים למפרטים הכלליים המקובלים על המזמין בכל הקשור לבניה ירוקה ואיכות הסביבה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 </w:t>
      </w:r>
      <w:r w:rsidRPr="000206FA">
        <w:rPr>
          <w:rFonts w:ascii="Times New Roman" w:eastAsia="Times New Roman" w:hAnsi="Times New Roman" w:cs="David" w:hint="cs"/>
          <w:b/>
          <w:bCs/>
          <w:sz w:val="24"/>
          <w:szCs w:val="24"/>
          <w:u w:val="single"/>
          <w:rtl/>
          <w:lang w:eastAsia="he-IL"/>
        </w:rPr>
        <w:t>והמשך ייעוץ והנחיה בשלב התכנון הסופי בנושאים המתוארים בסעיף 2.1 ה'.</w:t>
      </w:r>
    </w:p>
    <w:p w14:paraId="7BFF0A10"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0232059F" w14:textId="77777777" w:rsidR="000206FA" w:rsidRPr="000206FA" w:rsidRDefault="000206FA" w:rsidP="000206F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הכנת מפרטים, כתבי כמויות ואומדן תקציבי מפורט </w:t>
      </w:r>
      <w:r w:rsidRPr="000206FA">
        <w:rPr>
          <w:rFonts w:ascii="Times New Roman" w:eastAsia="Times New Roman" w:hAnsi="Times New Roman" w:cs="David" w:hint="cs"/>
          <w:sz w:val="24"/>
          <w:szCs w:val="24"/>
          <w:rtl/>
          <w:lang w:eastAsia="he-IL"/>
        </w:rPr>
        <w:t xml:space="preserve">לעבודות הבניה הירוקה ואיכות הסביבה, </w:t>
      </w:r>
      <w:r w:rsidRPr="000206FA">
        <w:rPr>
          <w:rFonts w:ascii="Times New Roman" w:eastAsia="Times New Roman" w:hAnsi="Times New Roman" w:cs="David"/>
          <w:sz w:val="24"/>
          <w:szCs w:val="24"/>
          <w:rtl/>
          <w:lang w:eastAsia="he-IL"/>
        </w:rPr>
        <w:t>לקבלת הצעות מחיר ולביצוע כולל תאום עם היועצים השונים, לרבות ומבלי לגרוע מכלליות האמור תכנית לקידוחים ובדיקות קרקע.</w:t>
      </w:r>
    </w:p>
    <w:p w14:paraId="540E5756" w14:textId="77777777" w:rsidR="000206FA" w:rsidRPr="000206FA" w:rsidRDefault="000206FA" w:rsidP="000206FA">
      <w:pPr>
        <w:spacing w:before="0" w:beforeAutospacing="0" w:after="0" w:afterAutospacing="0" w:line="360" w:lineRule="auto"/>
        <w:ind w:left="720"/>
        <w:jc w:val="both"/>
        <w:rPr>
          <w:rFonts w:ascii="Times New Roman" w:eastAsia="Times New Roman" w:hAnsi="Times New Roman" w:cs="David"/>
          <w:sz w:val="16"/>
          <w:szCs w:val="16"/>
          <w:rtl/>
        </w:rPr>
      </w:pPr>
    </w:p>
    <w:p w14:paraId="45396F63"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כל יתר הדרוש להשלמת התכנון המפורט ולעריכת המסמכים, אשר דרושים לעריכת המכרזים.</w:t>
      </w:r>
    </w:p>
    <w:p w14:paraId="4772FE15"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218A52A8"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העבודות יהיו במכרז אחד או מכרזים מפוצלים לשיקול המזמין.</w:t>
      </w:r>
    </w:p>
    <w:p w14:paraId="5291C781" w14:textId="77777777" w:rsidR="000206FA" w:rsidRPr="000206FA" w:rsidRDefault="000206FA" w:rsidP="000206FA">
      <w:pPr>
        <w:widowControl w:val="0"/>
        <w:snapToGrid w:val="0"/>
        <w:spacing w:before="0" w:beforeAutospacing="0" w:after="0" w:afterAutospacing="0" w:line="276" w:lineRule="auto"/>
        <w:ind w:left="2160"/>
        <w:rPr>
          <w:rFonts w:ascii="Times New Roman" w:eastAsia="Times New Roman" w:hAnsi="Times New Roman" w:cs="David"/>
          <w:sz w:val="16"/>
          <w:szCs w:val="16"/>
          <w:lang w:eastAsia="he-IL"/>
        </w:rPr>
      </w:pPr>
    </w:p>
    <w:p w14:paraId="3D9F7CDA" w14:textId="77777777" w:rsidR="000206FA" w:rsidRPr="000206FA" w:rsidRDefault="000206FA" w:rsidP="000206FA">
      <w:pPr>
        <w:widowControl w:val="0"/>
        <w:numPr>
          <w:ilvl w:val="0"/>
          <w:numId w:val="9"/>
        </w:numPr>
        <w:snapToGrid w:val="0"/>
        <w:spacing w:before="0" w:beforeAutospacing="0" w:after="0" w:afterAutospacing="0" w:line="276" w:lineRule="auto"/>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אישור בכתב לתכניות לביצוע של היועצים.</w:t>
      </w:r>
    </w:p>
    <w:p w14:paraId="2A857AA2"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5DBE5E9C"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lastRenderedPageBreak/>
        <w:t>סיוע לעדכון מפרטי המכר ואישור הנוסח וההתאמה לתכנון.</w:t>
      </w:r>
    </w:p>
    <w:p w14:paraId="6B4064A1"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20616C27"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הכנסת שינויים בתכניות לפי דרישת המזמין.</w:t>
      </w:r>
    </w:p>
    <w:p w14:paraId="547ECACA"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1F36912F" w14:textId="77777777" w:rsidR="000206FA" w:rsidRPr="000206FA" w:rsidRDefault="000206FA" w:rsidP="000206FA">
      <w:pPr>
        <w:widowControl w:val="0"/>
        <w:numPr>
          <w:ilvl w:val="0"/>
          <w:numId w:val="9"/>
        </w:numPr>
        <w:spacing w:before="0" w:beforeAutospacing="0" w:after="0" w:afterAutospacing="0" w:line="360"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השתתפות בסיורי קבלנים.</w:t>
      </w:r>
    </w:p>
    <w:p w14:paraId="0B6C7DD6"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rtl/>
          <w:lang w:eastAsia="he-IL"/>
        </w:rPr>
      </w:pPr>
    </w:p>
    <w:p w14:paraId="5C243256"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מתן חוות דעת בכל הקשור להצעות הקבלנים.</w:t>
      </w:r>
    </w:p>
    <w:p w14:paraId="73AC04E6" w14:textId="77777777" w:rsidR="000206FA" w:rsidRPr="000206FA" w:rsidRDefault="000206FA" w:rsidP="000206FA">
      <w:pPr>
        <w:widowControl w:val="0"/>
        <w:snapToGrid w:val="0"/>
        <w:spacing w:before="0" w:beforeAutospacing="0" w:after="0" w:afterAutospacing="0" w:line="276" w:lineRule="auto"/>
        <w:rPr>
          <w:rFonts w:ascii="Times New Roman" w:eastAsia="Times New Roman" w:hAnsi="Times New Roman" w:cs="David"/>
          <w:sz w:val="16"/>
          <w:szCs w:val="16"/>
          <w:lang w:eastAsia="he-IL"/>
        </w:rPr>
      </w:pPr>
    </w:p>
    <w:p w14:paraId="2944EED5"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בדיקת ההצעות של קבלני הביצוע בתחום הטיפול הסביבתי ואלמנטים לבניה ירוקה, ייעוץ למזמין והשתתפות בבירורים עם הקבלן.</w:t>
      </w:r>
    </w:p>
    <w:p w14:paraId="548B1DD8" w14:textId="77777777" w:rsidR="000206FA" w:rsidRPr="000206FA" w:rsidRDefault="000206FA" w:rsidP="000206FA">
      <w:pPr>
        <w:widowControl w:val="0"/>
        <w:snapToGrid w:val="0"/>
        <w:spacing w:before="0" w:beforeAutospacing="0" w:after="0" w:afterAutospacing="0" w:line="240" w:lineRule="auto"/>
        <w:rPr>
          <w:rFonts w:ascii="Times New Roman" w:eastAsia="Times New Roman" w:hAnsi="Times New Roman" w:cs="David"/>
          <w:sz w:val="16"/>
          <w:szCs w:val="16"/>
          <w:rtl/>
          <w:lang w:eastAsia="he-IL"/>
        </w:rPr>
      </w:pPr>
    </w:p>
    <w:p w14:paraId="7804D7B5" w14:textId="77777777" w:rsidR="000206FA" w:rsidRPr="000206FA" w:rsidRDefault="000206FA" w:rsidP="000206FA">
      <w:pPr>
        <w:widowControl w:val="0"/>
        <w:numPr>
          <w:ilvl w:val="0"/>
          <w:numId w:val="9"/>
        </w:numPr>
        <w:snapToGrid w:val="0"/>
        <w:spacing w:before="0" w:beforeAutospacing="0" w:after="0" w:afterAutospacing="0" w:line="276" w:lineRule="auto"/>
        <w:jc w:val="both"/>
        <w:rPr>
          <w:rFonts w:ascii="Times New Roman" w:eastAsia="Times New Roman" w:hAnsi="Times New Roman" w:cs="David"/>
          <w:sz w:val="24"/>
          <w:szCs w:val="24"/>
          <w:lang w:eastAsia="he-IL"/>
        </w:rPr>
      </w:pPr>
      <w:r w:rsidRPr="000206FA">
        <w:rPr>
          <w:rFonts w:ascii="Times New Roman" w:eastAsia="Times New Roman" w:hAnsi="Times New Roman" w:cs="David"/>
          <w:sz w:val="24"/>
          <w:szCs w:val="24"/>
          <w:rtl/>
          <w:lang w:eastAsia="he-IL"/>
        </w:rPr>
        <w:t xml:space="preserve">בדיקת הצעות אלטרנטיביות לביצוע אשר תוגשנה ע"י הקבלנים, ומתן </w:t>
      </w:r>
      <w:proofErr w:type="spellStart"/>
      <w:r w:rsidRPr="000206FA">
        <w:rPr>
          <w:rFonts w:ascii="Times New Roman" w:eastAsia="Times New Roman" w:hAnsi="Times New Roman" w:cs="David"/>
          <w:sz w:val="24"/>
          <w:szCs w:val="24"/>
          <w:rtl/>
          <w:lang w:eastAsia="he-IL"/>
        </w:rPr>
        <w:t>חוו"ד</w:t>
      </w:r>
      <w:proofErr w:type="spellEnd"/>
      <w:r w:rsidRPr="000206FA">
        <w:rPr>
          <w:rFonts w:ascii="Times New Roman" w:eastAsia="Times New Roman" w:hAnsi="Times New Roman" w:cs="David"/>
          <w:sz w:val="24"/>
          <w:szCs w:val="24"/>
          <w:rtl/>
          <w:lang w:eastAsia="he-IL"/>
        </w:rPr>
        <w:t xml:space="preserve"> לחברה על ההצעות.</w:t>
      </w:r>
    </w:p>
    <w:p w14:paraId="6CD43EB3" w14:textId="77777777" w:rsidR="000206FA" w:rsidRPr="000206FA" w:rsidRDefault="000206FA" w:rsidP="000206FA">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25765449" w14:textId="77777777" w:rsidR="000206FA" w:rsidRPr="000206FA" w:rsidRDefault="000206FA" w:rsidP="000206FA">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מובהר בזאת שה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יכין, באם יידרש, מסמכים למכרזים </w:t>
      </w:r>
      <w:r w:rsidRPr="000206FA">
        <w:rPr>
          <w:rFonts w:ascii="Times New Roman" w:eastAsia="Times New Roman" w:hAnsi="Times New Roman" w:cs="David"/>
          <w:sz w:val="24"/>
          <w:szCs w:val="24"/>
          <w:lang w:eastAsia="he-IL"/>
        </w:rPr>
        <w:t>–</w:t>
      </w:r>
      <w:r w:rsidRPr="000206FA">
        <w:rPr>
          <w:rFonts w:ascii="Times New Roman" w:eastAsia="Times New Roman" w:hAnsi="Times New Roman" w:cs="David" w:hint="cs"/>
          <w:sz w:val="24"/>
          <w:szCs w:val="24"/>
          <w:rtl/>
          <w:lang w:eastAsia="he-IL"/>
        </w:rPr>
        <w:t xml:space="preserve"> עוד לפני השלמת התכנון המפורט והמסמכים המפורטים לביצוע.</w:t>
      </w:r>
    </w:p>
    <w:p w14:paraId="478C46B7" w14:textId="77777777" w:rsidR="000206FA" w:rsidRPr="000206FA" w:rsidRDefault="000206FA" w:rsidP="000206FA">
      <w:pPr>
        <w:widowControl w:val="0"/>
        <w:spacing w:before="0" w:beforeAutospacing="0" w:after="0" w:afterAutospacing="0" w:line="240" w:lineRule="auto"/>
        <w:ind w:left="720" w:hanging="720"/>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ab/>
      </w:r>
    </w:p>
    <w:p w14:paraId="6B81BE48" w14:textId="77777777" w:rsidR="000206FA" w:rsidRPr="000206FA" w:rsidRDefault="000206FA" w:rsidP="000206FA">
      <w:pPr>
        <w:widowControl w:val="0"/>
        <w:spacing w:before="0" w:beforeAutospacing="0" w:after="0" w:afterAutospacing="0" w:line="240" w:lineRule="auto"/>
        <w:ind w:left="720" w:hanging="720"/>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ab/>
        <w:t>2.4</w:t>
      </w:r>
      <w:r w:rsidRPr="000206FA">
        <w:rPr>
          <w:rFonts w:ascii="Times New Roman" w:eastAsia="Times New Roman" w:hAnsi="Times New Roman" w:cs="David" w:hint="cs"/>
          <w:sz w:val="20"/>
          <w:szCs w:val="24"/>
          <w:rtl/>
          <w:lang w:eastAsia="he-IL"/>
        </w:rPr>
        <w:tab/>
      </w:r>
      <w:r w:rsidRPr="000206FA">
        <w:rPr>
          <w:rFonts w:ascii="Times New Roman" w:eastAsia="Times New Roman" w:hAnsi="Times New Roman" w:cs="David" w:hint="cs"/>
          <w:sz w:val="20"/>
          <w:szCs w:val="24"/>
          <w:u w:val="single"/>
          <w:rtl/>
          <w:lang w:eastAsia="he-IL"/>
        </w:rPr>
        <w:t>פיקוח עליון</w:t>
      </w:r>
      <w:r w:rsidRPr="000206FA">
        <w:rPr>
          <w:rFonts w:ascii="Times New Roman" w:eastAsia="Times New Roman" w:hAnsi="Times New Roman" w:cs="David" w:hint="cs"/>
          <w:sz w:val="20"/>
          <w:szCs w:val="24"/>
          <w:rtl/>
          <w:lang w:eastAsia="he-IL"/>
        </w:rPr>
        <w:t>:</w:t>
      </w:r>
    </w:p>
    <w:p w14:paraId="6B6DCE42" w14:textId="77777777" w:rsidR="000206FA" w:rsidRPr="000206FA" w:rsidRDefault="000206FA" w:rsidP="000206FA">
      <w:pPr>
        <w:widowControl w:val="0"/>
        <w:spacing w:before="0" w:beforeAutospacing="0" w:after="0" w:afterAutospacing="0" w:line="240" w:lineRule="auto"/>
        <w:ind w:left="720" w:right="720" w:firstLine="720"/>
        <w:rPr>
          <w:rFonts w:ascii="Times New Roman" w:eastAsia="Times New Roman" w:hAnsi="Times New Roman" w:cs="David"/>
          <w:sz w:val="24"/>
          <w:szCs w:val="24"/>
          <w:rtl/>
          <w:lang w:eastAsia="he-IL"/>
        </w:rPr>
      </w:pPr>
    </w:p>
    <w:p w14:paraId="6E8EAECA"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א.</w:t>
      </w:r>
      <w:r w:rsidRPr="000206FA">
        <w:rPr>
          <w:rFonts w:ascii="Times New Roman" w:eastAsia="Times New Roman" w:hAnsi="Times New Roman" w:cs="David" w:hint="cs"/>
          <w:sz w:val="24"/>
          <w:szCs w:val="24"/>
          <w:rtl/>
          <w:lang w:eastAsia="he-IL"/>
        </w:rPr>
        <w:tab/>
        <w:t>הפיקוח העליון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על ביצוע העבודה יכלול:</w:t>
      </w:r>
    </w:p>
    <w:p w14:paraId="72D45C1D" w14:textId="77777777" w:rsidR="000206FA" w:rsidRPr="000206FA" w:rsidRDefault="000206FA" w:rsidP="000206FA">
      <w:pPr>
        <w:widowControl w:val="0"/>
        <w:spacing w:before="0" w:beforeAutospacing="0" w:after="0" w:afterAutospacing="0" w:line="240" w:lineRule="auto"/>
        <w:ind w:hanging="720"/>
        <w:rPr>
          <w:rFonts w:ascii="Times New Roman" w:eastAsia="Times New Roman" w:hAnsi="Times New Roman" w:cs="David"/>
          <w:sz w:val="24"/>
          <w:szCs w:val="24"/>
          <w:rtl/>
          <w:lang w:eastAsia="he-IL"/>
        </w:rPr>
      </w:pPr>
    </w:p>
    <w:p w14:paraId="57DEB18E"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פיקוח עליון על ביצוע העבודה, בהתאם לאוגדן לבניה ירוקה שהוגש לרשות ו/או מכון התקנים, לרבות על ביצוע התיקונים, שקבלני העבודות חייבים בהם, הן לפני מסירת העבודות. כל אלה הן באתר והן בבתי מלאכה מחוץ לאתר.</w:t>
      </w:r>
    </w:p>
    <w:p w14:paraId="154E7984"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7E988A20"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sz w:val="24"/>
          <w:szCs w:val="24"/>
          <w:rtl/>
          <w:lang w:eastAsia="he-IL"/>
        </w:rPr>
        <w:t>ליווי תהליך הבניה ופיקוח עליון בביקורים באתר הפרויקט ובמפעלי הייצור על ביצוע העבודות ואיכותן, לרבות בדיקות הקרקע, המים וגזי הקרקע, בהתאם לתכניות ולמפרטים, במהלך ביצוע העבודות, לפני מסירת העבודות למזמין ובתקופת הבדק.</w:t>
      </w:r>
    </w:p>
    <w:p w14:paraId="3CF7F146"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0EEFE9D1"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ביקורים באתר בתדירות שתקבע ע"י מנהל הפרויקט,  ע"פ צרכי הביצוע. למען הסר ספק,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יבקר באתר הבניה ככל הנדרש בכדי לבצע את הפיקוח העליון כפי שהוגדר לעיל, וככל שיידרש על-ידי המנהל.</w:t>
      </w:r>
    </w:p>
    <w:p w14:paraId="24E9B32C"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348B53F6"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הכנת מסמכים נדרשים בשלב הביצוע בהתייחס למטרדי רעש ואבק.</w:t>
      </w:r>
    </w:p>
    <w:p w14:paraId="6020C7F3"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64A3AF55"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 xml:space="preserve">ליווי פינוי קרקע מזוהמת, מעקב ובקרה אחר פעולות הקבלן והסדרת רישום מוסדר של פינוי הקרקע המזוהמת,  הכנת תכנית לביצוע דיגום מוודא, אישורה במשרד </w:t>
      </w:r>
      <w:proofErr w:type="spellStart"/>
      <w:r w:rsidRPr="000206FA">
        <w:rPr>
          <w:rFonts w:ascii="Times New Roman" w:eastAsia="Times New Roman" w:hAnsi="Times New Roman" w:cs="David" w:hint="cs"/>
          <w:sz w:val="24"/>
          <w:szCs w:val="24"/>
          <w:rtl/>
          <w:lang w:eastAsia="he-IL"/>
        </w:rPr>
        <w:t>הג"ס</w:t>
      </w:r>
      <w:proofErr w:type="spellEnd"/>
      <w:r w:rsidRPr="000206FA">
        <w:rPr>
          <w:rFonts w:ascii="Times New Roman" w:eastAsia="Times New Roman" w:hAnsi="Times New Roman" w:cs="David" w:hint="cs"/>
          <w:sz w:val="24"/>
          <w:szCs w:val="24"/>
          <w:rtl/>
          <w:lang w:eastAsia="he-IL"/>
        </w:rPr>
        <w:t xml:space="preserve"> וליווי הטיפול בנדון (ביצוע הדיגום והבדיקות על ידי חברה מאושרת – בתשלום נפרד), עד לקבלת אישור המשרד </w:t>
      </w:r>
      <w:proofErr w:type="spellStart"/>
      <w:r w:rsidRPr="000206FA">
        <w:rPr>
          <w:rFonts w:ascii="Times New Roman" w:eastAsia="Times New Roman" w:hAnsi="Times New Roman" w:cs="David" w:hint="cs"/>
          <w:sz w:val="24"/>
          <w:szCs w:val="24"/>
          <w:rtl/>
          <w:lang w:eastAsia="he-IL"/>
        </w:rPr>
        <w:t>להג"ס</w:t>
      </w:r>
      <w:proofErr w:type="spellEnd"/>
      <w:r w:rsidRPr="000206FA">
        <w:rPr>
          <w:rFonts w:ascii="Times New Roman" w:eastAsia="Times New Roman" w:hAnsi="Times New Roman" w:cs="David" w:hint="cs"/>
          <w:sz w:val="24"/>
          <w:szCs w:val="24"/>
          <w:rtl/>
          <w:lang w:eastAsia="he-IL"/>
        </w:rPr>
        <w:t xml:space="preserve"> על השלמת הטיפול בקרקע המזוהמת ובגזי הקרקע במתחם הנדון, על כל הכרוך בכך, לרבות עריכת דו"חות, ניתוח תוצאות בדיקות, ישיבות עם הגורמים ברשויות וכדומה.</w:t>
      </w:r>
    </w:p>
    <w:p w14:paraId="768A4BF5" w14:textId="77777777" w:rsidR="000206FA" w:rsidRPr="000206FA" w:rsidRDefault="000206FA" w:rsidP="000206FA">
      <w:pPr>
        <w:widowControl w:val="0"/>
        <w:tabs>
          <w:tab w:val="left" w:pos="9020"/>
        </w:tabs>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3290EE6A"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שילוב הפיקוח העליון של היועצים עם הפיקוח העליון על ביצוע העבודה של בניה ירוקה, איכות הסביבה ותברואה.</w:t>
      </w:r>
    </w:p>
    <w:p w14:paraId="7D172E72"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7D5DD8BA"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 xml:space="preserve">הדרכה ומתן הסברים למנהל, ליועצים, לקבלנים ולמפקח, במידה </w:t>
      </w:r>
      <w:r w:rsidRPr="000206FA">
        <w:rPr>
          <w:rFonts w:ascii="Times New Roman" w:eastAsia="Times New Roman" w:hAnsi="Times New Roman" w:cs="David" w:hint="cs"/>
          <w:sz w:val="24"/>
          <w:szCs w:val="24"/>
          <w:rtl/>
          <w:lang w:eastAsia="he-IL"/>
        </w:rPr>
        <w:lastRenderedPageBreak/>
        <w:t>ונתמנה כזה לפיקוח על העבודות, הדרכה ומתן הסברים לקבלני העבודות באתר ומחוצה לו.</w:t>
      </w:r>
    </w:p>
    <w:p w14:paraId="14504797"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66D7349C"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 xml:space="preserve">- </w:t>
      </w:r>
      <w:r w:rsidRPr="000206FA">
        <w:rPr>
          <w:rFonts w:ascii="Times New Roman" w:eastAsia="Times New Roman" w:hAnsi="Times New Roman" w:cs="David" w:hint="cs"/>
          <w:sz w:val="24"/>
          <w:szCs w:val="24"/>
          <w:rtl/>
          <w:lang w:eastAsia="he-IL"/>
        </w:rPr>
        <w:tab/>
        <w:t>ייעוץ והמלצה לגבי בחירה, בדיקה ואישור של חומרים וציוד.</w:t>
      </w:r>
    </w:p>
    <w:p w14:paraId="690A2CD2"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4666608F"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דיווח למנהל על הממצאים ועל התקדמות ביצוע הבניה הירוקה, סביבה ותברואה לאחר כל ביקור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ו/או בבית המלאכה.</w:t>
      </w:r>
    </w:p>
    <w:p w14:paraId="609339D8"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0B1F02E4"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3FBE9C20"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lang w:eastAsia="he-IL"/>
        </w:rPr>
      </w:pPr>
    </w:p>
    <w:p w14:paraId="0E78536A"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 xml:space="preserve">אשרור תכניות </w:t>
      </w:r>
      <w:r w:rsidRPr="000206FA">
        <w:rPr>
          <w:rFonts w:ascii="Times New Roman" w:eastAsia="Times New Roman" w:hAnsi="Times New Roman" w:cs="David"/>
          <w:sz w:val="24"/>
          <w:szCs w:val="24"/>
          <w:lang w:eastAsia="he-IL"/>
        </w:rPr>
        <w:t>AS-MADE</w:t>
      </w:r>
      <w:r w:rsidRPr="000206FA">
        <w:rPr>
          <w:rFonts w:ascii="Times New Roman" w:eastAsia="Times New Roman" w:hAnsi="Times New Roman" w:cs="David" w:hint="cs"/>
          <w:sz w:val="24"/>
          <w:szCs w:val="24"/>
          <w:rtl/>
          <w:lang w:eastAsia="he-IL"/>
        </w:rPr>
        <w:t xml:space="preserve"> שיוכנו ע"י הקבלנים על רקע תכניות ושיכללו שנויים שבוצעו בתכנון ו/או בביצוע בזמן ביצוע העבודה. </w:t>
      </w:r>
    </w:p>
    <w:p w14:paraId="3924D08A"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54611F77"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2D00F033"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180B9172"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ובפיקוח העליון עליהן ועל התאמתן לתנאי החוזים עם קבלני העבודות, הן לפני מסירת העבודות והן בתקופת הבדק.</w:t>
      </w:r>
    </w:p>
    <w:p w14:paraId="0ED78FBE"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7EB230E1"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ייעוץ לפתרונות במקרים בהם יתגלו כשלים בבצוע העבודות לעומת התכנון.</w:t>
      </w:r>
    </w:p>
    <w:p w14:paraId="150A252C"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4140BF28"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הכנת וחתימה על כל מסמך שיידרש ע"י הרשויות מה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במהלך הביצוע, עד קבלת אישור לחיבור הפרויקט למערכות, אישור לאכלוס וקבלת תעודת גמר/רישיון עסק.</w:t>
      </w:r>
    </w:p>
    <w:p w14:paraId="6BF247E2"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48BC8796"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אישור נכונות ותאימות מלאה של כל מסמכי העדות, תיקי מתקן וכדו', של כל הקבלנים שעבדו על פי התכניות וההנחיות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בטרם יימסרו לידי נציגי המזמין.</w:t>
      </w:r>
    </w:p>
    <w:p w14:paraId="03AA6149" w14:textId="77777777" w:rsidR="000206FA" w:rsidRPr="000206FA" w:rsidRDefault="000206FA" w:rsidP="000206FA">
      <w:pPr>
        <w:widowControl w:val="0"/>
        <w:tabs>
          <w:tab w:val="left" w:pos="9020"/>
        </w:tabs>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3A62CE30"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hint="cs"/>
          <w:b/>
          <w:bCs/>
          <w:sz w:val="24"/>
          <w:szCs w:val="24"/>
          <w:u w:val="single"/>
          <w:rtl/>
          <w:lang w:eastAsia="he-IL"/>
        </w:rPr>
        <w:t>סיוע ככל הנדרש לשם אישור הרשויות להשלמת העבודות ולקבלת טופס 4 ותעודת גמר</w:t>
      </w:r>
      <w:r w:rsidRPr="000206FA">
        <w:rPr>
          <w:rFonts w:ascii="Times New Roman" w:eastAsia="Times New Roman" w:hAnsi="Times New Roman" w:cs="David" w:hint="cs"/>
          <w:sz w:val="24"/>
          <w:szCs w:val="24"/>
          <w:rtl/>
          <w:lang w:eastAsia="he-IL"/>
        </w:rPr>
        <w:t>.</w:t>
      </w:r>
    </w:p>
    <w:p w14:paraId="7B8CE8C4" w14:textId="77777777" w:rsidR="000206FA" w:rsidRPr="000206FA" w:rsidRDefault="000206FA" w:rsidP="000206FA">
      <w:pPr>
        <w:widowControl w:val="0"/>
        <w:tabs>
          <w:tab w:val="left" w:pos="9020"/>
        </w:tabs>
        <w:spacing w:before="0" w:beforeAutospacing="0" w:after="0" w:afterAutospacing="0" w:line="276" w:lineRule="auto"/>
        <w:ind w:left="2880" w:hanging="720"/>
        <w:rPr>
          <w:rFonts w:ascii="Times New Roman" w:eastAsia="Times New Roman" w:hAnsi="Times New Roman" w:cs="David"/>
          <w:sz w:val="24"/>
          <w:szCs w:val="24"/>
          <w:rtl/>
          <w:lang w:eastAsia="he-IL"/>
        </w:rPr>
      </w:pPr>
    </w:p>
    <w:p w14:paraId="67CAA588"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סיוע למזמין במתן מענה לפניות, אשר יופנו אליו, בקשר לתכנון וביצוע הבניה הירוקה, איכות הסביבה והתברואה.</w:t>
      </w:r>
    </w:p>
    <w:p w14:paraId="643D35D6"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1B472E02"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r>
      <w:r w:rsidRPr="000206FA">
        <w:rPr>
          <w:rFonts w:ascii="Times New Roman" w:eastAsia="Times New Roman" w:hAnsi="Times New Roman" w:cs="David"/>
          <w:sz w:val="24"/>
          <w:szCs w:val="24"/>
          <w:rtl/>
          <w:lang w:eastAsia="he-IL"/>
        </w:rPr>
        <w:t xml:space="preserve">השתתפות עם המזמין בהגנה בפני תביעות בקשר עם </w:t>
      </w:r>
      <w:r w:rsidRPr="000206FA">
        <w:rPr>
          <w:rFonts w:ascii="Times New Roman" w:eastAsia="Times New Roman" w:hAnsi="Times New Roman" w:cs="David" w:hint="cs"/>
          <w:sz w:val="24"/>
          <w:szCs w:val="24"/>
          <w:rtl/>
          <w:lang w:eastAsia="he-IL"/>
        </w:rPr>
        <w:t>ה</w:t>
      </w:r>
      <w:r w:rsidRPr="000206FA">
        <w:rPr>
          <w:rFonts w:ascii="Times New Roman" w:eastAsia="Times New Roman" w:hAnsi="Times New Roman" w:cs="David"/>
          <w:sz w:val="24"/>
          <w:szCs w:val="24"/>
          <w:rtl/>
          <w:lang w:eastAsia="he-IL"/>
        </w:rPr>
        <w:t>תכנון, על דרך של הצטרפות כנתבע ו/או מסירת עדות מטעם המזמין, והמצאת כל מסמך בקשר עם התכנון, אשר דרוש למזמין לשם נ</w:t>
      </w:r>
      <w:r w:rsidRPr="000206FA">
        <w:rPr>
          <w:rFonts w:ascii="Times New Roman" w:eastAsia="Times New Roman" w:hAnsi="Times New Roman" w:cs="David" w:hint="cs"/>
          <w:sz w:val="24"/>
          <w:szCs w:val="24"/>
          <w:rtl/>
          <w:lang w:eastAsia="he-IL"/>
        </w:rPr>
        <w:t>י</w:t>
      </w:r>
      <w:r w:rsidRPr="000206FA">
        <w:rPr>
          <w:rFonts w:ascii="Times New Roman" w:eastAsia="Times New Roman" w:hAnsi="Times New Roman" w:cs="David"/>
          <w:sz w:val="24"/>
          <w:szCs w:val="24"/>
          <w:rtl/>
          <w:lang w:eastAsia="he-IL"/>
        </w:rPr>
        <w:t>הול ההגנה, לפי דרישת המזמין ומיד עם דרישתו הראשונה</w:t>
      </w:r>
      <w:r w:rsidRPr="000206FA">
        <w:rPr>
          <w:rFonts w:ascii="Times New Roman" w:eastAsia="Times New Roman" w:hAnsi="Times New Roman" w:cs="David" w:hint="cs"/>
          <w:sz w:val="24"/>
          <w:szCs w:val="24"/>
          <w:rtl/>
          <w:lang w:eastAsia="he-IL"/>
        </w:rPr>
        <w:t>.</w:t>
      </w:r>
    </w:p>
    <w:p w14:paraId="14BCBF59" w14:textId="77777777" w:rsidR="000206FA" w:rsidRPr="000206FA" w:rsidRDefault="000206FA" w:rsidP="000206FA">
      <w:pPr>
        <w:widowControl w:val="0"/>
        <w:tabs>
          <w:tab w:val="left" w:pos="9020"/>
        </w:tabs>
        <w:spacing w:before="0" w:beforeAutospacing="0" w:after="0" w:afterAutospacing="0" w:line="240" w:lineRule="auto"/>
        <w:ind w:left="2260" w:hanging="425"/>
        <w:rPr>
          <w:rFonts w:ascii="Times New Roman" w:eastAsia="Times New Roman" w:hAnsi="Times New Roman" w:cs="David"/>
          <w:sz w:val="24"/>
          <w:szCs w:val="24"/>
          <w:rtl/>
          <w:lang w:eastAsia="he-IL"/>
        </w:rPr>
      </w:pPr>
    </w:p>
    <w:p w14:paraId="28056AC9" w14:textId="77777777" w:rsidR="000206FA" w:rsidRPr="000206FA" w:rsidRDefault="000206FA" w:rsidP="000206FA">
      <w:pPr>
        <w:widowControl w:val="0"/>
        <w:tabs>
          <w:tab w:val="left" w:pos="9020"/>
        </w:tabs>
        <w:spacing w:before="0" w:beforeAutospacing="0" w:after="0" w:afterAutospacing="0" w:line="276" w:lineRule="auto"/>
        <w:ind w:left="2260" w:hanging="425"/>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ab/>
        <w:t>כל יתר הדרוש לפיקוח עליון, ולביקורת על הביצוע.</w:t>
      </w:r>
    </w:p>
    <w:p w14:paraId="72DE765C" w14:textId="77777777" w:rsidR="000206FA" w:rsidRPr="000206FA" w:rsidRDefault="000206FA" w:rsidP="000206FA">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5B6FA35A"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ב.</w:t>
      </w:r>
      <w:r w:rsidRPr="000206FA">
        <w:rPr>
          <w:rFonts w:ascii="Times New Roman" w:eastAsia="Times New Roman" w:hAnsi="Times New Roman" w:cs="David" w:hint="cs"/>
          <w:sz w:val="24"/>
          <w:szCs w:val="24"/>
          <w:rtl/>
          <w:lang w:eastAsia="he-IL"/>
        </w:rPr>
        <w:tab/>
        <w:t>כדי למלא משימות אלה, יבקר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הבניה ובמקורות החומרים והציוד באופן תדיר ו/או לפי הזמנת המנהל או המפקח.</w:t>
      </w:r>
    </w:p>
    <w:p w14:paraId="64DA9E51"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31F87579"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lastRenderedPageBreak/>
        <w:t>ג.</w:t>
      </w:r>
      <w:r w:rsidRPr="000206FA">
        <w:rPr>
          <w:rFonts w:ascii="Times New Roman" w:eastAsia="Times New Roman" w:hAnsi="Times New Roman" w:cs="David" w:hint="cs"/>
          <w:sz w:val="24"/>
          <w:szCs w:val="24"/>
          <w:rtl/>
          <w:lang w:eastAsia="he-IL"/>
        </w:rPr>
        <w:tab/>
        <w:t>אין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רשאי לתת הוראות לקבלנים ו/או לנהל משא ומתן עם הקבלנים, לרבות ביחס למחירים ו/או לדרכי ביצוע, אלא באמצעות נציגו המוסמך של המזמין.</w:t>
      </w:r>
    </w:p>
    <w:p w14:paraId="23BF79F3"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03B634B3"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ד.</w:t>
      </w:r>
      <w:r w:rsidRPr="000206FA">
        <w:rPr>
          <w:rFonts w:ascii="Times New Roman" w:eastAsia="Times New Roman" w:hAnsi="Times New Roman" w:cs="David" w:hint="cs"/>
          <w:sz w:val="24"/>
          <w:szCs w:val="24"/>
          <w:rtl/>
          <w:lang w:eastAsia="he-IL"/>
        </w:rPr>
        <w:tab/>
        <w:t>לאחר כל ביקור של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באתר יגיש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לנציג המזמין דו"ח בכתב ובו יציין את התרשמותו ואת הערותיו לגבי בצוע העבודות. בגמר ביצוע העבודות יגיש 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יתרת שכרו עבור פיקוח עליון.</w:t>
      </w:r>
    </w:p>
    <w:p w14:paraId="00106D34"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p>
    <w:p w14:paraId="113A23E2" w14:textId="77777777" w:rsidR="000206FA" w:rsidRPr="000206FA" w:rsidRDefault="000206FA" w:rsidP="000206FA">
      <w:pPr>
        <w:widowControl w:val="0"/>
        <w:spacing w:before="0" w:beforeAutospacing="0" w:after="0" w:afterAutospacing="0" w:line="276" w:lineRule="auto"/>
        <w:ind w:left="1835" w:right="720" w:hanging="426"/>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w:t>
      </w:r>
      <w:r w:rsidRPr="000206FA">
        <w:rPr>
          <w:rFonts w:ascii="Times New Roman" w:eastAsia="Times New Roman" w:hAnsi="Times New Roman" w:cs="David" w:hint="cs"/>
          <w:sz w:val="24"/>
          <w:szCs w:val="24"/>
          <w:rtl/>
          <w:lang w:eastAsia="he-IL"/>
        </w:rPr>
        <w:tab/>
        <w:t>ייעוץ למזמין בדבר תפעול ואחזקת המתקן.</w:t>
      </w:r>
    </w:p>
    <w:p w14:paraId="7E7F4D39"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74C26D12"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hint="cs"/>
          <w:sz w:val="24"/>
          <w:szCs w:val="24"/>
          <w:rtl/>
          <w:lang w:eastAsia="he-IL"/>
        </w:rPr>
        <w:t>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מתחייב להעלות את כל הקבצים לאתר לשיתוף קבצים של הפרויקט ולשמור קבצים והעתק קשיח של כל המפרטים והדוחות עד לאחר סיום הביצוע בשטח של העבודות נשוא התכנון, כך שניתן יהיה לבצע מהם העתקות, צילומים וכו' וכן כך שניתן יהיה לבצע בהם תיקונים ושינויים.</w:t>
      </w:r>
    </w:p>
    <w:p w14:paraId="61DF52C8" w14:textId="77777777" w:rsidR="000206FA" w:rsidRPr="000206FA" w:rsidRDefault="000206FA" w:rsidP="000206FA">
      <w:pPr>
        <w:widowControl w:val="0"/>
        <w:spacing w:before="0" w:beforeAutospacing="0" w:after="0" w:afterAutospacing="0" w:line="240" w:lineRule="auto"/>
        <w:ind w:left="1835" w:right="720" w:hanging="426"/>
        <w:rPr>
          <w:rFonts w:ascii="Times New Roman" w:eastAsia="Times New Roman" w:hAnsi="Times New Roman" w:cs="David"/>
          <w:sz w:val="24"/>
          <w:szCs w:val="24"/>
          <w:rtl/>
          <w:lang w:eastAsia="he-IL"/>
        </w:rPr>
      </w:pPr>
    </w:p>
    <w:p w14:paraId="4F77BD9D"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0"/>
          <w:szCs w:val="24"/>
          <w:lang w:eastAsia="he-IL"/>
        </w:rPr>
      </w:pPr>
      <w:r w:rsidRPr="000206FA">
        <w:rPr>
          <w:rFonts w:ascii="Times New Roman" w:eastAsia="Times New Roman" w:hAnsi="Times New Roman" w:cs="David" w:hint="cs"/>
          <w:sz w:val="24"/>
          <w:szCs w:val="24"/>
          <w:rtl/>
          <w:lang w:eastAsia="he-IL"/>
        </w:rPr>
        <w:t>נציג המזמין רשאי להזמין מה</w:t>
      </w:r>
      <w:r w:rsidR="00B17D15">
        <w:rPr>
          <w:rFonts w:ascii="Times New Roman" w:eastAsia="Times New Roman" w:hAnsi="Times New Roman" w:cs="David" w:hint="cs"/>
          <w:sz w:val="24"/>
          <w:szCs w:val="24"/>
          <w:rtl/>
          <w:lang w:eastAsia="he-IL"/>
        </w:rPr>
        <w:t>יועץ</w:t>
      </w:r>
      <w:r w:rsidRPr="000206FA">
        <w:rPr>
          <w:rFonts w:ascii="Times New Roman" w:eastAsia="Times New Roman" w:hAnsi="Times New Roman" w:cs="David" w:hint="cs"/>
          <w:sz w:val="24"/>
          <w:szCs w:val="24"/>
          <w:rtl/>
          <w:lang w:eastAsia="he-IL"/>
        </w:rPr>
        <w:t xml:space="preserve"> את כל שלבי התכנון המפורטים בנספח זה ו/או חלק מהם ו/או שירותים נוספים מעבר להם.</w:t>
      </w:r>
    </w:p>
    <w:p w14:paraId="3FB20CA6"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0"/>
          <w:szCs w:val="24"/>
          <w:rtl/>
          <w:lang w:eastAsia="he-IL"/>
        </w:rPr>
      </w:pPr>
    </w:p>
    <w:p w14:paraId="2C9C0343" w14:textId="77777777" w:rsidR="000206FA" w:rsidRPr="000206FA" w:rsidRDefault="000206FA" w:rsidP="000206FA">
      <w:pPr>
        <w:widowControl w:val="0"/>
        <w:numPr>
          <w:ilvl w:val="0"/>
          <w:numId w:val="6"/>
        </w:numPr>
        <w:spacing w:before="0" w:beforeAutospacing="0" w:after="0" w:afterAutospacing="0" w:line="276" w:lineRule="auto"/>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יובהר כדלקמן</w:t>
      </w:r>
      <w:r w:rsidRPr="000206FA">
        <w:rPr>
          <w:rFonts w:ascii="Times New Roman" w:eastAsia="Times New Roman" w:hAnsi="Times New Roman" w:cs="David" w:hint="cs"/>
          <w:sz w:val="24"/>
          <w:szCs w:val="24"/>
          <w:rtl/>
          <w:lang w:eastAsia="he-IL"/>
        </w:rPr>
        <w:t>:</w:t>
      </w:r>
    </w:p>
    <w:p w14:paraId="7835FBB3" w14:textId="77777777" w:rsidR="000206FA" w:rsidRPr="000206FA" w:rsidRDefault="000206FA" w:rsidP="000206FA">
      <w:pPr>
        <w:widowControl w:val="0"/>
        <w:snapToGrid w:val="0"/>
        <w:spacing w:before="0" w:beforeAutospacing="0" w:after="0" w:afterAutospacing="0" w:line="240" w:lineRule="auto"/>
        <w:ind w:left="1800"/>
        <w:rPr>
          <w:rFonts w:ascii="Times New Roman" w:eastAsia="Times New Roman" w:hAnsi="Times New Roman" w:cs="David"/>
          <w:sz w:val="24"/>
          <w:szCs w:val="24"/>
          <w:rtl/>
          <w:lang w:eastAsia="he-IL"/>
        </w:rPr>
      </w:pPr>
    </w:p>
    <w:p w14:paraId="4A06047A" w14:textId="77777777" w:rsidR="000206FA" w:rsidRPr="000206FA" w:rsidRDefault="000206FA" w:rsidP="000206FA">
      <w:pPr>
        <w:widowControl w:val="0"/>
        <w:snapToGrid w:val="0"/>
        <w:spacing w:before="0" w:beforeAutospacing="0" w:after="0" w:afterAutospacing="0" w:line="276"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כל קבצי התכנון והמסמכים השונים יוטענו למערכת ה</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lang w:eastAsia="he-IL"/>
        </w:rPr>
        <w:t xml:space="preserve">@view </w:t>
      </w:r>
      <w:r w:rsidRPr="000206FA">
        <w:rPr>
          <w:rFonts w:ascii="Times New Roman" w:eastAsia="Times New Roman" w:hAnsi="Times New Roman" w:cs="David" w:hint="cs"/>
          <w:sz w:val="24"/>
          <w:szCs w:val="24"/>
          <w:rtl/>
          <w:lang w:eastAsia="he-IL"/>
        </w:rPr>
        <w:t xml:space="preserve"> או מערכת אחרת עפ"י החלטת המזמין וזו תשמש ל</w:t>
      </w:r>
      <w:r w:rsidRPr="000206FA">
        <w:rPr>
          <w:rFonts w:ascii="Times New Roman" w:eastAsia="Times New Roman" w:hAnsi="Times New Roman" w:cs="David"/>
          <w:sz w:val="24"/>
          <w:szCs w:val="24"/>
          <w:rtl/>
          <w:lang w:eastAsia="he-IL"/>
        </w:rPr>
        <w:t>תעבורת המידע היחידה הקבילה בפרויקט</w:t>
      </w:r>
      <w:r w:rsidRPr="000206FA">
        <w:rPr>
          <w:rFonts w:ascii="Times New Roman" w:eastAsia="Times New Roman" w:hAnsi="Times New Roman" w:cs="David" w:hint="cs"/>
          <w:sz w:val="24"/>
          <w:szCs w:val="24"/>
          <w:rtl/>
          <w:lang w:eastAsia="he-IL"/>
        </w:rPr>
        <w:t>.</w:t>
      </w:r>
    </w:p>
    <w:p w14:paraId="63E69F4C" w14:textId="77777777" w:rsidR="000206FA" w:rsidRPr="000206FA" w:rsidRDefault="000206FA" w:rsidP="000206FA">
      <w:pPr>
        <w:widowControl w:val="0"/>
        <w:snapToGrid w:val="0"/>
        <w:spacing w:before="0" w:beforeAutospacing="0" w:after="0" w:afterAutospacing="0" w:line="240" w:lineRule="auto"/>
        <w:ind w:left="1800"/>
        <w:rPr>
          <w:rFonts w:ascii="Times New Roman" w:eastAsia="Times New Roman" w:hAnsi="Times New Roman" w:cs="David"/>
          <w:sz w:val="24"/>
          <w:szCs w:val="24"/>
          <w:rtl/>
          <w:lang w:eastAsia="he-IL"/>
        </w:rPr>
      </w:pPr>
    </w:p>
    <w:p w14:paraId="217A24CA"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r w:rsidRPr="000206FA">
        <w:rPr>
          <w:rFonts w:ascii="Times New Roman" w:eastAsia="Times New Roman" w:hAnsi="Times New Roman" w:cs="David"/>
          <w:sz w:val="24"/>
          <w:szCs w:val="24"/>
          <w:rtl/>
          <w:lang w:eastAsia="he-IL"/>
        </w:rPr>
        <w:tab/>
      </w:r>
    </w:p>
    <w:p w14:paraId="65E22EB9"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31276B24"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50460830"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29B4F78D"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E899518"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F298E64" w14:textId="77777777" w:rsidR="000206FA" w:rsidRPr="000206FA" w:rsidRDefault="000206FA" w:rsidP="000206FA">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18484F8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br w:type="page"/>
      </w:r>
      <w:r w:rsidRPr="000206FA">
        <w:rPr>
          <w:rFonts w:ascii="Times New Roman" w:eastAsia="Times New Roman" w:hAnsi="Times New Roman" w:cs="David"/>
          <w:bCs/>
          <w:sz w:val="20"/>
          <w:szCs w:val="24"/>
          <w:u w:val="single"/>
          <w:rtl/>
          <w:lang w:eastAsia="he-IL"/>
        </w:rPr>
        <w:lastRenderedPageBreak/>
        <w:t xml:space="preserve">נספח </w:t>
      </w:r>
      <w:r w:rsidR="0004388B">
        <w:rPr>
          <w:rFonts w:ascii="Times New Roman" w:eastAsia="Times New Roman" w:hAnsi="Times New Roman" w:cs="David" w:hint="cs"/>
          <w:bCs/>
          <w:sz w:val="20"/>
          <w:szCs w:val="24"/>
          <w:u w:val="single"/>
          <w:rtl/>
          <w:lang w:eastAsia="he-IL"/>
        </w:rPr>
        <w:t>"</w:t>
      </w:r>
      <w:r w:rsidRPr="000206FA">
        <w:rPr>
          <w:rFonts w:ascii="Times New Roman" w:eastAsia="Times New Roman" w:hAnsi="Times New Roman" w:cs="David"/>
          <w:bCs/>
          <w:sz w:val="20"/>
          <w:szCs w:val="24"/>
          <w:u w:val="single"/>
          <w:rtl/>
          <w:lang w:eastAsia="he-IL"/>
        </w:rPr>
        <w:t>ג</w:t>
      </w:r>
      <w:r w:rsidR="0004388B">
        <w:rPr>
          <w:rFonts w:ascii="Times New Roman" w:eastAsia="Times New Roman" w:hAnsi="Times New Roman" w:cs="David" w:hint="cs"/>
          <w:bCs/>
          <w:sz w:val="20"/>
          <w:szCs w:val="24"/>
          <w:u w:val="single"/>
          <w:rtl/>
          <w:lang w:eastAsia="he-IL"/>
        </w:rPr>
        <w:t>'</w:t>
      </w:r>
      <w:r w:rsidRPr="000206FA">
        <w:rPr>
          <w:rFonts w:ascii="Times New Roman" w:eastAsia="Times New Roman" w:hAnsi="Times New Roman" w:cs="David"/>
          <w:bCs/>
          <w:sz w:val="20"/>
          <w:szCs w:val="24"/>
          <w:u w:val="single"/>
          <w:rtl/>
          <w:lang w:eastAsia="he-IL"/>
        </w:rPr>
        <w:t>'</w:t>
      </w:r>
    </w:p>
    <w:p w14:paraId="292070B2"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C903767"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206FA">
        <w:rPr>
          <w:rFonts w:ascii="Times New Roman" w:eastAsia="Times New Roman" w:hAnsi="Times New Roman" w:cs="David"/>
          <w:bCs/>
          <w:sz w:val="20"/>
          <w:szCs w:val="24"/>
          <w:u w:val="single"/>
          <w:rtl/>
          <w:lang w:eastAsia="he-IL"/>
        </w:rPr>
        <w:t>לוח זמנים ושלבי עבודה</w:t>
      </w:r>
    </w:p>
    <w:p w14:paraId="23AA42FC"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5D88BD9"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6F79D68D"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206FA">
        <w:rPr>
          <w:rFonts w:ascii="Times New Roman" w:eastAsia="Times New Roman" w:hAnsi="Times New Roman" w:cs="David"/>
          <w:sz w:val="20"/>
          <w:szCs w:val="24"/>
          <w:lang w:eastAsia="he-IL"/>
        </w:rPr>
        <w:t>–</w:t>
      </w:r>
      <w:r w:rsidRPr="000206FA">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3028CD72"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85E4962"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המהנדס וצוותו יעסקו בפרויקט לפי הצורך וללא הגבלת זמן.</w:t>
      </w:r>
    </w:p>
    <w:p w14:paraId="44320C91"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F18F9F5"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ימסור את התכניות לאישור המזמין בהתאם ללוח הזמנים והתכניות לא תיחשבנה כמושלמות עד לקבלת אישור המזמין.</w:t>
      </w:r>
    </w:p>
    <w:p w14:paraId="0C39F955"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71EF6BD"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העביר המזמין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הערות או הנחיות נוספות לגבי התכניות, יתכנן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הערותיו ו/או הנחיותיו לגבי תכניות שהוגשו לו ע"י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בתוך 30 יום ממועד הגשתן למזמין.</w:t>
      </w:r>
    </w:p>
    <w:p w14:paraId="69EC87B9"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21FC6F5"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sz w:val="20"/>
          <w:szCs w:val="24"/>
          <w:rtl/>
          <w:lang w:eastAsia="he-IL"/>
        </w:rPr>
        <w:t>אם לא יקבע לוח זמנים במעמד חתימת החוזה יעביר ה</w:t>
      </w:r>
      <w:r w:rsidR="00B17D15">
        <w:rPr>
          <w:rFonts w:ascii="Times New Roman" w:eastAsia="Times New Roman" w:hAnsi="Times New Roman" w:cs="David"/>
          <w:sz w:val="20"/>
          <w:szCs w:val="24"/>
          <w:rtl/>
          <w:lang w:eastAsia="he-IL"/>
        </w:rPr>
        <w:t>יועץ</w:t>
      </w:r>
      <w:r w:rsidRPr="000206FA">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08207D6C"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785899" w14:textId="77777777" w:rsidR="000206FA" w:rsidRPr="000206FA" w:rsidRDefault="000206FA" w:rsidP="000206FA">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206FA">
        <w:rPr>
          <w:rFonts w:ascii="Times New Roman" w:eastAsia="Times New Roman" w:hAnsi="Times New Roman" w:cs="David" w:hint="cs"/>
          <w:sz w:val="20"/>
          <w:szCs w:val="24"/>
          <w:rtl/>
          <w:lang w:eastAsia="he-IL"/>
        </w:rPr>
        <w:t>התקדמות תכנון הבניה הירוקה ואיכות הסביבה תעשה לפי שלבי הפרויקט ועל פי שינויי תכנון של האדריכל והיועצים, ללא זכות לתוספות שכר.</w:t>
      </w:r>
    </w:p>
    <w:p w14:paraId="60EBC08B" w14:textId="77777777" w:rsidR="0004388B" w:rsidRPr="00C521D8" w:rsidRDefault="000206FA" w:rsidP="0004388B">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sz w:val="24"/>
          <w:szCs w:val="24"/>
          <w:rtl/>
          <w:lang w:eastAsia="he-IL"/>
        </w:rPr>
        <w:br w:type="page"/>
      </w:r>
      <w:r w:rsidR="0004388B" w:rsidRPr="00C521D8">
        <w:rPr>
          <w:rFonts w:ascii="Times New Roman" w:eastAsia="Times New Roman" w:hAnsi="Times New Roman" w:cs="David"/>
          <w:b/>
          <w:bCs/>
          <w:sz w:val="24"/>
          <w:szCs w:val="24"/>
          <w:u w:val="single"/>
          <w:rtl/>
          <w:lang w:eastAsia="he-IL"/>
        </w:rPr>
        <w:lastRenderedPageBreak/>
        <w:t xml:space="preserve">נספח </w:t>
      </w:r>
      <w:r w:rsidR="0004388B">
        <w:rPr>
          <w:rFonts w:ascii="Times New Roman" w:eastAsia="Times New Roman" w:hAnsi="Times New Roman" w:cs="David" w:hint="cs"/>
          <w:b/>
          <w:bCs/>
          <w:sz w:val="24"/>
          <w:szCs w:val="24"/>
          <w:u w:val="single"/>
          <w:rtl/>
          <w:lang w:eastAsia="he-IL"/>
        </w:rPr>
        <w:t>"</w:t>
      </w:r>
      <w:r w:rsidR="0004388B" w:rsidRPr="00C521D8">
        <w:rPr>
          <w:rFonts w:ascii="Times New Roman" w:eastAsia="Times New Roman" w:hAnsi="Times New Roman" w:cs="David"/>
          <w:b/>
          <w:bCs/>
          <w:sz w:val="24"/>
          <w:szCs w:val="24"/>
          <w:u w:val="single"/>
          <w:rtl/>
          <w:lang w:eastAsia="he-IL"/>
        </w:rPr>
        <w:t>ד</w:t>
      </w:r>
      <w:r w:rsidR="0004388B">
        <w:rPr>
          <w:rFonts w:ascii="Times New Roman" w:eastAsia="Times New Roman" w:hAnsi="Times New Roman" w:cs="David" w:hint="cs"/>
          <w:b/>
          <w:bCs/>
          <w:sz w:val="24"/>
          <w:szCs w:val="24"/>
          <w:u w:val="single"/>
          <w:rtl/>
          <w:lang w:eastAsia="he-IL"/>
        </w:rPr>
        <w:t>'</w:t>
      </w:r>
      <w:r w:rsidR="0004388B" w:rsidRPr="00C521D8">
        <w:rPr>
          <w:rFonts w:ascii="Times New Roman" w:eastAsia="Times New Roman" w:hAnsi="Times New Roman" w:cs="David"/>
          <w:b/>
          <w:bCs/>
          <w:sz w:val="24"/>
          <w:szCs w:val="24"/>
          <w:u w:val="single"/>
          <w:rtl/>
          <w:lang w:eastAsia="he-IL"/>
        </w:rPr>
        <w:t>'</w:t>
      </w:r>
    </w:p>
    <w:p w14:paraId="4F4681F7" w14:textId="77777777" w:rsidR="0004388B" w:rsidRPr="00C521D8" w:rsidRDefault="0004388B" w:rsidP="0004388B">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C521D8">
        <w:rPr>
          <w:rFonts w:ascii="Times New Roman" w:eastAsia="Times New Roman" w:hAnsi="Times New Roman" w:cs="David"/>
          <w:b/>
          <w:bCs/>
          <w:sz w:val="24"/>
          <w:szCs w:val="24"/>
          <w:u w:val="single"/>
          <w:rtl/>
          <w:lang w:eastAsia="he-IL"/>
        </w:rPr>
        <w:t>שכר היועץ</w:t>
      </w:r>
    </w:p>
    <w:p w14:paraId="5EF4C907" w14:textId="77777777" w:rsidR="0004388B" w:rsidRPr="00C521D8" w:rsidRDefault="0004388B" w:rsidP="0004388B">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6FD10BC0" w14:textId="77777777" w:rsidR="0004388B" w:rsidRPr="00C521D8" w:rsidRDefault="0004388B" w:rsidP="0004388B">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w:t>
      </w:r>
      <w:r w:rsidRPr="00C521D8">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41BCA868"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1.1</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w:t>
      </w:r>
      <w:del w:id="33" w:author="Kook Sec" w:date="2021-01-17T09:54:00Z">
        <w:r w:rsidRPr="00C521D8" w:rsidDel="00F52A3D">
          <w:rPr>
            <w:rFonts w:ascii="Times New Roman" w:eastAsia="Times New Roman" w:hAnsi="Times New Roman" w:cs="David"/>
            <w:sz w:val="24"/>
            <w:szCs w:val="24"/>
            <w:rtl/>
            <w:lang w:eastAsia="he-IL"/>
          </w:rPr>
          <w:delText xml:space="preserve">_________ </w:delText>
        </w:r>
      </w:del>
      <w:ins w:id="34" w:author="Kook Sec" w:date="2021-01-17T09:54:00Z">
        <w:r w:rsidR="00F52A3D" w:rsidRPr="00C521D8">
          <w:rPr>
            <w:rFonts w:ascii="Times New Roman" w:eastAsia="Times New Roman" w:hAnsi="Times New Roman" w:cs="David"/>
            <w:sz w:val="24"/>
            <w:szCs w:val="24"/>
            <w:rtl/>
            <w:lang w:eastAsia="he-IL"/>
          </w:rPr>
          <w:t>___</w:t>
        </w:r>
        <w:r w:rsidR="00F52A3D">
          <w:rPr>
            <w:rFonts w:ascii="Times New Roman" w:eastAsia="Times New Roman" w:hAnsi="Times New Roman" w:cs="David" w:hint="cs"/>
            <w:sz w:val="24"/>
            <w:szCs w:val="24"/>
            <w:rtl/>
            <w:lang w:eastAsia="he-IL"/>
          </w:rPr>
          <w:t>64000</w:t>
        </w:r>
        <w:r w:rsidR="00F52A3D" w:rsidRPr="00C521D8">
          <w:rPr>
            <w:rFonts w:ascii="Times New Roman" w:eastAsia="Times New Roman" w:hAnsi="Times New Roman" w:cs="David"/>
            <w:sz w:val="24"/>
            <w:szCs w:val="24"/>
            <w:rtl/>
            <w:lang w:eastAsia="he-IL"/>
          </w:rPr>
          <w:t xml:space="preserve">____ </w:t>
        </w:r>
      </w:ins>
      <w:r w:rsidRPr="00C521D8">
        <w:rPr>
          <w:rFonts w:ascii="Times New Roman" w:eastAsia="Times New Roman" w:hAnsi="Times New Roman" w:cs="David"/>
          <w:sz w:val="24"/>
          <w:szCs w:val="24"/>
          <w:rtl/>
          <w:lang w:eastAsia="he-IL"/>
        </w:rPr>
        <w:t xml:space="preserve">ש"ח (במילים </w:t>
      </w:r>
      <w:del w:id="35" w:author="Kook Sec" w:date="2021-01-17T09:55:00Z">
        <w:r w:rsidRPr="00C521D8" w:rsidDel="00F52A3D">
          <w:rPr>
            <w:rFonts w:ascii="Times New Roman" w:eastAsia="Times New Roman" w:hAnsi="Times New Roman" w:cs="David"/>
            <w:sz w:val="24"/>
            <w:szCs w:val="24"/>
            <w:rtl/>
            <w:lang w:eastAsia="he-IL"/>
          </w:rPr>
          <w:delText>_</w:delText>
        </w:r>
      </w:del>
      <w:ins w:id="36" w:author="Kook Sec" w:date="2021-01-17T09:54:00Z">
        <w:r w:rsidR="00F52A3D">
          <w:rPr>
            <w:rFonts w:ascii="Times New Roman" w:eastAsia="Times New Roman" w:hAnsi="Times New Roman" w:cs="David" w:hint="cs"/>
            <w:sz w:val="24"/>
            <w:szCs w:val="24"/>
            <w:rtl/>
            <w:lang w:eastAsia="he-IL"/>
          </w:rPr>
          <w:t>שש וארבע</w:t>
        </w:r>
      </w:ins>
      <w:ins w:id="37" w:author="Kook Sec" w:date="2021-01-17T09:55:00Z">
        <w:r w:rsidR="00F52A3D">
          <w:rPr>
            <w:rFonts w:ascii="Times New Roman" w:eastAsia="Times New Roman" w:hAnsi="Times New Roman" w:cs="David" w:hint="cs"/>
            <w:sz w:val="24"/>
            <w:szCs w:val="24"/>
            <w:rtl/>
            <w:lang w:eastAsia="he-IL"/>
          </w:rPr>
          <w:t xml:space="preserve"> אלף</w:t>
        </w:r>
      </w:ins>
      <w:del w:id="38" w:author="Kook Sec" w:date="2021-01-17T09:55:00Z">
        <w:r w:rsidRPr="00C521D8" w:rsidDel="00F52A3D">
          <w:rPr>
            <w:rFonts w:ascii="Times New Roman" w:eastAsia="Times New Roman" w:hAnsi="Times New Roman" w:cs="David"/>
            <w:sz w:val="24"/>
            <w:szCs w:val="24"/>
            <w:rtl/>
            <w:lang w:eastAsia="he-IL"/>
          </w:rPr>
          <w:delText>_____________</w:delText>
        </w:r>
      </w:del>
      <w:r w:rsidRPr="00C521D8">
        <w:rPr>
          <w:rFonts w:ascii="Times New Roman" w:eastAsia="Times New Roman" w:hAnsi="Times New Roman" w:cs="David"/>
          <w:sz w:val="24"/>
          <w:szCs w:val="24"/>
          <w:rtl/>
          <w:lang w:eastAsia="he-IL"/>
        </w:rPr>
        <w:t xml:space="preserve">  ש"ח)</w:t>
      </w:r>
      <w:ins w:id="39" w:author="Kook Sec" w:date="2021-01-17T09:55:00Z">
        <w:r w:rsidR="00F52A3D">
          <w:rPr>
            <w:rFonts w:ascii="Times New Roman" w:eastAsia="Times New Roman" w:hAnsi="Times New Roman" w:cs="David" w:hint="cs"/>
            <w:sz w:val="24"/>
            <w:szCs w:val="24"/>
            <w:rtl/>
            <w:lang w:eastAsia="he-IL"/>
          </w:rPr>
          <w:t xml:space="preserve"> </w:t>
        </w:r>
      </w:ins>
      <w:r w:rsidRPr="00C521D8">
        <w:rPr>
          <w:rFonts w:ascii="Times New Roman" w:eastAsia="Times New Roman" w:hAnsi="Times New Roman" w:cs="David"/>
          <w:sz w:val="24"/>
          <w:szCs w:val="24"/>
          <w:rtl/>
          <w:lang w:eastAsia="he-IL"/>
        </w:rPr>
        <w:t xml:space="preserve">לכל מבנה ראשוני. </w:t>
      </w:r>
    </w:p>
    <w:p w14:paraId="7D9567BB"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1.2</w:t>
      </w:r>
      <w:r w:rsidRPr="00C521D8">
        <w:rPr>
          <w:rFonts w:ascii="Times New Roman" w:eastAsia="Times New Roman" w:hAnsi="Times New Roman" w:cs="David"/>
          <w:sz w:val="24"/>
          <w:szCs w:val="24"/>
          <w:rtl/>
          <w:lang w:eastAsia="he-IL"/>
        </w:rPr>
        <w:tab/>
      </w:r>
      <w:r w:rsidRPr="00C521D8">
        <w:rPr>
          <w:rFonts w:ascii="Times New Roman" w:eastAsia="Times New Roman" w:hAnsi="Times New Roman" w:cs="David" w:hint="cs"/>
          <w:sz w:val="24"/>
          <w:szCs w:val="24"/>
          <w:rtl/>
          <w:lang w:eastAsia="he-IL"/>
        </w:rPr>
        <w:t xml:space="preserve">תמורת ביצוע שירותי היועץ ישולם </w:t>
      </w:r>
      <w:r w:rsidRPr="00C521D8">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67B97BD9" w14:textId="77777777" w:rsidR="0004388B" w:rsidRDefault="0004388B" w:rsidP="0004388B">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51D12B0B" w14:textId="77777777" w:rsidR="0004388B" w:rsidRPr="00C521D8" w:rsidRDefault="0004388B" w:rsidP="0004388B">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בסעיף זה:</w:t>
      </w:r>
    </w:p>
    <w:p w14:paraId="606D1E75"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ראשו</w:t>
      </w:r>
      <w:r>
        <w:rPr>
          <w:rFonts w:ascii="Times New Roman" w:eastAsia="Times New Roman" w:hAnsi="Times New Roman" w:cs="David"/>
          <w:sz w:val="24"/>
          <w:szCs w:val="24"/>
          <w:rtl/>
          <w:lang w:eastAsia="he-IL"/>
        </w:rPr>
        <w:t>ני - המבנה שהוקם לראשונה עפ"י ת</w:t>
      </w:r>
      <w:r w:rsidRPr="00C521D8">
        <w:rPr>
          <w:rFonts w:ascii="Times New Roman" w:eastAsia="Times New Roman" w:hAnsi="Times New Roman" w:cs="David"/>
          <w:sz w:val="24"/>
          <w:szCs w:val="24"/>
          <w:rtl/>
          <w:lang w:eastAsia="he-IL"/>
        </w:rPr>
        <w:t>כניותיו של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w:t>
      </w:r>
    </w:p>
    <w:p w14:paraId="55366A0F"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238FAF72"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מבנה חוזר - מבנה נוסף המוקם בשלמו</w:t>
      </w:r>
      <w:r>
        <w:rPr>
          <w:rFonts w:ascii="Times New Roman" w:eastAsia="Times New Roman" w:hAnsi="Times New Roman" w:cs="David"/>
          <w:sz w:val="24"/>
          <w:szCs w:val="24"/>
          <w:rtl/>
          <w:lang w:eastAsia="he-IL"/>
        </w:rPr>
        <w:t>תו או בחלקו עפ"י ת</w:t>
      </w:r>
      <w:r w:rsidRPr="00C521D8">
        <w:rPr>
          <w:rFonts w:ascii="Times New Roman" w:eastAsia="Times New Roman" w:hAnsi="Times New Roman" w:cs="David"/>
          <w:sz w:val="24"/>
          <w:szCs w:val="24"/>
          <w:rtl/>
          <w:lang w:eastAsia="he-IL"/>
        </w:rPr>
        <w:t>כניותיו של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על אותו המג</w:t>
      </w:r>
      <w:r>
        <w:rPr>
          <w:rFonts w:ascii="Times New Roman" w:eastAsia="Times New Roman" w:hAnsi="Times New Roman" w:cs="David"/>
          <w:sz w:val="24"/>
          <w:szCs w:val="24"/>
          <w:rtl/>
          <w:lang w:eastAsia="he-IL"/>
        </w:rPr>
        <w:t>רש או במגרש אחר, בין אם על פי ת</w:t>
      </w:r>
      <w:r w:rsidRPr="00C521D8">
        <w:rPr>
          <w:rFonts w:ascii="Times New Roman" w:eastAsia="Times New Roman" w:hAnsi="Times New Roman" w:cs="David"/>
          <w:sz w:val="24"/>
          <w:szCs w:val="24"/>
          <w:rtl/>
          <w:lang w:eastAsia="he-IL"/>
        </w:rPr>
        <w:t xml:space="preserve">כניות קיימות על כל פרטיהן ובין אם לצורך הקמתו התבקש </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5A4A74C4" w14:textId="77777777" w:rsidR="0004388B" w:rsidRPr="00C521D8" w:rsidRDefault="0004388B" w:rsidP="0004388B">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756E6090" w14:textId="77777777" w:rsidR="0004388B" w:rsidRPr="00B27B4C" w:rsidRDefault="0004388B" w:rsidP="0004388B">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2</w:t>
      </w:r>
      <w:r w:rsidRPr="00C521D8">
        <w:rPr>
          <w:rFonts w:ascii="Times New Roman" w:eastAsia="Times New Roman" w:hAnsi="Times New Roman" w:cs="David"/>
          <w:sz w:val="24"/>
          <w:szCs w:val="24"/>
          <w:rtl/>
          <w:lang w:eastAsia="he-IL"/>
        </w:rPr>
        <w:t>.</w:t>
      </w:r>
      <w:r w:rsidRPr="00C521D8">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A681F84BCE9D449491EB1F0082676F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Pr="00E95AE9">
            <w:rPr>
              <w:rStyle w:val="a7"/>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4B9B43CBCB26466C9901932C2B80E33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E95AE9">
            <w:rPr>
              <w:rStyle w:val="a7"/>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E86EB5169884497E86CDDEBE8B4376D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Pr="00E95AE9">
            <w:rPr>
              <w:rStyle w:val="a7"/>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69EF9B0F66D847C0AF204DD9F338A8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E95AE9">
            <w:rPr>
              <w:rStyle w:val="a7"/>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267B5A97" w14:textId="77777777" w:rsidR="0004388B" w:rsidRPr="00C521D8" w:rsidRDefault="0004388B" w:rsidP="0004388B">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654F2A72" w14:textId="77777777" w:rsidR="0004388B" w:rsidRPr="00C521D8" w:rsidRDefault="0004388B" w:rsidP="0004388B">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w:t>
      </w:r>
      <w:r w:rsidRPr="00C521D8">
        <w:rPr>
          <w:rFonts w:ascii="Times New Roman" w:eastAsia="Times New Roman" w:hAnsi="Times New Roman" w:cs="David"/>
          <w:sz w:val="24"/>
          <w:szCs w:val="24"/>
          <w:rtl/>
          <w:lang w:eastAsia="he-IL"/>
        </w:rPr>
        <w:tab/>
        <w:t>למען הסר ספק:</w:t>
      </w:r>
    </w:p>
    <w:p w14:paraId="291C3E38"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3.1</w:t>
      </w:r>
      <w:r w:rsidRPr="00C521D8">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3B8BA5EA"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3.2</w:t>
      </w:r>
      <w:r w:rsidRPr="00C521D8">
        <w:rPr>
          <w:rFonts w:ascii="Times New Roman" w:eastAsia="Times New Roman" w:hAnsi="Times New Roman" w:cs="David"/>
          <w:sz w:val="24"/>
          <w:szCs w:val="24"/>
          <w:rtl/>
          <w:lang w:eastAsia="he-IL"/>
        </w:rPr>
        <w:tab/>
        <w:t>מובהר כי 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7768C4FE" w14:textId="77777777" w:rsidR="0004388B" w:rsidRPr="00C521D8" w:rsidRDefault="0004388B" w:rsidP="0004388B">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3.3</w:t>
      </w:r>
      <w:r w:rsidRPr="00C521D8">
        <w:rPr>
          <w:rFonts w:ascii="Times New Roman" w:eastAsia="Times New Roman" w:hAnsi="Times New Roman" w:cs="David"/>
          <w:sz w:val="24"/>
          <w:szCs w:val="24"/>
          <w:rtl/>
          <w:lang w:eastAsia="he-IL"/>
        </w:rPr>
        <w:tab/>
        <w:t>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כולל את כל המפורט בחוזה על כל נספחיו, לרבות נספח ב'.</w:t>
      </w:r>
    </w:p>
    <w:p w14:paraId="095A2CF4" w14:textId="77777777" w:rsidR="0004388B" w:rsidRPr="00C521D8" w:rsidRDefault="0004388B" w:rsidP="0004388B">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4.</w:t>
      </w:r>
      <w:r w:rsidRPr="00C521D8">
        <w:rPr>
          <w:rFonts w:ascii="Times New Roman" w:eastAsia="Times New Roman" w:hAnsi="Times New Roman" w:cs="David"/>
          <w:sz w:val="24"/>
          <w:szCs w:val="24"/>
          <w:rtl/>
          <w:lang w:eastAsia="he-IL"/>
        </w:rPr>
        <w:tab/>
        <w:t>בנוסף לכל תשלום ישולם ל</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והמצאת כל אישור נוסף עפ"י דין.</w:t>
      </w:r>
    </w:p>
    <w:p w14:paraId="637B36AC" w14:textId="77777777" w:rsidR="0004388B" w:rsidRPr="00C521D8" w:rsidRDefault="0004388B" w:rsidP="0004388B">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C521D8">
        <w:rPr>
          <w:rFonts w:ascii="Times New Roman" w:eastAsia="Times New Roman" w:hAnsi="Times New Roman" w:cs="David"/>
          <w:sz w:val="24"/>
          <w:szCs w:val="24"/>
          <w:rtl/>
          <w:lang w:eastAsia="he-IL"/>
        </w:rPr>
        <w:t>5.</w:t>
      </w:r>
      <w:r w:rsidRPr="00C521D8">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B17D15">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הושלמו וכל המסמכים והתוכניות נמסרו למזמין. </w:t>
      </w:r>
    </w:p>
    <w:p w14:paraId="08ED60DE" w14:textId="77777777" w:rsidR="000206FA" w:rsidRPr="000206FA" w:rsidRDefault="000206FA" w:rsidP="0004388B">
      <w:pPr>
        <w:widowControl w:val="0"/>
        <w:spacing w:before="120" w:beforeAutospacing="0" w:after="60" w:afterAutospacing="0" w:line="240" w:lineRule="auto"/>
        <w:ind w:right="-180"/>
        <w:jc w:val="center"/>
        <w:rPr>
          <w:rFonts w:ascii="Times New Roman" w:eastAsia="Times New Roman" w:hAnsi="Times New Roman" w:cs="David"/>
          <w:sz w:val="20"/>
          <w:szCs w:val="20"/>
          <w:rtl/>
          <w:lang w:eastAsia="he-IL"/>
        </w:rPr>
      </w:pPr>
      <w:r w:rsidRPr="000206FA">
        <w:rPr>
          <w:rFonts w:ascii="Times New Roman" w:eastAsia="Times New Roman" w:hAnsi="Times New Roman" w:cs="David"/>
          <w:sz w:val="20"/>
          <w:szCs w:val="20"/>
          <w:rtl/>
          <w:lang w:eastAsia="he-IL"/>
        </w:rPr>
        <w:br w:type="page"/>
      </w:r>
    </w:p>
    <w:p w14:paraId="15A9EC35"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lastRenderedPageBreak/>
        <w:t xml:space="preserve">נספח </w:t>
      </w:r>
      <w:r w:rsidR="0004388B">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ה'</w:t>
      </w:r>
      <w:r w:rsidR="0004388B">
        <w:rPr>
          <w:rFonts w:ascii="Times New Roman" w:eastAsia="Times New Roman" w:hAnsi="Times New Roman" w:cs="David" w:hint="cs"/>
          <w:b/>
          <w:bCs/>
          <w:sz w:val="24"/>
          <w:szCs w:val="24"/>
          <w:u w:val="single"/>
          <w:rtl/>
          <w:lang w:eastAsia="he-IL"/>
        </w:rPr>
        <w:t>'</w:t>
      </w:r>
    </w:p>
    <w:p w14:paraId="32D772A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E55B8B3" w14:textId="77777777" w:rsidR="000206FA" w:rsidRPr="000206FA" w:rsidRDefault="000206FA" w:rsidP="000206FA">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תשלומי שכר ה</w:t>
      </w:r>
      <w:r w:rsidR="00B17D15">
        <w:rPr>
          <w:rFonts w:ascii="Times New Roman" w:eastAsia="Times New Roman" w:hAnsi="Times New Roman" w:cs="David"/>
          <w:b/>
          <w:bCs/>
          <w:sz w:val="24"/>
          <w:szCs w:val="24"/>
          <w:u w:val="single"/>
          <w:rtl/>
          <w:lang w:eastAsia="he-IL"/>
        </w:rPr>
        <w:t>יועץ</w:t>
      </w:r>
    </w:p>
    <w:p w14:paraId="099B6A92"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2A5417B7" w14:textId="77777777" w:rsidR="000206FA" w:rsidRPr="000206FA" w:rsidRDefault="000206FA"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1.</w:t>
      </w:r>
      <w:r w:rsidRPr="000206FA">
        <w:rPr>
          <w:rFonts w:ascii="Times New Roman" w:eastAsia="Times New Roman" w:hAnsi="Times New Roman" w:cs="David"/>
          <w:sz w:val="24"/>
          <w:szCs w:val="24"/>
          <w:rtl/>
          <w:lang w:eastAsia="he-IL"/>
        </w:rPr>
        <w:tab/>
        <w:t>שכר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ישולם לשיעורין כנגד גמר כל שלב ושלב של שרותי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כמוגדר בחוזה לרבות בנספחים ב' ו- ח' כדלקמן: </w:t>
      </w:r>
    </w:p>
    <w:p w14:paraId="771E958D" w14:textId="77777777" w:rsidR="000206FA" w:rsidRPr="000206FA" w:rsidRDefault="000206FA" w:rsidP="0004388B">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א.</w:t>
      </w:r>
      <w:r w:rsidRPr="000206FA">
        <w:rPr>
          <w:rFonts w:ascii="Times New Roman" w:eastAsia="Times New Roman" w:hAnsi="Times New Roman" w:cs="David"/>
          <w:sz w:val="24"/>
          <w:szCs w:val="24"/>
          <w:rtl/>
          <w:lang w:eastAsia="he-IL"/>
        </w:rPr>
        <w:tab/>
      </w:r>
      <w:del w:id="40" w:author="Kook Sec" w:date="2021-01-17T09:56:00Z">
        <w:r w:rsidRPr="000206FA" w:rsidDel="00F52A3D">
          <w:rPr>
            <w:rFonts w:ascii="Times New Roman" w:eastAsia="Times New Roman" w:hAnsi="Times New Roman" w:cs="David"/>
            <w:sz w:val="24"/>
            <w:szCs w:val="24"/>
            <w:rtl/>
            <w:lang w:eastAsia="he-IL"/>
          </w:rPr>
          <w:delText>לאחר גמר תכנון מוקדם, ו</w:delText>
        </w:r>
        <w:r w:rsidR="0004388B" w:rsidDel="00F52A3D">
          <w:rPr>
            <w:rFonts w:ascii="Times New Roman" w:eastAsia="Times New Roman" w:hAnsi="Times New Roman" w:cs="David"/>
            <w:sz w:val="24"/>
            <w:szCs w:val="24"/>
            <w:rtl/>
            <w:lang w:eastAsia="he-IL"/>
          </w:rPr>
          <w:delText>אישור שלב עבודות זה ע"י המזמין</w:delText>
        </w:r>
      </w:del>
      <w:ins w:id="41" w:author="Kook Sec" w:date="2021-01-17T09:56:00Z">
        <w:r w:rsidR="00F52A3D">
          <w:rPr>
            <w:rFonts w:ascii="Times New Roman" w:eastAsia="Times New Roman" w:hAnsi="Times New Roman" w:cs="David" w:hint="cs"/>
            <w:sz w:val="24"/>
            <w:szCs w:val="24"/>
            <w:rtl/>
            <w:lang w:eastAsia="he-IL"/>
          </w:rPr>
          <w:t xml:space="preserve">עם הגשת טבלת ניקוד לפרויקט    </w:t>
        </w:r>
      </w:ins>
      <w:r w:rsidR="00F52A3D">
        <w:rPr>
          <w:rFonts w:ascii="Times New Roman" w:eastAsia="Times New Roman" w:hAnsi="Times New Roman" w:cs="David" w:hint="cs"/>
          <w:sz w:val="24"/>
          <w:szCs w:val="24"/>
          <w:rtl/>
          <w:lang w:eastAsia="he-IL"/>
        </w:rPr>
        <w:t>............</w:t>
      </w:r>
      <w:r w:rsidR="00F52A3D" w:rsidRPr="00F52A3D">
        <w:rPr>
          <w:rFonts w:ascii="Times New Roman" w:eastAsia="Times New Roman" w:hAnsi="Times New Roman" w:cs="David" w:hint="cs"/>
          <w:sz w:val="24"/>
          <w:szCs w:val="24"/>
          <w:rtl/>
          <w:lang w:eastAsia="he-IL"/>
        </w:rPr>
        <w:t xml:space="preserve"> </w:t>
      </w:r>
      <w:r w:rsidR="00F52A3D">
        <w:rPr>
          <w:rFonts w:ascii="Times New Roman" w:eastAsia="Times New Roman" w:hAnsi="Times New Roman" w:cs="David" w:hint="cs"/>
          <w:sz w:val="24"/>
          <w:szCs w:val="24"/>
          <w:rtl/>
          <w:lang w:eastAsia="he-IL"/>
        </w:rPr>
        <w:t>.........................</w:t>
      </w:r>
      <w:r w:rsidR="0004388B">
        <w:rPr>
          <w:rFonts w:ascii="Times New Roman" w:eastAsia="Times New Roman" w:hAnsi="Times New Roman" w:cs="David" w:hint="cs"/>
          <w:sz w:val="24"/>
          <w:szCs w:val="24"/>
          <w:rtl/>
          <w:lang w:eastAsia="he-IL"/>
        </w:rPr>
        <w:t>.........</w:t>
      </w:r>
      <w:del w:id="42" w:author="Kook Sec" w:date="2021-01-17T09:56:00Z">
        <w:r w:rsidRPr="000206FA" w:rsidDel="00F52A3D">
          <w:rPr>
            <w:rFonts w:ascii="Times New Roman" w:eastAsia="Times New Roman" w:hAnsi="Times New Roman" w:cs="David" w:hint="cs"/>
            <w:sz w:val="24"/>
            <w:szCs w:val="24"/>
            <w:rtl/>
            <w:lang w:eastAsia="he-IL"/>
          </w:rPr>
          <w:delText>3</w:delText>
        </w:r>
        <w:r w:rsidRPr="000206FA" w:rsidDel="00F52A3D">
          <w:rPr>
            <w:rFonts w:ascii="Times New Roman" w:eastAsia="Times New Roman" w:hAnsi="Times New Roman" w:cs="David"/>
            <w:sz w:val="24"/>
            <w:szCs w:val="24"/>
            <w:rtl/>
            <w:lang w:eastAsia="he-IL"/>
          </w:rPr>
          <w:delText>0</w:delText>
        </w:r>
      </w:del>
      <w:ins w:id="43" w:author="Kook Sec" w:date="2021-01-17T09:56:00Z">
        <w:r w:rsidR="00F52A3D">
          <w:rPr>
            <w:rFonts w:ascii="Times New Roman" w:eastAsia="Times New Roman" w:hAnsi="Times New Roman" w:cs="David" w:hint="cs"/>
            <w:sz w:val="24"/>
            <w:szCs w:val="24"/>
            <w:rtl/>
            <w:lang w:eastAsia="he-IL"/>
          </w:rPr>
          <w:t>1</w:t>
        </w:r>
        <w:r w:rsidR="00F52A3D" w:rsidRPr="000206FA">
          <w:rPr>
            <w:rFonts w:ascii="Times New Roman" w:eastAsia="Times New Roman" w:hAnsi="Times New Roman" w:cs="David"/>
            <w:sz w:val="24"/>
            <w:szCs w:val="24"/>
            <w:rtl/>
            <w:lang w:eastAsia="he-IL"/>
          </w:rPr>
          <w:t>0</w:t>
        </w:r>
      </w:ins>
      <w:r w:rsidRPr="000206FA">
        <w:rPr>
          <w:rFonts w:ascii="Times New Roman" w:eastAsia="Times New Roman" w:hAnsi="Times New Roman" w:cs="David"/>
          <w:sz w:val="24"/>
          <w:szCs w:val="24"/>
          <w:rtl/>
          <w:lang w:eastAsia="he-IL"/>
        </w:rPr>
        <w:t>%</w:t>
      </w:r>
    </w:p>
    <w:p w14:paraId="6B5C4CC3" w14:textId="77777777" w:rsidR="000206FA" w:rsidRPr="000206FA" w:rsidDel="00065006" w:rsidRDefault="000206FA" w:rsidP="00065006">
      <w:pPr>
        <w:widowControl w:val="0"/>
        <w:spacing w:before="120" w:beforeAutospacing="0" w:after="60" w:afterAutospacing="0" w:line="240" w:lineRule="auto"/>
        <w:ind w:left="2160" w:hanging="720"/>
        <w:rPr>
          <w:del w:id="44" w:author="Kook Sec" w:date="2021-01-17T10:01:00Z"/>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ב.</w:t>
      </w:r>
      <w:r w:rsidRPr="000206FA">
        <w:rPr>
          <w:rFonts w:ascii="Times New Roman" w:eastAsia="Times New Roman" w:hAnsi="Times New Roman" w:cs="David"/>
          <w:sz w:val="24"/>
          <w:szCs w:val="24"/>
          <w:rtl/>
          <w:lang w:eastAsia="he-IL"/>
        </w:rPr>
        <w:tab/>
      </w:r>
      <w:ins w:id="45" w:author="Kook Sec" w:date="2021-01-17T10:01:00Z">
        <w:r w:rsidR="00065006">
          <w:rPr>
            <w:rFonts w:ascii="Times New Roman" w:eastAsia="Times New Roman" w:hAnsi="Times New Roman" w:cs="David" w:hint="cs"/>
            <w:sz w:val="24"/>
            <w:szCs w:val="24"/>
            <w:rtl/>
            <w:lang w:eastAsia="he-IL"/>
          </w:rPr>
          <w:t>אישור שלב מקדמי</w:t>
        </w:r>
        <w:r w:rsidR="00065006" w:rsidRPr="000206FA" w:rsidDel="00065006">
          <w:rPr>
            <w:rFonts w:ascii="Times New Roman" w:eastAsia="Times New Roman" w:hAnsi="Times New Roman" w:cs="David"/>
            <w:sz w:val="24"/>
            <w:szCs w:val="24"/>
            <w:rtl/>
            <w:lang w:eastAsia="he-IL"/>
          </w:rPr>
          <w:t xml:space="preserve"> </w:t>
        </w:r>
      </w:ins>
      <w:del w:id="46" w:author="Kook Sec" w:date="2021-01-17T10:01:00Z">
        <w:r w:rsidRPr="000206FA" w:rsidDel="00065006">
          <w:rPr>
            <w:rFonts w:ascii="Times New Roman" w:eastAsia="Times New Roman" w:hAnsi="Times New Roman" w:cs="David"/>
            <w:sz w:val="24"/>
            <w:szCs w:val="24"/>
            <w:rtl/>
            <w:lang w:eastAsia="he-IL"/>
          </w:rPr>
          <w:delText xml:space="preserve">לאחר גמר התכנון הסופי, </w:delText>
        </w:r>
        <w:r w:rsidRPr="000206FA" w:rsidDel="00065006">
          <w:rPr>
            <w:rFonts w:ascii="Times New Roman" w:eastAsia="Times New Roman" w:hAnsi="Times New Roman" w:cs="David" w:hint="cs"/>
            <w:sz w:val="24"/>
            <w:szCs w:val="24"/>
            <w:rtl/>
            <w:lang w:eastAsia="he-IL"/>
          </w:rPr>
          <w:delText>כולל הכנת אוגדנים, אישור הרשויות</w:delText>
        </w:r>
      </w:del>
    </w:p>
    <w:p w14:paraId="4EF9CF7F" w14:textId="77777777" w:rsidR="000206FA" w:rsidRPr="000206FA" w:rsidRDefault="000206FA" w:rsidP="00065006">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del w:id="47" w:author="Kook Sec" w:date="2021-01-17T10:01:00Z">
        <w:r w:rsidRPr="000206FA" w:rsidDel="00065006">
          <w:rPr>
            <w:rFonts w:ascii="Times New Roman" w:eastAsia="Times New Roman" w:hAnsi="Times New Roman" w:cs="David" w:hint="cs"/>
            <w:sz w:val="24"/>
            <w:szCs w:val="24"/>
            <w:rtl/>
            <w:lang w:eastAsia="he-IL"/>
          </w:rPr>
          <w:delText xml:space="preserve"> </w:delText>
        </w:r>
        <w:r w:rsidRPr="000206FA" w:rsidDel="00065006">
          <w:rPr>
            <w:rFonts w:ascii="Times New Roman" w:eastAsia="Times New Roman" w:hAnsi="Times New Roman" w:cs="David"/>
            <w:sz w:val="24"/>
            <w:szCs w:val="24"/>
            <w:rtl/>
            <w:lang w:eastAsia="he-IL"/>
          </w:rPr>
          <w:tab/>
        </w:r>
        <w:r w:rsidRPr="000206FA" w:rsidDel="00065006">
          <w:rPr>
            <w:rFonts w:ascii="Times New Roman" w:eastAsia="Times New Roman" w:hAnsi="Times New Roman" w:cs="David"/>
            <w:sz w:val="24"/>
            <w:szCs w:val="24"/>
            <w:rtl/>
            <w:lang w:eastAsia="he-IL"/>
          </w:rPr>
          <w:tab/>
        </w:r>
        <w:r w:rsidRPr="000206FA" w:rsidDel="00065006">
          <w:rPr>
            <w:rFonts w:ascii="Times New Roman" w:eastAsia="Times New Roman" w:hAnsi="Times New Roman" w:cs="David"/>
            <w:sz w:val="24"/>
            <w:szCs w:val="24"/>
            <w:rtl/>
            <w:lang w:eastAsia="he-IL"/>
          </w:rPr>
          <w:tab/>
        </w:r>
        <w:r w:rsidRPr="000206FA" w:rsidDel="00065006">
          <w:rPr>
            <w:rFonts w:ascii="Times New Roman" w:eastAsia="Times New Roman" w:hAnsi="Times New Roman" w:cs="David" w:hint="cs"/>
            <w:sz w:val="24"/>
            <w:szCs w:val="24"/>
            <w:rtl/>
            <w:lang w:eastAsia="he-IL"/>
          </w:rPr>
          <w:delText xml:space="preserve">לאוגדנים, </w:delText>
        </w:r>
        <w:r w:rsidRPr="000206FA" w:rsidDel="00065006">
          <w:rPr>
            <w:rFonts w:ascii="Times New Roman" w:eastAsia="Times New Roman" w:hAnsi="Times New Roman" w:cs="David"/>
            <w:sz w:val="24"/>
            <w:szCs w:val="24"/>
            <w:rtl/>
            <w:lang w:eastAsia="he-IL"/>
          </w:rPr>
          <w:delText xml:space="preserve">אישור שלב זה ע"י המזמין והוצאת </w:delText>
        </w:r>
        <w:r w:rsidRPr="000206FA" w:rsidDel="00065006">
          <w:rPr>
            <w:rFonts w:ascii="Times New Roman" w:eastAsia="Times New Roman" w:hAnsi="Times New Roman" w:cs="David" w:hint="cs"/>
            <w:sz w:val="24"/>
            <w:szCs w:val="24"/>
            <w:rtl/>
            <w:lang w:eastAsia="he-IL"/>
          </w:rPr>
          <w:delText>היתרי בניה.</w:delText>
        </w:r>
        <w:r w:rsidRPr="000206FA" w:rsidDel="00065006">
          <w:rPr>
            <w:rFonts w:ascii="Times New Roman" w:eastAsia="Times New Roman" w:hAnsi="Times New Roman" w:cs="David"/>
            <w:sz w:val="24"/>
            <w:szCs w:val="24"/>
            <w:rtl/>
            <w:lang w:eastAsia="he-IL"/>
          </w:rPr>
          <w:tab/>
        </w:r>
      </w:del>
      <w:r w:rsidR="0004388B">
        <w:rPr>
          <w:rFonts w:ascii="Times New Roman" w:eastAsia="Times New Roman" w:hAnsi="Times New Roman" w:cs="David" w:hint="cs"/>
          <w:sz w:val="24"/>
          <w:szCs w:val="24"/>
          <w:rtl/>
          <w:lang w:eastAsia="he-IL"/>
        </w:rPr>
        <w:t>.........</w:t>
      </w:r>
      <w:ins w:id="48" w:author="Kook Sec" w:date="2021-01-17T10:01:00Z">
        <w:r w:rsidR="00065006">
          <w:rPr>
            <w:rFonts w:ascii="Times New Roman" w:eastAsia="Times New Roman" w:hAnsi="Times New Roman" w:cs="David" w:hint="cs"/>
            <w:sz w:val="24"/>
            <w:szCs w:val="24"/>
            <w:rtl/>
            <w:lang w:eastAsia="he-IL"/>
          </w:rPr>
          <w:t>........................................................</w:t>
        </w:r>
      </w:ins>
      <w:r w:rsidR="0004388B">
        <w:rPr>
          <w:rFonts w:ascii="Times New Roman" w:eastAsia="Times New Roman" w:hAnsi="Times New Roman" w:cs="David" w:hint="cs"/>
          <w:sz w:val="24"/>
          <w:szCs w:val="24"/>
          <w:rtl/>
          <w:lang w:eastAsia="he-IL"/>
        </w:rPr>
        <w:t>..</w:t>
      </w:r>
      <w:r w:rsidRPr="000206FA">
        <w:rPr>
          <w:rFonts w:ascii="Times New Roman" w:eastAsia="Times New Roman" w:hAnsi="Times New Roman" w:cs="David" w:hint="cs"/>
          <w:sz w:val="24"/>
          <w:szCs w:val="24"/>
          <w:rtl/>
          <w:lang w:eastAsia="he-IL"/>
        </w:rPr>
        <w:t>40%</w:t>
      </w:r>
    </w:p>
    <w:p w14:paraId="609A2250" w14:textId="77777777" w:rsidR="000206FA" w:rsidRPr="000206FA" w:rsidDel="00065006" w:rsidRDefault="000206FA" w:rsidP="000206FA">
      <w:pPr>
        <w:widowControl w:val="0"/>
        <w:spacing w:before="120" w:beforeAutospacing="0" w:after="60" w:afterAutospacing="0" w:line="240" w:lineRule="auto"/>
        <w:ind w:left="2160" w:hanging="720"/>
        <w:rPr>
          <w:del w:id="49" w:author="Kook Sec" w:date="2021-01-17T10:01:00Z"/>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ג.</w:t>
      </w:r>
      <w:r w:rsidRPr="000206FA">
        <w:rPr>
          <w:rFonts w:ascii="Times New Roman" w:eastAsia="Times New Roman" w:hAnsi="Times New Roman" w:cs="David"/>
          <w:sz w:val="24"/>
          <w:szCs w:val="24"/>
          <w:rtl/>
          <w:lang w:eastAsia="he-IL"/>
        </w:rPr>
        <w:tab/>
      </w:r>
      <w:del w:id="50" w:author="Kook Sec" w:date="2021-01-17T10:01:00Z">
        <w:r w:rsidRPr="000206FA" w:rsidDel="00065006">
          <w:rPr>
            <w:rFonts w:ascii="Times New Roman" w:eastAsia="Times New Roman" w:hAnsi="Times New Roman" w:cs="David"/>
            <w:sz w:val="24"/>
            <w:szCs w:val="24"/>
            <w:rtl/>
            <w:lang w:eastAsia="he-IL"/>
          </w:rPr>
          <w:delText>לאחר גמר התכנון המפורט והמכרזים, ואישור עבודות שלב זה</w:delText>
        </w:r>
      </w:del>
    </w:p>
    <w:p w14:paraId="1423357A" w14:textId="77777777" w:rsidR="000206FA" w:rsidRPr="000206FA" w:rsidRDefault="000206FA" w:rsidP="00065006">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
      <w:del w:id="51" w:author="Kook Sec" w:date="2021-01-17T10:01:00Z">
        <w:r w:rsidRPr="000206FA" w:rsidDel="00065006">
          <w:rPr>
            <w:rFonts w:ascii="Times New Roman" w:eastAsia="Times New Roman" w:hAnsi="Times New Roman" w:cs="David"/>
            <w:sz w:val="24"/>
            <w:szCs w:val="24"/>
            <w:rtl/>
            <w:lang w:eastAsia="he-IL"/>
          </w:rPr>
          <w:tab/>
          <w:delText>ע"י המזמין</w:delText>
        </w:r>
      </w:del>
      <w:ins w:id="52" w:author="Kook Sec" w:date="2021-01-17T10:01:00Z">
        <w:r w:rsidR="00065006">
          <w:rPr>
            <w:rFonts w:ascii="Times New Roman" w:eastAsia="Times New Roman" w:hAnsi="Times New Roman" w:cs="David" w:hint="cs"/>
            <w:sz w:val="24"/>
            <w:szCs w:val="24"/>
            <w:rtl/>
            <w:lang w:eastAsia="he-IL"/>
          </w:rPr>
          <w:t xml:space="preserve">קבלת אישור שלב א' ממכון </w:t>
        </w:r>
      </w:ins>
      <w:ins w:id="53" w:author="Kook Sec" w:date="2021-01-17T10:02:00Z">
        <w:r w:rsidR="00065006">
          <w:rPr>
            <w:rFonts w:ascii="Times New Roman" w:eastAsia="Times New Roman" w:hAnsi="Times New Roman" w:cs="David" w:hint="cs"/>
            <w:sz w:val="24"/>
            <w:szCs w:val="24"/>
            <w:rtl/>
            <w:lang w:eastAsia="he-IL"/>
          </w:rPr>
          <w:t>ב</w:t>
        </w:r>
      </w:ins>
      <w:ins w:id="54" w:author="Kook Sec" w:date="2021-01-17T10:01:00Z">
        <w:r w:rsidR="00065006">
          <w:rPr>
            <w:rFonts w:ascii="Times New Roman" w:eastAsia="Times New Roman" w:hAnsi="Times New Roman" w:cs="David" w:hint="cs"/>
            <w:sz w:val="24"/>
            <w:szCs w:val="24"/>
            <w:rtl/>
            <w:lang w:eastAsia="he-IL"/>
          </w:rPr>
          <w:t>דיקה</w:t>
        </w:r>
      </w:ins>
      <w:r w:rsidR="0004388B">
        <w:rPr>
          <w:rFonts w:ascii="Times New Roman" w:eastAsia="Times New Roman" w:hAnsi="Times New Roman" w:cs="David" w:hint="cs"/>
          <w:sz w:val="24"/>
          <w:szCs w:val="24"/>
          <w:rtl/>
          <w:lang w:eastAsia="he-IL"/>
        </w:rPr>
        <w:t>.................</w:t>
      </w:r>
      <w:del w:id="55" w:author="Kook Sec" w:date="2021-01-17T10:02:00Z">
        <w:r w:rsidR="0004388B" w:rsidDel="00065006">
          <w:rPr>
            <w:rFonts w:ascii="Times New Roman" w:eastAsia="Times New Roman" w:hAnsi="Times New Roman" w:cs="David" w:hint="cs"/>
            <w:sz w:val="24"/>
            <w:szCs w:val="24"/>
            <w:rtl/>
            <w:lang w:eastAsia="he-IL"/>
          </w:rPr>
          <w:delText>.................................</w:delText>
        </w:r>
      </w:del>
      <w:r w:rsidR="0004388B">
        <w:rPr>
          <w:rFonts w:ascii="Times New Roman" w:eastAsia="Times New Roman" w:hAnsi="Times New Roman" w:cs="David" w:hint="cs"/>
          <w:sz w:val="24"/>
          <w:szCs w:val="24"/>
          <w:rtl/>
          <w:lang w:eastAsia="he-IL"/>
        </w:rPr>
        <w:t>......</w:t>
      </w:r>
      <w:ins w:id="56" w:author="Kook Sec" w:date="2021-01-17T10:02:00Z">
        <w:r w:rsidR="00065006" w:rsidRPr="00065006">
          <w:rPr>
            <w:rFonts w:ascii="Times New Roman" w:eastAsia="Times New Roman" w:hAnsi="Times New Roman" w:cs="David" w:hint="cs"/>
            <w:sz w:val="24"/>
            <w:szCs w:val="24"/>
            <w:rtl/>
            <w:lang w:eastAsia="he-IL"/>
          </w:rPr>
          <w:t xml:space="preserve"> </w:t>
        </w:r>
        <w:r w:rsidR="00065006">
          <w:rPr>
            <w:rFonts w:ascii="Times New Roman" w:eastAsia="Times New Roman" w:hAnsi="Times New Roman" w:cs="David" w:hint="cs"/>
            <w:sz w:val="24"/>
            <w:szCs w:val="24"/>
            <w:rtl/>
            <w:lang w:eastAsia="he-IL"/>
          </w:rPr>
          <w:t>..</w:t>
        </w:r>
      </w:ins>
      <w:r w:rsidR="0004388B">
        <w:rPr>
          <w:rFonts w:ascii="Times New Roman" w:eastAsia="Times New Roman" w:hAnsi="Times New Roman" w:cs="David" w:hint="cs"/>
          <w:sz w:val="24"/>
          <w:szCs w:val="24"/>
          <w:rtl/>
          <w:lang w:eastAsia="he-IL"/>
        </w:rPr>
        <w:t>..</w:t>
      </w:r>
      <w:del w:id="57" w:author="Kook Sec" w:date="2021-01-17T10:02:00Z">
        <w:r w:rsidR="0004388B" w:rsidDel="00065006">
          <w:rPr>
            <w:rFonts w:ascii="Times New Roman" w:eastAsia="Times New Roman" w:hAnsi="Times New Roman" w:cs="David" w:hint="cs"/>
            <w:sz w:val="24"/>
            <w:szCs w:val="24"/>
            <w:rtl/>
            <w:lang w:eastAsia="he-IL"/>
          </w:rPr>
          <w:delText>...</w:delText>
        </w:r>
      </w:del>
      <w:r w:rsidR="0004388B">
        <w:rPr>
          <w:rFonts w:ascii="Times New Roman" w:eastAsia="Times New Roman" w:hAnsi="Times New Roman" w:cs="David" w:hint="cs"/>
          <w:sz w:val="24"/>
          <w:szCs w:val="24"/>
          <w:rtl/>
          <w:lang w:eastAsia="he-IL"/>
        </w:rPr>
        <w:t>..................</w:t>
      </w:r>
      <w:del w:id="58" w:author="Kook Sec" w:date="2021-01-17T10:03:00Z">
        <w:r w:rsidRPr="000206FA" w:rsidDel="00065006">
          <w:rPr>
            <w:rFonts w:ascii="Times New Roman" w:eastAsia="Times New Roman" w:hAnsi="Times New Roman" w:cs="David" w:hint="cs"/>
            <w:sz w:val="24"/>
            <w:szCs w:val="24"/>
            <w:rtl/>
            <w:lang w:eastAsia="he-IL"/>
          </w:rPr>
          <w:delText>2</w:delText>
        </w:r>
        <w:r w:rsidRPr="000206FA" w:rsidDel="00065006">
          <w:rPr>
            <w:rFonts w:ascii="Times New Roman" w:eastAsia="Times New Roman" w:hAnsi="Times New Roman" w:cs="David"/>
            <w:sz w:val="24"/>
            <w:szCs w:val="24"/>
            <w:rtl/>
            <w:lang w:eastAsia="he-IL"/>
          </w:rPr>
          <w:delText>0</w:delText>
        </w:r>
      </w:del>
      <w:ins w:id="59" w:author="Kook Sec" w:date="2021-01-17T10:03:00Z">
        <w:r w:rsidR="00065006">
          <w:rPr>
            <w:rFonts w:ascii="Times New Roman" w:eastAsia="Times New Roman" w:hAnsi="Times New Roman" w:cs="David" w:hint="cs"/>
            <w:sz w:val="24"/>
            <w:szCs w:val="24"/>
            <w:rtl/>
            <w:lang w:eastAsia="he-IL"/>
          </w:rPr>
          <w:t>4</w:t>
        </w:r>
        <w:r w:rsidR="00065006" w:rsidRPr="000206FA">
          <w:rPr>
            <w:rFonts w:ascii="Times New Roman" w:eastAsia="Times New Roman" w:hAnsi="Times New Roman" w:cs="David"/>
            <w:sz w:val="24"/>
            <w:szCs w:val="24"/>
            <w:rtl/>
            <w:lang w:eastAsia="he-IL"/>
          </w:rPr>
          <w:t>0</w:t>
        </w:r>
      </w:ins>
      <w:r w:rsidRPr="000206FA">
        <w:rPr>
          <w:rFonts w:ascii="Times New Roman" w:eastAsia="Times New Roman" w:hAnsi="Times New Roman" w:cs="David"/>
          <w:sz w:val="24"/>
          <w:szCs w:val="24"/>
          <w:rtl/>
          <w:lang w:eastAsia="he-IL"/>
        </w:rPr>
        <w:t>%</w:t>
      </w:r>
    </w:p>
    <w:p w14:paraId="25C737B4" w14:textId="77777777" w:rsidR="000206FA" w:rsidRPr="000206FA" w:rsidDel="00065006" w:rsidRDefault="000206FA" w:rsidP="000206FA">
      <w:pPr>
        <w:widowControl w:val="0"/>
        <w:spacing w:before="120" w:beforeAutospacing="0" w:after="60" w:afterAutospacing="0" w:line="240" w:lineRule="auto"/>
        <w:ind w:left="2160" w:hanging="720"/>
        <w:rPr>
          <w:del w:id="60" w:author="Kook Sec" w:date="2021-01-17T10:02:00Z"/>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ד.</w:t>
      </w:r>
      <w:r w:rsidRPr="000206FA">
        <w:rPr>
          <w:rFonts w:ascii="Times New Roman" w:eastAsia="Times New Roman" w:hAnsi="Times New Roman" w:cs="David"/>
          <w:sz w:val="24"/>
          <w:szCs w:val="24"/>
          <w:rtl/>
          <w:lang w:eastAsia="he-IL"/>
        </w:rPr>
        <w:tab/>
      </w:r>
      <w:del w:id="61" w:author="Kook Sec" w:date="2021-01-17T10:02:00Z">
        <w:r w:rsidRPr="000206FA" w:rsidDel="00065006">
          <w:rPr>
            <w:rFonts w:ascii="Times New Roman" w:eastAsia="Times New Roman" w:hAnsi="Times New Roman" w:cs="David" w:hint="cs"/>
            <w:sz w:val="24"/>
            <w:szCs w:val="24"/>
            <w:rtl/>
            <w:lang w:eastAsia="he-IL"/>
          </w:rPr>
          <w:delText>לאחר גמר</w:delText>
        </w:r>
        <w:r w:rsidRPr="000206FA" w:rsidDel="00065006">
          <w:rPr>
            <w:rFonts w:ascii="Times New Roman" w:eastAsia="Times New Roman" w:hAnsi="Times New Roman" w:cs="David"/>
            <w:sz w:val="24"/>
            <w:szCs w:val="24"/>
            <w:rtl/>
            <w:lang w:eastAsia="he-IL"/>
          </w:rPr>
          <w:delText xml:space="preserve"> הפיקוח העליון</w:delText>
        </w:r>
        <w:r w:rsidRPr="000206FA" w:rsidDel="00065006">
          <w:rPr>
            <w:rFonts w:ascii="Times New Roman" w:eastAsia="Times New Roman" w:hAnsi="Times New Roman" w:cs="David" w:hint="cs"/>
            <w:sz w:val="24"/>
            <w:szCs w:val="24"/>
            <w:rtl/>
            <w:lang w:eastAsia="he-IL"/>
          </w:rPr>
          <w:delText>, המצאת האישורים</w:delText>
        </w:r>
      </w:del>
    </w:p>
    <w:p w14:paraId="66B0B893" w14:textId="77777777" w:rsidR="000206FA" w:rsidRPr="000206FA" w:rsidRDefault="000206FA" w:rsidP="00065006">
      <w:pPr>
        <w:widowControl w:val="0"/>
        <w:spacing w:before="120" w:beforeAutospacing="0" w:after="60" w:afterAutospacing="0" w:line="240" w:lineRule="auto"/>
        <w:ind w:left="2160" w:hanging="720"/>
        <w:rPr>
          <w:rFonts w:ascii="Times New Roman" w:eastAsia="Times New Roman" w:hAnsi="Times New Roman" w:cs="David"/>
          <w:sz w:val="24"/>
          <w:szCs w:val="24"/>
          <w:rtl/>
          <w:lang w:eastAsia="he-IL"/>
        </w:rPr>
        <w:pPrChange w:id="62" w:author="Kook Sec" w:date="2021-01-17T10:02:00Z">
          <w:pPr>
            <w:widowControl w:val="0"/>
            <w:spacing w:before="120" w:beforeAutospacing="0" w:after="60" w:afterAutospacing="0" w:line="240" w:lineRule="auto"/>
            <w:ind w:left="2160"/>
          </w:pPr>
        </w:pPrChange>
      </w:pPr>
      <w:del w:id="63" w:author="Kook Sec" w:date="2021-01-17T10:02:00Z">
        <w:r w:rsidRPr="000206FA" w:rsidDel="00065006">
          <w:rPr>
            <w:rFonts w:ascii="Times New Roman" w:eastAsia="Times New Roman" w:hAnsi="Times New Roman" w:cs="David" w:hint="cs"/>
            <w:sz w:val="24"/>
            <w:szCs w:val="24"/>
            <w:rtl/>
            <w:lang w:eastAsia="he-IL"/>
          </w:rPr>
          <w:delText>לאכלוס ואי</w:delText>
        </w:r>
        <w:r w:rsidR="0004388B" w:rsidDel="00065006">
          <w:rPr>
            <w:rFonts w:ascii="Times New Roman" w:eastAsia="Times New Roman" w:hAnsi="Times New Roman" w:cs="David" w:hint="cs"/>
            <w:sz w:val="24"/>
            <w:szCs w:val="24"/>
            <w:rtl/>
            <w:lang w:eastAsia="he-IL"/>
          </w:rPr>
          <w:delText>שור עבודות שלב זה על ידי המזמין</w:delText>
        </w:r>
      </w:del>
      <w:ins w:id="64" w:author="Kook Sec" w:date="2021-01-17T10:02:00Z">
        <w:r w:rsidR="00065006">
          <w:rPr>
            <w:rFonts w:ascii="Times New Roman" w:eastAsia="Times New Roman" w:hAnsi="Times New Roman" w:cs="David" w:hint="cs"/>
            <w:sz w:val="24"/>
            <w:szCs w:val="24"/>
            <w:rtl/>
            <w:lang w:eastAsia="he-IL"/>
          </w:rPr>
          <w:t>ליווי ביצוע וקבלת אישור של</w:t>
        </w:r>
      </w:ins>
      <w:ins w:id="65" w:author="Kook Sec" w:date="2021-01-17T10:03:00Z">
        <w:r w:rsidR="00065006">
          <w:rPr>
            <w:rFonts w:ascii="Times New Roman" w:eastAsia="Times New Roman" w:hAnsi="Times New Roman" w:cs="David" w:hint="cs"/>
            <w:sz w:val="24"/>
            <w:szCs w:val="24"/>
            <w:rtl/>
            <w:lang w:eastAsia="he-IL"/>
          </w:rPr>
          <w:t>ב ב' ממכון התקנים</w:t>
        </w:r>
      </w:ins>
      <w:r w:rsidR="0004388B">
        <w:rPr>
          <w:rFonts w:ascii="Times New Roman" w:eastAsia="Times New Roman" w:hAnsi="Times New Roman" w:cs="David" w:hint="cs"/>
          <w:sz w:val="24"/>
          <w:szCs w:val="24"/>
          <w:rtl/>
          <w:lang w:eastAsia="he-IL"/>
        </w:rPr>
        <w:t>.............</w:t>
      </w:r>
      <w:del w:id="66" w:author="Kook Sec" w:date="2021-01-17T10:03:00Z">
        <w:r w:rsidR="0004388B" w:rsidDel="00065006">
          <w:rPr>
            <w:rFonts w:ascii="Times New Roman" w:eastAsia="Times New Roman" w:hAnsi="Times New Roman" w:cs="David" w:hint="cs"/>
            <w:sz w:val="24"/>
            <w:szCs w:val="24"/>
            <w:rtl/>
            <w:lang w:eastAsia="he-IL"/>
          </w:rPr>
          <w:delText>...</w:delText>
        </w:r>
      </w:del>
      <w:r w:rsidR="0004388B">
        <w:rPr>
          <w:rFonts w:ascii="Times New Roman" w:eastAsia="Times New Roman" w:hAnsi="Times New Roman" w:cs="David" w:hint="cs"/>
          <w:sz w:val="24"/>
          <w:szCs w:val="24"/>
          <w:rtl/>
          <w:lang w:eastAsia="he-IL"/>
        </w:rPr>
        <w:t>.............</w:t>
      </w:r>
      <w:del w:id="67" w:author="Kook Sec" w:date="2021-01-17T10:03:00Z">
        <w:r w:rsidRPr="000206FA" w:rsidDel="00065006">
          <w:rPr>
            <w:rFonts w:ascii="Times New Roman" w:eastAsia="Times New Roman" w:hAnsi="Times New Roman" w:cs="David"/>
            <w:sz w:val="24"/>
            <w:szCs w:val="24"/>
            <w:rtl/>
            <w:lang w:eastAsia="he-IL"/>
          </w:rPr>
          <w:delText>1</w:delText>
        </w:r>
        <w:r w:rsidRPr="000206FA" w:rsidDel="00065006">
          <w:rPr>
            <w:rFonts w:ascii="Times New Roman" w:eastAsia="Times New Roman" w:hAnsi="Times New Roman" w:cs="David" w:hint="cs"/>
            <w:sz w:val="24"/>
            <w:szCs w:val="24"/>
            <w:rtl/>
            <w:lang w:eastAsia="he-IL"/>
          </w:rPr>
          <w:delText>0</w:delText>
        </w:r>
      </w:del>
      <w:ins w:id="68" w:author="Kook Sec" w:date="2021-01-17T10:03:00Z">
        <w:r w:rsidR="00065006">
          <w:rPr>
            <w:rFonts w:ascii="Times New Roman" w:eastAsia="Times New Roman" w:hAnsi="Times New Roman" w:cs="David" w:hint="cs"/>
            <w:sz w:val="24"/>
            <w:szCs w:val="24"/>
            <w:rtl/>
            <w:lang w:eastAsia="he-IL"/>
          </w:rPr>
          <w:t>2</w:t>
        </w:r>
        <w:r w:rsidR="00065006" w:rsidRPr="000206FA">
          <w:rPr>
            <w:rFonts w:ascii="Times New Roman" w:eastAsia="Times New Roman" w:hAnsi="Times New Roman" w:cs="David" w:hint="cs"/>
            <w:sz w:val="24"/>
            <w:szCs w:val="24"/>
            <w:rtl/>
            <w:lang w:eastAsia="he-IL"/>
          </w:rPr>
          <w:t>0</w:t>
        </w:r>
      </w:ins>
      <w:r w:rsidRPr="000206FA">
        <w:rPr>
          <w:rFonts w:ascii="Times New Roman" w:eastAsia="Times New Roman" w:hAnsi="Times New Roman" w:cs="David"/>
          <w:sz w:val="24"/>
          <w:szCs w:val="24"/>
          <w:rtl/>
          <w:lang w:eastAsia="he-IL"/>
        </w:rPr>
        <w:t>%</w:t>
      </w:r>
    </w:p>
    <w:p w14:paraId="24A5C47C"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066F7DCD" w14:textId="77777777" w:rsidR="000206FA" w:rsidRPr="000206FA" w:rsidRDefault="000206FA" w:rsidP="00CB099C">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2.</w:t>
      </w:r>
      <w:r w:rsidRPr="000206FA">
        <w:rPr>
          <w:rFonts w:ascii="Times New Roman" w:eastAsia="Times New Roman" w:hAnsi="Times New Roman" w:cs="David"/>
          <w:sz w:val="24"/>
          <w:szCs w:val="24"/>
          <w:rtl/>
          <w:lang w:eastAsia="he-IL"/>
        </w:rPr>
        <w:tab/>
        <w:t>למרות האמור בסעיף 1 לעיל רשאי המזמין לשלם ל</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מקדמות בגין קידום התכנון אשר יקוזזו משלבי התשלום עפ"י קביעתו.</w:t>
      </w:r>
    </w:p>
    <w:p w14:paraId="7E39D026" w14:textId="77777777" w:rsidR="000206FA" w:rsidRPr="000206FA" w:rsidRDefault="0004388B"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0206FA" w:rsidRPr="000206FA">
        <w:rPr>
          <w:rFonts w:ascii="Times New Roman" w:eastAsia="Times New Roman" w:hAnsi="Times New Roman" w:cs="David"/>
          <w:sz w:val="24"/>
          <w:szCs w:val="24"/>
          <w:rtl/>
          <w:lang w:eastAsia="he-IL"/>
        </w:rPr>
        <w:tab/>
        <w:t>ה</w:t>
      </w:r>
      <w:r w:rsidR="00B17D15">
        <w:rPr>
          <w:rFonts w:ascii="Times New Roman" w:eastAsia="Times New Roman" w:hAnsi="Times New Roman" w:cs="David"/>
          <w:sz w:val="24"/>
          <w:szCs w:val="24"/>
          <w:rtl/>
          <w:lang w:eastAsia="he-IL"/>
        </w:rPr>
        <w:t>יועץ</w:t>
      </w:r>
      <w:r w:rsidR="000206FA" w:rsidRPr="000206FA">
        <w:rPr>
          <w:rFonts w:ascii="Times New Roman" w:eastAsia="Times New Roman" w:hAnsi="Times New Roman" w:cs="David"/>
          <w:sz w:val="24"/>
          <w:szCs w:val="24"/>
          <w:rtl/>
          <w:lang w:eastAsia="he-IL"/>
        </w:rPr>
        <w:t xml:space="preserve"> יגיש חשבון לא יותר מאשר פעם בחודש.</w:t>
      </w:r>
    </w:p>
    <w:p w14:paraId="0AF3483B" w14:textId="77777777" w:rsidR="000206FA" w:rsidRPr="000206FA" w:rsidRDefault="000206FA" w:rsidP="000206FA">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4.</w:t>
      </w:r>
      <w:r w:rsidRPr="000206FA">
        <w:rPr>
          <w:rFonts w:ascii="Times New Roman" w:eastAsia="Times New Roman" w:hAnsi="Times New Roman" w:cs="David"/>
          <w:sz w:val="24"/>
          <w:szCs w:val="24"/>
          <w:rtl/>
          <w:lang w:eastAsia="he-IL"/>
        </w:rPr>
        <w:tab/>
        <w:t>המזמין ישלם את שכר ה</w:t>
      </w:r>
      <w:r w:rsidR="00B17D15">
        <w:rPr>
          <w:rFonts w:ascii="Times New Roman" w:eastAsia="Times New Roman" w:hAnsi="Times New Roman" w:cs="David"/>
          <w:sz w:val="24"/>
          <w:szCs w:val="24"/>
          <w:rtl/>
          <w:lang w:eastAsia="he-IL"/>
        </w:rPr>
        <w:t>יועץ</w:t>
      </w:r>
      <w:r w:rsidRPr="000206FA">
        <w:rPr>
          <w:rFonts w:ascii="Times New Roman" w:eastAsia="Times New Roman" w:hAnsi="Times New Roman" w:cs="David"/>
          <w:sz w:val="24"/>
          <w:szCs w:val="24"/>
          <w:rtl/>
          <w:lang w:eastAsia="he-IL"/>
        </w:rPr>
        <w:t xml:space="preserve"> תוך 60 יום מתאריך אישור החשבון ע"י המנהל.</w:t>
      </w:r>
    </w:p>
    <w:p w14:paraId="3226ADD1" w14:textId="77777777" w:rsidR="000206FA" w:rsidRPr="000206FA" w:rsidRDefault="000206FA" w:rsidP="000206FA">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10E6EF1D" w14:textId="77777777" w:rsidR="00EE7345" w:rsidRPr="00672C76" w:rsidRDefault="000206FA" w:rsidP="00EE734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206FA">
        <w:rPr>
          <w:rFonts w:ascii="Times New Roman" w:eastAsia="Times New Roman" w:hAnsi="Times New Roman" w:cs="David"/>
          <w:sz w:val="24"/>
          <w:szCs w:val="24"/>
          <w:rtl/>
          <w:lang w:eastAsia="he-IL"/>
        </w:rPr>
        <w:br w:type="page"/>
      </w:r>
      <w:r w:rsidR="00EE7345" w:rsidRPr="00B27B4C">
        <w:rPr>
          <w:rFonts w:ascii="Times New Roman" w:eastAsia="Times New Roman" w:hAnsi="Times New Roman" w:cs="David" w:hint="cs"/>
          <w:bCs/>
          <w:sz w:val="20"/>
          <w:szCs w:val="24"/>
          <w:u w:val="single"/>
          <w:rtl/>
          <w:lang w:eastAsia="he-IL"/>
        </w:rPr>
        <w:lastRenderedPageBreak/>
        <w:t xml:space="preserve">נספח </w:t>
      </w:r>
      <w:r w:rsidR="00EE7345">
        <w:rPr>
          <w:rFonts w:ascii="Times New Roman" w:eastAsia="Times New Roman" w:hAnsi="Times New Roman" w:cs="David" w:hint="cs"/>
          <w:bCs/>
          <w:sz w:val="20"/>
          <w:szCs w:val="24"/>
          <w:u w:val="single"/>
          <w:rtl/>
          <w:lang w:eastAsia="he-IL"/>
        </w:rPr>
        <w:t>"</w:t>
      </w:r>
      <w:r w:rsidR="00EE7345" w:rsidRPr="00B27B4C">
        <w:rPr>
          <w:rFonts w:ascii="Times New Roman" w:eastAsia="Times New Roman" w:hAnsi="Times New Roman" w:cs="David" w:hint="cs"/>
          <w:bCs/>
          <w:sz w:val="20"/>
          <w:szCs w:val="24"/>
          <w:u w:val="single"/>
          <w:rtl/>
          <w:lang w:eastAsia="he-IL"/>
        </w:rPr>
        <w:t>ו'</w:t>
      </w:r>
      <w:r w:rsidR="00EE7345">
        <w:rPr>
          <w:rFonts w:ascii="Times New Roman" w:eastAsia="Times New Roman" w:hAnsi="Times New Roman" w:cs="David" w:hint="cs"/>
          <w:bCs/>
          <w:sz w:val="20"/>
          <w:szCs w:val="24"/>
          <w:u w:val="single"/>
          <w:rtl/>
          <w:lang w:eastAsia="he-IL"/>
        </w:rPr>
        <w:t>'</w:t>
      </w:r>
    </w:p>
    <w:p w14:paraId="066FEA41" w14:textId="77777777" w:rsidR="00EE7345" w:rsidRPr="00B27B4C" w:rsidRDefault="00EE7345" w:rsidP="00EE7345">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BBFCF8D655BF4FEEAF143838EA6AD8F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0E7A745E"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FEA68354248D421B8596D019CE5999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0ACEE8D5" w14:textId="77777777" w:rsidR="00EE7345" w:rsidRPr="00B27B4C" w:rsidRDefault="00CC27E3" w:rsidP="00EE7345">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69" w:author="Kook Sec" w:date="2021-01-17T09:14:00Z">
            <w:r>
              <w:rPr>
                <w:rFonts w:ascii="Times New Roman" w:eastAsia="Times New Roman" w:hAnsi="Times New Roman" w:cs="David"/>
                <w:color w:val="008000"/>
                <w:sz w:val="24"/>
                <w:szCs w:val="24"/>
                <w:rtl/>
                <w:lang w:eastAsia="he-IL"/>
              </w:rPr>
              <w:t>א.מ. ישראל מגורים פיתוח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513313148</w:t>
            </w:r>
            <w:r>
              <w:rPr>
                <w:rFonts w:ascii="Times New Roman" w:eastAsia="Times New Roman" w:hAnsi="Times New Roman" w:cs="David"/>
                <w:color w:val="008000"/>
                <w:sz w:val="24"/>
                <w:szCs w:val="24"/>
                <w:rtl/>
                <w:lang w:eastAsia="he-IL"/>
              </w:rPr>
              <w:br/>
            </w:r>
          </w:ins>
        </w:p>
      </w:sdtContent>
    </w:sdt>
    <w:p w14:paraId="3EC6ED13"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081C67E"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3DA8D2C0"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0A9D6B6" w14:textId="77777777" w:rsidR="00EE7345" w:rsidRPr="00B27B4C" w:rsidRDefault="00EE7345" w:rsidP="00EE7345">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E9EB81E"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0A32FD"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0FC6DD7B63DE45CCABCB1B48F1D8913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0" w:author="Kook Sec" w:date="2021-01-17T09:28:00Z">
            <w:r w:rsidR="00FF34DC">
              <w:rPr>
                <w:rFonts w:ascii="Times New Roman" w:eastAsia="Times New Roman" w:hAnsi="Times New Roman" w:cs="David"/>
                <w:color w:val="008000"/>
                <w:sz w:val="24"/>
                <w:szCs w:val="24"/>
                <w:rtl/>
                <w:lang w:eastAsia="he-IL"/>
              </w:rPr>
              <w:t>סלע ירוק וחכם בבניה ובעסקים</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1323F7BF279B4CC7B840EFA70F8164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1" w:author="Kook Sec" w:date="2021-01-17T09:28:00Z">
            <w:r w:rsidR="00FF34DC">
              <w:rPr>
                <w:rFonts w:ascii="Times New Roman" w:eastAsia="Times New Roman" w:hAnsi="Times New Roman" w:cs="David"/>
                <w:color w:val="008000"/>
                <w:sz w:val="24"/>
                <w:szCs w:val="24"/>
                <w:rtl/>
                <w:lang w:eastAsia="he-IL"/>
              </w:rPr>
              <w:t>סלע ירוק וחכם בבניה ובעסקים</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629D4CA78004BB7BA46CB8B1DDC8C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2" w:author="Kook Sec" w:date="2021-01-17T09:28:00Z">
            <w:r w:rsidR="00FF34DC">
              <w:rPr>
                <w:rFonts w:ascii="Times New Roman" w:eastAsia="Times New Roman" w:hAnsi="Times New Roman" w:cs="David"/>
                <w:color w:val="008000"/>
                <w:sz w:val="24"/>
                <w:szCs w:val="24"/>
                <w:rtl/>
                <w:lang w:eastAsia="he-IL"/>
              </w:rPr>
              <w:t>סלע ירוק וחכם בבניה ובעסקים</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4452D074"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813C2FD"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97BD6481E8C843099B67AA1982D6D3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3" w:author="Kook Sec" w:date="2021-01-17T09:28:00Z">
            <w:r w:rsidR="00FF34DC">
              <w:rPr>
                <w:rFonts w:ascii="Times New Roman" w:eastAsia="Times New Roman" w:hAnsi="Times New Roman" w:cs="David"/>
                <w:color w:val="008000"/>
                <w:sz w:val="24"/>
                <w:szCs w:val="24"/>
                <w:rtl/>
                <w:lang w:eastAsia="he-IL"/>
              </w:rPr>
              <w:t>סלע ירוק וחכם בבניה ובעסקים</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0FB7E113AB764CD8801250DA81D880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יועץ בניה ירוקה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DCCFBFB0E3E14213B27978DC374459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74" w:author="Kook Sec" w:date="2021-01-17T09:13:00Z">
            <w:r w:rsidR="00CC27E3">
              <w:rPr>
                <w:rFonts w:ascii="Times New Roman" w:eastAsia="Times New Roman" w:hAnsi="Times New Roman" w:cs="David" w:hint="cs"/>
                <w:bCs/>
                <w:color w:val="008000"/>
                <w:sz w:val="24"/>
                <w:szCs w:val="24"/>
                <w:rtl/>
                <w:lang w:eastAsia="he-IL"/>
              </w:rPr>
              <w:t xml:space="preserve">א.מ. ישראל מגורים פיתוח בע"מ </w:t>
            </w:r>
          </w:ins>
        </w:sdtContent>
      </w:sdt>
      <w:r w:rsidRPr="00B27B4C">
        <w:rPr>
          <w:rFonts w:ascii="Times New Roman" w:eastAsia="Times New Roman" w:hAnsi="Times New Roman" w:cs="David" w:hint="cs"/>
          <w:color w:val="008000"/>
          <w:sz w:val="24"/>
          <w:szCs w:val="24"/>
          <w:rtl/>
          <w:lang w:eastAsia="he-IL"/>
        </w:rPr>
        <w:t>.</w:t>
      </w:r>
    </w:p>
    <w:p w14:paraId="692C3D5F"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13B6111"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13DDAF2314B643229EDFFF13627213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5" w:author="Kook Sec" w:date="2021-01-17T09:28:00Z">
            <w:r w:rsidR="00FF34DC">
              <w:rPr>
                <w:rFonts w:ascii="Times New Roman" w:eastAsia="Times New Roman" w:hAnsi="Times New Roman" w:cs="David"/>
                <w:color w:val="008000"/>
                <w:sz w:val="24"/>
                <w:szCs w:val="24"/>
                <w:rtl/>
                <w:lang w:eastAsia="he-IL"/>
              </w:rPr>
              <w:t>סלע ירוק וחכם בבניה ובעסקים</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3E07B72C" w14:textId="77777777" w:rsidR="00EE7345" w:rsidRPr="00B27B4C" w:rsidRDefault="00EE7345" w:rsidP="00EE7345">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90ADF56" w14:textId="77777777" w:rsidR="00EE7345" w:rsidRPr="00B27B4C" w:rsidRDefault="00EE7345" w:rsidP="00EE7345">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82D25C4E9AD34BBA9F8ECD6AD85C7C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76" w:author="Kook Sec" w:date="2021-01-17T09:28:00Z">
            <w:r w:rsidR="00FF34DC">
              <w:rPr>
                <w:rFonts w:ascii="Times New Roman" w:eastAsia="Times New Roman" w:hAnsi="Times New Roman" w:cs="David"/>
                <w:color w:val="008000"/>
                <w:sz w:val="24"/>
                <w:szCs w:val="24"/>
                <w:rtl/>
                <w:lang w:eastAsia="he-IL"/>
              </w:rPr>
              <w:t>סלע ירוק וחכם בבניה ובעסקים</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4126C39A" w14:textId="77777777" w:rsidR="00EE7345" w:rsidRPr="00B27B4C" w:rsidRDefault="00EE7345" w:rsidP="00EE7345">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72AD13A"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0A94F3A"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A511D8A"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4E71D30"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1577D0C" w14:textId="77777777" w:rsidR="00EE7345" w:rsidRPr="00B27B4C" w:rsidRDefault="00EE7345" w:rsidP="00EE7345">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2465218F" w14:textId="77777777" w:rsidR="00EE7345" w:rsidRPr="00B27B4C"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6C52983"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4D67A21" w14:textId="77777777" w:rsidR="00EE7345" w:rsidRPr="00435A20" w:rsidRDefault="00EE7345" w:rsidP="00EE7345">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3182147" w14:textId="77777777" w:rsidR="00EE7345" w:rsidRPr="009130F0"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FC159BE" w14:textId="77777777" w:rsidR="00EE7345" w:rsidRPr="009130F0" w:rsidRDefault="00EE7345" w:rsidP="00894E04">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933812589"/>
          <w:placeholder>
            <w:docPart w:val="4B45A82F11D54E1E8749ABFC2A79F3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77" w:author="Kook Sec" w:date="2021-01-17T09:28:00Z">
            <w:r w:rsidR="00FF34DC">
              <w:rPr>
                <w:rFonts w:ascii="Times New Roman" w:eastAsia="Times New Roman" w:hAnsi="Times New Roman" w:cs="David"/>
                <w:color w:val="008000"/>
                <w:sz w:val="24"/>
                <w:szCs w:val="24"/>
                <w:rtl/>
                <w:lang w:eastAsia="he-IL"/>
              </w:rPr>
              <w:t>סלע ירוק וחכם בבניה ובעסקים</w:t>
            </w:r>
          </w:ins>
        </w:sdtContent>
      </w:sdt>
    </w:p>
    <w:p w14:paraId="579C834C" w14:textId="77777777" w:rsidR="00EE7345"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A65DA12"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שם:____________</w:t>
      </w:r>
    </w:p>
    <w:p w14:paraId="206BA7C1"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D0F47F7" w14:textId="77777777" w:rsidR="00EE7345" w:rsidRPr="00B27B4C" w:rsidRDefault="00EE7345" w:rsidP="00EE7345">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2E48B90E" w14:textId="77777777" w:rsidR="00EE7345" w:rsidRPr="00B27B4C" w:rsidRDefault="00EE7345" w:rsidP="00EE734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6F01E43" w14:textId="77777777" w:rsidR="00EE7345" w:rsidRPr="00507406" w:rsidRDefault="00EE7345" w:rsidP="00EE7345">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4C5B174" w14:textId="77777777" w:rsidR="00937C9F" w:rsidRPr="00232692" w:rsidRDefault="00937C9F" w:rsidP="00937C9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1F358310" w14:textId="77777777" w:rsidR="00937C9F" w:rsidRPr="0009511C" w:rsidRDefault="00937C9F" w:rsidP="00937C9F">
      <w:pPr>
        <w:widowControl w:val="0"/>
        <w:spacing w:before="0" w:beforeAutospacing="0" w:after="0" w:afterAutospacing="0" w:line="240" w:lineRule="auto"/>
        <w:jc w:val="center"/>
        <w:rPr>
          <w:rFonts w:ascii="David" w:eastAsia="Times New Roman" w:hAnsi="David" w:cs="David"/>
          <w:sz w:val="24"/>
          <w:szCs w:val="24"/>
          <w:lang w:eastAsia="he-IL"/>
        </w:rPr>
      </w:pPr>
    </w:p>
    <w:p w14:paraId="62F1C112" w14:textId="77777777" w:rsidR="00937C9F" w:rsidRPr="002419E5" w:rsidRDefault="00937C9F" w:rsidP="00937C9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6F88BB95" w14:textId="77777777" w:rsidR="00937C9F" w:rsidRPr="0009511C" w:rsidRDefault="00937C9F" w:rsidP="00937C9F">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6B91407B"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היועץ ביחס להתחייבויותיו על פי ההסכם הנדון.</w:t>
      </w:r>
    </w:p>
    <w:p w14:paraId="3E63AA8A"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109253B7"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58A25651"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היועץ, בגין פגיעה גופנית או מחלה העלולים </w:t>
      </w:r>
      <w:proofErr w:type="spellStart"/>
      <w:r w:rsidRPr="0009511C">
        <w:rPr>
          <w:rFonts w:ascii="David" w:eastAsia="Calibri" w:hAnsi="David" w:cs="David" w:hint="cs"/>
          <w:sz w:val="24"/>
          <w:szCs w:val="24"/>
          <w:rtl/>
        </w:rPr>
        <w:t>להגרם</w:t>
      </w:r>
      <w:proofErr w:type="spellEnd"/>
      <w:r w:rsidRPr="0009511C">
        <w:rPr>
          <w:rFonts w:ascii="David" w:eastAsia="Calibri" w:hAnsi="David" w:cs="David" w:hint="cs"/>
          <w:sz w:val="24"/>
          <w:szCs w:val="24"/>
          <w:rtl/>
        </w:rPr>
        <w:t xml:space="preserve"> למי מהם תוך כדי ועקב העסקתם על פי ההסכם בגבול האחריות שאינו נופל מ-20,000,000 ₪  (עשרים מיליון ₪ ) לעובד אחד, לאירוע ובסה"כ לתקופת ביטוח שנתית.</w:t>
      </w:r>
    </w:p>
    <w:p w14:paraId="66D63C29"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43CEEFD3"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74D33FF3" w14:textId="77777777" w:rsidR="00937C9F" w:rsidRPr="0009511C" w:rsidRDefault="00937C9F" w:rsidP="00937C9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היועץ והבאים מטעמו, </w:t>
      </w:r>
      <w:r w:rsidRPr="0009511C">
        <w:rPr>
          <w:rFonts w:ascii="David" w:eastAsia="Calibri" w:hAnsi="David" w:cs="David" w:hint="cs"/>
          <w:sz w:val="24"/>
          <w:szCs w:val="24"/>
          <w:rtl/>
        </w:rPr>
        <w:lastRenderedPageBreak/>
        <w:t>וזאת בכפוף לסעיף אחריות צולבת לפי נחשב הביטוח כאילו נערך בנפרד עבור כל אחד מיחידי המבוטח.  רכוש המזמין ייחשב כרכוש צד שלישי.</w:t>
      </w:r>
    </w:p>
    <w:p w14:paraId="6749465C"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011D25A5"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5639E5D6"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063313BF" w14:textId="77777777" w:rsidR="00937C9F" w:rsidRPr="0009511C" w:rsidRDefault="00937C9F" w:rsidP="00937C9F">
      <w:pPr>
        <w:numPr>
          <w:ilvl w:val="0"/>
          <w:numId w:val="1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70892C86" w14:textId="77777777" w:rsidR="00937C9F" w:rsidRDefault="00937C9F" w:rsidP="00937C9F">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597DFBFA" w14:textId="77777777" w:rsidR="00937C9F" w:rsidRPr="002419E5" w:rsidRDefault="00937C9F" w:rsidP="00937C9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513883DB" w14:textId="77777777" w:rsidR="00937C9F" w:rsidRDefault="00937C9F" w:rsidP="00937C9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002740D4" w14:textId="77777777" w:rsidR="00937C9F" w:rsidRPr="00400B84" w:rsidRDefault="00937C9F" w:rsidP="00937C9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937C9F" w:rsidRPr="0009511C" w14:paraId="3FA0B1B9" w14:textId="77777777" w:rsidTr="0043232F">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7CEEB770"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6D004D41"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937C9F" w:rsidRPr="0009511C" w14:paraId="223A2347" w14:textId="77777777" w:rsidTr="0043232F">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12CECA78"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937C9F" w:rsidRPr="0009511C" w14:paraId="16F47CF0" w14:textId="77777777" w:rsidTr="0043232F">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B6831C9"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574AC170"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69EBC239"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1486EB10"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937C9F" w:rsidRPr="0009511C" w14:paraId="25766D92" w14:textId="77777777" w:rsidTr="0043232F">
        <w:trPr>
          <w:trHeight w:val="551"/>
        </w:trPr>
        <w:tc>
          <w:tcPr>
            <w:tcW w:w="4068" w:type="dxa"/>
            <w:tcBorders>
              <w:top w:val="single" w:sz="4" w:space="0" w:color="auto"/>
              <w:left w:val="single" w:sz="4" w:space="0" w:color="auto"/>
              <w:bottom w:val="single" w:sz="4" w:space="0" w:color="auto"/>
              <w:right w:val="single" w:sz="4" w:space="0" w:color="auto"/>
            </w:tcBorders>
            <w:hideMark/>
          </w:tcPr>
          <w:p w14:paraId="3C69B889"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3ED94632"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3066D19E"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738471FD" w14:textId="77777777" w:rsidR="00937C9F" w:rsidRPr="0009511C" w:rsidRDefault="00937C9F" w:rsidP="0043232F">
            <w:pPr>
              <w:spacing w:before="0" w:beforeAutospacing="0" w:after="0" w:afterAutospacing="0" w:line="240" w:lineRule="auto"/>
              <w:ind w:left="50" w:right="78"/>
              <w:rPr>
                <w:rFonts w:ascii="David" w:eastAsia="Calibri" w:hAnsi="David" w:cs="David"/>
                <w:b/>
                <w:sz w:val="24"/>
                <w:szCs w:val="24"/>
                <w:rtl/>
                <w:lang w:eastAsia="he-IL"/>
              </w:rPr>
            </w:pPr>
          </w:p>
          <w:p w14:paraId="3B15DDB6" w14:textId="77777777" w:rsidR="00937C9F" w:rsidRPr="0009511C" w:rsidRDefault="00937C9F" w:rsidP="0043232F">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50E7710C" w14:textId="77777777" w:rsidR="00937C9F" w:rsidRPr="0009511C" w:rsidRDefault="00937C9F" w:rsidP="0043232F">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59E8C2B5" w14:textId="77777777" w:rsidR="00937C9F" w:rsidRPr="0009511C" w:rsidRDefault="00937C9F" w:rsidP="0043232F">
            <w:pPr>
              <w:spacing w:before="0" w:beforeAutospacing="0" w:after="0" w:afterAutospacing="0" w:line="240" w:lineRule="auto"/>
              <w:ind w:left="50" w:right="78"/>
              <w:rPr>
                <w:rFonts w:ascii="David" w:eastAsia="Calibri" w:hAnsi="David" w:cs="David"/>
                <w:b/>
                <w:sz w:val="24"/>
                <w:szCs w:val="24"/>
                <w:rtl/>
                <w:lang w:eastAsia="he-IL"/>
              </w:rPr>
            </w:pPr>
          </w:p>
          <w:p w14:paraId="5182826E" w14:textId="77777777" w:rsidR="00937C9F" w:rsidRPr="0009511C" w:rsidRDefault="00937C9F" w:rsidP="0043232F">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16D28649" w14:textId="77777777" w:rsidR="00937C9F" w:rsidRPr="0009511C" w:rsidRDefault="00937C9F" w:rsidP="0043232F">
            <w:pPr>
              <w:spacing w:before="0" w:beforeAutospacing="0" w:after="0" w:afterAutospacing="0" w:line="240" w:lineRule="auto"/>
              <w:ind w:left="50" w:right="78"/>
              <w:rPr>
                <w:rFonts w:ascii="David" w:eastAsia="Calibri" w:hAnsi="David" w:cs="David"/>
                <w:b/>
                <w:sz w:val="24"/>
                <w:szCs w:val="24"/>
                <w:rtl/>
                <w:lang w:eastAsia="he-IL"/>
              </w:rPr>
            </w:pPr>
          </w:p>
        </w:tc>
      </w:tr>
      <w:tr w:rsidR="00937C9F" w:rsidRPr="0009511C" w14:paraId="324F7324" w14:textId="77777777" w:rsidTr="0043232F">
        <w:trPr>
          <w:trHeight w:val="571"/>
        </w:trPr>
        <w:tc>
          <w:tcPr>
            <w:tcW w:w="4068" w:type="dxa"/>
            <w:tcBorders>
              <w:top w:val="single" w:sz="4" w:space="0" w:color="auto"/>
              <w:left w:val="single" w:sz="4" w:space="0" w:color="auto"/>
              <w:bottom w:val="single" w:sz="4" w:space="0" w:color="auto"/>
              <w:right w:val="single" w:sz="4" w:space="0" w:color="auto"/>
            </w:tcBorders>
            <w:hideMark/>
          </w:tcPr>
          <w:p w14:paraId="4B5645B7"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47BD68DA"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486C5833"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8070AB" w14:textId="77777777" w:rsidR="00937C9F" w:rsidRPr="0009511C" w:rsidRDefault="00937C9F" w:rsidP="0043232F">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6F4FA5" w14:textId="77777777" w:rsidR="00937C9F" w:rsidRPr="0009511C" w:rsidRDefault="00937C9F" w:rsidP="0043232F">
            <w:pPr>
              <w:spacing w:before="0" w:beforeAutospacing="0" w:after="0" w:afterAutospacing="0" w:line="256" w:lineRule="auto"/>
              <w:rPr>
                <w:rFonts w:ascii="David" w:eastAsia="Calibri" w:hAnsi="David" w:cs="David"/>
                <w:b/>
                <w:sz w:val="24"/>
                <w:szCs w:val="24"/>
                <w:lang w:eastAsia="he-IL"/>
              </w:rPr>
            </w:pPr>
          </w:p>
        </w:tc>
      </w:tr>
      <w:tr w:rsidR="00937C9F" w:rsidRPr="0009511C" w14:paraId="0D5E1033" w14:textId="77777777" w:rsidTr="0043232F">
        <w:trPr>
          <w:trHeight w:val="391"/>
        </w:trPr>
        <w:tc>
          <w:tcPr>
            <w:tcW w:w="4068" w:type="dxa"/>
            <w:tcBorders>
              <w:top w:val="single" w:sz="4" w:space="0" w:color="auto"/>
              <w:left w:val="single" w:sz="4" w:space="0" w:color="auto"/>
              <w:bottom w:val="single" w:sz="4" w:space="0" w:color="auto"/>
              <w:right w:val="single" w:sz="4" w:space="0" w:color="auto"/>
            </w:tcBorders>
            <w:hideMark/>
          </w:tcPr>
          <w:p w14:paraId="2D00EBD8"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1764870D"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069DBF70" w14:textId="77777777" w:rsidR="00937C9F" w:rsidRPr="0009511C" w:rsidRDefault="00937C9F" w:rsidP="0043232F">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C5EAA0" w14:textId="77777777" w:rsidR="00937C9F" w:rsidRPr="0009511C" w:rsidRDefault="00937C9F" w:rsidP="0043232F">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FC6EC24" w14:textId="77777777" w:rsidR="00937C9F" w:rsidRPr="0009511C" w:rsidRDefault="00937C9F" w:rsidP="0043232F">
            <w:pPr>
              <w:spacing w:before="0" w:beforeAutospacing="0" w:after="0" w:afterAutospacing="0" w:line="256" w:lineRule="auto"/>
              <w:rPr>
                <w:rFonts w:ascii="David" w:eastAsia="Calibri" w:hAnsi="David" w:cs="David"/>
                <w:b/>
                <w:sz w:val="24"/>
                <w:szCs w:val="24"/>
                <w:lang w:eastAsia="he-IL"/>
              </w:rPr>
            </w:pPr>
          </w:p>
        </w:tc>
      </w:tr>
    </w:tbl>
    <w:p w14:paraId="6CA03663" w14:textId="77777777" w:rsidR="00937C9F" w:rsidRPr="0009511C" w:rsidRDefault="00937C9F" w:rsidP="00937C9F">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937C9F" w:rsidRPr="0009511C" w14:paraId="6FAB1DD0" w14:textId="77777777" w:rsidTr="0043232F">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59536734"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937C9F" w:rsidRPr="0009511C" w14:paraId="10D79AFA" w14:textId="77777777" w:rsidTr="0043232F">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12A3B24C"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2CFBB94B"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p>
          <w:p w14:paraId="5000481D"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5DB6085"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C129BF1"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0F54D49"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DA2B01A"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754AB354"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DCE8E35"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0832684A"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937C9F" w:rsidRPr="0009511C" w14:paraId="017C7486" w14:textId="77777777" w:rsidTr="0043232F">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3A613639" w14:textId="77777777" w:rsidR="00937C9F" w:rsidRPr="0009511C" w:rsidRDefault="00937C9F" w:rsidP="0043232F">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3E69F489" w14:textId="77777777" w:rsidR="00937C9F" w:rsidRPr="0009511C" w:rsidRDefault="00937C9F" w:rsidP="0043232F">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01D6FEB8" w14:textId="77777777" w:rsidR="00937C9F" w:rsidRPr="0009511C" w:rsidRDefault="00937C9F" w:rsidP="0043232F">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2FF68F3E" w14:textId="77777777" w:rsidR="00937C9F" w:rsidRPr="0009511C" w:rsidRDefault="00937C9F" w:rsidP="0043232F">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20E2126C" w14:textId="77777777" w:rsidR="00937C9F" w:rsidRPr="0009511C" w:rsidRDefault="00937C9F" w:rsidP="0043232F">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BE97BFF"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746B968"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1F43A778" w14:textId="77777777" w:rsidR="00937C9F" w:rsidRPr="0009511C" w:rsidRDefault="00937C9F" w:rsidP="0043232F">
            <w:pPr>
              <w:spacing w:before="0" w:beforeAutospacing="0" w:after="0" w:afterAutospacing="0" w:line="256" w:lineRule="auto"/>
              <w:rPr>
                <w:rFonts w:ascii="David" w:eastAsia="Calibri" w:hAnsi="David" w:cs="David"/>
                <w:sz w:val="24"/>
                <w:szCs w:val="24"/>
                <w:lang w:eastAsia="he-IL"/>
              </w:rPr>
            </w:pPr>
          </w:p>
        </w:tc>
      </w:tr>
      <w:tr w:rsidR="00937C9F" w:rsidRPr="0009511C" w14:paraId="57368F5B" w14:textId="77777777" w:rsidTr="0043232F">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E8EE890"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B7C9269"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509B108"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FD94AE8"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E1B9FAA"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4C9207E"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2F02C30"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2DBD992" w14:textId="77777777" w:rsidR="00937C9F" w:rsidRPr="0009511C" w:rsidRDefault="00937C9F" w:rsidP="0043232F">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937C9F" w:rsidRPr="0009511C" w14:paraId="1CA10184" w14:textId="77777777" w:rsidTr="0043232F">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63267451"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55493498"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74739E02"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1281970F"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108CD652"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0606C04A"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4C0B88B6"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1887FF0" w14:textId="77777777" w:rsidR="00937C9F" w:rsidRPr="0009511C" w:rsidRDefault="00937C9F" w:rsidP="0043232F">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937C9F" w:rsidRPr="0009511C" w14:paraId="19122F57" w14:textId="77777777" w:rsidTr="0043232F">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7C3EB02"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21BA58F" w14:textId="77777777" w:rsidR="00937C9F" w:rsidRPr="0009511C" w:rsidRDefault="00937C9F" w:rsidP="0043232F">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9AB4620" w14:textId="77777777" w:rsidR="00937C9F" w:rsidRPr="0009511C" w:rsidRDefault="00937C9F" w:rsidP="0043232F">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AAE180A" w14:textId="77777777" w:rsidR="00937C9F" w:rsidRPr="0009511C" w:rsidRDefault="00937C9F" w:rsidP="0043232F">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3DCE604" w14:textId="77777777" w:rsidR="00937C9F" w:rsidRPr="0009511C" w:rsidRDefault="00937C9F" w:rsidP="0043232F">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C70EBA3" w14:textId="77777777" w:rsidR="00937C9F" w:rsidRPr="0009511C" w:rsidRDefault="00937C9F" w:rsidP="0043232F">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30CB14B" w14:textId="77777777" w:rsidR="00937C9F" w:rsidRPr="0009511C" w:rsidRDefault="00937C9F" w:rsidP="0043232F">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8FA656F" w14:textId="77777777" w:rsidR="00937C9F" w:rsidRPr="0009511C" w:rsidRDefault="00937C9F" w:rsidP="0043232F">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69AED22D" w14:textId="77777777" w:rsidR="00937C9F" w:rsidRPr="0009511C" w:rsidRDefault="00937C9F" w:rsidP="00937C9F">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37C9F" w:rsidRPr="0009511C" w14:paraId="1814034E" w14:textId="77777777" w:rsidTr="0043232F">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2C203AD" w14:textId="77777777" w:rsidR="00937C9F" w:rsidRPr="0009511C" w:rsidRDefault="00937C9F" w:rsidP="0043232F">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937C9F" w:rsidRPr="0009511C" w14:paraId="7C7F110B" w14:textId="77777777" w:rsidTr="0043232F">
        <w:trPr>
          <w:trHeight w:val="798"/>
        </w:trPr>
        <w:tc>
          <w:tcPr>
            <w:tcW w:w="11530" w:type="dxa"/>
            <w:tcBorders>
              <w:top w:val="single" w:sz="4" w:space="0" w:color="auto"/>
              <w:left w:val="single" w:sz="4" w:space="0" w:color="auto"/>
              <w:bottom w:val="single" w:sz="4" w:space="0" w:color="auto"/>
              <w:right w:val="single" w:sz="4" w:space="0" w:color="auto"/>
            </w:tcBorders>
            <w:hideMark/>
          </w:tcPr>
          <w:p w14:paraId="52CF79C3" w14:textId="77777777" w:rsidR="00937C9F" w:rsidRPr="0009511C" w:rsidRDefault="00937C9F" w:rsidP="0043232F">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31BDBFB8" w14:textId="77777777" w:rsidR="00937C9F" w:rsidRPr="0009511C" w:rsidRDefault="00937C9F" w:rsidP="00937C9F">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37C9F" w:rsidRPr="0009511C" w14:paraId="1B585B38" w14:textId="77777777" w:rsidTr="0043232F">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770BEE6" w14:textId="77777777" w:rsidR="00937C9F" w:rsidRPr="0009511C" w:rsidRDefault="00937C9F" w:rsidP="0043232F">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937C9F" w:rsidRPr="0009511C" w14:paraId="2C18D49A" w14:textId="77777777" w:rsidTr="0043232F">
        <w:trPr>
          <w:trHeight w:val="598"/>
        </w:trPr>
        <w:tc>
          <w:tcPr>
            <w:tcW w:w="11530" w:type="dxa"/>
            <w:tcBorders>
              <w:top w:val="single" w:sz="4" w:space="0" w:color="auto"/>
              <w:left w:val="single" w:sz="4" w:space="0" w:color="auto"/>
              <w:bottom w:val="single" w:sz="4" w:space="0" w:color="auto"/>
              <w:right w:val="single" w:sz="4" w:space="0" w:color="auto"/>
            </w:tcBorders>
            <w:hideMark/>
          </w:tcPr>
          <w:p w14:paraId="27B028C5" w14:textId="77777777" w:rsidR="00937C9F" w:rsidRPr="0009511C" w:rsidRDefault="00937C9F" w:rsidP="0043232F">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4FA0D2EA" w14:textId="77777777" w:rsidR="00CB3665" w:rsidRDefault="00CB3665" w:rsidP="00937C9F">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B3665" w:rsidRPr="0009511C" w14:paraId="06585DBE" w14:textId="77777777" w:rsidTr="0043232F">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67C832F9" w14:textId="77777777" w:rsidR="00CB3665" w:rsidRPr="0009511C" w:rsidRDefault="00CB3665" w:rsidP="0043232F">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CB3665" w:rsidRPr="0009511C" w14:paraId="2EC6F6C5" w14:textId="77777777" w:rsidTr="0043232F">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0710E8FD" w14:textId="77777777" w:rsidR="00CB3665" w:rsidRPr="0009511C" w:rsidRDefault="00CB3665" w:rsidP="0043232F">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21F5BAA3" w14:textId="77777777" w:rsidR="00CB3665" w:rsidRDefault="00CB3665" w:rsidP="00937C9F">
      <w:pPr>
        <w:spacing w:before="0" w:beforeAutospacing="0" w:after="200" w:afterAutospacing="0" w:line="276" w:lineRule="auto"/>
        <w:rPr>
          <w:rFonts w:ascii="David" w:eastAsia="Calibri" w:hAnsi="David" w:cs="David"/>
          <w:b/>
          <w:bCs/>
          <w:sz w:val="24"/>
          <w:szCs w:val="24"/>
          <w:u w:val="single"/>
          <w:rtl/>
          <w:lang w:eastAsia="he-IL"/>
        </w:rPr>
      </w:pPr>
    </w:p>
    <w:p w14:paraId="6B05B53C" w14:textId="77777777" w:rsidR="00937C9F" w:rsidRPr="0009511C" w:rsidRDefault="00937C9F" w:rsidP="00937C9F">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5506BD93" w14:textId="77777777" w:rsidR="00EE7345" w:rsidRPr="00BD794C" w:rsidRDefault="00EE7345" w:rsidP="00EE7345">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EA39720"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4E9A7F3"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2DD02E5" w14:textId="77777777" w:rsidR="00EE7345" w:rsidRPr="00C521D8" w:rsidRDefault="00EE7345" w:rsidP="00EE7345">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3C5016E" w14:textId="77777777" w:rsidR="00EE7345" w:rsidRPr="00C521D8" w:rsidRDefault="00EE7345" w:rsidP="00EE7345">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7D4A4B6"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3BFCC76"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0138563"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7F0FB7C" w14:textId="77777777" w:rsidR="00EE7345" w:rsidRPr="00C521D8" w:rsidRDefault="00EE7345" w:rsidP="00EE7345">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2EC99B2" w14:textId="77777777" w:rsidR="00EE7345" w:rsidRDefault="00EE7345"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p>
    <w:p w14:paraId="49D0E661" w14:textId="77777777" w:rsidR="00937C9F" w:rsidRDefault="00937C9F"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6E22F13A"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lastRenderedPageBreak/>
        <w:t xml:space="preserve">נספח </w:t>
      </w:r>
      <w:r w:rsidR="00EE7345">
        <w:rPr>
          <w:rFonts w:ascii="Times New Roman" w:eastAsia="Times New Roman" w:hAnsi="Times New Roman" w:cs="David" w:hint="cs"/>
          <w:b/>
          <w:bCs/>
          <w:sz w:val="24"/>
          <w:szCs w:val="24"/>
          <w:u w:val="single"/>
          <w:rtl/>
          <w:lang w:eastAsia="he-IL"/>
        </w:rPr>
        <w:t>"</w:t>
      </w:r>
      <w:r w:rsidRPr="000206FA">
        <w:rPr>
          <w:rFonts w:ascii="Times New Roman" w:eastAsia="Times New Roman" w:hAnsi="Times New Roman" w:cs="David"/>
          <w:b/>
          <w:bCs/>
          <w:sz w:val="24"/>
          <w:szCs w:val="24"/>
          <w:u w:val="single"/>
          <w:rtl/>
          <w:lang w:eastAsia="he-IL"/>
        </w:rPr>
        <w:t>ח'</w:t>
      </w:r>
      <w:r w:rsidR="00EE7345">
        <w:rPr>
          <w:rFonts w:ascii="Times New Roman" w:eastAsia="Times New Roman" w:hAnsi="Times New Roman" w:cs="David" w:hint="cs"/>
          <w:b/>
          <w:bCs/>
          <w:sz w:val="24"/>
          <w:szCs w:val="24"/>
          <w:u w:val="single"/>
          <w:rtl/>
          <w:lang w:eastAsia="he-IL"/>
        </w:rPr>
        <w:t>'</w:t>
      </w:r>
    </w:p>
    <w:p w14:paraId="4D8D34AE"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b/>
          <w:bCs/>
          <w:sz w:val="24"/>
          <w:szCs w:val="24"/>
          <w:u w:val="single"/>
          <w:rtl/>
          <w:lang w:eastAsia="he-IL"/>
        </w:rPr>
      </w:pPr>
      <w:r w:rsidRPr="000206FA">
        <w:rPr>
          <w:rFonts w:ascii="Times New Roman" w:eastAsia="Times New Roman" w:hAnsi="Times New Roman" w:cs="David"/>
          <w:b/>
          <w:bCs/>
          <w:sz w:val="24"/>
          <w:szCs w:val="24"/>
          <w:u w:val="single"/>
          <w:rtl/>
          <w:lang w:eastAsia="he-IL"/>
        </w:rPr>
        <w:t>רשימת התוכניות והמסמכים שעל ה</w:t>
      </w:r>
      <w:r w:rsidR="00B17D15">
        <w:rPr>
          <w:rFonts w:ascii="Times New Roman" w:eastAsia="Times New Roman" w:hAnsi="Times New Roman" w:cs="David"/>
          <w:b/>
          <w:bCs/>
          <w:sz w:val="24"/>
          <w:szCs w:val="24"/>
          <w:u w:val="single"/>
          <w:rtl/>
          <w:lang w:eastAsia="he-IL"/>
        </w:rPr>
        <w:t>יועץ</w:t>
      </w:r>
      <w:r w:rsidRPr="000206FA">
        <w:rPr>
          <w:rFonts w:ascii="Times New Roman" w:eastAsia="Times New Roman" w:hAnsi="Times New Roman" w:cs="David"/>
          <w:b/>
          <w:bCs/>
          <w:sz w:val="24"/>
          <w:szCs w:val="24"/>
          <w:u w:val="single"/>
          <w:rtl/>
          <w:lang w:eastAsia="he-IL"/>
        </w:rPr>
        <w:t xml:space="preserve"> להנפיק</w:t>
      </w:r>
    </w:p>
    <w:p w14:paraId="3D2AE5BB" w14:textId="77777777" w:rsidR="000206FA" w:rsidRPr="000206FA" w:rsidRDefault="000206FA" w:rsidP="000206FA">
      <w:pPr>
        <w:widowControl w:val="0"/>
        <w:spacing w:before="0" w:beforeAutospacing="0" w:after="60" w:afterAutospacing="0" w:line="240" w:lineRule="auto"/>
        <w:jc w:val="center"/>
        <w:rPr>
          <w:rFonts w:ascii="Times New Roman" w:eastAsia="Times New Roman" w:hAnsi="Times New Roman" w:cs="David"/>
          <w:sz w:val="24"/>
          <w:szCs w:val="24"/>
          <w:u w:val="single"/>
          <w:rtl/>
          <w:lang w:eastAsia="he-IL"/>
        </w:rPr>
      </w:pPr>
      <w:r w:rsidRPr="000206FA">
        <w:rPr>
          <w:rFonts w:ascii="Times New Roman" w:eastAsia="Times New Roman" w:hAnsi="Times New Roman" w:cs="David"/>
          <w:sz w:val="24"/>
          <w:szCs w:val="24"/>
          <w:u w:val="single"/>
          <w:rtl/>
          <w:lang w:eastAsia="he-IL"/>
        </w:rPr>
        <w:t>מסמך זה מהווה השלמה לנספח ב' ואינו גורע ממנו</w:t>
      </w:r>
    </w:p>
    <w:p w14:paraId="31BC0DB4" w14:textId="77777777" w:rsidR="000206FA" w:rsidRPr="000206FA" w:rsidRDefault="000206FA" w:rsidP="000206FA">
      <w:pPr>
        <w:widowControl w:val="0"/>
        <w:spacing w:before="120" w:beforeAutospacing="0" w:after="60" w:afterAutospacing="0" w:line="240" w:lineRule="auto"/>
        <w:jc w:val="center"/>
        <w:rPr>
          <w:rFonts w:ascii="Times New Roman" w:eastAsia="Times New Roman" w:hAnsi="Times New Roman" w:cs="David"/>
          <w:sz w:val="24"/>
          <w:szCs w:val="24"/>
          <w:u w:val="single"/>
          <w:rtl/>
          <w:lang w:eastAsia="he-IL"/>
        </w:rPr>
      </w:pPr>
    </w:p>
    <w:p w14:paraId="166672E8"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1.</w:t>
      </w:r>
      <w:r>
        <w:rPr>
          <w:rFonts w:ascii="Times New Roman" w:eastAsia="Times New Roman" w:hAnsi="Times New Roman" w:cs="David"/>
          <w:sz w:val="24"/>
          <w:szCs w:val="24"/>
          <w:rtl/>
          <w:lang w:eastAsia="he-IL"/>
        </w:rPr>
        <w:tab/>
        <w:t>ת</w:t>
      </w:r>
      <w:r w:rsidR="000206FA" w:rsidRPr="000206FA">
        <w:rPr>
          <w:rFonts w:ascii="Times New Roman" w:eastAsia="Times New Roman" w:hAnsi="Times New Roman" w:cs="David"/>
          <w:sz w:val="24"/>
          <w:szCs w:val="24"/>
          <w:rtl/>
          <w:lang w:eastAsia="he-IL"/>
        </w:rPr>
        <w:t>כניות של כל מפלס עליהן מסומנים הפניות לפרטי האטום לשם התמצאות.</w:t>
      </w:r>
    </w:p>
    <w:p w14:paraId="7352F0D1"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2.</w:t>
      </w:r>
      <w:r w:rsidRPr="000206FA">
        <w:rPr>
          <w:rFonts w:ascii="Times New Roman" w:eastAsia="Times New Roman" w:hAnsi="Times New Roman" w:cs="David"/>
          <w:sz w:val="24"/>
          <w:szCs w:val="24"/>
          <w:rtl/>
          <w:lang w:eastAsia="he-IL"/>
        </w:rPr>
        <w:tab/>
        <w:t>פרטי איטום של אלמנטים שונים במבנה - אופקיים ואנכיים לרבות פרטי איטום גגות, קורות יסוד, קירות</w:t>
      </w:r>
      <w:r w:rsidRPr="000206FA">
        <w:rPr>
          <w:rFonts w:ascii="Times New Roman" w:eastAsia="Times New Roman" w:hAnsi="Times New Roman" w:cs="David" w:hint="cs"/>
          <w:sz w:val="24"/>
          <w:szCs w:val="24"/>
          <w:rtl/>
          <w:lang w:eastAsia="he-IL"/>
        </w:rPr>
        <w:t>,</w:t>
      </w:r>
      <w:r w:rsidRPr="000206FA">
        <w:rPr>
          <w:rFonts w:ascii="Times New Roman" w:eastAsia="Times New Roman" w:hAnsi="Times New Roman" w:cs="David"/>
          <w:sz w:val="24"/>
          <w:szCs w:val="24"/>
          <w:rtl/>
          <w:lang w:eastAsia="he-IL"/>
        </w:rPr>
        <w:t xml:space="preserve"> תפרים אנכיים ואופקיים, מרתפים, חלקי מבנה תת קרקעיים, בורות, תחתית </w:t>
      </w:r>
      <w:proofErr w:type="spellStart"/>
      <w:r w:rsidRPr="000206FA">
        <w:rPr>
          <w:rFonts w:ascii="Times New Roman" w:eastAsia="Times New Roman" w:hAnsi="Times New Roman" w:cs="David"/>
          <w:sz w:val="24"/>
          <w:szCs w:val="24"/>
          <w:rtl/>
          <w:lang w:eastAsia="he-IL"/>
        </w:rPr>
        <w:t>פירי</w:t>
      </w:r>
      <w:proofErr w:type="spellEnd"/>
      <w:r w:rsidRPr="000206FA">
        <w:rPr>
          <w:rFonts w:ascii="Times New Roman" w:eastAsia="Times New Roman" w:hAnsi="Times New Roman" w:cs="David"/>
          <w:sz w:val="24"/>
          <w:szCs w:val="24"/>
          <w:rtl/>
          <w:lang w:eastAsia="he-IL"/>
        </w:rPr>
        <w:t xml:space="preserve"> מעליות, רמפות, מדרגות, קירות תומכים, אדניות, חדרי אשפה, מאגרי מים, חדרי אמבטיה ושירותים, מסתורי כביסה, מרפסות, מטבחים, מעברי צנרת בין קומות</w:t>
      </w:r>
      <w:r w:rsidRPr="000206FA">
        <w:rPr>
          <w:rFonts w:ascii="Times New Roman" w:eastAsia="Times New Roman" w:hAnsi="Times New Roman" w:cs="David" w:hint="cs"/>
          <w:sz w:val="24"/>
          <w:szCs w:val="24"/>
          <w:rtl/>
          <w:lang w:eastAsia="he-IL"/>
        </w:rPr>
        <w:t>/ מעברים אופקיים,</w:t>
      </w:r>
      <w:r w:rsidRPr="000206FA">
        <w:rPr>
          <w:rFonts w:ascii="Times New Roman" w:eastAsia="Times New Roman" w:hAnsi="Times New Roman" w:cs="David"/>
          <w:sz w:val="24"/>
          <w:szCs w:val="24"/>
          <w:rtl/>
          <w:lang w:eastAsia="he-IL"/>
        </w:rPr>
        <w:t xml:space="preserve"> ארונות מים קומתיים, </w:t>
      </w:r>
      <w:proofErr w:type="spellStart"/>
      <w:r w:rsidR="00EE7345" w:rsidRPr="000206FA">
        <w:rPr>
          <w:rFonts w:ascii="Times New Roman" w:eastAsia="Times New Roman" w:hAnsi="Times New Roman" w:cs="David" w:hint="cs"/>
          <w:sz w:val="24"/>
          <w:szCs w:val="24"/>
          <w:rtl/>
          <w:lang w:eastAsia="he-IL"/>
        </w:rPr>
        <w:t>אלמנטי</w:t>
      </w:r>
      <w:r w:rsidR="00EE7345" w:rsidRPr="000206FA">
        <w:rPr>
          <w:rFonts w:ascii="Times New Roman" w:eastAsia="Times New Roman" w:hAnsi="Times New Roman" w:cs="David" w:hint="eastAsia"/>
          <w:sz w:val="24"/>
          <w:szCs w:val="24"/>
          <w:rtl/>
          <w:lang w:eastAsia="he-IL"/>
        </w:rPr>
        <w:t>י</w:t>
      </w:r>
      <w:proofErr w:type="spellEnd"/>
      <w:r w:rsidRPr="000206FA">
        <w:rPr>
          <w:rFonts w:ascii="Times New Roman" w:eastAsia="Times New Roman" w:hAnsi="Times New Roman" w:cs="David"/>
          <w:sz w:val="24"/>
          <w:szCs w:val="24"/>
          <w:rtl/>
          <w:lang w:eastAsia="he-IL"/>
        </w:rPr>
        <w:t xml:space="preserve"> מים בפתוח, פרטי איטום אלמנטים טרומיים ו/או מתועשים, פרטי מרזבים וזרבוביות.</w:t>
      </w:r>
    </w:p>
    <w:p w14:paraId="4FED6727"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3.</w:t>
      </w:r>
      <w:r w:rsidRPr="000206FA">
        <w:rPr>
          <w:rFonts w:ascii="Times New Roman" w:eastAsia="Times New Roman" w:hAnsi="Times New Roman" w:cs="David"/>
          <w:sz w:val="24"/>
          <w:szCs w:val="24"/>
          <w:rtl/>
          <w:lang w:eastAsia="he-IL"/>
        </w:rPr>
        <w:tab/>
        <w:t>מפרטים טכניים ליישום פרטי האיטום.</w:t>
      </w:r>
    </w:p>
    <w:p w14:paraId="619B2C4A"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4.</w:t>
      </w:r>
      <w:r w:rsidRPr="000206FA">
        <w:rPr>
          <w:rFonts w:ascii="Times New Roman" w:eastAsia="Times New Roman" w:hAnsi="Times New Roman" w:cs="David"/>
          <w:sz w:val="24"/>
          <w:szCs w:val="24"/>
          <w:rtl/>
          <w:lang w:eastAsia="he-IL"/>
        </w:rPr>
        <w:tab/>
        <w:t xml:space="preserve">כתבי כמויות - שיוכנו בחלוקה לפי מפלסים ובחלוקת משנה לפי אזורי פירים בכל מפלס, ואומדן מפורט.   </w:t>
      </w:r>
    </w:p>
    <w:p w14:paraId="18FF0D05"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5.</w:t>
      </w:r>
      <w:r>
        <w:rPr>
          <w:rFonts w:ascii="Times New Roman" w:eastAsia="Times New Roman" w:hAnsi="Times New Roman" w:cs="David"/>
          <w:sz w:val="24"/>
          <w:szCs w:val="24"/>
          <w:rtl/>
          <w:lang w:eastAsia="he-IL"/>
        </w:rPr>
        <w:tab/>
        <w:t>כל ת</w:t>
      </w:r>
      <w:r w:rsidR="000206FA" w:rsidRPr="000206FA">
        <w:rPr>
          <w:rFonts w:ascii="Times New Roman" w:eastAsia="Times New Roman" w:hAnsi="Times New Roman" w:cs="David"/>
          <w:sz w:val="24"/>
          <w:szCs w:val="24"/>
          <w:rtl/>
          <w:lang w:eastAsia="he-IL"/>
        </w:rPr>
        <w:t>כנית אחרת ו/או פרט אחר ו/או מסמך או חוות דעת אשר יידרשו במהלך התכנון והביצוע על מנת לקבל עבודה מושלמת בהתאם לשיקול המנהל.</w:t>
      </w:r>
    </w:p>
    <w:p w14:paraId="0BA32F25"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6.</w:t>
      </w:r>
      <w:r>
        <w:rPr>
          <w:rFonts w:ascii="Times New Roman" w:eastAsia="Times New Roman" w:hAnsi="Times New Roman" w:cs="David"/>
          <w:sz w:val="24"/>
          <w:szCs w:val="24"/>
          <w:rtl/>
          <w:lang w:eastAsia="he-IL"/>
        </w:rPr>
        <w:tab/>
        <w:t>רשימות מעודכנות של ת</w:t>
      </w:r>
      <w:r w:rsidR="000206FA" w:rsidRPr="000206FA">
        <w:rPr>
          <w:rFonts w:ascii="Times New Roman" w:eastAsia="Times New Roman" w:hAnsi="Times New Roman" w:cs="David"/>
          <w:sz w:val="24"/>
          <w:szCs w:val="24"/>
          <w:rtl/>
          <w:lang w:eastAsia="he-IL"/>
        </w:rPr>
        <w:t>כניות כולל תאריך ומספר מהדורה - לפחות פעם בחודש.</w:t>
      </w:r>
    </w:p>
    <w:p w14:paraId="0E544602" w14:textId="77777777" w:rsidR="000206FA" w:rsidRPr="000206FA" w:rsidRDefault="000206FA"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7.</w:t>
      </w:r>
      <w:r w:rsidRPr="000206FA">
        <w:rPr>
          <w:rFonts w:ascii="Times New Roman" w:eastAsia="Times New Roman" w:hAnsi="Times New Roman" w:cs="David"/>
          <w:sz w:val="24"/>
          <w:szCs w:val="24"/>
          <w:rtl/>
          <w:lang w:eastAsia="he-IL"/>
        </w:rPr>
        <w:tab/>
        <w:t>מובהר בזאת שהתוכניות יוכנו לפי ביצוע בקטעים של הפרויקט ויכללו פתרונות לקטעי הביניים.</w:t>
      </w:r>
    </w:p>
    <w:p w14:paraId="520E6A9B" w14:textId="77777777" w:rsidR="000206FA" w:rsidRPr="000206FA" w:rsidRDefault="00EE7345" w:rsidP="000206FA">
      <w:pPr>
        <w:widowControl w:val="0"/>
        <w:spacing w:before="120" w:beforeAutospacing="0" w:after="60" w:afterAutospacing="0"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8.</w:t>
      </w:r>
      <w:r>
        <w:rPr>
          <w:rFonts w:ascii="Times New Roman" w:eastAsia="Times New Roman" w:hAnsi="Times New Roman" w:cs="David"/>
          <w:sz w:val="24"/>
          <w:szCs w:val="24"/>
          <w:rtl/>
          <w:lang w:eastAsia="he-IL"/>
        </w:rPr>
        <w:tab/>
        <w:t>כל שאר ת</w:t>
      </w:r>
      <w:r w:rsidR="000206FA" w:rsidRPr="000206FA">
        <w:rPr>
          <w:rFonts w:ascii="Times New Roman" w:eastAsia="Times New Roman" w:hAnsi="Times New Roman" w:cs="David"/>
          <w:sz w:val="24"/>
          <w:szCs w:val="24"/>
          <w:rtl/>
          <w:lang w:eastAsia="he-IL"/>
        </w:rPr>
        <w:t>כניות הביצוע המתחייבות מכל תקן ודין, לרבות אך לא רק</w:t>
      </w:r>
      <w:r>
        <w:rPr>
          <w:rFonts w:ascii="Times New Roman" w:eastAsia="Times New Roman" w:hAnsi="Times New Roman" w:cs="David"/>
          <w:sz w:val="24"/>
          <w:szCs w:val="24"/>
          <w:rtl/>
          <w:lang w:eastAsia="he-IL"/>
        </w:rPr>
        <w:t xml:space="preserve"> מחלקיו השונים של ת"י 1547 - "ת</w:t>
      </w:r>
      <w:r w:rsidR="000206FA" w:rsidRPr="000206FA">
        <w:rPr>
          <w:rFonts w:ascii="Times New Roman" w:eastAsia="Times New Roman" w:hAnsi="Times New Roman" w:cs="David"/>
          <w:sz w:val="24"/>
          <w:szCs w:val="24"/>
          <w:rtl/>
          <w:lang w:eastAsia="he-IL"/>
        </w:rPr>
        <w:t>כניות ביצוע לבניינים ולעבודות פיתוח סביבתי".</w:t>
      </w:r>
    </w:p>
    <w:p w14:paraId="0E1C98C6" w14:textId="77777777" w:rsidR="000206FA" w:rsidRPr="000206FA" w:rsidRDefault="000206FA" w:rsidP="00EE7345">
      <w:pPr>
        <w:widowControl w:val="0"/>
        <w:spacing w:before="120" w:beforeAutospacing="0" w:after="60" w:afterAutospacing="0" w:line="240" w:lineRule="auto"/>
        <w:ind w:left="720"/>
        <w:rPr>
          <w:rFonts w:ascii="Times New Roman" w:eastAsia="Times New Roman" w:hAnsi="Times New Roman" w:cs="David"/>
          <w:sz w:val="24"/>
          <w:szCs w:val="24"/>
          <w:rtl/>
          <w:lang w:eastAsia="he-IL"/>
        </w:rPr>
      </w:pPr>
      <w:r w:rsidRPr="000206FA">
        <w:rPr>
          <w:rFonts w:ascii="Times New Roman" w:eastAsia="Times New Roman" w:hAnsi="Times New Roman" w:cs="David"/>
          <w:sz w:val="24"/>
          <w:szCs w:val="24"/>
          <w:rtl/>
          <w:lang w:eastAsia="he-IL"/>
        </w:rPr>
        <w:t xml:space="preserve">כל המסמכים והתוכניות יערכו בשפה העברית.  </w:t>
      </w:r>
    </w:p>
    <w:p w14:paraId="7A1D9CF2" w14:textId="77777777" w:rsidR="000206FA" w:rsidRPr="000206FA" w:rsidRDefault="000206FA" w:rsidP="000206FA">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D1AF8E2" w14:textId="77777777" w:rsidR="000206FA" w:rsidRPr="000206FA" w:rsidRDefault="000206FA" w:rsidP="000206FA">
      <w:pPr>
        <w:widowControl w:val="0"/>
        <w:spacing w:before="0" w:beforeAutospacing="0" w:after="0" w:afterAutospacing="0" w:line="240" w:lineRule="auto"/>
        <w:ind w:right="-540"/>
        <w:rPr>
          <w:rFonts w:ascii="Times New Roman" w:eastAsia="Times New Roman" w:hAnsi="Times New Roman" w:cs="David"/>
          <w:sz w:val="20"/>
          <w:szCs w:val="20"/>
          <w:rtl/>
          <w:lang w:eastAsia="he-IL"/>
        </w:rPr>
      </w:pPr>
      <w:r w:rsidRPr="000206FA">
        <w:rPr>
          <w:rFonts w:ascii="Times New Roman" w:eastAsia="Times New Roman" w:hAnsi="Times New Roman" w:cs="David"/>
          <w:sz w:val="20"/>
          <w:szCs w:val="24"/>
          <w:rtl/>
          <w:lang w:eastAsia="he-IL"/>
        </w:rPr>
        <w:br w:type="page"/>
      </w:r>
    </w:p>
    <w:p w14:paraId="6ECAD170" w14:textId="77777777" w:rsidR="00EE7345" w:rsidRPr="00B27B4C" w:rsidRDefault="00EE7345" w:rsidP="00EE7345">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75D19FA2"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5E60410"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436972D"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D52907C"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37DB78C"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8F728D0"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0CE57AD3" w14:textId="77777777" w:rsidR="00EE7345" w:rsidRPr="00B27B4C" w:rsidRDefault="0043232F" w:rsidP="00EE7345">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752017A65CD4DD5B879B54B76738EF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78" w:author="Kook Sec" w:date="2021-01-17T09:14:00Z">
            <w:r w:rsidR="00CC27E3">
              <w:rPr>
                <w:rFonts w:ascii="Times New Roman" w:eastAsia="Times New Roman" w:hAnsi="Times New Roman" w:cs="David" w:hint="cs"/>
                <w:color w:val="008000"/>
                <w:sz w:val="24"/>
                <w:szCs w:val="24"/>
                <w:rtl/>
                <w:lang w:eastAsia="he-IL"/>
              </w:rPr>
              <w:t>א.מ. ישראל מגורים פיתוח בע"מ</w:t>
            </w:r>
            <w:r w:rsidR="00CC27E3">
              <w:rPr>
                <w:rFonts w:ascii="Times New Roman" w:eastAsia="Times New Roman" w:hAnsi="Times New Roman" w:cs="David" w:hint="cs"/>
                <w:color w:val="008000"/>
                <w:sz w:val="24"/>
                <w:szCs w:val="24"/>
                <w:rtl/>
                <w:lang w:eastAsia="he-IL"/>
              </w:rPr>
              <w:br/>
              <w:t>יוני נתניהו 1 ג' אור יהודה</w:t>
            </w:r>
            <w:r w:rsidR="00CC27E3">
              <w:rPr>
                <w:rFonts w:ascii="Times New Roman" w:eastAsia="Times New Roman" w:hAnsi="Times New Roman" w:cs="David" w:hint="cs"/>
                <w:color w:val="008000"/>
                <w:sz w:val="24"/>
                <w:szCs w:val="24"/>
                <w:rtl/>
                <w:lang w:eastAsia="he-IL"/>
              </w:rPr>
              <w:br/>
              <w:t>513313148</w:t>
            </w:r>
            <w:r w:rsidR="00CC27E3">
              <w:rPr>
                <w:rFonts w:ascii="Times New Roman" w:eastAsia="Times New Roman" w:hAnsi="Times New Roman" w:cs="David" w:hint="cs"/>
                <w:color w:val="008000"/>
                <w:sz w:val="24"/>
                <w:szCs w:val="24"/>
                <w:rtl/>
                <w:lang w:eastAsia="he-IL"/>
              </w:rPr>
              <w:br/>
            </w:r>
          </w:ins>
        </w:sdtContent>
      </w:sdt>
      <w:r w:rsidR="00EE7345" w:rsidRPr="00B27B4C">
        <w:rPr>
          <w:rFonts w:ascii="Times New Roman" w:eastAsia="Times New Roman" w:hAnsi="Times New Roman" w:cs="David" w:hint="cs"/>
          <w:color w:val="008000"/>
          <w:sz w:val="24"/>
          <w:szCs w:val="24"/>
          <w:rtl/>
          <w:lang w:eastAsia="he-IL"/>
        </w:rPr>
        <w:br/>
      </w:r>
      <w:r w:rsidR="00EE7345" w:rsidRPr="00B27B4C">
        <w:rPr>
          <w:rFonts w:ascii="Times New Roman" w:eastAsia="Times New Roman" w:hAnsi="Times New Roman" w:cs="David" w:hint="cs"/>
          <w:sz w:val="24"/>
          <w:szCs w:val="24"/>
          <w:rtl/>
          <w:lang w:eastAsia="he-IL"/>
        </w:rPr>
        <w:t>(</w:t>
      </w:r>
      <w:r w:rsidR="00EE7345" w:rsidRPr="009E0EE6">
        <w:rPr>
          <w:rFonts w:ascii="Times New Roman" w:eastAsia="Times New Roman" w:hAnsi="Times New Roman" w:cs="David" w:hint="cs"/>
          <w:sz w:val="24"/>
          <w:szCs w:val="24"/>
          <w:rtl/>
          <w:lang w:eastAsia="he-IL"/>
        </w:rPr>
        <w:t>המזמין)</w:t>
      </w:r>
    </w:p>
    <w:p w14:paraId="5AA59A29"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E1808DD"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B18C454"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0308D47"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1A8B091" w14:textId="77777777" w:rsidR="00EE7345" w:rsidRPr="00B27B4C" w:rsidRDefault="00EE7345" w:rsidP="00EE7345">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D6ADC633AC8B412DBE7712A1FB38CA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79" w:author="Kook Sec" w:date="2021-01-17T09:28:00Z">
            <w:r w:rsidR="00FF34DC">
              <w:rPr>
                <w:rFonts w:ascii="Times New Roman" w:eastAsia="Times New Roman" w:hAnsi="Times New Roman" w:cs="David"/>
                <w:color w:val="008000"/>
                <w:sz w:val="24"/>
                <w:szCs w:val="24"/>
                <w:rtl/>
                <w:lang w:eastAsia="he-IL"/>
              </w:rPr>
              <w:t>סלע ירוק וחכם בבניה ובעסקים</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A95947F459DD4AA0BD9318D7F7B779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80" w:author="Kook Sec" w:date="2021-01-17T09:13:00Z">
            <w:r w:rsidR="00CC27E3">
              <w:rPr>
                <w:rFonts w:ascii="Times New Roman" w:eastAsia="Times New Roman" w:hAnsi="Times New Roman" w:cs="David"/>
                <w:color w:val="008000"/>
                <w:sz w:val="24"/>
                <w:szCs w:val="24"/>
                <w:rtl/>
                <w:lang w:eastAsia="he-IL"/>
              </w:rPr>
              <w:t>מורדות ארנונה</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3F3AE75705CD4541B010EFD736AAD3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3F8A6100" w14:textId="77777777" w:rsidR="00EE7345" w:rsidRPr="00B27B4C" w:rsidRDefault="00EE7345" w:rsidP="00EE7345">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AB80AED"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18807CE"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AA03E48"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0821ED6" w14:textId="77777777" w:rsidR="00EE7345" w:rsidRPr="00B27B4C" w:rsidRDefault="00EE7345" w:rsidP="00EE7345">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AE5A093"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64E2762"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F49975D" w14:textId="77777777" w:rsidR="00EE7345"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540D6E7" w14:textId="77777777" w:rsidR="00EE7345" w:rsidRPr="00B27B4C" w:rsidRDefault="00EE7345" w:rsidP="00EE7345">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6381292B" w14:textId="77777777" w:rsidR="00EE7345" w:rsidRPr="00B27B4C" w:rsidRDefault="0043232F" w:rsidP="00EE7345">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1352151295"/>
          <w:placeholder>
            <w:docPart w:val="2391AC6C04394FB18EA31F7EA0DDA8D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81" w:author="Kook Sec" w:date="2021-01-17T09:28:00Z">
            <w:r w:rsidR="00FF34DC">
              <w:rPr>
                <w:rFonts w:ascii="Times New Roman" w:eastAsia="Times New Roman" w:hAnsi="Times New Roman" w:cs="David"/>
                <w:color w:val="008000"/>
                <w:sz w:val="24"/>
                <w:szCs w:val="24"/>
                <w:rtl/>
                <w:lang w:eastAsia="he-IL"/>
              </w:rPr>
              <w:t>סלע ירוק וחכם בבניה ובעסקים</w:t>
            </w:r>
          </w:ins>
        </w:sdtContent>
      </w:sdt>
    </w:p>
    <w:p w14:paraId="6D153ADF"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62807E90"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76843665"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4927C9F6" w14:textId="77777777" w:rsidR="00EE7345" w:rsidRPr="00B27B4C" w:rsidRDefault="00EE7345" w:rsidP="00EE7345">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67BB338" w14:textId="77777777" w:rsidR="00EE7345" w:rsidRPr="00B27B4C" w:rsidRDefault="00EE7345" w:rsidP="00EE7345">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22971E72" w14:textId="77777777" w:rsidR="00EE7345" w:rsidRPr="00B27B4C" w:rsidRDefault="00EE7345" w:rsidP="00EE7345">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A77D09C"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842091209CAE428896D5A2F8873FC7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82" w:author="Kook Sec" w:date="2021-01-17T09:14:00Z">
            <w:r w:rsidR="00CC27E3">
              <w:rPr>
                <w:rFonts w:ascii="Times New Roman" w:eastAsia="Times New Roman" w:hAnsi="Times New Roman" w:cs="David"/>
                <w:color w:val="00B0F0"/>
                <w:sz w:val="24"/>
                <w:szCs w:val="24"/>
                <w:rtl/>
                <w:lang w:eastAsia="he-IL"/>
              </w:rPr>
              <w:t>א.מ. ישראל מגורים פיתוח בע"מ</w:t>
            </w:r>
            <w:r w:rsidR="00CC27E3">
              <w:rPr>
                <w:rFonts w:ascii="Times New Roman" w:eastAsia="Times New Roman" w:hAnsi="Times New Roman" w:cs="David"/>
                <w:color w:val="00B0F0"/>
                <w:sz w:val="24"/>
                <w:szCs w:val="24"/>
                <w:rtl/>
                <w:lang w:eastAsia="he-IL"/>
              </w:rPr>
              <w:br/>
              <w:t>יוני נתניהו 1 ג' אור יהודה</w:t>
            </w:r>
            <w:r w:rsidR="00CC27E3">
              <w:rPr>
                <w:rFonts w:ascii="Times New Roman" w:eastAsia="Times New Roman" w:hAnsi="Times New Roman" w:cs="David"/>
                <w:color w:val="00B0F0"/>
                <w:sz w:val="24"/>
                <w:szCs w:val="24"/>
                <w:rtl/>
                <w:lang w:eastAsia="he-IL"/>
              </w:rPr>
              <w:br/>
              <w:t>513313148</w:t>
            </w:r>
            <w:r w:rsidR="00CC27E3">
              <w:rPr>
                <w:rFonts w:ascii="Times New Roman" w:eastAsia="Times New Roman" w:hAnsi="Times New Roman" w:cs="David"/>
                <w:color w:val="00B0F0"/>
                <w:sz w:val="24"/>
                <w:szCs w:val="24"/>
                <w:rtl/>
                <w:lang w:eastAsia="he-IL"/>
              </w:rPr>
              <w:br/>
            </w:r>
          </w:ins>
        </w:sdtContent>
      </w:sdt>
    </w:p>
    <w:p w14:paraId="018AB84F"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1CD54B0"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7D36C14C"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8A2725A"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9102B150AFC241FE8DCE03C2E4370B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83" w:author="Kook Sec" w:date="2021-01-17T09:13:00Z">
            <w:r w:rsidR="00CC27E3">
              <w:rPr>
                <w:rFonts w:ascii="Times New Roman" w:eastAsia="Times New Roman" w:hAnsi="Times New Roman" w:cs="David" w:hint="cs"/>
                <w:color w:val="008000"/>
                <w:sz w:val="24"/>
                <w:szCs w:val="24"/>
                <w:rtl/>
                <w:lang w:eastAsia="he-IL"/>
              </w:rPr>
              <w:t>מורדות ארנונה</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60BD776BB2042DDA2E2767DCE87F10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B09B658"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4EA52B07"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1709C50"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8296AB3"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7EF335C"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E924490"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C5D10C5"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95921D8"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B7431DC"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3A9AF52"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FB7B3EE"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257E94D1"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41FEA39"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57694D72" w14:textId="77777777" w:rsidR="00EE7345" w:rsidRPr="00B27B4C" w:rsidRDefault="00EE7345" w:rsidP="00EE7345">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DCCE5DA" w14:textId="77777777" w:rsidR="00EE7345"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B17D15">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389ADB6D" w14:textId="77777777" w:rsidR="00EE7345" w:rsidRDefault="00EE7345" w:rsidP="00EE7345">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7E0A88F" w14:textId="77777777" w:rsidR="00EE7345" w:rsidRPr="009130F0" w:rsidRDefault="00EE7345" w:rsidP="00EE7345">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0AF461F" w14:textId="77777777" w:rsidR="00EE7345" w:rsidRPr="009130F0" w:rsidRDefault="00EE7345" w:rsidP="00894E04">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bookmarkStart w:id="84" w:name="_GoBack"/>
      <w:bookmarkEnd w:id="84"/>
      <w:del w:id="85" w:author="Kook Sec" w:date="2021-01-17T10:04:00Z">
        <w:r w:rsidRPr="009130F0" w:rsidDel="00065006">
          <w:rPr>
            <w:rFonts w:ascii="Times New Roman" w:eastAsia="Times New Roman" w:hAnsi="Times New Roman" w:cs="David" w:hint="cs"/>
            <w:color w:val="00B0F0"/>
            <w:sz w:val="24"/>
            <w:szCs w:val="24"/>
            <w:rtl/>
            <w:lang w:eastAsia="he-IL"/>
          </w:rPr>
          <w:delText xml:space="preserve"> </w:delText>
        </w:r>
      </w:del>
      <w:del w:id="86" w:author="Kook Sec" w:date="2021-01-17T10:03:00Z">
        <w:r w:rsidRPr="009130F0" w:rsidDel="00065006">
          <w:rPr>
            <w:rFonts w:ascii="Times New Roman" w:eastAsia="Times New Roman" w:hAnsi="Times New Roman" w:cs="David" w:hint="cs"/>
            <w:color w:val="00B0F0"/>
            <w:sz w:val="24"/>
            <w:szCs w:val="24"/>
            <w:rtl/>
            <w:lang w:eastAsia="he-IL"/>
          </w:rPr>
          <w:delText xml:space="preserve">           </w:delText>
        </w:r>
      </w:del>
      <w:del w:id="87" w:author="Kook Sec" w:date="2021-01-17T10:04:00Z">
        <w:r w:rsidRPr="009130F0" w:rsidDel="00065006">
          <w:rPr>
            <w:rFonts w:ascii="Times New Roman" w:eastAsia="Times New Roman" w:hAnsi="Times New Roman" w:cs="David" w:hint="cs"/>
            <w:color w:val="00B0F0"/>
            <w:sz w:val="24"/>
            <w:szCs w:val="24"/>
            <w:rtl/>
            <w:lang w:eastAsia="he-IL"/>
          </w:rPr>
          <w:delText xml:space="preserve">    </w:delText>
        </w:r>
      </w:del>
      <w:sdt>
        <w:sdtPr>
          <w:rPr>
            <w:rFonts w:ascii="Times New Roman" w:eastAsia="Times New Roman" w:hAnsi="Times New Roman" w:cs="David"/>
            <w:color w:val="008000"/>
            <w:sz w:val="24"/>
            <w:szCs w:val="24"/>
            <w:rtl/>
            <w:lang w:eastAsia="he-IL"/>
          </w:rPr>
          <w:alias w:val="שם ספק"/>
          <w:tag w:val="cntSupllierName"/>
          <w:id w:val="715085962"/>
          <w:placeholder>
            <w:docPart w:val="3B16B3A20A29419D8681D755A1B31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88" w:author="Kook Sec" w:date="2021-01-17T09:28:00Z">
            <w:r w:rsidR="00FF34DC">
              <w:rPr>
                <w:rFonts w:ascii="Times New Roman" w:eastAsia="Times New Roman" w:hAnsi="Times New Roman" w:cs="David"/>
                <w:color w:val="008000"/>
                <w:sz w:val="24"/>
                <w:szCs w:val="24"/>
                <w:rtl/>
                <w:lang w:eastAsia="he-IL"/>
              </w:rPr>
              <w:t>סלע ירוק וחכם בבניה ובעסקים</w:t>
            </w:r>
          </w:ins>
        </w:sdtContent>
      </w:sdt>
    </w:p>
    <w:p w14:paraId="0F21FABE"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59CF8A8"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1FC1043"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0E089BE8" w14:textId="77777777" w:rsidR="00EE7345" w:rsidRPr="00B27B4C" w:rsidRDefault="00EE7345" w:rsidP="00EE7345">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B51C448" w14:textId="77777777" w:rsidR="00EE7345" w:rsidRPr="00B27B4C" w:rsidRDefault="00EE7345" w:rsidP="00EE7345">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AE3F66B" w14:textId="77777777" w:rsidR="00EE7345" w:rsidRPr="00B27B4C" w:rsidRDefault="00EE7345" w:rsidP="00EE7345">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6712EE0" w14:textId="77777777" w:rsidR="00EE7345" w:rsidRPr="00B27B4C" w:rsidRDefault="00EE7345" w:rsidP="00EE7345">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F203692" w14:textId="77777777" w:rsidR="00EE7345" w:rsidRPr="00B27B4C" w:rsidRDefault="00EE7345" w:rsidP="00EE7345">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31DA47CC" w14:textId="77777777" w:rsidR="00EE7345" w:rsidRPr="00B27B4C" w:rsidRDefault="00EE7345" w:rsidP="00EE7345">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1E011EE6" w14:textId="77777777" w:rsidR="00EE7345" w:rsidRPr="00B27B4C" w:rsidRDefault="00EE7345" w:rsidP="00EE7345">
      <w:pPr>
        <w:spacing w:before="0" w:beforeAutospacing="0" w:after="0" w:afterAutospacing="0" w:line="240" w:lineRule="auto"/>
        <w:rPr>
          <w:rFonts w:ascii="Times New Roman" w:eastAsia="Times New Roman" w:hAnsi="Times New Roman" w:cs="David"/>
          <w:sz w:val="20"/>
          <w:szCs w:val="24"/>
          <w:rtl/>
        </w:rPr>
      </w:pPr>
    </w:p>
    <w:p w14:paraId="2C0B2377" w14:textId="77777777" w:rsidR="00EE7345" w:rsidRPr="00B27B4C" w:rsidRDefault="00EE7345" w:rsidP="00EE7345">
      <w:pPr>
        <w:spacing w:before="0" w:beforeAutospacing="0" w:after="0" w:afterAutospacing="0" w:line="240" w:lineRule="auto"/>
        <w:rPr>
          <w:rFonts w:ascii="Times New Roman" w:eastAsia="Times New Roman" w:hAnsi="Times New Roman" w:cs="David"/>
          <w:sz w:val="20"/>
          <w:szCs w:val="24"/>
          <w:rtl/>
        </w:rPr>
      </w:pPr>
    </w:p>
    <w:p w14:paraId="425C51C4" w14:textId="77777777" w:rsidR="00EE7345" w:rsidRPr="00B27B4C" w:rsidRDefault="00EE7345" w:rsidP="00EE7345">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6AB99542" w14:textId="77777777" w:rsidR="001A69D5" w:rsidRPr="00EE7345" w:rsidRDefault="001A69D5" w:rsidP="00894E04">
      <w:pPr>
        <w:widowControl w:val="0"/>
        <w:spacing w:before="0" w:beforeAutospacing="0" w:after="0" w:afterAutospacing="0" w:line="240" w:lineRule="auto"/>
        <w:outlineLvl w:val="7"/>
        <w:rPr>
          <w:rFonts w:ascii="David" w:hAnsi="David" w:cs="David"/>
        </w:rPr>
      </w:pPr>
    </w:p>
    <w:sectPr w:rsidR="001A69D5" w:rsidRPr="00EE7345" w:rsidSect="000E2532">
      <w:headerReference w:type="default" r:id="rId13"/>
      <w:footerReference w:type="default" r:id="rId14"/>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FCDC1B" w14:textId="77777777" w:rsidR="0043232F" w:rsidRDefault="0043232F" w:rsidP="00AF234B">
      <w:pPr>
        <w:spacing w:before="0" w:after="0" w:line="240" w:lineRule="auto"/>
      </w:pPr>
      <w:r>
        <w:separator/>
      </w:r>
    </w:p>
  </w:endnote>
  <w:endnote w:type="continuationSeparator" w:id="0">
    <w:p w14:paraId="38F95671" w14:textId="77777777" w:rsidR="0043232F" w:rsidRDefault="0043232F"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0"/>
      <w:gridCol w:w="1623"/>
      <w:gridCol w:w="2810"/>
      <w:gridCol w:w="236"/>
      <w:gridCol w:w="1044"/>
      <w:gridCol w:w="1723"/>
    </w:tblGrid>
    <w:tr w:rsidR="0043232F" w:rsidRPr="002D6C1F" w14:paraId="02887609" w14:textId="77777777" w:rsidTr="002D6C1F">
      <w:tc>
        <w:tcPr>
          <w:tcW w:w="870" w:type="dxa"/>
        </w:tcPr>
        <w:p w14:paraId="2349EBA7" w14:textId="77777777" w:rsidR="0043232F" w:rsidRPr="002D6C1F" w:rsidRDefault="0043232F" w:rsidP="002D6C1F">
          <w:pPr>
            <w:spacing w:before="0" w:after="0" w:line="240" w:lineRule="auto"/>
            <w:rPr>
              <w:rFonts w:ascii="David" w:hAnsi="David"/>
              <w:sz w:val="20"/>
              <w:szCs w:val="20"/>
              <w:rtl/>
            </w:rPr>
          </w:pPr>
          <w:r w:rsidRPr="002D6C1F">
            <w:rPr>
              <w:rFonts w:ascii="David" w:hAnsi="David" w:hint="cs"/>
              <w:sz w:val="20"/>
              <w:szCs w:val="20"/>
              <w:rtl/>
            </w:rPr>
            <w:t xml:space="preserve">פרויקט: </w:t>
          </w:r>
        </w:p>
      </w:tc>
      <w:sdt>
        <w:sdtPr>
          <w:rPr>
            <w:rFonts w:ascii="David" w:hAnsi="David"/>
            <w:color w:val="00B0F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624" w:type="dxa"/>
            </w:tcPr>
            <w:p w14:paraId="65E22EF2" w14:textId="77777777" w:rsidR="0043232F" w:rsidRPr="002D6C1F" w:rsidRDefault="00CC27E3" w:rsidP="002D6C1F">
              <w:pPr>
                <w:spacing w:before="0" w:after="0" w:line="240" w:lineRule="auto"/>
                <w:rPr>
                  <w:rFonts w:ascii="David" w:hAnsi="David"/>
                  <w:color w:val="00B0F0"/>
                  <w:rtl/>
                </w:rPr>
              </w:pPr>
              <w:ins w:id="89" w:author="Kook Sec" w:date="2021-01-17T09:13:00Z">
                <w:r>
                  <w:rPr>
                    <w:rFonts w:ascii="David" w:hAnsi="David"/>
                    <w:color w:val="00B0F0"/>
                    <w:rtl/>
                  </w:rPr>
                  <w:t xml:space="preserve">א.מ. ישראל מגורים פיתוח בע"מ </w:t>
                </w:r>
              </w:ins>
            </w:p>
          </w:tc>
        </w:sdtContent>
      </w:sdt>
      <w:tc>
        <w:tcPr>
          <w:tcW w:w="2810" w:type="dxa"/>
        </w:tcPr>
        <w:p w14:paraId="312FEC7B" w14:textId="77777777" w:rsidR="0043232F" w:rsidRPr="002D6C1F" w:rsidRDefault="0043232F" w:rsidP="002D6C1F">
          <w:pPr>
            <w:spacing w:before="0" w:after="0" w:line="240" w:lineRule="auto"/>
            <w:rPr>
              <w:rFonts w:ascii="David" w:hAnsi="David"/>
              <w:sz w:val="20"/>
              <w:szCs w:val="20"/>
              <w:rtl/>
            </w:rPr>
          </w:pPr>
          <w:r w:rsidRPr="002D6C1F">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Pr="002D6C1F">
                <w:rPr>
                  <w:rFonts w:ascii="David" w:hAnsi="David" w:hint="cs"/>
                  <w:sz w:val="20"/>
                  <w:szCs w:val="20"/>
                  <w:rtl/>
                </w:rPr>
                <w:t>יועץ בניה ירוקה</w:t>
              </w:r>
            </w:sdtContent>
          </w:sdt>
        </w:p>
      </w:tc>
      <w:tc>
        <w:tcPr>
          <w:tcW w:w="236" w:type="dxa"/>
        </w:tcPr>
        <w:p w14:paraId="168FFA1C" w14:textId="77777777" w:rsidR="0043232F" w:rsidRPr="002D6C1F" w:rsidRDefault="0043232F" w:rsidP="002D6C1F">
          <w:pPr>
            <w:spacing w:before="0" w:after="0" w:line="240" w:lineRule="auto"/>
            <w:rPr>
              <w:rFonts w:ascii="David" w:hAnsi="David"/>
              <w:sz w:val="16"/>
              <w:szCs w:val="16"/>
              <w:rtl/>
            </w:rPr>
          </w:pPr>
        </w:p>
      </w:tc>
      <w:tc>
        <w:tcPr>
          <w:tcW w:w="1041" w:type="dxa"/>
        </w:tcPr>
        <w:p w14:paraId="2C7ACC54" w14:textId="77777777" w:rsidR="0043232F" w:rsidRPr="002D6C1F" w:rsidRDefault="0043232F" w:rsidP="002D6C1F">
          <w:pPr>
            <w:spacing w:before="0" w:after="0" w:line="240" w:lineRule="auto"/>
            <w:rPr>
              <w:rFonts w:ascii="David" w:hAnsi="David"/>
              <w:sz w:val="20"/>
              <w:szCs w:val="20"/>
              <w:rtl/>
            </w:rPr>
          </w:pPr>
          <w:r w:rsidRPr="002D6C1F">
            <w:rPr>
              <w:rFonts w:ascii="David" w:hAnsi="David"/>
              <w:sz w:val="20"/>
              <w:szCs w:val="20"/>
              <w:rtl/>
            </w:rPr>
            <w:t>מס' חוזה</w:t>
          </w:r>
          <w:r w:rsidRPr="002D6C1F">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1725" w:type="dxa"/>
            </w:tcPr>
            <w:p w14:paraId="7DFD8947" w14:textId="77777777" w:rsidR="0043232F" w:rsidRPr="002D6C1F" w:rsidRDefault="0043232F" w:rsidP="002D6C1F">
              <w:pPr>
                <w:spacing w:before="0" w:after="0" w:line="240" w:lineRule="auto"/>
                <w:rPr>
                  <w:rFonts w:ascii="David" w:hAnsi="David"/>
                  <w:rtl/>
                </w:rPr>
              </w:pPr>
              <w:r>
                <w:rPr>
                  <w:rFonts w:ascii="David" w:hAnsi="David" w:hint="cs"/>
                </w:rPr>
                <w:t>CONT-5-569</w:t>
              </w:r>
            </w:p>
          </w:tc>
        </w:sdtContent>
      </w:sdt>
    </w:tr>
    <w:tr w:rsidR="0043232F" w:rsidRPr="002D6C1F" w14:paraId="5289234E" w14:textId="77777777" w:rsidTr="002D6C1F">
      <w:tc>
        <w:tcPr>
          <w:tcW w:w="870" w:type="dxa"/>
        </w:tcPr>
        <w:p w14:paraId="4824F9E1" w14:textId="77777777" w:rsidR="0043232F" w:rsidRPr="002D6C1F" w:rsidRDefault="0043232F" w:rsidP="002D6C1F">
          <w:pPr>
            <w:spacing w:before="0" w:after="0" w:line="240" w:lineRule="auto"/>
            <w:rPr>
              <w:rFonts w:ascii="David" w:hAnsi="David"/>
              <w:sz w:val="20"/>
              <w:szCs w:val="20"/>
              <w:rtl/>
            </w:rPr>
          </w:pPr>
          <w:r w:rsidRPr="002D6C1F">
            <w:rPr>
              <w:rFonts w:ascii="David" w:hAnsi="David" w:hint="cs"/>
              <w:sz w:val="20"/>
              <w:szCs w:val="20"/>
              <w:rtl/>
            </w:rPr>
            <w:t>ספק:</w:t>
          </w:r>
        </w:p>
      </w:tc>
      <w:sdt>
        <w:sdtPr>
          <w:rPr>
            <w:rFonts w:ascii="David" w:hAnsi="David"/>
            <w:color w:val="00B0F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624" w:type="dxa"/>
            </w:tcPr>
            <w:p w14:paraId="4D9318F0" w14:textId="77777777" w:rsidR="0043232F" w:rsidRPr="002D6C1F" w:rsidRDefault="00FF34DC" w:rsidP="002D6C1F">
              <w:pPr>
                <w:spacing w:before="0" w:after="0" w:line="240" w:lineRule="auto"/>
                <w:rPr>
                  <w:rFonts w:ascii="David" w:hAnsi="David"/>
                  <w:color w:val="00B0F0"/>
                  <w:rtl/>
                </w:rPr>
              </w:pPr>
              <w:ins w:id="90" w:author="Kook Sec" w:date="2021-01-17T09:28:00Z">
                <w:r>
                  <w:rPr>
                    <w:rFonts w:ascii="David" w:hAnsi="David" w:hint="cs"/>
                    <w:color w:val="00B0F0"/>
                    <w:rtl/>
                  </w:rPr>
                  <w:t>סלע ירוק וחכם בבניה ובעסקים</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3232F" w:rsidRPr="002D6C1F" w14:paraId="79A5BA99" w14:textId="77777777" w:rsidTr="0043232F">
            <w:trPr>
              <w:trHeight w:val="201"/>
            </w:trPr>
            <w:tc>
              <w:tcPr>
                <w:tcW w:w="926" w:type="dxa"/>
              </w:tcPr>
              <w:p w14:paraId="1F3084C2" w14:textId="77777777" w:rsidR="0043232F" w:rsidRPr="002D6C1F" w:rsidRDefault="0043232F" w:rsidP="002D6C1F">
                <w:pPr>
                  <w:spacing w:before="0" w:after="0" w:line="240" w:lineRule="auto"/>
                  <w:rPr>
                    <w:rFonts w:ascii="David" w:hAnsi="David"/>
                    <w:sz w:val="20"/>
                    <w:szCs w:val="20"/>
                    <w:rtl/>
                  </w:rPr>
                </w:pPr>
                <w:r w:rsidRPr="002D6C1F">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2361CA97" w14:textId="77777777" w:rsidR="0043232F" w:rsidRPr="002D6C1F" w:rsidRDefault="0043232F" w:rsidP="002D6C1F">
                    <w:pPr>
                      <w:spacing w:before="0" w:after="0" w:line="240" w:lineRule="auto"/>
                      <w:ind w:left="1" w:hanging="1"/>
                      <w:rPr>
                        <w:rFonts w:ascii="David" w:hAnsi="David"/>
                        <w:color w:val="00B0F0"/>
                        <w:sz w:val="20"/>
                        <w:szCs w:val="20"/>
                        <w:rtl/>
                      </w:rPr>
                    </w:pPr>
                    <w:r w:rsidRPr="002D6C1F">
                      <w:rPr>
                        <w:rFonts w:ascii="David" w:hAnsi="David"/>
                        <w:color w:val="00B0F0"/>
                        <w:sz w:val="20"/>
                        <w:szCs w:val="20"/>
                        <w:rtl/>
                      </w:rPr>
                      <w:t>[גרסת חוזה]</w:t>
                    </w:r>
                  </w:p>
                </w:tc>
              </w:sdtContent>
            </w:sdt>
          </w:tr>
        </w:tbl>
        <w:p w14:paraId="65F4852D" w14:textId="77777777" w:rsidR="0043232F" w:rsidRPr="002D6C1F" w:rsidRDefault="0043232F" w:rsidP="002D6C1F">
          <w:pPr>
            <w:spacing w:before="0" w:after="0" w:line="240" w:lineRule="auto"/>
            <w:rPr>
              <w:rFonts w:ascii="David" w:hAnsi="David"/>
              <w:sz w:val="20"/>
              <w:szCs w:val="20"/>
              <w:rtl/>
            </w:rPr>
          </w:pPr>
        </w:p>
      </w:tc>
      <w:tc>
        <w:tcPr>
          <w:tcW w:w="236" w:type="dxa"/>
        </w:tcPr>
        <w:p w14:paraId="70A60A74" w14:textId="77777777" w:rsidR="0043232F" w:rsidRPr="002D6C1F" w:rsidRDefault="0043232F" w:rsidP="002D6C1F">
          <w:pPr>
            <w:spacing w:before="0" w:after="0" w:line="240" w:lineRule="auto"/>
            <w:rPr>
              <w:rFonts w:ascii="David" w:hAnsi="David"/>
              <w:rtl/>
            </w:rPr>
          </w:pPr>
        </w:p>
      </w:tc>
      <w:tc>
        <w:tcPr>
          <w:tcW w:w="1041" w:type="dxa"/>
        </w:tcPr>
        <w:p w14:paraId="2CEBEEB1" w14:textId="77777777" w:rsidR="0043232F" w:rsidRPr="002D6C1F" w:rsidRDefault="0043232F" w:rsidP="002D6C1F">
          <w:pPr>
            <w:spacing w:before="0" w:after="0" w:line="240" w:lineRule="auto"/>
            <w:rPr>
              <w:rFonts w:ascii="David" w:hAnsi="David"/>
              <w:sz w:val="20"/>
              <w:szCs w:val="20"/>
              <w:rtl/>
            </w:rPr>
          </w:pPr>
          <w:r w:rsidRPr="002D6C1F">
            <w:rPr>
              <w:rFonts w:ascii="David" w:hAnsi="David" w:hint="cs"/>
              <w:sz w:val="20"/>
              <w:szCs w:val="20"/>
              <w:rtl/>
            </w:rPr>
            <w:t>סטטוס:</w:t>
          </w:r>
        </w:p>
      </w:tc>
      <w:tc>
        <w:tcPr>
          <w:tcW w:w="1725" w:type="dxa"/>
        </w:tcPr>
        <w:p w14:paraId="7230BB2A" w14:textId="77777777" w:rsidR="0043232F" w:rsidRPr="002D6C1F" w:rsidRDefault="0043232F" w:rsidP="002D6C1F">
          <w:pPr>
            <w:spacing w:before="0" w:after="0" w:line="240" w:lineRule="auto"/>
            <w:rPr>
              <w:rFonts w:ascii="David" w:hAnsi="David"/>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2D6C1F">
                <w:rPr>
                  <w:rFonts w:ascii="David" w:hAnsi="David"/>
                  <w:color w:val="00B0F0"/>
                  <w:sz w:val="20"/>
                  <w:szCs w:val="20"/>
                  <w:rtl/>
                </w:rPr>
                <w:t>[סטטוס חוזה]</w:t>
              </w:r>
            </w:sdtContent>
          </w:sdt>
        </w:p>
      </w:tc>
    </w:tr>
    <w:tr w:rsidR="0043232F" w:rsidRPr="002D6C1F" w14:paraId="02BBD8E6" w14:textId="77777777" w:rsidTr="002D6C1F">
      <w:trPr>
        <w:trHeight w:val="80"/>
      </w:trPr>
      <w:tc>
        <w:tcPr>
          <w:tcW w:w="870" w:type="dxa"/>
        </w:tcPr>
        <w:p w14:paraId="721C5AA6" w14:textId="77777777" w:rsidR="0043232F" w:rsidRPr="002D6C1F" w:rsidRDefault="0043232F" w:rsidP="002D6C1F">
          <w:pPr>
            <w:spacing w:before="0" w:after="0" w:line="240" w:lineRule="auto"/>
            <w:rPr>
              <w:rFonts w:ascii="David" w:hAnsi="David"/>
              <w:rtl/>
            </w:rPr>
          </w:pPr>
        </w:p>
      </w:tc>
      <w:tc>
        <w:tcPr>
          <w:tcW w:w="1624" w:type="dxa"/>
        </w:tcPr>
        <w:p w14:paraId="44CE810C" w14:textId="77777777" w:rsidR="0043232F" w:rsidRPr="002D6C1F" w:rsidRDefault="0043232F" w:rsidP="002D6C1F">
          <w:pPr>
            <w:spacing w:before="0" w:after="0" w:line="240" w:lineRule="auto"/>
            <w:rPr>
              <w:rFonts w:ascii="David" w:hAnsi="David"/>
              <w:color w:val="00B0F0"/>
              <w:rtl/>
            </w:rPr>
          </w:pPr>
        </w:p>
      </w:tc>
      <w:tc>
        <w:tcPr>
          <w:tcW w:w="2810" w:type="dxa"/>
        </w:tcPr>
        <w:p w14:paraId="4139952E" w14:textId="77777777" w:rsidR="0043232F" w:rsidRPr="002D6C1F" w:rsidRDefault="0043232F" w:rsidP="002D6C1F">
          <w:pPr>
            <w:spacing w:before="0" w:after="0" w:line="240" w:lineRule="auto"/>
            <w:rPr>
              <w:rFonts w:ascii="David" w:hAnsi="David"/>
              <w:rtl/>
            </w:rPr>
          </w:pPr>
        </w:p>
      </w:tc>
      <w:tc>
        <w:tcPr>
          <w:tcW w:w="232" w:type="dxa"/>
        </w:tcPr>
        <w:p w14:paraId="591CEE29" w14:textId="77777777" w:rsidR="0043232F" w:rsidRPr="002D6C1F" w:rsidRDefault="0043232F" w:rsidP="002D6C1F">
          <w:pPr>
            <w:spacing w:before="0" w:after="0" w:line="240" w:lineRule="auto"/>
            <w:rPr>
              <w:rFonts w:ascii="David" w:hAnsi="David"/>
              <w:rtl/>
            </w:rPr>
          </w:pPr>
        </w:p>
      </w:tc>
      <w:tc>
        <w:tcPr>
          <w:tcW w:w="1045" w:type="dxa"/>
        </w:tcPr>
        <w:p w14:paraId="45E97CAD" w14:textId="77777777" w:rsidR="0043232F" w:rsidRPr="002D6C1F" w:rsidRDefault="0043232F" w:rsidP="002D6C1F">
          <w:pPr>
            <w:spacing w:before="0" w:after="0" w:line="240" w:lineRule="auto"/>
            <w:rPr>
              <w:rFonts w:ascii="David" w:hAnsi="David"/>
              <w:rtl/>
            </w:rPr>
          </w:pPr>
        </w:p>
      </w:tc>
      <w:tc>
        <w:tcPr>
          <w:tcW w:w="1725" w:type="dxa"/>
        </w:tcPr>
        <w:p w14:paraId="2960D443" w14:textId="77777777" w:rsidR="0043232F" w:rsidRPr="002D6C1F" w:rsidRDefault="0043232F" w:rsidP="002D6C1F">
          <w:pPr>
            <w:spacing w:before="0" w:after="0" w:line="240" w:lineRule="auto"/>
            <w:rPr>
              <w:rFonts w:ascii="David" w:hAnsi="David"/>
              <w:rtl/>
            </w:rPr>
          </w:pPr>
        </w:p>
      </w:tc>
    </w:tr>
  </w:tbl>
  <w:p w14:paraId="7B7C98C3" w14:textId="77777777" w:rsidR="0043232F" w:rsidRDefault="0043232F" w:rsidP="002D6C1F">
    <w:pPr>
      <w:spacing w:before="0" w:beforeAutospacing="0" w:after="0" w:afterAutospacing="0" w:line="240" w:lineRule="auto"/>
      <w:rPr>
        <w:rFonts w:ascii="Arial" w:hAnsi="Arial" w:cs="Arial"/>
        <w:sz w:val="16"/>
        <w:szCs w:val="16"/>
        <w:rtl/>
      </w:rPr>
    </w:pPr>
    <w:r w:rsidRPr="002D6C1F">
      <w:rPr>
        <w:rFonts w:ascii="Arial" w:hAnsi="Arial" w:cs="Arial" w:hint="cs"/>
        <w:sz w:val="16"/>
        <w:szCs w:val="16"/>
        <w:rtl/>
      </w:rPr>
      <w:t xml:space="preserve">   </w:t>
    </w:r>
    <w:r w:rsidRPr="002D6C1F">
      <w:rPr>
        <w:rFonts w:ascii="Arial" w:hAnsi="Arial" w:cs="Arial"/>
        <w:sz w:val="16"/>
        <w:szCs w:val="16"/>
        <w:rtl/>
      </w:rPr>
      <w:t xml:space="preserve">© </w:t>
    </w:r>
    <w:proofErr w:type="spellStart"/>
    <w:r w:rsidRPr="002D6C1F">
      <w:rPr>
        <w:rFonts w:ascii="Arial" w:hAnsi="Arial" w:cs="Arial"/>
        <w:sz w:val="16"/>
        <w:szCs w:val="16"/>
        <w:rtl/>
      </w:rPr>
      <w:t>וקסלר</w:t>
    </w:r>
    <w:proofErr w:type="spellEnd"/>
    <w:r w:rsidRPr="002D6C1F">
      <w:rPr>
        <w:rFonts w:ascii="Arial" w:hAnsi="Arial" w:cs="Arial"/>
        <w:sz w:val="16"/>
        <w:szCs w:val="16"/>
        <w:rtl/>
      </w:rPr>
      <w:t>, ברגמן ושות' עורכי-דין</w:t>
    </w:r>
  </w:p>
  <w:p w14:paraId="75FD6D4C" w14:textId="77777777" w:rsidR="0043232F" w:rsidRPr="002D6C1F" w:rsidRDefault="0043232F" w:rsidP="002D6C1F">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D48BBF" w14:textId="77777777" w:rsidR="0043232F" w:rsidRDefault="0043232F" w:rsidP="00AF234B">
      <w:pPr>
        <w:spacing w:before="0" w:after="0" w:line="240" w:lineRule="auto"/>
      </w:pPr>
      <w:r>
        <w:separator/>
      </w:r>
    </w:p>
  </w:footnote>
  <w:footnote w:type="continuationSeparator" w:id="0">
    <w:p w14:paraId="2306F5F6" w14:textId="77777777" w:rsidR="0043232F" w:rsidRDefault="0043232F" w:rsidP="00AF23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1482143625"/>
      <w:docPartObj>
        <w:docPartGallery w:val="Page Numbers (Top of Page)"/>
        <w:docPartUnique/>
      </w:docPartObj>
    </w:sdtPr>
    <w:sdtContent>
      <w:p w14:paraId="5A5DB139" w14:textId="77777777" w:rsidR="0043232F" w:rsidRDefault="0043232F">
        <w:pPr>
          <w:pStyle w:val="a3"/>
          <w:jc w:val="center"/>
        </w:pPr>
        <w:r>
          <w:fldChar w:fldCharType="begin"/>
        </w:r>
        <w:r>
          <w:instrText xml:space="preserve"> PAGE   \* MERGEFORMAT </w:instrText>
        </w:r>
        <w:r>
          <w:fldChar w:fldCharType="separate"/>
        </w:r>
        <w:r>
          <w:rPr>
            <w:noProof/>
            <w:rtl/>
          </w:rPr>
          <w:t>2</w:t>
        </w:r>
        <w:r>
          <w:rPr>
            <w:noProof/>
          </w:rPr>
          <w:fldChar w:fldCharType="end"/>
        </w:r>
      </w:p>
    </w:sdtContent>
  </w:sdt>
  <w:p w14:paraId="5764C793" w14:textId="77777777" w:rsidR="0043232F" w:rsidRDefault="0043232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9"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0"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2"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13"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4"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num w:numId="1">
    <w:abstractNumId w:val="13"/>
  </w:num>
  <w:num w:numId="2">
    <w:abstractNumId w:val="9"/>
  </w:num>
  <w:num w:numId="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0"/>
    <w:lvlOverride w:ilvl="0">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lvlOverride w:ilvl="0">
      <w:startOverride w:val="1"/>
    </w:lvlOverride>
  </w:num>
  <w:num w:numId="10">
    <w:abstractNumId w:val="2"/>
  </w:num>
  <w:num w:numId="11">
    <w:abstractNumId w:val="4"/>
  </w:num>
  <w:num w:numId="12">
    <w:abstractNumId w:val="10"/>
  </w:num>
  <w:num w:numId="13">
    <w:abstractNumId w:val="7"/>
  </w:num>
  <w:num w:numId="14">
    <w:abstractNumId w:val="6"/>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206FA"/>
    <w:rsid w:val="0004388B"/>
    <w:rsid w:val="00065006"/>
    <w:rsid w:val="000E2532"/>
    <w:rsid w:val="00134C85"/>
    <w:rsid w:val="001A0C3C"/>
    <w:rsid w:val="001A69D5"/>
    <w:rsid w:val="001C5B93"/>
    <w:rsid w:val="00214ACF"/>
    <w:rsid w:val="002D6C1F"/>
    <w:rsid w:val="003C17DD"/>
    <w:rsid w:val="0043232F"/>
    <w:rsid w:val="00442A61"/>
    <w:rsid w:val="00477F7B"/>
    <w:rsid w:val="0054041D"/>
    <w:rsid w:val="00552E11"/>
    <w:rsid w:val="00636A8F"/>
    <w:rsid w:val="006E5D9D"/>
    <w:rsid w:val="0072103C"/>
    <w:rsid w:val="007778AD"/>
    <w:rsid w:val="008771C2"/>
    <w:rsid w:val="00894E04"/>
    <w:rsid w:val="008C64C6"/>
    <w:rsid w:val="00934BC3"/>
    <w:rsid w:val="00937C9F"/>
    <w:rsid w:val="00942177"/>
    <w:rsid w:val="00942B6A"/>
    <w:rsid w:val="00AF234B"/>
    <w:rsid w:val="00B17D15"/>
    <w:rsid w:val="00BE17B4"/>
    <w:rsid w:val="00C3675F"/>
    <w:rsid w:val="00C8505B"/>
    <w:rsid w:val="00C90434"/>
    <w:rsid w:val="00CB099C"/>
    <w:rsid w:val="00CB3665"/>
    <w:rsid w:val="00CC27E3"/>
    <w:rsid w:val="00D863AD"/>
    <w:rsid w:val="00DA7212"/>
    <w:rsid w:val="00E679C7"/>
    <w:rsid w:val="00EC37B6"/>
    <w:rsid w:val="00EE6F8E"/>
    <w:rsid w:val="00EE7345"/>
    <w:rsid w:val="00F52A3D"/>
    <w:rsid w:val="00FF34D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F98D5F"/>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0206FA"/>
    <w:rPr>
      <w:rFonts w:ascii="Times New Roman" w:eastAsia="Times New Roman" w:hAnsi="Times New Roman" w:cs="David"/>
      <w:sz w:val="20"/>
      <w:szCs w:val="24"/>
      <w:lang w:eastAsia="he-IL"/>
    </w:rPr>
  </w:style>
  <w:style w:type="character" w:customStyle="1" w:styleId="20">
    <w:name w:val="כותרת 2 תו"/>
    <w:basedOn w:val="a0"/>
    <w:link w:val="2"/>
    <w:rsid w:val="000206FA"/>
    <w:rPr>
      <w:rFonts w:ascii="Times New Roman" w:eastAsia="Times New Roman" w:hAnsi="Times New Roman" w:cs="David"/>
      <w:bCs/>
      <w:sz w:val="20"/>
      <w:szCs w:val="24"/>
      <w:lang w:eastAsia="he-IL"/>
    </w:rPr>
  </w:style>
  <w:style w:type="character" w:customStyle="1" w:styleId="30">
    <w:name w:val="כותרת 3 תו"/>
    <w:basedOn w:val="a0"/>
    <w:link w:val="3"/>
    <w:rsid w:val="000206FA"/>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0206FA"/>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0206FA"/>
    <w:rPr>
      <w:rFonts w:ascii="Times New Roman" w:eastAsia="Times New Roman" w:hAnsi="Times New Roman" w:cs="David"/>
      <w:sz w:val="20"/>
      <w:szCs w:val="24"/>
      <w:lang w:eastAsia="he-IL"/>
    </w:rPr>
  </w:style>
  <w:style w:type="character" w:customStyle="1" w:styleId="60">
    <w:name w:val="כותרת 6 תו"/>
    <w:basedOn w:val="a0"/>
    <w:link w:val="6"/>
    <w:rsid w:val="000206FA"/>
    <w:rPr>
      <w:rFonts w:ascii="Times New Roman" w:eastAsia="Times New Roman" w:hAnsi="Times New Roman" w:cs="David"/>
      <w:sz w:val="20"/>
      <w:szCs w:val="24"/>
      <w:u w:val="single"/>
      <w:lang w:eastAsia="he-IL"/>
    </w:rPr>
  </w:style>
  <w:style w:type="character" w:customStyle="1" w:styleId="70">
    <w:name w:val="כותרת 7 תו"/>
    <w:basedOn w:val="a0"/>
    <w:link w:val="7"/>
    <w:rsid w:val="000206FA"/>
    <w:rPr>
      <w:rFonts w:ascii="Times New Roman" w:eastAsia="Times New Roman" w:hAnsi="Times New Roman" w:cs="David"/>
      <w:sz w:val="20"/>
      <w:szCs w:val="24"/>
      <w:lang w:eastAsia="he-IL"/>
    </w:rPr>
  </w:style>
  <w:style w:type="character" w:customStyle="1" w:styleId="80">
    <w:name w:val="כותרת 8 תו"/>
    <w:basedOn w:val="a0"/>
    <w:link w:val="8"/>
    <w:rsid w:val="000206FA"/>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0206FA"/>
    <w:rPr>
      <w:rFonts w:ascii="Times New Roman" w:eastAsia="Times New Roman" w:hAnsi="Times New Roman" w:cs="David"/>
      <w:bCs/>
      <w:sz w:val="20"/>
      <w:szCs w:val="24"/>
      <w:u w:val="single"/>
      <w:lang w:eastAsia="he-IL"/>
    </w:rPr>
  </w:style>
  <w:style w:type="numbering" w:customStyle="1" w:styleId="NoList1">
    <w:name w:val="No List1"/>
    <w:next w:val="a2"/>
    <w:semiHidden/>
    <w:rsid w:val="000206FA"/>
  </w:style>
  <w:style w:type="paragraph" w:styleId="a9">
    <w:name w:val="Body Text"/>
    <w:basedOn w:val="a"/>
    <w:link w:val="aa"/>
    <w:rsid w:val="000206FA"/>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0206FA"/>
    <w:rPr>
      <w:rFonts w:ascii="Times New Roman" w:eastAsia="Times New Roman" w:hAnsi="Times New Roman" w:cs="David"/>
      <w:sz w:val="20"/>
      <w:szCs w:val="24"/>
      <w:lang w:eastAsia="he-IL"/>
    </w:rPr>
  </w:style>
  <w:style w:type="paragraph" w:styleId="ab">
    <w:name w:val="Title"/>
    <w:basedOn w:val="a"/>
    <w:link w:val="ac"/>
    <w:qFormat/>
    <w:rsid w:val="000206FA"/>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0206FA"/>
    <w:rPr>
      <w:rFonts w:ascii="Times New Roman" w:eastAsia="Times New Roman" w:hAnsi="Times New Roman" w:cs="David"/>
      <w:bCs/>
      <w:i/>
      <w:iCs/>
      <w:sz w:val="32"/>
      <w:szCs w:val="32"/>
      <w:u w:val="single"/>
      <w:lang w:eastAsia="he-IL"/>
    </w:rPr>
  </w:style>
  <w:style w:type="character" w:styleId="ad">
    <w:name w:val="page number"/>
    <w:basedOn w:val="a0"/>
    <w:rsid w:val="000206FA"/>
  </w:style>
  <w:style w:type="paragraph" w:styleId="ae">
    <w:name w:val="Block Text"/>
    <w:basedOn w:val="a"/>
    <w:rsid w:val="000206FA"/>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1">
    <w:name w:val="חתימה1"/>
    <w:basedOn w:val="a"/>
    <w:rsid w:val="000206FA"/>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0206FA"/>
    <w:pPr>
      <w:ind w:left="540" w:hanging="540"/>
    </w:pPr>
    <w:rPr>
      <w:szCs w:val="22"/>
    </w:rPr>
  </w:style>
  <w:style w:type="paragraph" w:customStyle="1" w:styleId="af0">
    <w:name w:val="חתימה קו אחד"/>
    <w:basedOn w:val="11"/>
    <w:rsid w:val="000206FA"/>
    <w:pPr>
      <w:tabs>
        <w:tab w:val="left" w:pos="2880"/>
        <w:tab w:val="left" w:pos="5220"/>
        <w:tab w:val="left" w:pos="7740"/>
      </w:tabs>
      <w:ind w:left="360"/>
    </w:pPr>
    <w:rPr>
      <w:sz w:val="22"/>
      <w:szCs w:val="22"/>
    </w:rPr>
  </w:style>
  <w:style w:type="paragraph" w:customStyle="1" w:styleId="12">
    <w:name w:val="חתימה קו 1 נקודות"/>
    <w:basedOn w:val="1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0206FA"/>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0206FA"/>
    <w:rPr>
      <w:rFonts w:ascii="Tahoma" w:eastAsia="Times New Roman" w:hAnsi="Tahoma" w:cs="Tahoma"/>
      <w:sz w:val="16"/>
      <w:szCs w:val="16"/>
      <w:lang w:eastAsia="he-IL"/>
    </w:rPr>
  </w:style>
  <w:style w:type="paragraph" w:customStyle="1" w:styleId="BodyTextIndent1">
    <w:name w:val="Body Text Indent1"/>
    <w:basedOn w:val="a"/>
    <w:rsid w:val="000206FA"/>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af3">
    <w:name w:val="List Paragraph"/>
    <w:basedOn w:val="a"/>
    <w:uiPriority w:val="34"/>
    <w:qFormat/>
    <w:rsid w:val="000206FA"/>
    <w:pPr>
      <w:spacing w:before="0" w:beforeAutospacing="0" w:after="0" w:afterAutospacing="0" w:line="360" w:lineRule="auto"/>
      <w:ind w:left="720"/>
      <w:jc w:val="both"/>
    </w:pPr>
    <w:rPr>
      <w:rFonts w:ascii="Times New Roman" w:eastAsia="Times New Roman" w:hAnsi="Times New Roman" w:cs="David"/>
      <w:sz w:val="25"/>
      <w:szCs w:val="25"/>
    </w:rPr>
  </w:style>
  <w:style w:type="paragraph" w:styleId="af4">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a"/>
    <w:next w:val="a"/>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0206FA"/>
    <w:rPr>
      <w:rFonts w:cs="Times New Roman"/>
    </w:rPr>
  </w:style>
  <w:style w:type="paragraph" w:styleId="31">
    <w:name w:val="Body Text Indent 3"/>
    <w:basedOn w:val="a"/>
    <w:link w:val="32"/>
    <w:rsid w:val="000206FA"/>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0206FA"/>
    <w:rPr>
      <w:rFonts w:ascii="Times New Roman" w:eastAsia="Times New Roman" w:hAnsi="Times New Roman" w:cs="David"/>
      <w:sz w:val="24"/>
      <w:szCs w:val="24"/>
      <w:lang w:eastAsia="he-IL"/>
    </w:rPr>
  </w:style>
  <w:style w:type="paragraph" w:styleId="21">
    <w:name w:val="Body Text Indent 2"/>
    <w:basedOn w:val="a"/>
    <w:link w:val="22"/>
    <w:rsid w:val="000206FA"/>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0206FA"/>
    <w:rPr>
      <w:rFonts w:ascii="Times New Roman" w:eastAsia="Times New Roman" w:hAnsi="Times New Roman" w:cs="David"/>
      <w:sz w:val="20"/>
      <w:szCs w:val="24"/>
      <w:lang w:eastAsia="he-IL"/>
    </w:rPr>
  </w:style>
  <w:style w:type="paragraph" w:customStyle="1" w:styleId="af5">
    <w:name w:val="סגנון"/>
    <w:basedOn w:val="a"/>
    <w:next w:val="ae"/>
    <w:rsid w:val="000206FA"/>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6">
    <w:name w:val="Document Map"/>
    <w:basedOn w:val="a"/>
    <w:link w:val="af7"/>
    <w:rsid w:val="000206FA"/>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7">
    <w:name w:val="מפת מסמך תו"/>
    <w:basedOn w:val="a0"/>
    <w:link w:val="af6"/>
    <w:rsid w:val="000206FA"/>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 Field"/>
    <w:basedOn w:val="a5"/>
    <w:link w:val="AutoFieldChar"/>
    <w:qFormat/>
    <w:rsid w:val="00DA7212"/>
    <w:pPr>
      <w:spacing w:before="100" w:after="100"/>
    </w:pPr>
    <w:rPr>
      <w:rFonts w:ascii="David" w:hAnsi="David" w:cs="David"/>
      <w:color w:val="00B050"/>
      <w:sz w:val="20"/>
      <w:szCs w:val="24"/>
    </w:rPr>
  </w:style>
  <w:style w:type="character" w:customStyle="1" w:styleId="AutoFieldChar">
    <w:name w:val="Auto Field Char"/>
    <w:basedOn w:val="a6"/>
    <w:link w:val="AutoField"/>
    <w:rsid w:val="00DA7212"/>
    <w:rPr>
      <w:rFonts w:ascii="David" w:hAnsi="David" w:cs="David"/>
      <w:color w:val="00B050"/>
      <w:sz w:val="20"/>
      <w:szCs w:val="24"/>
    </w:rPr>
  </w:style>
  <w:style w:type="table" w:customStyle="1" w:styleId="13">
    <w:name w:val="רשת טבלה1"/>
    <w:basedOn w:val="a1"/>
    <w:next w:val="a8"/>
    <w:rsid w:val="002D6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היסט_כפול"/>
    <w:basedOn w:val="a"/>
    <w:rsid w:val="00934B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58662A0C68A4F8EB7E57EB74DB5DCD3"/>
        <w:category>
          <w:name w:val="General"/>
          <w:gallery w:val="placeholder"/>
        </w:category>
        <w:types>
          <w:type w:val="bbPlcHdr"/>
        </w:types>
        <w:behaviors>
          <w:behavior w:val="content"/>
        </w:behaviors>
        <w:guid w:val="{1F1BFA2B-EAF6-401F-9B95-83BAC05CF6AA}"/>
      </w:docPartPr>
      <w:docPartBody>
        <w:p w:rsidR="006F4A8A" w:rsidRDefault="0070190C">
          <w:r w:rsidRPr="00747ED4">
            <w:rPr>
              <w:rStyle w:val="a3"/>
              <w:rtl/>
            </w:rPr>
            <w:t>[תאריך חתימת חוזה]</w:t>
          </w:r>
        </w:p>
      </w:docPartBody>
    </w:docPart>
    <w:docPart>
      <w:docPartPr>
        <w:name w:val="6E59DC50D24543F9AD16B73B862D0E64"/>
        <w:category>
          <w:name w:val="General"/>
          <w:gallery w:val="placeholder"/>
        </w:category>
        <w:types>
          <w:type w:val="bbPlcHdr"/>
        </w:types>
        <w:behaviors>
          <w:behavior w:val="content"/>
        </w:behaviors>
        <w:guid w:val="{E3B1EB76-3325-4B55-8978-C331CD7849F0}"/>
      </w:docPartPr>
      <w:docPartBody>
        <w:p w:rsidR="006F4A8A" w:rsidRDefault="0070190C">
          <w:r w:rsidRPr="00747ED4">
            <w:rPr>
              <w:rStyle w:val="a3"/>
              <w:rtl/>
            </w:rPr>
            <w:t>[צד א בחוזה]</w:t>
          </w:r>
        </w:p>
      </w:docPartBody>
    </w:docPart>
    <w:docPart>
      <w:docPartPr>
        <w:name w:val="EA272880C9ED4B57B35E658D3A2C26C3"/>
        <w:category>
          <w:name w:val="General"/>
          <w:gallery w:val="placeholder"/>
        </w:category>
        <w:types>
          <w:type w:val="bbPlcHdr"/>
        </w:types>
        <w:behaviors>
          <w:behavior w:val="content"/>
        </w:behaviors>
        <w:guid w:val="{203C5BAB-C41A-4ED0-8DD9-2D1BC7DC51EB}"/>
      </w:docPartPr>
      <w:docPartBody>
        <w:p w:rsidR="006F4A8A" w:rsidRDefault="0070190C">
          <w:r w:rsidRPr="00747ED4">
            <w:rPr>
              <w:rStyle w:val="a3"/>
              <w:rtl/>
            </w:rPr>
            <w:t>[צדדים נוספים]</w:t>
          </w:r>
        </w:p>
      </w:docPartBody>
    </w:docPart>
    <w:docPart>
      <w:docPartPr>
        <w:name w:val="54CE4BCAAE454EE89892F98A6DF38AE1"/>
        <w:category>
          <w:name w:val="כללי"/>
          <w:gallery w:val="placeholder"/>
        </w:category>
        <w:types>
          <w:type w:val="bbPlcHdr"/>
        </w:types>
        <w:behaviors>
          <w:behavior w:val="content"/>
        </w:behaviors>
        <w:guid w:val="{65A6F276-71F5-4A77-91B8-C84D70E7EA8A}"/>
      </w:docPartPr>
      <w:docPartBody>
        <w:p w:rsidR="00902BE3" w:rsidRDefault="00902BE3" w:rsidP="00902BE3">
          <w:pPr>
            <w:pStyle w:val="54CE4BCAAE454EE89892F98A6DF38AE1"/>
          </w:pPr>
          <w:r w:rsidRPr="00D747D8">
            <w:rPr>
              <w:rStyle w:val="a3"/>
              <w:rtl/>
            </w:rPr>
            <w:t>[שם הפרויקט]</w:t>
          </w:r>
        </w:p>
      </w:docPartBody>
    </w:docPart>
    <w:docPart>
      <w:docPartPr>
        <w:name w:val="4119A7120D0A469AB24BC492F9E736DC"/>
        <w:category>
          <w:name w:val="כללי"/>
          <w:gallery w:val="placeholder"/>
        </w:category>
        <w:types>
          <w:type w:val="bbPlcHdr"/>
        </w:types>
        <w:behaviors>
          <w:behavior w:val="content"/>
        </w:behaviors>
        <w:guid w:val="{C846CCF2-9CB6-46A4-BA62-4B304355C13D}"/>
      </w:docPartPr>
      <w:docPartBody>
        <w:p w:rsidR="00902BE3" w:rsidRDefault="00902BE3" w:rsidP="00902BE3">
          <w:pPr>
            <w:pStyle w:val="4119A7120D0A469AB24BC492F9E736DC"/>
          </w:pPr>
          <w:r w:rsidRPr="00D747D8">
            <w:rPr>
              <w:rStyle w:val="a3"/>
              <w:rtl/>
            </w:rPr>
            <w:t>[שם אתר]</w:t>
          </w:r>
        </w:p>
      </w:docPartBody>
    </w:docPart>
    <w:docPart>
      <w:docPartPr>
        <w:name w:val="E785B01DA0A849F6B937B3A21974C3B8"/>
        <w:category>
          <w:name w:val="כללי"/>
          <w:gallery w:val="placeholder"/>
        </w:category>
        <w:types>
          <w:type w:val="bbPlcHdr"/>
        </w:types>
        <w:behaviors>
          <w:behavior w:val="content"/>
        </w:behaviors>
        <w:guid w:val="{C00AB597-6D46-4427-9E55-9FECA30A2AA7}"/>
      </w:docPartPr>
      <w:docPartBody>
        <w:p w:rsidR="00902BE3" w:rsidRDefault="00902BE3" w:rsidP="00902BE3">
          <w:pPr>
            <w:pStyle w:val="E785B01DA0A849F6B937B3A21974C3B8"/>
          </w:pPr>
          <w:r w:rsidRPr="003059F5">
            <w:rPr>
              <w:rStyle w:val="a3"/>
              <w:rtl/>
            </w:rPr>
            <w:t>[רשות מקומית]</w:t>
          </w:r>
        </w:p>
      </w:docPartBody>
    </w:docPart>
    <w:docPart>
      <w:docPartPr>
        <w:name w:val="0341A877627D42C088AE6461DEB72CBB"/>
        <w:category>
          <w:name w:val="כללי"/>
          <w:gallery w:val="placeholder"/>
        </w:category>
        <w:types>
          <w:type w:val="bbPlcHdr"/>
        </w:types>
        <w:behaviors>
          <w:behavior w:val="content"/>
        </w:behaviors>
        <w:guid w:val="{1101ED52-C36C-4175-995A-3F90BB96FDD7}"/>
      </w:docPartPr>
      <w:docPartBody>
        <w:p w:rsidR="00902BE3" w:rsidRDefault="00902BE3" w:rsidP="00902BE3">
          <w:pPr>
            <w:pStyle w:val="0341A877627D42C088AE6461DEB72CBB"/>
          </w:pPr>
          <w:r w:rsidRPr="003059F5">
            <w:rPr>
              <w:rStyle w:val="a3"/>
              <w:rtl/>
            </w:rPr>
            <w:t>[שם אתר]</w:t>
          </w:r>
        </w:p>
      </w:docPartBody>
    </w:docPart>
    <w:docPart>
      <w:docPartPr>
        <w:name w:val="FCDCEC09241D408AB14BFB8F5571F686"/>
        <w:category>
          <w:name w:val="כללי"/>
          <w:gallery w:val="placeholder"/>
        </w:category>
        <w:types>
          <w:type w:val="bbPlcHdr"/>
        </w:types>
        <w:behaviors>
          <w:behavior w:val="content"/>
        </w:behaviors>
        <w:guid w:val="{F131AE4E-D840-42D5-981B-83103CCDDE93}"/>
      </w:docPartPr>
      <w:docPartBody>
        <w:p w:rsidR="00902BE3" w:rsidRDefault="00902BE3" w:rsidP="00902BE3">
          <w:pPr>
            <w:pStyle w:val="FCDCEC09241D408AB14BFB8F5571F686"/>
          </w:pPr>
          <w:r w:rsidRPr="003059F5">
            <w:rPr>
              <w:rStyle w:val="a3"/>
              <w:rtl/>
            </w:rPr>
            <w:t>[שם הפרויקט]</w:t>
          </w:r>
        </w:p>
      </w:docPartBody>
    </w:docPart>
    <w:docPart>
      <w:docPartPr>
        <w:name w:val="5BF16C7DABDF46969C169C4E32281F7B"/>
        <w:category>
          <w:name w:val="כללי"/>
          <w:gallery w:val="placeholder"/>
        </w:category>
        <w:types>
          <w:type w:val="bbPlcHdr"/>
        </w:types>
        <w:behaviors>
          <w:behavior w:val="content"/>
        </w:behaviors>
        <w:guid w:val="{40FC85CE-12A9-4A45-B6B3-81C176DEB113}"/>
      </w:docPartPr>
      <w:docPartBody>
        <w:p w:rsidR="00902BE3" w:rsidRDefault="00902BE3" w:rsidP="00902BE3">
          <w:pPr>
            <w:pStyle w:val="5BF16C7DABDF46969C169C4E32281F7B"/>
          </w:pPr>
          <w:r w:rsidRPr="003059F5">
            <w:rPr>
              <w:rStyle w:val="a3"/>
              <w:rtl/>
            </w:rPr>
            <w:t>[שדה נוסף 2]</w:t>
          </w:r>
        </w:p>
      </w:docPartBody>
    </w:docPart>
    <w:docPart>
      <w:docPartPr>
        <w:name w:val="62C3FA2D771A41698EE281C8F6E673E8"/>
        <w:category>
          <w:name w:val="כללי"/>
          <w:gallery w:val="placeholder"/>
        </w:category>
        <w:types>
          <w:type w:val="bbPlcHdr"/>
        </w:types>
        <w:behaviors>
          <w:behavior w:val="content"/>
        </w:behaviors>
        <w:guid w:val="{98D98D60-784E-4A53-81C0-B43598001730}"/>
      </w:docPartPr>
      <w:docPartBody>
        <w:p w:rsidR="00902BE3" w:rsidRDefault="00902BE3" w:rsidP="00902BE3">
          <w:pPr>
            <w:pStyle w:val="62C3FA2D771A41698EE281C8F6E673E8"/>
          </w:pPr>
          <w:r w:rsidRPr="003059F5">
            <w:rPr>
              <w:rStyle w:val="a3"/>
              <w:rtl/>
            </w:rPr>
            <w:t>[שדה נוסף 1]</w:t>
          </w:r>
        </w:p>
      </w:docPartBody>
    </w:docPart>
    <w:docPart>
      <w:docPartPr>
        <w:name w:val="CE83494C61044EEE8D2F651FA2729D98"/>
        <w:category>
          <w:name w:val="כללי"/>
          <w:gallery w:val="placeholder"/>
        </w:category>
        <w:types>
          <w:type w:val="bbPlcHdr"/>
        </w:types>
        <w:behaviors>
          <w:behavior w:val="content"/>
        </w:behaviors>
        <w:guid w:val="{5701D150-0AA8-46AF-B978-A82858D83AA9}"/>
      </w:docPartPr>
      <w:docPartBody>
        <w:p w:rsidR="00902BE3" w:rsidRDefault="00902BE3" w:rsidP="00902BE3">
          <w:pPr>
            <w:pStyle w:val="CE83494C61044EEE8D2F651FA2729D98"/>
          </w:pPr>
          <w:r w:rsidRPr="003059F5">
            <w:rPr>
              <w:rStyle w:val="a3"/>
              <w:rtl/>
            </w:rPr>
            <w:t>[רשות מקומית]</w:t>
          </w:r>
        </w:p>
      </w:docPartBody>
    </w:docPart>
    <w:docPart>
      <w:docPartPr>
        <w:name w:val="10D312349E6A44ADB1A04475284893B4"/>
        <w:category>
          <w:name w:val="כללי"/>
          <w:gallery w:val="placeholder"/>
        </w:category>
        <w:types>
          <w:type w:val="bbPlcHdr"/>
        </w:types>
        <w:behaviors>
          <w:behavior w:val="content"/>
        </w:behaviors>
        <w:guid w:val="{4D6C4F44-0607-48A0-A7D1-AFDA8A22A755}"/>
      </w:docPartPr>
      <w:docPartBody>
        <w:p w:rsidR="00902BE3" w:rsidRDefault="00902BE3" w:rsidP="00902BE3">
          <w:pPr>
            <w:pStyle w:val="10D312349E6A44ADB1A04475284893B4"/>
          </w:pPr>
          <w:r w:rsidRPr="003059F5">
            <w:rPr>
              <w:rStyle w:val="a3"/>
              <w:rtl/>
            </w:rPr>
            <w:t>[שדה נוסף 3]</w:t>
          </w:r>
        </w:p>
      </w:docPartBody>
    </w:docPart>
    <w:docPart>
      <w:docPartPr>
        <w:name w:val="ECCED75E53C643AAB12C0FFF90B716F0"/>
        <w:category>
          <w:name w:val="כללי"/>
          <w:gallery w:val="placeholder"/>
        </w:category>
        <w:types>
          <w:type w:val="bbPlcHdr"/>
        </w:types>
        <w:behaviors>
          <w:behavior w:val="content"/>
        </w:behaviors>
        <w:guid w:val="{2D8D8DAB-D039-4AC8-B194-335707E6F580}"/>
      </w:docPartPr>
      <w:docPartBody>
        <w:p w:rsidR="00902BE3" w:rsidRDefault="00902BE3" w:rsidP="00902BE3">
          <w:pPr>
            <w:pStyle w:val="ECCED75E53C643AAB12C0FFF90B716F0"/>
          </w:pPr>
          <w:r w:rsidRPr="003059F5">
            <w:rPr>
              <w:rStyle w:val="a3"/>
              <w:rtl/>
            </w:rPr>
            <w:t>[שדה נוסף 4]</w:t>
          </w:r>
        </w:p>
      </w:docPartBody>
    </w:docPart>
    <w:docPart>
      <w:docPartPr>
        <w:name w:val="5F962C4BBAD3498BA4AFB5112C698CCE"/>
        <w:category>
          <w:name w:val="כללי"/>
          <w:gallery w:val="placeholder"/>
        </w:category>
        <w:types>
          <w:type w:val="bbPlcHdr"/>
        </w:types>
        <w:behaviors>
          <w:behavior w:val="content"/>
        </w:behaviors>
        <w:guid w:val="{68FC9931-3BA1-48B3-94D3-2C3C0F301E19}"/>
      </w:docPartPr>
      <w:docPartBody>
        <w:p w:rsidR="00902BE3" w:rsidRDefault="00902BE3" w:rsidP="00902BE3">
          <w:pPr>
            <w:pStyle w:val="5F962C4BBAD3498BA4AFB5112C698CCE"/>
          </w:pPr>
          <w:r w:rsidRPr="003059F5">
            <w:rPr>
              <w:rStyle w:val="a3"/>
              <w:rtl/>
            </w:rPr>
            <w:t>[שדה נוסף 5]</w:t>
          </w:r>
        </w:p>
      </w:docPartBody>
    </w:docPart>
    <w:docPart>
      <w:docPartPr>
        <w:name w:val="369DA6C4C6D24BC1B4F422D7ACE96D19"/>
        <w:category>
          <w:name w:val="כללי"/>
          <w:gallery w:val="placeholder"/>
        </w:category>
        <w:types>
          <w:type w:val="bbPlcHdr"/>
        </w:types>
        <w:behaviors>
          <w:behavior w:val="content"/>
        </w:behaviors>
        <w:guid w:val="{5A5DAD1E-C523-44F5-B99E-CF3F19918F9F}"/>
      </w:docPartPr>
      <w:docPartBody>
        <w:p w:rsidR="00902BE3" w:rsidRDefault="00902BE3" w:rsidP="00902BE3">
          <w:pPr>
            <w:pStyle w:val="369DA6C4C6D24BC1B4F422D7ACE96D19"/>
          </w:pPr>
          <w:r w:rsidRPr="003059F5">
            <w:rPr>
              <w:rStyle w:val="a3"/>
              <w:rtl/>
            </w:rPr>
            <w:t>[שדה נוסף 6]</w:t>
          </w:r>
        </w:p>
      </w:docPartBody>
    </w:docPart>
    <w:docPart>
      <w:docPartPr>
        <w:name w:val="40D4E63BFBBC431DA1ECDC4E5032B0ED"/>
        <w:category>
          <w:name w:val="כללי"/>
          <w:gallery w:val="placeholder"/>
        </w:category>
        <w:types>
          <w:type w:val="bbPlcHdr"/>
        </w:types>
        <w:behaviors>
          <w:behavior w:val="content"/>
        </w:behaviors>
        <w:guid w:val="{7055A721-ABF9-44B9-ABF9-435A0552BBC3}"/>
      </w:docPartPr>
      <w:docPartBody>
        <w:p w:rsidR="00902BE3" w:rsidRDefault="00902BE3" w:rsidP="00902BE3">
          <w:pPr>
            <w:pStyle w:val="40D4E63BFBBC431DA1ECDC4E5032B0ED"/>
          </w:pPr>
          <w:r w:rsidRPr="003059F5">
            <w:rPr>
              <w:rStyle w:val="a3"/>
              <w:rtl/>
            </w:rPr>
            <w:t>[אחוז השתתפות צד א]</w:t>
          </w:r>
        </w:p>
      </w:docPartBody>
    </w:docPart>
    <w:docPart>
      <w:docPartPr>
        <w:name w:val="A681F84BCE9D449491EB1F0082676F19"/>
        <w:category>
          <w:name w:val="כללי"/>
          <w:gallery w:val="placeholder"/>
        </w:category>
        <w:types>
          <w:type w:val="bbPlcHdr"/>
        </w:types>
        <w:behaviors>
          <w:behavior w:val="content"/>
        </w:behaviors>
        <w:guid w:val="{6433E67F-DC1E-4294-9DC3-FF36B43B2679}"/>
      </w:docPartPr>
      <w:docPartBody>
        <w:p w:rsidR="003810F5" w:rsidRDefault="00902BE3" w:rsidP="00902BE3">
          <w:pPr>
            <w:pStyle w:val="A681F84BCE9D449491EB1F0082676F19"/>
          </w:pPr>
          <w:r w:rsidRPr="00064388">
            <w:rPr>
              <w:rStyle w:val="a3"/>
              <w:rtl/>
            </w:rPr>
            <w:t>[סוג מדד כותרת]</w:t>
          </w:r>
        </w:p>
      </w:docPartBody>
    </w:docPart>
    <w:docPart>
      <w:docPartPr>
        <w:name w:val="4B9B43CBCB26466C9901932C2B80E33E"/>
        <w:category>
          <w:name w:val="כללי"/>
          <w:gallery w:val="placeholder"/>
        </w:category>
        <w:types>
          <w:type w:val="bbPlcHdr"/>
        </w:types>
        <w:behaviors>
          <w:behavior w:val="content"/>
        </w:behaviors>
        <w:guid w:val="{60AD4465-D93D-4F68-A687-A529065AFD05}"/>
      </w:docPartPr>
      <w:docPartBody>
        <w:p w:rsidR="003810F5" w:rsidRDefault="00902BE3" w:rsidP="00902BE3">
          <w:pPr>
            <w:pStyle w:val="4B9B43CBCB26466C9901932C2B80E33E"/>
          </w:pPr>
          <w:r w:rsidRPr="00033B28">
            <w:rPr>
              <w:rStyle w:val="a3"/>
              <w:rtl/>
            </w:rPr>
            <w:t>[מדד בגין/ידוע - כותרת]</w:t>
          </w:r>
        </w:p>
      </w:docPartBody>
    </w:docPart>
    <w:docPart>
      <w:docPartPr>
        <w:name w:val="E86EB5169884497E86CDDEBE8B4376DE"/>
        <w:category>
          <w:name w:val="כללי"/>
          <w:gallery w:val="placeholder"/>
        </w:category>
        <w:types>
          <w:type w:val="bbPlcHdr"/>
        </w:types>
        <w:behaviors>
          <w:behavior w:val="content"/>
        </w:behaviors>
        <w:guid w:val="{8F4D83BB-809D-4DE7-BDE9-88D8BAAFD703}"/>
      </w:docPartPr>
      <w:docPartBody>
        <w:p w:rsidR="003810F5" w:rsidRDefault="00902BE3" w:rsidP="00902BE3">
          <w:pPr>
            <w:pStyle w:val="E86EB5169884497E86CDDEBE8B4376DE"/>
          </w:pPr>
          <w:r w:rsidRPr="003059F5">
            <w:rPr>
              <w:rStyle w:val="a3"/>
              <w:rtl/>
            </w:rPr>
            <w:t>[מדד בסיס]</w:t>
          </w:r>
        </w:p>
      </w:docPartBody>
    </w:docPart>
    <w:docPart>
      <w:docPartPr>
        <w:name w:val="69EF9B0F66D847C0AF204DD9F338A87B"/>
        <w:category>
          <w:name w:val="כללי"/>
          <w:gallery w:val="placeholder"/>
        </w:category>
        <w:types>
          <w:type w:val="bbPlcHdr"/>
        </w:types>
        <w:behaviors>
          <w:behavior w:val="content"/>
        </w:behaviors>
        <w:guid w:val="{B829C35B-F290-4519-A13C-41C2B332FC6A}"/>
      </w:docPartPr>
      <w:docPartBody>
        <w:p w:rsidR="003810F5" w:rsidRDefault="00902BE3" w:rsidP="00902BE3">
          <w:pPr>
            <w:pStyle w:val="69EF9B0F66D847C0AF204DD9F338A87B"/>
          </w:pPr>
          <w:r w:rsidRPr="003059F5">
            <w:rPr>
              <w:rStyle w:val="a3"/>
              <w:rtl/>
            </w:rPr>
            <w:t>[נקודות מדד]</w:t>
          </w:r>
        </w:p>
      </w:docPartBody>
    </w:docPart>
    <w:docPart>
      <w:docPartPr>
        <w:name w:val="BBFCF8D655BF4FEEAF143838EA6AD8FB"/>
        <w:category>
          <w:name w:val="כללי"/>
          <w:gallery w:val="placeholder"/>
        </w:category>
        <w:types>
          <w:type w:val="bbPlcHdr"/>
        </w:types>
        <w:behaviors>
          <w:behavior w:val="content"/>
        </w:behaviors>
        <w:guid w:val="{2EBAC3F2-AE37-4E2E-A6F7-7143C57264CA}"/>
      </w:docPartPr>
      <w:docPartBody>
        <w:p w:rsidR="003810F5" w:rsidRDefault="00902BE3" w:rsidP="00902BE3">
          <w:pPr>
            <w:pStyle w:val="BBFCF8D655BF4FEEAF143838EA6AD8FB"/>
          </w:pPr>
          <w:r w:rsidRPr="003059F5">
            <w:rPr>
              <w:rStyle w:val="a3"/>
              <w:rtl/>
            </w:rPr>
            <w:t>[תאריך חתימת חוזה]</w:t>
          </w:r>
        </w:p>
      </w:docPartBody>
    </w:docPart>
    <w:docPart>
      <w:docPartPr>
        <w:name w:val="FEA68354248D421B8596D019CE5999F5"/>
        <w:category>
          <w:name w:val="כללי"/>
          <w:gallery w:val="placeholder"/>
        </w:category>
        <w:types>
          <w:type w:val="bbPlcHdr"/>
        </w:types>
        <w:behaviors>
          <w:behavior w:val="content"/>
        </w:behaviors>
        <w:guid w:val="{BB19D382-9495-4740-8E15-50E41464878D}"/>
      </w:docPartPr>
      <w:docPartBody>
        <w:p w:rsidR="003810F5" w:rsidRDefault="00902BE3" w:rsidP="00902BE3">
          <w:pPr>
            <w:pStyle w:val="FEA68354248D421B8596D019CE5999F5"/>
          </w:pPr>
          <w:r w:rsidRPr="0027244C">
            <w:rPr>
              <w:rStyle w:val="a3"/>
              <w:rtl/>
            </w:rPr>
            <w:t>[צד א בחוזה]</w:t>
          </w:r>
        </w:p>
      </w:docPartBody>
    </w:docPart>
    <w:docPart>
      <w:docPartPr>
        <w:name w:val="0FC6DD7B63DE45CCABCB1B48F1D8913B"/>
        <w:category>
          <w:name w:val="כללי"/>
          <w:gallery w:val="placeholder"/>
        </w:category>
        <w:types>
          <w:type w:val="bbPlcHdr"/>
        </w:types>
        <w:behaviors>
          <w:behavior w:val="content"/>
        </w:behaviors>
        <w:guid w:val="{6B1E9B6A-7FFB-4D75-B71E-FF9E95289FC8}"/>
      </w:docPartPr>
      <w:docPartBody>
        <w:p w:rsidR="003810F5" w:rsidRDefault="00902BE3" w:rsidP="00902BE3">
          <w:pPr>
            <w:pStyle w:val="0FC6DD7B63DE45CCABCB1B48F1D8913B"/>
          </w:pPr>
          <w:r w:rsidRPr="003059F5">
            <w:rPr>
              <w:rStyle w:val="a3"/>
              <w:rtl/>
            </w:rPr>
            <w:t>[שם ספק]</w:t>
          </w:r>
        </w:p>
      </w:docPartBody>
    </w:docPart>
    <w:docPart>
      <w:docPartPr>
        <w:name w:val="1323F7BF279B4CC7B840EFA70F81644F"/>
        <w:category>
          <w:name w:val="כללי"/>
          <w:gallery w:val="placeholder"/>
        </w:category>
        <w:types>
          <w:type w:val="bbPlcHdr"/>
        </w:types>
        <w:behaviors>
          <w:behavior w:val="content"/>
        </w:behaviors>
        <w:guid w:val="{74E0F282-FFD4-4876-8B15-720D4A5DBB91}"/>
      </w:docPartPr>
      <w:docPartBody>
        <w:p w:rsidR="003810F5" w:rsidRDefault="00902BE3" w:rsidP="00902BE3">
          <w:pPr>
            <w:pStyle w:val="1323F7BF279B4CC7B840EFA70F81644F"/>
          </w:pPr>
          <w:r w:rsidRPr="003059F5">
            <w:rPr>
              <w:rStyle w:val="a3"/>
              <w:rtl/>
            </w:rPr>
            <w:t>[שם ספק]</w:t>
          </w:r>
        </w:p>
      </w:docPartBody>
    </w:docPart>
    <w:docPart>
      <w:docPartPr>
        <w:name w:val="9629D4CA78004BB7BA46CB8B1DDC8CE0"/>
        <w:category>
          <w:name w:val="כללי"/>
          <w:gallery w:val="placeholder"/>
        </w:category>
        <w:types>
          <w:type w:val="bbPlcHdr"/>
        </w:types>
        <w:behaviors>
          <w:behavior w:val="content"/>
        </w:behaviors>
        <w:guid w:val="{79A1E2E0-D58C-4F80-9255-6AB1BDE9743D}"/>
      </w:docPartPr>
      <w:docPartBody>
        <w:p w:rsidR="003810F5" w:rsidRDefault="00902BE3" w:rsidP="00902BE3">
          <w:pPr>
            <w:pStyle w:val="9629D4CA78004BB7BA46CB8B1DDC8CE0"/>
          </w:pPr>
          <w:r w:rsidRPr="003059F5">
            <w:rPr>
              <w:rStyle w:val="a3"/>
              <w:rtl/>
            </w:rPr>
            <w:t>[שם ספק]</w:t>
          </w:r>
        </w:p>
      </w:docPartBody>
    </w:docPart>
    <w:docPart>
      <w:docPartPr>
        <w:name w:val="97BD6481E8C843099B67AA1982D6D31E"/>
        <w:category>
          <w:name w:val="כללי"/>
          <w:gallery w:val="placeholder"/>
        </w:category>
        <w:types>
          <w:type w:val="bbPlcHdr"/>
        </w:types>
        <w:behaviors>
          <w:behavior w:val="content"/>
        </w:behaviors>
        <w:guid w:val="{9F627ED3-33C9-4FAB-9ED2-14AB5196B56D}"/>
      </w:docPartPr>
      <w:docPartBody>
        <w:p w:rsidR="003810F5" w:rsidRDefault="00902BE3" w:rsidP="00902BE3">
          <w:pPr>
            <w:pStyle w:val="97BD6481E8C843099B67AA1982D6D31E"/>
          </w:pPr>
          <w:r w:rsidRPr="003059F5">
            <w:rPr>
              <w:rStyle w:val="a3"/>
              <w:rtl/>
            </w:rPr>
            <w:t>[שם ספק]</w:t>
          </w:r>
        </w:p>
      </w:docPartBody>
    </w:docPart>
    <w:docPart>
      <w:docPartPr>
        <w:name w:val="0FB7E113AB764CD8801250DA81D880D3"/>
        <w:category>
          <w:name w:val="כללי"/>
          <w:gallery w:val="placeholder"/>
        </w:category>
        <w:types>
          <w:type w:val="bbPlcHdr"/>
        </w:types>
        <w:behaviors>
          <w:behavior w:val="content"/>
        </w:behaviors>
        <w:guid w:val="{ED98A395-93A1-44F5-8E09-35932E7F00E6}"/>
      </w:docPartPr>
      <w:docPartBody>
        <w:p w:rsidR="003810F5" w:rsidRDefault="00902BE3" w:rsidP="00902BE3">
          <w:pPr>
            <w:pStyle w:val="0FB7E113AB764CD8801250DA81D880D3"/>
          </w:pPr>
          <w:r w:rsidRPr="003059F5">
            <w:rPr>
              <w:rStyle w:val="a3"/>
              <w:rtl/>
            </w:rPr>
            <w:t>[תבנית חוזה]</w:t>
          </w:r>
        </w:p>
      </w:docPartBody>
    </w:docPart>
    <w:docPart>
      <w:docPartPr>
        <w:name w:val="DCCFBFB0E3E14213B27978DC374459C9"/>
        <w:category>
          <w:name w:val="כללי"/>
          <w:gallery w:val="placeholder"/>
        </w:category>
        <w:types>
          <w:type w:val="bbPlcHdr"/>
        </w:types>
        <w:behaviors>
          <w:behavior w:val="content"/>
        </w:behaviors>
        <w:guid w:val="{FD746391-1097-4570-ACC3-BD8EA064E9DB}"/>
      </w:docPartPr>
      <w:docPartBody>
        <w:p w:rsidR="003810F5" w:rsidRDefault="00902BE3" w:rsidP="00902BE3">
          <w:pPr>
            <w:pStyle w:val="DCCFBFB0E3E14213B27978DC374459C9"/>
          </w:pPr>
          <w:r w:rsidRPr="009D00D7">
            <w:rPr>
              <w:rStyle w:val="a3"/>
              <w:rtl/>
            </w:rPr>
            <w:t>[שם הפרויקט]</w:t>
          </w:r>
        </w:p>
      </w:docPartBody>
    </w:docPart>
    <w:docPart>
      <w:docPartPr>
        <w:name w:val="13DDAF2314B643229EDFFF13627213BA"/>
        <w:category>
          <w:name w:val="כללי"/>
          <w:gallery w:val="placeholder"/>
        </w:category>
        <w:types>
          <w:type w:val="bbPlcHdr"/>
        </w:types>
        <w:behaviors>
          <w:behavior w:val="content"/>
        </w:behaviors>
        <w:guid w:val="{99F29997-E5FE-4927-A502-33C821EA441A}"/>
      </w:docPartPr>
      <w:docPartBody>
        <w:p w:rsidR="003810F5" w:rsidRDefault="00902BE3" w:rsidP="00902BE3">
          <w:pPr>
            <w:pStyle w:val="13DDAF2314B643229EDFFF13627213BA"/>
          </w:pPr>
          <w:r w:rsidRPr="003059F5">
            <w:rPr>
              <w:rStyle w:val="a3"/>
              <w:rtl/>
            </w:rPr>
            <w:t>[שם ספק]</w:t>
          </w:r>
        </w:p>
      </w:docPartBody>
    </w:docPart>
    <w:docPart>
      <w:docPartPr>
        <w:name w:val="82D25C4E9AD34BBA9F8ECD6AD85C7C4D"/>
        <w:category>
          <w:name w:val="כללי"/>
          <w:gallery w:val="placeholder"/>
        </w:category>
        <w:types>
          <w:type w:val="bbPlcHdr"/>
        </w:types>
        <w:behaviors>
          <w:behavior w:val="content"/>
        </w:behaviors>
        <w:guid w:val="{C110AA61-3C87-412F-97E3-52C80712F2D5}"/>
      </w:docPartPr>
      <w:docPartBody>
        <w:p w:rsidR="003810F5" w:rsidRDefault="00902BE3" w:rsidP="00902BE3">
          <w:pPr>
            <w:pStyle w:val="82D25C4E9AD34BBA9F8ECD6AD85C7C4D"/>
          </w:pPr>
          <w:r w:rsidRPr="003059F5">
            <w:rPr>
              <w:rStyle w:val="a3"/>
              <w:rtl/>
            </w:rPr>
            <w:t>[שם ספק]</w:t>
          </w:r>
        </w:p>
      </w:docPartBody>
    </w:docPart>
    <w:docPart>
      <w:docPartPr>
        <w:name w:val="2752017A65CD4DD5B879B54B76738EFB"/>
        <w:category>
          <w:name w:val="כללי"/>
          <w:gallery w:val="placeholder"/>
        </w:category>
        <w:types>
          <w:type w:val="bbPlcHdr"/>
        </w:types>
        <w:behaviors>
          <w:behavior w:val="content"/>
        </w:behaviors>
        <w:guid w:val="{8E9615B1-43F5-470C-AF85-D144C1267F78}"/>
      </w:docPartPr>
      <w:docPartBody>
        <w:p w:rsidR="003810F5" w:rsidRDefault="00902BE3" w:rsidP="00902BE3">
          <w:pPr>
            <w:pStyle w:val="2752017A65CD4DD5B879B54B76738EFB"/>
          </w:pPr>
          <w:r w:rsidRPr="00C5438E">
            <w:rPr>
              <w:rStyle w:val="a3"/>
              <w:rtl/>
            </w:rPr>
            <w:t>[צד א בחוזה]</w:t>
          </w:r>
        </w:p>
      </w:docPartBody>
    </w:docPart>
    <w:docPart>
      <w:docPartPr>
        <w:name w:val="D6ADC633AC8B412DBE7712A1FB38CA63"/>
        <w:category>
          <w:name w:val="כללי"/>
          <w:gallery w:val="placeholder"/>
        </w:category>
        <w:types>
          <w:type w:val="bbPlcHdr"/>
        </w:types>
        <w:behaviors>
          <w:behavior w:val="content"/>
        </w:behaviors>
        <w:guid w:val="{150C9E0B-B8C1-479A-8471-7982849552D0}"/>
      </w:docPartPr>
      <w:docPartBody>
        <w:p w:rsidR="003810F5" w:rsidRDefault="00902BE3" w:rsidP="00902BE3">
          <w:pPr>
            <w:pStyle w:val="D6ADC633AC8B412DBE7712A1FB38CA63"/>
          </w:pPr>
          <w:r w:rsidRPr="003059F5">
            <w:rPr>
              <w:rStyle w:val="a3"/>
              <w:rtl/>
            </w:rPr>
            <w:t>[שם ספק]</w:t>
          </w:r>
        </w:p>
      </w:docPartBody>
    </w:docPart>
    <w:docPart>
      <w:docPartPr>
        <w:name w:val="A95947F459DD4AA0BD9318D7F7B7796C"/>
        <w:category>
          <w:name w:val="כללי"/>
          <w:gallery w:val="placeholder"/>
        </w:category>
        <w:types>
          <w:type w:val="bbPlcHdr"/>
        </w:types>
        <w:behaviors>
          <w:behavior w:val="content"/>
        </w:behaviors>
        <w:guid w:val="{BD5B4D5A-77B6-4AD8-992A-F9ECB24B666C}"/>
      </w:docPartPr>
      <w:docPartBody>
        <w:p w:rsidR="003810F5" w:rsidRDefault="00902BE3" w:rsidP="00902BE3">
          <w:pPr>
            <w:pStyle w:val="A95947F459DD4AA0BD9318D7F7B7796C"/>
          </w:pPr>
          <w:r w:rsidRPr="003059F5">
            <w:rPr>
              <w:rStyle w:val="a3"/>
              <w:rtl/>
            </w:rPr>
            <w:t>[שם אתר]</w:t>
          </w:r>
        </w:p>
      </w:docPartBody>
    </w:docPart>
    <w:docPart>
      <w:docPartPr>
        <w:name w:val="3F3AE75705CD4541B010EFD736AAD301"/>
        <w:category>
          <w:name w:val="כללי"/>
          <w:gallery w:val="placeholder"/>
        </w:category>
        <w:types>
          <w:type w:val="bbPlcHdr"/>
        </w:types>
        <w:behaviors>
          <w:behavior w:val="content"/>
        </w:behaviors>
        <w:guid w:val="{9B725BFF-B632-49DF-9215-412E126CC17B}"/>
      </w:docPartPr>
      <w:docPartBody>
        <w:p w:rsidR="003810F5" w:rsidRDefault="00902BE3" w:rsidP="00902BE3">
          <w:pPr>
            <w:pStyle w:val="3F3AE75705CD4541B010EFD736AAD301"/>
          </w:pPr>
          <w:r w:rsidRPr="003059F5">
            <w:rPr>
              <w:rStyle w:val="a3"/>
              <w:rtl/>
            </w:rPr>
            <w:t>[תיאור עבודה]</w:t>
          </w:r>
        </w:p>
      </w:docPartBody>
    </w:docPart>
    <w:docPart>
      <w:docPartPr>
        <w:name w:val="842091209CAE428896D5A2F8873FC77E"/>
        <w:category>
          <w:name w:val="כללי"/>
          <w:gallery w:val="placeholder"/>
        </w:category>
        <w:types>
          <w:type w:val="bbPlcHdr"/>
        </w:types>
        <w:behaviors>
          <w:behavior w:val="content"/>
        </w:behaviors>
        <w:guid w:val="{5467417E-F47A-44BC-884A-C2D7DE892EBA}"/>
      </w:docPartPr>
      <w:docPartBody>
        <w:p w:rsidR="003810F5" w:rsidRDefault="00902BE3" w:rsidP="00902BE3">
          <w:pPr>
            <w:pStyle w:val="842091209CAE428896D5A2F8873FC77E"/>
          </w:pPr>
          <w:r w:rsidRPr="0027244C">
            <w:rPr>
              <w:rStyle w:val="a3"/>
              <w:rtl/>
            </w:rPr>
            <w:t>[צד א בחוזה]</w:t>
          </w:r>
        </w:p>
      </w:docPartBody>
    </w:docPart>
    <w:docPart>
      <w:docPartPr>
        <w:name w:val="9102B150AFC241FE8DCE03C2E4370B14"/>
        <w:category>
          <w:name w:val="כללי"/>
          <w:gallery w:val="placeholder"/>
        </w:category>
        <w:types>
          <w:type w:val="bbPlcHdr"/>
        </w:types>
        <w:behaviors>
          <w:behavior w:val="content"/>
        </w:behaviors>
        <w:guid w:val="{BCD6A99E-FDE5-4BEF-AF9D-4DB1083FE368}"/>
      </w:docPartPr>
      <w:docPartBody>
        <w:p w:rsidR="003810F5" w:rsidRDefault="00902BE3" w:rsidP="00902BE3">
          <w:pPr>
            <w:pStyle w:val="9102B150AFC241FE8DCE03C2E4370B14"/>
          </w:pPr>
          <w:r w:rsidRPr="003059F5">
            <w:rPr>
              <w:rStyle w:val="a3"/>
              <w:rtl/>
            </w:rPr>
            <w:t>[שם אתר]</w:t>
          </w:r>
        </w:p>
      </w:docPartBody>
    </w:docPart>
    <w:docPart>
      <w:docPartPr>
        <w:name w:val="860BD776BB2042DDA2E2767DCE87F103"/>
        <w:category>
          <w:name w:val="כללי"/>
          <w:gallery w:val="placeholder"/>
        </w:category>
        <w:types>
          <w:type w:val="bbPlcHdr"/>
        </w:types>
        <w:behaviors>
          <w:behavior w:val="content"/>
        </w:behaviors>
        <w:guid w:val="{13F26C84-EB72-4D12-9035-BE3034E123C8}"/>
      </w:docPartPr>
      <w:docPartBody>
        <w:p w:rsidR="003810F5" w:rsidRDefault="00902BE3" w:rsidP="00902BE3">
          <w:pPr>
            <w:pStyle w:val="860BD776BB2042DDA2E2767DCE87F103"/>
          </w:pPr>
          <w:r w:rsidRPr="003059F5">
            <w:rPr>
              <w:rStyle w:val="a3"/>
              <w:rtl/>
            </w:rPr>
            <w:t>[תאריך חתימת חוזה]</w:t>
          </w:r>
        </w:p>
      </w:docPartBody>
    </w:docPart>
    <w:docPart>
      <w:docPartPr>
        <w:name w:val="20579797545D431A867D81A2BA3E2DC2"/>
        <w:category>
          <w:name w:val="כללי"/>
          <w:gallery w:val="placeholder"/>
        </w:category>
        <w:types>
          <w:type w:val="bbPlcHdr"/>
        </w:types>
        <w:behaviors>
          <w:behavior w:val="content"/>
        </w:behaviors>
        <w:guid w:val="{CDA75BBB-987F-4E20-8F68-21FCCBA4CCBB}"/>
      </w:docPartPr>
      <w:docPartBody>
        <w:p w:rsidR="0070018B" w:rsidRDefault="00B266DB">
          <w:r w:rsidRPr="007E7737">
            <w:rPr>
              <w:rStyle w:val="a3"/>
              <w:rtl/>
            </w:rPr>
            <w:t>[שם ספק]</w:t>
          </w:r>
        </w:p>
      </w:docPartBody>
    </w:docPart>
    <w:docPart>
      <w:docPartPr>
        <w:name w:val="C7B89E4FD76B42709519566B88C390D4"/>
        <w:category>
          <w:name w:val="כללי"/>
          <w:gallery w:val="placeholder"/>
        </w:category>
        <w:types>
          <w:type w:val="bbPlcHdr"/>
        </w:types>
        <w:behaviors>
          <w:behavior w:val="content"/>
        </w:behaviors>
        <w:guid w:val="{1BC9A3C2-498F-4F00-813D-29514F22587B}"/>
      </w:docPartPr>
      <w:docPartBody>
        <w:p w:rsidR="0070018B" w:rsidRDefault="00B266DB">
          <w:r w:rsidRPr="007E7737">
            <w:rPr>
              <w:rStyle w:val="a3"/>
              <w:rtl/>
            </w:rPr>
            <w:t>[שם צד א]</w:t>
          </w:r>
        </w:p>
      </w:docPartBody>
    </w:docPart>
    <w:docPart>
      <w:docPartPr>
        <w:name w:val="4B45A82F11D54E1E8749ABFC2A79F3B6"/>
        <w:category>
          <w:name w:val="כללי"/>
          <w:gallery w:val="placeholder"/>
        </w:category>
        <w:types>
          <w:type w:val="bbPlcHdr"/>
        </w:types>
        <w:behaviors>
          <w:behavior w:val="content"/>
        </w:behaviors>
        <w:guid w:val="{4753FFF8-379D-42F1-A971-729EF1BA4F0A}"/>
      </w:docPartPr>
      <w:docPartBody>
        <w:p w:rsidR="0070018B" w:rsidRDefault="00B266DB" w:rsidP="00B266DB">
          <w:pPr>
            <w:pStyle w:val="4B45A82F11D54E1E8749ABFC2A79F3B6"/>
          </w:pPr>
          <w:r w:rsidRPr="003059F5">
            <w:rPr>
              <w:rStyle w:val="a3"/>
              <w:rtl/>
            </w:rPr>
            <w:t>[שם ספק]</w:t>
          </w:r>
        </w:p>
      </w:docPartBody>
    </w:docPart>
    <w:docPart>
      <w:docPartPr>
        <w:name w:val="2391AC6C04394FB18EA31F7EA0DDA8DA"/>
        <w:category>
          <w:name w:val="כללי"/>
          <w:gallery w:val="placeholder"/>
        </w:category>
        <w:types>
          <w:type w:val="bbPlcHdr"/>
        </w:types>
        <w:behaviors>
          <w:behavior w:val="content"/>
        </w:behaviors>
        <w:guid w:val="{17E05604-54A3-425A-A1CE-AD50059ABEA1}"/>
      </w:docPartPr>
      <w:docPartBody>
        <w:p w:rsidR="0070018B" w:rsidRDefault="00B266DB" w:rsidP="00B266DB">
          <w:pPr>
            <w:pStyle w:val="2391AC6C04394FB18EA31F7EA0DDA8DA"/>
          </w:pPr>
          <w:r w:rsidRPr="003059F5">
            <w:rPr>
              <w:rStyle w:val="a3"/>
              <w:rtl/>
            </w:rPr>
            <w:t>[שם ספק]</w:t>
          </w:r>
        </w:p>
      </w:docPartBody>
    </w:docPart>
    <w:docPart>
      <w:docPartPr>
        <w:name w:val="3B16B3A20A29419D8681D755A1B31138"/>
        <w:category>
          <w:name w:val="כללי"/>
          <w:gallery w:val="placeholder"/>
        </w:category>
        <w:types>
          <w:type w:val="bbPlcHdr"/>
        </w:types>
        <w:behaviors>
          <w:behavior w:val="content"/>
        </w:behaviors>
        <w:guid w:val="{B2490B1C-4450-4B50-B58E-706CA76140A7}"/>
      </w:docPartPr>
      <w:docPartBody>
        <w:p w:rsidR="0070018B" w:rsidRDefault="00B266DB" w:rsidP="00B266DB">
          <w:pPr>
            <w:pStyle w:val="3B16B3A20A29419D8681D755A1B31138"/>
          </w:pPr>
          <w:r w:rsidRPr="003059F5">
            <w:rPr>
              <w:rStyle w:val="a3"/>
              <w:rtl/>
            </w:rPr>
            <w:t>[שם ספק]</w:t>
          </w:r>
        </w:p>
      </w:docPartBody>
    </w:docPart>
    <w:docPart>
      <w:docPartPr>
        <w:name w:val="DB3E42E5DF4B42E6ADDF081A8268B6C6"/>
        <w:category>
          <w:name w:val="כללי"/>
          <w:gallery w:val="placeholder"/>
        </w:category>
        <w:types>
          <w:type w:val="bbPlcHdr"/>
        </w:types>
        <w:behaviors>
          <w:behavior w:val="content"/>
        </w:behaviors>
        <w:guid w:val="{A64816A9-B890-4798-9E63-DE8BF173DF9E}"/>
      </w:docPartPr>
      <w:docPartBody>
        <w:p w:rsidR="00000000" w:rsidRDefault="00C002E3" w:rsidP="00C002E3">
          <w:pPr>
            <w:pStyle w:val="DB3E42E5DF4B42E6ADDF081A8268B6C6"/>
          </w:pPr>
          <w:r w:rsidRPr="00F11BAF">
            <w:rPr>
              <w:rStyle w:val="a3"/>
              <w:rtl/>
            </w:rPr>
            <w:t>[שם הפרויקט]</w:t>
          </w:r>
        </w:p>
      </w:docPartBody>
    </w:docPart>
    <w:docPart>
      <w:docPartPr>
        <w:name w:val="31E8A1C748D0440E83DC398CC54BCDC7"/>
        <w:category>
          <w:name w:val="כללי"/>
          <w:gallery w:val="placeholder"/>
        </w:category>
        <w:types>
          <w:type w:val="bbPlcHdr"/>
        </w:types>
        <w:behaviors>
          <w:behavior w:val="content"/>
        </w:behaviors>
        <w:guid w:val="{31D0258C-76E7-47AA-BC28-4073CBF4056C}"/>
      </w:docPartPr>
      <w:docPartBody>
        <w:p w:rsidR="00000000" w:rsidRDefault="00C002E3" w:rsidP="00C002E3">
          <w:pPr>
            <w:pStyle w:val="31E8A1C748D0440E83DC398CC54BCDC7"/>
          </w:pPr>
          <w:r w:rsidRPr="00F11BAF">
            <w:rPr>
              <w:rStyle w:val="a3"/>
              <w:rtl/>
            </w:rPr>
            <w:t>[שם אתר]</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3810F5"/>
    <w:rsid w:val="006865A5"/>
    <w:rsid w:val="006F4A8A"/>
    <w:rsid w:val="0070018B"/>
    <w:rsid w:val="0070190C"/>
    <w:rsid w:val="00902BE3"/>
    <w:rsid w:val="009C7EA5"/>
    <w:rsid w:val="00B266DB"/>
    <w:rsid w:val="00C002E3"/>
    <w:rsid w:val="00E119B1"/>
    <w:rsid w:val="00FF5DA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002E3"/>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54CE4BCAAE454EE89892F98A6DF38AE1">
    <w:name w:val="54CE4BCAAE454EE89892F98A6DF38AE1"/>
    <w:rsid w:val="00902BE3"/>
    <w:pPr>
      <w:bidi/>
    </w:pPr>
  </w:style>
  <w:style w:type="paragraph" w:customStyle="1" w:styleId="4119A7120D0A469AB24BC492F9E736DC">
    <w:name w:val="4119A7120D0A469AB24BC492F9E736DC"/>
    <w:rsid w:val="00902BE3"/>
    <w:pPr>
      <w:bidi/>
    </w:pPr>
  </w:style>
  <w:style w:type="paragraph" w:customStyle="1" w:styleId="CD936D98C93C4C87A6521B21472D5C96">
    <w:name w:val="CD936D98C93C4C87A6521B21472D5C96"/>
    <w:rsid w:val="00902BE3"/>
    <w:pPr>
      <w:bidi/>
    </w:pPr>
  </w:style>
  <w:style w:type="paragraph" w:customStyle="1" w:styleId="C89568028187407AAD7FD0A2606566B1">
    <w:name w:val="C89568028187407AAD7FD0A2606566B1"/>
    <w:rsid w:val="00902BE3"/>
    <w:pPr>
      <w:bidi/>
    </w:pPr>
  </w:style>
  <w:style w:type="paragraph" w:customStyle="1" w:styleId="E785B01DA0A849F6B937B3A21974C3B8">
    <w:name w:val="E785B01DA0A849F6B937B3A21974C3B8"/>
    <w:rsid w:val="00902BE3"/>
    <w:pPr>
      <w:bidi/>
    </w:pPr>
  </w:style>
  <w:style w:type="paragraph" w:customStyle="1" w:styleId="0341A877627D42C088AE6461DEB72CBB">
    <w:name w:val="0341A877627D42C088AE6461DEB72CBB"/>
    <w:rsid w:val="00902BE3"/>
    <w:pPr>
      <w:bidi/>
    </w:pPr>
  </w:style>
  <w:style w:type="paragraph" w:customStyle="1" w:styleId="FCDCEC09241D408AB14BFB8F5571F686">
    <w:name w:val="FCDCEC09241D408AB14BFB8F5571F686"/>
    <w:rsid w:val="00902BE3"/>
    <w:pPr>
      <w:bidi/>
    </w:pPr>
  </w:style>
  <w:style w:type="paragraph" w:customStyle="1" w:styleId="5BF16C7DABDF46969C169C4E32281F7B">
    <w:name w:val="5BF16C7DABDF46969C169C4E32281F7B"/>
    <w:rsid w:val="00902BE3"/>
    <w:pPr>
      <w:bidi/>
    </w:pPr>
  </w:style>
  <w:style w:type="paragraph" w:customStyle="1" w:styleId="62C3FA2D771A41698EE281C8F6E673E8">
    <w:name w:val="62C3FA2D771A41698EE281C8F6E673E8"/>
    <w:rsid w:val="00902BE3"/>
    <w:pPr>
      <w:bidi/>
    </w:pPr>
  </w:style>
  <w:style w:type="paragraph" w:customStyle="1" w:styleId="CE83494C61044EEE8D2F651FA2729D98">
    <w:name w:val="CE83494C61044EEE8D2F651FA2729D98"/>
    <w:rsid w:val="00902BE3"/>
    <w:pPr>
      <w:bidi/>
    </w:pPr>
  </w:style>
  <w:style w:type="paragraph" w:customStyle="1" w:styleId="10D312349E6A44ADB1A04475284893B4">
    <w:name w:val="10D312349E6A44ADB1A04475284893B4"/>
    <w:rsid w:val="00902BE3"/>
    <w:pPr>
      <w:bidi/>
    </w:pPr>
  </w:style>
  <w:style w:type="paragraph" w:customStyle="1" w:styleId="ECCED75E53C643AAB12C0FFF90B716F0">
    <w:name w:val="ECCED75E53C643AAB12C0FFF90B716F0"/>
    <w:rsid w:val="00902BE3"/>
    <w:pPr>
      <w:bidi/>
    </w:pPr>
  </w:style>
  <w:style w:type="paragraph" w:customStyle="1" w:styleId="5F962C4BBAD3498BA4AFB5112C698CCE">
    <w:name w:val="5F962C4BBAD3498BA4AFB5112C698CCE"/>
    <w:rsid w:val="00902BE3"/>
    <w:pPr>
      <w:bidi/>
    </w:pPr>
  </w:style>
  <w:style w:type="paragraph" w:customStyle="1" w:styleId="369DA6C4C6D24BC1B4F422D7ACE96D19">
    <w:name w:val="369DA6C4C6D24BC1B4F422D7ACE96D19"/>
    <w:rsid w:val="00902BE3"/>
    <w:pPr>
      <w:bidi/>
    </w:pPr>
  </w:style>
  <w:style w:type="paragraph" w:customStyle="1" w:styleId="40D4E63BFBBC431DA1ECDC4E5032B0ED">
    <w:name w:val="40D4E63BFBBC431DA1ECDC4E5032B0ED"/>
    <w:rsid w:val="00902BE3"/>
    <w:pPr>
      <w:bidi/>
    </w:pPr>
  </w:style>
  <w:style w:type="paragraph" w:customStyle="1" w:styleId="A681F84BCE9D449491EB1F0082676F19">
    <w:name w:val="A681F84BCE9D449491EB1F0082676F19"/>
    <w:rsid w:val="00902BE3"/>
    <w:pPr>
      <w:bidi/>
    </w:pPr>
  </w:style>
  <w:style w:type="paragraph" w:customStyle="1" w:styleId="4B9B43CBCB26466C9901932C2B80E33E">
    <w:name w:val="4B9B43CBCB26466C9901932C2B80E33E"/>
    <w:rsid w:val="00902BE3"/>
    <w:pPr>
      <w:bidi/>
    </w:pPr>
  </w:style>
  <w:style w:type="paragraph" w:customStyle="1" w:styleId="E86EB5169884497E86CDDEBE8B4376DE">
    <w:name w:val="E86EB5169884497E86CDDEBE8B4376DE"/>
    <w:rsid w:val="00902BE3"/>
    <w:pPr>
      <w:bidi/>
    </w:pPr>
  </w:style>
  <w:style w:type="paragraph" w:customStyle="1" w:styleId="69EF9B0F66D847C0AF204DD9F338A87B">
    <w:name w:val="69EF9B0F66D847C0AF204DD9F338A87B"/>
    <w:rsid w:val="00902BE3"/>
    <w:pPr>
      <w:bidi/>
    </w:pPr>
  </w:style>
  <w:style w:type="paragraph" w:customStyle="1" w:styleId="BBFCF8D655BF4FEEAF143838EA6AD8FB">
    <w:name w:val="BBFCF8D655BF4FEEAF143838EA6AD8FB"/>
    <w:rsid w:val="00902BE3"/>
    <w:pPr>
      <w:bidi/>
    </w:pPr>
  </w:style>
  <w:style w:type="paragraph" w:customStyle="1" w:styleId="FEA68354248D421B8596D019CE5999F5">
    <w:name w:val="FEA68354248D421B8596D019CE5999F5"/>
    <w:rsid w:val="00902BE3"/>
    <w:pPr>
      <w:bidi/>
    </w:pPr>
  </w:style>
  <w:style w:type="paragraph" w:customStyle="1" w:styleId="0FC6DD7B63DE45CCABCB1B48F1D8913B">
    <w:name w:val="0FC6DD7B63DE45CCABCB1B48F1D8913B"/>
    <w:rsid w:val="00902BE3"/>
    <w:pPr>
      <w:bidi/>
    </w:pPr>
  </w:style>
  <w:style w:type="paragraph" w:customStyle="1" w:styleId="1323F7BF279B4CC7B840EFA70F81644F">
    <w:name w:val="1323F7BF279B4CC7B840EFA70F81644F"/>
    <w:rsid w:val="00902BE3"/>
    <w:pPr>
      <w:bidi/>
    </w:pPr>
  </w:style>
  <w:style w:type="paragraph" w:customStyle="1" w:styleId="9629D4CA78004BB7BA46CB8B1DDC8CE0">
    <w:name w:val="9629D4CA78004BB7BA46CB8B1DDC8CE0"/>
    <w:rsid w:val="00902BE3"/>
    <w:pPr>
      <w:bidi/>
    </w:pPr>
  </w:style>
  <w:style w:type="paragraph" w:customStyle="1" w:styleId="97BD6481E8C843099B67AA1982D6D31E">
    <w:name w:val="97BD6481E8C843099B67AA1982D6D31E"/>
    <w:rsid w:val="00902BE3"/>
    <w:pPr>
      <w:bidi/>
    </w:pPr>
  </w:style>
  <w:style w:type="paragraph" w:customStyle="1" w:styleId="0FB7E113AB764CD8801250DA81D880D3">
    <w:name w:val="0FB7E113AB764CD8801250DA81D880D3"/>
    <w:rsid w:val="00902BE3"/>
    <w:pPr>
      <w:bidi/>
    </w:pPr>
  </w:style>
  <w:style w:type="paragraph" w:customStyle="1" w:styleId="DCCFBFB0E3E14213B27978DC374459C9">
    <w:name w:val="DCCFBFB0E3E14213B27978DC374459C9"/>
    <w:rsid w:val="00902BE3"/>
    <w:pPr>
      <w:bidi/>
    </w:pPr>
  </w:style>
  <w:style w:type="paragraph" w:customStyle="1" w:styleId="13DDAF2314B643229EDFFF13627213BA">
    <w:name w:val="13DDAF2314B643229EDFFF13627213BA"/>
    <w:rsid w:val="00902BE3"/>
    <w:pPr>
      <w:bidi/>
    </w:pPr>
  </w:style>
  <w:style w:type="paragraph" w:customStyle="1" w:styleId="82D25C4E9AD34BBA9F8ECD6AD85C7C4D">
    <w:name w:val="82D25C4E9AD34BBA9F8ECD6AD85C7C4D"/>
    <w:rsid w:val="00902BE3"/>
    <w:pPr>
      <w:bidi/>
    </w:pPr>
  </w:style>
  <w:style w:type="paragraph" w:customStyle="1" w:styleId="9ADBDBA559ED40F9A4C3647A69F0DB79">
    <w:name w:val="9ADBDBA559ED40F9A4C3647A69F0DB79"/>
    <w:rsid w:val="00902BE3"/>
    <w:pPr>
      <w:bidi/>
    </w:pPr>
  </w:style>
  <w:style w:type="paragraph" w:customStyle="1" w:styleId="5A2A284B8CD84FA8829C5DC3AC6715E5">
    <w:name w:val="5A2A284B8CD84FA8829C5DC3AC6715E5"/>
    <w:rsid w:val="00902BE3"/>
    <w:pPr>
      <w:bidi/>
    </w:pPr>
  </w:style>
  <w:style w:type="paragraph" w:customStyle="1" w:styleId="2FD035AACD6749A6A0E6DB4E9E37E42E">
    <w:name w:val="2FD035AACD6749A6A0E6DB4E9E37E42E"/>
    <w:rsid w:val="00902BE3"/>
    <w:pPr>
      <w:bidi/>
    </w:pPr>
  </w:style>
  <w:style w:type="paragraph" w:customStyle="1" w:styleId="E14BDAA668F5495DA7B5172963BDCDCA">
    <w:name w:val="E14BDAA668F5495DA7B5172963BDCDCA"/>
    <w:rsid w:val="00902BE3"/>
    <w:pPr>
      <w:bidi/>
    </w:pPr>
  </w:style>
  <w:style w:type="paragraph" w:customStyle="1" w:styleId="4284436F40EC477CBFAC53D899DA1B00">
    <w:name w:val="4284436F40EC477CBFAC53D899DA1B00"/>
    <w:rsid w:val="00902BE3"/>
    <w:pPr>
      <w:bidi/>
    </w:pPr>
  </w:style>
  <w:style w:type="paragraph" w:customStyle="1" w:styleId="2752017A65CD4DD5B879B54B76738EFB">
    <w:name w:val="2752017A65CD4DD5B879B54B76738EFB"/>
    <w:rsid w:val="00902BE3"/>
    <w:pPr>
      <w:bidi/>
    </w:pPr>
  </w:style>
  <w:style w:type="paragraph" w:customStyle="1" w:styleId="D6ADC633AC8B412DBE7712A1FB38CA63">
    <w:name w:val="D6ADC633AC8B412DBE7712A1FB38CA63"/>
    <w:rsid w:val="00902BE3"/>
    <w:pPr>
      <w:bidi/>
    </w:pPr>
  </w:style>
  <w:style w:type="paragraph" w:customStyle="1" w:styleId="A95947F459DD4AA0BD9318D7F7B7796C">
    <w:name w:val="A95947F459DD4AA0BD9318D7F7B7796C"/>
    <w:rsid w:val="00902BE3"/>
    <w:pPr>
      <w:bidi/>
    </w:pPr>
  </w:style>
  <w:style w:type="paragraph" w:customStyle="1" w:styleId="3F3AE75705CD4541B010EFD736AAD301">
    <w:name w:val="3F3AE75705CD4541B010EFD736AAD301"/>
    <w:rsid w:val="00902BE3"/>
    <w:pPr>
      <w:bidi/>
    </w:pPr>
  </w:style>
  <w:style w:type="paragraph" w:customStyle="1" w:styleId="845A99D21FFC41ADB0C573BCC93C63C6">
    <w:name w:val="845A99D21FFC41ADB0C573BCC93C63C6"/>
    <w:rsid w:val="00902BE3"/>
    <w:pPr>
      <w:bidi/>
    </w:pPr>
  </w:style>
  <w:style w:type="paragraph" w:customStyle="1" w:styleId="842091209CAE428896D5A2F8873FC77E">
    <w:name w:val="842091209CAE428896D5A2F8873FC77E"/>
    <w:rsid w:val="00902BE3"/>
    <w:pPr>
      <w:bidi/>
    </w:pPr>
  </w:style>
  <w:style w:type="paragraph" w:customStyle="1" w:styleId="9102B150AFC241FE8DCE03C2E4370B14">
    <w:name w:val="9102B150AFC241FE8DCE03C2E4370B14"/>
    <w:rsid w:val="00902BE3"/>
    <w:pPr>
      <w:bidi/>
    </w:pPr>
  </w:style>
  <w:style w:type="paragraph" w:customStyle="1" w:styleId="860BD776BB2042DDA2E2767DCE87F103">
    <w:name w:val="860BD776BB2042DDA2E2767DCE87F103"/>
    <w:rsid w:val="00902BE3"/>
    <w:pPr>
      <w:bidi/>
    </w:pPr>
  </w:style>
  <w:style w:type="paragraph" w:customStyle="1" w:styleId="CD844217592B451FAAC1AC2328D4D4F6">
    <w:name w:val="CD844217592B451FAAC1AC2328D4D4F6"/>
    <w:rsid w:val="00902BE3"/>
    <w:pPr>
      <w:bidi/>
    </w:pPr>
  </w:style>
  <w:style w:type="paragraph" w:customStyle="1" w:styleId="4B45A82F11D54E1E8749ABFC2A79F3B6">
    <w:name w:val="4B45A82F11D54E1E8749ABFC2A79F3B6"/>
    <w:rsid w:val="00B266DB"/>
    <w:pPr>
      <w:bidi/>
    </w:pPr>
  </w:style>
  <w:style w:type="paragraph" w:customStyle="1" w:styleId="94AA131C16A4483FB16DF095787D8C0E">
    <w:name w:val="94AA131C16A4483FB16DF095787D8C0E"/>
    <w:rsid w:val="00B266DB"/>
    <w:pPr>
      <w:bidi/>
    </w:pPr>
  </w:style>
  <w:style w:type="paragraph" w:customStyle="1" w:styleId="2391AC6C04394FB18EA31F7EA0DDA8DA">
    <w:name w:val="2391AC6C04394FB18EA31F7EA0DDA8DA"/>
    <w:rsid w:val="00B266DB"/>
    <w:pPr>
      <w:bidi/>
    </w:pPr>
  </w:style>
  <w:style w:type="paragraph" w:customStyle="1" w:styleId="3B16B3A20A29419D8681D755A1B31138">
    <w:name w:val="3B16B3A20A29419D8681D755A1B31138"/>
    <w:rsid w:val="00B266DB"/>
    <w:pPr>
      <w:bidi/>
    </w:pPr>
  </w:style>
  <w:style w:type="paragraph" w:customStyle="1" w:styleId="B962CCC6E2CC4DA28E93D3B356693C26">
    <w:name w:val="B962CCC6E2CC4DA28E93D3B356693C26"/>
    <w:rsid w:val="0070018B"/>
    <w:pPr>
      <w:bidi/>
    </w:pPr>
  </w:style>
  <w:style w:type="paragraph" w:customStyle="1" w:styleId="437CE026D0C54758BDCAE540B89322EB">
    <w:name w:val="437CE026D0C54758BDCAE540B89322EB"/>
    <w:rsid w:val="0070018B"/>
    <w:pPr>
      <w:bidi/>
    </w:pPr>
  </w:style>
  <w:style w:type="paragraph" w:customStyle="1" w:styleId="EE2B7691717840A281E83C9A3C342287">
    <w:name w:val="EE2B7691717840A281E83C9A3C342287"/>
    <w:rsid w:val="0070018B"/>
    <w:pPr>
      <w:bidi/>
    </w:pPr>
  </w:style>
  <w:style w:type="paragraph" w:customStyle="1" w:styleId="9CA8B64562E349A8B83C2BF801812670">
    <w:name w:val="9CA8B64562E349A8B83C2BF801812670"/>
    <w:rsid w:val="0070018B"/>
    <w:pPr>
      <w:bidi/>
    </w:pPr>
  </w:style>
  <w:style w:type="paragraph" w:customStyle="1" w:styleId="1B7DECF0EB3B487395F2F605FFB34A96">
    <w:name w:val="1B7DECF0EB3B487395F2F605FFB34A96"/>
    <w:rsid w:val="0070018B"/>
    <w:pPr>
      <w:bidi/>
    </w:pPr>
  </w:style>
  <w:style w:type="paragraph" w:customStyle="1" w:styleId="342D5DE0A7C44F0DA210679D68D0DB61">
    <w:name w:val="342D5DE0A7C44F0DA210679D68D0DB61"/>
    <w:rsid w:val="0070018B"/>
    <w:pPr>
      <w:bidi/>
    </w:pPr>
  </w:style>
  <w:style w:type="paragraph" w:customStyle="1" w:styleId="2E102BDB5CC3401297B9C49471454103">
    <w:name w:val="2E102BDB5CC3401297B9C49471454103"/>
    <w:rsid w:val="00C002E3"/>
  </w:style>
  <w:style w:type="paragraph" w:customStyle="1" w:styleId="F17A7D66660D4507AE305E40FDB48C7F">
    <w:name w:val="F17A7D66660D4507AE305E40FDB48C7F"/>
    <w:rsid w:val="00C002E3"/>
  </w:style>
  <w:style w:type="paragraph" w:customStyle="1" w:styleId="F8225EEDE61E48AE94E1CAD9F83A8512">
    <w:name w:val="F8225EEDE61E48AE94E1CAD9F83A8512"/>
    <w:rsid w:val="00C002E3"/>
  </w:style>
  <w:style w:type="paragraph" w:customStyle="1" w:styleId="389D60415E8E48BF926512E832F18086">
    <w:name w:val="389D60415E8E48BF926512E832F18086"/>
    <w:rsid w:val="00C002E3"/>
  </w:style>
  <w:style w:type="paragraph" w:customStyle="1" w:styleId="DB3E42E5DF4B42E6ADDF081A8268B6C6">
    <w:name w:val="DB3E42E5DF4B42E6ADDF081A8268B6C6"/>
    <w:rsid w:val="00C002E3"/>
  </w:style>
  <w:style w:type="paragraph" w:customStyle="1" w:styleId="31E8A1C748D0440E83DC398CC54BCDC7">
    <w:name w:val="31E8A1C748D0440E83DC398CC54BCDC7"/>
    <w:rsid w:val="00C002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בניה ירוקה" ma:contentTypeID="0x010100398782B37190B343ABC5A26867A4FDE20900DD76F135F0D6654AA8834E91A749B232" ma:contentTypeVersion="175" ma:contentTypeDescription="" ma:contentTypeScope="" ma:versionID="af1e1f0b7dfebf07b38d698610bcbea6">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381418-8ABF-4017-996B-57015B068E3D}"/>
</file>

<file path=customXml/itemProps2.xml><?xml version="1.0" encoding="utf-8"?>
<ds:datastoreItem xmlns:ds="http://schemas.openxmlformats.org/officeDocument/2006/customXml" ds:itemID="{D56FF0A9-67E5-4495-9357-E567552897B9}"/>
</file>

<file path=customXml/itemProps3.xml><?xml version="1.0" encoding="utf-8"?>
<ds:datastoreItem xmlns:ds="http://schemas.openxmlformats.org/officeDocument/2006/customXml" ds:itemID="{41998E26-2C76-4F94-9583-3D0B894831D7}"/>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A663EF5A-40EE-473A-8257-2D17A4DFE2A8}"/>
</file>

<file path=docProps/app.xml><?xml version="1.0" encoding="utf-8"?>
<Properties xmlns="http://schemas.openxmlformats.org/officeDocument/2006/extended-properties" xmlns:vt="http://schemas.openxmlformats.org/officeDocument/2006/docPropsVTypes">
  <Template>Normal</Template>
  <TotalTime>1</TotalTime>
  <Pages>37</Pages>
  <Words>9556</Words>
  <Characters>54472</Characters>
  <Application>Microsoft Office Word</Application>
  <DocSecurity>0</DocSecurity>
  <Lines>453</Lines>
  <Paragraphs>127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2021-01-17T08:09:00Z</dcterms:created>
  <dcterms:modified xsi:type="dcterms:W3CDTF">2021-01-17T08:09:00Z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1794d04c-b9a3-411f-9615-fc67277a91aa</vt:lpwstr>
  </property>
</Properties>
</file>