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03D5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DE70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F15E39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5CA14F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5951AE9E" wp14:editId="2DA4C362">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49234C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800486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E59C02"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9EF2B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D1FEDF"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4B2B60D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A2E076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2DF776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1F3801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866AA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B6FA51"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ADA0E3" w14:textId="77777777" w:rsidR="004B4EDB" w:rsidRPr="004B4EDB" w:rsidRDefault="004B4EDB" w:rsidP="004B4EDB">
      <w:pPr>
        <w:widowControl w:val="0"/>
        <w:spacing w:before="0" w:beforeAutospacing="0" w:after="0" w:afterAutospacing="0" w:line="240" w:lineRule="auto"/>
        <w:ind w:left="1440" w:firstLine="720"/>
        <w:rPr>
          <w:ins w:id="0" w:author="Kook Sec" w:date="2020-12-15T14:55:00Z"/>
          <w:rFonts w:ascii="Times New Roman" w:eastAsia="Times New Roman" w:hAnsi="Times New Roman" w:cs="David"/>
          <w:bCs/>
          <w:sz w:val="32"/>
          <w:szCs w:val="32"/>
          <w:u w:val="single"/>
          <w:rtl/>
          <w:lang w:eastAsia="he-IL"/>
        </w:rPr>
        <w:pPrChange w:id="1" w:author="Kook Sec" w:date="2020-12-15T14:55:00Z">
          <w:pPr>
            <w:widowControl w:val="0"/>
            <w:spacing w:before="0" w:beforeAutospacing="0" w:after="0" w:afterAutospacing="0" w:line="240" w:lineRule="auto"/>
          </w:pPr>
        </w:pPrChange>
      </w:pPr>
      <w:ins w:id="2" w:author="Kook Sec" w:date="2020-12-15T14:55:00Z">
        <w:r w:rsidRPr="004B4EDB">
          <w:rPr>
            <w:rFonts w:ascii="Times New Roman" w:eastAsia="Times New Roman" w:hAnsi="Times New Roman" w:cs="David"/>
            <w:bCs/>
            <w:sz w:val="32"/>
            <w:szCs w:val="32"/>
            <w:u w:val="single"/>
            <w:rtl/>
            <w:lang w:eastAsia="he-IL"/>
          </w:rPr>
          <w:t>א.מ. ישראל מגורים פיתוח בע"מ</w:t>
        </w:r>
      </w:ins>
    </w:p>
    <w:p w14:paraId="4E01E56E" w14:textId="77777777" w:rsidR="004B4EDB" w:rsidRPr="004B4EDB" w:rsidRDefault="004B4EDB" w:rsidP="004B4EDB">
      <w:pPr>
        <w:widowControl w:val="0"/>
        <w:spacing w:before="0" w:beforeAutospacing="0" w:after="0" w:afterAutospacing="0" w:line="240" w:lineRule="auto"/>
        <w:rPr>
          <w:ins w:id="3" w:author="Kook Sec" w:date="2020-12-15T14:55:00Z"/>
          <w:rFonts w:ascii="Times New Roman" w:eastAsia="Times New Roman" w:hAnsi="Times New Roman" w:cs="David"/>
          <w:bCs/>
          <w:sz w:val="32"/>
          <w:szCs w:val="32"/>
          <w:u w:val="single"/>
          <w:rtl/>
          <w:lang w:eastAsia="he-IL"/>
        </w:rPr>
      </w:pPr>
    </w:p>
    <w:p w14:paraId="39CB7E72" w14:textId="77777777" w:rsidR="003235F8" w:rsidRPr="00B27B4C" w:rsidDel="004B4EDB" w:rsidRDefault="004B4EDB" w:rsidP="004B4EDB">
      <w:pPr>
        <w:widowControl w:val="0"/>
        <w:spacing w:before="0" w:beforeAutospacing="0" w:after="0" w:afterAutospacing="0" w:line="240" w:lineRule="auto"/>
        <w:jc w:val="center"/>
        <w:rPr>
          <w:del w:id="4" w:author="Kook Sec" w:date="2020-12-15T14:55:00Z"/>
          <w:rFonts w:ascii="Times New Roman" w:eastAsia="Times New Roman" w:hAnsi="Times New Roman" w:cs="David"/>
          <w:bCs/>
          <w:sz w:val="32"/>
          <w:szCs w:val="32"/>
          <w:u w:val="single"/>
          <w:rtl/>
          <w:lang w:eastAsia="he-IL"/>
        </w:rPr>
      </w:pPr>
      <w:ins w:id="5" w:author="Kook Sec" w:date="2020-12-15T14:55:00Z">
        <w:r w:rsidRPr="004B4EDB">
          <w:rPr>
            <w:rFonts w:ascii="Times New Roman" w:eastAsia="Times New Roman" w:hAnsi="Times New Roman" w:cs="David"/>
            <w:bCs/>
            <w:sz w:val="32"/>
            <w:szCs w:val="32"/>
            <w:u w:val="single"/>
            <w:rtl/>
            <w:lang w:eastAsia="he-IL"/>
          </w:rPr>
          <w:t>מורדות ארנונה</w:t>
        </w:r>
        <w:r w:rsidRPr="004B4EDB" w:rsidDel="004B4EDB">
          <w:rPr>
            <w:rFonts w:ascii="Times New Roman" w:eastAsia="Times New Roman" w:hAnsi="Times New Roman" w:cs="David"/>
            <w:bCs/>
            <w:sz w:val="32"/>
            <w:szCs w:val="32"/>
            <w:u w:val="single"/>
            <w:rtl/>
            <w:lang w:eastAsia="he-IL"/>
          </w:rPr>
          <w:t xml:space="preserve"> </w:t>
        </w:r>
      </w:ins>
      <w:customXmlDelRangeStart w:id="6" w:author="Kook Sec" w:date="2020-12-15T14:55: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6"/>
          <w:customXmlDelRangeStart w:id="7" w:author="Kook Sec" w:date="2020-12-15T14:55:00Z"/>
        </w:sdtContent>
      </w:sdt>
      <w:customXmlDelRangeEnd w:id="7"/>
    </w:p>
    <w:p w14:paraId="4EBEB687" w14:textId="77777777" w:rsidR="003235F8" w:rsidRPr="00B27B4C" w:rsidDel="004B4EDB" w:rsidRDefault="003235F8" w:rsidP="003235F8">
      <w:pPr>
        <w:widowControl w:val="0"/>
        <w:spacing w:before="0" w:beforeAutospacing="0" w:after="0" w:afterAutospacing="0" w:line="240" w:lineRule="auto"/>
        <w:jc w:val="center"/>
        <w:rPr>
          <w:del w:id="8" w:author="Kook Sec" w:date="2020-12-15T14:55:00Z"/>
          <w:rFonts w:ascii="Times New Roman" w:eastAsia="Times New Roman" w:hAnsi="Times New Roman" w:cs="David"/>
          <w:bCs/>
          <w:sz w:val="32"/>
          <w:szCs w:val="32"/>
          <w:u w:val="single"/>
          <w:rtl/>
          <w:lang w:eastAsia="he-IL"/>
        </w:rPr>
      </w:pPr>
    </w:p>
    <w:customXmlDelRangeStart w:id="9" w:author="Kook Sec" w:date="2020-12-15T14:55:00Z"/>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9"/>
        <w:p w14:paraId="056D2E17" w14:textId="77777777" w:rsidR="003235F8" w:rsidRPr="00B27B4C" w:rsidDel="004B4EDB" w:rsidRDefault="004B4EDB" w:rsidP="003235F8">
          <w:pPr>
            <w:widowControl w:val="0"/>
            <w:spacing w:before="0" w:beforeAutospacing="0" w:after="0" w:afterAutospacing="0" w:line="240" w:lineRule="auto"/>
            <w:jc w:val="center"/>
            <w:rPr>
              <w:del w:id="10" w:author="Kook Sec" w:date="2020-12-15T14:55:00Z"/>
              <w:rFonts w:ascii="Times New Roman" w:eastAsia="Times New Roman" w:hAnsi="Times New Roman" w:cs="David"/>
              <w:bCs/>
              <w:sz w:val="32"/>
              <w:szCs w:val="32"/>
              <w:u w:val="single"/>
              <w:rtl/>
              <w:lang w:eastAsia="he-IL"/>
            </w:rPr>
          </w:pPr>
        </w:p>
        <w:customXmlDelRangeStart w:id="11" w:author="Kook Sec" w:date="2020-12-15T14:55:00Z"/>
      </w:sdtContent>
    </w:sdt>
    <w:customXmlDelRangeEnd w:id="11"/>
    <w:p w14:paraId="488DE20D" w14:textId="77777777" w:rsidR="003235F8" w:rsidRPr="00B27B4C" w:rsidDel="004B4EDB" w:rsidRDefault="003235F8" w:rsidP="003235F8">
      <w:pPr>
        <w:widowControl w:val="0"/>
        <w:spacing w:before="0" w:beforeAutospacing="0" w:after="0" w:afterAutospacing="0" w:line="240" w:lineRule="auto"/>
        <w:jc w:val="center"/>
        <w:rPr>
          <w:del w:id="12" w:author="Kook Sec" w:date="2020-12-15T14:55:00Z"/>
          <w:rFonts w:ascii="Times New Roman" w:eastAsia="Times New Roman" w:hAnsi="Times New Roman" w:cs="David"/>
          <w:bCs/>
          <w:sz w:val="32"/>
          <w:szCs w:val="32"/>
          <w:u w:val="single"/>
          <w:rtl/>
          <w:lang w:eastAsia="he-IL"/>
        </w:rPr>
      </w:pPr>
    </w:p>
    <w:p w14:paraId="0625E152"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41BD09"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2FDEF9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2DD4E4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F11764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BF446E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551117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216E9C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0412528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F4CE79"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157ACB" w:rsidRPr="003235F8">
            <w:rPr>
              <w:rStyle w:val="AutoFieldChar"/>
              <w:rFonts w:eastAsiaTheme="minorHAnsi"/>
              <w:color w:val="00B0F0"/>
              <w:rtl/>
            </w:rPr>
            <w:t>[תאריך חתימת חוזה]</w:t>
          </w:r>
        </w:sdtContent>
      </w:sdt>
    </w:p>
    <w:p w14:paraId="43A1D21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3205D04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413899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92F566"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CDD07B8" w14:textId="77777777" w:rsidR="00D5041C" w:rsidRPr="00D5041C" w:rsidRDefault="004B4EDB" w:rsidP="004B4EDB">
          <w:pPr>
            <w:widowControl w:val="0"/>
            <w:spacing w:before="0" w:beforeAutospacing="0" w:after="0" w:afterAutospacing="0" w:line="240" w:lineRule="auto"/>
            <w:ind w:left="2880" w:firstLine="26"/>
            <w:rPr>
              <w:rFonts w:ascii="Times New Roman" w:eastAsia="Times New Roman" w:hAnsi="Times New Roman" w:cs="David"/>
              <w:color w:val="008000"/>
              <w:sz w:val="24"/>
              <w:szCs w:val="24"/>
              <w:rtl/>
            </w:rPr>
            <w:pPrChange w:id="13" w:author="Kook Sec" w:date="2020-12-15T14:56:00Z">
              <w:pPr>
                <w:widowControl w:val="0"/>
                <w:spacing w:before="0" w:beforeAutospacing="0" w:after="0" w:afterAutospacing="0" w:line="240" w:lineRule="auto"/>
                <w:ind w:left="2880" w:firstLine="720"/>
              </w:pPr>
            </w:pPrChange>
          </w:pPr>
          <w:del w:id="14" w:author="Kook Sec" w:date="2020-12-15T14:56:00Z">
            <w:r w:rsidDel="004B4EDB">
              <w:rPr>
                <w:color w:val="800080"/>
                <w:rtl/>
              </w:rPr>
              <w:br/>
            </w:r>
            <w:r w:rsidDel="004B4EDB">
              <w:rPr>
                <w:color w:val="800080"/>
                <w:rtl/>
              </w:rPr>
              <w:br/>
            </w:r>
            <w:r w:rsidDel="004B4EDB">
              <w:rPr>
                <w:color w:val="800080"/>
                <w:rtl/>
              </w:rPr>
              <w:br/>
            </w:r>
          </w:del>
          <w:ins w:id="15" w:author="Kook Sec" w:date="2020-12-15T14:56:00Z">
            <w:r w:rsidRPr="004B4EDB">
              <w:rPr>
                <w:color w:val="800080"/>
                <w:rtl/>
              </w:rPr>
              <w:t>א.מ. ישראל מגורים פיתוח בע"מ</w:t>
            </w:r>
            <w:r>
              <w:rPr>
                <w:color w:val="800080"/>
                <w:rtl/>
              </w:rPr>
              <w:br/>
            </w:r>
            <w:r w:rsidRPr="004B4EDB">
              <w:rPr>
                <w:color w:val="800080"/>
                <w:rtl/>
              </w:rPr>
              <w:t>יוני נתניהו 1 ג' אור יהודה</w:t>
            </w:r>
            <w:r>
              <w:rPr>
                <w:color w:val="800080"/>
                <w:rtl/>
              </w:rPr>
              <w:br/>
            </w:r>
            <w:r w:rsidRPr="004B4EDB">
              <w:rPr>
                <w:color w:val="800080"/>
                <w:rtl/>
              </w:rPr>
              <w:t>513313148</w:t>
            </w:r>
            <w:r>
              <w:rPr>
                <w:rFonts w:hint="cs"/>
                <w:color w:val="800080"/>
              </w:rPr>
              <w:t xml:space="preserve">  </w:t>
            </w:r>
            <w:r>
              <w:rPr>
                <w:rFonts w:hint="cs"/>
                <w:color w:val="800080"/>
                <w:rtl/>
              </w:rPr>
              <w:t xml:space="preserve"> </w:t>
            </w:r>
            <w:r>
              <w:rPr>
                <w:rFonts w:hint="cs"/>
                <w:color w:val="800080"/>
              </w:rPr>
              <w:t xml:space="preserve">  </w:t>
            </w:r>
            <w:r>
              <w:rPr>
                <w:color w:val="800080"/>
                <w:rtl/>
              </w:rPr>
              <w:br/>
            </w:r>
          </w:ins>
        </w:p>
      </w:sdtContent>
    </w:sdt>
    <w:p w14:paraId="567E0A7D"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3C6545C9"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14330AD6"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5336CEB"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20E6173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6145F89" w14:textId="77777777" w:rsidR="00D5041C" w:rsidRPr="00D5041C" w:rsidRDefault="004B4EDB" w:rsidP="004B4EDB">
          <w:pPr>
            <w:pStyle w:val="AutoField"/>
            <w:ind w:left="2816" w:hanging="64"/>
            <w:rPr>
              <w:sz w:val="20"/>
              <w:rtl/>
              <w:lang w:eastAsia="he-IL"/>
            </w:rPr>
            <w:pPrChange w:id="16" w:author="Kook Sec" w:date="2020-12-15T14:58:00Z">
              <w:pPr>
                <w:pStyle w:val="AutoField"/>
              </w:pPr>
            </w:pPrChange>
          </w:pPr>
          <w:ins w:id="17" w:author="Kook Sec" w:date="2020-12-15T14:58:00Z">
            <w:r>
              <w:rPr>
                <w:rFonts w:hint="cs"/>
                <w:color w:val="800080"/>
                <w:rtl/>
              </w:rPr>
              <w:t xml:space="preserve">  </w:t>
            </w:r>
          </w:ins>
          <w:del w:id="18" w:author="Kook Sec" w:date="2020-12-15T14:57:00Z">
            <w:r w:rsidDel="004B4EDB">
              <w:rPr>
                <w:color w:val="800080"/>
                <w:rtl/>
              </w:rPr>
              <w:br/>
            </w:r>
          </w:del>
          <w:ins w:id="19" w:author="Kook Sec" w:date="2020-12-15T14:57:00Z">
            <w:r>
              <w:rPr>
                <w:rFonts w:hint="cs"/>
                <w:color w:val="800080"/>
                <w:rtl/>
              </w:rPr>
              <w:t>א.ח. תכנון וייעוץ בה</w:t>
            </w:r>
          </w:ins>
          <w:ins w:id="20" w:author="Kook Sec" w:date="2020-12-15T14:59:00Z">
            <w:r>
              <w:rPr>
                <w:rFonts w:hint="cs"/>
                <w:color w:val="800080"/>
                <w:rtl/>
              </w:rPr>
              <w:t>נ</w:t>
            </w:r>
          </w:ins>
          <w:ins w:id="21" w:author="Kook Sec" w:date="2020-12-15T14:57:00Z">
            <w:r>
              <w:rPr>
                <w:rFonts w:hint="cs"/>
                <w:color w:val="800080"/>
                <w:rtl/>
              </w:rPr>
              <w:t>דסת מים וביוב בע"מ</w:t>
            </w:r>
          </w:ins>
          <w:r>
            <w:rPr>
              <w:color w:val="800080"/>
              <w:rtl/>
            </w:rPr>
            <w:br/>
          </w:r>
          <w:ins w:id="22" w:author="Kook Sec" w:date="2020-12-15T14:58:00Z">
            <w:r>
              <w:rPr>
                <w:rFonts w:hint="cs"/>
                <w:color w:val="800080"/>
                <w:rtl/>
              </w:rPr>
              <w:t xml:space="preserve"> </w:t>
            </w:r>
          </w:ins>
          <w:ins w:id="23" w:author="Kook Sec" w:date="2020-12-15T14:57:00Z">
            <w:r>
              <w:rPr>
                <w:rFonts w:hint="cs"/>
                <w:color w:val="800080"/>
                <w:rtl/>
              </w:rPr>
              <w:t>רח' מגשימים 6, פתח תקווה</w:t>
            </w:r>
            <w:r>
              <w:rPr>
                <w:color w:val="800080"/>
                <w:rtl/>
              </w:rPr>
              <w:br/>
            </w:r>
          </w:ins>
        </w:p>
      </w:sdtContent>
    </w:sdt>
    <w:p w14:paraId="46A1CF1B"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8930B7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4C2B80BD"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BF6A874"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0A94329"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78822746"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3429AF27"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למונחים הבאים יהא הפרוש הנקוב </w:t>
      </w:r>
      <w:proofErr w:type="spellStart"/>
      <w:r w:rsidRPr="00D5041C">
        <w:rPr>
          <w:rFonts w:ascii="Times New Roman" w:eastAsia="Times New Roman" w:hAnsi="Times New Roman" w:cs="David"/>
          <w:sz w:val="20"/>
          <w:szCs w:val="24"/>
          <w:rtl/>
          <w:lang w:eastAsia="he-IL"/>
        </w:rPr>
        <w:t>בצידם</w:t>
      </w:r>
      <w:proofErr w:type="spellEnd"/>
      <w:r w:rsidRPr="00D5041C">
        <w:rPr>
          <w:rFonts w:ascii="Times New Roman" w:eastAsia="Times New Roman" w:hAnsi="Times New Roman" w:cs="David"/>
          <w:sz w:val="20"/>
          <w:szCs w:val="24"/>
          <w:rtl/>
          <w:lang w:eastAsia="he-IL"/>
        </w:rPr>
        <w:t xml:space="preserve"> דהיינו:</w:t>
      </w:r>
    </w:p>
    <w:p w14:paraId="3E3140D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29036A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718D0B9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01994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17626DB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3619054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EBC31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7A91F5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23B3A7"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AAFFB3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45360A"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5636D4E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938A4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072B804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lastRenderedPageBreak/>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2AE52B7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34C2326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137028"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9C27BD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166BC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5831AEB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08CB9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3D775EA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27765394"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1712FBC"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6E40E00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DFC7E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2905FB3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658302D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118D4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326506ED"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68C785F1"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96A523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0EE0851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565D671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847D01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5607D9A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0636A65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7997AE3E"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4B047689"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054442E9"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26C78FA8"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50DEDD8C"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10E6229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67C9054A"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25DCE850"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26C9054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08DC41D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04D5E4A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w:t>
      </w:r>
      <w:proofErr w:type="spellEnd"/>
      <w:r w:rsidRPr="00D5041C">
        <w:rPr>
          <w:rFonts w:ascii="Times New Roman" w:eastAsia="Times New Roman" w:hAnsi="Times New Roman" w:cs="David"/>
          <w:sz w:val="20"/>
          <w:szCs w:val="24"/>
          <w:rtl/>
          <w:lang w:eastAsia="he-IL"/>
        </w:rPr>
        <w:t xml:space="preserve">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1CB128C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5375C21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7A3D2D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12DD07F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4487FBA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2FCE1CD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113568E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D5041C">
        <w:rPr>
          <w:rFonts w:ascii="Times New Roman" w:eastAsia="Times New Roman" w:hAnsi="Times New Roman" w:cs="David"/>
          <w:sz w:val="20"/>
          <w:szCs w:val="24"/>
          <w:rtl/>
          <w:lang w:eastAsia="he-IL"/>
        </w:rPr>
        <w:t>הכל</w:t>
      </w:r>
      <w:proofErr w:type="spellEnd"/>
      <w:r w:rsidRPr="00D5041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4905547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6C86DD3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0CE2058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5FA4DC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w:t>
      </w:r>
      <w:proofErr w:type="spellStart"/>
      <w:r w:rsidRPr="00D5041C">
        <w:rPr>
          <w:rFonts w:ascii="Times New Roman" w:eastAsia="Times New Roman" w:hAnsi="Times New Roman" w:cs="David" w:hint="cs"/>
          <w:sz w:val="20"/>
          <w:szCs w:val="24"/>
          <w:rtl/>
          <w:lang w:eastAsia="he-IL"/>
        </w:rPr>
        <w:t>רמדורנט</w:t>
      </w:r>
      <w:proofErr w:type="spellEnd"/>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של </w:t>
      </w:r>
      <w:proofErr w:type="spellStart"/>
      <w:r w:rsidRPr="00D5041C">
        <w:rPr>
          <w:rFonts w:ascii="Times New Roman" w:eastAsia="Times New Roman" w:hAnsi="Times New Roman" w:cs="David"/>
          <w:sz w:val="20"/>
          <w:szCs w:val="24"/>
          <w:rtl/>
          <w:lang w:eastAsia="he-IL"/>
        </w:rPr>
        <w:t>רמדור</w:t>
      </w:r>
      <w:proofErr w:type="spellEnd"/>
      <w:r w:rsidRPr="00D5041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7E86A74D"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0ECD374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71CE4D7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hint="cs"/>
          <w:b/>
          <w:sz w:val="20"/>
          <w:szCs w:val="24"/>
          <w:rtl/>
          <w:lang w:eastAsia="he-IL"/>
        </w:rPr>
        <w:t>,</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27EFB0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C709D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774B71B6"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456383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AB6B15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6DBEA5B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45E7ECB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6D70175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003C6B0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28E2C04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1DF79B1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3F04CEA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w:t>
      </w:r>
      <w:proofErr w:type="spellStart"/>
      <w:r w:rsidRPr="00D5041C">
        <w:rPr>
          <w:rFonts w:ascii="Times New Roman" w:eastAsia="Times New Roman" w:hAnsi="Times New Roman" w:cs="David"/>
          <w:sz w:val="20"/>
          <w:szCs w:val="24"/>
          <w:rtl/>
          <w:lang w:eastAsia="he-IL"/>
        </w:rPr>
        <w:t>ליתן</w:t>
      </w:r>
      <w:proofErr w:type="spellEnd"/>
      <w:r w:rsidRPr="00D5041C">
        <w:rPr>
          <w:rFonts w:ascii="Times New Roman" w:eastAsia="Times New Roman" w:hAnsi="Times New Roman" w:cs="David"/>
          <w:sz w:val="20"/>
          <w:szCs w:val="24"/>
          <w:rtl/>
          <w:lang w:eastAsia="he-IL"/>
        </w:rPr>
        <w:t xml:space="preserve">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w:t>
      </w:r>
      <w:r w:rsidRPr="00D5041C">
        <w:rPr>
          <w:rFonts w:ascii="Times New Roman" w:eastAsia="Times New Roman" w:hAnsi="Times New Roman" w:cs="David"/>
          <w:sz w:val="20"/>
          <w:szCs w:val="24"/>
          <w:rtl/>
          <w:lang w:eastAsia="he-IL"/>
        </w:rPr>
        <w:lastRenderedPageBreak/>
        <w:t xml:space="preserve">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36783FE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3E3817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8EF0A0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55606B2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6EFBDBB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F28AA7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6620468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7F3DDAA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02FAAC1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65A98DD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4B3E2A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40BE8B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 xml:space="preserve">רק בהימלא כל התנאים המצטברים </w:t>
      </w:r>
      <w:r w:rsidRPr="00D5041C">
        <w:rPr>
          <w:rFonts w:ascii="Times New Roman" w:eastAsia="Times New Roman" w:hAnsi="Times New Roman" w:cs="David"/>
          <w:sz w:val="20"/>
          <w:szCs w:val="24"/>
          <w:rtl/>
          <w:lang w:eastAsia="he-IL"/>
        </w:rPr>
        <w:lastRenderedPageBreak/>
        <w:t>הבאים ולמשך הזמן שהמנהל יקבע, דהיינו:</w:t>
      </w:r>
    </w:p>
    <w:p w14:paraId="07EB23C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62C8296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EA849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6EDFCC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33067F23"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1B4821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3933758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6305FA3"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08D1AE6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6F1C9C7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hint="cs"/>
          <w:b/>
          <w:sz w:val="20"/>
          <w:szCs w:val="24"/>
          <w:rtl/>
          <w:lang w:eastAsia="he-IL"/>
        </w:rPr>
        <w:t xml:space="preserve">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37ABE63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58AB830D"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46CF76F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2013DB7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34D82A9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3E7D1E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4F6D6BD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33CE921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16C7295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w:t>
      </w:r>
      <w:proofErr w:type="spellStart"/>
      <w:r w:rsidRPr="00D5041C">
        <w:rPr>
          <w:rFonts w:ascii="Times New Roman" w:eastAsia="Times New Roman" w:hAnsi="Times New Roman" w:cs="David"/>
          <w:sz w:val="20"/>
          <w:szCs w:val="24"/>
          <w:rtl/>
          <w:lang w:eastAsia="he-IL"/>
        </w:rPr>
        <w:t>רמדורנט</w:t>
      </w:r>
      <w:proofErr w:type="spellEnd"/>
      <w:r w:rsidRPr="00D5041C">
        <w:rPr>
          <w:rFonts w:ascii="Times New Roman" w:eastAsia="Times New Roman" w:hAnsi="Times New Roman" w:cs="David"/>
          <w:sz w:val="20"/>
          <w:szCs w:val="24"/>
          <w:rtl/>
          <w:lang w:eastAsia="he-IL"/>
        </w:rPr>
        <w:t xml:space="preserve">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188BB4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D5041C">
        <w:rPr>
          <w:rFonts w:ascii="Times New Roman" w:eastAsia="Times New Roman" w:hAnsi="Times New Roman" w:cs="David"/>
          <w:sz w:val="20"/>
          <w:szCs w:val="24"/>
          <w:rtl/>
          <w:lang w:eastAsia="he-IL"/>
        </w:rPr>
        <w:t>לשלמם</w:t>
      </w:r>
      <w:proofErr w:type="spellEnd"/>
      <w:r w:rsidRPr="00D5041C">
        <w:rPr>
          <w:rFonts w:ascii="Times New Roman" w:eastAsia="Times New Roman" w:hAnsi="Times New Roman" w:cs="David"/>
          <w:sz w:val="20"/>
          <w:szCs w:val="24"/>
          <w:rtl/>
          <w:lang w:eastAsia="he-IL"/>
        </w:rPr>
        <w:t xml:space="preserve">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25865FA0"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F0F514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79AD9D3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1475C01F"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4581718"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27A9F2D"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753968A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6717AD5"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w:t>
      </w:r>
      <w:proofErr w:type="spellStart"/>
      <w:r w:rsidRPr="00157ACB">
        <w:rPr>
          <w:rFonts w:ascii="Times New Roman" w:eastAsia="Times New Roman" w:hAnsi="Times New Roman" w:cs="David" w:hint="cs"/>
          <w:b/>
          <w:sz w:val="20"/>
          <w:szCs w:val="24"/>
          <w:rtl/>
          <w:lang w:eastAsia="he-IL"/>
        </w:rPr>
        <w:t>המצ"ב</w:t>
      </w:r>
      <w:proofErr w:type="spellEnd"/>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3A820A0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lastRenderedPageBreak/>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29C7A7C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6B7C531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1B8C4C0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04CBA7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4A9A945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738B1AE"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45053A4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74997601"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E50F7C1"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33D7676" w14:textId="77777777"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F6746B"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4DD07C3"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E7F83FB"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CF6FA3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49EAEFF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5505CA73"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5A347C3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2A8D122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00FF5943"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5F101E0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085DDA3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1388B70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7EE2AC4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58F93CF2"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6CA3FFA1"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A92BD05"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1A6A5AA3"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7D23CF51"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1D547C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4E3009D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23F667C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3EF9167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D5041C">
        <w:rPr>
          <w:rFonts w:ascii="Times New Roman" w:eastAsia="Times New Roman" w:hAnsi="Times New Roman" w:cs="David"/>
          <w:sz w:val="20"/>
          <w:szCs w:val="24"/>
          <w:rtl/>
          <w:lang w:eastAsia="he-IL"/>
        </w:rPr>
        <w:t>הכל</w:t>
      </w:r>
      <w:proofErr w:type="spellEnd"/>
      <w:r w:rsidRPr="00D5041C">
        <w:rPr>
          <w:rFonts w:ascii="Times New Roman" w:eastAsia="Times New Roman" w:hAnsi="Times New Roman" w:cs="David"/>
          <w:sz w:val="20"/>
          <w:szCs w:val="24"/>
          <w:rtl/>
          <w:lang w:eastAsia="he-IL"/>
        </w:rPr>
        <w:t xml:space="preserve"> לפי העניין.</w:t>
      </w:r>
    </w:p>
    <w:p w14:paraId="74E08C4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5727BF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7409F25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D5041C">
        <w:rPr>
          <w:rFonts w:ascii="Times New Roman" w:eastAsia="Times New Roman" w:hAnsi="Times New Roman" w:cs="David"/>
          <w:sz w:val="20"/>
          <w:szCs w:val="24"/>
          <w:rtl/>
          <w:lang w:eastAsia="he-IL"/>
        </w:rPr>
        <w:t>לשנותן</w:t>
      </w:r>
      <w:proofErr w:type="spellEnd"/>
      <w:r w:rsidRPr="00D5041C">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CA3D8DD"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74C3728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090D492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 xml:space="preserve">י הדין ו/או </w:t>
      </w:r>
      <w:proofErr w:type="spellStart"/>
      <w:r w:rsidRPr="00D5041C">
        <w:rPr>
          <w:rFonts w:ascii="Times New Roman" w:eastAsia="Times New Roman" w:hAnsi="Times New Roman" w:cs="David"/>
          <w:color w:val="000000"/>
          <w:sz w:val="24"/>
          <w:szCs w:val="24"/>
          <w:rtl/>
          <w:lang w:eastAsia="he-IL"/>
        </w:rPr>
        <w:t>מכח</w:t>
      </w:r>
      <w:proofErr w:type="spellEnd"/>
      <w:r w:rsidRPr="00D5041C">
        <w:rPr>
          <w:rFonts w:ascii="Times New Roman" w:eastAsia="Times New Roman" w:hAnsi="Times New Roman" w:cs="David"/>
          <w:color w:val="000000"/>
          <w:sz w:val="24"/>
          <w:szCs w:val="24"/>
          <w:rtl/>
          <w:lang w:eastAsia="he-IL"/>
        </w:rPr>
        <w:t xml:space="preserve"> צו הרחבה ו/או </w:t>
      </w:r>
      <w:proofErr w:type="spellStart"/>
      <w:r w:rsidRPr="00D5041C">
        <w:rPr>
          <w:rFonts w:ascii="Times New Roman" w:eastAsia="Times New Roman" w:hAnsi="Times New Roman" w:cs="David"/>
          <w:color w:val="000000"/>
          <w:sz w:val="24"/>
          <w:szCs w:val="24"/>
          <w:rtl/>
          <w:lang w:eastAsia="he-IL"/>
        </w:rPr>
        <w:t>מכח</w:t>
      </w:r>
      <w:proofErr w:type="spellEnd"/>
      <w:r w:rsidRPr="00D5041C">
        <w:rPr>
          <w:rFonts w:ascii="Times New Roman" w:eastAsia="Times New Roman" w:hAnsi="Times New Roman" w:cs="David"/>
          <w:color w:val="000000"/>
          <w:sz w:val="24"/>
          <w:szCs w:val="24"/>
          <w:rtl/>
          <w:lang w:eastAsia="he-IL"/>
        </w:rPr>
        <w:t xml:space="preserve"> הסכם כלשהו על עובד</w:t>
      </w:r>
      <w:r w:rsidRPr="00D5041C">
        <w:rPr>
          <w:rFonts w:ascii="Times New Roman" w:eastAsia="Times New Roman" w:hAnsi="Times New Roman" w:cs="David" w:hint="cs"/>
          <w:sz w:val="20"/>
          <w:szCs w:val="24"/>
          <w:rtl/>
          <w:lang w:eastAsia="he-IL"/>
        </w:rPr>
        <w:t>.</w:t>
      </w:r>
    </w:p>
    <w:p w14:paraId="5DBC72A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w:t>
      </w:r>
      <w:proofErr w:type="spellStart"/>
      <w:r w:rsidRPr="00D5041C">
        <w:rPr>
          <w:rFonts w:ascii="Times New Roman" w:eastAsia="Times New Roman" w:hAnsi="Times New Roman" w:cs="David" w:hint="cs"/>
          <w:color w:val="000000"/>
          <w:sz w:val="24"/>
          <w:szCs w:val="24"/>
          <w:rtl/>
          <w:lang w:eastAsia="he-IL"/>
        </w:rPr>
        <w:t>שלוחיו</w:t>
      </w:r>
      <w:proofErr w:type="spellEnd"/>
      <w:r w:rsidRPr="00D5041C">
        <w:rPr>
          <w:rFonts w:ascii="Times New Roman" w:eastAsia="Times New Roman" w:hAnsi="Times New Roman" w:cs="David" w:hint="cs"/>
          <w:color w:val="000000"/>
          <w:sz w:val="24"/>
          <w:szCs w:val="24"/>
          <w:rtl/>
          <w:lang w:eastAsia="he-IL"/>
        </w:rPr>
        <w:t xml:space="preserve">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18732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w:t>
      </w:r>
      <w:proofErr w:type="spellStart"/>
      <w:r w:rsidRPr="00D5041C">
        <w:rPr>
          <w:rFonts w:ascii="Times New Roman" w:eastAsia="Times New Roman" w:hAnsi="Times New Roman" w:cs="David"/>
          <w:sz w:val="20"/>
          <w:szCs w:val="24"/>
          <w:rtl/>
          <w:lang w:eastAsia="he-IL"/>
        </w:rPr>
        <w:t>ישא</w:t>
      </w:r>
      <w:proofErr w:type="spellEnd"/>
      <w:r w:rsidRPr="00D5041C">
        <w:rPr>
          <w:rFonts w:ascii="Times New Roman" w:eastAsia="Times New Roman" w:hAnsi="Times New Roman" w:cs="David"/>
          <w:sz w:val="20"/>
          <w:szCs w:val="24"/>
          <w:rtl/>
          <w:lang w:eastAsia="he-IL"/>
        </w:rPr>
        <w:t xml:space="preserve">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5AA778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5C340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E7CAF0E"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60546362"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0758264"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5717FD5C"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4E5F93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43B42B14"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71E5818B"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0CA7A530"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1678E74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74E25A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4C083A3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72AEE836"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3B0F4658"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540A7901"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30D10FCE"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5F580FA6"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505D4DE3"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2681DD9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F1F122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4607EDE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393FB12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5B7C22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43F845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3C57BD6"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A2CA658"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7DF663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7053DDB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5C6CD8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56BA4A1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43B938E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3C91358"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43F7E27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17B8FF9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F31714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16D3D0E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5702813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623FD8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DC15EF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w:t>
      </w:r>
      <w:proofErr w:type="spellStart"/>
      <w:r w:rsidRPr="00D5041C">
        <w:rPr>
          <w:rFonts w:ascii="Times New Roman" w:eastAsia="Times New Roman" w:hAnsi="Times New Roman" w:cs="David" w:hint="cs"/>
          <w:sz w:val="20"/>
          <w:szCs w:val="24"/>
          <w:rtl/>
          <w:lang w:eastAsia="he-IL"/>
        </w:rPr>
        <w:t>שלוחיו</w:t>
      </w:r>
      <w:proofErr w:type="spellEnd"/>
      <w:r w:rsidRPr="00D5041C">
        <w:rPr>
          <w:rFonts w:ascii="Times New Roman" w:eastAsia="Times New Roman" w:hAnsi="Times New Roman" w:cs="David" w:hint="cs"/>
          <w:sz w:val="20"/>
          <w:szCs w:val="24"/>
          <w:rtl/>
          <w:lang w:eastAsia="he-IL"/>
        </w:rPr>
        <w:t xml:space="preserve">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7E64CB1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7BCF6B4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5F5422E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39CB6E67"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4C573CA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9BDFD2D"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18A6778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454410C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5F450FAA"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776D76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2531904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97917A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58D91C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w:t>
      </w:r>
      <w:proofErr w:type="spellStart"/>
      <w:r w:rsidRPr="00D5041C">
        <w:rPr>
          <w:rFonts w:ascii="Times New Roman" w:eastAsia="Times New Roman" w:hAnsi="Times New Roman" w:cs="David"/>
          <w:sz w:val="20"/>
          <w:szCs w:val="24"/>
          <w:rtl/>
          <w:lang w:eastAsia="he-IL"/>
        </w:rPr>
        <w:t>כויתור</w:t>
      </w:r>
      <w:proofErr w:type="spellEnd"/>
      <w:r w:rsidRPr="00D5041C">
        <w:rPr>
          <w:rFonts w:ascii="Times New Roman" w:eastAsia="Times New Roman" w:hAnsi="Times New Roman" w:cs="David"/>
          <w:sz w:val="20"/>
          <w:szCs w:val="24"/>
          <w:rtl/>
          <w:lang w:eastAsia="he-IL"/>
        </w:rPr>
        <w:t xml:space="preserve">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proofErr w:type="spellStart"/>
      <w:r w:rsidRPr="00D5041C">
        <w:rPr>
          <w:rFonts w:ascii="Times New Roman" w:eastAsia="Times New Roman" w:hAnsi="Times New Roman" w:cs="David"/>
          <w:sz w:val="20"/>
          <w:szCs w:val="24"/>
          <w:rtl/>
          <w:lang w:eastAsia="he-IL"/>
        </w:rPr>
        <w:t>כויתור</w:t>
      </w:r>
      <w:proofErr w:type="spellEnd"/>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131D4732"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מבלי לגרוע מכלליות האמור לעיל -</w:t>
      </w:r>
    </w:p>
    <w:p w14:paraId="654117D6"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D3C624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609423F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E3404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D5041C">
        <w:rPr>
          <w:rFonts w:ascii="Times New Roman" w:eastAsia="Times New Roman" w:hAnsi="Times New Roman" w:cs="David"/>
          <w:sz w:val="24"/>
          <w:szCs w:val="24"/>
          <w:rtl/>
          <w:lang w:eastAsia="he-IL"/>
        </w:rPr>
        <w:t>לס"ק</w:t>
      </w:r>
      <w:proofErr w:type="spellEnd"/>
      <w:r w:rsidRPr="00D5041C">
        <w:rPr>
          <w:rFonts w:ascii="Times New Roman" w:eastAsia="Times New Roman" w:hAnsi="Times New Roman" w:cs="David"/>
          <w:sz w:val="24"/>
          <w:szCs w:val="24"/>
          <w:rtl/>
          <w:lang w:eastAsia="he-IL"/>
        </w:rPr>
        <w:t xml:space="preserve"> זה.</w:t>
      </w:r>
    </w:p>
    <w:p w14:paraId="1C99EF89"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588727D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4116C5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B75B5F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DD1E02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D5041C">
        <w:rPr>
          <w:rFonts w:ascii="Times New Roman" w:eastAsia="Times New Roman" w:hAnsi="Times New Roman" w:cs="David"/>
          <w:sz w:val="20"/>
          <w:szCs w:val="24"/>
          <w:rtl/>
          <w:lang w:eastAsia="he-IL"/>
        </w:rPr>
        <w:t>מורשי</w:t>
      </w:r>
      <w:proofErr w:type="spellEnd"/>
      <w:r w:rsidRPr="00D5041C">
        <w:rPr>
          <w:rFonts w:ascii="Times New Roman" w:eastAsia="Times New Roman" w:hAnsi="Times New Roman" w:cs="David"/>
          <w:sz w:val="20"/>
          <w:szCs w:val="24"/>
          <w:rtl/>
          <w:lang w:eastAsia="he-IL"/>
        </w:rPr>
        <w:t xml:space="preserve"> החתימה של המזמין.</w:t>
      </w:r>
    </w:p>
    <w:p w14:paraId="67920153"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6749CB5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0A513A"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7DACD46"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001E0E7"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31DDC07"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8ED7C7"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Kook Sec" w:date="2020-12-15T15:00:00Z">
            <w:r w:rsidR="004B4EDB">
              <w:rPr>
                <w:rFonts w:ascii="Times New Roman" w:eastAsia="Times New Roman" w:hAnsi="Times New Roman" w:cs="David"/>
                <w:color w:val="00B0F0"/>
                <w:sz w:val="20"/>
                <w:szCs w:val="24"/>
                <w:u w:val="single"/>
                <w:rtl/>
                <w:lang w:eastAsia="he-IL"/>
              </w:rPr>
              <w:t>א.ח. תכנון וייעוץ בהנדסת מים וביוב בע"מ</w:t>
            </w:r>
          </w:ins>
        </w:sdtContent>
      </w:sdt>
      <w:r w:rsidRPr="00DE7868">
        <w:rPr>
          <w:rFonts w:ascii="Times New Roman" w:eastAsia="Times New Roman" w:hAnsi="Times New Roman" w:cs="David"/>
          <w:color w:val="00B0F0"/>
          <w:sz w:val="20"/>
          <w:szCs w:val="24"/>
          <w:rtl/>
          <w:lang w:eastAsia="he-IL"/>
        </w:rPr>
        <w:tab/>
      </w:r>
      <w:sdt>
        <w:sdtPr>
          <w:rPr>
            <w:rFonts w:ascii="Calibri" w:eastAsia="Calibri" w:hAnsi="Calibri" w:cs="Arial"/>
            <w:color w:val="800080"/>
            <w:rtl/>
          </w:rPr>
          <w:alias w:val="שם צד א"/>
          <w:tag w:val="cmtTzadAName"/>
          <w:id w:val="-1697851747"/>
          <w:placeholder>
            <w:docPart w:val="BBA07540F712486E8E12B661680B49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5" w:author="Kook Sec" w:date="2020-12-15T15:01:00Z">
            <w:r w:rsidR="004B4EDB">
              <w:rPr>
                <w:rFonts w:ascii="Calibri" w:eastAsia="Calibri" w:hAnsi="Calibri" w:cs="Arial"/>
                <w:color w:val="800080"/>
                <w:rtl/>
              </w:rPr>
              <w:t>א.ח. תכנון וייעוץ בהנדסת מים וביוב בע"מ</w:t>
            </w:r>
          </w:ins>
        </w:sdtContent>
      </w:sdt>
    </w:p>
    <w:p w14:paraId="71F8C1F6"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F35DDF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90763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12F13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EBCCCC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08047E"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AA143B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7AEC91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6692B7"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517320D"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65E7DFB5"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B7E0B6F"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D894B4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719FE9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47F2CA"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6" w:author="Kook Sec" w:date="2020-12-15T15:01:00Z">
            <w:r w:rsidR="004B4EDB">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w:t>
      </w:r>
      <w:del w:id="27" w:author="Kook Sec" w:date="2020-12-15T15:01:00Z">
        <w:r w:rsidRPr="00E95AE9" w:rsidDel="004B4EDB">
          <w:rPr>
            <w:rFonts w:ascii="Times New Roman" w:eastAsia="Times New Roman" w:hAnsi="Times New Roman" w:cs="David"/>
            <w:color w:val="00B0F0"/>
            <w:sz w:val="24"/>
            <w:szCs w:val="24"/>
            <w:rtl/>
            <w:lang w:eastAsia="he-IL"/>
          </w:rPr>
          <w:delText>-</w:delText>
        </w:r>
      </w:del>
      <w:ins w:id="28" w:author="Kook Sec" w:date="2020-12-15T15:01:00Z">
        <w:r w:rsidR="004B4EDB">
          <w:rPr>
            <w:rFonts w:ascii="Times New Roman" w:eastAsia="Times New Roman" w:hAnsi="Times New Roman" w:cs="David"/>
            <w:color w:val="00B0F0"/>
            <w:sz w:val="24"/>
            <w:szCs w:val="24"/>
            <w:rtl/>
            <w:lang w:eastAsia="he-IL"/>
          </w:rPr>
          <w:t>–</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9" w:author="Kook Sec" w:date="2020-12-15T15:01:00Z">
            <w:r w:rsidR="004B4EDB">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0" w:author="Kook Sec" w:date="2020-12-15T14:59:00Z">
            <w:r w:rsidR="004B4EDB">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23A21B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2C971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8AD21F3"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64FC43E3"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CC548C9"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1" w:author="Kook Sec" w:date="2020-12-15T15:01:00Z">
            <w:r w:rsidR="004B4EDB">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77862161"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6FBB88B0"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877AAE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4D14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2" w:author="Kook Sec" w:date="2020-12-15T15:01:00Z">
            <w:r w:rsidR="004B4EDB">
              <w:rPr>
                <w:rFonts w:ascii="Times New Roman" w:eastAsia="Times New Roman" w:hAnsi="Times New Roman" w:cs="David" w:hint="cs"/>
                <w:sz w:val="24"/>
                <w:szCs w:val="24"/>
                <w:rtl/>
                <w:lang w:eastAsia="he-IL"/>
              </w:rPr>
              <w:t xml:space="preserve">אבי </w:t>
            </w:r>
            <w:proofErr w:type="spellStart"/>
            <w:r w:rsidR="004B4EDB">
              <w:rPr>
                <w:rFonts w:ascii="Times New Roman" w:eastAsia="Times New Roman" w:hAnsi="Times New Roman" w:cs="David" w:hint="cs"/>
                <w:sz w:val="24"/>
                <w:szCs w:val="24"/>
                <w:rtl/>
                <w:lang w:eastAsia="he-IL"/>
              </w:rPr>
              <w:t>ברטי</w:t>
            </w:r>
            <w:proofErr w:type="spellEnd"/>
            <w:r w:rsidR="004B4EDB">
              <w:rPr>
                <w:rFonts w:ascii="Times New Roman" w:eastAsia="Times New Roman" w:hAnsi="Times New Roman" w:cs="David" w:hint="cs"/>
                <w:sz w:val="24"/>
                <w:szCs w:val="24"/>
                <w:rtl/>
                <w:lang w:eastAsia="he-IL"/>
              </w:rPr>
              <w:t xml:space="preserve"> לוי</w:t>
            </w:r>
          </w:ins>
        </w:sdtContent>
      </w:sdt>
    </w:p>
    <w:p w14:paraId="723CD3A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2907F1E"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w:t>
      </w:r>
      <w:proofErr w:type="spellStart"/>
      <w:r w:rsidR="007E40BD" w:rsidRPr="007E40BD">
        <w:rPr>
          <w:rFonts w:ascii="Times New Roman" w:eastAsia="Times New Roman" w:hAnsi="Times New Roman" w:cs="David"/>
          <w:sz w:val="24"/>
          <w:szCs w:val="24"/>
          <w:rtl/>
          <w:lang w:eastAsia="he-IL"/>
        </w:rPr>
        <w:t>מימד</w:t>
      </w:r>
      <w:proofErr w:type="spellEnd"/>
      <w:r w:rsidR="007E40BD" w:rsidRPr="007E40BD">
        <w:rPr>
          <w:rFonts w:ascii="Times New Roman" w:eastAsia="Times New Roman" w:hAnsi="Times New Roman" w:cs="David"/>
          <w:sz w:val="24"/>
          <w:szCs w:val="24"/>
          <w:rtl/>
          <w:lang w:eastAsia="he-IL"/>
        </w:rPr>
        <w:t xml:space="preserve">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C69667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28C781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E6C452"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33" w:author="Kook Sec" w:date="2020-12-15T15:01:00Z">
            <w:r w:rsidR="004B4EDB">
              <w:rPr>
                <w:rFonts w:ascii="Times New Roman" w:eastAsia="Times New Roman" w:hAnsi="Times New Roman" w:cs="David" w:hint="cs"/>
                <w:color w:val="008000"/>
                <w:sz w:val="24"/>
                <w:szCs w:val="24"/>
                <w:rtl/>
                <w:lang w:eastAsia="he-IL"/>
              </w:rPr>
              <w:t xml:space="preserve">ולי </w:t>
            </w:r>
            <w:proofErr w:type="spellStart"/>
            <w:r w:rsidR="004B4EDB">
              <w:rPr>
                <w:rFonts w:ascii="Times New Roman" w:eastAsia="Times New Roman" w:hAnsi="Times New Roman" w:cs="David" w:hint="cs"/>
                <w:color w:val="008000"/>
                <w:sz w:val="24"/>
                <w:szCs w:val="24"/>
                <w:rtl/>
                <w:lang w:eastAsia="he-IL"/>
              </w:rPr>
              <w:t>אנטולי</w:t>
            </w:r>
          </w:ins>
          <w:proofErr w:type="spellEnd"/>
        </w:sdtContent>
      </w:sdt>
    </w:p>
    <w:p w14:paraId="7D0654B4"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76EC723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E6159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00D861C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2C1A8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F01D9C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0D5405"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B5D0B0A"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B7D37D8"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DD413F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C0E357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8270D9F"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D426759"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51D8A6A3" w14:textId="77777777" w:rsidTr="007B54F0">
        <w:tc>
          <w:tcPr>
            <w:tcW w:w="3366" w:type="dxa"/>
          </w:tcPr>
          <w:p w14:paraId="0783B254" w14:textId="77777777" w:rsidR="007B54F0" w:rsidRDefault="004B4EDB"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4" w:author="Kook Sec" w:date="2020-12-15T15:02:00Z">
                  <w:r>
                    <w:rPr>
                      <w:rFonts w:ascii="Times New Roman" w:eastAsia="Times New Roman" w:hAnsi="Times New Roman" w:cs="David" w:hint="cs"/>
                      <w:color w:val="008000"/>
                      <w:sz w:val="24"/>
                      <w:szCs w:val="24"/>
                      <w:rtl/>
                      <w:lang w:eastAsia="he-IL"/>
                    </w:rPr>
                    <w:t>100%</w:t>
                  </w:r>
                </w:ins>
              </w:sdtContent>
            </w:sdt>
          </w:p>
          <w:p w14:paraId="625CF0B1"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28AAEA3" w14:textId="77777777" w:rsidR="007B54F0" w:rsidRDefault="007B54F0" w:rsidP="007B54F0">
            <w:pPr>
              <w:widowControl w:val="0"/>
              <w:spacing w:before="0" w:beforeAutospacing="0" w:after="0" w:afterAutospacing="0" w:line="240" w:lineRule="auto"/>
              <w:ind w:left="720"/>
              <w:outlineLvl w:val="2"/>
            </w:pPr>
          </w:p>
          <w:p w14:paraId="3D5A721D"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F7DAED3"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3A8DF46"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508A356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2F9A5D"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A41DBD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B9BC33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319BDA7C"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43199CEA"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48A59CF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8489E7"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3BAB1D4A"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ברזיות ציבוריות, מזרקות, בריכות מים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2E8F6677"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תכנון מערכות ביוב בשטחים ציבוריים, למבנה מכירות ולדירה לדוגמא. לרבות, קווי הולכה, תאי ביקורת והסתעפויות, מתקני שאיבה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4E5AC11D"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proofErr w:type="spellStart"/>
      <w:r w:rsidR="003B1029" w:rsidRPr="00D5041C">
        <w:rPr>
          <w:rFonts w:ascii="Times New Roman" w:eastAsia="Times New Roman" w:hAnsi="Times New Roman" w:cs="David" w:hint="cs"/>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0AAF663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5F1A01B"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2197E7E7"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5BA85651"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6404539D"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1508A759"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808B7BC"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17D55D4"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50527823"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6D7B38E"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1C100416"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2D798DFE"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2B49267C"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w:t>
      </w:r>
      <w:proofErr w:type="spellStart"/>
      <w:r w:rsidRPr="00D5041C">
        <w:rPr>
          <w:rFonts w:ascii="Times New Roman" w:eastAsia="Times New Roman" w:hAnsi="Times New Roman" w:cs="David"/>
          <w:b/>
          <w:sz w:val="24"/>
          <w:szCs w:val="24"/>
          <w:rtl/>
          <w:lang w:eastAsia="he-IL"/>
        </w:rPr>
        <w:t>ודלוחין</w:t>
      </w:r>
      <w:proofErr w:type="spellEnd"/>
      <w:r w:rsidRPr="00D5041C">
        <w:rPr>
          <w:rFonts w:ascii="Times New Roman" w:eastAsia="Times New Roman" w:hAnsi="Times New Roman" w:cs="David"/>
          <w:b/>
          <w:sz w:val="24"/>
          <w:szCs w:val="24"/>
          <w:rtl/>
          <w:lang w:eastAsia="he-IL"/>
        </w:rPr>
        <w:t xml:space="preserve">, ניקוז ותיעול, חימום מים ע"י אנרגיית השמש ו/או אנרגיה חשמלית, מערכות גז, </w:t>
      </w:r>
      <w:proofErr w:type="spellStart"/>
      <w:r w:rsidRPr="00D5041C">
        <w:rPr>
          <w:rFonts w:ascii="Times New Roman" w:eastAsia="Times New Roman" w:hAnsi="Times New Roman" w:cs="David"/>
          <w:b/>
          <w:sz w:val="24"/>
          <w:szCs w:val="24"/>
          <w:rtl/>
          <w:lang w:eastAsia="he-IL"/>
        </w:rPr>
        <w:t>ספרינקלרים</w:t>
      </w:r>
      <w:proofErr w:type="spellEnd"/>
      <w:r w:rsidRPr="00D5041C">
        <w:rPr>
          <w:rFonts w:ascii="Times New Roman" w:eastAsia="Times New Roman" w:hAnsi="Times New Roman" w:cs="David"/>
          <w:b/>
          <w:sz w:val="24"/>
          <w:szCs w:val="24"/>
          <w:rtl/>
          <w:lang w:eastAsia="he-IL"/>
        </w:rPr>
        <w:t xml:space="preserve"> וניקוז מזגנים.</w:t>
      </w:r>
    </w:p>
    <w:p w14:paraId="30563B63"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773124B8"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335AAC4B"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3890800E"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1A8D6584"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3D7C36EB"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w:t>
      </w:r>
      <w:r w:rsidRPr="00D5041C">
        <w:rPr>
          <w:rFonts w:ascii="Times New Roman" w:eastAsia="Times New Roman" w:hAnsi="Times New Roman" w:cs="David"/>
          <w:b/>
          <w:sz w:val="24"/>
          <w:szCs w:val="24"/>
          <w:rtl/>
          <w:lang w:eastAsia="he-IL"/>
        </w:rPr>
        <w:lastRenderedPageBreak/>
        <w:t>בפרויקט.</w:t>
      </w:r>
    </w:p>
    <w:p w14:paraId="6153B78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3B48DE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20B5E62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4A9E2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32A275B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8BD4C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186E156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38051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4A27C95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364498C"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6966877A"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D684AD5"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450B9C5A"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697A13C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תאום גודל ומיקום פירים אנכיים להעברת תשתיות למתקן, ארונות מים, גז, מונים, קולטני ביוב, </w:t>
      </w:r>
      <w:proofErr w:type="spellStart"/>
      <w:r w:rsidRPr="00D5041C">
        <w:rPr>
          <w:rFonts w:ascii="Times New Roman" w:eastAsia="Times New Roman" w:hAnsi="Times New Roman" w:cs="David"/>
          <w:sz w:val="24"/>
          <w:szCs w:val="24"/>
          <w:rtl/>
          <w:lang w:eastAsia="he-IL"/>
        </w:rPr>
        <w:t>צמ"גים</w:t>
      </w:r>
      <w:proofErr w:type="spellEnd"/>
      <w:r w:rsidRPr="00D5041C">
        <w:rPr>
          <w:rFonts w:ascii="Times New Roman" w:eastAsia="Times New Roman" w:hAnsi="Times New Roman" w:cs="David"/>
          <w:sz w:val="24"/>
          <w:szCs w:val="24"/>
          <w:rtl/>
          <w:lang w:eastAsia="he-IL"/>
        </w:rPr>
        <w:t xml:space="preserve">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0B5535B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EF9D24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31055EE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616FE6A"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2B2B065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9E3B27"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4D5005F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016A1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5B4F9EE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90577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כל התכניות, המסמכים, התיאורים והחישובים הדרושים,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שיאפשר אישורן על ידי הרשויות. הכנת נספחים סניטריים לבקשות להיתרים וטפול באישורם ע"י הרשויות.</w:t>
      </w:r>
    </w:p>
    <w:p w14:paraId="74775B1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1EFA2A2"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013EE9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59A873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7441938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2C6A6B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69F5DB1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7E31F28"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w:t>
      </w:r>
      <w:r w:rsidRPr="00D5041C">
        <w:rPr>
          <w:rFonts w:ascii="Times New Roman" w:eastAsia="Times New Roman" w:hAnsi="Times New Roman" w:cs="David"/>
          <w:sz w:val="24"/>
          <w:szCs w:val="24"/>
          <w:rtl/>
          <w:lang w:eastAsia="he-IL"/>
        </w:rPr>
        <w:lastRenderedPageBreak/>
        <w:t xml:space="preserve">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7F2F098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8DBBF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3A70BB7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D56C3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43A4A66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91DC39"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5CBA3FC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02CF97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086C7F4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55C00F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 xml:space="preserve">הכנת תכניות עבודה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xml:space="preserve">. 1:50 בבניינים </w:t>
      </w:r>
      <w:proofErr w:type="spellStart"/>
      <w:r w:rsidRPr="00D5041C">
        <w:rPr>
          <w:rFonts w:ascii="Times New Roman" w:eastAsia="Times New Roman" w:hAnsi="Times New Roman" w:cs="David"/>
          <w:sz w:val="24"/>
          <w:szCs w:val="24"/>
          <w:rtl/>
          <w:lang w:eastAsia="he-IL"/>
        </w:rPr>
        <w:t>ובקנ"מ</w:t>
      </w:r>
      <w:proofErr w:type="spellEnd"/>
      <w:r w:rsidRPr="00D5041C">
        <w:rPr>
          <w:rFonts w:ascii="Times New Roman" w:eastAsia="Times New Roman" w:hAnsi="Times New Roman" w:cs="David"/>
          <w:sz w:val="24"/>
          <w:szCs w:val="24"/>
          <w:rtl/>
          <w:lang w:eastAsia="he-IL"/>
        </w:rPr>
        <w:t xml:space="preserve"> 1:250 בפתוח הכוללות פרטים וחתכים הכרחיים לביצוע העבודה והבנת התכנון וכוונות המתכנן, והכוללות:</w:t>
      </w:r>
    </w:p>
    <w:p w14:paraId="759ED235"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68F33576"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5556D399"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F00655A"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4D3D268E"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DFCEEF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אופקי של הקומה כולל את הכלים הסניטריים, צינורות הספקת מים קרים וחמים המובילים אליהם, ויציאת צינורות דלוחין ושפכים מהם, צינורות למערכות כיבוי </w:t>
      </w:r>
      <w:proofErr w:type="spellStart"/>
      <w:r w:rsidRPr="00D5041C">
        <w:rPr>
          <w:rFonts w:ascii="Times New Roman" w:eastAsia="Times New Roman" w:hAnsi="Times New Roman" w:cs="David"/>
          <w:sz w:val="24"/>
          <w:szCs w:val="24"/>
          <w:rtl/>
          <w:lang w:eastAsia="he-IL"/>
        </w:rPr>
        <w:t>וספרינקלרים</w:t>
      </w:r>
      <w:proofErr w:type="spellEnd"/>
      <w:r w:rsidRPr="00D5041C">
        <w:rPr>
          <w:rFonts w:ascii="Times New Roman" w:eastAsia="Times New Roman" w:hAnsi="Times New Roman" w:cs="David"/>
          <w:sz w:val="24"/>
          <w:szCs w:val="24"/>
          <w:rtl/>
          <w:lang w:eastAsia="he-IL"/>
        </w:rPr>
        <w:t xml:space="preserve">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2B68BB0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DC871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06382F8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483959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370FD73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5C04CB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אופייניים לאורך מערכת איסוף </w:t>
      </w:r>
      <w:proofErr w:type="spellStart"/>
      <w:r w:rsidRPr="00D5041C">
        <w:rPr>
          <w:rFonts w:ascii="Times New Roman" w:eastAsia="Times New Roman" w:hAnsi="Times New Roman" w:cs="David"/>
          <w:sz w:val="24"/>
          <w:szCs w:val="24"/>
          <w:rtl/>
          <w:lang w:eastAsia="he-IL"/>
        </w:rPr>
        <w:t>הדלוחין</w:t>
      </w:r>
      <w:proofErr w:type="spellEnd"/>
      <w:r w:rsidRPr="00D5041C">
        <w:rPr>
          <w:rFonts w:ascii="Times New Roman" w:eastAsia="Times New Roman" w:hAnsi="Times New Roman" w:cs="David"/>
          <w:sz w:val="24"/>
          <w:szCs w:val="24"/>
          <w:rtl/>
          <w:lang w:eastAsia="he-IL"/>
        </w:rPr>
        <w:t xml:space="preserve"> והשפכים.</w:t>
      </w:r>
    </w:p>
    <w:p w14:paraId="6D4D073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F1A9BE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7ADCAFE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F563FA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2AD6111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15A643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33C3690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A1CDE5"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5C64B08B"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DD5A2FC"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אופקי של כל קומה וקומה (למעט קומות טיפוסיות להן יוכן </w:t>
      </w: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משותף), כולל את הכלים הסניטריים, צינורות, הספקת מים קרים וחמים, מערכות כיבוי </w:t>
      </w:r>
      <w:proofErr w:type="spellStart"/>
      <w:r w:rsidRPr="00D5041C">
        <w:rPr>
          <w:rFonts w:ascii="Times New Roman" w:eastAsia="Times New Roman" w:hAnsi="Times New Roman" w:cs="David"/>
          <w:sz w:val="24"/>
          <w:szCs w:val="24"/>
          <w:rtl/>
          <w:lang w:eastAsia="he-IL"/>
        </w:rPr>
        <w:t>וספרינקלרים</w:t>
      </w:r>
      <w:proofErr w:type="spellEnd"/>
      <w:r w:rsidRPr="00D5041C">
        <w:rPr>
          <w:rFonts w:ascii="Times New Roman" w:eastAsia="Times New Roman" w:hAnsi="Times New Roman" w:cs="David"/>
          <w:sz w:val="24"/>
          <w:szCs w:val="24"/>
          <w:rtl/>
          <w:lang w:eastAsia="he-IL"/>
        </w:rPr>
        <w:t xml:space="preserve"> ויציאת צינורות דלוחין ושפכים כולל סימון קוטר הצינורות, האביזרים והספחים.</w:t>
      </w:r>
    </w:p>
    <w:p w14:paraId="27DA52E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DAB019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2469EFD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2355F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59A4A69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C96BC0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אופייניים לאורך מערכת איסוף </w:t>
      </w:r>
      <w:proofErr w:type="spellStart"/>
      <w:r w:rsidRPr="00D5041C">
        <w:rPr>
          <w:rFonts w:ascii="Times New Roman" w:eastAsia="Times New Roman" w:hAnsi="Times New Roman" w:cs="David"/>
          <w:sz w:val="24"/>
          <w:szCs w:val="24"/>
          <w:rtl/>
          <w:lang w:eastAsia="he-IL"/>
        </w:rPr>
        <w:t>הדלוחין</w:t>
      </w:r>
      <w:proofErr w:type="spellEnd"/>
      <w:r w:rsidRPr="00D5041C">
        <w:rPr>
          <w:rFonts w:ascii="Times New Roman" w:eastAsia="Times New Roman" w:hAnsi="Times New Roman" w:cs="David"/>
          <w:sz w:val="24"/>
          <w:szCs w:val="24"/>
          <w:rtl/>
          <w:lang w:eastAsia="he-IL"/>
        </w:rPr>
        <w:t xml:space="preserve"> והשפכים.</w:t>
      </w:r>
    </w:p>
    <w:p w14:paraId="5DB7361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A33EB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09A9BFF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035ECC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3FCA434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8497BF"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72BE4BC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6D355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פרוט מתקנים מיוחדים הקשורים במערכת האינסטלציה הסניטרית, </w:t>
      </w:r>
      <w:proofErr w:type="spellStart"/>
      <w:r w:rsidRPr="00D5041C">
        <w:rPr>
          <w:rFonts w:ascii="Times New Roman" w:eastAsia="Times New Roman" w:hAnsi="Times New Roman" w:cs="David"/>
          <w:sz w:val="24"/>
          <w:szCs w:val="24"/>
          <w:rtl/>
          <w:lang w:eastAsia="he-IL"/>
        </w:rPr>
        <w:t>הספרינקלרים</w:t>
      </w:r>
      <w:proofErr w:type="spellEnd"/>
      <w:r w:rsidRPr="00D5041C">
        <w:rPr>
          <w:rFonts w:ascii="Times New Roman" w:eastAsia="Times New Roman" w:hAnsi="Times New Roman" w:cs="David"/>
          <w:sz w:val="24"/>
          <w:szCs w:val="24"/>
          <w:rtl/>
          <w:lang w:eastAsia="he-IL"/>
        </w:rPr>
        <w:t xml:space="preserve">, הביוב, סידור ניצול אנרגיית השמש, חימום מים מרכזי, משאבות, מכלי מים, מערכות מניה למים (כולל קריאה ממוחשבת), בורות שאיבה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3DA4C2D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4D3A9B0"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7721C13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FF4E8C"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תשריט</w:t>
      </w:r>
      <w:proofErr w:type="spellEnd"/>
      <w:r w:rsidRPr="00D5041C">
        <w:rPr>
          <w:rFonts w:ascii="Times New Roman" w:eastAsia="Times New Roman" w:hAnsi="Times New Roman" w:cs="David"/>
          <w:sz w:val="24"/>
          <w:szCs w:val="24"/>
          <w:rtl/>
          <w:lang w:eastAsia="he-IL"/>
        </w:rPr>
        <w:t xml:space="preserve">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w:t>
      </w:r>
      <w:proofErr w:type="spellStart"/>
      <w:r w:rsidRPr="00D5041C">
        <w:rPr>
          <w:rFonts w:ascii="Times New Roman" w:eastAsia="Times New Roman" w:hAnsi="Times New Roman" w:cs="David"/>
          <w:sz w:val="24"/>
          <w:szCs w:val="24"/>
          <w:rtl/>
          <w:lang w:eastAsia="he-IL"/>
        </w:rPr>
        <w:t>הידרנטים</w:t>
      </w:r>
      <w:proofErr w:type="spellEnd"/>
      <w:r w:rsidRPr="00D5041C">
        <w:rPr>
          <w:rFonts w:ascii="Times New Roman" w:eastAsia="Times New Roman" w:hAnsi="Times New Roman" w:cs="David"/>
          <w:sz w:val="24"/>
          <w:szCs w:val="24"/>
          <w:rtl/>
          <w:lang w:eastAsia="he-IL"/>
        </w:rPr>
        <w:t>, מיקום תאי הביקורת וההסתעפויות ומיקום האביזרים (כולל: סימון קוטר הצינורות, האביזרים והספחים).</w:t>
      </w:r>
    </w:p>
    <w:p w14:paraId="317547C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7B4F348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289EB7F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C0577D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28D37AE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541DC24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42FD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הנחיות למתכננים האחרים לגבי מילוי </w:t>
      </w:r>
      <w:proofErr w:type="spellStart"/>
      <w:r w:rsidRPr="00D5041C">
        <w:rPr>
          <w:rFonts w:ascii="Times New Roman" w:eastAsia="Times New Roman" w:hAnsi="Times New Roman" w:cs="David"/>
          <w:sz w:val="24"/>
          <w:szCs w:val="24"/>
          <w:rtl/>
          <w:lang w:eastAsia="he-IL"/>
        </w:rPr>
        <w:t>הל"ת</w:t>
      </w:r>
      <w:proofErr w:type="spellEnd"/>
      <w:r w:rsidRPr="00D5041C">
        <w:rPr>
          <w:rFonts w:ascii="Times New Roman" w:eastAsia="Times New Roman" w:hAnsi="Times New Roman" w:cs="David"/>
          <w:sz w:val="24"/>
          <w:szCs w:val="24"/>
          <w:rtl/>
          <w:lang w:eastAsia="he-IL"/>
        </w:rPr>
        <w:t xml:space="preserve"> באופן שיופיעו בתוכניות האדריכלות, הקונסטרוקציה והיועצים.</w:t>
      </w:r>
    </w:p>
    <w:p w14:paraId="5F9CD89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F2F337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70D61EB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644A8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5F8D3D4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745A6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32BE0A0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94514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37FE6E8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E3F0B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w:t>
      </w:r>
      <w:proofErr w:type="spellStart"/>
      <w:r w:rsidRPr="00D5041C">
        <w:rPr>
          <w:rFonts w:ascii="Times New Roman" w:eastAsia="Times New Roman" w:hAnsi="Times New Roman" w:cs="David"/>
          <w:sz w:val="24"/>
          <w:szCs w:val="24"/>
          <w:rtl/>
          <w:lang w:eastAsia="he-IL"/>
        </w:rPr>
        <w:t>מת"י</w:t>
      </w:r>
      <w:proofErr w:type="spellEnd"/>
      <w:r w:rsidRPr="00D5041C">
        <w:rPr>
          <w:rFonts w:ascii="Times New Roman" w:eastAsia="Times New Roman" w:hAnsi="Times New Roman" w:cs="David"/>
          <w:sz w:val="24"/>
          <w:szCs w:val="24"/>
          <w:rtl/>
          <w:lang w:eastAsia="he-IL"/>
        </w:rPr>
        <w:t xml:space="preserve"> עד קבלת אשור המכון.</w:t>
      </w:r>
    </w:p>
    <w:p w14:paraId="6195652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B5590F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w:t>
      </w:r>
      <w:r w:rsidRPr="00D5041C">
        <w:rPr>
          <w:rFonts w:ascii="Times New Roman" w:eastAsia="Times New Roman" w:hAnsi="Times New Roman" w:cs="David"/>
          <w:sz w:val="24"/>
          <w:szCs w:val="24"/>
          <w:rtl/>
          <w:lang w:eastAsia="he-IL"/>
        </w:rPr>
        <w:lastRenderedPageBreak/>
        <w:t xml:space="preserve">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CA7DF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F4557E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D5041C">
        <w:rPr>
          <w:rFonts w:ascii="Times New Roman" w:eastAsia="Times New Roman" w:hAnsi="Times New Roman" w:cs="David"/>
          <w:sz w:val="24"/>
          <w:szCs w:val="24"/>
          <w:rtl/>
          <w:lang w:eastAsia="he-IL"/>
        </w:rPr>
        <w:t>אסקי</w:t>
      </w:r>
      <w:proofErr w:type="spellEnd"/>
      <w:r w:rsidRPr="00D5041C">
        <w:rPr>
          <w:rFonts w:ascii="Times New Roman" w:eastAsia="Times New Roman" w:hAnsi="Times New Roman" w:cs="David"/>
          <w:sz w:val="24"/>
          <w:szCs w:val="24"/>
          <w:rtl/>
          <w:lang w:eastAsia="he-IL"/>
        </w:rPr>
        <w:t>", כך שניתן יהיה להעתקים לכל מעבד תמלילים אחר, ע"ג דיסקט ובתדפיס.</w:t>
      </w:r>
    </w:p>
    <w:p w14:paraId="124A924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1DAD20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52B8831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B8A6280"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יב</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56F18B1C"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0B729D5F"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proofErr w:type="spellStart"/>
      <w:r w:rsidR="00AD2AC9" w:rsidRPr="00D5041C">
        <w:rPr>
          <w:rFonts w:ascii="Times New Roman" w:eastAsia="Times New Roman" w:hAnsi="Times New Roman" w:cs="David" w:hint="cs"/>
          <w:sz w:val="24"/>
          <w:szCs w:val="24"/>
          <w:rtl/>
          <w:lang w:eastAsia="he-IL"/>
        </w:rPr>
        <w:t>הספרינקלרים</w:t>
      </w:r>
      <w:proofErr w:type="spellEnd"/>
      <w:r w:rsidRPr="00D5041C">
        <w:rPr>
          <w:rFonts w:ascii="Times New Roman" w:eastAsia="Times New Roman" w:hAnsi="Times New Roman" w:cs="David" w:hint="cs"/>
          <w:sz w:val="24"/>
          <w:szCs w:val="24"/>
          <w:rtl/>
          <w:lang w:eastAsia="he-IL"/>
        </w:rPr>
        <w:t>, ככל וקיימת, ע"י מעבדה מוסמכת.</w:t>
      </w:r>
    </w:p>
    <w:p w14:paraId="470C041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33054071"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יג</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6B860C56"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0941E8E"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1D64E2D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5FF16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75BBFFC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51A5C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טז</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F51AD9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7E569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יז</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חוות דעת, בכל הקשור להצעות הקבלנים.</w:t>
      </w:r>
    </w:p>
    <w:p w14:paraId="38CC06A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2889B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יח</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5C370E4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2BEF3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7B84217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05877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4A2A859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54F0BD"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41A4638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A8BA004"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39868F1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7A2C7D2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17CA67E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4B0028C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קבלה זמנית של העבודה והמתקנים המבוצעים ומסירת דו"ח על </w:t>
      </w:r>
      <w:r w:rsidRPr="00D5041C">
        <w:rPr>
          <w:rFonts w:ascii="Times New Roman" w:eastAsia="Times New Roman" w:hAnsi="Times New Roman" w:cs="David"/>
          <w:sz w:val="24"/>
          <w:szCs w:val="24"/>
          <w:rtl/>
          <w:lang w:eastAsia="he-IL"/>
        </w:rPr>
        <w:lastRenderedPageBreak/>
        <w:t>הנ"ל לנציג המזמין. הקבלה הנ"ל מתייחסת למתקנים או חלקי עבודה טיפוסיים ואינה כוללת את כל העבודה בכללותה.</w:t>
      </w:r>
    </w:p>
    <w:p w14:paraId="60297F2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32FF2C9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025DA22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5D216B3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661BACD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4EC1E4D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7F74927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2416A8"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2185F7AF"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B7BC772"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469F3635"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EF684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4F7FF0D0"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7A463BEB"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737596D6"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0128825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0A1BE03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6A74D3A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1EE88BD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5A48A08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F42249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1782A9B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B6C5A7"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20C9532A"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66882E46"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1164203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49352105"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16408F64"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45C9A93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6EBF62"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07B10938"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2DBB4B1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053B749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54F56FA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66C9DBA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8FC31B0"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ה.</w:t>
      </w:r>
      <w:r w:rsidRPr="00D5041C">
        <w:rPr>
          <w:rFonts w:ascii="Times New Roman" w:eastAsia="Times New Roman" w:hAnsi="Times New Roman" w:cs="David"/>
          <w:sz w:val="24"/>
          <w:szCs w:val="24"/>
          <w:rtl/>
          <w:lang w:eastAsia="he-IL"/>
        </w:rPr>
        <w:tab/>
        <w:t>יעוץ למזמין בדבר תכנון ואחזקת המתקן.</w:t>
      </w:r>
    </w:p>
    <w:p w14:paraId="2E0B2A9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D6DD425"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המתכנן מתחייב לשמור על דיסקט את התכניות עד לאחר סיום הביצוע בשטח של העבודות נשוא התכנון, כך שניתן יהיה לבצע מהם העתקים, צילומים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 כך שניתן לבצע בהם תיקונים ושינויים.</w:t>
      </w:r>
    </w:p>
    <w:p w14:paraId="797081D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32967B"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6BC3EA7C"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5607965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7C1FC58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9EA774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62EFD77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29817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158838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BBAAEF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D6A97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D3050D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99FF5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BE50E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66A44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5B8A18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1A06FF"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2C8B32A3"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22746C"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0BD951F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B29440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92359DE"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0C3B82A0" w14:textId="77777777" w:rsidR="00D5041C" w:rsidRPr="00D5041C" w:rsidRDefault="00D5041C" w:rsidP="00D5041C">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__</w:t>
      </w:r>
      <w:ins w:id="35" w:author="Kook Sec" w:date="2020-12-15T15:02:00Z">
        <w:r w:rsidR="004B4EDB">
          <w:rPr>
            <w:rFonts w:ascii="Times New Roman" w:eastAsia="Times New Roman" w:hAnsi="Times New Roman" w:cs="David" w:hint="cs"/>
            <w:sz w:val="24"/>
            <w:szCs w:val="24"/>
            <w:rtl/>
            <w:lang w:eastAsia="he-IL"/>
          </w:rPr>
          <w:t>1200</w:t>
        </w:r>
      </w:ins>
      <w:r w:rsidRPr="00D5041C">
        <w:rPr>
          <w:rFonts w:ascii="Times New Roman" w:eastAsia="Times New Roman" w:hAnsi="Times New Roman" w:cs="David" w:hint="cs"/>
          <w:sz w:val="24"/>
          <w:szCs w:val="24"/>
          <w:rtl/>
          <w:lang w:eastAsia="he-IL"/>
        </w:rPr>
        <w:t xml:space="preserve">__ ₪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שבע מאות שישים </w:t>
      </w:r>
      <w:r w:rsidRPr="00D5041C">
        <w:rPr>
          <w:rFonts w:ascii="Times New Roman" w:eastAsia="Times New Roman" w:hAnsi="Times New Roman" w:cs="David"/>
          <w:sz w:val="24"/>
          <w:szCs w:val="24"/>
          <w:rtl/>
          <w:lang w:eastAsia="he-IL"/>
        </w:rPr>
        <w:t xml:space="preserve"> ש"ח) </w:t>
      </w:r>
      <w:r w:rsidRPr="00D5041C">
        <w:rPr>
          <w:rFonts w:ascii="Times New Roman" w:eastAsia="Times New Roman" w:hAnsi="Times New Roman" w:cs="David" w:hint="cs"/>
          <w:sz w:val="24"/>
          <w:szCs w:val="24"/>
          <w:rtl/>
          <w:lang w:eastAsia="he-IL"/>
        </w:rPr>
        <w:t>.</w:t>
      </w:r>
    </w:p>
    <w:p w14:paraId="620EF9F5"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739810EE" w14:textId="77777777"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ins w:id="36" w:author="Kook Sec" w:date="2020-12-15T15:02:00Z">
        <w:r w:rsidR="004B4EDB">
          <w:rPr>
            <w:rFonts w:ascii="Times New Roman" w:eastAsia="Times New Roman" w:hAnsi="Times New Roman" w:cs="David" w:hint="cs"/>
            <w:sz w:val="24"/>
            <w:szCs w:val="24"/>
            <w:u w:val="single"/>
            <w:rtl/>
            <w:lang w:eastAsia="he-IL"/>
          </w:rPr>
          <w:t>7</w:t>
        </w:r>
      </w:ins>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 xml:space="preserve">שטחי </w:t>
      </w:r>
      <w:del w:id="37" w:author="Kook Sec" w:date="2020-12-15T15:03:00Z">
        <w:r w:rsidRPr="00D5041C" w:rsidDel="004B4EDB">
          <w:rPr>
            <w:rFonts w:ascii="Times New Roman" w:eastAsia="Times New Roman" w:hAnsi="Times New Roman" w:cs="David" w:hint="cs"/>
            <w:sz w:val="24"/>
            <w:szCs w:val="24"/>
            <w:rtl/>
            <w:lang w:eastAsia="he-IL"/>
          </w:rPr>
          <w:delText>השירות במבנה , בשטחי השירות הבנוי והמקורה.</w:delText>
        </w:r>
      </w:del>
      <w:ins w:id="38" w:author="Kook Sec" w:date="2020-12-15T15:03:00Z">
        <w:r w:rsidR="004B4EDB">
          <w:rPr>
            <w:rFonts w:ascii="Times New Roman" w:eastAsia="Times New Roman" w:hAnsi="Times New Roman" w:cs="David" w:hint="cs"/>
            <w:sz w:val="24"/>
            <w:szCs w:val="24"/>
            <w:rtl/>
            <w:lang w:eastAsia="he-IL"/>
          </w:rPr>
          <w:t>חניון</w:t>
        </w:r>
      </w:ins>
    </w:p>
    <w:p w14:paraId="2BCE6E00"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95ED370" w14:textId="77777777" w:rsidR="00D5041C" w:rsidRPr="00D5041C" w:rsidDel="004B4EDB" w:rsidRDefault="00D5041C" w:rsidP="0011634B">
      <w:pPr>
        <w:widowControl w:val="0"/>
        <w:numPr>
          <w:ilvl w:val="1"/>
          <w:numId w:val="7"/>
        </w:numPr>
        <w:tabs>
          <w:tab w:val="left" w:pos="656"/>
          <w:tab w:val="num" w:pos="1507"/>
        </w:tabs>
        <w:spacing w:before="0" w:beforeAutospacing="0" w:after="0" w:afterAutospacing="0" w:line="240" w:lineRule="auto"/>
        <w:jc w:val="both"/>
        <w:rPr>
          <w:del w:id="39" w:author="Kook Sec" w:date="2020-12-15T15:03:00Z"/>
          <w:rFonts w:ascii="Times New Roman" w:eastAsia="Times New Roman" w:hAnsi="Times New Roman" w:cs="David"/>
          <w:sz w:val="24"/>
          <w:szCs w:val="24"/>
          <w:lang w:eastAsia="he-IL"/>
        </w:rPr>
      </w:pPr>
      <w:del w:id="40" w:author="Kook Sec" w:date="2020-12-15T15:03:00Z">
        <w:r w:rsidRPr="00D5041C" w:rsidDel="004B4EDB">
          <w:rPr>
            <w:rFonts w:ascii="Times New Roman" w:eastAsia="Times New Roman" w:hAnsi="Times New Roman" w:cs="David"/>
            <w:sz w:val="24"/>
            <w:szCs w:val="24"/>
            <w:rtl/>
            <w:lang w:eastAsia="he-IL"/>
          </w:rPr>
          <w:delText xml:space="preserve">סכום קבוע ומוחלט של </w:delText>
        </w:r>
        <w:r w:rsidRPr="00D5041C" w:rsidDel="004B4EDB">
          <w:rPr>
            <w:rFonts w:ascii="Times New Roman" w:eastAsia="Times New Roman" w:hAnsi="Times New Roman" w:cs="David" w:hint="cs"/>
            <w:sz w:val="24"/>
            <w:szCs w:val="24"/>
            <w:rtl/>
            <w:lang w:eastAsia="he-IL"/>
          </w:rPr>
          <w:delText xml:space="preserve">_________ </w:delText>
        </w:r>
        <w:r w:rsidRPr="00D5041C" w:rsidDel="004B4EDB">
          <w:rPr>
            <w:rFonts w:ascii="Times New Roman" w:eastAsia="Times New Roman" w:hAnsi="Times New Roman" w:cs="David"/>
            <w:sz w:val="24"/>
            <w:szCs w:val="24"/>
            <w:rtl/>
            <w:lang w:eastAsia="he-IL"/>
          </w:rPr>
          <w:delText xml:space="preserve"> ₪ (במילים:</w:delText>
        </w:r>
        <w:r w:rsidRPr="0011634B" w:rsidDel="004B4EDB">
          <w:rPr>
            <w:rFonts w:ascii="Times New Roman" w:eastAsia="Times New Roman" w:hAnsi="Times New Roman" w:cs="David"/>
            <w:sz w:val="24"/>
            <w:szCs w:val="24"/>
            <w:u w:val="single"/>
            <w:rtl/>
            <w:lang w:eastAsia="he-IL"/>
          </w:rPr>
          <w:delText xml:space="preserve"> </w:delText>
        </w:r>
        <w:r w:rsidR="0011634B" w:rsidRPr="0011634B" w:rsidDel="004B4EDB">
          <w:rPr>
            <w:rFonts w:ascii="Times New Roman" w:eastAsia="Times New Roman" w:hAnsi="Times New Roman" w:cs="David" w:hint="cs"/>
            <w:sz w:val="24"/>
            <w:szCs w:val="24"/>
            <w:u w:val="single"/>
            <w:rtl/>
            <w:lang w:eastAsia="he-IL"/>
          </w:rPr>
          <w:delText xml:space="preserve">         </w:delText>
        </w:r>
        <w:r w:rsidR="0011634B" w:rsidDel="004B4EDB">
          <w:rPr>
            <w:rFonts w:ascii="Times New Roman" w:eastAsia="Times New Roman" w:hAnsi="Times New Roman" w:cs="David" w:hint="cs"/>
            <w:sz w:val="24"/>
            <w:szCs w:val="24"/>
            <w:u w:val="single"/>
            <w:rtl/>
            <w:lang w:eastAsia="he-IL"/>
          </w:rPr>
          <w:delText xml:space="preserve">        </w:delText>
        </w:r>
        <w:r w:rsidR="0011634B" w:rsidRPr="0011634B" w:rsidDel="004B4EDB">
          <w:rPr>
            <w:rFonts w:ascii="Times New Roman" w:eastAsia="Times New Roman" w:hAnsi="Times New Roman" w:cs="David" w:hint="cs"/>
            <w:sz w:val="24"/>
            <w:szCs w:val="24"/>
            <w:u w:val="single"/>
            <w:rtl/>
            <w:lang w:eastAsia="he-IL"/>
          </w:rPr>
          <w:delText xml:space="preserve">              </w:delText>
        </w:r>
        <w:r w:rsidRPr="00D5041C" w:rsidDel="004B4EDB">
          <w:rPr>
            <w:rFonts w:ascii="Times New Roman" w:eastAsia="Times New Roman" w:hAnsi="Times New Roman" w:cs="David"/>
            <w:sz w:val="24"/>
            <w:szCs w:val="24"/>
            <w:rtl/>
            <w:lang w:eastAsia="he-IL"/>
          </w:rPr>
          <w:delText>ש"ח) בגין תכנון</w:delText>
        </w:r>
        <w:r w:rsidRPr="00D5041C" w:rsidDel="004B4EDB">
          <w:rPr>
            <w:rFonts w:ascii="Times New Roman" w:eastAsia="Times New Roman" w:hAnsi="Times New Roman" w:cs="David" w:hint="cs"/>
            <w:sz w:val="24"/>
            <w:szCs w:val="24"/>
            <w:rtl/>
            <w:lang w:eastAsia="he-IL"/>
          </w:rPr>
          <w:delText xml:space="preserve"> שטחי מלון בגמר מעטפת.</w:delText>
        </w:r>
      </w:del>
    </w:p>
    <w:p w14:paraId="35E23692" w14:textId="77777777" w:rsidR="00D5041C" w:rsidRPr="00D5041C" w:rsidDel="004B4EDB" w:rsidRDefault="00D5041C" w:rsidP="00D5041C">
      <w:pPr>
        <w:widowControl w:val="0"/>
        <w:tabs>
          <w:tab w:val="left" w:pos="656"/>
        </w:tabs>
        <w:spacing w:before="0" w:beforeAutospacing="0" w:after="0" w:afterAutospacing="0" w:line="240" w:lineRule="auto"/>
        <w:jc w:val="both"/>
        <w:rPr>
          <w:del w:id="41" w:author="Kook Sec" w:date="2020-12-15T15:03:00Z"/>
          <w:rFonts w:ascii="Times New Roman" w:eastAsia="Times New Roman" w:hAnsi="Times New Roman" w:cs="David"/>
          <w:sz w:val="24"/>
          <w:szCs w:val="24"/>
          <w:rtl/>
          <w:lang w:eastAsia="he-IL"/>
        </w:rPr>
      </w:pPr>
    </w:p>
    <w:p w14:paraId="4254526F" w14:textId="77777777" w:rsidR="00D5041C" w:rsidRPr="00D5041C" w:rsidDel="004B4EDB" w:rsidRDefault="00D5041C" w:rsidP="0011634B">
      <w:pPr>
        <w:widowControl w:val="0"/>
        <w:numPr>
          <w:ilvl w:val="1"/>
          <w:numId w:val="7"/>
        </w:numPr>
        <w:tabs>
          <w:tab w:val="left" w:pos="656"/>
          <w:tab w:val="num" w:pos="1507"/>
        </w:tabs>
        <w:spacing w:before="0" w:beforeAutospacing="0" w:after="0" w:afterAutospacing="0" w:line="240" w:lineRule="auto"/>
        <w:jc w:val="both"/>
        <w:rPr>
          <w:del w:id="42" w:author="Kook Sec" w:date="2020-12-15T15:03:00Z"/>
          <w:rFonts w:ascii="Times New Roman" w:eastAsia="Times New Roman" w:hAnsi="Times New Roman" w:cs="David"/>
          <w:sz w:val="24"/>
          <w:szCs w:val="24"/>
          <w:lang w:eastAsia="he-IL"/>
        </w:rPr>
      </w:pPr>
      <w:del w:id="43" w:author="Kook Sec" w:date="2020-12-15T15:03:00Z">
        <w:r w:rsidRPr="00D5041C" w:rsidDel="004B4EDB">
          <w:rPr>
            <w:rFonts w:ascii="Times New Roman" w:eastAsia="Times New Roman" w:hAnsi="Times New Roman" w:cs="David" w:hint="cs"/>
            <w:sz w:val="24"/>
            <w:szCs w:val="24"/>
            <w:rtl/>
            <w:lang w:eastAsia="he-IL"/>
          </w:rPr>
          <w:delText>סכום קבוע ומוחלט של ________ ₪ (</w:delText>
        </w:r>
        <w:r w:rsidR="0011634B" w:rsidDel="004B4EDB">
          <w:rPr>
            <w:rFonts w:ascii="Times New Roman" w:eastAsia="Times New Roman" w:hAnsi="Times New Roman" w:cs="David" w:hint="cs"/>
            <w:sz w:val="24"/>
            <w:szCs w:val="24"/>
            <w:rtl/>
            <w:lang w:eastAsia="he-IL"/>
          </w:rPr>
          <w:delText xml:space="preserve"> </w:delText>
        </w:r>
        <w:r w:rsidR="0011634B" w:rsidRPr="0011634B" w:rsidDel="004B4EDB">
          <w:rPr>
            <w:rFonts w:ascii="Times New Roman" w:eastAsia="Times New Roman" w:hAnsi="Times New Roman" w:cs="David" w:hint="cs"/>
            <w:sz w:val="24"/>
            <w:szCs w:val="24"/>
            <w:u w:val="single"/>
            <w:rtl/>
            <w:lang w:eastAsia="he-IL"/>
          </w:rPr>
          <w:delText xml:space="preserve">                                    </w:delText>
        </w:r>
        <w:r w:rsidR="0011634B" w:rsidDel="004B4EDB">
          <w:rPr>
            <w:rFonts w:ascii="Times New Roman" w:eastAsia="Times New Roman" w:hAnsi="Times New Roman" w:cs="David" w:hint="cs"/>
            <w:sz w:val="24"/>
            <w:szCs w:val="24"/>
            <w:rtl/>
            <w:lang w:eastAsia="he-IL"/>
          </w:rPr>
          <w:delText xml:space="preserve"> </w:delText>
        </w:r>
        <w:r w:rsidRPr="00D5041C" w:rsidDel="004B4EDB">
          <w:rPr>
            <w:rFonts w:ascii="Times New Roman" w:eastAsia="Times New Roman" w:hAnsi="Times New Roman" w:cs="David" w:hint="cs"/>
            <w:sz w:val="24"/>
            <w:szCs w:val="24"/>
            <w:rtl/>
            <w:lang w:eastAsia="he-IL"/>
          </w:rPr>
          <w:delText>₪) בגין תכנון שטחי מסחר בגמר מעטפת.</w:delText>
        </w:r>
      </w:del>
    </w:p>
    <w:p w14:paraId="37EB4C88" w14:textId="77777777" w:rsidR="00D5041C" w:rsidRPr="00D5041C" w:rsidDel="004B4EDB" w:rsidRDefault="00D5041C" w:rsidP="00D5041C">
      <w:pPr>
        <w:widowControl w:val="0"/>
        <w:tabs>
          <w:tab w:val="left" w:pos="656"/>
        </w:tabs>
        <w:spacing w:before="0" w:beforeAutospacing="0" w:after="0" w:afterAutospacing="0" w:line="240" w:lineRule="auto"/>
        <w:jc w:val="both"/>
        <w:rPr>
          <w:del w:id="44" w:author="Kook Sec" w:date="2020-12-15T15:03:00Z"/>
          <w:rFonts w:ascii="Times New Roman" w:eastAsia="Times New Roman" w:hAnsi="Times New Roman" w:cs="David"/>
          <w:sz w:val="24"/>
          <w:szCs w:val="24"/>
          <w:rtl/>
          <w:lang w:eastAsia="he-IL"/>
        </w:rPr>
      </w:pPr>
    </w:p>
    <w:p w14:paraId="58E3DFF0" w14:textId="77777777" w:rsidR="00D5041C" w:rsidRPr="00D5041C" w:rsidDel="004B4EDB" w:rsidRDefault="00D5041C" w:rsidP="0011634B">
      <w:pPr>
        <w:widowControl w:val="0"/>
        <w:numPr>
          <w:ilvl w:val="1"/>
          <w:numId w:val="7"/>
        </w:numPr>
        <w:tabs>
          <w:tab w:val="left" w:pos="656"/>
          <w:tab w:val="num" w:pos="1507"/>
        </w:tabs>
        <w:spacing w:before="0" w:beforeAutospacing="0" w:after="0" w:afterAutospacing="0" w:line="240" w:lineRule="auto"/>
        <w:jc w:val="both"/>
        <w:rPr>
          <w:del w:id="45" w:author="Kook Sec" w:date="2020-12-15T15:03:00Z"/>
          <w:rFonts w:ascii="Times New Roman" w:eastAsia="Times New Roman" w:hAnsi="Times New Roman" w:cs="David"/>
          <w:sz w:val="24"/>
          <w:szCs w:val="24"/>
          <w:lang w:eastAsia="he-IL"/>
        </w:rPr>
      </w:pPr>
      <w:del w:id="46" w:author="Kook Sec" w:date="2020-12-15T15:03:00Z">
        <w:r w:rsidRPr="00D5041C" w:rsidDel="004B4EDB">
          <w:rPr>
            <w:rFonts w:ascii="Times New Roman" w:eastAsia="Times New Roman" w:hAnsi="Times New Roman" w:cs="David" w:hint="cs"/>
            <w:sz w:val="24"/>
            <w:szCs w:val="24"/>
            <w:rtl/>
            <w:lang w:eastAsia="he-IL"/>
          </w:rPr>
          <w:delText>סכום קבוע ומוחלט של _______ ₪ (</w:delText>
        </w:r>
        <w:r w:rsidR="0011634B" w:rsidDel="004B4EDB">
          <w:rPr>
            <w:rFonts w:ascii="Times New Roman" w:eastAsia="Times New Roman" w:hAnsi="Times New Roman" w:cs="David" w:hint="cs"/>
            <w:sz w:val="24"/>
            <w:szCs w:val="24"/>
            <w:rtl/>
            <w:lang w:eastAsia="he-IL"/>
          </w:rPr>
          <w:delText xml:space="preserve"> </w:delText>
        </w:r>
        <w:r w:rsidR="0011634B" w:rsidRPr="0011634B" w:rsidDel="004B4EDB">
          <w:rPr>
            <w:rFonts w:ascii="Times New Roman" w:eastAsia="Times New Roman" w:hAnsi="Times New Roman" w:cs="David" w:hint="cs"/>
            <w:sz w:val="24"/>
            <w:szCs w:val="24"/>
            <w:u w:val="single"/>
            <w:rtl/>
            <w:lang w:eastAsia="he-IL"/>
          </w:rPr>
          <w:delText xml:space="preserve">                                   </w:delText>
        </w:r>
        <w:r w:rsidRPr="00D5041C" w:rsidDel="004B4EDB">
          <w:rPr>
            <w:rFonts w:ascii="Times New Roman" w:eastAsia="Times New Roman" w:hAnsi="Times New Roman" w:cs="David" w:hint="cs"/>
            <w:sz w:val="24"/>
            <w:szCs w:val="24"/>
            <w:rtl/>
            <w:lang w:eastAsia="he-IL"/>
          </w:rPr>
          <w:delText>₪) בגין תכנון פיתוח ושטחים ציבוריים כולל בניין לשימור וכביש רחוב מונבז.</w:delText>
        </w:r>
      </w:del>
    </w:p>
    <w:p w14:paraId="3912CE8F" w14:textId="77777777" w:rsidR="00D5041C" w:rsidRPr="00D5041C" w:rsidDel="004B4EDB" w:rsidRDefault="00D5041C" w:rsidP="00D5041C">
      <w:pPr>
        <w:widowControl w:val="0"/>
        <w:tabs>
          <w:tab w:val="left" w:pos="656"/>
        </w:tabs>
        <w:spacing w:before="0" w:beforeAutospacing="0" w:after="0" w:afterAutospacing="0" w:line="240" w:lineRule="auto"/>
        <w:jc w:val="both"/>
        <w:rPr>
          <w:del w:id="47" w:author="Kook Sec" w:date="2020-12-15T15:03:00Z"/>
          <w:rFonts w:ascii="Times New Roman" w:eastAsia="Times New Roman" w:hAnsi="Times New Roman" w:cs="David"/>
          <w:sz w:val="24"/>
          <w:szCs w:val="24"/>
          <w:rtl/>
          <w:lang w:eastAsia="he-IL"/>
        </w:rPr>
      </w:pPr>
    </w:p>
    <w:p w14:paraId="218B0BA8" w14:textId="77777777" w:rsidR="00D5041C" w:rsidRPr="00D5041C" w:rsidDel="004B4EDB" w:rsidRDefault="00D5041C" w:rsidP="0011634B">
      <w:pPr>
        <w:widowControl w:val="0"/>
        <w:numPr>
          <w:ilvl w:val="1"/>
          <w:numId w:val="7"/>
        </w:numPr>
        <w:tabs>
          <w:tab w:val="left" w:pos="656"/>
          <w:tab w:val="num" w:pos="1507"/>
        </w:tabs>
        <w:spacing w:before="0" w:beforeAutospacing="0" w:after="0" w:afterAutospacing="0" w:line="240" w:lineRule="auto"/>
        <w:jc w:val="both"/>
        <w:rPr>
          <w:del w:id="48" w:author="Kook Sec" w:date="2020-12-15T15:03:00Z"/>
          <w:rFonts w:ascii="Times New Roman" w:eastAsia="Times New Roman" w:hAnsi="Times New Roman" w:cs="David"/>
          <w:sz w:val="24"/>
          <w:szCs w:val="24"/>
          <w:rtl/>
          <w:lang w:eastAsia="he-IL"/>
        </w:rPr>
      </w:pPr>
      <w:del w:id="49" w:author="Kook Sec" w:date="2020-12-15T15:03:00Z">
        <w:r w:rsidRPr="00D5041C" w:rsidDel="004B4EDB">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4B4EDB">
          <w:rPr>
            <w:rFonts w:ascii="Times New Roman" w:eastAsia="Times New Roman" w:hAnsi="Times New Roman" w:cs="David" w:hint="cs"/>
            <w:sz w:val="24"/>
            <w:szCs w:val="24"/>
            <w:u w:val="single"/>
            <w:rtl/>
            <w:lang w:eastAsia="he-IL"/>
          </w:rPr>
          <w:delText xml:space="preserve">                                        </w:delText>
        </w:r>
        <w:r w:rsidRPr="00D5041C" w:rsidDel="004B4EDB">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p>
    <w:p w14:paraId="6E4AFF5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32F8EF"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1484CF8E"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461B2F3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1BEE0B8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163DBBCD"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595A54F4"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 xml:space="preserve">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w:t>
      </w:r>
      <w:proofErr w:type="spellStart"/>
      <w:r w:rsidRPr="00D5041C">
        <w:rPr>
          <w:rFonts w:ascii="Times New Roman" w:eastAsia="Times New Roman" w:hAnsi="Times New Roman" w:cs="David"/>
          <w:sz w:val="20"/>
          <w:szCs w:val="24"/>
          <w:rtl/>
        </w:rPr>
        <w:t>תוכניות</w:t>
      </w:r>
      <w:proofErr w:type="spellEnd"/>
      <w:r w:rsidRPr="00D5041C">
        <w:rPr>
          <w:rFonts w:ascii="Times New Roman" w:eastAsia="Times New Roman" w:hAnsi="Times New Roman" w:cs="David"/>
          <w:sz w:val="20"/>
          <w:szCs w:val="24"/>
          <w:rtl/>
        </w:rPr>
        <w:t xml:space="preserve">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7979F84B"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737456A"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157ACB" w:rsidRPr="00376E23">
            <w:rPr>
              <w:rStyle w:val="AutoFieldChar"/>
              <w:rFonts w:eastAsiaTheme="minorHAnsi"/>
              <w:color w:val="00B0F0"/>
              <w:rtl/>
            </w:rPr>
            <w:t>[סוג מדד כותרת]</w:t>
          </w:r>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157ACB" w:rsidRPr="00376E23">
            <w:rPr>
              <w:rStyle w:val="AutoFieldChar"/>
              <w:rFonts w:eastAsiaTheme="minorHAnsi"/>
              <w:color w:val="00B0F0"/>
              <w:rtl/>
            </w:rPr>
            <w:t>[מדד בגין/ידוע - כותרת]</w:t>
          </w:r>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157ACB" w:rsidRPr="00376E23">
            <w:rPr>
              <w:rStyle w:val="AutoFieldChar"/>
              <w:rFonts w:eastAsiaTheme="minorHAnsi"/>
              <w:color w:val="00B0F0"/>
              <w:rtl/>
            </w:rPr>
            <w:t>[מדד בסיס]</w:t>
          </w:r>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157ACB" w:rsidRPr="00376E23">
            <w:rPr>
              <w:rStyle w:val="AutoFieldChar"/>
              <w:rFonts w:eastAsiaTheme="minorHAnsi"/>
              <w:color w:val="00B0F0"/>
              <w:rtl/>
            </w:rPr>
            <w:t>[נקודות מדד]</w:t>
          </w:r>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7E6ECA3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B4FE66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43481D5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9A9DE6"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06A84DB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1BADC39"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89F2FA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DF3F55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6316A7C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301D9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BED0E7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w:t>
      </w:r>
      <w:r w:rsidRPr="00D5041C">
        <w:rPr>
          <w:rFonts w:ascii="Times New Roman" w:eastAsia="Times New Roman" w:hAnsi="Times New Roman" w:cs="David"/>
          <w:sz w:val="24"/>
          <w:szCs w:val="24"/>
          <w:rtl/>
          <w:lang w:eastAsia="he-IL"/>
        </w:rPr>
        <w:lastRenderedPageBreak/>
        <w:t xml:space="preserve">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204FC90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DF484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3E419D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00BF3ADA"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43415B1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3D506D6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81EADF"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001C60C8"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BB97E1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6283E35"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5F3DCF27" w14:textId="77777777" w:rsidTr="00D5041C">
        <w:tc>
          <w:tcPr>
            <w:tcW w:w="992" w:type="dxa"/>
            <w:vAlign w:val="bottom"/>
          </w:tcPr>
          <w:p w14:paraId="00E76268"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50" w:author="Kook Sec" w:date="2020-12-15T15:04:00Z">
              <w:r w:rsidRPr="00D5041C" w:rsidDel="004604A1">
                <w:rPr>
                  <w:rFonts w:ascii="Times New Roman" w:eastAsia="Times New Roman" w:hAnsi="Times New Roman" w:cs="David"/>
                  <w:sz w:val="24"/>
                  <w:szCs w:val="24"/>
                  <w:rtl/>
                </w:rPr>
                <w:delText>10</w:delText>
              </w:r>
            </w:del>
            <w:ins w:id="51" w:author="Kook Sec" w:date="2020-12-15T15:04:00Z">
              <w:r w:rsidR="004604A1">
                <w:rPr>
                  <w:rFonts w:ascii="Times New Roman" w:eastAsia="Times New Roman" w:hAnsi="Times New Roman" w:cs="David" w:hint="cs"/>
                  <w:sz w:val="24"/>
                  <w:szCs w:val="24"/>
                  <w:rtl/>
                </w:rPr>
                <w:t>20</w:t>
              </w:r>
            </w:ins>
            <w:r w:rsidRPr="00D5041C">
              <w:rPr>
                <w:rFonts w:ascii="Times New Roman" w:eastAsia="Times New Roman" w:hAnsi="Times New Roman" w:cs="David"/>
                <w:sz w:val="24"/>
                <w:szCs w:val="24"/>
                <w:rtl/>
              </w:rPr>
              <w:t>%</w:t>
            </w:r>
          </w:p>
        </w:tc>
        <w:tc>
          <w:tcPr>
            <w:tcW w:w="5953" w:type="dxa"/>
          </w:tcPr>
          <w:p w14:paraId="47B6D9AB"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del w:id="52" w:author="Kook Sec" w:date="2020-12-15T15:04:00Z">
              <w:r w:rsidRPr="00D5041C" w:rsidDel="004B4EDB">
                <w:rPr>
                  <w:rFonts w:ascii="Times New Roman" w:eastAsia="Times New Roman" w:hAnsi="Times New Roman" w:cs="David"/>
                  <w:sz w:val="24"/>
                  <w:szCs w:val="24"/>
                  <w:rtl/>
                </w:rPr>
                <w:delText xml:space="preserve">לאחר גמר התכנון המוקדם, כאמור בנספח ב', ואישור עבודות שלב זה על ידי המזמין - </w:delText>
              </w:r>
            </w:del>
            <w:ins w:id="53" w:author="Kook Sec" w:date="2020-12-15T15:04:00Z">
              <w:r w:rsidR="004B4EDB">
                <w:rPr>
                  <w:rFonts w:ascii="Times New Roman" w:eastAsia="Times New Roman" w:hAnsi="Times New Roman" w:cs="David" w:hint="cs"/>
                  <w:sz w:val="24"/>
                  <w:szCs w:val="24"/>
                  <w:rtl/>
                </w:rPr>
                <w:t>בגמר התכנון המוקדם ואישורו ע"י האדריכל</w:t>
              </w:r>
            </w:ins>
          </w:p>
        </w:tc>
        <w:tc>
          <w:tcPr>
            <w:tcW w:w="1134" w:type="dxa"/>
          </w:tcPr>
          <w:p w14:paraId="4CC93D3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5A5F7D60" w14:textId="77777777" w:rsidTr="00D5041C">
        <w:tc>
          <w:tcPr>
            <w:tcW w:w="992" w:type="dxa"/>
            <w:vAlign w:val="bottom"/>
          </w:tcPr>
          <w:p w14:paraId="6140EE2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54" w:author="Kook Sec" w:date="2020-12-15T15:04:00Z">
              <w:r w:rsidRPr="00D5041C" w:rsidDel="004604A1">
                <w:rPr>
                  <w:rFonts w:ascii="Times New Roman" w:eastAsia="Times New Roman" w:hAnsi="Times New Roman" w:cs="David"/>
                  <w:sz w:val="24"/>
                  <w:szCs w:val="24"/>
                  <w:rtl/>
                </w:rPr>
                <w:delText>15</w:delText>
              </w:r>
            </w:del>
            <w:ins w:id="55" w:author="Kook Sec" w:date="2020-12-15T15:04:00Z">
              <w:r w:rsidR="004604A1">
                <w:rPr>
                  <w:rFonts w:ascii="Times New Roman" w:eastAsia="Times New Roman" w:hAnsi="Times New Roman" w:cs="David" w:hint="cs"/>
                  <w:sz w:val="24"/>
                  <w:szCs w:val="24"/>
                  <w:rtl/>
                </w:rPr>
                <w:t>30</w:t>
              </w:r>
            </w:ins>
            <w:r w:rsidRPr="00D5041C">
              <w:rPr>
                <w:rFonts w:ascii="Times New Roman" w:eastAsia="Times New Roman" w:hAnsi="Times New Roman" w:cs="David"/>
                <w:sz w:val="24"/>
                <w:szCs w:val="24"/>
                <w:rtl/>
              </w:rPr>
              <w:t>%</w:t>
            </w:r>
          </w:p>
        </w:tc>
        <w:tc>
          <w:tcPr>
            <w:tcW w:w="5953" w:type="dxa"/>
          </w:tcPr>
          <w:p w14:paraId="12FCFFA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del w:id="56" w:author="Kook Sec" w:date="2020-12-15T15:04:00Z">
              <w:r w:rsidRPr="00D5041C" w:rsidDel="004604A1">
                <w:rPr>
                  <w:rFonts w:ascii="Times New Roman" w:eastAsia="Times New Roman" w:hAnsi="Times New Roman" w:cs="David"/>
                  <w:sz w:val="24"/>
                  <w:szCs w:val="24"/>
                  <w:rtl/>
                </w:rPr>
                <w:delText>לאחר גמר התכנון הסופי, כאמור בנספח ב', ואישור עבודות שלב זה על ידי המזמין</w:delText>
              </w:r>
            </w:del>
            <w:ins w:id="57" w:author="Kook Sec" w:date="2020-12-15T15:04:00Z">
              <w:r w:rsidR="004604A1">
                <w:rPr>
                  <w:rFonts w:ascii="Times New Roman" w:eastAsia="Times New Roman" w:hAnsi="Times New Roman" w:cs="David" w:hint="cs"/>
                  <w:sz w:val="24"/>
                  <w:szCs w:val="24"/>
                  <w:rtl/>
                </w:rPr>
                <w:t>בגמר הכנת הנספחים והגשתם לאישור</w:t>
              </w:r>
            </w:ins>
            <w:r w:rsidRPr="00D5041C">
              <w:rPr>
                <w:rFonts w:ascii="Times New Roman" w:eastAsia="Times New Roman" w:hAnsi="Times New Roman" w:cs="David"/>
                <w:sz w:val="24"/>
                <w:szCs w:val="24"/>
                <w:rtl/>
              </w:rPr>
              <w:t xml:space="preserve"> -</w:t>
            </w:r>
          </w:p>
        </w:tc>
        <w:tc>
          <w:tcPr>
            <w:tcW w:w="1134" w:type="dxa"/>
          </w:tcPr>
          <w:p w14:paraId="0EE74C1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7366FD30" w14:textId="77777777" w:rsidTr="00D5041C">
        <w:tc>
          <w:tcPr>
            <w:tcW w:w="992" w:type="dxa"/>
            <w:vAlign w:val="bottom"/>
          </w:tcPr>
          <w:p w14:paraId="1C59B65A"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58" w:author="Kook Sec" w:date="2020-12-15T15:05:00Z">
              <w:r w:rsidRPr="00D5041C" w:rsidDel="004604A1">
                <w:rPr>
                  <w:rFonts w:ascii="Times New Roman" w:eastAsia="Times New Roman" w:hAnsi="Times New Roman" w:cs="David"/>
                  <w:sz w:val="24"/>
                  <w:szCs w:val="24"/>
                  <w:rtl/>
                </w:rPr>
                <w:delText>8</w:delText>
              </w:r>
            </w:del>
            <w:ins w:id="59" w:author="Kook Sec" w:date="2020-12-15T15:05:00Z">
              <w:r w:rsidR="004604A1">
                <w:rPr>
                  <w:rFonts w:ascii="Times New Roman" w:eastAsia="Times New Roman" w:hAnsi="Times New Roman" w:cs="David" w:hint="cs"/>
                  <w:sz w:val="24"/>
                  <w:szCs w:val="24"/>
                  <w:rtl/>
                </w:rPr>
                <w:t>30</w:t>
              </w:r>
            </w:ins>
            <w:r w:rsidRPr="00D5041C">
              <w:rPr>
                <w:rFonts w:ascii="Times New Roman" w:eastAsia="Times New Roman" w:hAnsi="Times New Roman" w:cs="David"/>
                <w:sz w:val="24"/>
                <w:szCs w:val="24"/>
                <w:rtl/>
              </w:rPr>
              <w:t>%</w:t>
            </w:r>
          </w:p>
        </w:tc>
        <w:tc>
          <w:tcPr>
            <w:tcW w:w="5953" w:type="dxa"/>
          </w:tcPr>
          <w:p w14:paraId="38B55271"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del w:id="60" w:author="Kook Sec" w:date="2020-12-15T15:04:00Z">
              <w:r w:rsidRPr="00D5041C" w:rsidDel="004604A1">
                <w:rPr>
                  <w:rFonts w:ascii="Times New Roman" w:eastAsia="Times New Roman" w:hAnsi="Times New Roman" w:cs="David"/>
                  <w:sz w:val="24"/>
                  <w:szCs w:val="24"/>
                  <w:rtl/>
                </w:rPr>
                <w:delText>לאחר אישור הבקשות להיתרי בניה והוצאת היתר בניה -</w:delText>
              </w:r>
            </w:del>
            <w:ins w:id="61" w:author="Kook Sec" w:date="2020-12-15T15:04:00Z">
              <w:r w:rsidR="004604A1">
                <w:rPr>
                  <w:rFonts w:ascii="Times New Roman" w:eastAsia="Times New Roman" w:hAnsi="Times New Roman" w:cs="David" w:hint="cs"/>
                  <w:sz w:val="24"/>
                  <w:szCs w:val="24"/>
                  <w:rtl/>
                </w:rPr>
                <w:t xml:space="preserve">בגמר </w:t>
              </w:r>
            </w:ins>
            <w:proofErr w:type="spellStart"/>
            <w:ins w:id="62" w:author="Kook Sec" w:date="2020-12-15T15:05:00Z">
              <w:r w:rsidR="004604A1">
                <w:rPr>
                  <w:rFonts w:ascii="Times New Roman" w:eastAsia="Times New Roman" w:hAnsi="Times New Roman" w:cs="David" w:hint="cs"/>
                  <w:sz w:val="24"/>
                  <w:szCs w:val="24"/>
                  <w:rtl/>
                </w:rPr>
                <w:t>תוכניות</w:t>
              </w:r>
              <w:proofErr w:type="spellEnd"/>
              <w:r w:rsidR="004604A1">
                <w:rPr>
                  <w:rFonts w:ascii="Times New Roman" w:eastAsia="Times New Roman" w:hAnsi="Times New Roman" w:cs="David" w:hint="cs"/>
                  <w:sz w:val="24"/>
                  <w:szCs w:val="24"/>
                  <w:rtl/>
                </w:rPr>
                <w:t xml:space="preserve"> עבודה, מפרטים</w:t>
              </w:r>
            </w:ins>
          </w:p>
        </w:tc>
        <w:tc>
          <w:tcPr>
            <w:tcW w:w="1134" w:type="dxa"/>
          </w:tcPr>
          <w:p w14:paraId="1F289849"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rsidDel="004604A1" w14:paraId="07CC9D3E" w14:textId="77777777" w:rsidTr="00D5041C">
        <w:trPr>
          <w:del w:id="63" w:author="Kook Sec" w:date="2020-12-15T15:05:00Z"/>
        </w:trPr>
        <w:tc>
          <w:tcPr>
            <w:tcW w:w="992" w:type="dxa"/>
            <w:vAlign w:val="bottom"/>
          </w:tcPr>
          <w:p w14:paraId="510BFE04" w14:textId="77777777" w:rsidR="00D5041C" w:rsidRPr="00D5041C" w:rsidDel="004604A1" w:rsidRDefault="00D5041C" w:rsidP="00D5041C">
            <w:pPr>
              <w:widowControl w:val="0"/>
              <w:spacing w:before="0" w:beforeAutospacing="0" w:after="0" w:afterAutospacing="0" w:line="240" w:lineRule="auto"/>
              <w:ind w:right="360"/>
              <w:jc w:val="center"/>
              <w:rPr>
                <w:del w:id="64" w:author="Kook Sec" w:date="2020-12-15T15:05:00Z"/>
                <w:rFonts w:ascii="Times New Roman" w:eastAsia="Times New Roman" w:hAnsi="Times New Roman" w:cs="David"/>
                <w:sz w:val="24"/>
                <w:szCs w:val="24"/>
                <w:rtl/>
              </w:rPr>
            </w:pPr>
            <w:del w:id="65" w:author="Kook Sec" w:date="2020-12-15T15:05:00Z">
              <w:r w:rsidRPr="00D5041C" w:rsidDel="004604A1">
                <w:rPr>
                  <w:rFonts w:ascii="Times New Roman" w:eastAsia="Times New Roman" w:hAnsi="Times New Roman" w:cs="David"/>
                  <w:sz w:val="24"/>
                  <w:szCs w:val="24"/>
                  <w:rtl/>
                </w:rPr>
                <w:delText>30%</w:delText>
              </w:r>
            </w:del>
          </w:p>
        </w:tc>
        <w:tc>
          <w:tcPr>
            <w:tcW w:w="5953" w:type="dxa"/>
          </w:tcPr>
          <w:p w14:paraId="541CC8BA" w14:textId="77777777" w:rsidR="00D5041C" w:rsidRPr="00D5041C" w:rsidDel="004604A1" w:rsidRDefault="00D5041C" w:rsidP="00D5041C">
            <w:pPr>
              <w:widowControl w:val="0"/>
              <w:spacing w:before="0" w:beforeAutospacing="0" w:after="0" w:afterAutospacing="0" w:line="240" w:lineRule="auto"/>
              <w:ind w:left="397" w:right="360"/>
              <w:rPr>
                <w:del w:id="66" w:author="Kook Sec" w:date="2020-12-15T15:05:00Z"/>
                <w:rFonts w:ascii="Times New Roman" w:eastAsia="Times New Roman" w:hAnsi="Times New Roman" w:cs="David"/>
                <w:sz w:val="24"/>
                <w:szCs w:val="24"/>
                <w:rtl/>
              </w:rPr>
            </w:pPr>
            <w:del w:id="67" w:author="Kook Sec" w:date="2020-12-15T15:05:00Z">
              <w:r w:rsidRPr="00D5041C" w:rsidDel="004604A1">
                <w:rPr>
                  <w:rFonts w:ascii="Times New Roman" w:eastAsia="Times New Roman" w:hAnsi="Times New Roman" w:cs="David"/>
                  <w:sz w:val="24"/>
                  <w:szCs w:val="24"/>
                  <w:rtl/>
                </w:rPr>
                <w:delText>לאחר גמר המכרזים, התכנון המפורט והמכרזים, ואישור עבודות שלב זה על ידי המזמין -</w:delText>
              </w:r>
            </w:del>
          </w:p>
        </w:tc>
        <w:tc>
          <w:tcPr>
            <w:tcW w:w="1134" w:type="dxa"/>
          </w:tcPr>
          <w:p w14:paraId="6F4D6946" w14:textId="77777777" w:rsidR="00D5041C" w:rsidRPr="00D5041C" w:rsidDel="004604A1" w:rsidRDefault="00D5041C" w:rsidP="00D5041C">
            <w:pPr>
              <w:widowControl w:val="0"/>
              <w:spacing w:before="0" w:beforeAutospacing="0" w:after="0" w:afterAutospacing="0" w:line="240" w:lineRule="auto"/>
              <w:ind w:right="360"/>
              <w:jc w:val="right"/>
              <w:rPr>
                <w:del w:id="68" w:author="Kook Sec" w:date="2020-12-15T15:05:00Z"/>
                <w:rFonts w:ascii="Times New Roman" w:eastAsia="Times New Roman" w:hAnsi="Times New Roman" w:cs="David"/>
                <w:sz w:val="24"/>
                <w:szCs w:val="24"/>
                <w:rtl/>
              </w:rPr>
            </w:pPr>
            <w:del w:id="69" w:author="Kook Sec" w:date="2020-12-15T15:05:00Z">
              <w:r w:rsidRPr="00D5041C" w:rsidDel="004604A1">
                <w:rPr>
                  <w:rFonts w:ascii="Times New Roman" w:eastAsia="Times New Roman" w:hAnsi="Times New Roman" w:cs="David"/>
                  <w:sz w:val="24"/>
                  <w:szCs w:val="24"/>
                  <w:rtl/>
                </w:rPr>
                <w:delText>1.4</w:delText>
              </w:r>
            </w:del>
          </w:p>
        </w:tc>
      </w:tr>
      <w:tr w:rsidR="00D5041C" w:rsidRPr="00D5041C" w:rsidDel="004604A1" w14:paraId="4F240097" w14:textId="77777777" w:rsidTr="00D5041C">
        <w:trPr>
          <w:del w:id="70" w:author="Kook Sec" w:date="2020-12-15T15:05:00Z"/>
        </w:trPr>
        <w:tc>
          <w:tcPr>
            <w:tcW w:w="992" w:type="dxa"/>
            <w:vAlign w:val="bottom"/>
          </w:tcPr>
          <w:p w14:paraId="4FB8FBE9" w14:textId="77777777" w:rsidR="00D5041C" w:rsidRPr="00D5041C" w:rsidDel="004604A1" w:rsidRDefault="00D5041C" w:rsidP="00D5041C">
            <w:pPr>
              <w:widowControl w:val="0"/>
              <w:spacing w:before="0" w:beforeAutospacing="0" w:after="0" w:afterAutospacing="0" w:line="240" w:lineRule="auto"/>
              <w:ind w:right="360"/>
              <w:jc w:val="center"/>
              <w:rPr>
                <w:del w:id="71" w:author="Kook Sec" w:date="2020-12-15T15:05:00Z"/>
                <w:rFonts w:ascii="Times New Roman" w:eastAsia="Times New Roman" w:hAnsi="Times New Roman" w:cs="David"/>
                <w:sz w:val="24"/>
                <w:szCs w:val="24"/>
                <w:rtl/>
              </w:rPr>
            </w:pPr>
            <w:del w:id="72" w:author="Kook Sec" w:date="2020-12-15T15:05:00Z">
              <w:r w:rsidRPr="00D5041C" w:rsidDel="004604A1">
                <w:rPr>
                  <w:rFonts w:ascii="Times New Roman" w:eastAsia="Times New Roman" w:hAnsi="Times New Roman" w:cs="David"/>
                  <w:sz w:val="24"/>
                  <w:szCs w:val="24"/>
                  <w:rtl/>
                </w:rPr>
                <w:delText>12%</w:delText>
              </w:r>
            </w:del>
          </w:p>
        </w:tc>
        <w:tc>
          <w:tcPr>
            <w:tcW w:w="5953" w:type="dxa"/>
          </w:tcPr>
          <w:p w14:paraId="06A4EFD1" w14:textId="77777777" w:rsidR="00D5041C" w:rsidRPr="00D5041C" w:rsidDel="004604A1" w:rsidRDefault="003B1029" w:rsidP="00D5041C">
            <w:pPr>
              <w:widowControl w:val="0"/>
              <w:spacing w:before="0" w:beforeAutospacing="0" w:after="0" w:afterAutospacing="0" w:line="240" w:lineRule="auto"/>
              <w:ind w:left="397" w:right="360"/>
              <w:rPr>
                <w:del w:id="73" w:author="Kook Sec" w:date="2020-12-15T15:05:00Z"/>
                <w:rFonts w:ascii="Times New Roman" w:eastAsia="Times New Roman" w:hAnsi="Times New Roman" w:cs="David"/>
                <w:sz w:val="24"/>
                <w:szCs w:val="24"/>
                <w:rtl/>
              </w:rPr>
            </w:pPr>
            <w:del w:id="74" w:author="Kook Sec" w:date="2020-12-15T15:05:00Z">
              <w:r w:rsidDel="004604A1">
                <w:rPr>
                  <w:rFonts w:ascii="Times New Roman" w:eastAsia="Times New Roman" w:hAnsi="Times New Roman" w:cs="David"/>
                  <w:sz w:val="24"/>
                  <w:szCs w:val="24"/>
                  <w:rtl/>
                </w:rPr>
                <w:delText>לאחר גמר הוצאת ת</w:delText>
              </w:r>
              <w:r w:rsidR="00D5041C" w:rsidRPr="00D5041C" w:rsidDel="004604A1">
                <w:rPr>
                  <w:rFonts w:ascii="Times New Roman" w:eastAsia="Times New Roman" w:hAnsi="Times New Roman" w:cs="David"/>
                  <w:sz w:val="24"/>
                  <w:szCs w:val="24"/>
                  <w:rtl/>
                </w:rPr>
                <w:delText xml:space="preserve">כניות לבצוע - </w:delText>
              </w:r>
            </w:del>
          </w:p>
        </w:tc>
        <w:tc>
          <w:tcPr>
            <w:tcW w:w="1134" w:type="dxa"/>
          </w:tcPr>
          <w:p w14:paraId="0090D40F" w14:textId="77777777" w:rsidR="00D5041C" w:rsidRPr="00D5041C" w:rsidDel="004604A1" w:rsidRDefault="00D5041C" w:rsidP="00D5041C">
            <w:pPr>
              <w:widowControl w:val="0"/>
              <w:spacing w:before="0" w:beforeAutospacing="0" w:after="0" w:afterAutospacing="0" w:line="240" w:lineRule="auto"/>
              <w:ind w:right="360"/>
              <w:jc w:val="right"/>
              <w:rPr>
                <w:del w:id="75" w:author="Kook Sec" w:date="2020-12-15T15:05:00Z"/>
                <w:rFonts w:ascii="Times New Roman" w:eastAsia="Times New Roman" w:hAnsi="Times New Roman" w:cs="David"/>
                <w:sz w:val="24"/>
                <w:szCs w:val="24"/>
                <w:rtl/>
              </w:rPr>
            </w:pPr>
            <w:del w:id="76" w:author="Kook Sec" w:date="2020-12-15T15:05:00Z">
              <w:r w:rsidRPr="00D5041C" w:rsidDel="004604A1">
                <w:rPr>
                  <w:rFonts w:ascii="Times New Roman" w:eastAsia="Times New Roman" w:hAnsi="Times New Roman" w:cs="David"/>
                  <w:sz w:val="24"/>
                  <w:szCs w:val="24"/>
                  <w:rtl/>
                </w:rPr>
                <w:delText>1.5</w:delText>
              </w:r>
            </w:del>
          </w:p>
        </w:tc>
      </w:tr>
      <w:tr w:rsidR="00D5041C" w:rsidRPr="00D5041C" w:rsidDel="004604A1" w14:paraId="004C1136" w14:textId="77777777" w:rsidTr="00D5041C">
        <w:trPr>
          <w:del w:id="77" w:author="Kook Sec" w:date="2020-12-15T15:05:00Z"/>
        </w:trPr>
        <w:tc>
          <w:tcPr>
            <w:tcW w:w="992" w:type="dxa"/>
            <w:vAlign w:val="bottom"/>
          </w:tcPr>
          <w:p w14:paraId="33378317" w14:textId="77777777" w:rsidR="00D5041C" w:rsidRPr="00D5041C" w:rsidDel="004604A1" w:rsidRDefault="00D5041C" w:rsidP="00D5041C">
            <w:pPr>
              <w:widowControl w:val="0"/>
              <w:spacing w:before="0" w:beforeAutospacing="0" w:after="0" w:afterAutospacing="0" w:line="240" w:lineRule="auto"/>
              <w:ind w:right="360"/>
              <w:jc w:val="center"/>
              <w:rPr>
                <w:del w:id="78" w:author="Kook Sec" w:date="2020-12-15T15:05:00Z"/>
                <w:rFonts w:ascii="Times New Roman" w:eastAsia="Times New Roman" w:hAnsi="Times New Roman" w:cs="David"/>
                <w:sz w:val="24"/>
                <w:szCs w:val="24"/>
                <w:rtl/>
              </w:rPr>
            </w:pPr>
            <w:del w:id="79" w:author="Kook Sec" w:date="2020-12-15T15:05:00Z">
              <w:r w:rsidRPr="00D5041C" w:rsidDel="004604A1">
                <w:rPr>
                  <w:rFonts w:ascii="Times New Roman" w:eastAsia="Times New Roman" w:hAnsi="Times New Roman" w:cs="David"/>
                  <w:sz w:val="24"/>
                  <w:szCs w:val="24"/>
                  <w:rtl/>
                </w:rPr>
                <w:delText>15%</w:delText>
              </w:r>
            </w:del>
          </w:p>
        </w:tc>
        <w:tc>
          <w:tcPr>
            <w:tcW w:w="5953" w:type="dxa"/>
          </w:tcPr>
          <w:p w14:paraId="73ACCD50" w14:textId="77777777" w:rsidR="00D5041C" w:rsidRPr="00D5041C" w:rsidDel="004604A1" w:rsidRDefault="00D5041C" w:rsidP="00D5041C">
            <w:pPr>
              <w:widowControl w:val="0"/>
              <w:spacing w:before="0" w:beforeAutospacing="0" w:after="0" w:afterAutospacing="0" w:line="240" w:lineRule="auto"/>
              <w:ind w:left="397" w:right="360"/>
              <w:rPr>
                <w:del w:id="80" w:author="Kook Sec" w:date="2020-12-15T15:05:00Z"/>
                <w:rFonts w:ascii="Times New Roman" w:eastAsia="Times New Roman" w:hAnsi="Times New Roman" w:cs="David"/>
                <w:sz w:val="24"/>
                <w:szCs w:val="24"/>
                <w:rtl/>
              </w:rPr>
            </w:pPr>
            <w:del w:id="81" w:author="Kook Sec" w:date="2020-12-15T15:05:00Z">
              <w:r w:rsidRPr="00D5041C" w:rsidDel="004604A1">
                <w:rPr>
                  <w:rFonts w:ascii="Times New Roman" w:eastAsia="Times New Roman" w:hAnsi="Times New Roman" w:cs="David"/>
                  <w:sz w:val="24"/>
                  <w:szCs w:val="24"/>
                  <w:rtl/>
                </w:rPr>
                <w:delText>במהלך ביצוע הפיקוח העליון -</w:delText>
              </w:r>
            </w:del>
          </w:p>
        </w:tc>
        <w:tc>
          <w:tcPr>
            <w:tcW w:w="1134" w:type="dxa"/>
          </w:tcPr>
          <w:p w14:paraId="474D6C99" w14:textId="77777777" w:rsidR="00D5041C" w:rsidRPr="00D5041C" w:rsidDel="004604A1" w:rsidRDefault="00D5041C" w:rsidP="00D5041C">
            <w:pPr>
              <w:widowControl w:val="0"/>
              <w:spacing w:before="0" w:beforeAutospacing="0" w:after="0" w:afterAutospacing="0" w:line="240" w:lineRule="auto"/>
              <w:ind w:right="360"/>
              <w:jc w:val="right"/>
              <w:rPr>
                <w:del w:id="82" w:author="Kook Sec" w:date="2020-12-15T15:05:00Z"/>
                <w:rFonts w:ascii="Times New Roman" w:eastAsia="Times New Roman" w:hAnsi="Times New Roman" w:cs="David"/>
                <w:sz w:val="24"/>
                <w:szCs w:val="24"/>
                <w:rtl/>
              </w:rPr>
            </w:pPr>
            <w:del w:id="83" w:author="Kook Sec" w:date="2020-12-15T15:05:00Z">
              <w:r w:rsidRPr="00D5041C" w:rsidDel="004604A1">
                <w:rPr>
                  <w:rFonts w:ascii="Times New Roman" w:eastAsia="Times New Roman" w:hAnsi="Times New Roman" w:cs="David"/>
                  <w:sz w:val="24"/>
                  <w:szCs w:val="24"/>
                  <w:rtl/>
                </w:rPr>
                <w:delText>1.6</w:delText>
              </w:r>
            </w:del>
          </w:p>
        </w:tc>
      </w:tr>
      <w:tr w:rsidR="00D5041C" w:rsidRPr="00D5041C" w:rsidDel="004604A1" w14:paraId="7D05C274" w14:textId="77777777" w:rsidTr="00D5041C">
        <w:trPr>
          <w:del w:id="84" w:author="Kook Sec" w:date="2020-12-15T15:05:00Z"/>
        </w:trPr>
        <w:tc>
          <w:tcPr>
            <w:tcW w:w="992" w:type="dxa"/>
            <w:vAlign w:val="bottom"/>
          </w:tcPr>
          <w:p w14:paraId="013D001D" w14:textId="77777777" w:rsidR="00D5041C" w:rsidRPr="00D5041C" w:rsidDel="004604A1" w:rsidRDefault="00D5041C" w:rsidP="00D5041C">
            <w:pPr>
              <w:widowControl w:val="0"/>
              <w:spacing w:before="0" w:beforeAutospacing="0" w:after="0" w:afterAutospacing="0" w:line="240" w:lineRule="auto"/>
              <w:ind w:right="360"/>
              <w:jc w:val="center"/>
              <w:rPr>
                <w:del w:id="85" w:author="Kook Sec" w:date="2020-12-15T15:05:00Z"/>
                <w:rFonts w:ascii="Times New Roman" w:eastAsia="Times New Roman" w:hAnsi="Times New Roman" w:cs="David"/>
                <w:sz w:val="24"/>
                <w:szCs w:val="24"/>
                <w:rtl/>
              </w:rPr>
            </w:pPr>
            <w:del w:id="86" w:author="Kook Sec" w:date="2020-12-15T15:05:00Z">
              <w:r w:rsidRPr="00D5041C" w:rsidDel="004604A1">
                <w:rPr>
                  <w:rFonts w:ascii="Times New Roman" w:eastAsia="Times New Roman" w:hAnsi="Times New Roman" w:cs="David"/>
                  <w:sz w:val="24"/>
                  <w:szCs w:val="24"/>
                  <w:rtl/>
                </w:rPr>
                <w:delText>8%</w:delText>
              </w:r>
            </w:del>
          </w:p>
        </w:tc>
        <w:tc>
          <w:tcPr>
            <w:tcW w:w="5953" w:type="dxa"/>
          </w:tcPr>
          <w:p w14:paraId="1C3A148F" w14:textId="77777777" w:rsidR="00D5041C" w:rsidRPr="00D5041C" w:rsidDel="004604A1" w:rsidRDefault="00D5041C" w:rsidP="00D5041C">
            <w:pPr>
              <w:widowControl w:val="0"/>
              <w:spacing w:before="0" w:beforeAutospacing="0" w:after="0" w:afterAutospacing="0" w:line="240" w:lineRule="auto"/>
              <w:ind w:left="397" w:right="360"/>
              <w:rPr>
                <w:del w:id="87" w:author="Kook Sec" w:date="2020-12-15T15:05:00Z"/>
                <w:rFonts w:ascii="Times New Roman" w:eastAsia="Times New Roman" w:hAnsi="Times New Roman" w:cs="David"/>
                <w:sz w:val="24"/>
                <w:szCs w:val="24"/>
                <w:rtl/>
              </w:rPr>
            </w:pPr>
            <w:del w:id="88" w:author="Kook Sec" w:date="2020-12-15T15:05:00Z">
              <w:r w:rsidRPr="00D5041C" w:rsidDel="004604A1">
                <w:rPr>
                  <w:rFonts w:ascii="Times New Roman" w:eastAsia="Times New Roman" w:hAnsi="Times New Roman" w:cs="David"/>
                  <w:sz w:val="24"/>
                  <w:szCs w:val="24"/>
                  <w:rtl/>
                </w:rPr>
                <w:delTex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delText>
              </w:r>
            </w:del>
          </w:p>
        </w:tc>
        <w:tc>
          <w:tcPr>
            <w:tcW w:w="1134" w:type="dxa"/>
          </w:tcPr>
          <w:p w14:paraId="7B336063" w14:textId="77777777" w:rsidR="00D5041C" w:rsidRPr="00D5041C" w:rsidDel="004604A1" w:rsidRDefault="00D5041C" w:rsidP="00D5041C">
            <w:pPr>
              <w:widowControl w:val="0"/>
              <w:spacing w:before="0" w:beforeAutospacing="0" w:after="0" w:afterAutospacing="0" w:line="240" w:lineRule="auto"/>
              <w:ind w:right="360"/>
              <w:jc w:val="right"/>
              <w:rPr>
                <w:del w:id="89" w:author="Kook Sec" w:date="2020-12-15T15:05:00Z"/>
                <w:rFonts w:ascii="Times New Roman" w:eastAsia="Times New Roman" w:hAnsi="Times New Roman" w:cs="David"/>
                <w:sz w:val="24"/>
                <w:szCs w:val="24"/>
                <w:rtl/>
              </w:rPr>
            </w:pPr>
            <w:del w:id="90" w:author="Kook Sec" w:date="2020-12-15T15:05:00Z">
              <w:r w:rsidRPr="00D5041C" w:rsidDel="004604A1">
                <w:rPr>
                  <w:rFonts w:ascii="Times New Roman" w:eastAsia="Times New Roman" w:hAnsi="Times New Roman" w:cs="David"/>
                  <w:sz w:val="24"/>
                  <w:szCs w:val="24"/>
                  <w:rtl/>
                </w:rPr>
                <w:delText>1.7</w:delText>
              </w:r>
            </w:del>
          </w:p>
        </w:tc>
      </w:tr>
      <w:tr w:rsidR="00D5041C" w:rsidRPr="00D5041C" w14:paraId="11C6076A" w14:textId="77777777" w:rsidTr="00D5041C">
        <w:tc>
          <w:tcPr>
            <w:tcW w:w="992" w:type="dxa"/>
            <w:vAlign w:val="bottom"/>
          </w:tcPr>
          <w:p w14:paraId="6101CC28"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ins w:id="91" w:author="Kook Sec" w:date="2020-12-15T15:05:00Z">
              <w:r w:rsidR="004604A1">
                <w:rPr>
                  <w:rFonts w:ascii="Times New Roman" w:eastAsia="Times New Roman" w:hAnsi="Times New Roman" w:cs="David" w:hint="cs"/>
                  <w:sz w:val="24"/>
                  <w:szCs w:val="24"/>
                  <w:rtl/>
                </w:rPr>
                <w:t>0</w:t>
              </w:r>
            </w:ins>
            <w:r w:rsidRPr="00D5041C">
              <w:rPr>
                <w:rFonts w:ascii="Times New Roman" w:eastAsia="Times New Roman" w:hAnsi="Times New Roman" w:cs="David"/>
                <w:sz w:val="24"/>
                <w:szCs w:val="24"/>
                <w:rtl/>
              </w:rPr>
              <w:t>%</w:t>
            </w:r>
          </w:p>
        </w:tc>
        <w:tc>
          <w:tcPr>
            <w:tcW w:w="5953" w:type="dxa"/>
          </w:tcPr>
          <w:p w14:paraId="1D0209A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del w:id="92" w:author="Kook Sec" w:date="2020-12-15T15:05:00Z">
              <w:r w:rsidRPr="00D5041C" w:rsidDel="004604A1">
                <w:rPr>
                  <w:rFonts w:ascii="Times New Roman" w:eastAsia="Times New Roman" w:hAnsi="Times New Roman" w:cs="David"/>
                  <w:sz w:val="24"/>
                  <w:szCs w:val="24"/>
                  <w:rtl/>
                </w:rPr>
                <w:delText>לאחר גמר ה</w:delText>
              </w:r>
            </w:del>
            <w:r w:rsidRPr="00D5041C">
              <w:rPr>
                <w:rFonts w:ascii="Times New Roman" w:eastAsia="Times New Roman" w:hAnsi="Times New Roman" w:cs="David"/>
                <w:sz w:val="24"/>
                <w:szCs w:val="24"/>
                <w:rtl/>
              </w:rPr>
              <w:t xml:space="preserve">פיקוח </w:t>
            </w:r>
            <w:del w:id="93" w:author="Kook Sec" w:date="2020-12-15T15:05:00Z">
              <w:r w:rsidRPr="00D5041C" w:rsidDel="004604A1">
                <w:rPr>
                  <w:rFonts w:ascii="Times New Roman" w:eastAsia="Times New Roman" w:hAnsi="Times New Roman" w:cs="David"/>
                  <w:sz w:val="24"/>
                  <w:szCs w:val="24"/>
                  <w:rtl/>
                </w:rPr>
                <w:delText>ה</w:delText>
              </w:r>
            </w:del>
            <w:r w:rsidRPr="00D5041C">
              <w:rPr>
                <w:rFonts w:ascii="Times New Roman" w:eastAsia="Times New Roman" w:hAnsi="Times New Roman" w:cs="David"/>
                <w:sz w:val="24"/>
                <w:szCs w:val="24"/>
                <w:rtl/>
              </w:rPr>
              <w:t>עליון</w:t>
            </w:r>
            <w:del w:id="94" w:author="Kook Sec" w:date="2020-12-15T15:05:00Z">
              <w:r w:rsidRPr="00D5041C" w:rsidDel="004604A1">
                <w:rPr>
                  <w:rFonts w:ascii="Times New Roman" w:eastAsia="Times New Roman" w:hAnsi="Times New Roman" w:cs="David"/>
                  <w:sz w:val="24"/>
                  <w:szCs w:val="24"/>
                  <w:rtl/>
                </w:rPr>
                <w:delText>,</w:delText>
              </w:r>
            </w:del>
            <w:r w:rsidRPr="00D5041C">
              <w:rPr>
                <w:rFonts w:ascii="Times New Roman" w:eastAsia="Times New Roman" w:hAnsi="Times New Roman" w:cs="David"/>
                <w:sz w:val="24"/>
                <w:szCs w:val="24"/>
                <w:rtl/>
              </w:rPr>
              <w:t xml:space="preserve"> </w:t>
            </w:r>
            <w:del w:id="95" w:author="Kook Sec" w:date="2020-12-15T15:05:00Z">
              <w:r w:rsidRPr="00D5041C" w:rsidDel="004604A1">
                <w:rPr>
                  <w:rFonts w:ascii="Times New Roman" w:eastAsia="Times New Roman" w:hAnsi="Times New Roman" w:cs="David"/>
                  <w:sz w:val="24"/>
                  <w:szCs w:val="24"/>
                  <w:rtl/>
                </w:rPr>
                <w:delText>תיקוני הבדק וקבלת תעודת גמר לפרויקט, אישור המתכ</w:delText>
              </w:r>
              <w:r w:rsidR="003B1029" w:rsidDel="004604A1">
                <w:rPr>
                  <w:rFonts w:ascii="Times New Roman" w:eastAsia="Times New Roman" w:hAnsi="Times New Roman" w:cs="David"/>
                  <w:sz w:val="24"/>
                  <w:szCs w:val="24"/>
                  <w:rtl/>
                </w:rPr>
                <w:delText>נן בכתב להשלמת הפרויקט בהתאם לת</w:delText>
              </w:r>
              <w:r w:rsidRPr="00D5041C" w:rsidDel="004604A1">
                <w:rPr>
                  <w:rFonts w:ascii="Times New Roman" w:eastAsia="Times New Roman" w:hAnsi="Times New Roman" w:cs="David"/>
                  <w:sz w:val="24"/>
                  <w:szCs w:val="24"/>
                  <w:rtl/>
                </w:rPr>
                <w:delText>כניותיו, לתקנים מחייבים ולשביעות רצונו -</w:delText>
              </w:r>
            </w:del>
          </w:p>
        </w:tc>
        <w:tc>
          <w:tcPr>
            <w:tcW w:w="1134" w:type="dxa"/>
          </w:tcPr>
          <w:p w14:paraId="72390D7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w:t>
            </w:r>
            <w:del w:id="96" w:author="Kook Sec" w:date="2020-12-15T15:05:00Z">
              <w:r w:rsidRPr="00D5041C" w:rsidDel="004604A1">
                <w:rPr>
                  <w:rFonts w:ascii="Times New Roman" w:eastAsia="Times New Roman" w:hAnsi="Times New Roman" w:cs="David"/>
                  <w:sz w:val="24"/>
                  <w:szCs w:val="24"/>
                  <w:rtl/>
                </w:rPr>
                <w:delText>8</w:delText>
              </w:r>
            </w:del>
            <w:ins w:id="97" w:author="Kook Sec" w:date="2020-12-15T15:05:00Z">
              <w:r w:rsidR="004604A1">
                <w:rPr>
                  <w:rFonts w:ascii="Times New Roman" w:eastAsia="Times New Roman" w:hAnsi="Times New Roman" w:cs="David" w:hint="cs"/>
                  <w:sz w:val="24"/>
                  <w:szCs w:val="24"/>
                  <w:rtl/>
                </w:rPr>
                <w:t>4</w:t>
              </w:r>
            </w:ins>
          </w:p>
        </w:tc>
      </w:tr>
    </w:tbl>
    <w:p w14:paraId="7517331D"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1610D5ED"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1EEB984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3D9197"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080737BC"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7F1CDAA"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326BA63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D51D77"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8D85DFC"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F9A5AC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1F9929AF"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1E0EA8D"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C93041B"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F115453" w14:textId="77777777" w:rsidR="00376E23" w:rsidRPr="00B27B4C" w:rsidRDefault="004B4EDB"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98" w:author="Kook Sec" w:date="2020-12-15T14:56: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 xml:space="preserve">513313148     </w:t>
            </w:r>
            <w:r>
              <w:rPr>
                <w:rFonts w:ascii="Times New Roman" w:eastAsia="Times New Roman" w:hAnsi="Times New Roman" w:cs="David"/>
                <w:color w:val="008000"/>
                <w:sz w:val="24"/>
                <w:szCs w:val="24"/>
                <w:rtl/>
                <w:lang w:eastAsia="he-IL"/>
              </w:rPr>
              <w:br/>
            </w:r>
          </w:ins>
        </w:p>
      </w:sdtContent>
    </w:sdt>
    <w:p w14:paraId="06DCF02A"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4F6200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1384D5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7FAF7E9"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2059D87"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7935DC"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9"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0"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1"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1140F77"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A21A33"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2"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3" w:author="Kook Sec" w:date="2020-12-15T14:59:00Z">
            <w:r w:rsidR="004B4EDB">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0AD40BCB"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D5287E"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4"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37F10AA"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CAF07A6"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5"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1C5467E"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82E2BC9"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E5299F5"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E920F9"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7A2C98C"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1AD894"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FF35BA3"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0F6D0E"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8D7A134"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350300C"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64FDC0E"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6" w:author="Kook Sec" w:date="2020-12-15T15:00:00Z">
            <w:r w:rsidR="004B4EDB">
              <w:rPr>
                <w:rFonts w:ascii="Times New Roman" w:eastAsia="Times New Roman" w:hAnsi="Times New Roman" w:cs="David"/>
                <w:color w:val="00B0F0"/>
                <w:sz w:val="20"/>
                <w:szCs w:val="24"/>
                <w:u w:val="single"/>
                <w:rtl/>
                <w:lang w:eastAsia="he-IL"/>
              </w:rPr>
              <w:t xml:space="preserve">א.ח. תכנון וייעוץ בהנדסת מים </w:t>
            </w:r>
            <w:r w:rsidR="004B4EDB">
              <w:rPr>
                <w:rFonts w:ascii="Times New Roman" w:eastAsia="Times New Roman" w:hAnsi="Times New Roman" w:cs="David"/>
                <w:color w:val="00B0F0"/>
                <w:sz w:val="20"/>
                <w:szCs w:val="24"/>
                <w:u w:val="single"/>
                <w:rtl/>
                <w:lang w:eastAsia="he-IL"/>
              </w:rPr>
              <w:lastRenderedPageBreak/>
              <w:t>וביוב בע"מ</w:t>
            </w:r>
          </w:ins>
        </w:sdtContent>
      </w:sdt>
    </w:p>
    <w:p w14:paraId="30B9D88F"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4B5BDC3"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B3DDD8C"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F69196D"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E015511"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42971BA"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14FCAC7D"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3C71E890"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78F3BC25"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3985BD7F"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5AC373E6"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xml:space="preserve">, לכיסוי </w:t>
      </w:r>
      <w:proofErr w:type="spellStart"/>
      <w:r w:rsidRPr="00E779BE">
        <w:rPr>
          <w:rFonts w:ascii="David" w:hAnsi="David" w:cs="David"/>
          <w:sz w:val="24"/>
          <w:szCs w:val="24"/>
          <w:rtl/>
        </w:rPr>
        <w:t>חבותו</w:t>
      </w:r>
      <w:proofErr w:type="spellEnd"/>
      <w:r w:rsidRPr="00E779BE">
        <w:rPr>
          <w:rFonts w:ascii="David" w:hAnsi="David" w:cs="David"/>
          <w:sz w:val="24"/>
          <w:szCs w:val="24"/>
          <w:rtl/>
        </w:rPr>
        <w:t xml:space="preserve">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17421254"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proofErr w:type="spellStart"/>
      <w:r w:rsidRPr="00E779BE">
        <w:rPr>
          <w:rFonts w:ascii="David" w:hAnsi="David" w:cs="David" w:hint="eastAsia"/>
          <w:sz w:val="24"/>
          <w:szCs w:val="24"/>
          <w:rtl/>
        </w:rPr>
        <w:t>מליון</w:t>
      </w:r>
      <w:proofErr w:type="spellEnd"/>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5CC5D6D6"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 xml:space="preserve">ורחב לכלול את המזמין כמבוטח נוסף בגין </w:t>
      </w:r>
      <w:proofErr w:type="spellStart"/>
      <w:r w:rsidRPr="00E779BE">
        <w:rPr>
          <w:rFonts w:ascii="David" w:hAnsi="David" w:cs="David"/>
          <w:sz w:val="24"/>
          <w:szCs w:val="24"/>
          <w:rtl/>
        </w:rPr>
        <w:t>חבות</w:t>
      </w:r>
      <w:r w:rsidRPr="00E779BE">
        <w:rPr>
          <w:rFonts w:ascii="David" w:hAnsi="David" w:cs="David" w:hint="eastAsia"/>
          <w:sz w:val="24"/>
          <w:szCs w:val="24"/>
          <w:rtl/>
        </w:rPr>
        <w:t>ו</w:t>
      </w:r>
      <w:proofErr w:type="spellEnd"/>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E779BE">
        <w:rPr>
          <w:rFonts w:ascii="David" w:hAnsi="David" w:cs="David"/>
          <w:sz w:val="24"/>
          <w:szCs w:val="24"/>
          <w:rtl/>
        </w:rPr>
        <w:t>ב.ר</w:t>
      </w:r>
      <w:proofErr w:type="spellEnd"/>
      <w:r w:rsidRPr="00E779BE">
        <w:rPr>
          <w:rFonts w:ascii="David" w:hAnsi="David" w:cs="David"/>
          <w:sz w:val="24"/>
          <w:szCs w:val="24"/>
          <w:rtl/>
        </w:rPr>
        <w:t>. 2018".</w:t>
      </w:r>
    </w:p>
    <w:p w14:paraId="2CCFC408"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proofErr w:type="spellStart"/>
      <w:r w:rsidRPr="00E779BE">
        <w:rPr>
          <w:rFonts w:ascii="David" w:hAnsi="David" w:cs="David" w:hint="eastAsia"/>
          <w:sz w:val="24"/>
          <w:szCs w:val="24"/>
          <w:rtl/>
        </w:rPr>
        <w:t>הנזיקין</w:t>
      </w:r>
      <w:proofErr w:type="spellEnd"/>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proofErr w:type="spellStart"/>
      <w:r w:rsidRPr="00E779BE">
        <w:rPr>
          <w:rFonts w:ascii="David" w:hAnsi="David" w:cs="David" w:hint="eastAsia"/>
          <w:sz w:val="24"/>
          <w:szCs w:val="24"/>
          <w:rtl/>
        </w:rPr>
        <w:t>להגרם</w:t>
      </w:r>
      <w:proofErr w:type="spellEnd"/>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39A03D26"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5356B744"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40C18B16"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5C01AD99"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76DA1EB"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lastRenderedPageBreak/>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53E99E52"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446B837C"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BA001C3"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74708E3F" w14:textId="77777777" w:rsidR="002F611D" w:rsidRPr="00547192" w:rsidRDefault="002F611D" w:rsidP="002F611D">
      <w:pPr>
        <w:spacing w:after="0"/>
        <w:ind w:left="364"/>
        <w:contextualSpacing/>
        <w:rPr>
          <w:rFonts w:ascii="Times New Roman" w:hAnsi="Times New Roman"/>
          <w:rtl/>
        </w:rPr>
      </w:pPr>
    </w:p>
    <w:p w14:paraId="1D0E0332"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9D55D4"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7F2767D"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B8766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A2EA7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0AA98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16A45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AC7B7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08A15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21CFF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34C06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C6F32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6C26F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1FCA3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9D7CD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CA39C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17C861"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6F34C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49E7E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5268A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8693E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E5FE8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3796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35734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5601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94036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54923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79259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A4BA4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8AD8C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AB6A3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5A54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71851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0B41C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E7769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BE40A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C3E5F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9382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CAFAD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5F46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7EF02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CF2FD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6AAC03" w14:textId="77777777" w:rsidR="00E779BE" w:rsidRDefault="00E779BE" w:rsidP="002F611D">
      <w:pPr>
        <w:widowControl w:val="0"/>
        <w:spacing w:before="0" w:beforeAutospacing="0" w:after="0" w:afterAutospacing="0" w:line="240" w:lineRule="auto"/>
        <w:jc w:val="center"/>
        <w:rPr>
          <w:ins w:id="107" w:author="רינת הראל" w:date="2020-05-12T17:43:00Z"/>
          <w:rFonts w:ascii="Times New Roman" w:eastAsia="Times New Roman" w:hAnsi="Times New Roman" w:cs="David"/>
          <w:bCs/>
          <w:sz w:val="24"/>
          <w:szCs w:val="24"/>
          <w:u w:val="single"/>
          <w:rtl/>
          <w:lang w:eastAsia="he-IL"/>
        </w:rPr>
      </w:pPr>
      <w:ins w:id="108" w:author="רינת הראל" w:date="2020-05-12T17:43:00Z">
        <w:r>
          <w:rPr>
            <w:rFonts w:ascii="Times New Roman" w:eastAsia="Times New Roman" w:hAnsi="Times New Roman" w:cs="David"/>
            <w:bCs/>
            <w:sz w:val="24"/>
            <w:szCs w:val="24"/>
            <w:u w:val="single"/>
            <w:rtl/>
            <w:lang w:eastAsia="he-IL"/>
          </w:rPr>
          <w:br w:type="page"/>
        </w:r>
      </w:ins>
    </w:p>
    <w:p w14:paraId="5855BA51" w14:textId="77777777" w:rsidR="00003310" w:rsidDel="00E779BE" w:rsidRDefault="00003310" w:rsidP="002F611D">
      <w:pPr>
        <w:widowControl w:val="0"/>
        <w:spacing w:before="0" w:beforeAutospacing="0" w:after="0" w:afterAutospacing="0" w:line="240" w:lineRule="auto"/>
        <w:jc w:val="center"/>
        <w:rPr>
          <w:del w:id="109" w:author="רינת הראל" w:date="2020-05-12T17:43:00Z"/>
          <w:rFonts w:ascii="Times New Roman" w:eastAsia="Times New Roman" w:hAnsi="Times New Roman" w:cs="David"/>
          <w:bCs/>
          <w:sz w:val="24"/>
          <w:szCs w:val="24"/>
          <w:u w:val="single"/>
          <w:rtl/>
          <w:lang w:eastAsia="he-IL"/>
        </w:rPr>
      </w:pPr>
    </w:p>
    <w:p w14:paraId="6BD99D59"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16765D11"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55DD00DC"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1A76CDCB"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074C11AA" w14:textId="77777777" w:rsidTr="005A3D56">
        <w:trPr>
          <w:trHeight w:val="463"/>
          <w:tblHeader/>
        </w:trPr>
        <w:tc>
          <w:tcPr>
            <w:tcW w:w="8218" w:type="dxa"/>
            <w:gridSpan w:val="3"/>
            <w:shd w:val="clear" w:color="auto" w:fill="F2F2F2"/>
          </w:tcPr>
          <w:p w14:paraId="5AC19E5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50E549C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37C5807E" w14:textId="77777777" w:rsidTr="005A3D56">
        <w:trPr>
          <w:trHeight w:val="315"/>
        </w:trPr>
        <w:tc>
          <w:tcPr>
            <w:tcW w:w="11535" w:type="dxa"/>
            <w:gridSpan w:val="4"/>
            <w:shd w:val="clear" w:color="auto" w:fill="auto"/>
          </w:tcPr>
          <w:p w14:paraId="0C4E6D5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53A1FF7E" w14:textId="77777777" w:rsidTr="005A3D56">
        <w:trPr>
          <w:trHeight w:val="278"/>
        </w:trPr>
        <w:tc>
          <w:tcPr>
            <w:tcW w:w="4068" w:type="dxa"/>
            <w:shd w:val="clear" w:color="auto" w:fill="F2F2F2"/>
          </w:tcPr>
          <w:p w14:paraId="2EDF2C1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42ABC27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5250A4C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7ACE33B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1602439A" w14:textId="77777777" w:rsidTr="005A3D56">
        <w:trPr>
          <w:trHeight w:val="551"/>
        </w:trPr>
        <w:tc>
          <w:tcPr>
            <w:tcW w:w="4068" w:type="dxa"/>
            <w:shd w:val="clear" w:color="auto" w:fill="auto"/>
          </w:tcPr>
          <w:p w14:paraId="08D357B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2ED90A9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5778B13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4C32EA0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584851E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697BCCF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4D72C75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47573E5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790027C2"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6A5AE0BB" w14:textId="77777777" w:rsidTr="005A3D56">
        <w:trPr>
          <w:trHeight w:val="571"/>
        </w:trPr>
        <w:tc>
          <w:tcPr>
            <w:tcW w:w="4068" w:type="dxa"/>
            <w:shd w:val="clear" w:color="auto" w:fill="auto"/>
          </w:tcPr>
          <w:p w14:paraId="6FE823D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37B2DD9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63EBF3F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6DFA820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E5BFF3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7497B4E8" w14:textId="77777777" w:rsidTr="005A3D56">
        <w:trPr>
          <w:trHeight w:val="391"/>
        </w:trPr>
        <w:tc>
          <w:tcPr>
            <w:tcW w:w="4068" w:type="dxa"/>
            <w:shd w:val="clear" w:color="auto" w:fill="auto"/>
          </w:tcPr>
          <w:p w14:paraId="3B6C5A8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46D9926F"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23D3784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02BB02D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5B69601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7B0430B9"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00C44228" w14:textId="77777777" w:rsidTr="005A3D56">
        <w:trPr>
          <w:trHeight w:val="303"/>
          <w:tblHeader/>
        </w:trPr>
        <w:tc>
          <w:tcPr>
            <w:tcW w:w="11535" w:type="dxa"/>
            <w:gridSpan w:val="8"/>
            <w:shd w:val="clear" w:color="auto" w:fill="auto"/>
          </w:tcPr>
          <w:p w14:paraId="6ACE209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7C48051C" w14:textId="77777777" w:rsidTr="005A3D56">
        <w:trPr>
          <w:trHeight w:val="173"/>
        </w:trPr>
        <w:tc>
          <w:tcPr>
            <w:tcW w:w="1893" w:type="dxa"/>
            <w:vMerge w:val="restart"/>
            <w:shd w:val="clear" w:color="auto" w:fill="F2F2F2"/>
          </w:tcPr>
          <w:p w14:paraId="042AA62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7335647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625CDC7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1F82C61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76F5C8F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4E2C053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09D2276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5E3EEC1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2EF32AD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41BFF5D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76CE8C29" w14:textId="77777777" w:rsidTr="005A3D56">
        <w:trPr>
          <w:trHeight w:val="43"/>
        </w:trPr>
        <w:tc>
          <w:tcPr>
            <w:tcW w:w="1893" w:type="dxa"/>
            <w:vMerge/>
            <w:shd w:val="clear" w:color="auto" w:fill="F2F2F2"/>
          </w:tcPr>
          <w:p w14:paraId="71F8FD9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7825F5A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634DF97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4168E09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6F7CD2D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22B0DDE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763E3E2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4CE48BA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677C92DA" w14:textId="77777777" w:rsidTr="005A3D56">
        <w:trPr>
          <w:trHeight w:val="850"/>
        </w:trPr>
        <w:tc>
          <w:tcPr>
            <w:tcW w:w="1893" w:type="dxa"/>
            <w:shd w:val="clear" w:color="auto" w:fill="F2F2F2"/>
          </w:tcPr>
          <w:p w14:paraId="6CE402D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024D0AE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60A921C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5382B16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57DCBDE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4A6DCF3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71B410D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23F77628"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28490717" w14:textId="77777777" w:rsidTr="005A3D56">
        <w:trPr>
          <w:trHeight w:val="850"/>
        </w:trPr>
        <w:tc>
          <w:tcPr>
            <w:tcW w:w="1893" w:type="dxa"/>
            <w:shd w:val="clear" w:color="auto" w:fill="FFFFFF"/>
          </w:tcPr>
          <w:p w14:paraId="311AA97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66E4D04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731783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6816A65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47F8AD6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2A201E2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2D32B08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0CAB7235"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00B011EE" w14:textId="77777777" w:rsidTr="005A3D56">
        <w:trPr>
          <w:trHeight w:val="850"/>
        </w:trPr>
        <w:tc>
          <w:tcPr>
            <w:tcW w:w="1893" w:type="dxa"/>
            <w:shd w:val="clear" w:color="auto" w:fill="F2F2F2"/>
          </w:tcPr>
          <w:p w14:paraId="14A1BAC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1B87FBDA"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4AD5A892"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01B0C2BB"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52B43AA"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17CFD8C2"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1BBB489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7ADCB8F2"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7DAC8E3B"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20B120A" w14:textId="77777777" w:rsidTr="005A3D56">
        <w:trPr>
          <w:trHeight w:val="57"/>
          <w:tblHeader/>
        </w:trPr>
        <w:tc>
          <w:tcPr>
            <w:tcW w:w="11530" w:type="dxa"/>
            <w:shd w:val="clear" w:color="auto" w:fill="F2F2F2"/>
          </w:tcPr>
          <w:p w14:paraId="5FD9652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76190408" w14:textId="77777777" w:rsidTr="005A3D56">
        <w:trPr>
          <w:trHeight w:val="798"/>
        </w:trPr>
        <w:tc>
          <w:tcPr>
            <w:tcW w:w="11530" w:type="dxa"/>
            <w:shd w:val="clear" w:color="auto" w:fill="auto"/>
          </w:tcPr>
          <w:p w14:paraId="6DBFE74A"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38BC9461"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276E510" w14:textId="77777777" w:rsidTr="005A3D56">
        <w:trPr>
          <w:trHeight w:val="227"/>
          <w:tblHeader/>
        </w:trPr>
        <w:tc>
          <w:tcPr>
            <w:tcW w:w="11530" w:type="dxa"/>
            <w:shd w:val="clear" w:color="auto" w:fill="F2F2F2"/>
          </w:tcPr>
          <w:p w14:paraId="35950F40"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חתימת האישור</w:t>
            </w:r>
          </w:p>
        </w:tc>
      </w:tr>
      <w:tr w:rsidR="00B2329A" w:rsidRPr="00003310" w14:paraId="754EFE82" w14:textId="77777777" w:rsidTr="005A3D56">
        <w:trPr>
          <w:trHeight w:val="598"/>
        </w:trPr>
        <w:tc>
          <w:tcPr>
            <w:tcW w:w="11530" w:type="dxa"/>
            <w:shd w:val="clear" w:color="auto" w:fill="auto"/>
          </w:tcPr>
          <w:p w14:paraId="163E765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7286BAAF"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70C44806" w14:textId="77777777" w:rsidTr="005A3D56">
        <w:trPr>
          <w:trHeight w:val="227"/>
          <w:tblHeader/>
        </w:trPr>
        <w:tc>
          <w:tcPr>
            <w:tcW w:w="11530" w:type="dxa"/>
            <w:shd w:val="clear" w:color="auto" w:fill="F2F2F2"/>
          </w:tcPr>
          <w:p w14:paraId="35B4B65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29F27E63" w14:textId="77777777" w:rsidTr="005A3D56">
        <w:trPr>
          <w:trHeight w:val="334"/>
        </w:trPr>
        <w:tc>
          <w:tcPr>
            <w:tcW w:w="11530" w:type="dxa"/>
            <w:shd w:val="clear" w:color="auto" w:fill="auto"/>
            <w:vAlign w:val="center"/>
          </w:tcPr>
          <w:p w14:paraId="350C0A43"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56E771D5"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0806D85E"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9A7356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B8DDE0"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24C75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FF72D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E4E0E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95702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FCB81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2F83C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E03ED1"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D6AEC4"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FB830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DF484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E50C0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0C78BC"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280A39B"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5C114CF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EC1BF6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09D78917"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2CB2E83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66832393"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F8B4F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134242AB"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700447AD"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6F3EA278"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50EBC1B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w:t>
      </w:r>
    </w:p>
    <w:p w14:paraId="7F73678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9570B3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w:t>
      </w:r>
    </w:p>
    <w:p w14:paraId="6B563C4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653874C"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אור חדר משאבות, צובר גז,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חדר אשפה.</w:t>
      </w:r>
    </w:p>
    <w:p w14:paraId="2D7A533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8D822D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26BCE66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E09B0C"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3EA8DEB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751DFF"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7B0CA1B7"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2EA4E0D8"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xml:space="preserve">,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w:t>
      </w:r>
      <w:proofErr w:type="spellStart"/>
      <w:r w:rsidRPr="00D5041C">
        <w:rPr>
          <w:rFonts w:ascii="Times New Roman" w:eastAsia="Times New Roman" w:hAnsi="Times New Roman" w:cs="David"/>
          <w:sz w:val="20"/>
          <w:szCs w:val="24"/>
          <w:rtl/>
          <w:lang w:eastAsia="he-IL"/>
        </w:rPr>
        <w:t>וכו</w:t>
      </w:r>
      <w:proofErr w:type="spellEnd"/>
      <w:r w:rsidRPr="00D5041C">
        <w:rPr>
          <w:rFonts w:ascii="Times New Roman" w:eastAsia="Times New Roman" w:hAnsi="Times New Roman" w:cs="David"/>
          <w:sz w:val="20"/>
          <w:szCs w:val="24"/>
          <w:rtl/>
          <w:lang w:eastAsia="he-IL"/>
        </w:rPr>
        <w:t>'.</w:t>
      </w:r>
    </w:p>
    <w:p w14:paraId="06527F9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5F54B0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4E4CF5F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9858A3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 xml:space="preserve">תכניות מערכות </w:t>
      </w:r>
      <w:proofErr w:type="spellStart"/>
      <w:r w:rsidRPr="00D5041C">
        <w:rPr>
          <w:rFonts w:ascii="Times New Roman" w:eastAsia="Times New Roman" w:hAnsi="Times New Roman" w:cs="David"/>
          <w:sz w:val="20"/>
          <w:szCs w:val="24"/>
          <w:rtl/>
          <w:lang w:eastAsia="he-IL"/>
        </w:rPr>
        <w:t>ספרינקלרים</w:t>
      </w:r>
      <w:proofErr w:type="spellEnd"/>
      <w:r w:rsidRPr="00D5041C">
        <w:rPr>
          <w:rFonts w:ascii="Times New Roman" w:eastAsia="Times New Roman" w:hAnsi="Times New Roman" w:cs="David"/>
          <w:sz w:val="20"/>
          <w:szCs w:val="24"/>
          <w:rtl/>
          <w:lang w:eastAsia="he-IL"/>
        </w:rPr>
        <w:t xml:space="preserve"> במבנה, חדרי משאבות וציוד נלווה.</w:t>
      </w:r>
    </w:p>
    <w:p w14:paraId="1314D06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08CBB1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51F244D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488E27"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38824D0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9D1DDBB"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 xml:space="preserve">עפ"י הנחיית המנהל יוכנו תכניות נפרדות למערכת המים, שופכין </w:t>
      </w:r>
      <w:proofErr w:type="spellStart"/>
      <w:r w:rsidRPr="00D5041C">
        <w:rPr>
          <w:rFonts w:ascii="Times New Roman" w:eastAsia="Times New Roman" w:hAnsi="Times New Roman" w:cs="David"/>
          <w:sz w:val="20"/>
          <w:szCs w:val="24"/>
          <w:rtl/>
          <w:lang w:eastAsia="he-IL"/>
        </w:rPr>
        <w:t>ודלוחין</w:t>
      </w:r>
      <w:proofErr w:type="spellEnd"/>
      <w:r w:rsidRPr="00D5041C">
        <w:rPr>
          <w:rFonts w:ascii="Times New Roman" w:eastAsia="Times New Roman" w:hAnsi="Times New Roman" w:cs="David"/>
          <w:sz w:val="20"/>
          <w:szCs w:val="24"/>
          <w:rtl/>
          <w:lang w:eastAsia="he-IL"/>
        </w:rPr>
        <w:t>, גז, מערכת סולרית, ניקוז מזגנים.</w:t>
      </w:r>
    </w:p>
    <w:p w14:paraId="0334471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99313A"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 xml:space="preserve">איזומטריות של מערכות המים, שופכין </w:t>
      </w:r>
      <w:proofErr w:type="spellStart"/>
      <w:r w:rsidRPr="00D5041C">
        <w:rPr>
          <w:rFonts w:ascii="Times New Roman" w:eastAsia="Times New Roman" w:hAnsi="Times New Roman" w:cs="David"/>
          <w:sz w:val="20"/>
          <w:szCs w:val="24"/>
          <w:rtl/>
          <w:lang w:eastAsia="he-IL"/>
        </w:rPr>
        <w:t>ודלוחין</w:t>
      </w:r>
      <w:proofErr w:type="spellEnd"/>
      <w:r w:rsidRPr="00D5041C">
        <w:rPr>
          <w:rFonts w:ascii="Times New Roman" w:eastAsia="Times New Roman" w:hAnsi="Times New Roman" w:cs="David"/>
          <w:sz w:val="20"/>
          <w:szCs w:val="24"/>
          <w:rtl/>
          <w:lang w:eastAsia="he-IL"/>
        </w:rPr>
        <w:t>, גז, מערכת סולרית.</w:t>
      </w:r>
    </w:p>
    <w:p w14:paraId="1B02440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0F9B09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45F8171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99B808F"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3D9FE3A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EDB1F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6ED06BC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C47DF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2921A5E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E57C3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20DAE46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87A2E6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5251C74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55F32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4A5E50F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F553B92"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23DB251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2A76B0"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5D181288"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7F8BC80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852EC6"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00603C5F"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06F8C535"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10B23AA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081DE7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13FA3A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7177076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E6359DC"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w:t>
      </w:r>
      <w:proofErr w:type="spellStart"/>
      <w:r w:rsidRPr="00D5041C">
        <w:rPr>
          <w:rFonts w:ascii="Times New Roman" w:eastAsia="Times New Roman" w:hAnsi="Times New Roman" w:cs="David"/>
          <w:sz w:val="20"/>
          <w:szCs w:val="24"/>
          <w:rtl/>
          <w:lang w:eastAsia="he-IL"/>
        </w:rPr>
        <w:t>הידרנטים</w:t>
      </w:r>
      <w:proofErr w:type="spellEnd"/>
      <w:r w:rsidRPr="00D5041C">
        <w:rPr>
          <w:rFonts w:ascii="Times New Roman" w:eastAsia="Times New Roman" w:hAnsi="Times New Roman" w:cs="David"/>
          <w:sz w:val="20"/>
          <w:szCs w:val="24"/>
          <w:rtl/>
          <w:lang w:eastAsia="he-IL"/>
        </w:rPr>
        <w:t xml:space="preserve">,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447B3CF1"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46DDB24E"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420E427D"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38197B52"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449CBE53"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4C3E3F35"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0B0BB1EB"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5AB539CB"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75770E23"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3665C68"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8F40030"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03B7F567"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434E1A3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26510A8C"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E0E70C8"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B096CEA"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3A4390F"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DA51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22C5AF"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06A71C"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F45C387" w14:textId="77777777" w:rsidR="00376E23" w:rsidRDefault="004B4EDB"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10" w:author="Kook Sec" w:date="2020-12-15T14:56: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 xml:space="preserve">513313148     </w:t>
            </w:r>
            <w:r>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526ACA2A"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5DA88F8"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C57886"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AD6BC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0C3C28"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16CB156"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1" w:author="Kook Sec" w:date="2020-12-15T15:00:00Z">
            <w:r w:rsidR="004B4EDB">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2" w:author="Kook Sec" w:date="2020-12-15T15:01:00Z">
            <w:r w:rsidR="004B4EDB">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1DBEBCF"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F24D8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95DC8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3A4418"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531BC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5D203E"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EAAD5E5"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DC9745"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A40D2E"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F9A72C2" w14:textId="77777777" w:rsidR="00376E23" w:rsidRPr="00B27B4C" w:rsidRDefault="004B4EDB"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13" w:author="Kook Sec" w:date="2020-12-15T15:00:00Z">
            <w:r>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0331362D"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F80A9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3BAAC6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B73E332"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7DFECFA"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492F74E"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52645E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14" w:author="Kook Sec" w:date="2020-12-15T14:56:00Z">
            <w:r w:rsidR="004B4EDB">
              <w:rPr>
                <w:rFonts w:ascii="Times New Roman" w:eastAsia="Times New Roman" w:hAnsi="Times New Roman" w:cs="David" w:hint="cs"/>
                <w:color w:val="008000"/>
                <w:sz w:val="24"/>
                <w:szCs w:val="24"/>
                <w:rtl/>
                <w:lang w:eastAsia="he-IL"/>
              </w:rPr>
              <w:t>א.מ. ישראל מגורים פיתוח בע"מ</w:t>
            </w:r>
            <w:r w:rsidR="004B4EDB">
              <w:rPr>
                <w:rFonts w:ascii="Times New Roman" w:eastAsia="Times New Roman" w:hAnsi="Times New Roman" w:cs="David" w:hint="cs"/>
                <w:color w:val="008000"/>
                <w:sz w:val="24"/>
                <w:szCs w:val="24"/>
                <w:rtl/>
                <w:lang w:eastAsia="he-IL"/>
              </w:rPr>
              <w:br/>
              <w:t>יוני נתניהו 1 ג' אור יהודה</w:t>
            </w:r>
            <w:r w:rsidR="004B4EDB">
              <w:rPr>
                <w:rFonts w:ascii="Times New Roman" w:eastAsia="Times New Roman" w:hAnsi="Times New Roman" w:cs="David" w:hint="cs"/>
                <w:color w:val="008000"/>
                <w:sz w:val="24"/>
                <w:szCs w:val="24"/>
                <w:rtl/>
                <w:lang w:eastAsia="he-IL"/>
              </w:rPr>
              <w:br/>
              <w:t xml:space="preserve">513313148     </w:t>
            </w:r>
            <w:r w:rsidR="004B4EDB">
              <w:rPr>
                <w:rFonts w:ascii="Times New Roman" w:eastAsia="Times New Roman" w:hAnsi="Times New Roman" w:cs="David" w:hint="cs"/>
                <w:color w:val="008000"/>
                <w:sz w:val="24"/>
                <w:szCs w:val="24"/>
                <w:rtl/>
                <w:lang w:eastAsia="he-IL"/>
              </w:rPr>
              <w:br/>
            </w:r>
          </w:ins>
        </w:sdtContent>
      </w:sdt>
    </w:p>
    <w:p w14:paraId="28555FB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46391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1709DF8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D04D4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15" w:author="Kook Sec" w:date="2020-12-15T15:01:00Z">
            <w:r w:rsidR="004B4EDB">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231687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C81AF1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27DE7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28ED13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BFD6EE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9506D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43414E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1402D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3BCFEA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81B6F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53FB7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3E2DBB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150E3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FCF6065"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1B1EBAC"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1AAC508"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F558972"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86941B"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16" w:author="Kook Sec" w:date="2020-12-15T15:06:00Z">
        <w:r w:rsidRPr="009130F0" w:rsidDel="004604A1">
          <w:rPr>
            <w:rFonts w:ascii="Times New Roman" w:eastAsia="Times New Roman" w:hAnsi="Times New Roman" w:cs="David" w:hint="cs"/>
            <w:color w:val="00B0F0"/>
            <w:sz w:val="24"/>
            <w:szCs w:val="24"/>
            <w:rtl/>
            <w:lang w:eastAsia="he-IL"/>
          </w:rPr>
          <w:delText xml:space="preserve">                </w:delText>
        </w:r>
      </w:del>
      <w:bookmarkStart w:id="117" w:name="_GoBack"/>
      <w:bookmarkEnd w:id="117"/>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18" w:author="Kook Sec" w:date="2020-12-15T15:00:00Z">
            <w:r w:rsidR="004B4EDB">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68ECCAC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2B9DE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5501C1"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311F5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E8CC28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90F47B4"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A3E97A2"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E4C1A7C"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8A0F1D2"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169D8FB"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4B61144"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47C12FC0"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473F3D" w14:textId="77777777" w:rsidR="004B4EDB" w:rsidRDefault="004B4EDB" w:rsidP="00AF234B">
      <w:pPr>
        <w:spacing w:before="0" w:after="0" w:line="240" w:lineRule="auto"/>
      </w:pPr>
      <w:r>
        <w:separator/>
      </w:r>
    </w:p>
  </w:endnote>
  <w:endnote w:type="continuationSeparator" w:id="0">
    <w:p w14:paraId="69B26665" w14:textId="77777777" w:rsidR="004B4EDB" w:rsidRDefault="004B4ED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4B4EDB" w:rsidRPr="00F9528C" w14:paraId="1C722A4A" w14:textId="77777777" w:rsidTr="002F611D">
      <w:tc>
        <w:tcPr>
          <w:tcW w:w="753" w:type="dxa"/>
        </w:tcPr>
        <w:p w14:paraId="659BBE1A"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22D8DCAA" w14:textId="77777777" w:rsidR="004B4EDB" w:rsidRPr="00F9528C" w:rsidRDefault="004B4EDB" w:rsidP="002F611D">
              <w:pPr>
                <w:tabs>
                  <w:tab w:val="center" w:pos="4153"/>
                  <w:tab w:val="right" w:pos="8306"/>
                </w:tabs>
                <w:spacing w:before="0" w:after="0" w:line="240" w:lineRule="auto"/>
                <w:rPr>
                  <w:rFonts w:ascii="David" w:hAnsi="David"/>
                  <w:color w:val="00B0F0"/>
                  <w:sz w:val="20"/>
                  <w:szCs w:val="20"/>
                  <w:rtl/>
                </w:rPr>
              </w:pPr>
              <w:ins w:id="119" w:author="Kook Sec" w:date="2020-12-15T14:59:00Z">
                <w:r w:rsidRPr="004B4EDB">
                  <w:rPr>
                    <w:rFonts w:ascii="David" w:hAnsi="David"/>
                    <w:color w:val="00B0F0"/>
                    <w:sz w:val="20"/>
                    <w:szCs w:val="20"/>
                    <w:rtl/>
                  </w:rPr>
                  <w:t>א.מ. ישראל מגורים פיתוח בע"מ</w:t>
                </w:r>
              </w:ins>
            </w:p>
          </w:tc>
        </w:sdtContent>
      </w:sdt>
      <w:tc>
        <w:tcPr>
          <w:tcW w:w="2232" w:type="dxa"/>
        </w:tcPr>
        <w:p w14:paraId="74962AD7"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אינסטלציה</w:t>
              </w:r>
            </w:sdtContent>
          </w:sdt>
        </w:p>
      </w:tc>
      <w:tc>
        <w:tcPr>
          <w:tcW w:w="236" w:type="dxa"/>
        </w:tcPr>
        <w:p w14:paraId="3FF66614" w14:textId="77777777" w:rsidR="004B4EDB" w:rsidRPr="00F9528C" w:rsidRDefault="004B4EDB" w:rsidP="002F611D">
          <w:pPr>
            <w:tabs>
              <w:tab w:val="center" w:pos="4153"/>
              <w:tab w:val="right" w:pos="8306"/>
            </w:tabs>
            <w:spacing w:before="0" w:after="0" w:line="240" w:lineRule="auto"/>
            <w:rPr>
              <w:rFonts w:ascii="David" w:hAnsi="David"/>
              <w:sz w:val="16"/>
              <w:szCs w:val="16"/>
              <w:rtl/>
            </w:rPr>
          </w:pPr>
        </w:p>
      </w:tc>
      <w:tc>
        <w:tcPr>
          <w:tcW w:w="1129" w:type="dxa"/>
        </w:tcPr>
        <w:p w14:paraId="6AB6DD5D"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457194C"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Pr>
                  <w:rFonts w:ascii="David" w:hAnsi="David" w:hint="cs"/>
                  <w:sz w:val="20"/>
                  <w:szCs w:val="20"/>
                </w:rPr>
                <w:t>CONT-5-564</w:t>
              </w:r>
            </w:p>
          </w:tc>
        </w:sdtContent>
      </w:sdt>
    </w:tr>
    <w:tr w:rsidR="004B4EDB" w:rsidRPr="00F9528C" w14:paraId="2192C996" w14:textId="77777777" w:rsidTr="002F611D">
      <w:tc>
        <w:tcPr>
          <w:tcW w:w="753" w:type="dxa"/>
        </w:tcPr>
        <w:p w14:paraId="62CD1CC4"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color w:val="80008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71D57AC5" w14:textId="77777777" w:rsidR="004B4EDB" w:rsidRPr="00F9528C" w:rsidRDefault="004B4EDB" w:rsidP="002F611D">
              <w:pPr>
                <w:tabs>
                  <w:tab w:val="center" w:pos="4153"/>
                  <w:tab w:val="right" w:pos="8306"/>
                </w:tabs>
                <w:spacing w:before="0" w:after="0" w:line="240" w:lineRule="auto"/>
                <w:rPr>
                  <w:rFonts w:ascii="David" w:hAnsi="David"/>
                  <w:color w:val="00B0F0"/>
                  <w:sz w:val="20"/>
                  <w:szCs w:val="20"/>
                  <w:rtl/>
                </w:rPr>
              </w:pPr>
              <w:ins w:id="120" w:author="Kook Sec" w:date="2020-12-15T14:59:00Z">
                <w:r w:rsidRPr="004B4EDB">
                  <w:rPr>
                    <w:color w:val="800080"/>
                    <w:rtl/>
                  </w:rPr>
                  <w:t>א.ח. תכנון וייעוץ בהנדסת מים וביוב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B4EDB" w:rsidRPr="00F9528C" w14:paraId="4ECCA79E" w14:textId="77777777" w:rsidTr="002F611D">
            <w:trPr>
              <w:trHeight w:val="201"/>
            </w:trPr>
            <w:tc>
              <w:tcPr>
                <w:tcW w:w="926" w:type="dxa"/>
              </w:tcPr>
              <w:p w14:paraId="25D3C32A"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7F2F5CD" w14:textId="77777777" w:rsidR="004B4EDB" w:rsidRPr="00F9528C" w:rsidRDefault="004B4EDB" w:rsidP="002F611D">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C4732B1"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c>
        <w:tcPr>
          <w:tcW w:w="236" w:type="dxa"/>
        </w:tcPr>
        <w:p w14:paraId="72705F0E"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c>
        <w:tcPr>
          <w:tcW w:w="1129" w:type="dxa"/>
        </w:tcPr>
        <w:p w14:paraId="5BFB831C"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AE1C015" w14:textId="77777777" w:rsidR="004B4EDB" w:rsidRPr="00F9528C" w:rsidRDefault="004B4EDB"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4B4EDB" w:rsidRPr="00F9528C" w14:paraId="6D56FABD" w14:textId="77777777" w:rsidTr="002F611D">
      <w:trPr>
        <w:trHeight w:val="80"/>
      </w:trPr>
      <w:tc>
        <w:tcPr>
          <w:tcW w:w="753" w:type="dxa"/>
        </w:tcPr>
        <w:p w14:paraId="174C3ECF"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c>
        <w:tcPr>
          <w:tcW w:w="1883" w:type="dxa"/>
        </w:tcPr>
        <w:p w14:paraId="63125155" w14:textId="77777777" w:rsidR="004B4EDB" w:rsidRPr="00F9528C" w:rsidRDefault="004B4EDB"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50C70451"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c>
        <w:tcPr>
          <w:tcW w:w="236" w:type="dxa"/>
        </w:tcPr>
        <w:p w14:paraId="7DFD7A7A"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c>
        <w:tcPr>
          <w:tcW w:w="1129" w:type="dxa"/>
        </w:tcPr>
        <w:p w14:paraId="00509F79"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c>
        <w:tcPr>
          <w:tcW w:w="2073" w:type="dxa"/>
        </w:tcPr>
        <w:p w14:paraId="30028FE4" w14:textId="77777777" w:rsidR="004B4EDB" w:rsidRPr="00F9528C" w:rsidRDefault="004B4EDB" w:rsidP="002F611D">
          <w:pPr>
            <w:tabs>
              <w:tab w:val="center" w:pos="4153"/>
              <w:tab w:val="right" w:pos="8306"/>
            </w:tabs>
            <w:spacing w:before="0" w:after="0" w:line="240" w:lineRule="auto"/>
            <w:rPr>
              <w:rFonts w:ascii="David" w:hAnsi="David"/>
              <w:sz w:val="20"/>
              <w:szCs w:val="20"/>
              <w:rtl/>
            </w:rPr>
          </w:pPr>
        </w:p>
      </w:tc>
    </w:tr>
  </w:tbl>
  <w:p w14:paraId="3CDE15E1" w14:textId="77777777" w:rsidR="004B4EDB" w:rsidRPr="00E3073A" w:rsidRDefault="004B4EDB"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34EB11" w14:textId="77777777" w:rsidR="004B4EDB" w:rsidRDefault="004B4EDB" w:rsidP="00AF234B">
      <w:pPr>
        <w:spacing w:before="0" w:after="0" w:line="240" w:lineRule="auto"/>
      </w:pPr>
      <w:r>
        <w:separator/>
      </w:r>
    </w:p>
  </w:footnote>
  <w:footnote w:type="continuationSeparator" w:id="0">
    <w:p w14:paraId="184D8B30" w14:textId="77777777" w:rsidR="004B4EDB" w:rsidRDefault="004B4EDB"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Content>
      <w:p w14:paraId="6BD6C9C0" w14:textId="77777777" w:rsidR="004B4EDB" w:rsidRDefault="004B4EDB">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p w14:paraId="2A06CB1B" w14:textId="77777777" w:rsidR="004B4EDB" w:rsidRDefault="004B4ED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3310"/>
    <w:rsid w:val="00083EF4"/>
    <w:rsid w:val="0011634B"/>
    <w:rsid w:val="00130BD3"/>
    <w:rsid w:val="00134C85"/>
    <w:rsid w:val="00157ACB"/>
    <w:rsid w:val="001A0C3C"/>
    <w:rsid w:val="001A69D5"/>
    <w:rsid w:val="00214ACF"/>
    <w:rsid w:val="002F611D"/>
    <w:rsid w:val="003235F8"/>
    <w:rsid w:val="00376E23"/>
    <w:rsid w:val="003B1029"/>
    <w:rsid w:val="003B5234"/>
    <w:rsid w:val="004604A1"/>
    <w:rsid w:val="004B4EDB"/>
    <w:rsid w:val="00552E11"/>
    <w:rsid w:val="0057206A"/>
    <w:rsid w:val="005A3D56"/>
    <w:rsid w:val="0072103C"/>
    <w:rsid w:val="00762A58"/>
    <w:rsid w:val="007B54F0"/>
    <w:rsid w:val="007E40BD"/>
    <w:rsid w:val="008C64C6"/>
    <w:rsid w:val="00942177"/>
    <w:rsid w:val="009906BE"/>
    <w:rsid w:val="009D5E94"/>
    <w:rsid w:val="00AD2AC9"/>
    <w:rsid w:val="00AF234B"/>
    <w:rsid w:val="00B2329A"/>
    <w:rsid w:val="00B55126"/>
    <w:rsid w:val="00B66D2C"/>
    <w:rsid w:val="00BC51AD"/>
    <w:rsid w:val="00BE17B4"/>
    <w:rsid w:val="00C10D56"/>
    <w:rsid w:val="00C43473"/>
    <w:rsid w:val="00D13234"/>
    <w:rsid w:val="00D5041C"/>
    <w:rsid w:val="00E3073A"/>
    <w:rsid w:val="00E679C7"/>
    <w:rsid w:val="00E779BE"/>
    <w:rsid w:val="00EB51FD"/>
    <w:rsid w:val="00EC37B6"/>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9608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a3"/>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D4A9D"/>
    <w:rsid w:val="002A4C4E"/>
    <w:rsid w:val="003553A7"/>
    <w:rsid w:val="003606C5"/>
    <w:rsid w:val="006865A5"/>
    <w:rsid w:val="006D7931"/>
    <w:rsid w:val="00794045"/>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2262B46A-6449-40F0-A324-A2105BE17D67}"/>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3935AB2F-A490-408A-A21E-3F01F8458970}"/>
</file>

<file path=docProps/app.xml><?xml version="1.0" encoding="utf-8"?>
<Properties xmlns="http://schemas.openxmlformats.org/officeDocument/2006/extended-properties" xmlns:vt="http://schemas.openxmlformats.org/officeDocument/2006/docPropsVTypes">
  <Template>Normal</Template>
  <TotalTime>12</TotalTime>
  <Pages>41</Pages>
  <Words>9851</Words>
  <Characters>56157</Characters>
  <Application>Microsoft Office Word</Application>
  <DocSecurity>0</DocSecurity>
  <Lines>467</Lines>
  <Paragraphs>131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2020-12-15T12:54:00Z</dcterms:created>
  <dcterms:modified xsi:type="dcterms:W3CDTF">2020-12-15T13:06:00Z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72c5f7bb-0507-4002-9dd9-aede1857e357</vt:lpwstr>
  </property>
</Properties>
</file>