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993CAA"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1CB9050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101902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48127738" wp14:editId="07746BB3">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40479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AC2299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C30D1D"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DB0603"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8275AF"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9972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0A59D36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0FA4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15892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3C3FE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6BDEAD"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4A6C5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2A0E41"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71C19C"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1D4A05"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9ADA58B" w14:textId="77777777" w:rsidR="00461F51" w:rsidRPr="00B27B4C" w:rsidRDefault="00C22AF0"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10-23T13:45:00Z">
            <w:r>
              <w:rPr>
                <w:rFonts w:ascii="Times New Roman" w:eastAsia="Times New Roman" w:hAnsi="Times New Roman" w:cs="David"/>
                <w:bCs/>
                <w:sz w:val="32"/>
                <w:szCs w:val="32"/>
                <w:u w:val="single"/>
                <w:rtl/>
                <w:lang w:eastAsia="he-IL"/>
              </w:rPr>
              <w:t>א.מ ישראל מגורים פיתוח בע"מ</w:t>
            </w:r>
          </w:ins>
        </w:p>
      </w:sdtContent>
    </w:sdt>
    <w:p w14:paraId="55B4858F"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974A468" w14:textId="77777777" w:rsidR="00461F51" w:rsidRPr="00B27B4C" w:rsidRDefault="00C22AF0"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2-10-23T13:45:00Z">
            <w:r>
              <w:rPr>
                <w:rFonts w:ascii="Times New Roman" w:eastAsia="Times New Roman" w:hAnsi="Times New Roman" w:cs="David"/>
                <w:bCs/>
                <w:sz w:val="32"/>
                <w:szCs w:val="32"/>
                <w:u w:val="single"/>
                <w:rtl/>
                <w:lang w:eastAsia="he-IL"/>
              </w:rPr>
              <w:t>מורדות ארנונה</w:t>
            </w:r>
          </w:ins>
        </w:p>
      </w:sdtContent>
    </w:sdt>
    <w:p w14:paraId="5AD3DB0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85C28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8496F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A0B7C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B8428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C82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97375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336A8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8BDB3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66DDE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5C7F0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80FBC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48579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55109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6AA82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0DF1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A6A4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0C6DE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E1FD2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B9BC2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72F43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10A61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C1C490"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9E7EDD"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75A0C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6DA4D5F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7B24ED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15T00:00:00Z">
            <w:dateFormat w:val="dd/MM/yyyy"/>
            <w:lid w:val="he-IL"/>
            <w:storeMappedDataAs w:val="dateTime"/>
            <w:calendar w:val="gregorian"/>
          </w:date>
        </w:sdtPr>
        <w:sdtEndPr/>
        <w:sdtContent>
          <w:ins w:id="3" w:author="Kook Sec" w:date="2022-10-23T13:49:00Z">
            <w:r w:rsidR="00C22AF0">
              <w:rPr>
                <w:rFonts w:ascii="Times New Roman" w:eastAsia="Times New Roman" w:hAnsi="Times New Roman" w:cs="David" w:hint="cs"/>
                <w:color w:val="800080"/>
                <w:sz w:val="24"/>
                <w:szCs w:val="24"/>
                <w:rtl/>
                <w:lang w:eastAsia="he-IL"/>
              </w:rPr>
              <w:t>‏15/11/2020</w:t>
            </w:r>
          </w:ins>
        </w:sdtContent>
      </w:sdt>
    </w:p>
    <w:p w14:paraId="3E8822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07AC7E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F6C6F3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F2AD06"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1E4B3B1" w14:textId="77777777" w:rsidR="007D6A6B" w:rsidRPr="007D6A6B" w:rsidRDefault="00C22AF0"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Kook Sec" w:date="2022-10-23T13:50:00Z">
            <w:r>
              <w:rPr>
                <w:rFonts w:ascii="Times New Roman" w:eastAsia="Times New Roman" w:hAnsi="Times New Roman" w:cs="David"/>
                <w:color w:val="800080"/>
                <w:sz w:val="24"/>
                <w:szCs w:val="24"/>
                <w:rtl/>
              </w:rPr>
              <w:br/>
              <w:t>א.מ. ישראל מגורים פיתוח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513313148</w:t>
            </w:r>
            <w:r>
              <w:rPr>
                <w:rFonts w:ascii="Times New Roman" w:eastAsia="Times New Roman" w:hAnsi="Times New Roman" w:cs="David"/>
                <w:color w:val="800080"/>
                <w:sz w:val="24"/>
                <w:szCs w:val="24"/>
                <w:rtl/>
              </w:rPr>
              <w:br/>
            </w:r>
          </w:ins>
        </w:p>
      </w:sdtContent>
    </w:sdt>
    <w:p w14:paraId="1DCE788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14F283C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36B512C6"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B9E0E58"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59992CB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45483A0" w14:textId="77777777" w:rsidR="007D6A6B" w:rsidRPr="007D6A6B" w:rsidRDefault="00C22AF0"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Kook Sec" w:date="2022-10-23T13:52:00Z">
            <w:r>
              <w:rPr>
                <w:rFonts w:ascii="Times New Roman" w:eastAsia="Times New Roman" w:hAnsi="Times New Roman" w:cs="David"/>
                <w:color w:val="800080"/>
                <w:sz w:val="24"/>
                <w:szCs w:val="24"/>
                <w:rtl/>
              </w:rPr>
              <w:br/>
              <w:t>שאול שמיל מהנדסים יועצים</w:t>
            </w:r>
            <w:r>
              <w:rPr>
                <w:rFonts w:ascii="Times New Roman" w:eastAsia="Times New Roman" w:hAnsi="Times New Roman" w:cs="David"/>
                <w:color w:val="800080"/>
                <w:sz w:val="24"/>
                <w:szCs w:val="24"/>
                <w:rtl/>
              </w:rPr>
              <w:br/>
              <w:t>קהילת קובנה 15 ת"א  61530</w:t>
            </w:r>
            <w:r>
              <w:rPr>
                <w:rFonts w:ascii="Times New Roman" w:eastAsia="Times New Roman" w:hAnsi="Times New Roman" w:cs="David"/>
                <w:color w:val="800080"/>
                <w:sz w:val="24"/>
                <w:szCs w:val="24"/>
                <w:rtl/>
              </w:rPr>
              <w:br/>
              <w:t>065426645</w:t>
            </w:r>
            <w:r>
              <w:rPr>
                <w:rFonts w:ascii="Times New Roman" w:eastAsia="Times New Roman" w:hAnsi="Times New Roman" w:cs="David"/>
                <w:color w:val="800080"/>
                <w:sz w:val="24"/>
                <w:szCs w:val="24"/>
                <w:rtl/>
              </w:rPr>
              <w:br/>
            </w:r>
          </w:ins>
        </w:p>
      </w:sdtContent>
    </w:sdt>
    <w:p w14:paraId="194A7E99"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59E77585"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1F94432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5E15F8D"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21B6E08"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7158D928"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788FD2D5"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40983D8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B7D192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793B582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B14EE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512C7DB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32E0675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E970D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79AA1B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3B2A3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2CEA0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FF5E2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1ECB429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C6EF4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שירותי</w:t>
      </w:r>
    </w:p>
    <w:p w14:paraId="48D64EC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60984BE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4DA4DE8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FA5D7A"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7E0E92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5CB91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72344A0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0865E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6C3B134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315F975C"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B3E74F8"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661A320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FEDC0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6D4C31C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1F1E06A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F1A4B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A489982"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6E35DD53"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378B5D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68E48FC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236DD37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75638D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51CFB4A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285219A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70AECADF"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7CA9B77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15F0EE3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56F033B6"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57FCA4A2"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1244BAB0"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71BAB1A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223D301A"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206B1B5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4805379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0B328B4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2D15DA1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3A5C802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9ACD27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46134D4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6D88E7D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3833531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24084CF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D7C5F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5755EF6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16CDF8E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6D21EB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75F03A4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1BF9794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4CADB85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86840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w:t>
      </w:r>
      <w:r w:rsidRPr="007D6A6B">
        <w:rPr>
          <w:rFonts w:ascii="Times New Roman" w:eastAsia="Times New Roman" w:hAnsi="Times New Roman" w:cs="David"/>
          <w:sz w:val="20"/>
          <w:szCs w:val="24"/>
          <w:rtl/>
          <w:lang w:eastAsia="he-IL"/>
        </w:rPr>
        <w:lastRenderedPageBreak/>
        <w:t>חשבונו ואחריותו של המתכנן, במספר, לתקופה ובמקומות אותם יציין המנהל בהוראותיו.</w:t>
      </w:r>
    </w:p>
    <w:p w14:paraId="2683DBE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2B9730B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233A3A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219539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50A7DA1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526653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3AAEDEC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61A541C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1BDA103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17ACF76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19C1A0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3CA0A40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79C0FC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BB20BE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787F270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41094BD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CAEC97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78740F6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177FEA9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215671C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0C58970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DA5801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12FC8D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13811A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0F0A2D0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46F2F7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87C45E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2292F482"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7ABAD22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C1DF5F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471FB0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33B8A7A5"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E0425D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102C1B6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0723C25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01E261F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64D5E21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C4FEC5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129CD5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BB794C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CD3F1D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59F15A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B1CB24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36F14B4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61E0CC2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0806238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E8DE6E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54E1201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w:t>
      </w:r>
      <w:r w:rsidRPr="007D6A6B">
        <w:rPr>
          <w:rFonts w:ascii="Times New Roman" w:eastAsia="Times New Roman" w:hAnsi="Times New Roman" w:cs="David"/>
          <w:sz w:val="20"/>
          <w:szCs w:val="24"/>
          <w:rtl/>
          <w:lang w:eastAsia="he-IL"/>
        </w:rPr>
        <w:lastRenderedPageBreak/>
        <w:t xml:space="preserve">כאמור בסעיף 6.3 לעיל, יחולו הוראות סעיף 12.1.2 להלן. </w:t>
      </w:r>
    </w:p>
    <w:p w14:paraId="5B98CDE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1020C01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5375CE4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97856A8"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8A1607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71FDC11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EE57ABB"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4A216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494BB96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791512E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38837B1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7150FE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6E1094E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D2DE074"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w:t>
      </w:r>
      <w:r w:rsidRPr="007D6A6B">
        <w:rPr>
          <w:rFonts w:ascii="Times New Roman" w:eastAsia="Times New Roman" w:hAnsi="Times New Roman" w:cs="David"/>
          <w:sz w:val="20"/>
          <w:szCs w:val="24"/>
          <w:rtl/>
          <w:lang w:eastAsia="he-IL"/>
        </w:rPr>
        <w:lastRenderedPageBreak/>
        <w:t>והוא יהיה המוסמך להכריע בה.</w:t>
      </w:r>
    </w:p>
    <w:p w14:paraId="340876F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43C8BDBE"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723FDF7"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AD29B57"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C9E0B55"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6259498"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AC26775"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F07BDF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0710352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13D3F36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452CC4C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6184E4E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424E1BA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4987B62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7664B46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069243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2C9F1B5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6EE8856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6952FEC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30063A2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79F25DD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6206A8E4"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348A1E0D"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1AFAFC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3BF7B4C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8DEC1F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04C4A0E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65DE59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B3E58C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01E0B29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430451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6AD65A7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3C598E6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52B8D2F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7824DD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7CF1BB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0B7C6A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54C291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55D04073"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31455C5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4CF5146E"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711DA616"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97989F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66AD7E0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28C9859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5617265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512760DA"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6EBB655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262B5B6D"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685F2DA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26673D5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61A89B4D"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C5AC65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178E57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760877A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3DE2FE9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484D8DE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249560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275D0C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CD6A59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19BD9D8"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300DF4D"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638370C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448A658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C64A5D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0C3BB1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6924C19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2245D95"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0826E3C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56FD7AD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w:t>
      </w:r>
      <w:r w:rsidRPr="007D6A6B">
        <w:rPr>
          <w:rFonts w:ascii="Times New Roman" w:eastAsia="Times New Roman" w:hAnsi="Times New Roman" w:cs="David"/>
          <w:sz w:val="20"/>
          <w:szCs w:val="24"/>
          <w:rtl/>
          <w:lang w:eastAsia="he-IL"/>
        </w:rPr>
        <w:lastRenderedPageBreak/>
        <w:t>בהודעה שניתנה ע"י המזמין למתכנן במסגרת הוראות אותו סעיף.</w:t>
      </w:r>
    </w:p>
    <w:p w14:paraId="555FA99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1F99A8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6FAA58B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519D08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A627F1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2FB1CB4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52CF3DE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73859C3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67C765D0"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6799C96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1D17E3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2CE4DE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634AD71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492B598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F15D89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24232F8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4E37F5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69863D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2F3B6DCD"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15F00F8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58FFDB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7005293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10C58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21BCBD31"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60B2B7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33C33A5"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79620B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571521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767E957"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w:t>
      </w:r>
      <w:r w:rsidRPr="007D6A6B">
        <w:rPr>
          <w:rFonts w:ascii="Times New Roman" w:eastAsia="Times New Roman" w:hAnsi="Times New Roman" w:cs="David"/>
          <w:sz w:val="20"/>
          <w:szCs w:val="24"/>
          <w:rtl/>
          <w:lang w:eastAsia="he-IL"/>
        </w:rPr>
        <w:lastRenderedPageBreak/>
        <w:t xml:space="preserve">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686FA16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8F8406"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C895F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B2E495A"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9C0B7A4"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1520663"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2-10-23T13:52:00Z">
            <w:r w:rsidR="00C22AF0">
              <w:rPr>
                <w:rFonts w:ascii="Times New Roman" w:eastAsia="Times New Roman" w:hAnsi="Times New Roman" w:cs="David"/>
                <w:color w:val="00B0F0"/>
                <w:sz w:val="20"/>
                <w:szCs w:val="24"/>
                <w:u w:val="single"/>
                <w:rtl/>
                <w:lang w:eastAsia="he-IL"/>
              </w:rPr>
              <w:t>שאול שמיל מהנדסים יועצים</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22-10-23T13:50:00Z">
            <w:r w:rsidR="00C22AF0" w:rsidRPr="000E16FF">
              <w:rPr>
                <w:rStyle w:val="a7"/>
                <w:rtl/>
              </w:rPr>
              <w:t>[שם צד א]</w:t>
            </w:r>
          </w:ins>
        </w:sdtContent>
      </w:sdt>
    </w:p>
    <w:p w14:paraId="52CBEED0"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4957C2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C8AEC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E69E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0613EA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ACE879"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D5F746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20246D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64D72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39F220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EA3B9D"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FDEFA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DF5F4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57654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DD48AD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DF293A"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53D8F14"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5A6D985"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CF38254"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4DBC781"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E81646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4F664CB"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B858667"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C82024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9DFDA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18379F"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2-10-23T13:45:00Z">
            <w:r w:rsidR="00C22AF0">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22-10-23T13:45:00Z">
            <w:r w:rsidR="00C22AF0">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2-10-23T13:45:00Z">
            <w:r w:rsidR="00C22AF0">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61AADB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8664D3"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6D6C05A"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79E246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E71F84"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22-10-23T13:45:00Z">
            <w:r w:rsidR="00C22AF0">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65B0E936"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4EEFA9CA"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B5176C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47C78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Kook Sec" w:date="2022-10-23T13:53:00Z">
            <w:r w:rsidR="00C22AF0">
              <w:rPr>
                <w:rFonts w:ascii="Times New Roman" w:eastAsia="Times New Roman" w:hAnsi="Times New Roman" w:cs="David" w:hint="cs"/>
                <w:sz w:val="24"/>
                <w:szCs w:val="24"/>
                <w:rtl/>
                <w:lang w:eastAsia="he-IL"/>
              </w:rPr>
              <w:t>אבי ברטי לוי</w:t>
            </w:r>
          </w:ins>
        </w:sdtContent>
      </w:sdt>
    </w:p>
    <w:p w14:paraId="5FBE683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6B0446C"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xml:space="preserve">, בענן – </w:t>
      </w:r>
      <w:r w:rsidR="00A8581C" w:rsidRPr="00A8581C">
        <w:rPr>
          <w:rFonts w:ascii="Times New Roman" w:eastAsia="Times New Roman" w:hAnsi="Times New Roman" w:cs="David"/>
          <w:sz w:val="24"/>
          <w:szCs w:val="24"/>
          <w:rtl/>
          <w:lang w:eastAsia="he-IL"/>
        </w:rPr>
        <w:lastRenderedPageBreak/>
        <w:t>"</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33D992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D2A718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51E62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3" w:author="Kook Sec" w:date="2022-10-23T13:53:00Z">
            <w:r w:rsidR="00C22AF0">
              <w:rPr>
                <w:rFonts w:ascii="Times New Roman" w:eastAsia="Times New Roman" w:hAnsi="Times New Roman" w:cs="David"/>
                <w:color w:val="008000"/>
                <w:sz w:val="24"/>
                <w:szCs w:val="24"/>
                <w:rtl/>
                <w:lang w:eastAsia="he-IL"/>
              </w:rPr>
              <w:t>שאול שמיל</w:t>
            </w:r>
          </w:ins>
        </w:sdtContent>
      </w:sdt>
    </w:p>
    <w:p w14:paraId="40F7B3FF"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9C1163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7D973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4" w:author="Kook Sec" w:date="2022-10-23T13:53:00Z">
            <w:r w:rsidR="00C22AF0">
              <w:rPr>
                <w:rFonts w:ascii="Times New Roman" w:eastAsia="Times New Roman" w:hAnsi="Times New Roman" w:cs="David"/>
                <w:color w:val="008000"/>
                <w:sz w:val="24"/>
                <w:szCs w:val="24"/>
                <w:rtl/>
                <w:lang w:eastAsia="he-IL"/>
              </w:rPr>
              <w:t>שאול שמיל</w:t>
            </w:r>
          </w:ins>
        </w:sdtContent>
      </w:sdt>
    </w:p>
    <w:p w14:paraId="101E059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C98D7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1458BC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1091A2"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AAFD81B"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7025F2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108F86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02DE806"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C2B03E7"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9416C10"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4CCC94EC" w14:textId="77777777" w:rsidTr="004E3753">
        <w:trPr>
          <w:trHeight w:val="80"/>
        </w:trPr>
        <w:tc>
          <w:tcPr>
            <w:tcW w:w="3366" w:type="dxa"/>
          </w:tcPr>
          <w:p w14:paraId="0DDB9608" w14:textId="77777777" w:rsidR="00461F51" w:rsidRDefault="00C22AF0"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5" w:author="Kook Sec" w:date="2022-10-23T13:50:00Z">
                  <w:r>
                    <w:rPr>
                      <w:rFonts w:ascii="Times New Roman" w:eastAsia="Times New Roman" w:hAnsi="Times New Roman" w:cs="David" w:hint="cs"/>
                      <w:color w:val="008000"/>
                      <w:sz w:val="24"/>
                      <w:szCs w:val="24"/>
                      <w:rtl/>
                      <w:lang w:eastAsia="he-IL"/>
                    </w:rPr>
                    <w:t>100%</w:t>
                  </w:r>
                </w:ins>
              </w:sdtContent>
            </w:sdt>
          </w:p>
          <w:p w14:paraId="3C1759D1"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6DD8782" w14:textId="77777777" w:rsidR="00461F51" w:rsidRDefault="00461F51" w:rsidP="004E3753">
            <w:pPr>
              <w:widowControl w:val="0"/>
              <w:spacing w:before="0" w:beforeAutospacing="0" w:after="0" w:afterAutospacing="0" w:line="240" w:lineRule="auto"/>
              <w:ind w:left="720"/>
              <w:outlineLvl w:val="2"/>
            </w:pPr>
          </w:p>
          <w:p w14:paraId="5BA4653C"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F7A11AD"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90501EC"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027A00B"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B33694A"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E5B0490"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14CAF7E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94025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4E29FB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BA6076E"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6B77E18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114A8D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409E89B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16E9B6"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13109AA0"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7F08A5BE"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09CB5E0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E279D2"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60685A3C"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1E5A8DAF"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12FA3CE8"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24FF4AF4"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0EB2EB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96CAFB4"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99D31EE"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0E91516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EBA88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26ACA53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4B4A7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0B7440AD"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5E1DBFB"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44C0E95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C3F762"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73F6497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6D0C0F"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54746D5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193B74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6AEA6D9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E7A208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E3FA92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1B48EE2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57E5E00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28D068C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5E5053E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4AB005A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DD4F89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4E51591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1D30BC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38780EB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D93D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590BBD4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6880E4"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6E25849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5C85E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688A8C5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35FA9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7FDBFDD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5A5689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25AB045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D12A2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4B2A1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319B250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E8418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1425C20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91BAC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7CB6054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F66BF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2198822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C4E3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065EA2A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93065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5E66DC0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13907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28993D1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C9160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525F351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8429F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4BB41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4947ABE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9A411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01C0D5F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D5C2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1025A5A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0F4FF15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8E9BCD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9FE6D1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00AB8477"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0587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22376A4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F55B4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59BB3D5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2DBD5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18C5F1C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CD8144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0890186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B06060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5121509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1DB73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D0A138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69B8FA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E4198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41B3E134"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CD3523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42060F6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88B85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0114624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60B301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763F895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E8598E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6648721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44EE7C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21D9E7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554524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2EE4757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D7AEE4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401425C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FF9690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7E3E29E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DB256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3F3735E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441B3243"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62640449"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055D7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12DF0B6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1C617B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7789578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AF05DF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2250B68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D761F2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w:t>
      </w:r>
      <w:r w:rsidRPr="007D6A6B">
        <w:rPr>
          <w:rFonts w:ascii="Times New Roman" w:eastAsia="Times New Roman" w:hAnsi="Times New Roman" w:cs="David"/>
          <w:sz w:val="24"/>
          <w:szCs w:val="24"/>
          <w:rtl/>
          <w:lang w:eastAsia="he-IL"/>
        </w:rPr>
        <w:tab/>
        <w:t>בדיקה ואישור של חומרים וציוד.</w:t>
      </w:r>
    </w:p>
    <w:p w14:paraId="0795B5B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5682CA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5886DFD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945D94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17AE408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2EE67E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5F1552E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01B1C8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3B23078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9E438E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5368E47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A11998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103C746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A4AD75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2434978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0A5C50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42844CB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8125DC"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D96470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92FDD2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4C4382B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FBBCF7"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588D38E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CCDDD3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40ABC61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DB550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3159738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FB23CF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03DA972C"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3E61D9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E0B1DC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6B830E6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1DCD33FB"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44FE9A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68C32107"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20D6EB5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700EAA9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DB2473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B63721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1C6CC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6A856C9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BA3276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5D2C939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22789B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11D9D96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D758A7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514F1AA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BF587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61B152C6"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6AC160B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17A7AD0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A51AD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5703804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C5CD2E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0148B3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F2E856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C02C2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56C05A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20C36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FF474E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355D6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A4D9ED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2CD0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109794"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6F93E34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8304D2"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185CA0A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48C7253"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0B0AA87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2ED3CDD"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5244B22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3072F056"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447AE43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992DF9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52976443"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14EE4D16"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15100A4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2368067D"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68CDAD11"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35756634"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73DEAA7C"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403F4FD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57E670B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3E7F5AF3"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36D0EBC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7F2006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6A06DB8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4203E35"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03FF364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0D1C5B0"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3A99DBD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B94688E"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6" w:author="Kook Sec" w:date="2022-10-23T13:52:00Z">
            <w:r w:rsidR="00C22AF0">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477BDD10"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5DC819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27650C8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D414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2DDDEBCE"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5ABFB5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w:t>
      </w:r>
      <w:r w:rsidRPr="007D6A6B">
        <w:rPr>
          <w:rFonts w:ascii="Times New Roman" w:eastAsia="Times New Roman" w:hAnsi="Times New Roman" w:cs="David"/>
          <w:sz w:val="24"/>
          <w:szCs w:val="24"/>
          <w:rtl/>
          <w:lang w:eastAsia="he-IL"/>
        </w:rPr>
        <w:lastRenderedPageBreak/>
        <w:t>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21D68A6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E88820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5F16D56"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9FC3C74"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0CA821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1B2DC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2B72CA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183950A6"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69D7B0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98CB7A"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0AC2B46E"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A90A0C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74AA57"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1BB7A05A"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795CE98B" w14:textId="77777777" w:rsidTr="004E3753">
        <w:tc>
          <w:tcPr>
            <w:tcW w:w="1296" w:type="dxa"/>
          </w:tcPr>
          <w:p w14:paraId="6E8F60E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D847CD2"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2EB5391D"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60C68389" w14:textId="77777777" w:rsidTr="004E3753">
        <w:tc>
          <w:tcPr>
            <w:tcW w:w="1296" w:type="dxa"/>
          </w:tcPr>
          <w:p w14:paraId="7C787BCB"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3532162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D88B64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3B1252FF" w14:textId="77777777" w:rsidTr="004E3753">
        <w:tc>
          <w:tcPr>
            <w:tcW w:w="1296" w:type="dxa"/>
          </w:tcPr>
          <w:p w14:paraId="3AB0F74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320A8CAC"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59C3795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A128D96" w14:textId="77777777" w:rsidTr="004E3753">
        <w:tc>
          <w:tcPr>
            <w:tcW w:w="1296" w:type="dxa"/>
          </w:tcPr>
          <w:p w14:paraId="4906E56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289BF91D"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02B08CB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494D5A9F" w14:textId="77777777" w:rsidTr="004E3753">
        <w:tc>
          <w:tcPr>
            <w:tcW w:w="1296" w:type="dxa"/>
          </w:tcPr>
          <w:p w14:paraId="44CE962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44640F4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4DAB8D0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371B24B9" w14:textId="77777777" w:rsidTr="004E3753">
        <w:tc>
          <w:tcPr>
            <w:tcW w:w="1296" w:type="dxa"/>
          </w:tcPr>
          <w:p w14:paraId="379A57E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372A55F0"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6E2FB40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54184829" w14:textId="77777777" w:rsidTr="004E3753">
        <w:tc>
          <w:tcPr>
            <w:tcW w:w="1296" w:type="dxa"/>
          </w:tcPr>
          <w:p w14:paraId="275CAA7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29058315"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5382984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1AE7A7EE" w14:textId="77777777" w:rsidTr="004E3753">
        <w:tc>
          <w:tcPr>
            <w:tcW w:w="1296" w:type="dxa"/>
          </w:tcPr>
          <w:p w14:paraId="4295367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715770CF"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428F9F8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6A9D100C" w14:textId="77777777" w:rsidTr="004E3753">
        <w:tc>
          <w:tcPr>
            <w:tcW w:w="1296" w:type="dxa"/>
          </w:tcPr>
          <w:p w14:paraId="44221D8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6BD42D4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45DA813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7B53BAF2" w14:textId="77777777" w:rsidTr="004E3753">
        <w:tc>
          <w:tcPr>
            <w:tcW w:w="1296" w:type="dxa"/>
          </w:tcPr>
          <w:p w14:paraId="267D851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38685A77"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6635229"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33F0DC12" w14:textId="77777777" w:rsidTr="004E3753">
        <w:tc>
          <w:tcPr>
            <w:tcW w:w="1296" w:type="dxa"/>
          </w:tcPr>
          <w:p w14:paraId="5637BDC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3377D8C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17C321B5"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2FDAF851" w14:textId="77777777" w:rsidTr="004E3753">
        <w:tc>
          <w:tcPr>
            <w:tcW w:w="1296" w:type="dxa"/>
          </w:tcPr>
          <w:p w14:paraId="3A3764A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7A1DF4EB"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6A49E4CA"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684CE445" w14:textId="77777777" w:rsidTr="004E3753">
        <w:tc>
          <w:tcPr>
            <w:tcW w:w="1296" w:type="dxa"/>
          </w:tcPr>
          <w:p w14:paraId="7E751A9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6D89BA31"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57B8D19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68DE0C2C"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2985DD69"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F8BCE6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017AF7CE"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658142E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F039B7"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5CE2DD5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527E32"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5BFF5FE"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04CE31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30B0F70C"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0024D58"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15T00:00:00Z">
            <w:dateFormat w:val="dd/MM/yyyy"/>
            <w:lid w:val="he-IL"/>
            <w:storeMappedDataAs w:val="dateTime"/>
            <w:calendar w:val="gregorian"/>
          </w:date>
        </w:sdtPr>
        <w:sdtEndPr>
          <w:rPr>
            <w:rFonts w:hint="cs"/>
          </w:rPr>
        </w:sdtEndPr>
        <w:sdtContent>
          <w:ins w:id="17" w:author="Kook Sec" w:date="2022-10-23T13:49:00Z">
            <w:r w:rsidR="00C22AF0">
              <w:rPr>
                <w:rFonts w:ascii="Times New Roman" w:eastAsia="Times New Roman" w:hAnsi="Times New Roman" w:cs="David" w:hint="cs"/>
                <w:color w:val="008000"/>
                <w:sz w:val="24"/>
                <w:szCs w:val="24"/>
                <w:rtl/>
                <w:lang w:eastAsia="he-IL"/>
              </w:rPr>
              <w:t>‏15/11/2020</w:t>
            </w:r>
          </w:ins>
        </w:sdtContent>
      </w:sdt>
      <w:r w:rsidRPr="00B27B4C">
        <w:rPr>
          <w:rFonts w:ascii="Times New Roman" w:eastAsia="Times New Roman" w:hAnsi="Times New Roman" w:cs="David" w:hint="cs"/>
          <w:bCs/>
          <w:color w:val="FF0000"/>
          <w:sz w:val="24"/>
          <w:szCs w:val="24"/>
          <w:rtl/>
          <w:lang w:eastAsia="he-IL"/>
        </w:rPr>
        <w:br/>
      </w:r>
    </w:p>
    <w:p w14:paraId="435DF57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69EE7E5" w14:textId="77777777" w:rsidR="00461F51" w:rsidRPr="00B27B4C" w:rsidRDefault="00C22AF0"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Kook Sec" w:date="2022-10-23T13:50:00Z">
            <w:r>
              <w:rPr>
                <w:rFonts w:ascii="Times New Roman" w:eastAsia="Times New Roman" w:hAnsi="Times New Roman" w:cs="David"/>
                <w:color w:val="008000"/>
                <w:sz w:val="24"/>
                <w:szCs w:val="24"/>
                <w:rtl/>
                <w:lang w:eastAsia="he-IL"/>
              </w:rPr>
              <w:b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1932F3D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2C23D8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0C0230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60C0D4B"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766E2F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1E188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AA034E2"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19984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 w:author="Kook Sec" w:date="2022-10-23T13:45:00Z">
            <w:r w:rsidR="00C22AF0">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03F36490"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B65A57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589355E"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BD15C5F"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9D180DB"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5490AF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E3611B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52D34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811CCB"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3A8045"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E57BFD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668C5E"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423CB03"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C301C44"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CB91EF0"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Kook Sec" w:date="2022-10-23T13:52:00Z">
            <w:r w:rsidR="00C22AF0">
              <w:rPr>
                <w:rFonts w:ascii="Times New Roman" w:eastAsia="Times New Roman" w:hAnsi="Times New Roman" w:cs="David" w:hint="cs"/>
                <w:color w:val="00B0F0"/>
                <w:sz w:val="24"/>
                <w:szCs w:val="24"/>
                <w:u w:val="single"/>
                <w:rtl/>
                <w:lang w:eastAsia="he-IL"/>
              </w:rPr>
              <w:t>שאול שמיל מהנדסים יועצים</w:t>
            </w:r>
          </w:ins>
        </w:sdtContent>
      </w:sdt>
    </w:p>
    <w:p w14:paraId="74E4CCE7"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895B375"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2123497"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F7881B0"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0D140818"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4873B50"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62FB478C"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F4BDBE"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2013D7"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A5F592"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2CAD367"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6A1D0FCD"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77F40F33"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68F80EA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0F57626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2666F0A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62BB57F"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65DEC01F"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2D7D5030"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3B79FCA2"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51DD995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D513557"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6F78190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D660EBE"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F507526"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4CAB22D2"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5C63C168"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167559E8" w14:textId="77777777" w:rsidTr="004D79CC">
        <w:trPr>
          <w:trHeight w:val="463"/>
          <w:tblHeader/>
        </w:trPr>
        <w:tc>
          <w:tcPr>
            <w:tcW w:w="8218" w:type="dxa"/>
            <w:gridSpan w:val="3"/>
            <w:shd w:val="clear" w:color="auto" w:fill="F2F2F2"/>
          </w:tcPr>
          <w:p w14:paraId="79FF9AE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5DE788B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37312EE0" w14:textId="77777777" w:rsidTr="004D79CC">
        <w:trPr>
          <w:trHeight w:val="315"/>
        </w:trPr>
        <w:tc>
          <w:tcPr>
            <w:tcW w:w="11535" w:type="dxa"/>
            <w:gridSpan w:val="4"/>
            <w:shd w:val="clear" w:color="auto" w:fill="auto"/>
          </w:tcPr>
          <w:p w14:paraId="2F06E94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5ECD0BEE" w14:textId="77777777" w:rsidTr="004D79CC">
        <w:trPr>
          <w:trHeight w:val="278"/>
        </w:trPr>
        <w:tc>
          <w:tcPr>
            <w:tcW w:w="4068" w:type="dxa"/>
            <w:shd w:val="clear" w:color="auto" w:fill="F2F2F2"/>
          </w:tcPr>
          <w:p w14:paraId="74E0238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55C028A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47E40EB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13166FD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790BF3F6" w14:textId="77777777" w:rsidTr="004D79CC">
        <w:trPr>
          <w:trHeight w:val="551"/>
        </w:trPr>
        <w:tc>
          <w:tcPr>
            <w:tcW w:w="4068" w:type="dxa"/>
            <w:shd w:val="clear" w:color="auto" w:fill="auto"/>
          </w:tcPr>
          <w:p w14:paraId="7B4F833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346A12C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645F138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2E7C83C6"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79D80E14"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70A11C95"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6FD28220"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79D70B85"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49E1DDEF"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3CDEA334" w14:textId="77777777" w:rsidTr="004D79CC">
        <w:trPr>
          <w:trHeight w:val="571"/>
        </w:trPr>
        <w:tc>
          <w:tcPr>
            <w:tcW w:w="4068" w:type="dxa"/>
            <w:shd w:val="clear" w:color="auto" w:fill="auto"/>
          </w:tcPr>
          <w:p w14:paraId="5A9B11E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0A0B071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641ACE7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736FD3BE"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241B0D6C"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7DBD2C76" w14:textId="77777777" w:rsidTr="004D79CC">
        <w:trPr>
          <w:trHeight w:val="391"/>
        </w:trPr>
        <w:tc>
          <w:tcPr>
            <w:tcW w:w="4068" w:type="dxa"/>
            <w:shd w:val="clear" w:color="auto" w:fill="auto"/>
          </w:tcPr>
          <w:p w14:paraId="4427D9D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47DD89D7" w14:textId="77777777" w:rsidR="00CE2C28" w:rsidRPr="004D79CC" w:rsidRDefault="00CE2C28" w:rsidP="004D79CC">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18FDCA6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5B4BC92F"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571E725"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bl>
    <w:p w14:paraId="5D5FA9A5"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14724C16" w14:textId="77777777" w:rsidTr="004D79CC">
        <w:trPr>
          <w:trHeight w:val="303"/>
          <w:tblHeader/>
        </w:trPr>
        <w:tc>
          <w:tcPr>
            <w:tcW w:w="11535" w:type="dxa"/>
            <w:gridSpan w:val="8"/>
            <w:shd w:val="clear" w:color="auto" w:fill="auto"/>
          </w:tcPr>
          <w:p w14:paraId="39FC05A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29F7BB97" w14:textId="77777777" w:rsidTr="004D79CC">
        <w:trPr>
          <w:trHeight w:val="173"/>
        </w:trPr>
        <w:tc>
          <w:tcPr>
            <w:tcW w:w="1893" w:type="dxa"/>
            <w:vMerge w:val="restart"/>
            <w:shd w:val="clear" w:color="auto" w:fill="F2F2F2"/>
          </w:tcPr>
          <w:p w14:paraId="7FDDAF1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76933A6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p w14:paraId="0933957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1AF91A2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616CCE3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262FE67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16A9AFA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06C3C77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1FC83CD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5FD282F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32FCF3A4" w14:textId="77777777" w:rsidTr="004D79CC">
        <w:trPr>
          <w:trHeight w:val="43"/>
        </w:trPr>
        <w:tc>
          <w:tcPr>
            <w:tcW w:w="1893" w:type="dxa"/>
            <w:vMerge/>
            <w:shd w:val="clear" w:color="auto" w:fill="F2F2F2"/>
          </w:tcPr>
          <w:p w14:paraId="1FE4529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15424B2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2B4A8D4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61BDD9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5612195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0F64079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0B84CB0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006EBAB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r>
      <w:tr w:rsidR="00CE2C28" w:rsidRPr="004D79CC" w14:paraId="3F82304B" w14:textId="77777777" w:rsidTr="004D79CC">
        <w:trPr>
          <w:trHeight w:val="850"/>
        </w:trPr>
        <w:tc>
          <w:tcPr>
            <w:tcW w:w="1893" w:type="dxa"/>
            <w:shd w:val="clear" w:color="auto" w:fill="F2F2F2"/>
          </w:tcPr>
          <w:p w14:paraId="2D1B9E2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178F907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79A5968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608BCBA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6E11E1B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F0C63C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595D65F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6F1CD0C6"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013290A6" w14:textId="77777777" w:rsidTr="004D79CC">
        <w:trPr>
          <w:trHeight w:val="850"/>
        </w:trPr>
        <w:tc>
          <w:tcPr>
            <w:tcW w:w="1893" w:type="dxa"/>
            <w:shd w:val="clear" w:color="auto" w:fill="FFFFFF"/>
          </w:tcPr>
          <w:p w14:paraId="00838A8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516662B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5FE5E21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112083D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276DF0D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3FBD7B5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63318F8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7F5BD620"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27769153" w14:textId="77777777" w:rsidTr="004D79CC">
        <w:trPr>
          <w:trHeight w:val="850"/>
        </w:trPr>
        <w:tc>
          <w:tcPr>
            <w:tcW w:w="1893" w:type="dxa"/>
            <w:shd w:val="clear" w:color="auto" w:fill="F2F2F2"/>
          </w:tcPr>
          <w:p w14:paraId="0BE3F01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427DAC1F"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6A40EE79"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58098BF2"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014AA3A7"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2774DDE4"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49712B5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1598F187" w14:textId="77777777" w:rsidR="00CE2C28" w:rsidRPr="004D79CC" w:rsidRDefault="00CE2C28" w:rsidP="004D79CC">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0AB1E95C"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765BB833" w14:textId="77777777" w:rsidTr="004D79CC">
        <w:trPr>
          <w:trHeight w:val="57"/>
          <w:tblHeader/>
        </w:trPr>
        <w:tc>
          <w:tcPr>
            <w:tcW w:w="11530" w:type="dxa"/>
            <w:shd w:val="clear" w:color="auto" w:fill="F2F2F2"/>
          </w:tcPr>
          <w:p w14:paraId="6652177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6E66090E" w14:textId="77777777" w:rsidTr="004D79CC">
        <w:trPr>
          <w:trHeight w:val="798"/>
        </w:trPr>
        <w:tc>
          <w:tcPr>
            <w:tcW w:w="11530" w:type="dxa"/>
            <w:shd w:val="clear" w:color="auto" w:fill="auto"/>
          </w:tcPr>
          <w:p w14:paraId="37B679A9"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5B7654EC"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7C3B4261" w14:textId="77777777" w:rsidTr="004D79CC">
        <w:trPr>
          <w:trHeight w:val="227"/>
          <w:tblHeader/>
        </w:trPr>
        <w:tc>
          <w:tcPr>
            <w:tcW w:w="11530" w:type="dxa"/>
            <w:shd w:val="clear" w:color="auto" w:fill="F2F2F2"/>
          </w:tcPr>
          <w:p w14:paraId="65A4BEDE"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14368679" w14:textId="77777777" w:rsidTr="004D79CC">
        <w:trPr>
          <w:trHeight w:val="598"/>
        </w:trPr>
        <w:tc>
          <w:tcPr>
            <w:tcW w:w="11530" w:type="dxa"/>
            <w:shd w:val="clear" w:color="auto" w:fill="auto"/>
          </w:tcPr>
          <w:p w14:paraId="086E8D7C"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0AD17AD2"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lastRenderedPageBreak/>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338D209A" w14:textId="77777777" w:rsidTr="004D79CC">
        <w:trPr>
          <w:trHeight w:val="227"/>
          <w:tblHeader/>
        </w:trPr>
        <w:tc>
          <w:tcPr>
            <w:tcW w:w="11530" w:type="dxa"/>
            <w:shd w:val="clear" w:color="auto" w:fill="F2F2F2"/>
          </w:tcPr>
          <w:p w14:paraId="216179DF"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CE2C28" w:rsidRPr="004D79CC" w14:paraId="546185E2" w14:textId="77777777" w:rsidTr="004D79CC">
        <w:trPr>
          <w:trHeight w:val="334"/>
        </w:trPr>
        <w:tc>
          <w:tcPr>
            <w:tcW w:w="11530" w:type="dxa"/>
            <w:shd w:val="clear" w:color="auto" w:fill="auto"/>
            <w:vAlign w:val="center"/>
          </w:tcPr>
          <w:p w14:paraId="48287D73" w14:textId="77777777" w:rsidR="00CE2C28" w:rsidRPr="004D79CC" w:rsidRDefault="00CE2C28" w:rsidP="004D79CC">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3C5A1887"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676BBC5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2B24885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8FDA7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30BD8F3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2B94A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69F2D7E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451C84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07C51C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C5B572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2A5A3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7ED4BA7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032F9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0F44A5B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9647B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3B4A9A2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081C5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2A32FC9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11B47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1F44A06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CB711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65BDFEC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E490D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0F96720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A09D0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41B406E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78C59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5E40581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80535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0709A9B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C0900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2E62E98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3A60A0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33DC9A6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11BF05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17DFA5F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EF2B07"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6752A91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92EF49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69EEA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F5D73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154EECB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0FDC131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D5B87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0A1390C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2BA5849F"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7DDA44D"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F4DDF6"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8F404D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6AFAE9"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287CB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45113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FB1F5D7" w14:textId="77777777" w:rsidR="00461F51" w:rsidRPr="00B27B4C" w:rsidRDefault="00C22AF0"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Kook Sec" w:date="2022-10-23T13:50:00Z">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6931464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261A70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506DFD"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98453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A46C09"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10-23T13:52:00Z">
            <w:r w:rsidR="00C22AF0">
              <w:rPr>
                <w:rFonts w:ascii="Times New Roman" w:eastAsia="Times New Roman" w:hAnsi="Times New Roman" w:cs="David"/>
                <w:color w:val="008000"/>
                <w:sz w:val="24"/>
                <w:szCs w:val="24"/>
                <w:rtl/>
                <w:lang w:eastAsia="he-IL"/>
              </w:rPr>
              <w:t>שאול שמיל מהנדסים יועצים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2-10-23T13:45:00Z">
            <w:r w:rsidR="00C22AF0">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0" w:author="Kook Sec" w:date="2022-10-23T13:48:00Z">
            <w:r w:rsidR="00C22AF0">
              <w:rPr>
                <w:rFonts w:ascii="Times New Roman" w:eastAsia="Times New Roman" w:hAnsi="Times New Roman" w:cs="David" w:hint="cs"/>
                <w:color w:val="008000"/>
                <w:sz w:val="24"/>
                <w:szCs w:val="24"/>
                <w:rtl/>
              </w:rPr>
              <w:t xml:space="preserve">תכנון הכנות למ"א דירתי (מיני מרכזי) פרויקט מגורים הכולל מסחר וחניונים הכולל 2 מגדלי מגורים בני 19 קומות כ"א בסך: 200 יח"ד בתשעה בניינים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5D13DF4"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742ABAE"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C11D9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98C22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5C668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D4EF4D"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BED3CA8"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3CD12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3069A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523D7A"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50D5D4A" w14:textId="77777777" w:rsidR="00461F51" w:rsidRPr="00B27B4C" w:rsidRDefault="00C22AF0"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22-10-23T13:52:00Z">
            <w:r>
              <w:rPr>
                <w:rFonts w:ascii="Times New Roman" w:eastAsia="Times New Roman" w:hAnsi="Times New Roman" w:cs="David" w:hint="cs"/>
                <w:color w:val="00B0F0"/>
                <w:sz w:val="24"/>
                <w:szCs w:val="24"/>
                <w:u w:val="single"/>
                <w:rtl/>
                <w:lang w:eastAsia="he-IL"/>
              </w:rPr>
              <w:t>שאול שמיל מהנדסים יועצים</w:t>
            </w:r>
          </w:ins>
        </w:sdtContent>
      </w:sdt>
    </w:p>
    <w:p w14:paraId="4CC0D64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CE8EE9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F168C79"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F17C179"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D65E553"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691B54A0"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88A762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2" w:author="Kook Sec" w:date="2022-10-23T13:50:00Z">
            <w:r w:rsidR="00C22AF0">
              <w:rPr>
                <w:rFonts w:ascii="Times New Roman" w:eastAsia="Times New Roman" w:hAnsi="Times New Roman" w:cs="David" w:hint="cs"/>
                <w:color w:val="008000"/>
                <w:sz w:val="24"/>
                <w:szCs w:val="24"/>
                <w:rtl/>
                <w:lang w:eastAsia="he-IL"/>
              </w:rPr>
              <w:br/>
              <w:t>א.מ. ישראל מגורים פיתוח בע"מ</w:t>
            </w:r>
            <w:r w:rsidR="00C22AF0">
              <w:rPr>
                <w:rFonts w:ascii="Times New Roman" w:eastAsia="Times New Roman" w:hAnsi="Times New Roman" w:cs="David" w:hint="cs"/>
                <w:color w:val="008000"/>
                <w:sz w:val="24"/>
                <w:szCs w:val="24"/>
                <w:rtl/>
                <w:lang w:eastAsia="he-IL"/>
              </w:rPr>
              <w:br/>
              <w:t>יוני נתניהו 1 ג' אור יהודה</w:t>
            </w:r>
            <w:r w:rsidR="00C22AF0">
              <w:rPr>
                <w:rFonts w:ascii="Times New Roman" w:eastAsia="Times New Roman" w:hAnsi="Times New Roman" w:cs="David" w:hint="cs"/>
                <w:color w:val="008000"/>
                <w:sz w:val="24"/>
                <w:szCs w:val="24"/>
                <w:rtl/>
                <w:lang w:eastAsia="he-IL"/>
              </w:rPr>
              <w:br/>
              <w:t>513313148</w:t>
            </w:r>
            <w:r w:rsidR="00C22AF0">
              <w:rPr>
                <w:rFonts w:ascii="Times New Roman" w:eastAsia="Times New Roman" w:hAnsi="Times New Roman" w:cs="David" w:hint="cs"/>
                <w:color w:val="008000"/>
                <w:sz w:val="24"/>
                <w:szCs w:val="24"/>
                <w:rtl/>
                <w:lang w:eastAsia="he-IL"/>
              </w:rPr>
              <w:br/>
            </w:r>
          </w:ins>
        </w:sdtContent>
      </w:sdt>
    </w:p>
    <w:p w14:paraId="52E3DC4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86AAC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B512D2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3D8A0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3" w:author="Kook Sec" w:date="2022-10-23T13:45:00Z">
            <w:r w:rsidR="00C22AF0">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15T00:00:00Z">
            <w:dateFormat w:val="dd/MM/yyyy"/>
            <w:lid w:val="he-IL"/>
            <w:storeMappedDataAs w:val="dateTime"/>
            <w:calendar w:val="gregorian"/>
          </w:date>
        </w:sdtPr>
        <w:sdtEndPr>
          <w:rPr>
            <w:rFonts w:hint="cs"/>
          </w:rPr>
        </w:sdtEndPr>
        <w:sdtContent>
          <w:ins w:id="34" w:author="Kook Sec" w:date="2022-10-23T13:49:00Z">
            <w:r w:rsidR="00C22AF0">
              <w:rPr>
                <w:rFonts w:ascii="Times New Roman" w:eastAsia="Times New Roman" w:hAnsi="Times New Roman" w:cs="David" w:hint="cs"/>
                <w:color w:val="008000"/>
                <w:sz w:val="24"/>
                <w:szCs w:val="24"/>
                <w:rtl/>
                <w:lang w:eastAsia="he-IL"/>
              </w:rPr>
              <w:t>‏15/11/2020</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7E61C1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1D18D5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28A97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5F9DFB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E07999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9CEFB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3A5AEA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2A0EB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683585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E12E5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4BAA72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7AA5E5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F17EF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4A11B15"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98BB6F"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55B841E"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2E830DD"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0A77071"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29176F2"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5" w:author="Kook Sec" w:date="2022-10-23T13:52:00Z">
            <w:r w:rsidR="00C22AF0">
              <w:rPr>
                <w:rFonts w:ascii="Times New Roman" w:eastAsia="Times New Roman" w:hAnsi="Times New Roman" w:cs="David" w:hint="cs"/>
                <w:color w:val="00B0F0"/>
                <w:sz w:val="24"/>
                <w:szCs w:val="24"/>
                <w:u w:val="single"/>
                <w:rtl/>
                <w:lang w:eastAsia="he-IL"/>
              </w:rPr>
              <w:t>שאול שמיל מהנדסים יועצים</w:t>
            </w:r>
          </w:ins>
        </w:sdtContent>
      </w:sdt>
    </w:p>
    <w:p w14:paraId="718CD7DC"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3420AB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A292D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2E8BD1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5ABEE6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FE5E2B3"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136BB7B"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BC317FA"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67BB7CD"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346EF1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3501BDA"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3495EBF"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10C4BC9A"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684130B" w14:textId="77777777" w:rsidR="00461F51" w:rsidRPr="0047052D" w:rsidRDefault="00461F51" w:rsidP="00461F51">
      <w:pPr>
        <w:widowControl w:val="0"/>
        <w:spacing w:before="0" w:beforeAutospacing="0" w:after="0" w:afterAutospacing="0" w:line="240" w:lineRule="auto"/>
        <w:jc w:val="both"/>
      </w:pPr>
    </w:p>
    <w:p w14:paraId="73DB888D"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7B3BB" w14:textId="77777777" w:rsidR="00C22AF0" w:rsidRDefault="00C22AF0" w:rsidP="00AF234B">
      <w:pPr>
        <w:spacing w:before="0" w:after="0" w:line="240" w:lineRule="auto"/>
      </w:pPr>
      <w:r>
        <w:separator/>
      </w:r>
    </w:p>
  </w:endnote>
  <w:endnote w:type="continuationSeparator" w:id="0">
    <w:p w14:paraId="203BC100" w14:textId="77777777" w:rsidR="00C22AF0" w:rsidRDefault="00C22AF0"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8"/>
      <w:gridCol w:w="2810"/>
      <w:gridCol w:w="232"/>
      <w:gridCol w:w="1043"/>
      <w:gridCol w:w="1773"/>
    </w:tblGrid>
    <w:tr w:rsidR="004E3753" w:rsidRPr="00F9528C" w14:paraId="55530BFC" w14:textId="77777777" w:rsidTr="004E3753">
      <w:tc>
        <w:tcPr>
          <w:tcW w:w="753" w:type="dxa"/>
        </w:tcPr>
        <w:p w14:paraId="1A0E70A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703FE3F" w14:textId="77777777" w:rsidR="004E3753" w:rsidRPr="00F9528C" w:rsidRDefault="00C22AF0" w:rsidP="004E3753">
              <w:pPr>
                <w:tabs>
                  <w:tab w:val="center" w:pos="4153"/>
                  <w:tab w:val="right" w:pos="8306"/>
                </w:tabs>
                <w:spacing w:before="0" w:after="0" w:line="240" w:lineRule="auto"/>
                <w:rPr>
                  <w:rFonts w:ascii="David" w:hAnsi="David"/>
                  <w:color w:val="00B0F0"/>
                  <w:sz w:val="20"/>
                  <w:szCs w:val="20"/>
                  <w:rtl/>
                </w:rPr>
              </w:pPr>
              <w:ins w:id="36" w:author="Kook Sec" w:date="2022-10-23T13:45:00Z">
                <w:r>
                  <w:rPr>
                    <w:rFonts w:ascii="David" w:hAnsi="David"/>
                    <w:color w:val="00B0F0"/>
                    <w:sz w:val="20"/>
                    <w:szCs w:val="20"/>
                    <w:rtl/>
                  </w:rPr>
                  <w:t>א.מ ישראל מגורים פיתוח בע"מ</w:t>
                </w:r>
              </w:ins>
            </w:p>
          </w:tc>
        </w:sdtContent>
      </w:sdt>
      <w:tc>
        <w:tcPr>
          <w:tcW w:w="2232" w:type="dxa"/>
        </w:tcPr>
        <w:p w14:paraId="2F3D995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6930925E"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076C125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808668D"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64404B76" w14:textId="77777777" w:rsidTr="004E3753">
      <w:tc>
        <w:tcPr>
          <w:tcW w:w="753" w:type="dxa"/>
        </w:tcPr>
        <w:p w14:paraId="6DFF977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1619C2D" w14:textId="77777777" w:rsidR="004E3753" w:rsidRPr="00F9528C" w:rsidRDefault="00C22AF0" w:rsidP="004E3753">
              <w:pPr>
                <w:tabs>
                  <w:tab w:val="center" w:pos="4153"/>
                  <w:tab w:val="right" w:pos="8306"/>
                </w:tabs>
                <w:spacing w:before="0" w:after="0" w:line="240" w:lineRule="auto"/>
                <w:rPr>
                  <w:rFonts w:ascii="David" w:hAnsi="David"/>
                  <w:color w:val="00B0F0"/>
                  <w:sz w:val="20"/>
                  <w:szCs w:val="20"/>
                  <w:rtl/>
                </w:rPr>
              </w:pPr>
              <w:ins w:id="37" w:author="Kook Sec" w:date="2022-10-23T13:52:00Z">
                <w:r>
                  <w:rPr>
                    <w:rFonts w:ascii="David" w:hAnsi="David"/>
                    <w:color w:val="00B0F0"/>
                    <w:sz w:val="20"/>
                    <w:szCs w:val="20"/>
                    <w:rtl/>
                  </w:rPr>
                  <w:t>שאול שמיל מהנדסים יועצים</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165755AC" w14:textId="77777777" w:rsidTr="004E3753">
            <w:trPr>
              <w:trHeight w:val="201"/>
            </w:trPr>
            <w:tc>
              <w:tcPr>
                <w:tcW w:w="926" w:type="dxa"/>
              </w:tcPr>
              <w:p w14:paraId="18B120D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E44F427"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F7E6D0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202921E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650545AC"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64EB346" w14:textId="77777777" w:rsidR="004E3753" w:rsidRPr="00F9528C" w:rsidRDefault="00C22AF0"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0770A85F" w14:textId="77777777" w:rsidTr="004E3753">
      <w:trPr>
        <w:trHeight w:val="80"/>
      </w:trPr>
      <w:tc>
        <w:tcPr>
          <w:tcW w:w="753" w:type="dxa"/>
        </w:tcPr>
        <w:p w14:paraId="119BCF34"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2168AF7F"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4821580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423BDE6A"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0DD04D5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0B34E63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07F7F691" w14:textId="77777777"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A5FE73" w14:textId="77777777" w:rsidR="00C22AF0" w:rsidRDefault="00C22AF0" w:rsidP="00AF234B">
      <w:pPr>
        <w:spacing w:before="0" w:after="0" w:line="240" w:lineRule="auto"/>
      </w:pPr>
      <w:r>
        <w:separator/>
      </w:r>
    </w:p>
  </w:footnote>
  <w:footnote w:type="continuationSeparator" w:id="0">
    <w:p w14:paraId="406737F9" w14:textId="77777777" w:rsidR="00C22AF0" w:rsidRDefault="00C22AF0"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DBE1E18" w14:textId="77777777" w:rsidR="004E3753" w:rsidRDefault="004E3753" w:rsidP="00CF334C">
        <w:pPr>
          <w:pStyle w:val="a3"/>
          <w:jc w:val="center"/>
        </w:pPr>
        <w:r>
          <w:fldChar w:fldCharType="begin"/>
        </w:r>
        <w:r>
          <w:instrText xml:space="preserve"> PAGE   \* MERGEFORMAT </w:instrText>
        </w:r>
        <w:r>
          <w:fldChar w:fldCharType="separate"/>
        </w:r>
        <w:r w:rsidR="00C22AF0">
          <w:rPr>
            <w:noProof/>
            <w:rtl/>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461F51"/>
    <w:rsid w:val="004A719C"/>
    <w:rsid w:val="004E3753"/>
    <w:rsid w:val="00552E11"/>
    <w:rsid w:val="00562856"/>
    <w:rsid w:val="006A656B"/>
    <w:rsid w:val="007018B4"/>
    <w:rsid w:val="0072103C"/>
    <w:rsid w:val="00736034"/>
    <w:rsid w:val="007D6A6B"/>
    <w:rsid w:val="008C64C6"/>
    <w:rsid w:val="008D66BB"/>
    <w:rsid w:val="00942177"/>
    <w:rsid w:val="00A8581C"/>
    <w:rsid w:val="00AB2FE5"/>
    <w:rsid w:val="00AF234B"/>
    <w:rsid w:val="00BE17B4"/>
    <w:rsid w:val="00C22AF0"/>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C935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9A09A8"/>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12D86CC-2924-4B36-9D51-4DB37EBCEEF8}"/>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CB185D8F-B4AE-4BE1-A2E0-B08C1BA0468C}"/>
</file>

<file path=customXml/itemProps5.xml><?xml version="1.0" encoding="utf-8"?>
<ds:datastoreItem xmlns:ds="http://schemas.openxmlformats.org/officeDocument/2006/customXml" ds:itemID="{42467DB5-6763-4E4F-A278-65391F04BC52}"/>
</file>

<file path=customXml/itemProps6.xml><?xml version="1.0" encoding="utf-8"?>
<ds:datastoreItem xmlns:ds="http://schemas.openxmlformats.org/officeDocument/2006/customXml" ds:itemID="{BFB6F9B4-F6F0-4846-ACBF-38BB95DC6E1E}"/>
</file>

<file path=docProps/app.xml><?xml version="1.0" encoding="utf-8"?>
<Properties xmlns="http://schemas.openxmlformats.org/officeDocument/2006/extended-properties" xmlns:vt="http://schemas.openxmlformats.org/officeDocument/2006/docPropsVTypes">
  <Template>Normal</Template>
  <TotalTime>8</TotalTime>
  <Pages>34</Pages>
  <Words>10329</Words>
  <Characters>51646</Characters>
  <Application>Microsoft Office Word</Application>
  <DocSecurity>0</DocSecurity>
  <Lines>430</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2022-10-23T10:44:00Z</dcterms:created>
  <dcterms:modified xsi:type="dcterms:W3CDTF">2022-10-23T10:53:00Z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948b6c5b-d983-468e-8652-a4959c487e8f</vt:lpwstr>
  </property>
</Properties>
</file>