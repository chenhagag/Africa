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0127068" w14:textId="77777777" w:rsidR="00435A20" w:rsidRDefault="00435A20" w:rsidP="00435A20">
      <w:pPr>
        <w:widowControl w:val="0"/>
        <w:spacing w:before="0" w:beforeAutospacing="0" w:after="0" w:afterAutospacing="0" w:line="240" w:lineRule="auto"/>
        <w:jc w:val="center"/>
        <w:rPr>
          <w:rFonts w:ascii="Times New Roman" w:eastAsia="Times New Roman" w:hAnsi="Times New Roman" w:cs="David" w:hint="cs"/>
          <w:bCs/>
          <w:i/>
          <w:iCs/>
          <w:noProof/>
          <w:sz w:val="32"/>
          <w:szCs w:val="32"/>
          <w:u w:val="single"/>
          <w:rtl/>
        </w:rPr>
      </w:pPr>
    </w:p>
    <w:p w14:paraId="4E6F0B17" w14:textId="77777777" w:rsidR="00F24119" w:rsidRDefault="00F24119" w:rsidP="00435A20">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bookmarkStart w:id="0" w:name="_GoBack"/>
    </w:p>
    <w:bookmarkEnd w:id="0"/>
    <w:p w14:paraId="15094BDF" w14:textId="77777777" w:rsidR="00F24119" w:rsidRDefault="00F24119" w:rsidP="00435A20">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20B06DAD" w14:textId="77777777" w:rsidR="00F24119" w:rsidRDefault="00F24119" w:rsidP="00435A20">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2B6C3A26" w14:textId="77777777" w:rsidR="00F24119" w:rsidRDefault="00F24119" w:rsidP="00435A20">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71FF9566" w14:textId="77777777" w:rsidR="00F24119" w:rsidRDefault="00F24119" w:rsidP="00435A20">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751362D6" w14:textId="77777777" w:rsidR="00F24119" w:rsidRDefault="00F24119" w:rsidP="00435A20">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03C3A475" w14:textId="77777777" w:rsidR="00F24119" w:rsidRDefault="00F24119" w:rsidP="00435A20">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0388C199" w14:textId="77777777" w:rsidR="00F24119" w:rsidRDefault="00F24119" w:rsidP="00435A20">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3077BAB0" w14:textId="77777777" w:rsidR="00F24119" w:rsidRPr="00435A20" w:rsidRDefault="00F24119" w:rsidP="00435A20">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7C41BCF0"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435A20">
        <w:rPr>
          <w:rFonts w:ascii="Times New Roman" w:eastAsia="Times New Roman" w:hAnsi="Times New Roman" w:cs="David"/>
          <w:bCs/>
          <w:i/>
          <w:iCs/>
          <w:noProof/>
          <w:sz w:val="32"/>
          <w:szCs w:val="32"/>
        </w:rPr>
        <w:drawing>
          <wp:inline distT="0" distB="0" distL="0" distR="0" wp14:anchorId="00D2EB9E" wp14:editId="36A5AF2B">
            <wp:extent cx="5274945" cy="464185"/>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4945" cy="464185"/>
                    </a:xfrm>
                    <a:prstGeom prst="rect">
                      <a:avLst/>
                    </a:prstGeom>
                    <a:noFill/>
                    <a:ln>
                      <a:noFill/>
                    </a:ln>
                  </pic:spPr>
                </pic:pic>
              </a:graphicData>
            </a:graphic>
          </wp:inline>
        </w:drawing>
      </w:r>
    </w:p>
    <w:p w14:paraId="00FA3C93"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1AF290C5" w14:textId="77777777" w:rsidR="00F24119" w:rsidRDefault="00F24119" w:rsidP="006D0D0F">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6A8A657" w14:textId="77777777" w:rsidR="00F24119" w:rsidRDefault="00F24119" w:rsidP="006D0D0F">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F02359A" w14:textId="77777777" w:rsidR="00F24119" w:rsidRDefault="00F24119" w:rsidP="006D0D0F">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2CF3CF2" w14:textId="77777777" w:rsidR="00F24119" w:rsidRDefault="00F24119" w:rsidP="006D0D0F">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361EE40" w14:textId="77777777" w:rsidR="00F24119" w:rsidRDefault="00F24119" w:rsidP="006D0D0F">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EFDDB06" w14:textId="77777777" w:rsidR="00435A20" w:rsidRDefault="00435A20" w:rsidP="006D0D0F">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435A20">
        <w:rPr>
          <w:rFonts w:ascii="Times New Roman" w:eastAsia="Times New Roman" w:hAnsi="Times New Roman" w:cs="David" w:hint="cs"/>
          <w:bCs/>
          <w:sz w:val="32"/>
          <w:szCs w:val="32"/>
          <w:u w:val="single"/>
          <w:rtl/>
          <w:lang w:eastAsia="he-IL"/>
        </w:rPr>
        <w:t xml:space="preserve">חוזה אדריכל </w:t>
      </w:r>
      <w:r w:rsidR="006D0D0F">
        <w:rPr>
          <w:rFonts w:ascii="Times New Roman" w:eastAsia="Times New Roman" w:hAnsi="Times New Roman" w:cs="David" w:hint="cs"/>
          <w:bCs/>
          <w:sz w:val="32"/>
          <w:szCs w:val="32"/>
          <w:u w:val="single"/>
          <w:rtl/>
          <w:lang w:eastAsia="he-IL"/>
        </w:rPr>
        <w:t>מגורים ושטחי מסחר</w:t>
      </w:r>
    </w:p>
    <w:p w14:paraId="6BC863D9" w14:textId="77777777" w:rsidR="006D0D0F" w:rsidRPr="00435A20" w:rsidRDefault="006D0D0F" w:rsidP="006D0D0F">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1AB609D"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6A6265A"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F1A10D4" w14:textId="77777777" w:rsidR="00435A20" w:rsidRPr="007D5B33" w:rsidRDefault="00435A20" w:rsidP="00435A20">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sdt>
      <w:sdtPr>
        <w:rPr>
          <w:rFonts w:ascii="Times New Roman" w:eastAsia="Times New Roman" w:hAnsi="Times New Roman" w:cs="David"/>
          <w:bCs/>
          <w:color w:val="00B0F0"/>
          <w:sz w:val="32"/>
          <w:szCs w:val="32"/>
          <w:u w:val="single"/>
          <w:rtl/>
          <w:lang w:eastAsia="he-IL"/>
        </w:rPr>
        <w:alias w:val="שם הפרויקט"/>
        <w:tag w:val="cntProjectName"/>
        <w:id w:val="-112369776"/>
        <w:placeholder>
          <w:docPart w:val="FA1449019F9E4CF4BFDAD14DBBBEA06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36048675" w14:textId="77777777" w:rsidR="00F24119" w:rsidRPr="007D5B33" w:rsidRDefault="00F75FFF" w:rsidP="00F24119">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ins w:id="1" w:author="Kook Sec" w:date="2025-05-21T14:48:00Z">
            <w:r>
              <w:rPr>
                <w:rFonts w:ascii="Times New Roman" w:eastAsia="Times New Roman" w:hAnsi="Times New Roman" w:cs="David"/>
                <w:bCs/>
                <w:color w:val="00B0F0"/>
                <w:sz w:val="32"/>
                <w:szCs w:val="32"/>
                <w:u w:val="single"/>
                <w:rtl/>
                <w:lang w:eastAsia="he-IL"/>
              </w:rPr>
              <w:t>דרך השלום 71-75</w:t>
            </w:r>
          </w:ins>
        </w:p>
      </w:sdtContent>
    </w:sdt>
    <w:p w14:paraId="66A7107E" w14:textId="77777777" w:rsidR="00435A20" w:rsidRPr="007D5B33" w:rsidRDefault="00435A20" w:rsidP="00435A20">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sdt>
      <w:sdtPr>
        <w:rPr>
          <w:rFonts w:ascii="Times New Roman" w:eastAsia="Times New Roman" w:hAnsi="Times New Roman" w:cs="David"/>
          <w:bCs/>
          <w:color w:val="00B0F0"/>
          <w:sz w:val="32"/>
          <w:szCs w:val="32"/>
          <w:u w:val="single"/>
          <w:rtl/>
          <w:lang w:eastAsia="he-IL"/>
        </w:rPr>
        <w:alias w:val="שם אתר"/>
        <w:tag w:val="cntSite"/>
        <w:id w:val="-965039077"/>
        <w:placeholder>
          <w:docPart w:val="1F5CCDFB4E69458181B69D67A73897E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32309162" w14:textId="77777777" w:rsidR="00F24119" w:rsidRPr="007D5B33" w:rsidRDefault="00F24119" w:rsidP="00F24119">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r w:rsidRPr="007D5B33">
            <w:rPr>
              <w:rStyle w:val="a7"/>
              <w:color w:val="00B0F0"/>
              <w:rtl/>
            </w:rPr>
            <w:t>[שם אתר]</w:t>
          </w:r>
        </w:p>
      </w:sdtContent>
    </w:sdt>
    <w:p w14:paraId="0C462DC1" w14:textId="77777777" w:rsidR="00435A20" w:rsidRPr="007D5B33" w:rsidRDefault="00435A20" w:rsidP="00435A20">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p w14:paraId="7B55EDB9" w14:textId="77777777" w:rsidR="00435A20" w:rsidRPr="007D5B33" w:rsidRDefault="00435A20" w:rsidP="00435A20">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p w14:paraId="2A8DBD48"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AA33C5D"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34F8106"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C15705D"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D846791"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B8616F7"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22BF425"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B42174B"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18468A5"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FAF57F5"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4CE3FED"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7772C8E"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1F52C09"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5A7370E"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AF7C923"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EEC0E45"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0EC3CA3"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1DF35AB"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435A20">
        <w:rPr>
          <w:rFonts w:ascii="Times New Roman" w:eastAsia="Times New Roman" w:hAnsi="Times New Roman" w:cs="David" w:hint="cs"/>
          <w:bCs/>
          <w:sz w:val="32"/>
          <w:szCs w:val="32"/>
          <w:u w:val="single"/>
          <w:rtl/>
          <w:lang w:eastAsia="he-IL"/>
        </w:rPr>
        <w:t>חוזה</w:t>
      </w:r>
      <w:r w:rsidR="00CD1D82">
        <w:rPr>
          <w:rFonts w:ascii="Times New Roman" w:eastAsia="Times New Roman" w:hAnsi="Times New Roman" w:cs="David" w:hint="cs"/>
          <w:bCs/>
          <w:sz w:val="32"/>
          <w:szCs w:val="32"/>
          <w:u w:val="single"/>
          <w:rtl/>
          <w:lang w:eastAsia="he-IL"/>
        </w:rPr>
        <w:t xml:space="preserve"> </w:t>
      </w:r>
      <w:r w:rsidR="00CD1D82" w:rsidRPr="00435A20">
        <w:rPr>
          <w:rFonts w:ascii="Times New Roman" w:eastAsia="Times New Roman" w:hAnsi="Times New Roman" w:cs="David" w:hint="cs"/>
          <w:bCs/>
          <w:sz w:val="32"/>
          <w:szCs w:val="32"/>
          <w:u w:val="single"/>
          <w:rtl/>
          <w:lang w:eastAsia="he-IL"/>
        </w:rPr>
        <w:t xml:space="preserve">אדריכל </w:t>
      </w:r>
      <w:r w:rsidR="00CD1D82">
        <w:rPr>
          <w:rFonts w:ascii="Times New Roman" w:eastAsia="Times New Roman" w:hAnsi="Times New Roman" w:cs="David" w:hint="cs"/>
          <w:bCs/>
          <w:sz w:val="32"/>
          <w:szCs w:val="32"/>
          <w:u w:val="single"/>
          <w:rtl/>
          <w:lang w:eastAsia="he-IL"/>
        </w:rPr>
        <w:t>מגורים ושטחי מסחר</w:t>
      </w:r>
    </w:p>
    <w:p w14:paraId="4B1AD602"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5F90F25A" w14:textId="77777777" w:rsidR="00435A20" w:rsidRPr="00435A20" w:rsidRDefault="00435A20" w:rsidP="00D50152">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435A20">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877396864"/>
          <w:placeholder>
            <w:docPart w:val="65CA1F306D5444C7BECD6EB0B641733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sdtContent>
          <w:r w:rsidR="00E31467" w:rsidRPr="007D5B33">
            <w:rPr>
              <w:rStyle w:val="AutoFieldChar"/>
              <w:rFonts w:eastAsiaTheme="minorHAnsi"/>
              <w:color w:val="00B0F0"/>
              <w:rtl/>
            </w:rPr>
            <w:t>[תאריך חתימת חוזה]</w:t>
          </w:r>
        </w:sdtContent>
      </w:sdt>
    </w:p>
    <w:p w14:paraId="56AE488D"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Times New Roman"/>
          <w:sz w:val="20"/>
          <w:szCs w:val="20"/>
          <w:rtl/>
        </w:rPr>
      </w:pPr>
    </w:p>
    <w:p w14:paraId="77222B9A"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4EF9FBD" w14:textId="77777777" w:rsidR="00435A20" w:rsidRPr="00435A20" w:rsidRDefault="00435A20" w:rsidP="00435A20">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435A20">
        <w:rPr>
          <w:rFonts w:ascii="Times New Roman" w:eastAsia="Times New Roman" w:hAnsi="Times New Roman" w:cs="David" w:hint="cs"/>
          <w:bCs/>
          <w:sz w:val="20"/>
          <w:szCs w:val="24"/>
          <w:rtl/>
          <w:lang w:eastAsia="he-IL"/>
        </w:rPr>
        <w:t>ב י ן</w:t>
      </w:r>
    </w:p>
    <w:sdt>
      <w:sdtPr>
        <w:rPr>
          <w:rFonts w:ascii="Times New Roman" w:eastAsia="Times New Roman" w:hAnsi="Times New Roman" w:cs="David"/>
          <w:color w:val="800080"/>
          <w:sz w:val="24"/>
          <w:szCs w:val="24"/>
          <w:rtl/>
        </w:rPr>
        <w:alias w:val="צד א בחוזה"/>
        <w:tag w:val="cntTzadA"/>
        <w:id w:val="1338654730"/>
        <w:placeholder>
          <w:docPart w:val="62D576052A154CD28531C6B81578C6F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27D00BF9" w14:textId="77777777" w:rsidR="00435A20" w:rsidRPr="00435A20" w:rsidRDefault="006B29C4" w:rsidP="006B29C4">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del w:id="2" w:author="Kook Sec" w:date="2025-05-21T14:30:00Z">
            <w:r w:rsidDel="006B29C4">
              <w:rPr>
                <w:rFonts w:ascii="Times New Roman" w:eastAsia="Times New Roman" w:hAnsi="Times New Roman" w:cs="David"/>
                <w:color w:val="800080"/>
                <w:sz w:val="24"/>
                <w:szCs w:val="24"/>
                <w:rtl/>
              </w:rPr>
              <w:br/>
            </w:r>
          </w:del>
          <w:ins w:id="3" w:author="Kook Sec" w:date="2025-05-21T14:30:00Z">
            <w:r>
              <w:rPr>
                <w:rFonts w:ascii="Times New Roman" w:eastAsia="Times New Roman" w:hAnsi="Times New Roman" w:cs="David" w:hint="cs"/>
                <w:color w:val="800080"/>
                <w:sz w:val="24"/>
                <w:szCs w:val="24"/>
                <w:rtl/>
              </w:rPr>
              <w:t>אפריקה התחדשות עירונית בע"מ</w:t>
            </w:r>
            <w:r>
              <w:rPr>
                <w:rFonts w:ascii="Times New Roman" w:eastAsia="Times New Roman" w:hAnsi="Times New Roman" w:cs="David"/>
                <w:color w:val="800080"/>
                <w:sz w:val="24"/>
                <w:szCs w:val="24"/>
                <w:rtl/>
              </w:rPr>
              <w:br/>
            </w:r>
            <w:r>
              <w:rPr>
                <w:rFonts w:ascii="Times New Roman" w:eastAsia="Times New Roman" w:hAnsi="Times New Roman" w:cs="David" w:hint="cs"/>
                <w:color w:val="800080"/>
                <w:sz w:val="24"/>
                <w:szCs w:val="24"/>
                <w:rtl/>
              </w:rPr>
              <w:t>יוני נתניהו 1 ג' אור יהודה ת.ד 715</w:t>
            </w:r>
          </w:ins>
          <w:r>
            <w:rPr>
              <w:rFonts w:ascii="Times New Roman" w:eastAsia="Times New Roman" w:hAnsi="Times New Roman" w:cs="David"/>
              <w:color w:val="800080"/>
              <w:sz w:val="24"/>
              <w:szCs w:val="24"/>
              <w:rtl/>
            </w:rPr>
            <w:br/>
          </w:r>
          <w:ins w:id="4" w:author="Kook Sec" w:date="2025-05-21T14:30:00Z">
            <w:r>
              <w:rPr>
                <w:rFonts w:ascii="Times New Roman" w:eastAsia="Times New Roman" w:hAnsi="Times New Roman" w:cs="David" w:hint="cs"/>
                <w:color w:val="800080"/>
                <w:sz w:val="24"/>
                <w:szCs w:val="24"/>
                <w:rtl/>
              </w:rPr>
              <w:t>ח.פ 514639525</w:t>
            </w:r>
          </w:ins>
        </w:p>
      </w:sdtContent>
    </w:sdt>
    <w:p w14:paraId="7368221A" w14:textId="77777777" w:rsidR="00435A20" w:rsidRPr="00435A20" w:rsidRDefault="00435A20" w:rsidP="00435A20">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435A20">
        <w:rPr>
          <w:rFonts w:ascii="Times New Roman" w:eastAsia="Times New Roman" w:hAnsi="Times New Roman" w:cs="David" w:hint="cs"/>
          <w:sz w:val="20"/>
          <w:szCs w:val="24"/>
          <w:rtl/>
          <w:lang w:eastAsia="he-IL"/>
        </w:rPr>
        <w:t>(להלן: "</w:t>
      </w:r>
      <w:r w:rsidRPr="00435A20">
        <w:rPr>
          <w:rFonts w:ascii="Times New Roman" w:eastAsia="Times New Roman" w:hAnsi="Times New Roman" w:cs="David" w:hint="cs"/>
          <w:b/>
          <w:bCs/>
          <w:sz w:val="20"/>
          <w:szCs w:val="24"/>
          <w:rtl/>
          <w:lang w:eastAsia="he-IL"/>
        </w:rPr>
        <w:t>המזמין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hint="cs"/>
          <w:bCs/>
          <w:sz w:val="20"/>
          <w:szCs w:val="24"/>
          <w:rtl/>
          <w:lang w:eastAsia="he-IL"/>
        </w:rPr>
        <w:t xml:space="preserve">       </w:t>
      </w:r>
    </w:p>
    <w:p w14:paraId="7CF126B1" w14:textId="77777777" w:rsidR="00435A20" w:rsidRPr="00435A20" w:rsidRDefault="00435A20" w:rsidP="00435A20">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435A20">
        <w:rPr>
          <w:rFonts w:ascii="Times New Roman" w:eastAsia="Times New Roman" w:hAnsi="Times New Roman" w:cs="David" w:hint="cs"/>
          <w:bCs/>
          <w:sz w:val="20"/>
          <w:szCs w:val="24"/>
          <w:rtl/>
          <w:lang w:eastAsia="he-IL"/>
        </w:rPr>
        <w:t xml:space="preserve">         מצד אחד;</w:t>
      </w:r>
    </w:p>
    <w:p w14:paraId="4A666031" w14:textId="77777777" w:rsidR="00435A20" w:rsidRPr="00435A20" w:rsidRDefault="00435A20" w:rsidP="00435A20">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5485166F" w14:textId="77777777" w:rsidR="00435A20" w:rsidRPr="007D5B33" w:rsidRDefault="00435A20" w:rsidP="007D5B33">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435A20">
        <w:rPr>
          <w:rFonts w:ascii="Times New Roman" w:eastAsia="Times New Roman" w:hAnsi="Times New Roman" w:cs="David" w:hint="cs"/>
          <w:bCs/>
          <w:sz w:val="20"/>
          <w:szCs w:val="24"/>
          <w:rtl/>
          <w:lang w:eastAsia="he-IL"/>
        </w:rPr>
        <w:t>ל ב י ן</w:t>
      </w:r>
    </w:p>
    <w:p w14:paraId="10BA89FA" w14:textId="77777777" w:rsidR="00993153" w:rsidRDefault="006B29C4" w:rsidP="006B29C4">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sdt>
        <w:sdtPr>
          <w:rPr>
            <w:rStyle w:val="a7"/>
            <w:color w:val="00B0F0"/>
            <w:rtl/>
          </w:rPr>
          <w:alias w:val="צדדים נוספים"/>
          <w:tag w:val="cntTzadB_x002C__x0020_cntTzadC_x002C__x0020_cntTzadD"/>
          <w:id w:val="-363826986"/>
          <w:placeholder>
            <w:docPart w:val="023E6D2BC70548D19B218BB1684CD88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Content>
          <w:del w:id="5" w:author="Kook Sec" w:date="2025-05-21T14:31:00Z">
            <w:r w:rsidDel="006B29C4">
              <w:rPr>
                <w:rStyle w:val="a7"/>
                <w:rFonts w:hint="cs"/>
                <w:color w:val="00B0F0"/>
                <w:rtl/>
              </w:rPr>
              <w:delText>צדדים נוספים</w:delText>
            </w:r>
            <w:r w:rsidDel="006B29C4">
              <w:rPr>
                <w:rStyle w:val="a7"/>
                <w:color w:val="00B0F0"/>
                <w:rtl/>
              </w:rPr>
              <w:br/>
            </w:r>
          </w:del>
          <w:ins w:id="6" w:author="Kook Sec" w:date="2025-05-21T14:47:00Z">
            <w:r w:rsidR="00F75FFF">
              <w:rPr>
                <w:rStyle w:val="a7"/>
                <w:rFonts w:hint="cs"/>
                <w:color w:val="00B0F0"/>
                <w:rtl/>
              </w:rPr>
              <w:br/>
              <w:t>רן בלנדר אדריכלות ובינוי ערים בע"מ</w:t>
            </w:r>
            <w:r w:rsidR="00F75FFF">
              <w:rPr>
                <w:rStyle w:val="a7"/>
                <w:rFonts w:hint="cs"/>
                <w:color w:val="00B0F0"/>
                <w:rtl/>
              </w:rPr>
              <w:br/>
              <w:t>הארבעה 28, ת"א</w:t>
            </w:r>
            <w:r w:rsidR="00F75FFF">
              <w:rPr>
                <w:rStyle w:val="a7"/>
                <w:rFonts w:hint="cs"/>
                <w:color w:val="00B0F0"/>
                <w:rtl/>
              </w:rPr>
              <w:br/>
              <w:t>514063890</w:t>
            </w:r>
            <w:r w:rsidR="00F75FFF">
              <w:rPr>
                <w:rStyle w:val="a7"/>
                <w:rFonts w:hint="cs"/>
                <w:color w:val="00B0F0"/>
                <w:rtl/>
              </w:rPr>
              <w:br/>
            </w:r>
          </w:ins>
        </w:sdtContent>
      </w:sdt>
    </w:p>
    <w:p w14:paraId="5F4BF3A4" w14:textId="77777777" w:rsidR="00435A20" w:rsidRPr="00435A20" w:rsidRDefault="00435A20" w:rsidP="00435A20">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435A20">
        <w:rPr>
          <w:rFonts w:ascii="Times New Roman" w:eastAsia="Times New Roman" w:hAnsi="Times New Roman" w:cs="David" w:hint="cs"/>
          <w:sz w:val="20"/>
          <w:szCs w:val="24"/>
          <w:rtl/>
          <w:lang w:eastAsia="he-IL"/>
        </w:rPr>
        <w:t>(להלן: "</w:t>
      </w:r>
      <w:r w:rsidRPr="00435A20">
        <w:rPr>
          <w:rFonts w:ascii="Times New Roman" w:eastAsia="Times New Roman" w:hAnsi="Times New Roman" w:cs="David" w:hint="cs"/>
          <w:b/>
          <w:bCs/>
          <w:sz w:val="20"/>
          <w:szCs w:val="24"/>
          <w:rtl/>
          <w:lang w:eastAsia="he-IL"/>
        </w:rPr>
        <w:t>המתכנן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hint="cs"/>
          <w:bCs/>
          <w:sz w:val="20"/>
          <w:szCs w:val="24"/>
          <w:rtl/>
          <w:lang w:eastAsia="he-IL"/>
        </w:rPr>
        <w:t xml:space="preserve">  </w:t>
      </w:r>
    </w:p>
    <w:p w14:paraId="7FCEC0C7" w14:textId="77777777" w:rsidR="00435A20" w:rsidRPr="00435A20" w:rsidRDefault="00435A20" w:rsidP="00435A20">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435A20">
        <w:rPr>
          <w:rFonts w:ascii="Times New Roman" w:eastAsia="Times New Roman" w:hAnsi="Times New Roman" w:cs="David" w:hint="cs"/>
          <w:bCs/>
          <w:sz w:val="20"/>
          <w:szCs w:val="24"/>
          <w:rtl/>
          <w:lang w:eastAsia="he-IL"/>
        </w:rPr>
        <w:t xml:space="preserve">         מצד שני;</w:t>
      </w:r>
    </w:p>
    <w:p w14:paraId="39C68934" w14:textId="77777777" w:rsidR="00435A20" w:rsidRPr="00435A20" w:rsidRDefault="00435A20" w:rsidP="00435A20">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108A73EC" w14:textId="77777777" w:rsidR="00435A20" w:rsidRPr="00435A20" w:rsidRDefault="00435A20" w:rsidP="00435A20">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rtl/>
          <w:lang w:eastAsia="he-IL"/>
        </w:rPr>
        <w:t>והואיל:</w:t>
      </w:r>
      <w:r w:rsidRPr="00435A20">
        <w:rPr>
          <w:rFonts w:ascii="Times New Roman" w:eastAsia="Times New Roman" w:hAnsi="Times New Roman" w:cs="David"/>
          <w:bCs/>
          <w:sz w:val="20"/>
          <w:szCs w:val="24"/>
          <w:rtl/>
          <w:lang w:eastAsia="he-IL"/>
        </w:rPr>
        <w:tab/>
      </w:r>
      <w:r w:rsidRPr="00435A20">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2A8DEB05" w14:textId="77777777" w:rsidR="00435A20" w:rsidRPr="00435A20" w:rsidRDefault="00435A20" w:rsidP="00435A20">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435A20">
        <w:rPr>
          <w:rFonts w:ascii="Times New Roman" w:eastAsia="Times New Roman" w:hAnsi="Times New Roman" w:cs="David"/>
          <w:bCs/>
          <w:sz w:val="20"/>
          <w:szCs w:val="24"/>
          <w:rtl/>
          <w:lang w:eastAsia="he-IL"/>
        </w:rPr>
        <w:t>לפיכך הותנה והוסכם בין הצדדים כדלקמן:</w:t>
      </w:r>
    </w:p>
    <w:p w14:paraId="217DE0D5" w14:textId="77777777" w:rsidR="00435A20" w:rsidRPr="00435A20" w:rsidRDefault="00435A20" w:rsidP="00435A20">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435A20">
        <w:rPr>
          <w:rFonts w:ascii="Times New Roman" w:eastAsia="Times New Roman" w:hAnsi="Times New Roman" w:cs="David"/>
          <w:b/>
          <w:bCs/>
          <w:sz w:val="20"/>
          <w:szCs w:val="24"/>
          <w:u w:val="single"/>
          <w:rtl/>
          <w:lang w:eastAsia="he-IL"/>
        </w:rPr>
        <w:t>מבוא</w:t>
      </w:r>
    </w:p>
    <w:p w14:paraId="7526FFD3" w14:textId="77777777" w:rsidR="00435A20" w:rsidRPr="00435A20" w:rsidRDefault="00435A20" w:rsidP="00435A20">
      <w:pPr>
        <w:widowControl w:val="0"/>
        <w:numPr>
          <w:ilvl w:val="1"/>
          <w:numId w:val="1"/>
        </w:numPr>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למונחים הבאים יהא הפרוש הנקוב בצידם דהיינו:</w:t>
      </w:r>
    </w:p>
    <w:p w14:paraId="7431478C" w14:textId="77777777" w:rsidR="00435A20" w:rsidRPr="00435A20" w:rsidRDefault="00435A20" w:rsidP="00435A20">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2192B67B"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rtl/>
          <w:lang w:eastAsia="he-IL"/>
        </w:rPr>
        <w:t>"הפרויקט"</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t xml:space="preserve">כמוגדר בנספח </w:t>
      </w:r>
      <w:r w:rsidRPr="00435A20">
        <w:rPr>
          <w:rFonts w:ascii="Times New Roman" w:eastAsia="Times New Roman" w:hAnsi="Times New Roman" w:cs="David"/>
          <w:b/>
          <w:bCs/>
          <w:sz w:val="20"/>
          <w:szCs w:val="24"/>
          <w:rtl/>
          <w:lang w:eastAsia="he-IL"/>
        </w:rPr>
        <w:t>א'</w:t>
      </w:r>
      <w:r w:rsidRPr="00435A20">
        <w:rPr>
          <w:rFonts w:ascii="Times New Roman" w:eastAsia="Times New Roman" w:hAnsi="Times New Roman" w:cs="David"/>
          <w:sz w:val="20"/>
          <w:szCs w:val="24"/>
          <w:rtl/>
          <w:lang w:eastAsia="he-IL"/>
        </w:rPr>
        <w:t xml:space="preserve"> המצ"ב.</w:t>
      </w:r>
    </w:p>
    <w:p w14:paraId="146F4076"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B08B60D"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rtl/>
          <w:lang w:eastAsia="he-IL"/>
        </w:rPr>
        <w:t xml:space="preserve">"התכנית" </w:t>
      </w:r>
      <w:r w:rsidRPr="00435A20">
        <w:rPr>
          <w:rFonts w:ascii="Times New Roman" w:eastAsia="Times New Roman" w:hAnsi="Times New Roman" w:cs="David"/>
          <w:sz w:val="20"/>
          <w:szCs w:val="24"/>
          <w:rtl/>
          <w:lang w:eastAsia="he-IL"/>
        </w:rPr>
        <w:t>/</w:t>
      </w:r>
    </w:p>
    <w:p w14:paraId="683CD9A0"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35A20">
        <w:rPr>
          <w:rFonts w:ascii="Times New Roman" w:eastAsia="Times New Roman" w:hAnsi="Times New Roman" w:cs="David"/>
          <w:b/>
          <w:bCs/>
          <w:sz w:val="20"/>
          <w:szCs w:val="24"/>
          <w:rtl/>
          <w:lang w:eastAsia="he-IL"/>
        </w:rPr>
        <w:t>"המקרקעין"</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sz w:val="20"/>
          <w:szCs w:val="24"/>
          <w:rtl/>
          <w:lang w:eastAsia="he-IL"/>
        </w:rPr>
        <w:tab/>
        <w:t xml:space="preserve">כמוגדר בנספח </w:t>
      </w:r>
      <w:r w:rsidRPr="00435A20">
        <w:rPr>
          <w:rFonts w:ascii="Times New Roman" w:eastAsia="Times New Roman" w:hAnsi="Times New Roman" w:cs="David"/>
          <w:b/>
          <w:bCs/>
          <w:sz w:val="20"/>
          <w:szCs w:val="24"/>
          <w:rtl/>
          <w:lang w:eastAsia="he-IL"/>
        </w:rPr>
        <w:t>א'</w:t>
      </w:r>
      <w:r w:rsidRPr="00435A20">
        <w:rPr>
          <w:rFonts w:ascii="Times New Roman" w:eastAsia="Times New Roman" w:hAnsi="Times New Roman" w:cs="David"/>
          <w:sz w:val="20"/>
          <w:szCs w:val="24"/>
          <w:rtl/>
          <w:lang w:eastAsia="he-IL"/>
        </w:rPr>
        <w:t xml:space="preserve"> המצ"ב.</w:t>
      </w:r>
    </w:p>
    <w:p w14:paraId="0175C537"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E1B8CA6" w14:textId="77777777" w:rsidR="00435A20" w:rsidRPr="00435A20" w:rsidRDefault="00435A20" w:rsidP="00435A20">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rtl/>
          <w:lang w:eastAsia="he-IL"/>
        </w:rPr>
        <w:t>"האתר"</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21EF8297"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C71A85E" w14:textId="77777777" w:rsidR="00435A20" w:rsidRPr="00435A20" w:rsidRDefault="00435A20" w:rsidP="00435A20">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b/>
          <w:bCs/>
          <w:sz w:val="20"/>
          <w:szCs w:val="24"/>
          <w:rtl/>
          <w:lang w:eastAsia="he-IL"/>
        </w:rPr>
        <w:t>היועצים</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2F55079D"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C11CBA7" w14:textId="77777777" w:rsidR="00435A20" w:rsidRPr="00435A20" w:rsidRDefault="00435A20" w:rsidP="00435A20">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b/>
          <w:bCs/>
          <w:sz w:val="20"/>
          <w:szCs w:val="24"/>
          <w:rtl/>
          <w:lang w:eastAsia="he-IL"/>
        </w:rPr>
        <w:t>התכניות</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שרותי המתכנן,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435A20">
        <w:rPr>
          <w:rFonts w:ascii="Times New Roman" w:eastAsia="Times New Roman" w:hAnsi="Times New Roman" w:cs="David"/>
          <w:b/>
          <w:bCs/>
          <w:sz w:val="20"/>
          <w:szCs w:val="24"/>
          <w:rtl/>
          <w:lang w:eastAsia="he-IL"/>
        </w:rPr>
        <w:t>ח'</w:t>
      </w:r>
      <w:r w:rsidRPr="00435A20">
        <w:rPr>
          <w:rFonts w:ascii="Times New Roman" w:eastAsia="Times New Roman" w:hAnsi="Times New Roman" w:cs="David"/>
          <w:sz w:val="20"/>
          <w:szCs w:val="24"/>
          <w:rtl/>
          <w:lang w:eastAsia="he-IL"/>
        </w:rPr>
        <w:t>. כל המסמכים שיערכו ע"י המתכנן כאמור יערכו בשפה העברית.</w:t>
      </w:r>
    </w:p>
    <w:p w14:paraId="01BEB9A9"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CE542C4"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b/>
          <w:bCs/>
          <w:sz w:val="20"/>
          <w:szCs w:val="24"/>
          <w:rtl/>
          <w:lang w:eastAsia="he-IL"/>
        </w:rPr>
        <w:t>שירותי</w:t>
      </w:r>
    </w:p>
    <w:p w14:paraId="523F1FCA"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35A20">
        <w:rPr>
          <w:rFonts w:ascii="Times New Roman" w:eastAsia="Times New Roman" w:hAnsi="Times New Roman" w:cs="David"/>
          <w:b/>
          <w:bCs/>
          <w:sz w:val="20"/>
          <w:szCs w:val="24"/>
          <w:rtl/>
          <w:lang w:eastAsia="he-IL"/>
        </w:rPr>
        <w:t xml:space="preserve"> המתכנן</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sz w:val="20"/>
          <w:szCs w:val="24"/>
          <w:rtl/>
          <w:lang w:eastAsia="he-IL"/>
        </w:rPr>
        <w:tab/>
      </w:r>
    </w:p>
    <w:p w14:paraId="5AB356E6"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b/>
          <w:bCs/>
          <w:sz w:val="20"/>
          <w:szCs w:val="24"/>
          <w:rtl/>
          <w:lang w:eastAsia="he-IL"/>
        </w:rPr>
        <w:t>השירותים</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sz w:val="20"/>
          <w:szCs w:val="24"/>
          <w:rtl/>
          <w:lang w:eastAsia="he-IL"/>
        </w:rPr>
        <w:tab/>
        <w:t xml:space="preserve">השירותים כמוגדר וכמפורט בחוזה זה ובנספח </w:t>
      </w:r>
      <w:r w:rsidRPr="00435A20">
        <w:rPr>
          <w:rFonts w:ascii="Times New Roman" w:eastAsia="Times New Roman" w:hAnsi="Times New Roman" w:cs="David"/>
          <w:b/>
          <w:bCs/>
          <w:sz w:val="20"/>
          <w:szCs w:val="24"/>
          <w:rtl/>
          <w:lang w:eastAsia="he-IL"/>
        </w:rPr>
        <w:t>ב'</w:t>
      </w:r>
      <w:r w:rsidRPr="00435A20">
        <w:rPr>
          <w:rFonts w:ascii="Times New Roman" w:eastAsia="Times New Roman" w:hAnsi="Times New Roman" w:cs="David" w:hint="cs"/>
          <w:b/>
          <w:bCs/>
          <w:sz w:val="20"/>
          <w:szCs w:val="24"/>
          <w:rtl/>
          <w:lang w:eastAsia="he-IL"/>
        </w:rPr>
        <w:t xml:space="preserve"> </w:t>
      </w:r>
      <w:r w:rsidRPr="00435A20">
        <w:rPr>
          <w:rFonts w:ascii="Times New Roman" w:eastAsia="Times New Roman" w:hAnsi="Times New Roman" w:cs="David" w:hint="cs"/>
          <w:sz w:val="20"/>
          <w:szCs w:val="24"/>
          <w:rtl/>
          <w:lang w:eastAsia="he-IL"/>
        </w:rPr>
        <w:t>המצ"ב</w:t>
      </w:r>
      <w:r w:rsidRPr="00435A20">
        <w:rPr>
          <w:rFonts w:ascii="Times New Roman" w:eastAsia="Times New Roman" w:hAnsi="Times New Roman" w:cs="David"/>
          <w:sz w:val="20"/>
          <w:szCs w:val="24"/>
          <w:rtl/>
          <w:lang w:eastAsia="he-IL"/>
        </w:rPr>
        <w:t>.</w:t>
      </w:r>
    </w:p>
    <w:p w14:paraId="2D198DE6"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86569F3" w14:textId="77777777" w:rsidR="00435A20" w:rsidRPr="00435A20" w:rsidRDefault="00435A20" w:rsidP="00435A20">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b/>
          <w:bCs/>
          <w:sz w:val="20"/>
          <w:szCs w:val="24"/>
          <w:rtl/>
          <w:lang w:eastAsia="he-IL"/>
        </w:rPr>
        <w:t>המנהל</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759E6E5C"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9FCAC84"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t>מקום שמדובר בחוזה זה במזמין - גם המנהל במשמע.</w:t>
      </w:r>
    </w:p>
    <w:p w14:paraId="4D732FC6"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6FCA761"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b/>
          <w:bCs/>
          <w:sz w:val="20"/>
          <w:szCs w:val="24"/>
          <w:rtl/>
          <w:lang w:eastAsia="he-IL"/>
        </w:rPr>
        <w:t>החוזה</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hint="cs"/>
          <w:sz w:val="20"/>
          <w:szCs w:val="24"/>
          <w:rtl/>
          <w:lang w:eastAsia="he-IL"/>
        </w:rPr>
        <w:t>/</w:t>
      </w:r>
    </w:p>
    <w:p w14:paraId="35AE1605"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hint="cs"/>
          <w:b/>
          <w:bCs/>
          <w:sz w:val="20"/>
          <w:szCs w:val="24"/>
          <w:rtl/>
          <w:lang w:eastAsia="he-IL"/>
        </w:rPr>
        <w:t>ההסכם</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t>חוזה זה על נספחיו.</w:t>
      </w:r>
    </w:p>
    <w:p w14:paraId="728F993A" w14:textId="77777777" w:rsidR="00435A20" w:rsidRPr="00435A20" w:rsidRDefault="00435A20" w:rsidP="00435A20">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09F636FE" w14:textId="77777777" w:rsidR="00435A20" w:rsidRPr="00435A20" w:rsidRDefault="00435A20" w:rsidP="00435A20">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b/>
          <w:bCs/>
          <w:sz w:val="20"/>
          <w:szCs w:val="24"/>
          <w:rtl/>
          <w:lang w:eastAsia="he-IL"/>
        </w:rPr>
        <w:t>הדין</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t>כהגדרתו בחוק ה</w:t>
      </w:r>
      <w:r w:rsidRPr="00435A20">
        <w:rPr>
          <w:rFonts w:ascii="Times New Roman" w:eastAsia="Times New Roman" w:hAnsi="Times New Roman" w:cs="David" w:hint="cs"/>
          <w:sz w:val="20"/>
          <w:szCs w:val="24"/>
          <w:rtl/>
          <w:lang w:eastAsia="he-IL"/>
        </w:rPr>
        <w:t>פרשנות, התשמ"א-1981</w:t>
      </w:r>
      <w:r w:rsidRPr="00435A20">
        <w:rPr>
          <w:rFonts w:ascii="Times New Roman" w:eastAsia="Times New Roman" w:hAnsi="Times New Roman" w:cs="David"/>
          <w:sz w:val="20"/>
          <w:szCs w:val="24"/>
          <w:rtl/>
          <w:lang w:eastAsia="he-IL"/>
        </w:rPr>
        <w:t xml:space="preserve"> לרבות כל </w:t>
      </w:r>
      <w:r w:rsidRPr="00435A20">
        <w:rPr>
          <w:rFonts w:ascii="Times New Roman" w:eastAsia="Times New Roman" w:hAnsi="Times New Roman" w:cs="David" w:hint="cs"/>
          <w:sz w:val="20"/>
          <w:szCs w:val="24"/>
          <w:rtl/>
          <w:lang w:eastAsia="he-IL"/>
        </w:rPr>
        <w:t xml:space="preserve">תקנה ו/או </w:t>
      </w:r>
      <w:r w:rsidRPr="00435A20">
        <w:rPr>
          <w:rFonts w:ascii="Times New Roman" w:eastAsia="Times New Roman" w:hAnsi="Times New Roman" w:cs="David"/>
          <w:sz w:val="20"/>
          <w:szCs w:val="24"/>
          <w:rtl/>
          <w:lang w:eastAsia="he-IL"/>
        </w:rPr>
        <w:t>הוראה של רשות מוסמכת בתוקף סמכותה על פי הדין.</w:t>
      </w:r>
    </w:p>
    <w:p w14:paraId="45A8578F"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633E602"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b/>
          <w:bCs/>
          <w:sz w:val="20"/>
          <w:szCs w:val="24"/>
          <w:rtl/>
          <w:lang w:eastAsia="he-IL"/>
        </w:rPr>
        <w:t>הרשות</w:t>
      </w:r>
    </w:p>
    <w:p w14:paraId="700BCB7E"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35A20">
        <w:rPr>
          <w:rFonts w:ascii="Times New Roman" w:eastAsia="Times New Roman" w:hAnsi="Times New Roman" w:cs="David"/>
          <w:b/>
          <w:bCs/>
          <w:sz w:val="20"/>
          <w:szCs w:val="24"/>
          <w:rtl/>
          <w:lang w:eastAsia="he-IL"/>
        </w:rPr>
        <w:t xml:space="preserve"> המקומית</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t xml:space="preserve">כמוגדר בנספח </w:t>
      </w:r>
      <w:r w:rsidRPr="00435A20">
        <w:rPr>
          <w:rFonts w:ascii="Times New Roman" w:eastAsia="Times New Roman" w:hAnsi="Times New Roman" w:cs="David"/>
          <w:b/>
          <w:bCs/>
          <w:sz w:val="20"/>
          <w:szCs w:val="24"/>
          <w:rtl/>
          <w:lang w:eastAsia="he-IL"/>
        </w:rPr>
        <w:t>א'</w:t>
      </w:r>
      <w:r w:rsidRPr="00435A20">
        <w:rPr>
          <w:rFonts w:ascii="Times New Roman" w:eastAsia="Times New Roman" w:hAnsi="Times New Roman" w:cs="David"/>
          <w:sz w:val="20"/>
          <w:szCs w:val="24"/>
          <w:rtl/>
          <w:lang w:eastAsia="he-IL"/>
        </w:rPr>
        <w:t xml:space="preserve"> המצ"ב.</w:t>
      </w:r>
    </w:p>
    <w:p w14:paraId="0F8A88C7"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0ADF244"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b/>
          <w:bCs/>
          <w:sz w:val="20"/>
          <w:szCs w:val="24"/>
          <w:rtl/>
          <w:lang w:eastAsia="he-IL"/>
        </w:rPr>
        <w:t>חוזה</w:t>
      </w:r>
    </w:p>
    <w:p w14:paraId="3C33E87B" w14:textId="77777777" w:rsidR="00435A20" w:rsidRPr="00435A20" w:rsidRDefault="00435A20" w:rsidP="00435A20">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35A20">
        <w:rPr>
          <w:rFonts w:ascii="Times New Roman" w:eastAsia="Times New Roman" w:hAnsi="Times New Roman" w:cs="David"/>
          <w:b/>
          <w:bCs/>
          <w:sz w:val="20"/>
          <w:szCs w:val="24"/>
          <w:rtl/>
          <w:lang w:eastAsia="he-IL"/>
        </w:rPr>
        <w:t xml:space="preserve"> הפיתוח</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t xml:space="preserve">כמוגדר בנספח </w:t>
      </w:r>
      <w:r w:rsidRPr="00435A20">
        <w:rPr>
          <w:rFonts w:ascii="Times New Roman" w:eastAsia="Times New Roman" w:hAnsi="Times New Roman" w:cs="David"/>
          <w:b/>
          <w:bCs/>
          <w:sz w:val="20"/>
          <w:szCs w:val="24"/>
          <w:rtl/>
          <w:lang w:eastAsia="he-IL"/>
        </w:rPr>
        <w:t>א'</w:t>
      </w:r>
      <w:r w:rsidRPr="00435A20">
        <w:rPr>
          <w:rFonts w:ascii="Times New Roman" w:eastAsia="Times New Roman" w:hAnsi="Times New Roman" w:cs="David" w:hint="cs"/>
          <w:sz w:val="20"/>
          <w:szCs w:val="24"/>
          <w:rtl/>
          <w:lang w:eastAsia="he-IL"/>
        </w:rPr>
        <w:t xml:space="preserve"> המצ"ב</w:t>
      </w:r>
      <w:r w:rsidRPr="00435A20">
        <w:rPr>
          <w:rFonts w:ascii="Times New Roman" w:eastAsia="Times New Roman" w:hAnsi="Times New Roman" w:cs="David"/>
          <w:sz w:val="20"/>
          <w:szCs w:val="24"/>
          <w:rtl/>
          <w:lang w:eastAsia="he-IL"/>
        </w:rPr>
        <w:t>.</w:t>
      </w:r>
    </w:p>
    <w:p w14:paraId="2E6A7EFE" w14:textId="77777777" w:rsidR="00435A20" w:rsidRPr="00435A20" w:rsidRDefault="00435A20" w:rsidP="00435A20">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4696949D" w14:textId="77777777" w:rsidR="00435A20" w:rsidRPr="00435A20" w:rsidRDefault="00435A20" w:rsidP="00435A20">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הכותרות בחוזה זה </w:t>
      </w:r>
      <w:r w:rsidRPr="00435A20">
        <w:rPr>
          <w:rFonts w:ascii="Times New Roman" w:eastAsia="Times New Roman" w:hAnsi="Times New Roman" w:cs="David" w:hint="cs"/>
          <w:sz w:val="20"/>
          <w:szCs w:val="24"/>
          <w:rtl/>
          <w:lang w:eastAsia="he-IL"/>
        </w:rPr>
        <w:t xml:space="preserve">הינן לנוחיות בלבד ובכל מקרה </w:t>
      </w:r>
      <w:r w:rsidRPr="00435A20">
        <w:rPr>
          <w:rFonts w:ascii="Times New Roman" w:eastAsia="Times New Roman" w:hAnsi="Times New Roman" w:cs="David"/>
          <w:sz w:val="20"/>
          <w:szCs w:val="24"/>
          <w:rtl/>
          <w:lang w:eastAsia="he-IL"/>
        </w:rPr>
        <w:t xml:space="preserve">לא ישמשו </w:t>
      </w:r>
      <w:r w:rsidRPr="00435A20">
        <w:rPr>
          <w:rFonts w:ascii="Times New Roman" w:eastAsia="Times New Roman" w:hAnsi="Times New Roman" w:cs="David" w:hint="cs"/>
          <w:sz w:val="20"/>
          <w:szCs w:val="24"/>
          <w:rtl/>
          <w:lang w:eastAsia="he-IL"/>
        </w:rPr>
        <w:t>ל</w:t>
      </w:r>
      <w:r w:rsidRPr="00435A20">
        <w:rPr>
          <w:rFonts w:ascii="Times New Roman" w:eastAsia="Times New Roman" w:hAnsi="Times New Roman" w:cs="David"/>
          <w:sz w:val="20"/>
          <w:szCs w:val="24"/>
          <w:rtl/>
          <w:lang w:eastAsia="he-IL"/>
        </w:rPr>
        <w:t>פרש</w:t>
      </w:r>
      <w:r w:rsidRPr="00435A20">
        <w:rPr>
          <w:rFonts w:ascii="Times New Roman" w:eastAsia="Times New Roman" w:hAnsi="Times New Roman" w:cs="David" w:hint="cs"/>
          <w:sz w:val="20"/>
          <w:szCs w:val="24"/>
          <w:rtl/>
          <w:lang w:eastAsia="he-IL"/>
        </w:rPr>
        <w:t>נות</w:t>
      </w:r>
      <w:r w:rsidRPr="00435A20">
        <w:rPr>
          <w:rFonts w:ascii="Times New Roman" w:eastAsia="Times New Roman" w:hAnsi="Times New Roman" w:cs="David"/>
          <w:sz w:val="20"/>
          <w:szCs w:val="24"/>
          <w:rtl/>
          <w:lang w:eastAsia="he-IL"/>
        </w:rPr>
        <w:t>ו.</w:t>
      </w:r>
    </w:p>
    <w:p w14:paraId="19D029AC" w14:textId="77777777" w:rsidR="00435A20" w:rsidRPr="00435A20" w:rsidRDefault="00435A20" w:rsidP="00435A20">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הנספחים לחוזה זה מהווים חלק בלתי נפרד הימנו ואלה הם:</w:t>
      </w:r>
    </w:p>
    <w:p w14:paraId="61DB6EC5" w14:textId="77777777" w:rsidR="00435A20" w:rsidRPr="00435A20" w:rsidRDefault="00435A20" w:rsidP="00435A20">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3A3559C0" w14:textId="77777777" w:rsidR="00435A20" w:rsidRPr="00435A20" w:rsidRDefault="00435A20" w:rsidP="00435A20">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rtl/>
          <w:lang w:eastAsia="he-IL"/>
        </w:rPr>
        <w:t xml:space="preserve">נספח א' </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sz w:val="20"/>
          <w:szCs w:val="24"/>
          <w:rtl/>
          <w:lang w:eastAsia="he-IL"/>
        </w:rPr>
        <w:tab/>
        <w:t>נספח כללי;</w:t>
      </w:r>
    </w:p>
    <w:p w14:paraId="2BC100F4" w14:textId="77777777" w:rsidR="00435A20" w:rsidRPr="00435A20" w:rsidRDefault="00435A20" w:rsidP="00435A20">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rtl/>
          <w:lang w:eastAsia="he-IL"/>
        </w:rPr>
        <w:t>נספח ב'</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sz w:val="20"/>
          <w:szCs w:val="24"/>
          <w:rtl/>
          <w:lang w:eastAsia="he-IL"/>
        </w:rPr>
        <w:tab/>
        <w:t>שירותי המתכנן;</w:t>
      </w:r>
    </w:p>
    <w:p w14:paraId="264E6131" w14:textId="77777777" w:rsidR="00435A20" w:rsidRPr="00435A20" w:rsidRDefault="00435A20" w:rsidP="00435A20">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435A20">
        <w:rPr>
          <w:rFonts w:ascii="Times New Roman" w:eastAsia="Times New Roman" w:hAnsi="Times New Roman" w:cs="David"/>
          <w:b/>
          <w:bCs/>
          <w:color w:val="000000"/>
          <w:sz w:val="20"/>
          <w:szCs w:val="24"/>
          <w:rtl/>
          <w:lang w:eastAsia="he-IL"/>
        </w:rPr>
        <w:t>נספח ג'</w:t>
      </w:r>
      <w:r w:rsidRPr="00435A20">
        <w:rPr>
          <w:rFonts w:ascii="Times New Roman" w:eastAsia="Times New Roman" w:hAnsi="Times New Roman" w:cs="David"/>
          <w:color w:val="000000"/>
          <w:sz w:val="20"/>
          <w:szCs w:val="24"/>
          <w:rtl/>
          <w:lang w:eastAsia="he-IL"/>
        </w:rPr>
        <w:t xml:space="preserve"> </w:t>
      </w:r>
      <w:r w:rsidRPr="00435A20">
        <w:rPr>
          <w:rFonts w:ascii="Times New Roman" w:eastAsia="Times New Roman" w:hAnsi="Times New Roman" w:cs="David"/>
          <w:color w:val="000000"/>
          <w:sz w:val="20"/>
          <w:szCs w:val="24"/>
          <w:lang w:eastAsia="he-IL"/>
        </w:rPr>
        <w:t>–</w:t>
      </w:r>
      <w:r w:rsidRPr="00435A20">
        <w:rPr>
          <w:rFonts w:ascii="Times New Roman" w:eastAsia="Times New Roman" w:hAnsi="Times New Roman" w:cs="David"/>
          <w:color w:val="000000"/>
          <w:sz w:val="20"/>
          <w:szCs w:val="24"/>
          <w:rtl/>
          <w:lang w:eastAsia="he-IL"/>
        </w:rPr>
        <w:t xml:space="preserve"> </w:t>
      </w:r>
      <w:r w:rsidRPr="00435A20">
        <w:rPr>
          <w:rFonts w:ascii="Times New Roman" w:eastAsia="Times New Roman" w:hAnsi="Times New Roman" w:cs="David"/>
          <w:color w:val="000000"/>
          <w:sz w:val="20"/>
          <w:szCs w:val="24"/>
          <w:rtl/>
          <w:lang w:eastAsia="he-IL"/>
        </w:rPr>
        <w:tab/>
        <w:t>לוח זמנים;</w:t>
      </w:r>
    </w:p>
    <w:p w14:paraId="27F35265" w14:textId="77777777" w:rsidR="00435A20" w:rsidRPr="00435A20" w:rsidRDefault="00435A20" w:rsidP="00435A20">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435A20">
        <w:rPr>
          <w:rFonts w:ascii="Times New Roman" w:eastAsia="Times New Roman" w:hAnsi="Times New Roman" w:cs="David"/>
          <w:b/>
          <w:bCs/>
          <w:color w:val="000000"/>
          <w:sz w:val="20"/>
          <w:szCs w:val="24"/>
          <w:rtl/>
          <w:lang w:eastAsia="he-IL"/>
        </w:rPr>
        <w:t>נספח ד'</w:t>
      </w:r>
      <w:r w:rsidRPr="00435A20">
        <w:rPr>
          <w:rFonts w:ascii="Times New Roman" w:eastAsia="Times New Roman" w:hAnsi="Times New Roman" w:cs="David"/>
          <w:color w:val="000000"/>
          <w:sz w:val="20"/>
          <w:szCs w:val="24"/>
          <w:rtl/>
          <w:lang w:eastAsia="he-IL"/>
        </w:rPr>
        <w:t xml:space="preserve"> - </w:t>
      </w:r>
      <w:r w:rsidRPr="00435A20">
        <w:rPr>
          <w:rFonts w:ascii="Times New Roman" w:eastAsia="Times New Roman" w:hAnsi="Times New Roman" w:cs="David"/>
          <w:color w:val="000000"/>
          <w:sz w:val="20"/>
          <w:szCs w:val="24"/>
          <w:rtl/>
          <w:lang w:eastAsia="he-IL"/>
        </w:rPr>
        <w:tab/>
        <w:t>שכר המתכנן;</w:t>
      </w:r>
    </w:p>
    <w:p w14:paraId="3CACAC02" w14:textId="77777777" w:rsidR="00435A20" w:rsidRPr="00435A20" w:rsidRDefault="00435A20" w:rsidP="00435A20">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435A20">
        <w:rPr>
          <w:rFonts w:ascii="Times New Roman" w:eastAsia="Times New Roman" w:hAnsi="Times New Roman" w:cs="David"/>
          <w:b/>
          <w:bCs/>
          <w:color w:val="000000"/>
          <w:sz w:val="20"/>
          <w:szCs w:val="24"/>
          <w:rtl/>
          <w:lang w:eastAsia="he-IL"/>
        </w:rPr>
        <w:t>נספח ה'</w:t>
      </w:r>
      <w:r w:rsidRPr="00435A20">
        <w:rPr>
          <w:rFonts w:ascii="Times New Roman" w:eastAsia="Times New Roman" w:hAnsi="Times New Roman" w:cs="David"/>
          <w:color w:val="000000"/>
          <w:sz w:val="20"/>
          <w:szCs w:val="24"/>
          <w:rtl/>
          <w:lang w:eastAsia="he-IL"/>
        </w:rPr>
        <w:t xml:space="preserve"> - </w:t>
      </w:r>
      <w:r w:rsidRPr="00435A20">
        <w:rPr>
          <w:rFonts w:ascii="Times New Roman" w:eastAsia="Times New Roman" w:hAnsi="Times New Roman" w:cs="David"/>
          <w:color w:val="000000"/>
          <w:sz w:val="20"/>
          <w:szCs w:val="24"/>
          <w:rtl/>
          <w:lang w:eastAsia="he-IL"/>
        </w:rPr>
        <w:tab/>
        <w:t>תשלומי שכר המתכנן;</w:t>
      </w:r>
    </w:p>
    <w:p w14:paraId="474F8EDC" w14:textId="77777777" w:rsidR="00435A20" w:rsidRPr="00435A20" w:rsidRDefault="00435A20" w:rsidP="00435A20">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rtl/>
          <w:lang w:eastAsia="he-IL"/>
        </w:rPr>
        <w:t xml:space="preserve">נספח ו </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sz w:val="20"/>
          <w:szCs w:val="24"/>
          <w:rtl/>
          <w:lang w:eastAsia="he-IL"/>
        </w:rPr>
        <w:tab/>
        <w:t>הצהרה והתחייבות לשמירת סודיות;</w:t>
      </w:r>
    </w:p>
    <w:p w14:paraId="5228685C" w14:textId="77777777" w:rsidR="00972C9F" w:rsidRDefault="00435A20" w:rsidP="00972C9F">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rtl/>
          <w:lang w:eastAsia="he-IL"/>
        </w:rPr>
        <w:t>נספח ז</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sz w:val="20"/>
          <w:szCs w:val="24"/>
          <w:rtl/>
          <w:lang w:eastAsia="he-IL"/>
        </w:rPr>
        <w:tab/>
      </w:r>
      <w:r w:rsidR="00972C9F" w:rsidRPr="00E034F9">
        <w:rPr>
          <w:rFonts w:ascii="Times New Roman" w:eastAsia="Times New Roman" w:hAnsi="Times New Roman" w:cs="David" w:hint="cs"/>
          <w:sz w:val="20"/>
          <w:szCs w:val="24"/>
          <w:rtl/>
          <w:lang w:eastAsia="he-IL"/>
        </w:rPr>
        <w:t>מפרט</w:t>
      </w:r>
      <w:r w:rsidR="00972C9F" w:rsidRPr="00E034F9">
        <w:rPr>
          <w:rFonts w:ascii="Times New Roman" w:eastAsia="Times New Roman" w:hAnsi="Times New Roman" w:cs="David"/>
          <w:sz w:val="20"/>
          <w:szCs w:val="24"/>
          <w:rtl/>
          <w:lang w:eastAsia="he-IL"/>
        </w:rPr>
        <w:t xml:space="preserve"> </w:t>
      </w:r>
      <w:r w:rsidR="00972C9F" w:rsidRPr="00E034F9">
        <w:rPr>
          <w:rFonts w:ascii="Times New Roman" w:eastAsia="Times New Roman" w:hAnsi="Times New Roman" w:cs="David" w:hint="cs"/>
          <w:sz w:val="20"/>
          <w:szCs w:val="24"/>
          <w:rtl/>
          <w:lang w:eastAsia="he-IL"/>
        </w:rPr>
        <w:t>ביטוחי</w:t>
      </w:r>
      <w:r w:rsidR="00972C9F" w:rsidRPr="00E034F9">
        <w:rPr>
          <w:rFonts w:ascii="Times New Roman" w:eastAsia="Times New Roman" w:hAnsi="Times New Roman" w:cs="David"/>
          <w:sz w:val="20"/>
          <w:szCs w:val="24"/>
          <w:rtl/>
          <w:lang w:eastAsia="he-IL"/>
        </w:rPr>
        <w:t xml:space="preserve"> </w:t>
      </w:r>
      <w:r w:rsidR="00972C9F" w:rsidRPr="00E034F9">
        <w:rPr>
          <w:rFonts w:ascii="Times New Roman" w:eastAsia="Times New Roman" w:hAnsi="Times New Roman" w:cs="David" w:hint="cs"/>
          <w:sz w:val="20"/>
          <w:szCs w:val="24"/>
          <w:rtl/>
          <w:lang w:eastAsia="he-IL"/>
        </w:rPr>
        <w:t>המתכנן</w:t>
      </w:r>
      <w:r w:rsidR="00972C9F" w:rsidRPr="00B27B4C">
        <w:rPr>
          <w:rFonts w:ascii="Times New Roman" w:eastAsia="Times New Roman" w:hAnsi="Times New Roman" w:cs="David"/>
          <w:sz w:val="20"/>
          <w:szCs w:val="24"/>
          <w:rtl/>
          <w:lang w:eastAsia="he-IL"/>
        </w:rPr>
        <w:t>;</w:t>
      </w:r>
    </w:p>
    <w:p w14:paraId="73387479" w14:textId="77777777" w:rsidR="00972C9F" w:rsidRDefault="00972C9F" w:rsidP="00972C9F">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המתכנן;</w:t>
      </w:r>
    </w:p>
    <w:p w14:paraId="57D94B1A" w14:textId="77777777" w:rsidR="00435A20" w:rsidRPr="00435A20" w:rsidRDefault="00435A20" w:rsidP="00972C9F">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35A20">
        <w:rPr>
          <w:rFonts w:ascii="Times New Roman" w:eastAsia="Times New Roman" w:hAnsi="Times New Roman" w:cs="David"/>
          <w:b/>
          <w:bCs/>
          <w:sz w:val="20"/>
          <w:szCs w:val="24"/>
          <w:rtl/>
          <w:lang w:eastAsia="he-IL"/>
        </w:rPr>
        <w:t>נספח ח'</w:t>
      </w:r>
      <w:r w:rsidRPr="00435A20">
        <w:rPr>
          <w:rFonts w:ascii="Times New Roman" w:eastAsia="Times New Roman" w:hAnsi="Times New Roman" w:cs="David"/>
          <w:sz w:val="20"/>
          <w:szCs w:val="24"/>
          <w:rtl/>
          <w:lang w:eastAsia="he-IL"/>
        </w:rPr>
        <w:t xml:space="preserve"> - </w:t>
      </w:r>
      <w:r w:rsidRPr="00435A20">
        <w:rPr>
          <w:rFonts w:ascii="Times New Roman" w:eastAsia="Times New Roman" w:hAnsi="Times New Roman" w:cs="David"/>
          <w:sz w:val="20"/>
          <w:szCs w:val="24"/>
          <w:rtl/>
          <w:lang w:eastAsia="he-IL"/>
        </w:rPr>
        <w:tab/>
        <w:t>רשימת התכניות והמסמכים שעל המתכנן להנפיק.</w:t>
      </w:r>
    </w:p>
    <w:p w14:paraId="46231C1B" w14:textId="77777777" w:rsidR="00435A20" w:rsidRPr="00435A20" w:rsidRDefault="00435A20" w:rsidP="00435A20">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35A20">
        <w:rPr>
          <w:rFonts w:ascii="Times New Roman" w:eastAsia="Times New Roman" w:hAnsi="Times New Roman" w:cs="David"/>
          <w:b/>
          <w:bCs/>
          <w:sz w:val="20"/>
          <w:szCs w:val="24"/>
          <w:rtl/>
          <w:lang w:eastAsia="he-IL"/>
        </w:rPr>
        <w:t>נספח ט'</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sz w:val="20"/>
          <w:szCs w:val="24"/>
          <w:rtl/>
          <w:lang w:eastAsia="he-IL"/>
        </w:rPr>
        <w:tab/>
        <w:t>אישור להשלמת הפרויקט/קטע מהפרויקט.</w:t>
      </w:r>
    </w:p>
    <w:p w14:paraId="4BFA14B8" w14:textId="77777777" w:rsidR="00435A20" w:rsidRPr="00435A20" w:rsidRDefault="00435A20" w:rsidP="00435A20">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435A20">
        <w:rPr>
          <w:rFonts w:ascii="Times New Roman" w:eastAsia="Times New Roman" w:hAnsi="Times New Roman" w:cs="David"/>
          <w:b/>
          <w:bCs/>
          <w:sz w:val="20"/>
          <w:szCs w:val="24"/>
          <w:rtl/>
          <w:lang w:eastAsia="he-IL"/>
        </w:rPr>
        <w:t xml:space="preserve">נספח י' </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sz w:val="20"/>
          <w:szCs w:val="24"/>
          <w:rtl/>
          <w:lang w:eastAsia="he-IL"/>
        </w:rPr>
        <w:tab/>
        <w:t>נספח היעדר תביעות.</w:t>
      </w:r>
    </w:p>
    <w:p w14:paraId="53F9B9AC" w14:textId="77777777" w:rsidR="00435A20" w:rsidRPr="00435A20" w:rsidRDefault="00435A20" w:rsidP="008B398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u w:val="single"/>
          <w:rtl/>
          <w:lang w:eastAsia="he-IL"/>
        </w:rPr>
        <w:t>שירותי המתכנן</w:t>
      </w:r>
    </w:p>
    <w:p w14:paraId="2E54EBBA"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המזמין מוסר בזה למתכנן והמתכנן מקבל על עצמו את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 המתכנן.</w:t>
      </w:r>
    </w:p>
    <w:p w14:paraId="0AE41C29"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מצהיר ומאשר</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הינו מכיר ויודע את כל הנדרש למטרת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רותי המתכנן וכי הינו מורשה על פי </w:t>
      </w:r>
      <w:r w:rsidRPr="00435A20">
        <w:rPr>
          <w:rFonts w:ascii="Times New Roman" w:eastAsia="Times New Roman" w:hAnsi="Times New Roman" w:cs="David" w:hint="cs"/>
          <w:sz w:val="20"/>
          <w:szCs w:val="24"/>
          <w:rtl/>
          <w:lang w:eastAsia="he-IL"/>
        </w:rPr>
        <w:t xml:space="preserve">כל </w:t>
      </w:r>
      <w:r w:rsidRPr="00435A20">
        <w:rPr>
          <w:rFonts w:ascii="Times New Roman" w:eastAsia="Times New Roman" w:hAnsi="Times New Roman" w:cs="David"/>
          <w:sz w:val="20"/>
          <w:szCs w:val="24"/>
          <w:rtl/>
          <w:lang w:eastAsia="he-IL"/>
        </w:rPr>
        <w:t>דין למתן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w:t>
      </w:r>
      <w:r w:rsidRPr="00435A20">
        <w:rPr>
          <w:rFonts w:ascii="Times New Roman" w:eastAsia="Times New Roman" w:hAnsi="Times New Roman" w:cs="David" w:hint="cs"/>
          <w:sz w:val="20"/>
          <w:szCs w:val="24"/>
          <w:rtl/>
          <w:lang w:eastAsia="he-IL"/>
        </w:rPr>
        <w:t xml:space="preserve"> </w:t>
      </w:r>
      <w:r w:rsidRPr="00435A20">
        <w:rPr>
          <w:rFonts w:ascii="Times New Roman" w:eastAsia="Times New Roman" w:hAnsi="Times New Roman" w:cs="David"/>
          <w:sz w:val="20"/>
          <w:szCs w:val="24"/>
          <w:rtl/>
          <w:lang w:eastAsia="he-IL"/>
        </w:rPr>
        <w:t xml:space="preserve"> המתכנן, לרבות</w:t>
      </w:r>
      <w:r w:rsidRPr="00435A20">
        <w:rPr>
          <w:rFonts w:ascii="Times New Roman" w:eastAsia="Times New Roman" w:hAnsi="Times New Roman" w:cs="David" w:hint="cs"/>
          <w:sz w:val="20"/>
          <w:szCs w:val="24"/>
          <w:rtl/>
          <w:lang w:eastAsia="he-IL"/>
        </w:rPr>
        <w:t xml:space="preserve"> אך לא רק</w:t>
      </w:r>
      <w:r w:rsidRPr="00435A20">
        <w:rPr>
          <w:rFonts w:ascii="Times New Roman" w:eastAsia="Times New Roman" w:hAnsi="Times New Roman" w:cs="David"/>
          <w:sz w:val="20"/>
          <w:szCs w:val="24"/>
          <w:rtl/>
          <w:lang w:eastAsia="he-IL"/>
        </w:rPr>
        <w:t>,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חוק המהנדסים והאדריכלים</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ה</w:t>
      </w:r>
      <w:r w:rsidRPr="00435A20">
        <w:rPr>
          <w:rFonts w:ascii="Times New Roman" w:eastAsia="Times New Roman" w:hAnsi="Times New Roman" w:cs="David"/>
          <w:sz w:val="20"/>
          <w:szCs w:val="24"/>
          <w:rtl/>
          <w:lang w:eastAsia="he-IL"/>
        </w:rPr>
        <w:t>תשי"ח - 1958, כי יש בידו ר</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שיון </w:t>
      </w:r>
      <w:r w:rsidRPr="00435A20">
        <w:rPr>
          <w:rFonts w:ascii="Times New Roman" w:eastAsia="Times New Roman" w:hAnsi="Times New Roman" w:cs="David" w:hint="cs"/>
          <w:sz w:val="20"/>
          <w:szCs w:val="24"/>
          <w:rtl/>
          <w:lang w:eastAsia="he-IL"/>
        </w:rPr>
        <w:t xml:space="preserve">בר </w:t>
      </w:r>
      <w:r w:rsidRPr="00435A20">
        <w:rPr>
          <w:rFonts w:ascii="Times New Roman" w:eastAsia="Times New Roman" w:hAnsi="Times New Roman" w:cs="David"/>
          <w:sz w:val="20"/>
          <w:szCs w:val="24"/>
          <w:rtl/>
          <w:lang w:eastAsia="he-IL"/>
        </w:rPr>
        <w:t>ת</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קף לביצוע שירותי </w:t>
      </w:r>
      <w:r w:rsidRPr="00435A20">
        <w:rPr>
          <w:rFonts w:ascii="Times New Roman" w:eastAsia="Times New Roman" w:hAnsi="Times New Roman" w:cs="David" w:hint="cs"/>
          <w:sz w:val="20"/>
          <w:szCs w:val="24"/>
          <w:rtl/>
          <w:lang w:eastAsia="he-IL"/>
        </w:rPr>
        <w:t xml:space="preserve"> המתכנן על פי הדין</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כי הוא בעל הכישורים, הר</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שיונות, הידע, הניסיון והאמצעים המאפשרים לו </w:t>
      </w:r>
      <w:r w:rsidRPr="00435A20">
        <w:rPr>
          <w:rFonts w:ascii="Times New Roman" w:eastAsia="Times New Roman" w:hAnsi="Times New Roman" w:cs="David" w:hint="cs"/>
          <w:sz w:val="20"/>
          <w:szCs w:val="24"/>
          <w:rtl/>
          <w:lang w:eastAsia="he-IL"/>
        </w:rPr>
        <w:t xml:space="preserve">את </w:t>
      </w:r>
      <w:r w:rsidRPr="00435A20">
        <w:rPr>
          <w:rFonts w:ascii="Times New Roman" w:eastAsia="Times New Roman" w:hAnsi="Times New Roman" w:cs="David"/>
          <w:sz w:val="20"/>
          <w:szCs w:val="24"/>
          <w:rtl/>
          <w:lang w:eastAsia="he-IL"/>
        </w:rPr>
        <w:t>ביצועם ברמה מקצועית גבוהה ובהתאם למותנה בחוזה.</w:t>
      </w:r>
    </w:p>
    <w:p w14:paraId="6C18FF59"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מצהיר</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ידוע לו שש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 המתכנן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שיקול דעתו</w:t>
      </w:r>
      <w:r w:rsidRPr="00435A20">
        <w:rPr>
          <w:rFonts w:ascii="Times New Roman" w:eastAsia="Times New Roman" w:hAnsi="Times New Roman" w:cs="David" w:hint="cs"/>
          <w:sz w:val="20"/>
          <w:szCs w:val="24"/>
          <w:rtl/>
          <w:lang w:eastAsia="he-IL"/>
        </w:rPr>
        <w:t xml:space="preserve"> הבלעדי</w:t>
      </w:r>
      <w:r w:rsidRPr="00435A20">
        <w:rPr>
          <w:rFonts w:ascii="Times New Roman" w:eastAsia="Times New Roman" w:hAnsi="Times New Roman" w:cs="David"/>
          <w:sz w:val="20"/>
          <w:szCs w:val="24"/>
          <w:rtl/>
          <w:lang w:eastAsia="he-IL"/>
        </w:rPr>
        <w:t xml:space="preserve"> ו</w:t>
      </w:r>
      <w:r w:rsidRPr="00435A20">
        <w:rPr>
          <w:rFonts w:ascii="Times New Roman" w:eastAsia="Times New Roman" w:hAnsi="Times New Roman" w:cs="David" w:hint="cs"/>
          <w:sz w:val="20"/>
          <w:szCs w:val="24"/>
          <w:rtl/>
          <w:lang w:eastAsia="he-IL"/>
        </w:rPr>
        <w:t xml:space="preserve">כי </w:t>
      </w:r>
      <w:r w:rsidRPr="00435A20">
        <w:rPr>
          <w:rFonts w:ascii="Times New Roman" w:eastAsia="Times New Roman" w:hAnsi="Times New Roman" w:cs="David"/>
          <w:sz w:val="20"/>
          <w:szCs w:val="24"/>
          <w:rtl/>
          <w:lang w:eastAsia="he-IL"/>
        </w:rPr>
        <w:t xml:space="preserve">הם יינתנו על ידו בשלבי עבודה כמפורט בנספח </w:t>
      </w:r>
      <w:r w:rsidRPr="00435A20">
        <w:rPr>
          <w:rFonts w:ascii="Times New Roman" w:eastAsia="Times New Roman" w:hAnsi="Times New Roman" w:cs="David"/>
          <w:bCs/>
          <w:sz w:val="20"/>
          <w:szCs w:val="24"/>
          <w:rtl/>
          <w:lang w:eastAsia="he-IL"/>
        </w:rPr>
        <w:t>ב'</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המצ"ב</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עוד</w:t>
      </w:r>
      <w:r w:rsidRPr="00435A20">
        <w:rPr>
          <w:rFonts w:ascii="Times New Roman" w:eastAsia="Times New Roman" w:hAnsi="Times New Roman" w:cs="David"/>
          <w:sz w:val="20"/>
          <w:szCs w:val="24"/>
          <w:rtl/>
          <w:lang w:eastAsia="he-IL"/>
        </w:rPr>
        <w:t xml:space="preserve"> מוסיף ומצהיר</w:t>
      </w:r>
      <w:r w:rsidRPr="00435A20">
        <w:rPr>
          <w:rFonts w:ascii="Times New Roman" w:eastAsia="Times New Roman" w:hAnsi="Times New Roman" w:cs="David" w:hint="cs"/>
          <w:sz w:val="20"/>
          <w:szCs w:val="24"/>
          <w:rtl/>
          <w:lang w:eastAsia="he-IL"/>
        </w:rPr>
        <w:t xml:space="preserve"> המתכנן,</w:t>
      </w:r>
      <w:r w:rsidRPr="00435A20">
        <w:rPr>
          <w:rFonts w:ascii="Times New Roman" w:eastAsia="Times New Roman" w:hAnsi="Times New Roman" w:cs="David"/>
          <w:sz w:val="20"/>
          <w:szCs w:val="24"/>
          <w:rtl/>
          <w:lang w:eastAsia="he-IL"/>
        </w:rPr>
        <w:t xml:space="preserve"> כי ידוע לו שהמזמין אינו מתחייב להזמין מ</w:t>
      </w:r>
      <w:r w:rsidRPr="00435A20">
        <w:rPr>
          <w:rFonts w:ascii="Times New Roman" w:eastAsia="Times New Roman" w:hAnsi="Times New Roman" w:cs="David" w:hint="cs"/>
          <w:sz w:val="20"/>
          <w:szCs w:val="24"/>
          <w:rtl/>
          <w:lang w:eastAsia="he-IL"/>
        </w:rPr>
        <w:t>מנו</w:t>
      </w:r>
      <w:r w:rsidRPr="00435A20">
        <w:rPr>
          <w:rFonts w:ascii="Times New Roman" w:eastAsia="Times New Roman" w:hAnsi="Times New Roman" w:cs="David"/>
          <w:sz w:val="20"/>
          <w:szCs w:val="24"/>
          <w:rtl/>
          <w:lang w:eastAsia="he-IL"/>
        </w:rPr>
        <w:t xml:space="preserve"> שירותים נוספים מעבר לנקוב בחוזה זה ו</w:t>
      </w:r>
      <w:r w:rsidRPr="00435A20">
        <w:rPr>
          <w:rFonts w:ascii="Times New Roman" w:eastAsia="Times New Roman" w:hAnsi="Times New Roman" w:cs="David" w:hint="cs"/>
          <w:sz w:val="20"/>
          <w:szCs w:val="24"/>
          <w:rtl/>
          <w:lang w:eastAsia="he-IL"/>
        </w:rPr>
        <w:t xml:space="preserve">כמפורט </w:t>
      </w:r>
      <w:r w:rsidRPr="00435A20">
        <w:rPr>
          <w:rFonts w:ascii="Times New Roman" w:eastAsia="Times New Roman" w:hAnsi="Times New Roman" w:cs="David"/>
          <w:sz w:val="20"/>
          <w:szCs w:val="24"/>
          <w:rtl/>
          <w:lang w:eastAsia="he-IL"/>
        </w:rPr>
        <w:t xml:space="preserve">בנספח </w:t>
      </w:r>
      <w:r w:rsidRPr="00435A20">
        <w:rPr>
          <w:rFonts w:ascii="Times New Roman" w:eastAsia="Times New Roman" w:hAnsi="Times New Roman" w:cs="David"/>
          <w:bCs/>
          <w:sz w:val="20"/>
          <w:szCs w:val="24"/>
          <w:rtl/>
          <w:lang w:eastAsia="he-IL"/>
        </w:rPr>
        <w:t xml:space="preserve">ב' </w:t>
      </w:r>
      <w:r w:rsidRPr="00435A20">
        <w:rPr>
          <w:rFonts w:ascii="Times New Roman" w:eastAsia="Times New Roman" w:hAnsi="Times New Roman" w:cs="David" w:hint="cs"/>
          <w:sz w:val="20"/>
          <w:szCs w:val="24"/>
          <w:rtl/>
          <w:lang w:eastAsia="he-IL"/>
        </w:rPr>
        <w:t>המצ"ב</w:t>
      </w:r>
      <w:r w:rsidRPr="00435A20">
        <w:rPr>
          <w:rFonts w:ascii="Times New Roman" w:eastAsia="Times New Roman" w:hAnsi="Times New Roman" w:cs="David"/>
          <w:sz w:val="20"/>
          <w:szCs w:val="24"/>
          <w:rtl/>
          <w:lang w:eastAsia="he-IL"/>
        </w:rPr>
        <w:t>.</w:t>
      </w:r>
    </w:p>
    <w:p w14:paraId="1608EADA" w14:textId="77777777" w:rsidR="00435A20" w:rsidRPr="00435A20" w:rsidRDefault="00435A20" w:rsidP="008B398D">
      <w:pPr>
        <w:widowControl w:val="0"/>
        <w:numPr>
          <w:ilvl w:val="1"/>
          <w:numId w:val="1"/>
        </w:numPr>
        <w:spacing w:before="0" w:beforeAutospacing="0" w:after="200" w:afterAutospacing="0" w:line="240" w:lineRule="auto"/>
        <w:ind w:left="788" w:right="36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lastRenderedPageBreak/>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6F2667DD"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הגורמים השונים</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כפי שיקבעו מ</w:t>
      </w:r>
      <w:r w:rsidRPr="00435A20">
        <w:rPr>
          <w:rFonts w:ascii="Times New Roman" w:eastAsia="Times New Roman" w:hAnsi="Times New Roman" w:cs="David" w:hint="cs"/>
          <w:sz w:val="20"/>
          <w:szCs w:val="24"/>
          <w:rtl/>
          <w:lang w:eastAsia="he-IL"/>
        </w:rPr>
        <w:t>עת לעת</w:t>
      </w:r>
      <w:r w:rsidRPr="00435A20">
        <w:rPr>
          <w:rFonts w:ascii="Times New Roman" w:eastAsia="Times New Roman" w:hAnsi="Times New Roman" w:cs="David"/>
          <w:sz w:val="20"/>
          <w:szCs w:val="24"/>
          <w:rtl/>
          <w:lang w:eastAsia="he-IL"/>
        </w:rPr>
        <w:t xml:space="preserve"> ע"י המזמין ויהיה חייב לנהוג לפיהם ולקיימם ללא סטייה</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אלא אם כן ק</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בל הוראה</w:t>
      </w:r>
      <w:r w:rsidRPr="00435A20">
        <w:rPr>
          <w:rFonts w:ascii="Times New Roman" w:eastAsia="Times New Roman" w:hAnsi="Times New Roman" w:cs="David" w:hint="cs"/>
          <w:sz w:val="20"/>
          <w:szCs w:val="24"/>
          <w:rtl/>
          <w:lang w:eastAsia="he-IL"/>
        </w:rPr>
        <w:t xml:space="preserve"> מפורשת</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א</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שור בכתב מהמזמין.</w:t>
      </w:r>
    </w:p>
    <w:p w14:paraId="2F6B6BBE"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רותי המתכנן,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הכל כפי שיקבע ע"י המנהל. כן מתחייב המתכנן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להשתתף בת</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אום מראש בכל ישיבות התיאום אליהן יוזמן.</w:t>
      </w:r>
    </w:p>
    <w:p w14:paraId="47112593"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ישמור על נוהלי קשר, תיאום, ר</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שום וצורת המסמכים לפי דרישת המנהל.</w:t>
      </w:r>
    </w:p>
    <w:p w14:paraId="77DB522A"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כל עוד לא יקבע אחרת ע"י המזמין, יהיה המנהל כ</w:t>
      </w:r>
      <w:r w:rsidRPr="00435A20">
        <w:rPr>
          <w:rFonts w:ascii="Times New Roman" w:eastAsia="Times New Roman" w:hAnsi="Times New Roman" w:cs="David" w:hint="cs"/>
          <w:sz w:val="20"/>
          <w:szCs w:val="24"/>
          <w:rtl/>
          <w:lang w:eastAsia="he-IL"/>
        </w:rPr>
        <w:t>הגדרתו</w:t>
      </w:r>
      <w:r w:rsidRPr="00435A20">
        <w:rPr>
          <w:rFonts w:ascii="Times New Roman" w:eastAsia="Times New Roman" w:hAnsi="Times New Roman" w:cs="David"/>
          <w:sz w:val="20"/>
          <w:szCs w:val="24"/>
          <w:rtl/>
          <w:lang w:eastAsia="he-IL"/>
        </w:rPr>
        <w:t xml:space="preserve"> בנספח </w:t>
      </w:r>
      <w:r w:rsidRPr="00435A20">
        <w:rPr>
          <w:rFonts w:ascii="Times New Roman" w:eastAsia="Times New Roman" w:hAnsi="Times New Roman" w:cs="David"/>
          <w:bCs/>
          <w:sz w:val="20"/>
          <w:szCs w:val="24"/>
          <w:rtl/>
          <w:lang w:eastAsia="he-IL"/>
        </w:rPr>
        <w:t xml:space="preserve">א' </w:t>
      </w:r>
      <w:r w:rsidRPr="00435A20">
        <w:rPr>
          <w:rFonts w:ascii="Times New Roman" w:eastAsia="Times New Roman" w:hAnsi="Times New Roman" w:cs="David"/>
          <w:sz w:val="20"/>
          <w:szCs w:val="24"/>
          <w:rtl/>
          <w:lang w:eastAsia="he-IL"/>
        </w:rPr>
        <w:t>ועל המתכנן להיות</w:t>
      </w:r>
      <w:r w:rsidRPr="00435A20">
        <w:rPr>
          <w:rFonts w:ascii="Times New Roman" w:eastAsia="Times New Roman" w:hAnsi="Times New Roman" w:cs="David" w:hint="cs"/>
          <w:sz w:val="20"/>
          <w:szCs w:val="24"/>
          <w:rtl/>
          <w:lang w:eastAsia="he-IL"/>
        </w:rPr>
        <w:t xml:space="preserve"> עמו</w:t>
      </w:r>
      <w:r w:rsidRPr="00435A20">
        <w:rPr>
          <w:rFonts w:ascii="Times New Roman" w:eastAsia="Times New Roman" w:hAnsi="Times New Roman" w:cs="David"/>
          <w:sz w:val="20"/>
          <w:szCs w:val="24"/>
          <w:rtl/>
          <w:lang w:eastAsia="he-IL"/>
        </w:rPr>
        <w:t xml:space="preserve"> בקשר מתמי</w:t>
      </w:r>
      <w:r w:rsidRPr="00435A20">
        <w:rPr>
          <w:rFonts w:ascii="Times New Roman" w:eastAsia="Times New Roman" w:hAnsi="Times New Roman" w:cs="David" w:hint="cs"/>
          <w:sz w:val="20"/>
          <w:szCs w:val="24"/>
          <w:rtl/>
          <w:lang w:eastAsia="he-IL"/>
        </w:rPr>
        <w:t>ד</w:t>
      </w:r>
      <w:r w:rsidRPr="00435A20">
        <w:rPr>
          <w:rFonts w:ascii="Times New Roman" w:eastAsia="Times New Roman" w:hAnsi="Times New Roman" w:cs="David"/>
          <w:sz w:val="20"/>
          <w:szCs w:val="24"/>
          <w:rtl/>
          <w:lang w:eastAsia="he-IL"/>
        </w:rPr>
        <w:t xml:space="preserve"> ולתאם עמו את כל פעולותיו, אלא אם נקבע </w:t>
      </w:r>
      <w:r w:rsidRPr="00435A20">
        <w:rPr>
          <w:rFonts w:ascii="Times New Roman" w:eastAsia="Times New Roman" w:hAnsi="Times New Roman" w:cs="David" w:hint="cs"/>
          <w:sz w:val="20"/>
          <w:szCs w:val="24"/>
          <w:rtl/>
          <w:lang w:eastAsia="he-IL"/>
        </w:rPr>
        <w:t xml:space="preserve">מפורשות </w:t>
      </w:r>
      <w:r w:rsidRPr="00435A20">
        <w:rPr>
          <w:rFonts w:ascii="Times New Roman" w:eastAsia="Times New Roman" w:hAnsi="Times New Roman" w:cs="David"/>
          <w:sz w:val="20"/>
          <w:szCs w:val="24"/>
          <w:rtl/>
          <w:lang w:eastAsia="he-IL"/>
        </w:rPr>
        <w:t>אחרת ע"י המזמין.</w:t>
      </w:r>
    </w:p>
    <w:p w14:paraId="33EC0653"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מצהיר</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ידועות לו הוראות כל התכניות הקיימות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435A20">
        <w:rPr>
          <w:rFonts w:ascii="Times New Roman" w:eastAsia="Times New Roman" w:hAnsi="Times New Roman" w:cs="David" w:hint="cs"/>
          <w:sz w:val="20"/>
          <w:szCs w:val="24"/>
          <w:rtl/>
          <w:lang w:eastAsia="he-IL"/>
        </w:rPr>
        <w:t>יהם של</w:t>
      </w:r>
      <w:r w:rsidRPr="00435A20">
        <w:rPr>
          <w:rFonts w:ascii="Times New Roman" w:eastAsia="Times New Roman" w:hAnsi="Times New Roman" w:cs="David"/>
          <w:sz w:val="20"/>
          <w:szCs w:val="24"/>
          <w:rtl/>
          <w:lang w:eastAsia="he-IL"/>
        </w:rPr>
        <w:t xml:space="preserve"> הדין</w:t>
      </w:r>
      <w:r w:rsidRPr="00435A20">
        <w:rPr>
          <w:rFonts w:ascii="Times New Roman" w:eastAsia="Times New Roman" w:hAnsi="Times New Roman" w:cs="David" w:hint="cs"/>
          <w:sz w:val="20"/>
          <w:szCs w:val="24"/>
          <w:rtl/>
          <w:lang w:eastAsia="he-IL"/>
        </w:rPr>
        <w:t xml:space="preserve"> ו/או</w:t>
      </w:r>
      <w:r w:rsidRPr="00435A20">
        <w:rPr>
          <w:rFonts w:ascii="Times New Roman" w:eastAsia="Times New Roman" w:hAnsi="Times New Roman" w:cs="David"/>
          <w:sz w:val="20"/>
          <w:szCs w:val="24"/>
          <w:rtl/>
          <w:lang w:eastAsia="he-IL"/>
        </w:rPr>
        <w:t xml:space="preserve"> הנהלים</w:t>
      </w:r>
      <w:r w:rsidRPr="00435A20">
        <w:rPr>
          <w:rFonts w:ascii="Times New Roman" w:eastAsia="Times New Roman" w:hAnsi="Times New Roman" w:cs="David" w:hint="cs"/>
          <w:sz w:val="20"/>
          <w:szCs w:val="24"/>
          <w:rtl/>
          <w:lang w:eastAsia="he-IL"/>
        </w:rPr>
        <w:t xml:space="preserve"> ו/או</w:t>
      </w:r>
      <w:r w:rsidRPr="00435A20">
        <w:rPr>
          <w:rFonts w:ascii="Times New Roman" w:eastAsia="Times New Roman" w:hAnsi="Times New Roman" w:cs="David"/>
          <w:sz w:val="20"/>
          <w:szCs w:val="24"/>
          <w:rtl/>
          <w:lang w:eastAsia="he-IL"/>
        </w:rPr>
        <w:t xml:space="preserve"> התקנים ו</w:t>
      </w:r>
      <w:r w:rsidRPr="00435A20">
        <w:rPr>
          <w:rFonts w:ascii="Times New Roman" w:eastAsia="Times New Roman" w:hAnsi="Times New Roman" w:cs="David" w:hint="cs"/>
          <w:sz w:val="20"/>
          <w:szCs w:val="24"/>
          <w:rtl/>
          <w:lang w:eastAsia="he-IL"/>
        </w:rPr>
        <w:t xml:space="preserve">/או </w:t>
      </w:r>
      <w:r w:rsidRPr="00435A20">
        <w:rPr>
          <w:rFonts w:ascii="Times New Roman" w:eastAsia="Times New Roman" w:hAnsi="Times New Roman" w:cs="David"/>
          <w:sz w:val="20"/>
          <w:szCs w:val="24"/>
          <w:rtl/>
          <w:lang w:eastAsia="he-IL"/>
        </w:rPr>
        <w:t>התקנות החלים בקשר עם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שרותי המתכנן והוא מתחייב לפעול בהתאם לקבוע בהם. כמו כן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מצהיר המתכנן כי </w:t>
      </w:r>
      <w:r w:rsidRPr="00435A20">
        <w:rPr>
          <w:rFonts w:ascii="Times New Roman" w:eastAsia="Times New Roman" w:hAnsi="Times New Roman" w:cs="David" w:hint="cs"/>
          <w:sz w:val="20"/>
          <w:szCs w:val="24"/>
          <w:rtl/>
          <w:lang w:eastAsia="he-IL"/>
        </w:rPr>
        <w:t xml:space="preserve">הוא </w:t>
      </w:r>
      <w:r w:rsidRPr="00435A20">
        <w:rPr>
          <w:rFonts w:ascii="Times New Roman" w:eastAsia="Times New Roman" w:hAnsi="Times New Roman" w:cs="David"/>
          <w:sz w:val="20"/>
          <w:szCs w:val="24"/>
          <w:rtl/>
          <w:lang w:eastAsia="he-IL"/>
        </w:rPr>
        <w:t xml:space="preserve">בדק בעצמו את כל הנושאים הרלוונטיים </w:t>
      </w:r>
      <w:r w:rsidRPr="00435A20">
        <w:rPr>
          <w:rFonts w:ascii="Times New Roman" w:eastAsia="Times New Roman" w:hAnsi="Times New Roman" w:cs="David" w:hint="cs"/>
          <w:sz w:val="20"/>
          <w:szCs w:val="24"/>
          <w:rtl/>
          <w:lang w:eastAsia="he-IL"/>
        </w:rPr>
        <w:t xml:space="preserve">ו/או </w:t>
      </w:r>
      <w:r w:rsidRPr="00435A20">
        <w:rPr>
          <w:rFonts w:ascii="Times New Roman" w:eastAsia="Times New Roman" w:hAnsi="Times New Roman" w:cs="David"/>
          <w:sz w:val="20"/>
          <w:szCs w:val="24"/>
          <w:rtl/>
          <w:lang w:eastAsia="he-IL"/>
        </w:rPr>
        <w:t>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המתכנן.</w:t>
      </w:r>
    </w:p>
    <w:p w14:paraId="00BB7BBE"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מתחייב</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להפיק את כל התכניות </w:t>
      </w:r>
      <w:r w:rsidRPr="00435A20">
        <w:rPr>
          <w:rFonts w:ascii="Times New Roman" w:eastAsia="Times New Roman" w:hAnsi="Times New Roman" w:cs="David" w:hint="cs"/>
          <w:sz w:val="20"/>
          <w:szCs w:val="24"/>
          <w:rtl/>
          <w:lang w:eastAsia="he-IL"/>
        </w:rPr>
        <w:t>נשוא</w:t>
      </w:r>
      <w:r w:rsidRPr="00435A20">
        <w:rPr>
          <w:rFonts w:ascii="Times New Roman" w:eastAsia="Times New Roman" w:hAnsi="Times New Roman" w:cs="David"/>
          <w:sz w:val="20"/>
          <w:szCs w:val="24"/>
          <w:rtl/>
          <w:lang w:eastAsia="he-IL"/>
        </w:rPr>
        <w:t xml:space="preserve"> חוזה זה, בכל שלבי הביצוע של שירותי המתכנן, ולרבות כל שינוי בתכניותיו</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באמצעות מחשב בתוכנה או בקבצים במתכונת הקבועה בנספח </w:t>
      </w:r>
      <w:r w:rsidRPr="00435A20">
        <w:rPr>
          <w:rFonts w:ascii="Times New Roman" w:eastAsia="Times New Roman" w:hAnsi="Times New Roman" w:cs="David"/>
          <w:b/>
          <w:bCs/>
          <w:sz w:val="20"/>
          <w:szCs w:val="24"/>
          <w:rtl/>
          <w:lang w:eastAsia="he-IL"/>
        </w:rPr>
        <w:t>א'</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 xml:space="preserve">המצ"ב </w:t>
      </w:r>
      <w:r w:rsidRPr="00435A20">
        <w:rPr>
          <w:rFonts w:ascii="Times New Roman" w:eastAsia="Times New Roman" w:hAnsi="Times New Roman" w:cs="David"/>
          <w:sz w:val="20"/>
          <w:szCs w:val="24"/>
          <w:rtl/>
          <w:lang w:eastAsia="he-IL"/>
        </w:rPr>
        <w:t>וע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435A20">
        <w:rPr>
          <w:rFonts w:ascii="Times New Roman" w:eastAsia="Times New Roman" w:hAnsi="Times New Roman" w:cs="David" w:hint="cs"/>
          <w:sz w:val="20"/>
          <w:szCs w:val="24"/>
          <w:rtl/>
          <w:lang w:eastAsia="he-IL"/>
        </w:rPr>
        <w:t xml:space="preserve"> בנספח </w:t>
      </w:r>
      <w:r w:rsidRPr="00435A20">
        <w:rPr>
          <w:rFonts w:ascii="Times New Roman" w:eastAsia="Times New Roman" w:hAnsi="Times New Roman" w:cs="David" w:hint="cs"/>
          <w:b/>
          <w:bCs/>
          <w:sz w:val="20"/>
          <w:szCs w:val="24"/>
          <w:rtl/>
          <w:lang w:eastAsia="he-IL"/>
        </w:rPr>
        <w:t>א'</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כאמור.</w:t>
      </w:r>
    </w:p>
    <w:p w14:paraId="3386D67B"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לא יגיש ליועצים</w:t>
      </w:r>
      <w:r w:rsidRPr="00435A20">
        <w:rPr>
          <w:rFonts w:ascii="Times New Roman" w:eastAsia="Times New Roman" w:hAnsi="Times New Roman" w:cs="David" w:hint="cs"/>
          <w:sz w:val="20"/>
          <w:szCs w:val="24"/>
          <w:rtl/>
          <w:lang w:eastAsia="he-IL"/>
        </w:rPr>
        <w:t xml:space="preserve"> ו/או</w:t>
      </w:r>
      <w:r w:rsidRPr="00435A20">
        <w:rPr>
          <w:rFonts w:ascii="Times New Roman" w:eastAsia="Times New Roman" w:hAnsi="Times New Roman" w:cs="David"/>
          <w:sz w:val="20"/>
          <w:szCs w:val="24"/>
          <w:rtl/>
          <w:lang w:eastAsia="he-IL"/>
        </w:rPr>
        <w:t xml:space="preserve"> לקבלנים ו</w:t>
      </w:r>
      <w:r w:rsidRPr="00435A20">
        <w:rPr>
          <w:rFonts w:ascii="Times New Roman" w:eastAsia="Times New Roman" w:hAnsi="Times New Roman" w:cs="David" w:hint="cs"/>
          <w:sz w:val="20"/>
          <w:szCs w:val="24"/>
          <w:rtl/>
          <w:lang w:eastAsia="he-IL"/>
        </w:rPr>
        <w:t xml:space="preserve">/או </w:t>
      </w:r>
      <w:r w:rsidRPr="00435A20">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435A20">
        <w:rPr>
          <w:rFonts w:ascii="Times New Roman" w:eastAsia="Times New Roman" w:hAnsi="Times New Roman" w:cs="David" w:hint="cs"/>
          <w:sz w:val="20"/>
          <w:szCs w:val="24"/>
          <w:rtl/>
          <w:lang w:eastAsia="he-IL"/>
        </w:rPr>
        <w:t xml:space="preserve">מפורשות על פי </w:t>
      </w:r>
      <w:r w:rsidRPr="00435A20">
        <w:rPr>
          <w:rFonts w:ascii="Times New Roman" w:eastAsia="Times New Roman" w:hAnsi="Times New Roman" w:cs="David"/>
          <w:sz w:val="20"/>
          <w:szCs w:val="24"/>
          <w:rtl/>
          <w:lang w:eastAsia="he-IL"/>
        </w:rPr>
        <w:t>חוזה זה.</w:t>
      </w:r>
    </w:p>
    <w:p w14:paraId="56DEF7D6"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אין לו ולא תהינה לו </w:t>
      </w:r>
      <w:r w:rsidRPr="00435A20">
        <w:rPr>
          <w:rFonts w:ascii="Times New Roman" w:eastAsia="Times New Roman" w:hAnsi="Times New Roman" w:cs="David" w:hint="cs"/>
          <w:sz w:val="20"/>
          <w:szCs w:val="24"/>
          <w:rtl/>
          <w:lang w:eastAsia="he-IL"/>
        </w:rPr>
        <w:t xml:space="preserve">כל </w:t>
      </w:r>
      <w:r w:rsidRPr="00435A20">
        <w:rPr>
          <w:rFonts w:ascii="Times New Roman" w:eastAsia="Times New Roman" w:hAnsi="Times New Roman" w:cs="David"/>
          <w:sz w:val="20"/>
          <w:szCs w:val="24"/>
          <w:rtl/>
          <w:lang w:eastAsia="he-IL"/>
        </w:rPr>
        <w:t>תביעות ו/או טענות</w:t>
      </w:r>
      <w:r w:rsidRPr="00435A20">
        <w:rPr>
          <w:rFonts w:ascii="Times New Roman" w:eastAsia="Times New Roman" w:hAnsi="Times New Roman" w:cs="David" w:hint="cs"/>
          <w:sz w:val="20"/>
          <w:szCs w:val="24"/>
          <w:rtl/>
          <w:lang w:eastAsia="he-IL"/>
        </w:rPr>
        <w:t xml:space="preserve"> ו/או דרישות ו/או תלונות</w:t>
      </w:r>
      <w:r w:rsidRPr="00435A20">
        <w:rPr>
          <w:rFonts w:ascii="Times New Roman" w:eastAsia="Times New Roman" w:hAnsi="Times New Roman" w:cs="David"/>
          <w:sz w:val="20"/>
          <w:szCs w:val="24"/>
          <w:rtl/>
          <w:lang w:eastAsia="he-IL"/>
        </w:rPr>
        <w:t xml:space="preserve"> כלפי המזמין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כלפי המתכננים האחרים בגין מסירת העבודות</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כאמור. משמסר המזמין </w:t>
      </w:r>
      <w:r w:rsidRPr="00435A20">
        <w:rPr>
          <w:rFonts w:ascii="Times New Roman" w:eastAsia="Times New Roman" w:hAnsi="Times New Roman" w:cs="David" w:hint="cs"/>
          <w:sz w:val="20"/>
          <w:szCs w:val="24"/>
          <w:rtl/>
          <w:lang w:eastAsia="he-IL"/>
        </w:rPr>
        <w:t xml:space="preserve">את </w:t>
      </w:r>
      <w:r w:rsidRPr="00435A20">
        <w:rPr>
          <w:rFonts w:ascii="Times New Roman" w:eastAsia="Times New Roman" w:hAnsi="Times New Roman" w:cs="David"/>
          <w:sz w:val="20"/>
          <w:szCs w:val="24"/>
          <w:rtl/>
          <w:lang w:eastAsia="he-IL"/>
        </w:rPr>
        <w:t xml:space="preserve">ביצוע </w:t>
      </w:r>
      <w:r w:rsidRPr="00435A20">
        <w:rPr>
          <w:rFonts w:ascii="Times New Roman" w:eastAsia="Times New Roman" w:hAnsi="Times New Roman" w:cs="David" w:hint="cs"/>
          <w:sz w:val="20"/>
          <w:szCs w:val="24"/>
          <w:rtl/>
          <w:lang w:eastAsia="he-IL"/>
        </w:rPr>
        <w:t>ה</w:t>
      </w:r>
      <w:r w:rsidRPr="00435A20">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42D6B933" w14:textId="77777777" w:rsidR="00435A20" w:rsidRPr="00435A20" w:rsidRDefault="00435A20" w:rsidP="008B398D">
      <w:pPr>
        <w:widowControl w:val="0"/>
        <w:numPr>
          <w:ilvl w:val="1"/>
          <w:numId w:val="1"/>
        </w:numPr>
        <w:spacing w:before="0" w:beforeAutospacing="0" w:after="240" w:afterAutospacing="0" w:line="240" w:lineRule="auto"/>
        <w:ind w:left="788" w:right="36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435A20">
        <w:rPr>
          <w:rFonts w:ascii="Times New Roman" w:eastAsia="Times New Roman" w:hAnsi="Times New Roman" w:cs="David"/>
          <w:sz w:val="24"/>
          <w:szCs w:val="24"/>
          <w:lang w:eastAsia="he-IL"/>
        </w:rPr>
        <w:t>view</w:t>
      </w: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hint="cs"/>
          <w:sz w:val="20"/>
          <w:szCs w:val="24"/>
          <w:rtl/>
          <w:lang w:eastAsia="he-IL"/>
        </w:rPr>
        <w:t>", "רמדורנט"</w:t>
      </w:r>
      <w:r w:rsidRPr="00435A20">
        <w:rPr>
          <w:rFonts w:ascii="Times New Roman" w:eastAsia="Times New Roman" w:hAnsi="Times New Roman" w:cs="David"/>
          <w:sz w:val="20"/>
          <w:szCs w:val="24"/>
          <w:rtl/>
          <w:lang w:eastAsia="he-IL"/>
        </w:rPr>
        <w:t xml:space="preserve"> של רמדור או אחרת המאושרת ע"י המזמין ויפעל במערכת זו ללא כל תמורה נוספת</w:t>
      </w:r>
      <w:r w:rsidRPr="00435A20">
        <w:rPr>
          <w:rFonts w:ascii="Times New Roman" w:eastAsia="Times New Roman" w:hAnsi="Times New Roman" w:cs="David" w:hint="cs"/>
          <w:sz w:val="20"/>
          <w:szCs w:val="24"/>
          <w:rtl/>
          <w:lang w:eastAsia="he-IL"/>
        </w:rPr>
        <w:t>.</w:t>
      </w:r>
    </w:p>
    <w:p w14:paraId="428BC3A0" w14:textId="77777777" w:rsidR="00435A20" w:rsidRPr="00435A20" w:rsidRDefault="00435A20" w:rsidP="008B398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u w:val="single"/>
          <w:rtl/>
          <w:lang w:eastAsia="he-IL"/>
        </w:rPr>
        <w:t>צוות עובדים ואמצעים</w:t>
      </w:r>
    </w:p>
    <w:p w14:paraId="06DCB2C3"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מתחייב</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במשך כל תקופת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שרותי המתכנן יקיים משרד מאויש</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מאורגן ומצויד</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באופן שיאפשר </w:t>
      </w:r>
      <w:r w:rsidRPr="00435A20">
        <w:rPr>
          <w:rFonts w:ascii="Times New Roman" w:eastAsia="Times New Roman" w:hAnsi="Times New Roman" w:cs="David" w:hint="cs"/>
          <w:sz w:val="20"/>
          <w:szCs w:val="24"/>
          <w:rtl/>
          <w:lang w:eastAsia="he-IL"/>
        </w:rPr>
        <w:t xml:space="preserve">את </w:t>
      </w:r>
      <w:r w:rsidRPr="00435A20">
        <w:rPr>
          <w:rFonts w:ascii="Times New Roman" w:eastAsia="Times New Roman" w:hAnsi="Times New Roman" w:cs="David"/>
          <w:sz w:val="20"/>
          <w:szCs w:val="24"/>
          <w:rtl/>
          <w:lang w:eastAsia="he-IL"/>
        </w:rPr>
        <w:t>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 המתכנן בהתאם להוראות חוזה זה.</w:t>
      </w:r>
    </w:p>
    <w:p w14:paraId="5BC289F3"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lastRenderedPageBreak/>
        <w:t>המתכנן מתחייב</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שהרכבם המספרי והמקצועי של צוות עובדיו, כמפורט בנספח </w:t>
      </w:r>
      <w:r w:rsidRPr="00435A20">
        <w:rPr>
          <w:rFonts w:ascii="Times New Roman" w:eastAsia="Times New Roman" w:hAnsi="Times New Roman" w:cs="David"/>
          <w:bCs/>
          <w:sz w:val="20"/>
          <w:szCs w:val="24"/>
          <w:rtl/>
          <w:lang w:eastAsia="he-IL"/>
        </w:rPr>
        <w:t>א'</w:t>
      </w:r>
      <w:r w:rsidRPr="00435A20">
        <w:rPr>
          <w:rFonts w:ascii="Times New Roman" w:eastAsia="Times New Roman" w:hAnsi="Times New Roman" w:cs="David" w:hint="cs"/>
          <w:bCs/>
          <w:sz w:val="20"/>
          <w:szCs w:val="24"/>
          <w:rtl/>
          <w:lang w:eastAsia="he-IL"/>
        </w:rPr>
        <w:t xml:space="preserve"> </w:t>
      </w:r>
      <w:r w:rsidRPr="00435A20">
        <w:rPr>
          <w:rFonts w:ascii="Times New Roman" w:eastAsia="Times New Roman" w:hAnsi="Times New Roman" w:cs="David" w:hint="cs"/>
          <w:b/>
          <w:sz w:val="20"/>
          <w:szCs w:val="24"/>
          <w:rtl/>
          <w:lang w:eastAsia="he-IL"/>
        </w:rPr>
        <w:t>המצ"ב,</w:t>
      </w:r>
      <w:r w:rsidRPr="00435A20">
        <w:rPr>
          <w:rFonts w:ascii="Times New Roman" w:eastAsia="Times New Roman" w:hAnsi="Times New Roman" w:cs="David"/>
          <w:sz w:val="20"/>
          <w:szCs w:val="24"/>
          <w:rtl/>
          <w:lang w:eastAsia="he-IL"/>
        </w:rPr>
        <w:t xml:space="preserve"> יתאים לביצוע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 המתכנן ברמה ובמועדים</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51332870"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435A20">
        <w:rPr>
          <w:rFonts w:ascii="Times New Roman" w:eastAsia="Times New Roman" w:hAnsi="Times New Roman" w:cs="David" w:hint="cs"/>
          <w:sz w:val="20"/>
          <w:szCs w:val="24"/>
          <w:rtl/>
          <w:lang w:eastAsia="he-IL"/>
        </w:rPr>
        <w:t xml:space="preserve">המוחלט </w:t>
      </w:r>
      <w:r w:rsidRPr="00435A20">
        <w:rPr>
          <w:rFonts w:ascii="Times New Roman" w:eastAsia="Times New Roman" w:hAnsi="Times New Roman" w:cs="David"/>
          <w:sz w:val="20"/>
          <w:szCs w:val="24"/>
          <w:rtl/>
          <w:lang w:eastAsia="he-IL"/>
        </w:rPr>
        <w:t>- להורות למתכנן מ</w:t>
      </w:r>
      <w:r w:rsidRPr="00435A20">
        <w:rPr>
          <w:rFonts w:ascii="Times New Roman" w:eastAsia="Times New Roman" w:hAnsi="Times New Roman" w:cs="David" w:hint="cs"/>
          <w:sz w:val="20"/>
          <w:szCs w:val="24"/>
          <w:rtl/>
          <w:lang w:eastAsia="he-IL"/>
        </w:rPr>
        <w:t>עת לעת,</w:t>
      </w:r>
      <w:r w:rsidRPr="00435A20">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בהוראותיו.</w:t>
      </w:r>
    </w:p>
    <w:p w14:paraId="32A31F83"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מוסכם בזה</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במשך כל תקופת החוזה יהיה האדריכל ו/או המהנדס ו/או </w:t>
      </w:r>
      <w:r w:rsidR="000817A9">
        <w:rPr>
          <w:rFonts w:ascii="Times New Roman" w:eastAsia="Times New Roman" w:hAnsi="Times New Roman" w:cs="David"/>
          <w:sz w:val="20"/>
          <w:szCs w:val="24"/>
          <w:rtl/>
          <w:lang w:eastAsia="he-IL"/>
        </w:rPr>
        <w:t>המתכנן</w:t>
      </w:r>
      <w:r w:rsidRPr="00435A20">
        <w:rPr>
          <w:rFonts w:ascii="Times New Roman" w:eastAsia="Times New Roman" w:hAnsi="Times New Roman" w:cs="David"/>
          <w:sz w:val="20"/>
          <w:szCs w:val="24"/>
          <w:rtl/>
          <w:lang w:eastAsia="he-IL"/>
        </w:rPr>
        <w:t xml:space="preserve"> הנקוב בנספח </w:t>
      </w:r>
      <w:r w:rsidRPr="00435A20">
        <w:rPr>
          <w:rFonts w:ascii="Times New Roman" w:eastAsia="Times New Roman" w:hAnsi="Times New Roman" w:cs="David"/>
          <w:bCs/>
          <w:sz w:val="20"/>
          <w:szCs w:val="24"/>
          <w:rtl/>
          <w:lang w:eastAsia="he-IL"/>
        </w:rPr>
        <w:t>א'</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המצ"ב</w:t>
      </w:r>
      <w:r w:rsidRPr="00435A20">
        <w:rPr>
          <w:rFonts w:ascii="Times New Roman" w:eastAsia="Times New Roman" w:hAnsi="Times New Roman" w:cs="David"/>
          <w:sz w:val="20"/>
          <w:szCs w:val="24"/>
          <w:rtl/>
          <w:lang w:eastAsia="he-IL"/>
        </w:rPr>
        <w:t>, מנהלו הראשי של המתכנן למטרת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xml:space="preserve"> (להלן: "</w:t>
      </w:r>
      <w:r w:rsidRPr="00435A20">
        <w:rPr>
          <w:rFonts w:ascii="Times New Roman" w:eastAsia="Times New Roman" w:hAnsi="Times New Roman" w:cs="David"/>
          <w:b/>
          <w:bCs/>
          <w:sz w:val="20"/>
          <w:szCs w:val="24"/>
          <w:rtl/>
          <w:lang w:eastAsia="he-IL"/>
        </w:rPr>
        <w:t>המנהל הראשי</w:t>
      </w:r>
      <w:r w:rsidRPr="00435A20">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435A20">
        <w:rPr>
          <w:rFonts w:ascii="Times New Roman" w:eastAsia="Times New Roman" w:hAnsi="Times New Roman" w:cs="David" w:hint="cs"/>
          <w:sz w:val="20"/>
          <w:szCs w:val="24"/>
          <w:rtl/>
          <w:lang w:eastAsia="he-IL"/>
        </w:rPr>
        <w:t xml:space="preserve"> מראש ובכתב</w:t>
      </w:r>
      <w:r w:rsidRPr="00435A20">
        <w:rPr>
          <w:rFonts w:ascii="Times New Roman" w:eastAsia="Times New Roman" w:hAnsi="Times New Roman" w:cs="David"/>
          <w:sz w:val="20"/>
          <w:szCs w:val="24"/>
          <w:rtl/>
          <w:lang w:eastAsia="he-IL"/>
        </w:rPr>
        <w:t>.</w:t>
      </w:r>
    </w:p>
    <w:p w14:paraId="36FCC1BA" w14:textId="77777777" w:rsidR="00435A20" w:rsidRPr="00435A20" w:rsidRDefault="00435A20" w:rsidP="008B398D">
      <w:pPr>
        <w:widowControl w:val="0"/>
        <w:spacing w:before="0" w:beforeAutospacing="0" w:after="200" w:afterAutospacing="0" w:line="240" w:lineRule="auto"/>
        <w:ind w:left="792"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w:t>
      </w:r>
      <w:r w:rsidRPr="00435A20">
        <w:rPr>
          <w:rFonts w:ascii="Times New Roman" w:eastAsia="Times New Roman" w:hAnsi="Times New Roman" w:cs="David" w:hint="cs"/>
          <w:sz w:val="20"/>
          <w:szCs w:val="24"/>
          <w:rtl/>
          <w:lang w:eastAsia="he-IL"/>
        </w:rPr>
        <w:t>צהיר, כי ידוע לו, ש</w:t>
      </w:r>
      <w:r w:rsidRPr="00435A20">
        <w:rPr>
          <w:rFonts w:ascii="Times New Roman" w:eastAsia="Times New Roman" w:hAnsi="Times New Roman" w:cs="David"/>
          <w:sz w:val="20"/>
          <w:szCs w:val="24"/>
          <w:rtl/>
          <w:lang w:eastAsia="he-IL"/>
        </w:rPr>
        <w:t>במשך כל ת</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קפ</w:t>
      </w:r>
      <w:r w:rsidRPr="00435A20">
        <w:rPr>
          <w:rFonts w:ascii="Times New Roman" w:eastAsia="Times New Roman" w:hAnsi="Times New Roman" w:cs="David" w:hint="cs"/>
          <w:sz w:val="20"/>
          <w:szCs w:val="24"/>
          <w:rtl/>
          <w:lang w:eastAsia="he-IL"/>
        </w:rPr>
        <w:t>ו של</w:t>
      </w:r>
      <w:r w:rsidRPr="00435A20">
        <w:rPr>
          <w:rFonts w:ascii="Times New Roman" w:eastAsia="Times New Roman" w:hAnsi="Times New Roman" w:cs="David"/>
          <w:sz w:val="20"/>
          <w:szCs w:val="24"/>
          <w:rtl/>
          <w:lang w:eastAsia="he-IL"/>
        </w:rPr>
        <w:t xml:space="preserve">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xml:space="preserve"> יעמוד המנהל הראשי בראשו, יהיה מעורב אישית בב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 התכנון. מבלי לגרוע מהתחייבויות המתכנן כמתחייב מ</w:t>
      </w:r>
      <w:r w:rsidRPr="00435A20">
        <w:rPr>
          <w:rFonts w:ascii="Times New Roman" w:eastAsia="Times New Roman" w:hAnsi="Times New Roman" w:cs="David" w:hint="cs"/>
          <w:sz w:val="20"/>
          <w:szCs w:val="24"/>
          <w:rtl/>
          <w:lang w:eastAsia="he-IL"/>
        </w:rPr>
        <w:t>חוזה זה,</w:t>
      </w:r>
      <w:r w:rsidRPr="00435A20">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19A0CDF2" w14:textId="77777777" w:rsidR="00435A20" w:rsidRPr="00435A20" w:rsidRDefault="00435A20" w:rsidP="008B398D">
      <w:pPr>
        <w:widowControl w:val="0"/>
        <w:numPr>
          <w:ilvl w:val="1"/>
          <w:numId w:val="1"/>
        </w:numPr>
        <w:spacing w:before="0" w:beforeAutospacing="0" w:after="200" w:afterAutospacing="0" w:line="240" w:lineRule="auto"/>
        <w:ind w:left="788" w:right="360" w:hanging="431"/>
        <w:jc w:val="both"/>
        <w:rPr>
          <w:rFonts w:ascii="Times New Roman" w:eastAsia="Times New Roman" w:hAnsi="Times New Roman" w:cs="David"/>
          <w:sz w:val="20"/>
          <w:szCs w:val="24"/>
          <w:lang w:eastAsia="he-IL"/>
        </w:rPr>
      </w:pPr>
    </w:p>
    <w:p w14:paraId="49097A6E"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 xml:space="preserve">המזמין רשאי </w:t>
      </w:r>
      <w:r w:rsidRPr="00435A20">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435A20">
        <w:rPr>
          <w:rFonts w:ascii="Times New Roman" w:eastAsia="Times New Roman" w:hAnsi="Times New Roman" w:cs="David" w:hint="cs"/>
          <w:sz w:val="20"/>
          <w:szCs w:val="24"/>
          <w:rtl/>
          <w:lang w:eastAsia="he-IL"/>
        </w:rPr>
        <w:t xml:space="preserve">אחר </w:t>
      </w:r>
      <w:r w:rsidRPr="00435A20">
        <w:rPr>
          <w:rFonts w:ascii="Times New Roman" w:eastAsia="Times New Roman" w:hAnsi="Times New Roman" w:cs="David"/>
          <w:sz w:val="20"/>
          <w:szCs w:val="24"/>
          <w:rtl/>
          <w:lang w:eastAsia="he-IL"/>
        </w:rPr>
        <w:t>דרישת המזמין לאלתר.</w:t>
      </w:r>
    </w:p>
    <w:p w14:paraId="0BAAACAC"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החלטות המזמין בדבר א</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שור ו/או החלפת עובד מעובדי המתכנן תינתנה לפי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קול דעתו המוחלט</w:t>
      </w:r>
      <w:r w:rsidRPr="00435A20">
        <w:rPr>
          <w:rFonts w:ascii="Times New Roman" w:eastAsia="Times New Roman" w:hAnsi="Times New Roman" w:cs="David" w:hint="cs"/>
          <w:sz w:val="20"/>
          <w:szCs w:val="24"/>
          <w:rtl/>
          <w:lang w:eastAsia="he-IL"/>
        </w:rPr>
        <w:t xml:space="preserve"> של המזמין</w:t>
      </w:r>
      <w:r w:rsidRPr="00435A20">
        <w:rPr>
          <w:rFonts w:ascii="Times New Roman" w:eastAsia="Times New Roman" w:hAnsi="Times New Roman" w:cs="David"/>
          <w:sz w:val="20"/>
          <w:szCs w:val="24"/>
          <w:rtl/>
          <w:lang w:eastAsia="he-IL"/>
        </w:rPr>
        <w:t xml:space="preserve"> וללא צורך במתן נימוקים</w:t>
      </w:r>
      <w:r w:rsidRPr="00435A20">
        <w:rPr>
          <w:rFonts w:ascii="Times New Roman" w:eastAsia="Times New Roman" w:hAnsi="Times New Roman" w:cs="David" w:hint="cs"/>
          <w:sz w:val="20"/>
          <w:szCs w:val="24"/>
          <w:rtl/>
          <w:lang w:eastAsia="he-IL"/>
        </w:rPr>
        <w:t xml:space="preserve"> כאלה ואחרים</w:t>
      </w:r>
      <w:r w:rsidRPr="00435A20">
        <w:rPr>
          <w:rFonts w:ascii="Times New Roman" w:eastAsia="Times New Roman" w:hAnsi="Times New Roman" w:cs="David"/>
          <w:sz w:val="20"/>
          <w:szCs w:val="24"/>
          <w:rtl/>
          <w:lang w:eastAsia="he-IL"/>
        </w:rPr>
        <w:t>. אין בהחלטות אלה</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כדי לשחרר את המתכנן מאי</w:t>
      </w:r>
      <w:r w:rsidRPr="00435A20">
        <w:rPr>
          <w:rFonts w:ascii="Times New Roman" w:eastAsia="Times New Roman" w:hAnsi="Times New Roman" w:cs="David" w:hint="cs"/>
          <w:sz w:val="20"/>
          <w:szCs w:val="24"/>
          <w:rtl/>
          <w:lang w:eastAsia="he-IL"/>
        </w:rPr>
        <w:t>לו</w:t>
      </w:r>
      <w:r w:rsidRPr="00435A20">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435A20">
        <w:rPr>
          <w:rFonts w:ascii="Times New Roman" w:eastAsia="Times New Roman" w:hAnsi="Times New Roman" w:cs="David" w:hint="cs"/>
          <w:sz w:val="20"/>
          <w:szCs w:val="24"/>
          <w:rtl/>
          <w:lang w:eastAsia="he-IL"/>
        </w:rPr>
        <w:t xml:space="preserve"> ו/או חבות</w:t>
      </w:r>
      <w:r w:rsidRPr="00435A20">
        <w:rPr>
          <w:rFonts w:ascii="Times New Roman" w:eastAsia="Times New Roman" w:hAnsi="Times New Roman" w:cs="David"/>
          <w:sz w:val="20"/>
          <w:szCs w:val="24"/>
          <w:rtl/>
          <w:lang w:eastAsia="he-IL"/>
        </w:rPr>
        <w:t xml:space="preserve"> שהיא.</w:t>
      </w:r>
    </w:p>
    <w:p w14:paraId="2DAF0CBD" w14:textId="77777777" w:rsidR="00435A20" w:rsidRPr="00435A20" w:rsidRDefault="00435A20" w:rsidP="008B398D">
      <w:pPr>
        <w:widowControl w:val="0"/>
        <w:numPr>
          <w:ilvl w:val="1"/>
          <w:numId w:val="1"/>
        </w:numPr>
        <w:spacing w:before="0" w:beforeAutospacing="0" w:after="240" w:afterAutospacing="0" w:line="240" w:lineRule="auto"/>
        <w:ind w:left="788" w:right="36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מתחייב</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לצייד על חשבונו את צוות עובדיו בכל הציוד הדרוש לב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צוע שרותי המתכנן. </w:t>
      </w:r>
      <w:r w:rsidRPr="00435A20">
        <w:rPr>
          <w:rFonts w:ascii="Times New Roman" w:eastAsia="Times New Roman" w:hAnsi="Times New Roman" w:cs="David" w:hint="cs"/>
          <w:sz w:val="20"/>
          <w:szCs w:val="24"/>
          <w:rtl/>
          <w:lang w:eastAsia="he-IL"/>
        </w:rPr>
        <w:t>האחריות בגין אחזקת</w:t>
      </w:r>
      <w:r w:rsidRPr="00435A20">
        <w:rPr>
          <w:rFonts w:ascii="Times New Roman" w:eastAsia="Times New Roman" w:hAnsi="Times New Roman" w:cs="David"/>
          <w:sz w:val="20"/>
          <w:szCs w:val="24"/>
          <w:rtl/>
          <w:lang w:eastAsia="he-IL"/>
        </w:rPr>
        <w:t xml:space="preserve"> ושמיר</w:t>
      </w:r>
      <w:r w:rsidRPr="00435A20">
        <w:rPr>
          <w:rFonts w:ascii="Times New Roman" w:eastAsia="Times New Roman" w:hAnsi="Times New Roman" w:cs="David" w:hint="cs"/>
          <w:sz w:val="20"/>
          <w:szCs w:val="24"/>
          <w:rtl/>
          <w:lang w:eastAsia="he-IL"/>
        </w:rPr>
        <w:t>ת</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ה</w:t>
      </w:r>
      <w:r w:rsidRPr="00435A20">
        <w:rPr>
          <w:rFonts w:ascii="Times New Roman" w:eastAsia="Times New Roman" w:hAnsi="Times New Roman" w:cs="David"/>
          <w:sz w:val="20"/>
          <w:szCs w:val="24"/>
          <w:rtl/>
          <w:lang w:eastAsia="he-IL"/>
        </w:rPr>
        <w:t>ציוד</w:t>
      </w:r>
      <w:r w:rsidRPr="00435A20">
        <w:rPr>
          <w:rFonts w:ascii="Times New Roman" w:eastAsia="Times New Roman" w:hAnsi="Times New Roman" w:cs="David" w:hint="cs"/>
          <w:sz w:val="20"/>
          <w:szCs w:val="24"/>
          <w:rtl/>
          <w:lang w:eastAsia="he-IL"/>
        </w:rPr>
        <w:t xml:space="preserve"> כאמור,</w:t>
      </w:r>
      <w:r w:rsidRPr="00435A20">
        <w:rPr>
          <w:rFonts w:ascii="Times New Roman" w:eastAsia="Times New Roman" w:hAnsi="Times New Roman" w:cs="David"/>
          <w:sz w:val="20"/>
          <w:szCs w:val="24"/>
          <w:rtl/>
          <w:lang w:eastAsia="he-IL"/>
        </w:rPr>
        <w:t xml:space="preserve"> תהיה בידי המתכנן ועל חשבונו, והמזמין לא </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ישא בכל אחריות </w:t>
      </w:r>
      <w:r w:rsidRPr="00435A20">
        <w:rPr>
          <w:rFonts w:ascii="Times New Roman" w:eastAsia="Times New Roman" w:hAnsi="Times New Roman" w:cs="David" w:hint="cs"/>
          <w:sz w:val="20"/>
          <w:szCs w:val="24"/>
          <w:rtl/>
          <w:lang w:eastAsia="he-IL"/>
        </w:rPr>
        <w:t xml:space="preserve">ו/או חבות </w:t>
      </w:r>
      <w:r w:rsidRPr="00435A20">
        <w:rPr>
          <w:rFonts w:ascii="Times New Roman" w:eastAsia="Times New Roman" w:hAnsi="Times New Roman" w:cs="David"/>
          <w:sz w:val="20"/>
          <w:szCs w:val="24"/>
          <w:rtl/>
          <w:lang w:eastAsia="he-IL"/>
        </w:rPr>
        <w:t>בגין א</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בדן </w:t>
      </w:r>
      <w:r w:rsidRPr="00435A20">
        <w:rPr>
          <w:rFonts w:ascii="Times New Roman" w:eastAsia="Times New Roman" w:hAnsi="Times New Roman" w:cs="David" w:hint="cs"/>
          <w:sz w:val="20"/>
          <w:szCs w:val="24"/>
          <w:rtl/>
          <w:lang w:eastAsia="he-IL"/>
        </w:rPr>
        <w:t>ן/</w:t>
      </w:r>
      <w:r w:rsidRPr="00435A20">
        <w:rPr>
          <w:rFonts w:ascii="Times New Roman" w:eastAsia="Times New Roman" w:hAnsi="Times New Roman" w:cs="David"/>
          <w:sz w:val="20"/>
          <w:szCs w:val="24"/>
          <w:rtl/>
          <w:lang w:eastAsia="he-IL"/>
        </w:rPr>
        <w:t>או נזק</w:t>
      </w:r>
      <w:r w:rsidRPr="00435A20">
        <w:rPr>
          <w:rFonts w:ascii="Times New Roman" w:eastAsia="Times New Roman" w:hAnsi="Times New Roman" w:cs="David" w:hint="cs"/>
          <w:sz w:val="20"/>
          <w:szCs w:val="24"/>
          <w:rtl/>
          <w:lang w:eastAsia="he-IL"/>
        </w:rPr>
        <w:t xml:space="preserve"> ו/או קלקול</w:t>
      </w:r>
      <w:r w:rsidRPr="00435A20">
        <w:rPr>
          <w:rFonts w:ascii="Times New Roman" w:eastAsia="Times New Roman" w:hAnsi="Times New Roman" w:cs="David"/>
          <w:sz w:val="20"/>
          <w:szCs w:val="24"/>
          <w:rtl/>
          <w:lang w:eastAsia="he-IL"/>
        </w:rPr>
        <w:t xml:space="preserve"> כלשהו לציוד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לכל חלק ממנו מכל סיבה שהיא.</w:t>
      </w:r>
    </w:p>
    <w:p w14:paraId="2F8888BA" w14:textId="77777777" w:rsidR="00435A20" w:rsidRPr="00435A20" w:rsidRDefault="00435A20" w:rsidP="008B398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u w:val="single"/>
          <w:rtl/>
          <w:lang w:eastAsia="he-IL"/>
        </w:rPr>
        <w:t>סמכויות המתכנן</w:t>
      </w:r>
    </w:p>
    <w:p w14:paraId="23F207C9"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במגעים עם רשויות מוסמכות</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לרבות עם הרשות המקומית</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בכל הנוגע לש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 המתכנן וכל הכרוך בכך</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ובלבד:</w:t>
      </w:r>
    </w:p>
    <w:p w14:paraId="1721770C"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שהמתכנן לא יגיש תכניות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תיקונים לתכניות לא</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שור הרשויות המוסמכות</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אלא אם כן אושרו קודם לכן</w:t>
      </w:r>
      <w:r w:rsidRPr="00435A20">
        <w:rPr>
          <w:rFonts w:ascii="Times New Roman" w:eastAsia="Times New Roman" w:hAnsi="Times New Roman" w:cs="David" w:hint="cs"/>
          <w:sz w:val="20"/>
          <w:szCs w:val="24"/>
          <w:rtl/>
          <w:lang w:eastAsia="he-IL"/>
        </w:rPr>
        <w:t>, מראש ובכתב,</w:t>
      </w:r>
      <w:r w:rsidRPr="00435A20">
        <w:rPr>
          <w:rFonts w:ascii="Times New Roman" w:eastAsia="Times New Roman" w:hAnsi="Times New Roman" w:cs="David"/>
          <w:sz w:val="20"/>
          <w:szCs w:val="24"/>
          <w:rtl/>
          <w:lang w:eastAsia="he-IL"/>
        </w:rPr>
        <w:t xml:space="preserve"> ע"י המזמין.</w:t>
      </w:r>
    </w:p>
    <w:p w14:paraId="79E0D6B5"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הכרוך בהתחייבות חוקית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כספית</w:t>
      </w:r>
      <w:r w:rsidRPr="00435A20">
        <w:rPr>
          <w:rFonts w:ascii="Times New Roman" w:eastAsia="Times New Roman" w:hAnsi="Times New Roman" w:cs="David" w:hint="cs"/>
          <w:sz w:val="20"/>
          <w:szCs w:val="24"/>
          <w:rtl/>
          <w:lang w:eastAsia="he-IL"/>
        </w:rPr>
        <w:t xml:space="preserve"> ו/או אחרת,</w:t>
      </w:r>
      <w:r w:rsidRPr="00435A20">
        <w:rPr>
          <w:rFonts w:ascii="Times New Roman" w:eastAsia="Times New Roman" w:hAnsi="Times New Roman" w:cs="David"/>
          <w:sz w:val="20"/>
          <w:szCs w:val="24"/>
          <w:rtl/>
          <w:lang w:eastAsia="he-IL"/>
        </w:rPr>
        <w:t xml:space="preserve"> אלא בא</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שורו של המזמין</w:t>
      </w:r>
      <w:r w:rsidRPr="00435A20">
        <w:rPr>
          <w:rFonts w:ascii="Times New Roman" w:eastAsia="Times New Roman" w:hAnsi="Times New Roman" w:cs="David" w:hint="cs"/>
          <w:sz w:val="20"/>
          <w:szCs w:val="24"/>
          <w:rtl/>
          <w:lang w:eastAsia="he-IL"/>
        </w:rPr>
        <w:t xml:space="preserve"> מראש ובכתב</w:t>
      </w:r>
      <w:r w:rsidRPr="00435A20">
        <w:rPr>
          <w:rFonts w:ascii="Times New Roman" w:eastAsia="Times New Roman" w:hAnsi="Times New Roman" w:cs="David"/>
          <w:sz w:val="20"/>
          <w:szCs w:val="24"/>
          <w:rtl/>
          <w:lang w:eastAsia="he-IL"/>
        </w:rPr>
        <w:t>.</w:t>
      </w:r>
    </w:p>
    <w:p w14:paraId="4199C54E" w14:textId="77777777" w:rsidR="00435A20" w:rsidRPr="00435A20" w:rsidRDefault="00435A20" w:rsidP="008B398D">
      <w:pPr>
        <w:widowControl w:val="0"/>
        <w:numPr>
          <w:ilvl w:val="1"/>
          <w:numId w:val="1"/>
        </w:numPr>
        <w:spacing w:before="0" w:beforeAutospacing="0" w:after="240" w:afterAutospacing="0" w:line="240" w:lineRule="auto"/>
        <w:ind w:left="788" w:right="36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זולת אם</w:t>
      </w:r>
      <w:r w:rsidRPr="00435A20">
        <w:rPr>
          <w:rFonts w:ascii="Times New Roman" w:eastAsia="Times New Roman" w:hAnsi="Times New Roman" w:cs="David"/>
          <w:sz w:val="20"/>
          <w:szCs w:val="24"/>
          <w:rtl/>
          <w:lang w:eastAsia="he-IL"/>
        </w:rPr>
        <w:t xml:space="preserve"> יוסמך לכך ע"י המזמין </w:t>
      </w:r>
      <w:r w:rsidRPr="00435A20">
        <w:rPr>
          <w:rFonts w:ascii="Times New Roman" w:eastAsia="Times New Roman" w:hAnsi="Times New Roman" w:cs="David" w:hint="cs"/>
          <w:sz w:val="20"/>
          <w:szCs w:val="24"/>
          <w:rtl/>
          <w:lang w:eastAsia="he-IL"/>
        </w:rPr>
        <w:t>מראש ו</w:t>
      </w:r>
      <w:r w:rsidRPr="00435A20">
        <w:rPr>
          <w:rFonts w:ascii="Times New Roman" w:eastAsia="Times New Roman" w:hAnsi="Times New Roman" w:cs="David"/>
          <w:sz w:val="20"/>
          <w:szCs w:val="24"/>
          <w:rtl/>
          <w:lang w:eastAsia="he-IL"/>
        </w:rPr>
        <w:t>בכתב</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לא יהיה המתכנן רשאי ליתן הוראות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הנחיות</w:t>
      </w:r>
      <w:r w:rsidRPr="00435A20">
        <w:rPr>
          <w:rFonts w:ascii="Times New Roman" w:eastAsia="Times New Roman" w:hAnsi="Times New Roman" w:cs="David" w:hint="cs"/>
          <w:sz w:val="20"/>
          <w:szCs w:val="24"/>
          <w:rtl/>
          <w:lang w:eastAsia="he-IL"/>
        </w:rPr>
        <w:t>, בין</w:t>
      </w:r>
      <w:r w:rsidRPr="00435A20">
        <w:rPr>
          <w:rFonts w:ascii="Times New Roman" w:eastAsia="Times New Roman" w:hAnsi="Times New Roman" w:cs="David"/>
          <w:sz w:val="20"/>
          <w:szCs w:val="24"/>
          <w:rtl/>
          <w:lang w:eastAsia="he-IL"/>
        </w:rPr>
        <w:t xml:space="preserve"> במישרין</w:t>
      </w:r>
      <w:r w:rsidRPr="00435A20">
        <w:rPr>
          <w:rFonts w:ascii="Times New Roman" w:eastAsia="Times New Roman" w:hAnsi="Times New Roman" w:cs="David" w:hint="cs"/>
          <w:sz w:val="20"/>
          <w:szCs w:val="24"/>
          <w:rtl/>
          <w:lang w:eastAsia="he-IL"/>
        </w:rPr>
        <w:t xml:space="preserve"> ובין בעקיפין,</w:t>
      </w:r>
      <w:r w:rsidRPr="00435A20">
        <w:rPr>
          <w:rFonts w:ascii="Times New Roman" w:eastAsia="Times New Roman" w:hAnsi="Times New Roman" w:cs="David"/>
          <w:sz w:val="20"/>
          <w:szCs w:val="24"/>
          <w:rtl/>
          <w:lang w:eastAsia="he-IL"/>
        </w:rPr>
        <w:t xml:space="preserve"> לקבלן הראשי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לקבלן העבודות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לנהל עמם מו"מ ביחס למחירים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w:t>
      </w:r>
      <w:r w:rsidRPr="00435A20">
        <w:rPr>
          <w:rFonts w:ascii="Times New Roman" w:eastAsia="Times New Roman" w:hAnsi="Times New Roman" w:cs="David" w:hint="cs"/>
          <w:sz w:val="20"/>
          <w:szCs w:val="24"/>
          <w:rtl/>
          <w:lang w:eastAsia="he-IL"/>
        </w:rPr>
        <w:t>ל</w:t>
      </w:r>
      <w:r w:rsidRPr="00435A20">
        <w:rPr>
          <w:rFonts w:ascii="Times New Roman" w:eastAsia="Times New Roman" w:hAnsi="Times New Roman" w:cs="David"/>
          <w:sz w:val="20"/>
          <w:szCs w:val="24"/>
          <w:rtl/>
          <w:lang w:eastAsia="he-IL"/>
        </w:rPr>
        <w:t>דרכי ביצוע הכרוכים בש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נוי מחירים</w:t>
      </w:r>
      <w:r w:rsidRPr="00435A20">
        <w:rPr>
          <w:rFonts w:ascii="Times New Roman" w:eastAsia="Times New Roman" w:hAnsi="Times New Roman" w:cs="David" w:hint="cs"/>
          <w:sz w:val="20"/>
          <w:szCs w:val="24"/>
          <w:rtl/>
          <w:lang w:eastAsia="he-IL"/>
        </w:rPr>
        <w:t xml:space="preserve"> ו/או כמויות</w:t>
      </w:r>
      <w:r w:rsidRPr="00435A20">
        <w:rPr>
          <w:rFonts w:ascii="Times New Roman" w:eastAsia="Times New Roman" w:hAnsi="Times New Roman" w:cs="David"/>
          <w:sz w:val="20"/>
          <w:szCs w:val="24"/>
          <w:rtl/>
          <w:lang w:eastAsia="he-IL"/>
        </w:rPr>
        <w:t>, אלא באמצעות המזמין או המנהל.</w:t>
      </w:r>
    </w:p>
    <w:p w14:paraId="43331C60" w14:textId="77777777" w:rsidR="00435A20" w:rsidRPr="00435A20" w:rsidRDefault="00435A20" w:rsidP="008B398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u w:val="single"/>
          <w:rtl/>
          <w:lang w:eastAsia="he-IL"/>
        </w:rPr>
        <w:lastRenderedPageBreak/>
        <w:t>סמכויות המנהל</w:t>
      </w:r>
    </w:p>
    <w:p w14:paraId="1AD45CF4"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המנהל רשאי לבדוק</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בכל עת</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את שרותי המתכנן כולם או </w:t>
      </w:r>
      <w:r w:rsidRPr="00435A20">
        <w:rPr>
          <w:rFonts w:ascii="Times New Roman" w:eastAsia="Times New Roman" w:hAnsi="Times New Roman" w:cs="David" w:hint="cs"/>
          <w:sz w:val="20"/>
          <w:szCs w:val="24"/>
          <w:rtl/>
          <w:lang w:eastAsia="he-IL"/>
        </w:rPr>
        <w:t>מקצתם</w:t>
      </w:r>
      <w:r w:rsidRPr="00435A20">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w:t>
      </w:r>
      <w:r w:rsidRPr="00435A20">
        <w:rPr>
          <w:rFonts w:ascii="Times New Roman" w:eastAsia="Times New Roman" w:hAnsi="Times New Roman" w:cs="David" w:hint="cs"/>
          <w:sz w:val="20"/>
          <w:szCs w:val="24"/>
          <w:rtl/>
          <w:lang w:eastAsia="he-IL"/>
        </w:rPr>
        <w:t xml:space="preserve">על ידי מי </w:t>
      </w:r>
      <w:r w:rsidRPr="00435A20">
        <w:rPr>
          <w:rFonts w:ascii="Times New Roman" w:eastAsia="Times New Roman" w:hAnsi="Times New Roman" w:cs="David"/>
          <w:sz w:val="20"/>
          <w:szCs w:val="24"/>
          <w:rtl/>
          <w:lang w:eastAsia="he-IL"/>
        </w:rPr>
        <w:t>מטעמו. כן רשאי המנהל</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5FFEBA74"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435A20">
        <w:rPr>
          <w:rFonts w:ascii="Times New Roman" w:eastAsia="Times New Roman" w:hAnsi="Times New Roman" w:cs="David"/>
          <w:bCs/>
          <w:sz w:val="20"/>
          <w:szCs w:val="24"/>
          <w:rtl/>
          <w:lang w:eastAsia="he-IL"/>
        </w:rPr>
        <w:t>א'</w:t>
      </w:r>
      <w:r w:rsidRPr="00435A20">
        <w:rPr>
          <w:rFonts w:ascii="Times New Roman" w:eastAsia="Times New Roman" w:hAnsi="Times New Roman" w:cs="David" w:hint="cs"/>
          <w:b/>
          <w:sz w:val="20"/>
          <w:szCs w:val="24"/>
          <w:rtl/>
          <w:lang w:eastAsia="he-IL"/>
        </w:rPr>
        <w:t xml:space="preserve"> המצ"ב</w:t>
      </w:r>
      <w:r w:rsidRPr="00435A20">
        <w:rPr>
          <w:rFonts w:ascii="Times New Roman" w:eastAsia="Times New Roman" w:hAnsi="Times New Roman" w:cs="David"/>
          <w:sz w:val="20"/>
          <w:szCs w:val="24"/>
          <w:rtl/>
          <w:lang w:eastAsia="he-IL"/>
        </w:rPr>
        <w:t>.</w:t>
      </w:r>
    </w:p>
    <w:p w14:paraId="4A43EEB9"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לצורך הפעלת סמכויותיו</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רשאי המנהל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מי מטעמו לבקר במשרד המתכנן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בכל מקום אחר</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435A20">
        <w:rPr>
          <w:rFonts w:ascii="Times New Roman" w:eastAsia="Times New Roman" w:hAnsi="Times New Roman" w:cs="David" w:hint="cs"/>
          <w:sz w:val="20"/>
          <w:szCs w:val="24"/>
          <w:rtl/>
          <w:lang w:eastAsia="he-IL"/>
        </w:rPr>
        <w:t>י המנהל ו/</w:t>
      </w:r>
      <w:r w:rsidRPr="00435A20">
        <w:rPr>
          <w:rFonts w:ascii="Times New Roman" w:eastAsia="Times New Roman" w:hAnsi="Times New Roman" w:cs="David"/>
          <w:sz w:val="20"/>
          <w:szCs w:val="24"/>
          <w:rtl/>
          <w:lang w:eastAsia="he-IL"/>
        </w:rPr>
        <w:t xml:space="preserve">או </w:t>
      </w:r>
      <w:r w:rsidRPr="00435A20">
        <w:rPr>
          <w:rFonts w:ascii="Times New Roman" w:eastAsia="Times New Roman" w:hAnsi="Times New Roman" w:cs="David" w:hint="cs"/>
          <w:sz w:val="20"/>
          <w:szCs w:val="24"/>
          <w:rtl/>
          <w:lang w:eastAsia="he-IL"/>
        </w:rPr>
        <w:t xml:space="preserve">על ידי מי </w:t>
      </w:r>
      <w:r w:rsidRPr="00435A20">
        <w:rPr>
          <w:rFonts w:ascii="Times New Roman" w:eastAsia="Times New Roman" w:hAnsi="Times New Roman" w:cs="David"/>
          <w:sz w:val="20"/>
          <w:szCs w:val="24"/>
          <w:rtl/>
          <w:lang w:eastAsia="he-IL"/>
        </w:rPr>
        <w:t>מטעמו.</w:t>
      </w:r>
    </w:p>
    <w:p w14:paraId="2B2A0F57"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אין בהפעלת סמכויות המנהל על פי חוזה זה</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כדי לגרוע </w:t>
      </w:r>
      <w:r w:rsidRPr="00435A20">
        <w:rPr>
          <w:rFonts w:ascii="Times New Roman" w:eastAsia="Times New Roman" w:hAnsi="Times New Roman" w:cs="David" w:hint="cs"/>
          <w:sz w:val="20"/>
          <w:szCs w:val="24"/>
          <w:rtl/>
          <w:lang w:eastAsia="he-IL"/>
        </w:rPr>
        <w:t xml:space="preserve">ו/או לשחרר </w:t>
      </w:r>
      <w:r w:rsidRPr="00435A20">
        <w:rPr>
          <w:rFonts w:ascii="Times New Roman" w:eastAsia="Times New Roman" w:hAnsi="Times New Roman" w:cs="David"/>
          <w:sz w:val="20"/>
          <w:szCs w:val="24"/>
          <w:rtl/>
          <w:lang w:eastAsia="he-IL"/>
        </w:rPr>
        <w:t xml:space="preserve">מאחריות </w:t>
      </w:r>
      <w:r w:rsidRPr="00435A20">
        <w:rPr>
          <w:rFonts w:ascii="Times New Roman" w:eastAsia="Times New Roman" w:hAnsi="Times New Roman" w:cs="David" w:hint="cs"/>
          <w:sz w:val="20"/>
          <w:szCs w:val="24"/>
          <w:rtl/>
          <w:lang w:eastAsia="he-IL"/>
        </w:rPr>
        <w:t>המתכנן על פי חוזה זה ו/או על פי כל דין.</w:t>
      </w:r>
      <w:r w:rsidRPr="00435A20">
        <w:rPr>
          <w:rFonts w:ascii="Times New Roman" w:eastAsia="Times New Roman" w:hAnsi="Times New Roman" w:cs="David"/>
          <w:sz w:val="20"/>
          <w:szCs w:val="24"/>
          <w:rtl/>
          <w:lang w:eastAsia="he-IL"/>
        </w:rPr>
        <w:t xml:space="preserve"> בהקשר זה מובהר</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079B582C" w14:textId="77777777" w:rsidR="00435A20" w:rsidRPr="00435A20" w:rsidRDefault="00435A20" w:rsidP="008B398D">
      <w:pPr>
        <w:widowControl w:val="0"/>
        <w:numPr>
          <w:ilvl w:val="1"/>
          <w:numId w:val="1"/>
        </w:numPr>
        <w:spacing w:before="0" w:beforeAutospacing="0" w:after="240" w:afterAutospacing="0" w:line="240" w:lineRule="auto"/>
        <w:ind w:left="788" w:right="36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אישר המנהל תכניות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435A20">
        <w:rPr>
          <w:rFonts w:ascii="Times New Roman" w:eastAsia="Times New Roman" w:hAnsi="Times New Roman" w:cs="David" w:hint="cs"/>
          <w:sz w:val="20"/>
          <w:szCs w:val="24"/>
          <w:rtl/>
          <w:lang w:eastAsia="he-IL"/>
        </w:rPr>
        <w:t>חוזה</w:t>
      </w:r>
      <w:r w:rsidRPr="00435A20">
        <w:rPr>
          <w:rFonts w:ascii="Times New Roman" w:eastAsia="Times New Roman" w:hAnsi="Times New Roman" w:cs="David"/>
          <w:sz w:val="20"/>
          <w:szCs w:val="24"/>
          <w:rtl/>
          <w:lang w:eastAsia="he-IL"/>
        </w:rPr>
        <w:t xml:space="preserve"> זה, </w:t>
      </w:r>
      <w:r w:rsidRPr="00435A20">
        <w:rPr>
          <w:rFonts w:ascii="Times New Roman" w:eastAsia="Times New Roman" w:hAnsi="Times New Roman" w:cs="David" w:hint="cs"/>
          <w:sz w:val="20"/>
          <w:szCs w:val="24"/>
          <w:rtl/>
          <w:lang w:eastAsia="he-IL"/>
        </w:rPr>
        <w:t>לא יהא</w:t>
      </w:r>
      <w:r w:rsidRPr="00435A20">
        <w:rPr>
          <w:rFonts w:ascii="Times New Roman" w:eastAsia="Times New Roman" w:hAnsi="Times New Roman" w:cs="David"/>
          <w:sz w:val="20"/>
          <w:szCs w:val="24"/>
          <w:rtl/>
          <w:lang w:eastAsia="he-IL"/>
        </w:rPr>
        <w:t xml:space="preserve"> בכך כדי לשחרר את המתכנן מאחריותו המקצועית המלאה ו</w:t>
      </w:r>
      <w:r w:rsidRPr="00435A20">
        <w:rPr>
          <w:rFonts w:ascii="Times New Roman" w:eastAsia="Times New Roman" w:hAnsi="Times New Roman" w:cs="David" w:hint="cs"/>
          <w:sz w:val="20"/>
          <w:szCs w:val="24"/>
          <w:rtl/>
          <w:lang w:eastAsia="he-IL"/>
        </w:rPr>
        <w:t>לא יהא</w:t>
      </w:r>
      <w:r w:rsidRPr="00435A20">
        <w:rPr>
          <w:rFonts w:ascii="Times New Roman" w:eastAsia="Times New Roman" w:hAnsi="Times New Roman" w:cs="David"/>
          <w:sz w:val="20"/>
          <w:szCs w:val="24"/>
          <w:rtl/>
          <w:lang w:eastAsia="he-IL"/>
        </w:rPr>
        <w:t xml:space="preserve"> בכך כדי להטיל על המנהל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על המזמין אחריות כלשהי לטיב התכניות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המסמכים האמורים.</w:t>
      </w:r>
    </w:p>
    <w:p w14:paraId="6D92421C" w14:textId="77777777" w:rsidR="00435A20" w:rsidRPr="00435A20" w:rsidRDefault="00435A20" w:rsidP="008B398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u w:val="single"/>
          <w:rtl/>
          <w:lang w:eastAsia="he-IL"/>
        </w:rPr>
        <w:t>לוח זמנים ושלבי ב</w:t>
      </w:r>
      <w:r w:rsidRPr="00435A20">
        <w:rPr>
          <w:rFonts w:ascii="Times New Roman" w:eastAsia="Times New Roman" w:hAnsi="Times New Roman" w:cs="David" w:hint="cs"/>
          <w:bCs/>
          <w:sz w:val="20"/>
          <w:szCs w:val="24"/>
          <w:u w:val="single"/>
          <w:rtl/>
          <w:lang w:eastAsia="he-IL"/>
        </w:rPr>
        <w:t>י</w:t>
      </w:r>
      <w:r w:rsidRPr="00435A20">
        <w:rPr>
          <w:rFonts w:ascii="Times New Roman" w:eastAsia="Times New Roman" w:hAnsi="Times New Roman" w:cs="David"/>
          <w:bCs/>
          <w:sz w:val="20"/>
          <w:szCs w:val="24"/>
          <w:u w:val="single"/>
          <w:rtl/>
          <w:lang w:eastAsia="he-IL"/>
        </w:rPr>
        <w:t>צוע</w:t>
      </w:r>
    </w:p>
    <w:p w14:paraId="1EFF19DF"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435A20">
        <w:rPr>
          <w:rFonts w:ascii="Times New Roman" w:eastAsia="Times New Roman" w:hAnsi="Times New Roman" w:cs="David"/>
          <w:b/>
          <w:bCs/>
          <w:sz w:val="20"/>
          <w:szCs w:val="24"/>
          <w:rtl/>
          <w:lang w:eastAsia="he-IL"/>
        </w:rPr>
        <w:t>ג'</w:t>
      </w:r>
      <w:r w:rsidRPr="00435A20">
        <w:rPr>
          <w:rFonts w:ascii="Times New Roman" w:eastAsia="Times New Roman" w:hAnsi="Times New Roman" w:cs="David" w:hint="cs"/>
          <w:sz w:val="20"/>
          <w:szCs w:val="24"/>
          <w:rtl/>
          <w:lang w:eastAsia="he-IL"/>
        </w:rPr>
        <w:t xml:space="preserve"> המצ"ב</w:t>
      </w:r>
      <w:r w:rsidRPr="00435A20">
        <w:rPr>
          <w:rFonts w:ascii="Times New Roman" w:eastAsia="Times New Roman" w:hAnsi="Times New Roman" w:cs="David"/>
          <w:sz w:val="20"/>
          <w:szCs w:val="24"/>
          <w:rtl/>
          <w:lang w:eastAsia="he-IL"/>
        </w:rPr>
        <w:t xml:space="preserve"> (להלן: "</w:t>
      </w:r>
      <w:r w:rsidRPr="00435A20">
        <w:rPr>
          <w:rFonts w:ascii="Times New Roman" w:eastAsia="Times New Roman" w:hAnsi="Times New Roman" w:cs="David"/>
          <w:b/>
          <w:bCs/>
          <w:sz w:val="20"/>
          <w:szCs w:val="24"/>
          <w:rtl/>
          <w:lang w:eastAsia="he-IL"/>
        </w:rPr>
        <w:t>לוח הזמנים</w:t>
      </w:r>
      <w:r w:rsidRPr="00435A20">
        <w:rPr>
          <w:rFonts w:ascii="Times New Roman" w:eastAsia="Times New Roman" w:hAnsi="Times New Roman" w:cs="David"/>
          <w:sz w:val="20"/>
          <w:szCs w:val="24"/>
          <w:rtl/>
          <w:lang w:eastAsia="he-IL"/>
        </w:rPr>
        <w:t>"). כל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 הכלול בשרותי המתכנן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אשר לא נקבע לו מועד בלוח הזמנים</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יבוצע על ידי המתכנן במועד שיהיה דרוש על מנת להבטיח</w:t>
      </w:r>
      <w:r w:rsidRPr="00435A20">
        <w:rPr>
          <w:rFonts w:ascii="Times New Roman" w:eastAsia="Times New Roman" w:hAnsi="Times New Roman" w:cs="David" w:hint="cs"/>
          <w:sz w:val="20"/>
          <w:szCs w:val="24"/>
          <w:rtl/>
          <w:lang w:eastAsia="he-IL"/>
        </w:rPr>
        <w:t xml:space="preserve"> את</w:t>
      </w:r>
      <w:r w:rsidRPr="00435A20">
        <w:rPr>
          <w:rFonts w:ascii="Times New Roman" w:eastAsia="Times New Roman" w:hAnsi="Times New Roman" w:cs="David"/>
          <w:sz w:val="20"/>
          <w:szCs w:val="24"/>
          <w:rtl/>
          <w:lang w:eastAsia="he-IL"/>
        </w:rPr>
        <w:t xml:space="preserve">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435A20">
        <w:rPr>
          <w:rFonts w:ascii="Times New Roman" w:eastAsia="Times New Roman" w:hAnsi="Times New Roman" w:cs="David" w:hint="cs"/>
          <w:sz w:val="20"/>
          <w:szCs w:val="24"/>
          <w:rtl/>
          <w:lang w:eastAsia="he-IL"/>
        </w:rPr>
        <w:t>ה</w:t>
      </w:r>
      <w:r w:rsidRPr="00435A20">
        <w:rPr>
          <w:rFonts w:ascii="Times New Roman" w:eastAsia="Times New Roman" w:hAnsi="Times New Roman" w:cs="David"/>
          <w:sz w:val="20"/>
          <w:szCs w:val="24"/>
          <w:rtl/>
          <w:lang w:eastAsia="he-IL"/>
        </w:rPr>
        <w:t xml:space="preserve">קבלנים </w:t>
      </w:r>
      <w:r w:rsidRPr="00435A20">
        <w:rPr>
          <w:rFonts w:ascii="Times New Roman" w:eastAsia="Times New Roman" w:hAnsi="Times New Roman" w:cs="David" w:hint="cs"/>
          <w:sz w:val="20"/>
          <w:szCs w:val="24"/>
          <w:rtl/>
          <w:lang w:eastAsia="he-IL"/>
        </w:rPr>
        <w:t>ה</w:t>
      </w:r>
      <w:r w:rsidRPr="00435A20">
        <w:rPr>
          <w:rFonts w:ascii="Times New Roman" w:eastAsia="Times New Roman" w:hAnsi="Times New Roman" w:cs="David"/>
          <w:sz w:val="20"/>
          <w:szCs w:val="24"/>
          <w:rtl/>
          <w:lang w:eastAsia="he-IL"/>
        </w:rPr>
        <w:t>אחרים בהתאם ללוח הזמנים המוסכם ע</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מם.</w:t>
      </w:r>
    </w:p>
    <w:p w14:paraId="3B90307E"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לא יתחיל המתכנן בב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צוע קטע מהפרויקט ו/או שלב משלבי העבודה כמפורט בנספח </w:t>
      </w:r>
      <w:r w:rsidRPr="00435A20">
        <w:rPr>
          <w:rFonts w:ascii="Times New Roman" w:eastAsia="Times New Roman" w:hAnsi="Times New Roman" w:cs="David"/>
          <w:bCs/>
          <w:sz w:val="20"/>
          <w:szCs w:val="24"/>
          <w:rtl/>
          <w:lang w:eastAsia="he-IL"/>
        </w:rPr>
        <w:t>ב'</w:t>
      </w:r>
      <w:r w:rsidRPr="00435A20">
        <w:rPr>
          <w:rFonts w:ascii="Times New Roman" w:eastAsia="Times New Roman" w:hAnsi="Times New Roman" w:cs="David"/>
          <w:sz w:val="20"/>
          <w:szCs w:val="24"/>
          <w:rtl/>
          <w:lang w:eastAsia="he-IL"/>
        </w:rPr>
        <w:t xml:space="preserve"> או </w:t>
      </w:r>
      <w:r w:rsidRPr="00435A20">
        <w:rPr>
          <w:rFonts w:ascii="Times New Roman" w:eastAsia="Times New Roman" w:hAnsi="Times New Roman" w:cs="David"/>
          <w:b/>
          <w:bCs/>
          <w:sz w:val="20"/>
          <w:szCs w:val="24"/>
          <w:rtl/>
          <w:lang w:eastAsia="he-IL"/>
        </w:rPr>
        <w:t xml:space="preserve">ג' </w:t>
      </w:r>
      <w:r w:rsidRPr="00435A20">
        <w:rPr>
          <w:rFonts w:ascii="Times New Roman" w:eastAsia="Times New Roman" w:hAnsi="Times New Roman" w:cs="David" w:hint="cs"/>
          <w:sz w:val="20"/>
          <w:szCs w:val="24"/>
          <w:rtl/>
          <w:lang w:eastAsia="he-IL"/>
        </w:rPr>
        <w:t xml:space="preserve">המצ"ב, </w:t>
      </w:r>
      <w:r w:rsidRPr="00435A20">
        <w:rPr>
          <w:rFonts w:ascii="Times New Roman" w:eastAsia="Times New Roman" w:hAnsi="Times New Roman" w:cs="David"/>
          <w:sz w:val="20"/>
          <w:szCs w:val="24"/>
          <w:rtl/>
          <w:lang w:eastAsia="he-IL"/>
        </w:rPr>
        <w:t>אלא אם כן הודיע למזמין תחילה</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הגיע לדעתו מועד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שלב זה וק</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בל מהמזמין א</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שור בכתב לביצועו.</w:t>
      </w:r>
    </w:p>
    <w:p w14:paraId="25A11942"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יש לראות </w:t>
      </w:r>
      <w:r w:rsidRPr="00435A20">
        <w:rPr>
          <w:rFonts w:ascii="Times New Roman" w:eastAsia="Times New Roman" w:hAnsi="Times New Roman" w:cs="David" w:hint="cs"/>
          <w:sz w:val="20"/>
          <w:szCs w:val="24"/>
          <w:rtl/>
          <w:lang w:eastAsia="he-IL"/>
        </w:rPr>
        <w:t>ב</w:t>
      </w:r>
      <w:r w:rsidRPr="00435A20">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3052B765" w14:textId="77777777" w:rsidR="00435A20" w:rsidRPr="00435A20" w:rsidRDefault="00435A20" w:rsidP="008B398D">
      <w:pPr>
        <w:widowControl w:val="0"/>
        <w:numPr>
          <w:ilvl w:val="1"/>
          <w:numId w:val="1"/>
        </w:numPr>
        <w:spacing w:before="0" w:beforeAutospacing="0" w:after="200" w:afterAutospacing="0" w:line="240" w:lineRule="auto"/>
        <w:ind w:left="788" w:right="36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ידוע למתכנן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התחייבויות היועצים</w:t>
      </w:r>
      <w:r w:rsidRPr="00435A20">
        <w:rPr>
          <w:rFonts w:ascii="Times New Roman" w:eastAsia="Times New Roman" w:hAnsi="Times New Roman" w:cs="David" w:hint="cs"/>
          <w:sz w:val="20"/>
          <w:szCs w:val="24"/>
          <w:rtl/>
          <w:lang w:eastAsia="he-IL"/>
        </w:rPr>
        <w:t xml:space="preserve"> ו/או</w:t>
      </w:r>
      <w:r w:rsidRPr="00435A20">
        <w:rPr>
          <w:rFonts w:ascii="Times New Roman" w:eastAsia="Times New Roman" w:hAnsi="Times New Roman" w:cs="David"/>
          <w:sz w:val="20"/>
          <w:szCs w:val="24"/>
          <w:rtl/>
          <w:lang w:eastAsia="he-IL"/>
        </w:rPr>
        <w:t xml:space="preserve"> הקבלנים ו</w:t>
      </w:r>
      <w:r w:rsidRPr="00435A20">
        <w:rPr>
          <w:rFonts w:ascii="Times New Roman" w:eastAsia="Times New Roman" w:hAnsi="Times New Roman" w:cs="David" w:hint="cs"/>
          <w:sz w:val="20"/>
          <w:szCs w:val="24"/>
          <w:rtl/>
          <w:lang w:eastAsia="he-IL"/>
        </w:rPr>
        <w:t xml:space="preserve">/או </w:t>
      </w:r>
      <w:r w:rsidRPr="00435A20">
        <w:rPr>
          <w:rFonts w:ascii="Times New Roman" w:eastAsia="Times New Roman" w:hAnsi="Times New Roman" w:cs="David"/>
          <w:sz w:val="20"/>
          <w:szCs w:val="24"/>
          <w:rtl/>
          <w:lang w:eastAsia="he-IL"/>
        </w:rPr>
        <w:t>יתר הגורמים, מותנות בכך שיסופקו להם כל התכניות</w:t>
      </w:r>
      <w:r w:rsidRPr="00435A20">
        <w:rPr>
          <w:rFonts w:ascii="Times New Roman" w:eastAsia="Times New Roman" w:hAnsi="Times New Roman" w:cs="David" w:hint="cs"/>
          <w:sz w:val="20"/>
          <w:szCs w:val="24"/>
          <w:rtl/>
          <w:lang w:eastAsia="he-IL"/>
        </w:rPr>
        <w:t xml:space="preserve"> ו/או</w:t>
      </w:r>
      <w:r w:rsidRPr="00435A20">
        <w:rPr>
          <w:rFonts w:ascii="Times New Roman" w:eastAsia="Times New Roman" w:hAnsi="Times New Roman" w:cs="David"/>
          <w:sz w:val="20"/>
          <w:szCs w:val="24"/>
          <w:rtl/>
          <w:lang w:eastAsia="he-IL"/>
        </w:rPr>
        <w:t xml:space="preserve"> ההנחיות</w:t>
      </w:r>
      <w:r w:rsidRPr="00435A20">
        <w:rPr>
          <w:rFonts w:ascii="Times New Roman" w:eastAsia="Times New Roman" w:hAnsi="Times New Roman" w:cs="David" w:hint="cs"/>
          <w:sz w:val="20"/>
          <w:szCs w:val="24"/>
          <w:rtl/>
          <w:lang w:eastAsia="he-IL"/>
        </w:rPr>
        <w:t xml:space="preserve"> ו/או</w:t>
      </w:r>
      <w:r w:rsidRPr="00435A20">
        <w:rPr>
          <w:rFonts w:ascii="Times New Roman" w:eastAsia="Times New Roman" w:hAnsi="Times New Roman" w:cs="David"/>
          <w:sz w:val="20"/>
          <w:szCs w:val="24"/>
          <w:rtl/>
          <w:lang w:eastAsia="he-IL"/>
        </w:rPr>
        <w:t xml:space="preserve"> ההוראות</w:t>
      </w:r>
      <w:r w:rsidRPr="00435A20">
        <w:rPr>
          <w:rFonts w:ascii="Times New Roman" w:eastAsia="Times New Roman" w:hAnsi="Times New Roman" w:cs="David" w:hint="cs"/>
          <w:sz w:val="20"/>
          <w:szCs w:val="24"/>
          <w:rtl/>
          <w:lang w:eastAsia="he-IL"/>
        </w:rPr>
        <w:t xml:space="preserve"> ו/או</w:t>
      </w:r>
      <w:r w:rsidRPr="00435A20">
        <w:rPr>
          <w:rFonts w:ascii="Times New Roman" w:eastAsia="Times New Roman" w:hAnsi="Times New Roman" w:cs="David"/>
          <w:sz w:val="20"/>
          <w:szCs w:val="24"/>
          <w:rtl/>
          <w:lang w:eastAsia="he-IL"/>
        </w:rPr>
        <w:t xml:space="preserve"> הפרטים ו</w:t>
      </w:r>
      <w:r w:rsidRPr="00435A20">
        <w:rPr>
          <w:rFonts w:ascii="Times New Roman" w:eastAsia="Times New Roman" w:hAnsi="Times New Roman" w:cs="David" w:hint="cs"/>
          <w:sz w:val="20"/>
          <w:szCs w:val="24"/>
          <w:rtl/>
          <w:lang w:eastAsia="he-IL"/>
        </w:rPr>
        <w:t xml:space="preserve">/או </w:t>
      </w:r>
      <w:r w:rsidRPr="00435A20">
        <w:rPr>
          <w:rFonts w:ascii="Times New Roman" w:eastAsia="Times New Roman" w:hAnsi="Times New Roman" w:cs="David"/>
          <w:sz w:val="20"/>
          <w:szCs w:val="24"/>
          <w:rtl/>
          <w:lang w:eastAsia="he-IL"/>
        </w:rPr>
        <w:t>הביאורים שידרשו לב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435A20">
        <w:rPr>
          <w:rFonts w:ascii="Times New Roman" w:eastAsia="Times New Roman" w:hAnsi="Times New Roman" w:cs="David" w:hint="cs"/>
          <w:sz w:val="20"/>
          <w:szCs w:val="24"/>
          <w:rtl/>
          <w:lang w:eastAsia="he-IL"/>
        </w:rPr>
        <w:t xml:space="preserve">/או </w:t>
      </w:r>
      <w:r w:rsidRPr="00435A20">
        <w:rPr>
          <w:rFonts w:ascii="Times New Roman" w:eastAsia="Times New Roman" w:hAnsi="Times New Roman" w:cs="David"/>
          <w:sz w:val="20"/>
          <w:szCs w:val="24"/>
          <w:rtl/>
          <w:lang w:eastAsia="he-IL"/>
        </w:rPr>
        <w:t>מהקבלנים מלטעון לעיכוב מוצדק בב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70525CEE" w14:textId="77777777" w:rsidR="00435A20" w:rsidRPr="00435A20" w:rsidRDefault="00435A20" w:rsidP="008B398D">
      <w:pPr>
        <w:widowControl w:val="0"/>
        <w:numPr>
          <w:ilvl w:val="1"/>
          <w:numId w:val="1"/>
        </w:numPr>
        <w:spacing w:before="0" w:beforeAutospacing="0" w:after="200" w:afterAutospacing="0" w:line="240" w:lineRule="auto"/>
        <w:ind w:left="788" w:right="360" w:hanging="431"/>
        <w:jc w:val="both"/>
        <w:rPr>
          <w:rFonts w:ascii="Times New Roman" w:eastAsia="Times New Roman" w:hAnsi="Times New Roman" w:cs="David"/>
          <w:sz w:val="20"/>
          <w:szCs w:val="24"/>
          <w:lang w:eastAsia="he-IL"/>
        </w:rPr>
      </w:pPr>
      <w:r w:rsidRPr="00435A20">
        <w:rPr>
          <w:rFonts w:ascii="Times New Roman" w:eastAsia="Times New Roman" w:hAnsi="Times New Roman" w:cs="David"/>
          <w:sz w:val="20"/>
          <w:szCs w:val="24"/>
          <w:rtl/>
          <w:lang w:eastAsia="he-IL"/>
        </w:rPr>
        <w:t>עיכוב בב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שירותי המתכנן יוכר כמוצדק</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אך ו</w:t>
      </w:r>
      <w:r w:rsidRPr="00435A20">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22C3FBFE"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הוא נובע מכ</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ח עליון או גורם אחר (להלן יחדיו: "</w:t>
      </w:r>
      <w:r w:rsidRPr="00435A20">
        <w:rPr>
          <w:rFonts w:ascii="Times New Roman" w:eastAsia="Times New Roman" w:hAnsi="Times New Roman" w:cs="David"/>
          <w:b/>
          <w:bCs/>
          <w:sz w:val="20"/>
          <w:szCs w:val="24"/>
          <w:rtl/>
          <w:lang w:eastAsia="he-IL"/>
        </w:rPr>
        <w:t>אירוע דוחה</w:t>
      </w:r>
      <w:r w:rsidRPr="00435A20">
        <w:rPr>
          <w:rFonts w:ascii="Times New Roman" w:eastAsia="Times New Roman" w:hAnsi="Times New Roman" w:cs="David"/>
          <w:sz w:val="20"/>
          <w:szCs w:val="24"/>
          <w:rtl/>
          <w:lang w:eastAsia="he-IL"/>
        </w:rPr>
        <w:t>") שלדעת המנהל לא הייתה למתכנן שליטה עליו.</w:t>
      </w:r>
    </w:p>
    <w:p w14:paraId="53A6F78B"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lastRenderedPageBreak/>
        <w:t>מיד משהתרחש אירוע דוחה הודיע המתכנן למנהל על קיומו ועל משך העיכוב הצפוי.</w:t>
      </w:r>
    </w:p>
    <w:p w14:paraId="47737925"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לא קיבל תכניות, הנחיות, הוראות, פרטים וב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33FB5EA1"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8"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המנהל אישר</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האירוע הדוחה אכן מצדיק עיכוב בב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השירות ואת משך הדחייה.</w:t>
      </w:r>
    </w:p>
    <w:p w14:paraId="4D6A0654" w14:textId="77777777" w:rsidR="00435A20" w:rsidRPr="00435A20" w:rsidRDefault="00435A20" w:rsidP="008B398D">
      <w:pPr>
        <w:widowControl w:val="0"/>
        <w:spacing w:before="0" w:beforeAutospacing="0" w:after="200" w:afterAutospacing="0" w:line="240" w:lineRule="auto"/>
        <w:ind w:left="1440"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מבלי לגרוע מ</w:t>
      </w:r>
      <w:r w:rsidRPr="00435A20">
        <w:rPr>
          <w:rFonts w:ascii="Times New Roman" w:eastAsia="Times New Roman" w:hAnsi="Times New Roman" w:cs="David" w:hint="cs"/>
          <w:sz w:val="20"/>
          <w:szCs w:val="24"/>
          <w:rtl/>
          <w:lang w:eastAsia="he-IL"/>
        </w:rPr>
        <w:t xml:space="preserve">כלליות </w:t>
      </w:r>
      <w:r w:rsidRPr="00435A20">
        <w:rPr>
          <w:rFonts w:ascii="Times New Roman" w:eastAsia="Times New Roman" w:hAnsi="Times New Roman" w:cs="David"/>
          <w:sz w:val="20"/>
          <w:szCs w:val="24"/>
          <w:rtl/>
          <w:lang w:eastAsia="he-IL"/>
        </w:rPr>
        <w:t>האמור לעיל</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מותנה בזה</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א</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חור בב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עבודות תכנון ע"י אחרים לא יהווה עילה לעיכוב בב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שירותי המתכנן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אלא בא</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שור המנהל </w:t>
      </w:r>
      <w:r w:rsidRPr="00435A20">
        <w:rPr>
          <w:rFonts w:ascii="Times New Roman" w:eastAsia="Times New Roman" w:hAnsi="Times New Roman" w:cs="David" w:hint="cs"/>
          <w:sz w:val="20"/>
          <w:szCs w:val="24"/>
          <w:rtl/>
          <w:lang w:eastAsia="he-IL"/>
        </w:rPr>
        <w:t>מראש ו</w:t>
      </w:r>
      <w:r w:rsidRPr="00435A20">
        <w:rPr>
          <w:rFonts w:ascii="Times New Roman" w:eastAsia="Times New Roman" w:hAnsi="Times New Roman" w:cs="David"/>
          <w:sz w:val="20"/>
          <w:szCs w:val="24"/>
          <w:rtl/>
          <w:lang w:eastAsia="he-IL"/>
        </w:rPr>
        <w:t>בכתב.</w:t>
      </w:r>
    </w:p>
    <w:p w14:paraId="7781950F"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מתחייב להודיע למנהל מידית, על כל עיכוב</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אשר לפי הערכתו עלול לגרום לאיחור בקיום לוח הזמנים.</w:t>
      </w:r>
    </w:p>
    <w:p w14:paraId="41406AC4"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5F4CC707" w14:textId="77777777" w:rsidR="00435A20" w:rsidRPr="00435A20" w:rsidRDefault="00435A20" w:rsidP="008B398D">
      <w:pPr>
        <w:widowControl w:val="0"/>
        <w:numPr>
          <w:ilvl w:val="1"/>
          <w:numId w:val="1"/>
        </w:numPr>
        <w:spacing w:before="0" w:beforeAutospacing="0" w:after="240" w:afterAutospacing="0" w:line="240" w:lineRule="auto"/>
        <w:ind w:left="788" w:right="36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המנהל רשאי לבקר במשרד המתכנן ולעיין בהתקדמות ובאופן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צוע שרותי המתכנן, והמתכנן ימסור למנהל כל הסבר </w:t>
      </w:r>
      <w:r w:rsidRPr="00435A20">
        <w:rPr>
          <w:rFonts w:ascii="Times New Roman" w:eastAsia="Times New Roman" w:hAnsi="Times New Roman" w:cs="David" w:hint="cs"/>
          <w:sz w:val="20"/>
          <w:szCs w:val="24"/>
          <w:rtl/>
          <w:lang w:eastAsia="he-IL"/>
        </w:rPr>
        <w:t xml:space="preserve">ו/או </w:t>
      </w:r>
      <w:r w:rsidRPr="00435A20">
        <w:rPr>
          <w:rFonts w:ascii="Times New Roman" w:eastAsia="Times New Roman" w:hAnsi="Times New Roman" w:cs="David"/>
          <w:sz w:val="20"/>
          <w:szCs w:val="24"/>
          <w:rtl/>
          <w:lang w:eastAsia="he-IL"/>
        </w:rPr>
        <w:t>פרט ו</w:t>
      </w:r>
      <w:r w:rsidRPr="00435A20">
        <w:rPr>
          <w:rFonts w:ascii="Times New Roman" w:eastAsia="Times New Roman" w:hAnsi="Times New Roman" w:cs="David" w:hint="cs"/>
          <w:sz w:val="20"/>
          <w:szCs w:val="24"/>
          <w:rtl/>
          <w:lang w:eastAsia="he-IL"/>
        </w:rPr>
        <w:t xml:space="preserve">/או </w:t>
      </w:r>
      <w:r w:rsidRPr="00435A20">
        <w:rPr>
          <w:rFonts w:ascii="Times New Roman" w:eastAsia="Times New Roman" w:hAnsi="Times New Roman" w:cs="David"/>
          <w:sz w:val="20"/>
          <w:szCs w:val="24"/>
          <w:rtl/>
          <w:lang w:eastAsia="he-IL"/>
        </w:rPr>
        <w:t>דיווח</w:t>
      </w:r>
      <w:r w:rsidRPr="00435A20">
        <w:rPr>
          <w:rFonts w:ascii="Times New Roman" w:eastAsia="Times New Roman" w:hAnsi="Times New Roman" w:cs="David" w:hint="cs"/>
          <w:sz w:val="20"/>
          <w:szCs w:val="24"/>
          <w:rtl/>
          <w:lang w:eastAsia="he-IL"/>
        </w:rPr>
        <w:t>, מיד</w:t>
      </w:r>
      <w:r w:rsidRPr="00435A20">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435A20">
        <w:rPr>
          <w:rFonts w:ascii="Times New Roman" w:eastAsia="Times New Roman" w:hAnsi="Times New Roman" w:cs="David" w:hint="cs"/>
          <w:sz w:val="20"/>
          <w:szCs w:val="24"/>
          <w:rtl/>
          <w:lang w:eastAsia="he-IL"/>
        </w:rPr>
        <w:t xml:space="preserve"> זה ו/או לפי כל דין</w:t>
      </w:r>
      <w:r w:rsidRPr="00435A20">
        <w:rPr>
          <w:rFonts w:ascii="Times New Roman" w:eastAsia="Times New Roman" w:hAnsi="Times New Roman" w:cs="David"/>
          <w:sz w:val="20"/>
          <w:szCs w:val="24"/>
          <w:rtl/>
          <w:lang w:eastAsia="he-IL"/>
        </w:rPr>
        <w:t>.</w:t>
      </w:r>
    </w:p>
    <w:p w14:paraId="1F7C51FA" w14:textId="77777777" w:rsidR="00435A20" w:rsidRPr="00435A20" w:rsidRDefault="00435A20" w:rsidP="008B398D">
      <w:pPr>
        <w:widowControl w:val="0"/>
        <w:spacing w:before="0" w:beforeAutospacing="0" w:after="240" w:afterAutospacing="0" w:line="240" w:lineRule="auto"/>
        <w:ind w:left="788" w:right="360"/>
        <w:jc w:val="both"/>
        <w:rPr>
          <w:rFonts w:ascii="Times New Roman" w:eastAsia="Times New Roman" w:hAnsi="Times New Roman" w:cs="David"/>
          <w:sz w:val="20"/>
          <w:szCs w:val="24"/>
          <w:rtl/>
          <w:lang w:eastAsia="he-IL"/>
        </w:rPr>
      </w:pPr>
    </w:p>
    <w:p w14:paraId="7F61B603" w14:textId="77777777" w:rsidR="00435A20" w:rsidRPr="00435A20" w:rsidRDefault="00435A20" w:rsidP="008B398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435A20">
        <w:rPr>
          <w:rFonts w:ascii="Times New Roman" w:eastAsia="Times New Roman" w:hAnsi="Times New Roman" w:cs="David"/>
          <w:bCs/>
          <w:sz w:val="20"/>
          <w:szCs w:val="24"/>
          <w:u w:val="single"/>
          <w:rtl/>
          <w:lang w:eastAsia="he-IL"/>
        </w:rPr>
        <w:t>שכר המתכנן</w:t>
      </w:r>
    </w:p>
    <w:p w14:paraId="62909B41" w14:textId="77777777" w:rsidR="00435A20" w:rsidRPr="00435A20" w:rsidRDefault="00435A20" w:rsidP="008B398D">
      <w:pPr>
        <w:widowControl w:val="0"/>
        <w:numPr>
          <w:ilvl w:val="1"/>
          <w:numId w:val="1"/>
        </w:numPr>
        <w:spacing w:before="0" w:beforeAutospacing="0" w:after="200" w:afterAutospacing="0" w:line="240" w:lineRule="auto"/>
        <w:ind w:left="788" w:right="36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תמורת שרותי המתכנן וכל יתר התחייבויותיו לפי חוזה זה</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ישלם המזמין למתכנן שכר כמפורט בנספח </w:t>
      </w:r>
      <w:r w:rsidRPr="00435A20">
        <w:rPr>
          <w:rFonts w:ascii="Times New Roman" w:eastAsia="Times New Roman" w:hAnsi="Times New Roman" w:cs="David"/>
          <w:bCs/>
          <w:sz w:val="20"/>
          <w:szCs w:val="24"/>
          <w:rtl/>
          <w:lang w:eastAsia="he-IL"/>
        </w:rPr>
        <w:t xml:space="preserve">ד' </w:t>
      </w:r>
      <w:r w:rsidRPr="00435A20">
        <w:rPr>
          <w:rFonts w:ascii="Times New Roman" w:eastAsia="Times New Roman" w:hAnsi="Times New Roman" w:cs="David" w:hint="cs"/>
          <w:b/>
          <w:sz w:val="20"/>
          <w:szCs w:val="24"/>
          <w:rtl/>
          <w:lang w:eastAsia="he-IL"/>
        </w:rPr>
        <w:t xml:space="preserve">המצ"ב </w:t>
      </w:r>
      <w:r w:rsidRPr="00435A20">
        <w:rPr>
          <w:rFonts w:ascii="Times New Roman" w:eastAsia="Times New Roman" w:hAnsi="Times New Roman" w:cs="David"/>
          <w:sz w:val="20"/>
          <w:szCs w:val="24"/>
          <w:rtl/>
          <w:lang w:eastAsia="he-IL"/>
        </w:rPr>
        <w:t>(להלן: "</w:t>
      </w:r>
      <w:r w:rsidRPr="00435A20">
        <w:rPr>
          <w:rFonts w:ascii="Times New Roman" w:eastAsia="Times New Roman" w:hAnsi="Times New Roman" w:cs="David"/>
          <w:b/>
          <w:bCs/>
          <w:sz w:val="20"/>
          <w:szCs w:val="24"/>
          <w:rtl/>
          <w:lang w:eastAsia="he-IL"/>
        </w:rPr>
        <w:t>שכר המתכנן</w:t>
      </w:r>
      <w:r w:rsidRPr="00435A20">
        <w:rPr>
          <w:rFonts w:ascii="Times New Roman" w:eastAsia="Times New Roman" w:hAnsi="Times New Roman" w:cs="David"/>
          <w:sz w:val="20"/>
          <w:szCs w:val="24"/>
          <w:rtl/>
          <w:lang w:eastAsia="he-IL"/>
        </w:rPr>
        <w:t>").</w:t>
      </w:r>
    </w:p>
    <w:p w14:paraId="60A10AB7" w14:textId="77777777" w:rsidR="00435A20" w:rsidRPr="00435A20" w:rsidRDefault="00435A20" w:rsidP="008B398D">
      <w:pPr>
        <w:widowControl w:val="0"/>
        <w:numPr>
          <w:ilvl w:val="1"/>
          <w:numId w:val="1"/>
        </w:numPr>
        <w:spacing w:before="0" w:beforeAutospacing="0" w:after="200" w:afterAutospacing="0" w:line="240" w:lineRule="auto"/>
        <w:ind w:left="788" w:right="36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בהוצאות הממשיות בשרותי העזר המפורטים להלן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שא המזמין:</w:t>
      </w:r>
    </w:p>
    <w:p w14:paraId="1D250339"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הדפסות בתוויין המיועדות להפצה לאחרים</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 בתוויין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435A20">
        <w:rPr>
          <w:rFonts w:ascii="Times New Roman" w:eastAsia="Times New Roman" w:hAnsi="Times New Roman" w:cs="David" w:hint="cs"/>
          <w:sz w:val="20"/>
          <w:szCs w:val="24"/>
          <w:rtl/>
          <w:lang w:eastAsia="he-IL"/>
        </w:rPr>
        <w:t>ת</w:t>
      </w:r>
      <w:r w:rsidRPr="00435A20">
        <w:rPr>
          <w:rFonts w:ascii="Times New Roman" w:eastAsia="Times New Roman" w:hAnsi="Times New Roman" w:cs="David"/>
          <w:sz w:val="20"/>
          <w:szCs w:val="24"/>
          <w:rtl/>
          <w:lang w:eastAsia="he-IL"/>
        </w:rPr>
        <w:t xml:space="preserve"> החזר.</w:t>
      </w:r>
    </w:p>
    <w:p w14:paraId="2FF95509"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העתקות שנמסרו ע"י המתכנן למזמין</w:t>
      </w:r>
      <w:r w:rsidRPr="00435A20">
        <w:rPr>
          <w:rFonts w:ascii="Times New Roman" w:eastAsia="Times New Roman" w:hAnsi="Times New Roman" w:cs="David" w:hint="cs"/>
          <w:sz w:val="20"/>
          <w:szCs w:val="24"/>
          <w:rtl/>
          <w:lang w:eastAsia="he-IL"/>
        </w:rPr>
        <w:t xml:space="preserve"> ו/או</w:t>
      </w:r>
      <w:r w:rsidRPr="00435A20">
        <w:rPr>
          <w:rFonts w:ascii="Times New Roman" w:eastAsia="Times New Roman" w:hAnsi="Times New Roman" w:cs="David"/>
          <w:sz w:val="20"/>
          <w:szCs w:val="24"/>
          <w:rtl/>
          <w:lang w:eastAsia="he-IL"/>
        </w:rPr>
        <w:t xml:space="preserve"> לרשויות המוסמכות</w:t>
      </w:r>
      <w:r w:rsidRPr="00435A20">
        <w:rPr>
          <w:rFonts w:ascii="Times New Roman" w:eastAsia="Times New Roman" w:hAnsi="Times New Roman" w:cs="David" w:hint="cs"/>
          <w:sz w:val="20"/>
          <w:szCs w:val="24"/>
          <w:rtl/>
          <w:lang w:eastAsia="he-IL"/>
        </w:rPr>
        <w:t xml:space="preserve"> ו/או</w:t>
      </w:r>
      <w:r w:rsidRPr="00435A20">
        <w:rPr>
          <w:rFonts w:ascii="Times New Roman" w:eastAsia="Times New Roman" w:hAnsi="Times New Roman" w:cs="David"/>
          <w:sz w:val="20"/>
          <w:szCs w:val="24"/>
          <w:rtl/>
          <w:lang w:eastAsia="he-IL"/>
        </w:rPr>
        <w:t xml:space="preserve"> ליועצים, למעט העתקות וצילומים שיפיק המתכנן במשרדו.</w:t>
      </w:r>
    </w:p>
    <w:p w14:paraId="0B3FFE02"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שכפול מסמכים.</w:t>
      </w:r>
    </w:p>
    <w:p w14:paraId="31004DFF"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73BCFD1C"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מדידות וצילומי אויר.</w:t>
      </w:r>
    </w:p>
    <w:p w14:paraId="34471455"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קידוחים ובדיקות קרקע.</w:t>
      </w:r>
    </w:p>
    <w:p w14:paraId="25E3CFC8"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8"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שליחויות.</w:t>
      </w:r>
    </w:p>
    <w:p w14:paraId="2FA6E966" w14:textId="77777777" w:rsidR="00435A20" w:rsidRPr="00435A20" w:rsidRDefault="00435A20" w:rsidP="008B398D">
      <w:pPr>
        <w:widowControl w:val="0"/>
        <w:spacing w:before="0" w:beforeAutospacing="0" w:after="200" w:afterAutospacing="0" w:line="240" w:lineRule="auto"/>
        <w:ind w:left="792"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 העזר המפורטים בסעיפים 7.2.1 עד 7.2.3 לעיל</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יוזמנו על ידי המתכנן </w:t>
      </w:r>
      <w:r w:rsidRPr="00435A20">
        <w:rPr>
          <w:rFonts w:ascii="Times New Roman" w:eastAsia="Times New Roman" w:hAnsi="Times New Roman" w:cs="David" w:hint="cs"/>
          <w:sz w:val="20"/>
          <w:szCs w:val="24"/>
          <w:rtl/>
          <w:lang w:eastAsia="he-IL"/>
        </w:rPr>
        <w:t xml:space="preserve">באמצעות מערכת ניהול פרויקטים </w:t>
      </w:r>
      <w:r w:rsidRPr="00435A20">
        <w:rPr>
          <w:rFonts w:ascii="Times New Roman" w:eastAsia="Times New Roman" w:hAnsi="Times New Roman" w:cs="David"/>
          <w:sz w:val="20"/>
          <w:szCs w:val="24"/>
          <w:lang w:eastAsia="he-IL"/>
        </w:rPr>
        <w:t>VIEW</w:t>
      </w:r>
      <w:r w:rsidRPr="00435A20">
        <w:rPr>
          <w:rFonts w:ascii="Times New Roman" w:eastAsia="Times New Roman" w:hAnsi="Times New Roman" w:cs="David" w:hint="cs"/>
          <w:sz w:val="20"/>
          <w:szCs w:val="24"/>
          <w:rtl/>
          <w:lang w:eastAsia="he-IL"/>
        </w:rPr>
        <w:t>@ / מערכת רמדורנט מודול ניהול מסמכים (</w:t>
      </w:r>
      <w:r w:rsidRPr="00435A20">
        <w:rPr>
          <w:rFonts w:ascii="Times New Roman" w:eastAsia="Times New Roman" w:hAnsi="Times New Roman" w:cs="David"/>
          <w:sz w:val="20"/>
          <w:szCs w:val="24"/>
          <w:lang w:eastAsia="he-IL"/>
        </w:rPr>
        <w:t>DM</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רק ממכונים המאושרים ע"י המזמין לבצע עבודות עבורו</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3154BB4F"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lastRenderedPageBreak/>
        <w:t>על חשבון שכר המתכנן ישולמו למתכנן תשלומי ביניים בש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עורים ובמועדים המפורטים בנספח</w:t>
      </w:r>
      <w:r w:rsidRPr="00435A20">
        <w:rPr>
          <w:rFonts w:ascii="Times New Roman" w:eastAsia="Times New Roman" w:hAnsi="Times New Roman" w:cs="David"/>
          <w:bCs/>
          <w:sz w:val="20"/>
          <w:szCs w:val="24"/>
          <w:rtl/>
          <w:lang w:eastAsia="he-IL"/>
        </w:rPr>
        <w:t xml:space="preserve"> ה'</w:t>
      </w:r>
      <w:r w:rsidRPr="00435A20">
        <w:rPr>
          <w:rFonts w:ascii="Times New Roman" w:eastAsia="Times New Roman" w:hAnsi="Times New Roman" w:cs="David" w:hint="cs"/>
          <w:sz w:val="20"/>
          <w:szCs w:val="24"/>
          <w:rtl/>
          <w:lang w:eastAsia="he-IL"/>
        </w:rPr>
        <w:t xml:space="preserve"> המצ"ב,</w:t>
      </w:r>
      <w:r w:rsidRPr="00435A20">
        <w:rPr>
          <w:rFonts w:ascii="Times New Roman" w:eastAsia="Times New Roman" w:hAnsi="Times New Roman" w:cs="David"/>
          <w:sz w:val="20"/>
          <w:szCs w:val="24"/>
          <w:rtl/>
          <w:lang w:eastAsia="he-IL"/>
        </w:rPr>
        <w:t xml:space="preserve"> וכן כל תשלומי ביניים נוספים במידה והמזמין יחליט לשלמם לפי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קול דעתו הבלעדי.</w:t>
      </w:r>
    </w:p>
    <w:p w14:paraId="1AA28398" w14:textId="77777777" w:rsidR="00435A20" w:rsidRPr="00435A20" w:rsidRDefault="00435A20" w:rsidP="008B398D">
      <w:pPr>
        <w:widowControl w:val="0"/>
        <w:spacing w:before="0" w:beforeAutospacing="0" w:after="200" w:afterAutospacing="0" w:line="240" w:lineRule="auto"/>
        <w:ind w:left="792"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כל תשלומי הביניים לפי פסקה זו</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שלב משלבי שירותי המתכנן ו/או טיב הש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679F130B"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trike/>
          <w:sz w:val="20"/>
          <w:szCs w:val="24"/>
          <w:rtl/>
          <w:lang w:eastAsia="he-IL"/>
        </w:rPr>
      </w:pPr>
      <w:r w:rsidRPr="00435A20">
        <w:rPr>
          <w:rFonts w:ascii="Times New Roman" w:eastAsia="Times New Roman" w:hAnsi="Times New Roman" w:cs="David"/>
          <w:sz w:val="20"/>
          <w:szCs w:val="24"/>
          <w:rtl/>
          <w:lang w:eastAsia="he-IL"/>
        </w:rPr>
        <w:t>מוסכם במפורש</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השכר האמור בנספח </w:t>
      </w:r>
      <w:r w:rsidRPr="00435A20">
        <w:rPr>
          <w:rFonts w:ascii="Times New Roman" w:eastAsia="Times New Roman" w:hAnsi="Times New Roman" w:cs="David"/>
          <w:b/>
          <w:bCs/>
          <w:sz w:val="20"/>
          <w:szCs w:val="24"/>
          <w:rtl/>
          <w:lang w:eastAsia="he-IL"/>
        </w:rPr>
        <w:t xml:space="preserve">ד' </w:t>
      </w:r>
      <w:r w:rsidRPr="00435A20">
        <w:rPr>
          <w:rFonts w:ascii="Times New Roman" w:eastAsia="Times New Roman" w:hAnsi="Times New Roman" w:cs="David" w:hint="cs"/>
          <w:sz w:val="20"/>
          <w:szCs w:val="24"/>
          <w:rtl/>
          <w:lang w:eastAsia="he-IL"/>
        </w:rPr>
        <w:t xml:space="preserve">המצ"ב, </w:t>
      </w:r>
      <w:r w:rsidRPr="00435A20">
        <w:rPr>
          <w:rFonts w:ascii="Times New Roman" w:eastAsia="Times New Roman" w:hAnsi="Times New Roman" w:cs="David"/>
          <w:sz w:val="20"/>
          <w:szCs w:val="24"/>
          <w:rtl/>
          <w:lang w:eastAsia="he-IL"/>
        </w:rPr>
        <w:t>ה</w:t>
      </w:r>
      <w:r w:rsidRPr="00435A20">
        <w:rPr>
          <w:rFonts w:ascii="Times New Roman" w:eastAsia="Times New Roman" w:hAnsi="Times New Roman" w:cs="David" w:hint="cs"/>
          <w:sz w:val="20"/>
          <w:szCs w:val="24"/>
          <w:rtl/>
          <w:lang w:eastAsia="he-IL"/>
        </w:rPr>
        <w:t xml:space="preserve">ינו </w:t>
      </w:r>
      <w:r w:rsidRPr="00435A20">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435A20">
        <w:rPr>
          <w:rFonts w:ascii="Times New Roman" w:eastAsia="Times New Roman" w:hAnsi="Times New Roman" w:cs="David" w:hint="cs"/>
          <w:sz w:val="20"/>
          <w:szCs w:val="24"/>
          <w:rtl/>
          <w:lang w:eastAsia="he-IL"/>
        </w:rPr>
        <w:t xml:space="preserve">זה </w:t>
      </w:r>
      <w:r w:rsidRPr="00435A20">
        <w:rPr>
          <w:rFonts w:ascii="Times New Roman" w:eastAsia="Times New Roman" w:hAnsi="Times New Roman" w:cs="David"/>
          <w:sz w:val="20"/>
          <w:szCs w:val="24"/>
          <w:rtl/>
          <w:lang w:eastAsia="he-IL"/>
        </w:rPr>
        <w:t>במפורש אחרת. תנאי לתשלום שכר המתכנן במלואו</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הינו המצאת הצהרה</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435A20">
        <w:rPr>
          <w:rFonts w:ascii="Times New Roman" w:eastAsia="Times New Roman" w:hAnsi="Times New Roman" w:cs="David"/>
          <w:b/>
          <w:bCs/>
          <w:sz w:val="20"/>
          <w:szCs w:val="24"/>
          <w:rtl/>
          <w:lang w:eastAsia="he-IL"/>
        </w:rPr>
        <w:t>ט'</w:t>
      </w:r>
      <w:r w:rsidRPr="00435A20">
        <w:rPr>
          <w:rFonts w:ascii="Times New Roman" w:eastAsia="Times New Roman" w:hAnsi="Times New Roman" w:cs="David"/>
          <w:sz w:val="20"/>
          <w:szCs w:val="24"/>
          <w:rtl/>
          <w:lang w:eastAsia="he-IL"/>
        </w:rPr>
        <w:t xml:space="preserve"> לחוזה זה וכתב היעדר תביעות המצורף כנספח</w:t>
      </w:r>
      <w:r w:rsidRPr="00435A20">
        <w:rPr>
          <w:rFonts w:ascii="Times New Roman" w:eastAsia="Times New Roman" w:hAnsi="Times New Roman" w:cs="David"/>
          <w:b/>
          <w:bCs/>
          <w:sz w:val="20"/>
          <w:szCs w:val="24"/>
          <w:rtl/>
          <w:lang w:eastAsia="he-IL"/>
        </w:rPr>
        <w:t xml:space="preserve"> י'</w:t>
      </w:r>
      <w:r w:rsidRPr="00435A20">
        <w:rPr>
          <w:rFonts w:ascii="Times New Roman" w:eastAsia="Times New Roman" w:hAnsi="Times New Roman" w:cs="David"/>
          <w:sz w:val="20"/>
          <w:szCs w:val="24"/>
          <w:rtl/>
          <w:lang w:eastAsia="he-IL"/>
        </w:rPr>
        <w:t xml:space="preserve"> לחוזה זה למזמין, חתום ע"י המתכנן ומאומת כנדרש בו.</w:t>
      </w:r>
    </w:p>
    <w:p w14:paraId="5CAA6902"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lang w:eastAsia="he-IL"/>
        </w:rPr>
      </w:pPr>
      <w:r w:rsidRPr="00435A20">
        <w:rPr>
          <w:rFonts w:ascii="Times New Roman" w:eastAsia="Times New Roman" w:hAnsi="Times New Roman" w:cs="David"/>
          <w:sz w:val="20"/>
          <w:szCs w:val="24"/>
          <w:rtl/>
          <w:lang w:eastAsia="he-IL"/>
        </w:rPr>
        <w:t xml:space="preserve">מבלי לפגוע בכלליות האמור בסעיף </w:t>
      </w:r>
      <w:r w:rsidRPr="00435A20">
        <w:rPr>
          <w:rFonts w:ascii="Times New Roman" w:eastAsia="Times New Roman" w:hAnsi="Times New Roman" w:cs="David" w:hint="cs"/>
          <w:sz w:val="20"/>
          <w:szCs w:val="24"/>
          <w:rtl/>
          <w:lang w:eastAsia="he-IL"/>
        </w:rPr>
        <w:t>7 לעיל</w:t>
      </w:r>
      <w:r w:rsidRPr="00435A20">
        <w:rPr>
          <w:rFonts w:ascii="Times New Roman" w:eastAsia="Times New Roman" w:hAnsi="Times New Roman" w:cs="David"/>
          <w:sz w:val="20"/>
          <w:szCs w:val="24"/>
          <w:rtl/>
          <w:lang w:eastAsia="he-IL"/>
        </w:rPr>
        <w:t>, מוסכם בזה</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יהיה רכוש ה</w:t>
      </w:r>
      <w:r w:rsidRPr="00435A20">
        <w:rPr>
          <w:rFonts w:ascii="Times New Roman" w:eastAsia="Times New Roman" w:hAnsi="Times New Roman" w:cs="David" w:hint="cs"/>
          <w:sz w:val="20"/>
          <w:szCs w:val="24"/>
          <w:rtl/>
          <w:lang w:eastAsia="he-IL"/>
        </w:rPr>
        <w:t>מזמין</w:t>
      </w:r>
      <w:r w:rsidRPr="00435A20">
        <w:rPr>
          <w:rFonts w:ascii="Times New Roman" w:eastAsia="Times New Roman" w:hAnsi="Times New Roman" w:cs="David"/>
          <w:sz w:val="20"/>
          <w:szCs w:val="24"/>
          <w:rtl/>
          <w:lang w:eastAsia="he-IL"/>
        </w:rPr>
        <w:t>. מובהר בזה</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הפרת סעיף זה על ידי המתכנן תה</w:t>
      </w:r>
      <w:r w:rsidRPr="00435A20">
        <w:rPr>
          <w:rFonts w:ascii="Times New Roman" w:eastAsia="Times New Roman" w:hAnsi="Times New Roman" w:cs="David" w:hint="cs"/>
          <w:sz w:val="20"/>
          <w:szCs w:val="24"/>
          <w:rtl/>
          <w:lang w:eastAsia="he-IL"/>
        </w:rPr>
        <w:t>ווה</w:t>
      </w:r>
      <w:r w:rsidRPr="00435A20">
        <w:rPr>
          <w:rFonts w:ascii="Times New Roman" w:eastAsia="Times New Roman" w:hAnsi="Times New Roman" w:cs="David"/>
          <w:sz w:val="20"/>
          <w:szCs w:val="24"/>
          <w:rtl/>
          <w:lang w:eastAsia="he-IL"/>
        </w:rPr>
        <w:t xml:space="preserve"> הפרה יסודית של חוזה</w:t>
      </w:r>
      <w:r w:rsidRPr="00435A20">
        <w:rPr>
          <w:rFonts w:ascii="Times New Roman" w:eastAsia="Times New Roman" w:hAnsi="Times New Roman" w:cs="David" w:hint="cs"/>
          <w:sz w:val="20"/>
          <w:szCs w:val="24"/>
          <w:rtl/>
          <w:lang w:eastAsia="he-IL"/>
        </w:rPr>
        <w:t xml:space="preserve"> זה. </w:t>
      </w:r>
    </w:p>
    <w:p w14:paraId="108B4DAB" w14:textId="77777777" w:rsidR="00435A20" w:rsidRPr="00435A20" w:rsidRDefault="00435A20" w:rsidP="008B398D">
      <w:pPr>
        <w:widowControl w:val="0"/>
        <w:numPr>
          <w:ilvl w:val="1"/>
          <w:numId w:val="1"/>
        </w:numPr>
        <w:spacing w:before="0" w:beforeAutospacing="0" w:after="240" w:afterAutospacing="0" w:line="240" w:lineRule="auto"/>
        <w:ind w:left="788" w:right="36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תנאים מקדמיים לביצוע תשלום כלשהו ע"ח שכר המתכנן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הינם הצגת ר</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435A20">
        <w:rPr>
          <w:rFonts w:ascii="Times New Roman" w:eastAsia="Times New Roman" w:hAnsi="Times New Roman" w:cs="David" w:hint="cs"/>
          <w:sz w:val="20"/>
          <w:szCs w:val="24"/>
          <w:rtl/>
          <w:lang w:eastAsia="he-IL"/>
        </w:rPr>
        <w:t>עובר</w:t>
      </w:r>
      <w:r w:rsidRPr="00435A20">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באישור.  </w:t>
      </w:r>
    </w:p>
    <w:p w14:paraId="4B2F47BA" w14:textId="77777777" w:rsidR="00435A20" w:rsidRPr="00435A20" w:rsidRDefault="00435A20" w:rsidP="008B398D">
      <w:pPr>
        <w:widowControl w:val="0"/>
        <w:spacing w:before="0" w:beforeAutospacing="0" w:after="240" w:afterAutospacing="0" w:line="240" w:lineRule="auto"/>
        <w:ind w:left="788" w:right="360"/>
        <w:jc w:val="both"/>
        <w:rPr>
          <w:rFonts w:ascii="Times New Roman" w:eastAsia="Times New Roman" w:hAnsi="Times New Roman" w:cs="David"/>
          <w:sz w:val="20"/>
          <w:szCs w:val="24"/>
          <w:rtl/>
          <w:lang w:eastAsia="he-IL"/>
        </w:rPr>
      </w:pPr>
    </w:p>
    <w:p w14:paraId="6FDF83A8" w14:textId="77777777" w:rsidR="00435A20" w:rsidRPr="00435A20" w:rsidRDefault="00435A20" w:rsidP="008B398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u w:val="single"/>
          <w:rtl/>
          <w:lang w:eastAsia="he-IL"/>
        </w:rPr>
        <w:t>שנויים בתכנון</w:t>
      </w:r>
    </w:p>
    <w:p w14:paraId="6CCAC31B"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מתחייב</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לפי דרישת המנהל</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39ABE569" w14:textId="77777777" w:rsidR="00435A20" w:rsidRPr="008B398D"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8B398D">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8B398D">
        <w:rPr>
          <w:rFonts w:ascii="Times New Roman" w:eastAsia="Times New Roman" w:hAnsi="Times New Roman" w:cs="David" w:hint="cs"/>
          <w:sz w:val="20"/>
          <w:szCs w:val="24"/>
          <w:rtl/>
          <w:lang w:eastAsia="he-IL"/>
        </w:rPr>
        <w:t>ים</w:t>
      </w:r>
      <w:r w:rsidRPr="008B398D">
        <w:rPr>
          <w:rFonts w:ascii="Times New Roman" w:eastAsia="Times New Roman" w:hAnsi="Times New Roman" w:cs="David"/>
          <w:sz w:val="20"/>
          <w:szCs w:val="24"/>
          <w:rtl/>
          <w:lang w:eastAsia="he-IL"/>
        </w:rPr>
        <w:t xml:space="preserve"> </w:t>
      </w:r>
      <w:r w:rsidRPr="008B398D">
        <w:rPr>
          <w:rFonts w:ascii="Times New Roman" w:eastAsia="Times New Roman" w:hAnsi="Times New Roman" w:cs="David"/>
          <w:bCs/>
          <w:sz w:val="20"/>
          <w:szCs w:val="24"/>
          <w:rtl/>
          <w:lang w:eastAsia="he-IL"/>
        </w:rPr>
        <w:t>ב' או ג'</w:t>
      </w:r>
      <w:r w:rsidRPr="008B398D">
        <w:rPr>
          <w:rFonts w:ascii="Times New Roman" w:eastAsia="Times New Roman" w:hAnsi="Times New Roman" w:cs="David" w:hint="cs"/>
          <w:b/>
          <w:sz w:val="20"/>
          <w:szCs w:val="24"/>
          <w:rtl/>
          <w:lang w:eastAsia="he-IL"/>
        </w:rPr>
        <w:t xml:space="preserve"> המצ"ב</w:t>
      </w:r>
      <w:r w:rsidRPr="008B398D">
        <w:rPr>
          <w:rFonts w:ascii="Times New Roman" w:eastAsia="Times New Roman" w:hAnsi="Times New Roman" w:cs="David"/>
          <w:sz w:val="20"/>
          <w:szCs w:val="24"/>
          <w:rtl/>
          <w:lang w:eastAsia="he-IL"/>
        </w:rPr>
        <w:t>, וב</w:t>
      </w:r>
      <w:r w:rsidRPr="008B398D">
        <w:rPr>
          <w:rFonts w:ascii="Times New Roman" w:eastAsia="Times New Roman" w:hAnsi="Times New Roman" w:cs="David" w:hint="cs"/>
          <w:sz w:val="20"/>
          <w:szCs w:val="24"/>
          <w:rtl/>
          <w:lang w:eastAsia="he-IL"/>
        </w:rPr>
        <w:t>י</w:t>
      </w:r>
      <w:r w:rsidRPr="008B398D">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8B398D">
        <w:rPr>
          <w:rFonts w:ascii="Times New Roman" w:eastAsia="Times New Roman" w:hAnsi="Times New Roman" w:cs="David" w:hint="cs"/>
          <w:sz w:val="20"/>
          <w:szCs w:val="24"/>
          <w:rtl/>
          <w:lang w:eastAsia="he-IL"/>
        </w:rPr>
        <w:t>י</w:t>
      </w:r>
      <w:r w:rsidRPr="008B398D">
        <w:rPr>
          <w:rFonts w:ascii="Times New Roman" w:eastAsia="Times New Roman" w:hAnsi="Times New Roman" w:cs="David"/>
          <w:sz w:val="20"/>
          <w:szCs w:val="24"/>
          <w:rtl/>
          <w:lang w:eastAsia="he-IL"/>
        </w:rPr>
        <w:t>רותי המתכנן</w:t>
      </w:r>
      <w:r w:rsidRPr="008B398D">
        <w:rPr>
          <w:rFonts w:ascii="Times New Roman" w:eastAsia="Times New Roman" w:hAnsi="Times New Roman" w:cs="David" w:hint="cs"/>
          <w:sz w:val="20"/>
          <w:szCs w:val="24"/>
          <w:rtl/>
          <w:lang w:eastAsia="he-IL"/>
        </w:rPr>
        <w:t>,</w:t>
      </w:r>
      <w:r w:rsidRPr="008B398D">
        <w:rPr>
          <w:rFonts w:ascii="Times New Roman" w:eastAsia="Times New Roman" w:hAnsi="Times New Roman" w:cs="David"/>
          <w:sz w:val="20"/>
          <w:szCs w:val="24"/>
          <w:rtl/>
          <w:lang w:eastAsia="he-IL"/>
        </w:rPr>
        <w:t xml:space="preserve"> אלמלא השנויים</w:t>
      </w:r>
      <w:r w:rsidRPr="008B398D">
        <w:rPr>
          <w:rFonts w:ascii="Times New Roman" w:eastAsia="Times New Roman" w:hAnsi="Times New Roman" w:cs="David" w:hint="cs"/>
          <w:sz w:val="20"/>
          <w:szCs w:val="24"/>
          <w:rtl/>
          <w:lang w:eastAsia="he-IL"/>
        </w:rPr>
        <w:t xml:space="preserve"> כאמור</w:t>
      </w:r>
      <w:r w:rsidRPr="008B398D">
        <w:rPr>
          <w:rFonts w:ascii="Times New Roman" w:eastAsia="Times New Roman" w:hAnsi="Times New Roman" w:cs="David"/>
          <w:sz w:val="20"/>
          <w:szCs w:val="24"/>
          <w:rtl/>
          <w:lang w:eastAsia="he-IL"/>
        </w:rPr>
        <w:t>, יהיה</w:t>
      </w:r>
      <w:r w:rsidRPr="008B398D">
        <w:rPr>
          <w:rFonts w:ascii="Times New Roman" w:eastAsia="Times New Roman" w:hAnsi="Times New Roman" w:cs="David" w:hint="cs"/>
          <w:sz w:val="20"/>
          <w:szCs w:val="24"/>
          <w:rtl/>
          <w:lang w:eastAsia="he-IL"/>
        </w:rPr>
        <w:t xml:space="preserve"> </w:t>
      </w:r>
      <w:r w:rsidRPr="008B398D">
        <w:rPr>
          <w:rFonts w:ascii="Times New Roman" w:eastAsia="Times New Roman" w:hAnsi="Times New Roman" w:cs="David"/>
          <w:sz w:val="20"/>
          <w:szCs w:val="24"/>
          <w:rtl/>
          <w:lang w:eastAsia="he-IL"/>
        </w:rPr>
        <w:t>זכאי לפיצוי בעד העבודה הנוספת שב</w:t>
      </w:r>
      <w:r w:rsidRPr="008B398D">
        <w:rPr>
          <w:rFonts w:ascii="Times New Roman" w:eastAsia="Times New Roman" w:hAnsi="Times New Roman" w:cs="David" w:hint="cs"/>
          <w:sz w:val="20"/>
          <w:szCs w:val="24"/>
          <w:rtl/>
          <w:lang w:eastAsia="he-IL"/>
        </w:rPr>
        <w:t>י</w:t>
      </w:r>
      <w:r w:rsidRPr="008B398D">
        <w:rPr>
          <w:rFonts w:ascii="Times New Roman" w:eastAsia="Times New Roman" w:hAnsi="Times New Roman" w:cs="David"/>
          <w:sz w:val="20"/>
          <w:szCs w:val="24"/>
          <w:rtl/>
          <w:lang w:eastAsia="he-IL"/>
        </w:rPr>
        <w:t>צע עקב השנויים</w:t>
      </w:r>
      <w:r w:rsidRPr="008B398D">
        <w:rPr>
          <w:rFonts w:ascii="Times New Roman" w:eastAsia="Times New Roman" w:hAnsi="Times New Roman" w:cs="David" w:hint="cs"/>
          <w:sz w:val="20"/>
          <w:szCs w:val="24"/>
          <w:rtl/>
          <w:lang w:eastAsia="he-IL"/>
        </w:rPr>
        <w:t>,</w:t>
      </w:r>
      <w:r w:rsidRPr="008B398D">
        <w:rPr>
          <w:rFonts w:ascii="Times New Roman" w:eastAsia="Times New Roman" w:hAnsi="Times New Roman" w:cs="David"/>
          <w:sz w:val="20"/>
          <w:szCs w:val="24"/>
          <w:rtl/>
          <w:lang w:eastAsia="he-IL"/>
        </w:rPr>
        <w:t xml:space="preserve"> </w:t>
      </w:r>
      <w:r w:rsidRPr="008B398D">
        <w:rPr>
          <w:rFonts w:ascii="Times New Roman" w:eastAsia="Times New Roman" w:hAnsi="Times New Roman" w:cs="David" w:hint="cs"/>
          <w:sz w:val="20"/>
          <w:szCs w:val="24"/>
          <w:rtl/>
          <w:lang w:eastAsia="he-IL"/>
        </w:rPr>
        <w:t>כאמור</w:t>
      </w:r>
      <w:r w:rsidRPr="008B398D">
        <w:rPr>
          <w:rFonts w:ascii="Times New Roman" w:eastAsia="Times New Roman" w:hAnsi="Times New Roman" w:cs="David"/>
          <w:sz w:val="20"/>
          <w:szCs w:val="24"/>
          <w:rtl/>
          <w:lang w:eastAsia="he-IL"/>
        </w:rPr>
        <w:t>. הפיצוי ישולם בגין העבודה הנוספת שהמתכנן ב</w:t>
      </w:r>
      <w:r w:rsidRPr="008B398D">
        <w:rPr>
          <w:rFonts w:ascii="Times New Roman" w:eastAsia="Times New Roman" w:hAnsi="Times New Roman" w:cs="David" w:hint="cs"/>
          <w:sz w:val="20"/>
          <w:szCs w:val="24"/>
          <w:rtl/>
          <w:lang w:eastAsia="he-IL"/>
        </w:rPr>
        <w:t>י</w:t>
      </w:r>
      <w:r w:rsidRPr="008B398D">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8B398D">
        <w:rPr>
          <w:rFonts w:ascii="Times New Roman" w:eastAsia="Times New Roman" w:hAnsi="Times New Roman" w:cs="David" w:hint="cs"/>
          <w:sz w:val="20"/>
          <w:szCs w:val="24"/>
          <w:rtl/>
          <w:lang w:eastAsia="he-IL"/>
        </w:rPr>
        <w:t xml:space="preserve"> </w:t>
      </w:r>
      <w:r w:rsidRPr="008B398D">
        <w:rPr>
          <w:rFonts w:ascii="Times New Roman" w:eastAsia="Times New Roman" w:hAnsi="Times New Roman" w:cs="David"/>
          <w:sz w:val="20"/>
          <w:szCs w:val="24"/>
          <w:rtl/>
          <w:lang w:eastAsia="he-IL"/>
        </w:rPr>
        <w:t xml:space="preserve"> המתכנן ושכר המתכנן. בכל מקרה</w:t>
      </w:r>
      <w:r w:rsidRPr="008B398D">
        <w:rPr>
          <w:rFonts w:ascii="Times New Roman" w:eastAsia="Times New Roman" w:hAnsi="Times New Roman" w:cs="David" w:hint="cs"/>
          <w:sz w:val="20"/>
          <w:szCs w:val="24"/>
          <w:rtl/>
          <w:lang w:eastAsia="he-IL"/>
        </w:rPr>
        <w:t>,</w:t>
      </w:r>
      <w:r w:rsidRPr="008B398D">
        <w:rPr>
          <w:rFonts w:ascii="Times New Roman" w:eastAsia="Times New Roman" w:hAnsi="Times New Roman" w:cs="David"/>
          <w:sz w:val="20"/>
          <w:szCs w:val="24"/>
          <w:rtl/>
          <w:lang w:eastAsia="he-IL"/>
        </w:rPr>
        <w:t xml:space="preserve"> </w:t>
      </w:r>
      <w:r w:rsidRPr="008B398D">
        <w:rPr>
          <w:rFonts w:ascii="Times New Roman" w:eastAsia="Times New Roman" w:hAnsi="Times New Roman" w:cs="David" w:hint="cs"/>
          <w:sz w:val="20"/>
          <w:szCs w:val="24"/>
          <w:rtl/>
          <w:lang w:eastAsia="he-IL"/>
        </w:rPr>
        <w:t>ה</w:t>
      </w:r>
      <w:r w:rsidRPr="008B398D">
        <w:rPr>
          <w:rFonts w:ascii="Times New Roman" w:eastAsia="Times New Roman" w:hAnsi="Times New Roman" w:cs="David"/>
          <w:sz w:val="20"/>
          <w:szCs w:val="24"/>
          <w:rtl/>
          <w:lang w:eastAsia="he-IL"/>
        </w:rPr>
        <w:t>שנויים</w:t>
      </w:r>
      <w:r w:rsidRPr="008B398D">
        <w:rPr>
          <w:rFonts w:ascii="Times New Roman" w:eastAsia="Times New Roman" w:hAnsi="Times New Roman" w:cs="David" w:hint="cs"/>
          <w:sz w:val="20"/>
          <w:szCs w:val="24"/>
          <w:rtl/>
          <w:lang w:eastAsia="he-IL"/>
        </w:rPr>
        <w:t xml:space="preserve"> כאמור, לא יהוו</w:t>
      </w:r>
      <w:r w:rsidRPr="008B398D">
        <w:rPr>
          <w:rFonts w:ascii="Times New Roman" w:eastAsia="Times New Roman" w:hAnsi="Times New Roman" w:cs="David"/>
          <w:sz w:val="20"/>
          <w:szCs w:val="24"/>
          <w:rtl/>
          <w:lang w:eastAsia="he-IL"/>
        </w:rPr>
        <w:t xml:space="preserve"> עילה לש</w:t>
      </w:r>
      <w:r w:rsidRPr="008B398D">
        <w:rPr>
          <w:rFonts w:ascii="Times New Roman" w:eastAsia="Times New Roman" w:hAnsi="Times New Roman" w:cs="David" w:hint="cs"/>
          <w:sz w:val="20"/>
          <w:szCs w:val="24"/>
          <w:rtl/>
          <w:lang w:eastAsia="he-IL"/>
        </w:rPr>
        <w:t>י</w:t>
      </w:r>
      <w:r w:rsidRPr="008B398D">
        <w:rPr>
          <w:rFonts w:ascii="Times New Roman" w:eastAsia="Times New Roman" w:hAnsi="Times New Roman" w:cs="David"/>
          <w:sz w:val="20"/>
          <w:szCs w:val="24"/>
          <w:rtl/>
          <w:lang w:eastAsia="he-IL"/>
        </w:rPr>
        <w:t>נוי בלוח הזמנים</w:t>
      </w:r>
      <w:r w:rsidRPr="008B398D">
        <w:rPr>
          <w:rFonts w:ascii="Times New Roman" w:eastAsia="Times New Roman" w:hAnsi="Times New Roman" w:cs="David" w:hint="cs"/>
          <w:sz w:val="20"/>
          <w:szCs w:val="24"/>
          <w:rtl/>
          <w:lang w:eastAsia="he-IL"/>
        </w:rPr>
        <w:t>,</w:t>
      </w:r>
      <w:r w:rsidRPr="008B398D">
        <w:rPr>
          <w:rFonts w:ascii="Times New Roman" w:eastAsia="Times New Roman" w:hAnsi="Times New Roman" w:cs="David"/>
          <w:sz w:val="20"/>
          <w:szCs w:val="24"/>
          <w:rtl/>
          <w:lang w:eastAsia="he-IL"/>
        </w:rPr>
        <w:t xml:space="preserve"> אלא בא</w:t>
      </w:r>
      <w:r w:rsidRPr="008B398D">
        <w:rPr>
          <w:rFonts w:ascii="Times New Roman" w:eastAsia="Times New Roman" w:hAnsi="Times New Roman" w:cs="David" w:hint="cs"/>
          <w:sz w:val="20"/>
          <w:szCs w:val="24"/>
          <w:rtl/>
          <w:lang w:eastAsia="he-IL"/>
        </w:rPr>
        <w:t>י</w:t>
      </w:r>
      <w:r w:rsidRPr="008B398D">
        <w:rPr>
          <w:rFonts w:ascii="Times New Roman" w:eastAsia="Times New Roman" w:hAnsi="Times New Roman" w:cs="David"/>
          <w:sz w:val="20"/>
          <w:szCs w:val="24"/>
          <w:rtl/>
          <w:lang w:eastAsia="he-IL"/>
        </w:rPr>
        <w:t xml:space="preserve">שור המנהל </w:t>
      </w:r>
      <w:r w:rsidRPr="008B398D">
        <w:rPr>
          <w:rFonts w:ascii="Times New Roman" w:eastAsia="Times New Roman" w:hAnsi="Times New Roman" w:cs="David" w:hint="cs"/>
          <w:sz w:val="20"/>
          <w:szCs w:val="24"/>
          <w:rtl/>
          <w:lang w:eastAsia="he-IL"/>
        </w:rPr>
        <w:t>מראש ו</w:t>
      </w:r>
      <w:r w:rsidRPr="008B398D">
        <w:rPr>
          <w:rFonts w:ascii="Times New Roman" w:eastAsia="Times New Roman" w:hAnsi="Times New Roman" w:cs="David"/>
          <w:sz w:val="20"/>
          <w:szCs w:val="24"/>
          <w:rtl/>
          <w:lang w:eastAsia="he-IL"/>
        </w:rPr>
        <w:t>בכתב.</w:t>
      </w:r>
    </w:p>
    <w:p w14:paraId="128CB7B4"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על אף</w:t>
      </w:r>
      <w:r w:rsidRPr="00435A20">
        <w:rPr>
          <w:rFonts w:ascii="Times New Roman" w:eastAsia="Times New Roman" w:hAnsi="Times New Roman" w:cs="David"/>
          <w:sz w:val="20"/>
          <w:szCs w:val="24"/>
          <w:rtl/>
          <w:lang w:eastAsia="he-IL"/>
        </w:rPr>
        <w:t xml:space="preserve"> האמור בסעיף 8.2 לעיל</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לא יגיע למתכנן דבר בגין שינויים הנובעים מ:</w:t>
      </w:r>
    </w:p>
    <w:p w14:paraId="3B701D9A"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טעות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ל</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קוי בתכנון ו/או באומדן של המתכנן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של היועצים.</w:t>
      </w:r>
    </w:p>
    <w:p w14:paraId="572C7309"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התכנון אינו התכנון היעיל ביותר.</w:t>
      </w:r>
    </w:p>
    <w:p w14:paraId="5F461528"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השינוי מתחייב במישרין או בעקיפין מהפרת איזה מהוראות חוזה זה ע"י </w:t>
      </w:r>
      <w:r w:rsidRPr="00435A20">
        <w:rPr>
          <w:rFonts w:ascii="Times New Roman" w:eastAsia="Times New Roman" w:hAnsi="Times New Roman" w:cs="David"/>
          <w:sz w:val="20"/>
          <w:szCs w:val="24"/>
          <w:rtl/>
          <w:lang w:eastAsia="he-IL"/>
        </w:rPr>
        <w:lastRenderedPageBreak/>
        <w:t>המתכנן.</w:t>
      </w:r>
    </w:p>
    <w:p w14:paraId="1EA68729"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8"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השינויים מתחייבים מדרישת רשויות מוסמכות. </w:t>
      </w:r>
    </w:p>
    <w:p w14:paraId="759BEB62"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מתחייב להכין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עבור רוכשים שיבקשו זאת</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79A21758" w14:textId="77777777" w:rsidR="00435A20" w:rsidRPr="00435A20" w:rsidRDefault="00435A20" w:rsidP="008B398D">
      <w:pPr>
        <w:widowControl w:val="0"/>
        <w:spacing w:before="0" w:beforeAutospacing="0" w:after="240" w:afterAutospacing="0" w:line="240" w:lineRule="auto"/>
        <w:ind w:left="794"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מחיר השינויים ותנאי התשלום בגין תכנון השינויים </w:t>
      </w:r>
      <w:r w:rsidRPr="00435A20">
        <w:rPr>
          <w:rFonts w:ascii="Times New Roman" w:eastAsia="Times New Roman" w:hAnsi="Times New Roman" w:cs="David" w:hint="cs"/>
          <w:sz w:val="20"/>
          <w:szCs w:val="24"/>
          <w:rtl/>
          <w:lang w:eastAsia="he-IL"/>
        </w:rPr>
        <w:t xml:space="preserve">כאמור, </w:t>
      </w:r>
      <w:r w:rsidRPr="00435A20">
        <w:rPr>
          <w:rFonts w:ascii="Times New Roman" w:eastAsia="Times New Roman" w:hAnsi="Times New Roman" w:cs="David"/>
          <w:sz w:val="20"/>
          <w:szCs w:val="24"/>
          <w:rtl/>
          <w:lang w:eastAsia="he-IL"/>
        </w:rPr>
        <w:t>יסוכמו בין המתכנן לרוכשים. המתכנן יתקשר עם הרוכש</w:t>
      </w:r>
      <w:r w:rsidRPr="00435A20">
        <w:rPr>
          <w:rFonts w:ascii="Times New Roman" w:eastAsia="Times New Roman" w:hAnsi="Times New Roman" w:cs="David" w:hint="cs"/>
          <w:sz w:val="20"/>
          <w:szCs w:val="24"/>
          <w:rtl/>
          <w:lang w:eastAsia="he-IL"/>
        </w:rPr>
        <w:t>ים</w:t>
      </w:r>
      <w:r w:rsidRPr="00435A20">
        <w:rPr>
          <w:rFonts w:ascii="Times New Roman" w:eastAsia="Times New Roman" w:hAnsi="Times New Roman" w:cs="David"/>
          <w:sz w:val="20"/>
          <w:szCs w:val="24"/>
          <w:rtl/>
          <w:lang w:eastAsia="he-IL"/>
        </w:rPr>
        <w:t xml:space="preserve"> בהסכם נפרד לתכנון השינויים. כל מחלוקת שתתעורר בין המתכנן לבין </w:t>
      </w:r>
      <w:r w:rsidRPr="00435A20">
        <w:rPr>
          <w:rFonts w:ascii="Times New Roman" w:eastAsia="Times New Roman" w:hAnsi="Times New Roman" w:cs="David" w:hint="cs"/>
          <w:sz w:val="20"/>
          <w:szCs w:val="24"/>
          <w:rtl/>
          <w:lang w:eastAsia="he-IL"/>
        </w:rPr>
        <w:t>ה</w:t>
      </w:r>
      <w:r w:rsidRPr="00435A20">
        <w:rPr>
          <w:rFonts w:ascii="Times New Roman" w:eastAsia="Times New Roman" w:hAnsi="Times New Roman" w:cs="David"/>
          <w:sz w:val="20"/>
          <w:szCs w:val="24"/>
          <w:rtl/>
          <w:lang w:eastAsia="he-IL"/>
        </w:rPr>
        <w:t>רוכש</w:t>
      </w:r>
      <w:r w:rsidRPr="00435A20">
        <w:rPr>
          <w:rFonts w:ascii="Times New Roman" w:eastAsia="Times New Roman" w:hAnsi="Times New Roman" w:cs="David" w:hint="cs"/>
          <w:sz w:val="20"/>
          <w:szCs w:val="24"/>
          <w:rtl/>
          <w:lang w:eastAsia="he-IL"/>
        </w:rPr>
        <w:t>ים</w:t>
      </w:r>
      <w:r w:rsidRPr="00435A20">
        <w:rPr>
          <w:rFonts w:ascii="Times New Roman" w:eastAsia="Times New Roman" w:hAnsi="Times New Roman" w:cs="David"/>
          <w:sz w:val="20"/>
          <w:szCs w:val="24"/>
          <w:rtl/>
          <w:lang w:eastAsia="he-IL"/>
        </w:rPr>
        <w:t xml:space="preserve"> בענ</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ין קביעת מחיר השינויים</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תובא בפני המנהל והוא יהיה המוסמך להכריע בה.</w:t>
      </w:r>
    </w:p>
    <w:p w14:paraId="5A6677D7" w14:textId="77777777" w:rsidR="00435A20" w:rsidRDefault="00435A20" w:rsidP="008B398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lang w:eastAsia="he-IL"/>
        </w:rPr>
      </w:pPr>
      <w:r w:rsidRPr="00435A20">
        <w:rPr>
          <w:rFonts w:ascii="Times New Roman" w:eastAsia="Times New Roman" w:hAnsi="Times New Roman" w:cs="David"/>
          <w:bCs/>
          <w:sz w:val="20"/>
          <w:szCs w:val="24"/>
          <w:u w:val="single"/>
          <w:rtl/>
          <w:lang w:eastAsia="he-IL"/>
        </w:rPr>
        <w:t>אחריות וביטוח</w:t>
      </w:r>
    </w:p>
    <w:p w14:paraId="28104A19" w14:textId="77777777" w:rsidR="000D16F6" w:rsidRPr="00013687" w:rsidRDefault="000D16F6" w:rsidP="000D16F6">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13F77681" w14:textId="77777777" w:rsidR="000D16F6" w:rsidRPr="00013687" w:rsidRDefault="000D16F6" w:rsidP="000D16F6">
      <w:pPr>
        <w:pStyle w:val="af7"/>
        <w:numPr>
          <w:ilvl w:val="1"/>
          <w:numId w:val="1"/>
        </w:numPr>
        <w:ind w:right="0"/>
        <w:rPr>
          <w:rFonts w:eastAsia="Times New Roman" w:cs="David"/>
          <w:color w:val="auto"/>
          <w:szCs w:val="24"/>
        </w:rPr>
      </w:pPr>
      <w:r w:rsidRPr="00013687">
        <w:rPr>
          <w:rFonts w:eastAsia="Times New Roman" w:cs="David" w:hint="cs"/>
          <w:color w:val="auto"/>
          <w:szCs w:val="24"/>
          <w:rtl/>
        </w:rPr>
        <w:t>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p>
    <w:p w14:paraId="1789E90A" w14:textId="77777777" w:rsidR="000D16F6" w:rsidRPr="00013687" w:rsidRDefault="000D16F6" w:rsidP="000D16F6">
      <w:pPr>
        <w:pStyle w:val="af7"/>
        <w:ind w:left="792" w:right="0" w:firstLine="0"/>
        <w:rPr>
          <w:rFonts w:eastAsia="Times New Roman" w:cs="David"/>
          <w:color w:val="auto"/>
          <w:szCs w:val="24"/>
          <w:rtl/>
        </w:rPr>
      </w:pPr>
      <w:r w:rsidRPr="00013687">
        <w:rPr>
          <w:rFonts w:eastAsia="Times New Roman" w:cs="David" w:hint="cs"/>
          <w:color w:val="auto"/>
          <w:szCs w:val="24"/>
          <w:rt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20BDE4A0" w14:textId="77777777" w:rsidR="000D16F6" w:rsidRPr="00013687" w:rsidRDefault="000D16F6" w:rsidP="000D16F6">
      <w:pPr>
        <w:pStyle w:val="af7"/>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2FF8863F" w14:textId="77777777" w:rsidR="000D16F6" w:rsidRDefault="000D16F6" w:rsidP="000D16F6">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6C42FA99" w14:textId="77777777" w:rsidR="006B279F" w:rsidRPr="00013687" w:rsidRDefault="006B279F" w:rsidP="006B279F">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6094A602" w14:textId="77777777" w:rsidR="006B279F" w:rsidRDefault="006B279F" w:rsidP="006B279F">
      <w:pPr>
        <w:widowControl w:val="0"/>
        <w:numPr>
          <w:ilvl w:val="1"/>
          <w:numId w:val="1"/>
        </w:numPr>
        <w:tabs>
          <w:tab w:val="left" w:pos="8306"/>
        </w:tabs>
        <w:spacing w:before="0" w:beforeAutospacing="0" w:after="200" w:afterAutospacing="0" w:line="240" w:lineRule="auto"/>
        <w:ind w:right="0"/>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היועץ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היועץ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41B18041" w14:textId="77777777" w:rsidR="006B279F" w:rsidRDefault="006B279F" w:rsidP="006B27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51921C2C" w14:textId="77777777" w:rsidR="006B279F" w:rsidRDefault="006B279F" w:rsidP="006B27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6D4FA6AA" w14:textId="77777777" w:rsidR="006B279F" w:rsidRDefault="006B279F" w:rsidP="006B27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שאינה פוטרת את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lastRenderedPageBreak/>
        <w:t xml:space="preserve">ממלוא החבות על פי הסכם זה. </w:t>
      </w:r>
    </w:p>
    <w:p w14:paraId="23B9AA11" w14:textId="77777777" w:rsidR="006B279F" w:rsidRDefault="006B279F" w:rsidP="006B27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לא תהיה כל טענה כלפי המזמין או מי מטעם המזמין, בכל הקשור לגבולות האחריות כאמור.</w:t>
      </w:r>
    </w:p>
    <w:p w14:paraId="24BE0DA4" w14:textId="77777777" w:rsidR="006B279F" w:rsidRDefault="006B279F" w:rsidP="006B27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כאמור לעיל, ועל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להתחייבויות היועץ על פי הסכם זה.</w:t>
      </w:r>
    </w:p>
    <w:p w14:paraId="2A1E20A6" w14:textId="77777777" w:rsidR="006B279F" w:rsidRDefault="006B279F" w:rsidP="006B27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פי הסכם זה או על פי כל דין, וזאת בין אם דרשו עריכת שינויים כמפורט לעיל ובין אם לאו, בין אם בדקו את אישור עריכת הביטוחים ובין אם לאו.</w:t>
      </w:r>
    </w:p>
    <w:p w14:paraId="60D75280" w14:textId="77777777" w:rsidR="006B279F" w:rsidRDefault="006B279F" w:rsidP="006B27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או על ידי מי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לחצרי המזמין או המשמש את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לצורך מתן השירותים, ולא תהיה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כל טענה, דרישה או תביעה כלפי הנזכרים לעיל, בגין אובדן או נזק כאמור.</w:t>
      </w:r>
    </w:p>
    <w:p w14:paraId="3F84DC4E" w14:textId="77777777" w:rsidR="006B279F" w:rsidRDefault="006B279F" w:rsidP="006B27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יש צורך בעריכת ביטוחים נוספים או משלימים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לערוך ולקיים את הביטוחים הנוספים או המשלימים כאמור. </w:t>
      </w:r>
    </w:p>
    <w:p w14:paraId="67047413" w14:textId="77777777" w:rsidR="006B279F" w:rsidRDefault="006B279F" w:rsidP="006B27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30E5F1A4" w14:textId="77777777" w:rsidR="006B279F" w:rsidRDefault="006B279F" w:rsidP="006B27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w:t>
      </w:r>
    </w:p>
    <w:p w14:paraId="0073FA46" w14:textId="77777777" w:rsidR="006B279F" w:rsidRDefault="006B279F" w:rsidP="006B27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7C54ECCC" w14:textId="77777777" w:rsidR="006B279F" w:rsidRDefault="006B279F" w:rsidP="006B27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610D561B" w14:textId="77777777" w:rsidR="006B279F" w:rsidRDefault="006B279F" w:rsidP="006B27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57AD22E6" w14:textId="77777777" w:rsidR="006B279F" w:rsidRPr="000B12C4" w:rsidRDefault="006B279F" w:rsidP="006B27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12C4">
        <w:rPr>
          <w:rFonts w:ascii="Times New Roman" w:eastAsia="Times New Roman" w:hAnsi="Times New Roman" w:cs="David"/>
          <w:sz w:val="20"/>
          <w:szCs w:val="24"/>
          <w:rtl/>
          <w:lang w:eastAsia="he-IL"/>
        </w:rPr>
        <w:t>הפרת סעיף זה על כל תנאיו תיחשב להפרה יסודית של ההסכם.</w:t>
      </w:r>
    </w:p>
    <w:p w14:paraId="2820AA46" w14:textId="77777777" w:rsidR="00435A20" w:rsidRPr="00435A20" w:rsidRDefault="00435A20" w:rsidP="00435A20">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u w:val="single"/>
          <w:rtl/>
          <w:lang w:eastAsia="he-IL"/>
        </w:rPr>
        <w:t>אספקת תכניות</w:t>
      </w:r>
    </w:p>
    <w:p w14:paraId="0830F54F"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lastRenderedPageBreak/>
        <w:t>בכל עת במהלך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 המתכנן וכן בתקופת הבדק של העבודות</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ימסור המתכנן למזמין מיד לפי דרישתו כל תכניות, ובכללן, תכניות ומסמכים המנויים ברשימה המצ"ב כנספח </w:t>
      </w:r>
      <w:r w:rsidRPr="00435A20">
        <w:rPr>
          <w:rFonts w:ascii="Times New Roman" w:eastAsia="Times New Roman" w:hAnsi="Times New Roman" w:cs="David"/>
          <w:b/>
          <w:bCs/>
          <w:sz w:val="20"/>
          <w:szCs w:val="24"/>
          <w:rtl/>
          <w:lang w:eastAsia="he-IL"/>
        </w:rPr>
        <w:t>ח'</w:t>
      </w:r>
      <w:r w:rsidRPr="00435A20">
        <w:rPr>
          <w:rFonts w:ascii="Times New Roman" w:eastAsia="Times New Roman" w:hAnsi="Times New Roman" w:cs="David"/>
          <w:sz w:val="20"/>
          <w:szCs w:val="24"/>
          <w:rtl/>
          <w:lang w:eastAsia="he-IL"/>
        </w:rPr>
        <w:t xml:space="preserve"> לחוזה זה, ובמידה והדרישה מתייחסת לתכניות שאינ</w:t>
      </w:r>
      <w:r w:rsidRPr="00435A20">
        <w:rPr>
          <w:rFonts w:ascii="Times New Roman" w:eastAsia="Times New Roman" w:hAnsi="Times New Roman" w:cs="David" w:hint="cs"/>
          <w:sz w:val="20"/>
          <w:szCs w:val="24"/>
          <w:rtl/>
          <w:lang w:eastAsia="he-IL"/>
        </w:rPr>
        <w:t>ן</w:t>
      </w:r>
      <w:r w:rsidRPr="00435A20">
        <w:rPr>
          <w:rFonts w:ascii="Times New Roman" w:eastAsia="Times New Roman" w:hAnsi="Times New Roman" w:cs="David"/>
          <w:sz w:val="20"/>
          <w:szCs w:val="24"/>
          <w:rtl/>
          <w:lang w:eastAsia="he-IL"/>
        </w:rPr>
        <w:t xml:space="preserve"> בידו</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יערכ</w:t>
      </w:r>
      <w:r w:rsidRPr="00435A20">
        <w:rPr>
          <w:rFonts w:ascii="Times New Roman" w:eastAsia="Times New Roman" w:hAnsi="Times New Roman" w:cs="David" w:hint="cs"/>
          <w:sz w:val="20"/>
          <w:szCs w:val="24"/>
          <w:rtl/>
          <w:lang w:eastAsia="he-IL"/>
        </w:rPr>
        <w:t>ן</w:t>
      </w:r>
      <w:r w:rsidRPr="00435A20">
        <w:rPr>
          <w:rFonts w:ascii="Times New Roman" w:eastAsia="Times New Roman" w:hAnsi="Times New Roman" w:cs="David"/>
          <w:sz w:val="20"/>
          <w:szCs w:val="24"/>
          <w:rtl/>
          <w:lang w:eastAsia="he-IL"/>
        </w:rPr>
        <w:t xml:space="preserve"> המתכנן בהקדם האפשרי וימסר</w:t>
      </w:r>
      <w:r w:rsidRPr="00435A20">
        <w:rPr>
          <w:rFonts w:ascii="Times New Roman" w:eastAsia="Times New Roman" w:hAnsi="Times New Roman" w:cs="David" w:hint="cs"/>
          <w:sz w:val="20"/>
          <w:szCs w:val="24"/>
          <w:rtl/>
          <w:lang w:eastAsia="he-IL"/>
        </w:rPr>
        <w:t>ן</w:t>
      </w:r>
      <w:r w:rsidRPr="00435A20">
        <w:rPr>
          <w:rFonts w:ascii="Times New Roman" w:eastAsia="Times New Roman" w:hAnsi="Times New Roman" w:cs="David"/>
          <w:sz w:val="20"/>
          <w:szCs w:val="24"/>
          <w:rtl/>
          <w:lang w:eastAsia="he-IL"/>
        </w:rPr>
        <w:t xml:space="preserve"> למזמין.</w:t>
      </w:r>
    </w:p>
    <w:p w14:paraId="593F7BD0"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עם גמר שרותי </w:t>
      </w:r>
      <w:r w:rsidRPr="00435A20">
        <w:rPr>
          <w:rFonts w:ascii="Times New Roman" w:eastAsia="Times New Roman" w:hAnsi="Times New Roman" w:cs="David" w:hint="cs"/>
          <w:sz w:val="20"/>
          <w:szCs w:val="24"/>
          <w:rtl/>
          <w:lang w:eastAsia="he-IL"/>
        </w:rPr>
        <w:t>המתכנן,</w:t>
      </w:r>
      <w:r w:rsidRPr="00435A20">
        <w:rPr>
          <w:rFonts w:ascii="Times New Roman" w:eastAsia="Times New Roman" w:hAnsi="Times New Roman" w:cs="David"/>
          <w:sz w:val="20"/>
          <w:szCs w:val="24"/>
          <w:rtl/>
          <w:lang w:eastAsia="he-IL"/>
        </w:rPr>
        <w:t xml:space="preserve"> ימסור המתכנן למזמין סדרה אחת של העתקי התכניות כשהן מעודכנות, ומשקפות את התכנון והב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צוע הסופי בשטח </w:t>
      </w:r>
      <w:r w:rsidRPr="00435A20">
        <w:rPr>
          <w:rFonts w:ascii="Times New Roman" w:eastAsia="Times New Roman" w:hAnsi="Times New Roman" w:cs="David"/>
          <w:color w:val="000000"/>
          <w:sz w:val="20"/>
          <w:szCs w:val="24"/>
          <w:lang w:eastAsia="he-IL"/>
        </w:rPr>
        <w:t>(AS MADE)</w:t>
      </w:r>
      <w:r w:rsidRPr="00435A20">
        <w:rPr>
          <w:rFonts w:ascii="Times New Roman" w:eastAsia="Times New Roman" w:hAnsi="Times New Roman" w:cs="David"/>
          <w:sz w:val="20"/>
          <w:szCs w:val="24"/>
          <w:rtl/>
          <w:lang w:eastAsia="he-IL"/>
        </w:rPr>
        <w:t xml:space="preserve">, למעט שינויי דיירים, </w:t>
      </w:r>
      <w:r w:rsidRPr="00435A20">
        <w:rPr>
          <w:rFonts w:ascii="Times New Roman" w:eastAsia="Times New Roman" w:hAnsi="Times New Roman" w:cs="David" w:hint="cs"/>
          <w:sz w:val="20"/>
          <w:szCs w:val="24"/>
          <w:rtl/>
          <w:lang w:eastAsia="he-IL"/>
        </w:rPr>
        <w:t xml:space="preserve">וקבצים </w:t>
      </w:r>
      <w:r w:rsidRPr="00435A20">
        <w:rPr>
          <w:rFonts w:ascii="Times New Roman" w:eastAsia="Times New Roman" w:hAnsi="Times New Roman" w:cs="David"/>
          <w:sz w:val="20"/>
          <w:szCs w:val="24"/>
          <w:rtl/>
          <w:lang w:eastAsia="he-IL"/>
        </w:rPr>
        <w:t>המכילים את התכנון במדיה ממוחשבת.</w:t>
      </w:r>
    </w:p>
    <w:p w14:paraId="737DC987"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הובא החוזה לידי גמר או בוטל לפי סעיף 12 להלן, ימסור המתכנן למזמין סדרה אחת של העתקי התכניות ו</w:t>
      </w:r>
      <w:r w:rsidRPr="00435A20">
        <w:rPr>
          <w:rFonts w:ascii="Times New Roman" w:eastAsia="Times New Roman" w:hAnsi="Times New Roman" w:cs="David" w:hint="cs"/>
          <w:sz w:val="20"/>
          <w:szCs w:val="24"/>
          <w:rtl/>
          <w:lang w:eastAsia="he-IL"/>
        </w:rPr>
        <w:t>הקבצים</w:t>
      </w:r>
      <w:r w:rsidRPr="00435A20">
        <w:rPr>
          <w:rFonts w:ascii="Times New Roman" w:eastAsia="Times New Roman" w:hAnsi="Times New Roman" w:cs="David"/>
          <w:sz w:val="20"/>
          <w:szCs w:val="24"/>
          <w:rtl/>
          <w:lang w:eastAsia="he-IL"/>
        </w:rPr>
        <w:t xml:space="preserve"> כשה</w:t>
      </w:r>
      <w:r w:rsidRPr="00435A20">
        <w:rPr>
          <w:rFonts w:ascii="Times New Roman" w:eastAsia="Times New Roman" w:hAnsi="Times New Roman" w:cs="David" w:hint="cs"/>
          <w:sz w:val="20"/>
          <w:szCs w:val="24"/>
          <w:rtl/>
          <w:lang w:eastAsia="he-IL"/>
        </w:rPr>
        <w:t>ם</w:t>
      </w:r>
      <w:r w:rsidRPr="00435A20">
        <w:rPr>
          <w:rFonts w:ascii="Times New Roman" w:eastAsia="Times New Roman" w:hAnsi="Times New Roman" w:cs="David"/>
          <w:sz w:val="20"/>
          <w:szCs w:val="24"/>
          <w:rtl/>
          <w:lang w:eastAsia="he-IL"/>
        </w:rPr>
        <w:t xml:space="preserve"> מעודכנ</w:t>
      </w:r>
      <w:r w:rsidRPr="00435A20">
        <w:rPr>
          <w:rFonts w:ascii="Times New Roman" w:eastAsia="Times New Roman" w:hAnsi="Times New Roman" w:cs="David" w:hint="cs"/>
          <w:sz w:val="20"/>
          <w:szCs w:val="24"/>
          <w:rtl/>
          <w:lang w:eastAsia="he-IL"/>
        </w:rPr>
        <w:t>ים</w:t>
      </w:r>
      <w:r w:rsidRPr="00435A20">
        <w:rPr>
          <w:rFonts w:ascii="Times New Roman" w:eastAsia="Times New Roman" w:hAnsi="Times New Roman" w:cs="David"/>
          <w:sz w:val="20"/>
          <w:szCs w:val="24"/>
          <w:rtl/>
          <w:lang w:eastAsia="he-IL"/>
        </w:rPr>
        <w:t xml:space="preserve"> עד לתאריך הבאת החוזה לידי גמר, או עד לתאריך ביטולו, הכל לפי העניין.</w:t>
      </w:r>
    </w:p>
    <w:p w14:paraId="3BA9409F" w14:textId="77777777" w:rsidR="00435A20" w:rsidRPr="00435A20" w:rsidRDefault="00435A20" w:rsidP="00BA7779">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כמו כן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6720E1E9" w14:textId="77777777" w:rsidR="00435A20" w:rsidRPr="00435A20" w:rsidRDefault="00435A20" w:rsidP="00BA7779">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lang w:eastAsia="he-IL"/>
        </w:rPr>
      </w:pPr>
      <w:r w:rsidRPr="00435A20">
        <w:rPr>
          <w:rFonts w:ascii="Times New Roman" w:eastAsia="Times New Roman" w:hAnsi="Times New Roman" w:cs="David"/>
          <w:sz w:val="20"/>
          <w:szCs w:val="24"/>
          <w:rtl/>
          <w:lang w:eastAsia="he-IL"/>
        </w:rPr>
        <w:t>המתכנן לא יהיה זכאי לכל תשלום נוסף בעד תכניות שימסור למזמין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סעיף 10 זה.</w:t>
      </w:r>
    </w:p>
    <w:p w14:paraId="738792CA" w14:textId="77777777" w:rsidR="00435A20" w:rsidRPr="00435A20" w:rsidRDefault="00435A20" w:rsidP="00BA7779">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זכות הקניין בכל התכניות שייכת למזמין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ובלבד ששולם שכר המתכנן בהתאם להוראות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התכניות. המתכנן אינו רשאי להשתמש בתכניות לצורך תכנון ובניה של פרויקט אחר  שלא בהסכמת המזמין.</w:t>
      </w:r>
    </w:p>
    <w:p w14:paraId="331745D8" w14:textId="77777777" w:rsidR="00435A20" w:rsidRPr="00435A20" w:rsidRDefault="00435A20" w:rsidP="00BA7779">
      <w:pPr>
        <w:widowControl w:val="0"/>
        <w:numPr>
          <w:ilvl w:val="0"/>
          <w:numId w:val="1"/>
        </w:numPr>
        <w:spacing w:before="0" w:beforeAutospacing="0" w:after="240" w:afterAutospacing="0" w:line="240" w:lineRule="auto"/>
        <w:ind w:left="363" w:right="0" w:hanging="414"/>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u w:val="single"/>
          <w:rtl/>
          <w:lang w:eastAsia="he-IL"/>
        </w:rPr>
        <w:t>מעמד המתכנן</w:t>
      </w:r>
    </w:p>
    <w:p w14:paraId="1EDF500E"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color w:val="000000"/>
          <w:sz w:val="24"/>
          <w:szCs w:val="24"/>
          <w:rtl/>
          <w:lang w:eastAsia="he-IL"/>
        </w:rPr>
        <w:t>מוסכם ומובהר על ידי הצדדים לחוזה זה</w:t>
      </w:r>
      <w:r w:rsidRPr="00435A20">
        <w:rPr>
          <w:rFonts w:ascii="Times New Roman" w:eastAsia="Times New Roman" w:hAnsi="Times New Roman" w:cs="David" w:hint="cs"/>
          <w:color w:val="000000"/>
          <w:sz w:val="24"/>
          <w:szCs w:val="24"/>
          <w:rtl/>
          <w:lang w:eastAsia="he-IL"/>
        </w:rPr>
        <w:t>,</w:t>
      </w:r>
      <w:r w:rsidRPr="00435A20">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435A20">
        <w:rPr>
          <w:rFonts w:ascii="Times New Roman" w:eastAsia="Times New Roman" w:hAnsi="Times New Roman" w:cs="David" w:hint="cs"/>
          <w:sz w:val="20"/>
          <w:szCs w:val="24"/>
          <w:rtl/>
          <w:lang w:eastAsia="he-IL"/>
        </w:rPr>
        <w:t xml:space="preserve"> של המתכנן</w:t>
      </w:r>
      <w:r w:rsidRPr="00435A20">
        <w:rPr>
          <w:rFonts w:ascii="Times New Roman" w:eastAsia="Times New Roman" w:hAnsi="Times New Roman" w:cs="David"/>
          <w:sz w:val="20"/>
          <w:szCs w:val="24"/>
          <w:rtl/>
          <w:lang w:eastAsia="he-IL"/>
        </w:rPr>
        <w:t>.</w:t>
      </w:r>
    </w:p>
    <w:p w14:paraId="780EE1BB"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435A20">
        <w:rPr>
          <w:rFonts w:ascii="Times New Roman" w:eastAsia="Times New Roman" w:hAnsi="Times New Roman" w:cs="David"/>
          <w:sz w:val="20"/>
          <w:szCs w:val="24"/>
          <w:rtl/>
          <w:lang w:eastAsia="he-IL"/>
        </w:rPr>
        <w:t xml:space="preserve">אין ולא יהיו יחסי עובד-מעביד בין המזמין ובין </w:t>
      </w:r>
      <w:r w:rsidRPr="00435A20">
        <w:rPr>
          <w:rFonts w:ascii="Times New Roman" w:eastAsia="Times New Roman" w:hAnsi="Times New Roman" w:cs="David"/>
          <w:color w:val="000000"/>
          <w:sz w:val="24"/>
          <w:szCs w:val="24"/>
          <w:rtl/>
          <w:lang w:eastAsia="he-IL"/>
        </w:rPr>
        <w:t xml:space="preserve">המתכנן ו/או </w:t>
      </w:r>
      <w:r w:rsidRPr="00435A20">
        <w:rPr>
          <w:rFonts w:ascii="Times New Roman" w:eastAsia="Times New Roman" w:hAnsi="Times New Roman" w:cs="David" w:hint="cs"/>
          <w:color w:val="000000"/>
          <w:sz w:val="24"/>
          <w:szCs w:val="24"/>
          <w:rtl/>
          <w:lang w:eastAsia="he-IL"/>
        </w:rPr>
        <w:t>מי מטעמו ו</w:t>
      </w:r>
      <w:r w:rsidRPr="00435A20">
        <w:rPr>
          <w:rFonts w:ascii="Times New Roman" w:eastAsia="Times New Roman" w:hAnsi="Times New Roman" w:cs="David"/>
          <w:color w:val="000000"/>
          <w:sz w:val="24"/>
          <w:szCs w:val="24"/>
          <w:rtl/>
          <w:lang w:eastAsia="he-IL"/>
        </w:rPr>
        <w:t xml:space="preserve">בין המזמין לבין עובדי </w:t>
      </w:r>
      <w:r w:rsidRPr="00435A20">
        <w:rPr>
          <w:rFonts w:ascii="Times New Roman" w:eastAsia="Times New Roman" w:hAnsi="Times New Roman" w:cs="David" w:hint="cs"/>
          <w:color w:val="000000"/>
          <w:sz w:val="24"/>
          <w:szCs w:val="24"/>
          <w:rtl/>
          <w:lang w:eastAsia="he-IL"/>
        </w:rPr>
        <w:t xml:space="preserve"> המתכנן ו/או מי מטעמיהם</w:t>
      </w:r>
      <w:r w:rsidRPr="00435A20">
        <w:rPr>
          <w:rFonts w:ascii="Times New Roman" w:eastAsia="Times New Roman" w:hAnsi="Times New Roman" w:cs="David"/>
          <w:color w:val="000000"/>
          <w:sz w:val="24"/>
          <w:szCs w:val="24"/>
          <w:rtl/>
          <w:lang w:eastAsia="he-IL"/>
        </w:rPr>
        <w:t xml:space="preserve"> </w:t>
      </w:r>
      <w:r w:rsidRPr="00435A20">
        <w:rPr>
          <w:rFonts w:ascii="Times New Roman" w:eastAsia="Times New Roman" w:hAnsi="Times New Roman" w:cs="David"/>
          <w:sz w:val="20"/>
          <w:szCs w:val="24"/>
          <w:rtl/>
          <w:lang w:eastAsia="he-IL"/>
        </w:rPr>
        <w:t>ואין בהוראות חוזה זה</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כדי ליצור בין המתכנן ו/או מי מעובדיו</w:t>
      </w:r>
      <w:r w:rsidRPr="00435A20">
        <w:rPr>
          <w:rFonts w:ascii="Times New Roman" w:eastAsia="Times New Roman" w:hAnsi="Times New Roman" w:cs="David" w:hint="cs"/>
          <w:sz w:val="20"/>
          <w:szCs w:val="24"/>
          <w:rtl/>
          <w:lang w:eastAsia="he-IL"/>
        </w:rPr>
        <w:t xml:space="preserve"> ו/או מי מטעמו</w:t>
      </w:r>
      <w:r w:rsidRPr="00435A20">
        <w:rPr>
          <w:rFonts w:ascii="Times New Roman" w:eastAsia="Times New Roman" w:hAnsi="Times New Roman" w:cs="David"/>
          <w:sz w:val="20"/>
          <w:szCs w:val="24"/>
          <w:rtl/>
          <w:lang w:eastAsia="he-IL"/>
        </w:rPr>
        <w:t xml:space="preserve"> לבין המזמין ו/או המנהל ו/או מי מטעמו יחסי עובד מעביד</w:t>
      </w:r>
      <w:r w:rsidRPr="00435A20">
        <w:rPr>
          <w:rFonts w:ascii="Times New Roman" w:eastAsia="Times New Roman" w:hAnsi="Times New Roman" w:cs="David"/>
          <w:color w:val="000000"/>
          <w:sz w:val="24"/>
          <w:szCs w:val="24"/>
          <w:rtl/>
          <w:lang w:eastAsia="he-IL"/>
        </w:rPr>
        <w:t>, לכל ענין ודבר. בכלל זה</w:t>
      </w:r>
      <w:r w:rsidRPr="00435A20">
        <w:rPr>
          <w:rFonts w:ascii="Times New Roman" w:eastAsia="Times New Roman" w:hAnsi="Times New Roman" w:cs="David" w:hint="cs"/>
          <w:color w:val="000000"/>
          <w:sz w:val="24"/>
          <w:szCs w:val="24"/>
          <w:rtl/>
          <w:lang w:eastAsia="he-IL"/>
        </w:rPr>
        <w:t>,</w:t>
      </w:r>
      <w:r w:rsidRPr="00435A20">
        <w:rPr>
          <w:rFonts w:ascii="Times New Roman" w:eastAsia="Times New Roman" w:hAnsi="Times New Roman" w:cs="David"/>
          <w:color w:val="000000"/>
          <w:sz w:val="24"/>
          <w:szCs w:val="24"/>
          <w:rtl/>
          <w:lang w:eastAsia="he-IL"/>
        </w:rPr>
        <w:t xml:space="preserve"> מוסכם ומובהר בין הצדדים</w:t>
      </w:r>
      <w:r w:rsidRPr="00435A20">
        <w:rPr>
          <w:rFonts w:ascii="Times New Roman" w:eastAsia="Times New Roman" w:hAnsi="Times New Roman" w:cs="David" w:hint="cs"/>
          <w:color w:val="000000"/>
          <w:sz w:val="24"/>
          <w:szCs w:val="24"/>
          <w:rtl/>
          <w:lang w:eastAsia="he-IL"/>
        </w:rPr>
        <w:t>,</w:t>
      </w:r>
      <w:r w:rsidRPr="00435A20">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435A20">
        <w:rPr>
          <w:rFonts w:ascii="Times New Roman" w:eastAsia="Times New Roman" w:hAnsi="Times New Roman" w:cs="David" w:hint="cs"/>
          <w:color w:val="000000"/>
          <w:sz w:val="24"/>
          <w:szCs w:val="24"/>
          <w:rtl/>
          <w:lang w:eastAsia="he-IL"/>
        </w:rPr>
        <w:t>ל פ</w:t>
      </w:r>
      <w:r w:rsidRPr="00435A20">
        <w:rPr>
          <w:rFonts w:ascii="Times New Roman" w:eastAsia="Times New Roman" w:hAnsi="Times New Roman" w:cs="David"/>
          <w:color w:val="000000"/>
          <w:sz w:val="24"/>
          <w:szCs w:val="24"/>
          <w:rtl/>
          <w:lang w:eastAsia="he-IL"/>
        </w:rPr>
        <w:t>י הדין ו/או מכח צו הרחבה ו/או מכח הסכם כלשהו על עובד</w:t>
      </w:r>
      <w:r w:rsidRPr="00435A20">
        <w:rPr>
          <w:rFonts w:ascii="Times New Roman" w:eastAsia="Times New Roman" w:hAnsi="Times New Roman" w:cs="David" w:hint="cs"/>
          <w:sz w:val="20"/>
          <w:szCs w:val="24"/>
          <w:rtl/>
          <w:lang w:eastAsia="he-IL"/>
        </w:rPr>
        <w:t>.</w:t>
      </w:r>
    </w:p>
    <w:p w14:paraId="6DF6A90F"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color w:val="000000"/>
          <w:sz w:val="24"/>
          <w:szCs w:val="24"/>
          <w:rtl/>
          <w:lang w:eastAsia="he-IL"/>
        </w:rPr>
        <w:t>מוסכם בזה</w:t>
      </w:r>
      <w:r w:rsidRPr="00435A20">
        <w:rPr>
          <w:rFonts w:ascii="Times New Roman" w:eastAsia="Times New Roman" w:hAnsi="Times New Roman" w:cs="David" w:hint="cs"/>
          <w:color w:val="000000"/>
          <w:sz w:val="24"/>
          <w:szCs w:val="24"/>
          <w:rtl/>
          <w:lang w:eastAsia="he-IL"/>
        </w:rPr>
        <w:t>,</w:t>
      </w:r>
      <w:r w:rsidRPr="00435A20">
        <w:rPr>
          <w:rFonts w:ascii="Times New Roman" w:eastAsia="Times New Roman" w:hAnsi="Times New Roman" w:cs="David"/>
          <w:color w:val="000000"/>
          <w:sz w:val="24"/>
          <w:szCs w:val="24"/>
          <w:rtl/>
          <w:lang w:eastAsia="he-IL"/>
        </w:rPr>
        <w:t xml:space="preserve"> כי המתכנן ו/או עובדיו</w:t>
      </w:r>
      <w:r w:rsidRPr="00435A20">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435A20">
        <w:rPr>
          <w:rFonts w:ascii="Times New Roman" w:eastAsia="Times New Roman" w:hAnsi="Times New Roman" w:cs="David"/>
          <w:color w:val="000000"/>
          <w:sz w:val="24"/>
          <w:szCs w:val="24"/>
          <w:rtl/>
          <w:lang w:eastAsia="he-IL"/>
        </w:rPr>
        <w:t xml:space="preserve"> מוותרים על כל טענות ו/או</w:t>
      </w:r>
      <w:r w:rsidRPr="00435A20">
        <w:rPr>
          <w:rFonts w:ascii="Times New Roman" w:eastAsia="Times New Roman" w:hAnsi="Times New Roman" w:cs="David" w:hint="cs"/>
          <w:color w:val="000000"/>
          <w:sz w:val="24"/>
          <w:szCs w:val="24"/>
          <w:rtl/>
          <w:lang w:eastAsia="he-IL"/>
        </w:rPr>
        <w:t xml:space="preserve"> דרישות ו/או תלונות ו/או</w:t>
      </w:r>
      <w:r w:rsidRPr="00435A20">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2AC09478"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מצהיר ומתחייב</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ישא לבדו </w:t>
      </w:r>
      <w:r w:rsidRPr="00435A20">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435A20">
        <w:rPr>
          <w:rFonts w:ascii="Times New Roman" w:eastAsia="Times New Roman" w:hAnsi="Times New Roman" w:cs="David" w:hint="cs"/>
          <w:color w:val="000000"/>
          <w:sz w:val="24"/>
          <w:szCs w:val="24"/>
          <w:rtl/>
          <w:lang w:eastAsia="he-IL"/>
        </w:rPr>
        <w:t>ל פי</w:t>
      </w:r>
      <w:r w:rsidRPr="00435A20">
        <w:rPr>
          <w:rFonts w:ascii="Times New Roman" w:eastAsia="Times New Roman" w:hAnsi="Times New Roman" w:cs="David"/>
          <w:color w:val="000000"/>
          <w:sz w:val="24"/>
          <w:szCs w:val="24"/>
          <w:rtl/>
          <w:lang w:eastAsia="he-IL"/>
        </w:rPr>
        <w:t xml:space="preserve"> חוזה זה</w:t>
      </w:r>
      <w:r w:rsidRPr="00435A20">
        <w:rPr>
          <w:rFonts w:ascii="Times New Roman" w:eastAsia="Times New Roman" w:hAnsi="Times New Roman" w:cs="David" w:hint="cs"/>
          <w:color w:val="000000"/>
          <w:sz w:val="24"/>
          <w:szCs w:val="24"/>
          <w:rtl/>
          <w:lang w:eastAsia="he-IL"/>
        </w:rPr>
        <w:t>,</w:t>
      </w:r>
      <w:r w:rsidRPr="00435A20">
        <w:rPr>
          <w:rFonts w:ascii="Times New Roman" w:eastAsia="Times New Roman" w:hAnsi="Times New Roman" w:cs="David"/>
          <w:color w:val="000000"/>
          <w:sz w:val="24"/>
          <w:szCs w:val="24"/>
          <w:rtl/>
          <w:lang w:eastAsia="he-IL"/>
        </w:rPr>
        <w:t xml:space="preserve"> ובכלל זה</w:t>
      </w:r>
      <w:r w:rsidRPr="00435A20">
        <w:rPr>
          <w:rFonts w:ascii="Times New Roman" w:eastAsia="Times New Roman" w:hAnsi="Times New Roman" w:cs="David" w:hint="cs"/>
          <w:color w:val="000000"/>
          <w:sz w:val="24"/>
          <w:szCs w:val="24"/>
          <w:rtl/>
          <w:lang w:eastAsia="he-IL"/>
        </w:rPr>
        <w:t>,</w:t>
      </w:r>
      <w:r w:rsidRPr="00435A20">
        <w:rPr>
          <w:rFonts w:ascii="Times New Roman" w:eastAsia="Times New Roman" w:hAnsi="Times New Roman" w:cs="David"/>
          <w:sz w:val="20"/>
          <w:szCs w:val="24"/>
          <w:rtl/>
          <w:lang w:eastAsia="he-IL"/>
        </w:rPr>
        <w:t xml:space="preserve"> תשלומי מס הכנסה והב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טוח הלאומי שהוא חב בגין מתן שרותי המתכנן.</w:t>
      </w:r>
    </w:p>
    <w:p w14:paraId="390C885A"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המתכנן </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טוח לאומי, תשלומים לקרנות איגודים מקצוע</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30D7A67C"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color w:val="000000"/>
          <w:sz w:val="24"/>
          <w:szCs w:val="24"/>
          <w:rtl/>
          <w:lang w:eastAsia="he-IL"/>
        </w:rPr>
      </w:pPr>
      <w:r w:rsidRPr="00435A20">
        <w:rPr>
          <w:rFonts w:ascii="Times New Roman" w:eastAsia="Times New Roman" w:hAnsi="Times New Roman" w:cs="David"/>
          <w:color w:val="000000"/>
          <w:sz w:val="24"/>
          <w:szCs w:val="24"/>
          <w:rtl/>
          <w:lang w:eastAsia="he-IL"/>
        </w:rPr>
        <w:t>מבלי לגרוע מ</w:t>
      </w:r>
      <w:r w:rsidRPr="00435A20">
        <w:rPr>
          <w:rFonts w:ascii="Times New Roman" w:eastAsia="Times New Roman" w:hAnsi="Times New Roman" w:cs="David" w:hint="cs"/>
          <w:color w:val="000000"/>
          <w:sz w:val="24"/>
          <w:szCs w:val="24"/>
          <w:rtl/>
          <w:lang w:eastAsia="he-IL"/>
        </w:rPr>
        <w:t xml:space="preserve">כלליות </w:t>
      </w:r>
      <w:r w:rsidRPr="00435A20">
        <w:rPr>
          <w:rFonts w:ascii="Times New Roman" w:eastAsia="Times New Roman" w:hAnsi="Times New Roman" w:cs="David"/>
          <w:color w:val="000000"/>
          <w:sz w:val="24"/>
          <w:szCs w:val="24"/>
          <w:rtl/>
          <w:lang w:eastAsia="he-IL"/>
        </w:rPr>
        <w:t>האמור לעיל, המתכנן מצהיר ומתחייב</w:t>
      </w:r>
      <w:r w:rsidRPr="00435A20">
        <w:rPr>
          <w:rFonts w:ascii="Times New Roman" w:eastAsia="Times New Roman" w:hAnsi="Times New Roman" w:cs="David" w:hint="cs"/>
          <w:color w:val="000000"/>
          <w:sz w:val="24"/>
          <w:szCs w:val="24"/>
          <w:rtl/>
          <w:lang w:eastAsia="he-IL"/>
        </w:rPr>
        <w:t>,</w:t>
      </w:r>
      <w:r w:rsidRPr="00435A20">
        <w:rPr>
          <w:rFonts w:ascii="Times New Roman" w:eastAsia="Times New Roman" w:hAnsi="Times New Roman" w:cs="David"/>
          <w:color w:val="000000"/>
          <w:sz w:val="24"/>
          <w:szCs w:val="24"/>
          <w:rtl/>
          <w:lang w:eastAsia="he-IL"/>
        </w:rPr>
        <w:t xml:space="preserve"> כי אם י</w:t>
      </w:r>
      <w:r w:rsidRPr="00435A20">
        <w:rPr>
          <w:rFonts w:ascii="Times New Roman" w:eastAsia="Times New Roman" w:hAnsi="Times New Roman" w:cs="David" w:hint="cs"/>
          <w:color w:val="000000"/>
          <w:sz w:val="24"/>
          <w:szCs w:val="24"/>
          <w:rtl/>
          <w:lang w:eastAsia="he-IL"/>
        </w:rPr>
        <w:t>י</w:t>
      </w:r>
      <w:r w:rsidRPr="00435A20">
        <w:rPr>
          <w:rFonts w:ascii="Times New Roman" w:eastAsia="Times New Roman" w:hAnsi="Times New Roman" w:cs="David"/>
          <w:color w:val="000000"/>
          <w:sz w:val="24"/>
          <w:szCs w:val="24"/>
          <w:rtl/>
          <w:lang w:eastAsia="he-IL"/>
        </w:rPr>
        <w:t>דרש המזמין על ידי המתכנן ו/או על ידי מי מ</w:t>
      </w:r>
      <w:r w:rsidRPr="00435A20">
        <w:rPr>
          <w:rFonts w:ascii="Times New Roman" w:eastAsia="Times New Roman" w:hAnsi="Times New Roman" w:cs="David" w:hint="cs"/>
          <w:color w:val="000000"/>
          <w:sz w:val="24"/>
          <w:szCs w:val="24"/>
          <w:rtl/>
          <w:lang w:eastAsia="he-IL"/>
        </w:rPr>
        <w:t>שלוחיו ו/או עובדיו</w:t>
      </w:r>
      <w:r w:rsidRPr="00435A20">
        <w:rPr>
          <w:rFonts w:ascii="Times New Roman" w:eastAsia="Times New Roman" w:hAnsi="Times New Roman" w:cs="David"/>
          <w:color w:val="000000"/>
          <w:sz w:val="24"/>
          <w:szCs w:val="24"/>
          <w:rtl/>
          <w:lang w:eastAsia="he-IL"/>
        </w:rPr>
        <w:t xml:space="preserve"> ו/או</w:t>
      </w:r>
      <w:r w:rsidRPr="00435A20">
        <w:rPr>
          <w:rFonts w:ascii="Times New Roman" w:eastAsia="Times New Roman" w:hAnsi="Times New Roman" w:cs="David" w:hint="cs"/>
          <w:color w:val="000000"/>
          <w:sz w:val="24"/>
          <w:szCs w:val="24"/>
          <w:rtl/>
          <w:lang w:eastAsia="he-IL"/>
        </w:rPr>
        <w:t xml:space="preserve"> אחר מטעמו ו/או</w:t>
      </w:r>
      <w:r w:rsidRPr="00435A20">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435A20">
        <w:rPr>
          <w:rFonts w:ascii="Times New Roman" w:eastAsia="Times New Roman" w:hAnsi="Times New Roman" w:cs="David" w:hint="cs"/>
          <w:color w:val="000000"/>
          <w:sz w:val="24"/>
          <w:szCs w:val="24"/>
          <w:rtl/>
          <w:lang w:eastAsia="he-IL"/>
        </w:rPr>
        <w:t xml:space="preserve"> ו/או פיצוי ו/או שיפוי</w:t>
      </w:r>
      <w:r w:rsidRPr="00435A20">
        <w:rPr>
          <w:rFonts w:ascii="Times New Roman" w:eastAsia="Times New Roman" w:hAnsi="Times New Roman" w:cs="David"/>
          <w:color w:val="000000"/>
          <w:sz w:val="24"/>
          <w:szCs w:val="24"/>
          <w:rtl/>
          <w:lang w:eastAsia="he-IL"/>
        </w:rPr>
        <w:t xml:space="preserve"> כלשהם, בגין עילות הנובעות מיחסי </w:t>
      </w:r>
      <w:r w:rsidRPr="00435A20">
        <w:rPr>
          <w:rFonts w:ascii="Times New Roman" w:eastAsia="Times New Roman" w:hAnsi="Times New Roman" w:cs="David"/>
          <w:color w:val="000000"/>
          <w:sz w:val="24"/>
          <w:szCs w:val="24"/>
          <w:rtl/>
          <w:lang w:eastAsia="he-IL"/>
        </w:rPr>
        <w:lastRenderedPageBreak/>
        <w:t>עובד ומעביד ו/או מהפסקתם ו/או אם יחולו על המזמין תשלום ו/או הוצאה ו/או עלות</w:t>
      </w:r>
      <w:r w:rsidRPr="00435A20">
        <w:rPr>
          <w:rFonts w:ascii="Times New Roman" w:eastAsia="Times New Roman" w:hAnsi="Times New Roman" w:cs="David" w:hint="cs"/>
          <w:color w:val="000000"/>
          <w:sz w:val="24"/>
          <w:szCs w:val="24"/>
          <w:rtl/>
          <w:lang w:eastAsia="he-IL"/>
        </w:rPr>
        <w:t xml:space="preserve"> ו/או פיצוי ו/או שיפוי</w:t>
      </w:r>
      <w:r w:rsidRPr="00435A20">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435A20">
        <w:rPr>
          <w:rFonts w:ascii="Times New Roman" w:eastAsia="Times New Roman" w:hAnsi="Times New Roman" w:cs="David" w:hint="cs"/>
          <w:color w:val="000000"/>
          <w:sz w:val="24"/>
          <w:szCs w:val="24"/>
          <w:rtl/>
          <w:lang w:eastAsia="he-IL"/>
        </w:rPr>
        <w:t xml:space="preserve"> ו/או פיצוי ו/או שיפוי</w:t>
      </w:r>
      <w:r w:rsidRPr="00435A20">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435A20">
        <w:rPr>
          <w:rFonts w:ascii="Times New Roman" w:eastAsia="Times New Roman" w:hAnsi="Times New Roman" w:cs="David" w:hint="cs"/>
          <w:color w:val="000000"/>
          <w:sz w:val="24"/>
          <w:szCs w:val="24"/>
          <w:rtl/>
          <w:lang w:eastAsia="he-IL"/>
        </w:rPr>
        <w:t>,</w:t>
      </w:r>
      <w:r w:rsidRPr="00435A20">
        <w:rPr>
          <w:rFonts w:ascii="Times New Roman" w:eastAsia="Times New Roman" w:hAnsi="Times New Roman" w:cs="David"/>
          <w:color w:val="000000"/>
          <w:sz w:val="24"/>
          <w:szCs w:val="24"/>
          <w:rtl/>
          <w:lang w:eastAsia="he-IL"/>
        </w:rPr>
        <w:t xml:space="preserve"> ייחשב </w:t>
      </w:r>
      <w:r w:rsidRPr="00435A20">
        <w:rPr>
          <w:rFonts w:ascii="Times New Roman" w:eastAsia="Times New Roman" w:hAnsi="Times New Roman" w:cs="David" w:hint="cs"/>
          <w:color w:val="000000"/>
          <w:sz w:val="24"/>
          <w:szCs w:val="24"/>
          <w:rtl/>
          <w:lang w:eastAsia="he-IL"/>
        </w:rPr>
        <w:t>כ</w:t>
      </w:r>
      <w:r w:rsidRPr="00435A20">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5C1AA8F4" w14:textId="77777777" w:rsidR="00435A20" w:rsidRPr="00435A20" w:rsidRDefault="00435A20" w:rsidP="00BA7779">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color w:val="000000"/>
          <w:sz w:val="24"/>
          <w:szCs w:val="24"/>
          <w:rtl/>
          <w:lang w:eastAsia="he-IL"/>
        </w:rPr>
        <w:t>בשים לב לאמור לעיל, אם יקבע פורום מוסמך כלשהו</w:t>
      </w:r>
      <w:r w:rsidRPr="00435A20">
        <w:rPr>
          <w:rFonts w:ascii="Times New Roman" w:eastAsia="Times New Roman" w:hAnsi="Times New Roman" w:cs="David" w:hint="cs"/>
          <w:color w:val="000000"/>
          <w:sz w:val="24"/>
          <w:szCs w:val="24"/>
          <w:rtl/>
          <w:lang w:eastAsia="he-IL"/>
        </w:rPr>
        <w:t>,</w:t>
      </w:r>
      <w:r w:rsidRPr="00435A20">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435A20">
        <w:rPr>
          <w:rFonts w:ascii="Times New Roman" w:eastAsia="Times New Roman" w:hAnsi="Times New Roman" w:cs="David" w:hint="cs"/>
          <w:color w:val="000000"/>
          <w:sz w:val="24"/>
          <w:szCs w:val="24"/>
          <w:rtl/>
          <w:lang w:eastAsia="he-IL"/>
        </w:rPr>
        <w:t xml:space="preserve"> ו/או מי משלוחיו ו/או אחר מטעמו</w:t>
      </w:r>
      <w:r w:rsidRPr="00435A20">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435A20">
        <w:rPr>
          <w:rFonts w:ascii="Times New Roman" w:eastAsia="Times New Roman" w:hAnsi="Times New Roman" w:cs="David" w:hint="cs"/>
          <w:color w:val="000000"/>
          <w:sz w:val="24"/>
          <w:szCs w:val="24"/>
          <w:rtl/>
          <w:lang w:eastAsia="he-IL"/>
        </w:rPr>
        <w:t>.</w:t>
      </w:r>
    </w:p>
    <w:p w14:paraId="05D0848B" w14:textId="77777777" w:rsidR="00435A20" w:rsidRPr="00435A20" w:rsidRDefault="00435A20" w:rsidP="00BA7779">
      <w:pPr>
        <w:widowControl w:val="0"/>
        <w:numPr>
          <w:ilvl w:val="0"/>
          <w:numId w:val="1"/>
        </w:numPr>
        <w:spacing w:before="0" w:beforeAutospacing="0" w:after="240" w:afterAutospacing="0" w:line="240" w:lineRule="auto"/>
        <w:ind w:left="363" w:right="0" w:hanging="74"/>
        <w:jc w:val="both"/>
        <w:rPr>
          <w:rFonts w:ascii="Times New Roman" w:eastAsia="Times New Roman" w:hAnsi="Times New Roman" w:cs="David"/>
          <w:bCs/>
          <w:sz w:val="20"/>
          <w:szCs w:val="24"/>
          <w:u w:val="single"/>
          <w:rtl/>
          <w:lang w:eastAsia="he-IL"/>
        </w:rPr>
      </w:pPr>
      <w:r w:rsidRPr="00435A20">
        <w:rPr>
          <w:rFonts w:ascii="Times New Roman" w:eastAsia="Times New Roman" w:hAnsi="Times New Roman" w:cs="David"/>
          <w:bCs/>
          <w:sz w:val="20"/>
          <w:szCs w:val="24"/>
          <w:u w:val="single"/>
          <w:rtl/>
          <w:lang w:eastAsia="he-IL"/>
        </w:rPr>
        <w:t>הבאת החוזה לגמר או ביטולו</w:t>
      </w:r>
    </w:p>
    <w:p w14:paraId="2B796B31"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p>
    <w:p w14:paraId="6C11EE18" w14:textId="77777777" w:rsidR="00435A20" w:rsidRPr="00435A20" w:rsidRDefault="00435A20" w:rsidP="00133A00">
      <w:pPr>
        <w:widowControl w:val="0"/>
        <w:numPr>
          <w:ilvl w:val="2"/>
          <w:numId w:val="1"/>
        </w:numPr>
        <w:tabs>
          <w:tab w:val="left" w:pos="5187"/>
          <w:tab w:val="left" w:pos="5612"/>
        </w:tabs>
        <w:spacing w:before="0" w:beforeAutospacing="0" w:after="200" w:afterAutospacing="0" w:line="240" w:lineRule="auto"/>
        <w:ind w:left="1507" w:right="0" w:hanging="373"/>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על אף האמור בכל מקום אחר בחוזה </w:t>
      </w:r>
      <w:r w:rsidRPr="00435A20">
        <w:rPr>
          <w:rFonts w:ascii="Times New Roman" w:eastAsia="Times New Roman" w:hAnsi="Times New Roman" w:cs="David" w:hint="cs"/>
          <w:sz w:val="20"/>
          <w:szCs w:val="24"/>
          <w:rtl/>
          <w:lang w:eastAsia="he-IL"/>
        </w:rPr>
        <w:t xml:space="preserve">זה על נספחיו, </w:t>
      </w:r>
      <w:r w:rsidRPr="00435A20">
        <w:rPr>
          <w:rFonts w:ascii="Times New Roman" w:eastAsia="Times New Roman" w:hAnsi="Times New Roman" w:cs="David"/>
          <w:sz w:val="20"/>
          <w:szCs w:val="24"/>
          <w:rtl/>
          <w:lang w:eastAsia="he-IL"/>
        </w:rPr>
        <w:t>רשאי המזמין, לפי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435A20">
        <w:rPr>
          <w:rFonts w:ascii="Times New Roman" w:eastAsia="Times New Roman" w:hAnsi="Times New Roman" w:cs="David" w:hint="cs"/>
          <w:sz w:val="20"/>
          <w:szCs w:val="24"/>
          <w:rtl/>
          <w:lang w:eastAsia="he-IL"/>
        </w:rPr>
        <w:t>-7</w:t>
      </w:r>
      <w:r w:rsidRPr="00435A20">
        <w:rPr>
          <w:rFonts w:ascii="Times New Roman" w:eastAsia="Times New Roman" w:hAnsi="Times New Roman" w:cs="David"/>
          <w:sz w:val="20"/>
          <w:szCs w:val="24"/>
          <w:rtl/>
          <w:lang w:eastAsia="he-IL"/>
        </w:rPr>
        <w:t xml:space="preserve"> י</w:t>
      </w:r>
      <w:r w:rsidRPr="00435A20">
        <w:rPr>
          <w:rFonts w:ascii="Times New Roman" w:eastAsia="Times New Roman" w:hAnsi="Times New Roman" w:cs="David" w:hint="cs"/>
          <w:sz w:val="20"/>
          <w:szCs w:val="24"/>
          <w:rtl/>
          <w:lang w:eastAsia="he-IL"/>
        </w:rPr>
        <w:t>מים</w:t>
      </w:r>
      <w:r w:rsidRPr="00435A20">
        <w:rPr>
          <w:rFonts w:ascii="Times New Roman" w:eastAsia="Times New Roman" w:hAnsi="Times New Roman" w:cs="David"/>
          <w:sz w:val="20"/>
          <w:szCs w:val="24"/>
          <w:rtl/>
          <w:lang w:eastAsia="he-IL"/>
        </w:rPr>
        <w:t xml:space="preserve"> מיום משלוחה (להלן: "</w:t>
      </w:r>
      <w:r w:rsidRPr="00435A20">
        <w:rPr>
          <w:rFonts w:ascii="Times New Roman" w:eastAsia="Times New Roman" w:hAnsi="Times New Roman" w:cs="David"/>
          <w:b/>
          <w:bCs/>
          <w:sz w:val="20"/>
          <w:szCs w:val="24"/>
          <w:rtl/>
          <w:lang w:eastAsia="he-IL"/>
        </w:rPr>
        <w:t>תאריך הפסקת השרות</w:t>
      </w:r>
      <w:r w:rsidRPr="00435A20">
        <w:rPr>
          <w:rFonts w:ascii="Times New Roman" w:eastAsia="Times New Roman" w:hAnsi="Times New Roman" w:cs="David"/>
          <w:sz w:val="20"/>
          <w:szCs w:val="24"/>
          <w:rtl/>
          <w:lang w:eastAsia="he-IL"/>
        </w:rPr>
        <w:t>").</w:t>
      </w:r>
    </w:p>
    <w:p w14:paraId="06E810DF" w14:textId="77777777" w:rsidR="00435A20" w:rsidRPr="00435A20" w:rsidRDefault="00435A20" w:rsidP="00133A00">
      <w:pPr>
        <w:widowControl w:val="0"/>
        <w:numPr>
          <w:ilvl w:val="2"/>
          <w:numId w:val="1"/>
        </w:numPr>
        <w:spacing w:before="0" w:beforeAutospacing="0" w:after="200" w:afterAutospacing="0" w:line="240" w:lineRule="auto"/>
        <w:ind w:left="1507" w:right="0" w:hanging="373"/>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צע עד לתאריך הפסקת הש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וזאת לפי השיעור המפורט בנספחים </w:t>
      </w:r>
      <w:r w:rsidRPr="00435A20">
        <w:rPr>
          <w:rFonts w:ascii="Times New Roman" w:eastAsia="Times New Roman" w:hAnsi="Times New Roman" w:cs="David"/>
          <w:bCs/>
          <w:sz w:val="20"/>
          <w:szCs w:val="24"/>
          <w:rtl/>
          <w:lang w:eastAsia="he-IL"/>
        </w:rPr>
        <w:t>ד' ו - ה'</w:t>
      </w:r>
      <w:r w:rsidRPr="00435A20">
        <w:rPr>
          <w:rFonts w:ascii="Times New Roman" w:eastAsia="Times New Roman" w:hAnsi="Times New Roman" w:cs="David"/>
          <w:sz w:val="20"/>
          <w:szCs w:val="24"/>
          <w:rtl/>
          <w:lang w:eastAsia="he-IL"/>
        </w:rPr>
        <w:t>. במקרה שבוצע חלק של קטע ו/או שלב</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ישולם חלק יחסי מתאים מהשכר הקבוע בנספחים </w:t>
      </w:r>
      <w:r w:rsidRPr="00435A20">
        <w:rPr>
          <w:rFonts w:ascii="Times New Roman" w:eastAsia="Times New Roman" w:hAnsi="Times New Roman" w:cs="David"/>
          <w:bCs/>
          <w:sz w:val="20"/>
          <w:szCs w:val="24"/>
          <w:rtl/>
          <w:lang w:eastAsia="he-IL"/>
        </w:rPr>
        <w:t xml:space="preserve">ד' ו-ה' </w:t>
      </w:r>
      <w:r w:rsidRPr="00435A20">
        <w:rPr>
          <w:rFonts w:ascii="Times New Roman" w:eastAsia="Times New Roman" w:hAnsi="Times New Roman" w:cs="David"/>
          <w:sz w:val="20"/>
          <w:szCs w:val="24"/>
          <w:rtl/>
          <w:lang w:eastAsia="he-IL"/>
        </w:rPr>
        <w:t>לאותו שלב</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כפי שיקבע המנהל.</w:t>
      </w:r>
    </w:p>
    <w:p w14:paraId="0FDC021F" w14:textId="77777777" w:rsidR="00435A20" w:rsidRPr="00435A20" w:rsidRDefault="00435A20" w:rsidP="00133A0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435A20">
        <w:rPr>
          <w:rFonts w:ascii="Times New Roman" w:eastAsia="Times New Roman" w:hAnsi="Times New Roman" w:cs="David" w:hint="cs"/>
          <w:sz w:val="20"/>
          <w:szCs w:val="24"/>
          <w:rtl/>
          <w:lang w:eastAsia="he-IL"/>
        </w:rPr>
        <w:t xml:space="preserve"> ו/או</w:t>
      </w:r>
      <w:r w:rsidRPr="00435A20">
        <w:rPr>
          <w:rFonts w:ascii="Times New Roman" w:eastAsia="Times New Roman" w:hAnsi="Times New Roman" w:cs="David"/>
          <w:sz w:val="20"/>
          <w:szCs w:val="24"/>
          <w:rtl/>
          <w:lang w:eastAsia="he-IL"/>
        </w:rPr>
        <w:t xml:space="preserve"> לטענה </w:t>
      </w:r>
      <w:r w:rsidRPr="00435A20">
        <w:rPr>
          <w:rFonts w:ascii="Times New Roman" w:eastAsia="Times New Roman" w:hAnsi="Times New Roman" w:cs="David" w:hint="cs"/>
          <w:sz w:val="20"/>
          <w:szCs w:val="24"/>
          <w:rtl/>
          <w:lang w:eastAsia="he-IL"/>
        </w:rPr>
        <w:t>ו/או דרישה ו/או תלונה ו/</w:t>
      </w:r>
      <w:r w:rsidRPr="00435A20">
        <w:rPr>
          <w:rFonts w:ascii="Times New Roman" w:eastAsia="Times New Roman" w:hAnsi="Times New Roman" w:cs="David"/>
          <w:sz w:val="20"/>
          <w:szCs w:val="24"/>
          <w:rtl/>
          <w:lang w:eastAsia="he-IL"/>
        </w:rPr>
        <w:t>או תביעה כלשהי, פרט לאמור בסעיף 12.1.2 לעיל</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והשכר שישולם לפי סעיף 12.1.2 לעיל</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יהיה לסילוק כל המגיע למתכנן מהמזמין לפי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xml:space="preserve"> ו/או עקב הבאתו לידי גמר כאמור, בין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xml:space="preserve"> ובין מכוח עילה כלשהי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הדין.</w:t>
      </w:r>
    </w:p>
    <w:p w14:paraId="064A2134" w14:textId="77777777" w:rsidR="00435A20" w:rsidRPr="00435A20" w:rsidRDefault="00435A20" w:rsidP="00133A0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תוך 12 חודש</w:t>
      </w:r>
      <w:r w:rsidRPr="00435A20">
        <w:rPr>
          <w:rFonts w:ascii="Times New Roman" w:eastAsia="Times New Roman" w:hAnsi="Times New Roman" w:cs="David" w:hint="cs"/>
          <w:sz w:val="20"/>
          <w:szCs w:val="24"/>
          <w:rtl/>
          <w:lang w:eastAsia="he-IL"/>
        </w:rPr>
        <w:t>ים</w:t>
      </w:r>
      <w:r w:rsidRPr="00435A20">
        <w:rPr>
          <w:rFonts w:ascii="Times New Roman" w:eastAsia="Times New Roman" w:hAnsi="Times New Roman" w:cs="David"/>
          <w:sz w:val="20"/>
          <w:szCs w:val="24"/>
          <w:rtl/>
          <w:lang w:eastAsia="he-IL"/>
        </w:rPr>
        <w:t xml:space="preserve"> מהבאת חוזה</w:t>
      </w:r>
      <w:r w:rsidRPr="00435A20">
        <w:rPr>
          <w:rFonts w:ascii="Times New Roman" w:eastAsia="Times New Roman" w:hAnsi="Times New Roman" w:cs="David" w:hint="cs"/>
          <w:sz w:val="20"/>
          <w:szCs w:val="24"/>
          <w:rtl/>
          <w:lang w:eastAsia="he-IL"/>
        </w:rPr>
        <w:t xml:space="preserve"> זה לידי</w:t>
      </w:r>
      <w:r w:rsidRPr="00435A20">
        <w:rPr>
          <w:rFonts w:ascii="Times New Roman" w:eastAsia="Times New Roman" w:hAnsi="Times New Roman" w:cs="David"/>
          <w:sz w:val="20"/>
          <w:szCs w:val="24"/>
          <w:rtl/>
          <w:lang w:eastAsia="he-IL"/>
        </w:rPr>
        <w:t xml:space="preserve"> גמר כאמור</w:t>
      </w:r>
      <w:r w:rsidRPr="00435A20">
        <w:rPr>
          <w:rFonts w:ascii="Times New Roman" w:eastAsia="Times New Roman" w:hAnsi="Times New Roman" w:cs="David" w:hint="cs"/>
          <w:sz w:val="20"/>
          <w:szCs w:val="24"/>
          <w:rtl/>
          <w:lang w:eastAsia="he-IL"/>
        </w:rPr>
        <w:t>, רשאי המזמין</w:t>
      </w:r>
      <w:r w:rsidRPr="00435A20">
        <w:rPr>
          <w:rFonts w:ascii="Times New Roman" w:eastAsia="Times New Roman" w:hAnsi="Times New Roman" w:cs="David"/>
          <w:sz w:val="20"/>
          <w:szCs w:val="24"/>
          <w:rtl/>
          <w:lang w:eastAsia="he-IL"/>
        </w:rPr>
        <w:t xml:space="preserve"> לחדשו</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במקרה זה</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יהיה המתכנן חייב</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לפי דרישת המזמין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לחדש את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 המתכנן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תנאי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w:t>
      </w:r>
    </w:p>
    <w:p w14:paraId="64E8755F" w14:textId="77777777" w:rsidR="00435A20" w:rsidRPr="00435A20" w:rsidRDefault="00435A20" w:rsidP="00BA7779">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במקרה שחוזה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מצוות הדין)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יהיה המתכנן זכאי לתשלום כמוגדר בסעיף 12.3.2 להלן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ויחולו הסעיפים 12.1.3 ו- 12.1.4 לעיל.</w:t>
      </w:r>
    </w:p>
    <w:p w14:paraId="44EBA12B" w14:textId="77777777" w:rsidR="00435A20" w:rsidRPr="00435A20" w:rsidRDefault="00435A20" w:rsidP="00435A2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p>
    <w:p w14:paraId="1E92B86E" w14:textId="77777777" w:rsidR="00435A20" w:rsidRPr="00435A20" w:rsidRDefault="00435A20" w:rsidP="00133A0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מבלי לגרוע מזכויות מזמין לפי סעיף 12.1 לעיל</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זכאי המזמין לבטל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לפי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קול דעתו הבלעדי</w:t>
      </w:r>
      <w:r w:rsidRPr="00435A20">
        <w:rPr>
          <w:rFonts w:ascii="Times New Roman" w:eastAsia="Times New Roman" w:hAnsi="Times New Roman" w:cs="David" w:hint="cs"/>
          <w:sz w:val="20"/>
          <w:szCs w:val="24"/>
          <w:rtl/>
          <w:lang w:eastAsia="he-IL"/>
        </w:rPr>
        <w:t xml:space="preserve">, </w:t>
      </w:r>
      <w:r w:rsidRPr="00435A20">
        <w:rPr>
          <w:rFonts w:ascii="Times New Roman" w:eastAsia="Times New Roman" w:hAnsi="Times New Roman" w:cs="David"/>
          <w:sz w:val="20"/>
          <w:szCs w:val="24"/>
          <w:rtl/>
          <w:lang w:eastAsia="he-IL"/>
        </w:rPr>
        <w:t>בלא צורך בהודעה מוקדמת</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בכל אחד מהמקרים הבאים:</w:t>
      </w:r>
    </w:p>
    <w:p w14:paraId="7DBA0436" w14:textId="77777777" w:rsidR="00435A20" w:rsidRPr="00435A20" w:rsidRDefault="00435A20" w:rsidP="00133A00">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הפר ו/או לא קיים איזה מהוראות החוזה ולא ת</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קן </w:t>
      </w:r>
      <w:r w:rsidRPr="00435A20">
        <w:rPr>
          <w:rFonts w:ascii="Times New Roman" w:eastAsia="Times New Roman" w:hAnsi="Times New Roman" w:cs="David" w:hint="cs"/>
          <w:sz w:val="20"/>
          <w:szCs w:val="24"/>
          <w:rtl/>
          <w:lang w:eastAsia="he-IL"/>
        </w:rPr>
        <w:t>את ה</w:t>
      </w:r>
      <w:r w:rsidRPr="00435A20">
        <w:rPr>
          <w:rFonts w:ascii="Times New Roman" w:eastAsia="Times New Roman" w:hAnsi="Times New Roman" w:cs="David"/>
          <w:sz w:val="20"/>
          <w:szCs w:val="24"/>
          <w:rtl/>
          <w:lang w:eastAsia="he-IL"/>
        </w:rPr>
        <w:t>הפרה</w:t>
      </w:r>
      <w:r w:rsidRPr="00435A20">
        <w:rPr>
          <w:rFonts w:ascii="Times New Roman" w:eastAsia="Times New Roman" w:hAnsi="Times New Roman" w:cs="David" w:hint="cs"/>
          <w:sz w:val="20"/>
          <w:szCs w:val="24"/>
          <w:rtl/>
          <w:lang w:eastAsia="he-IL"/>
        </w:rPr>
        <w:t xml:space="preserve"> כאמור,</w:t>
      </w:r>
      <w:r w:rsidRPr="00435A20">
        <w:rPr>
          <w:rFonts w:ascii="Times New Roman" w:eastAsia="Times New Roman" w:hAnsi="Times New Roman" w:cs="David"/>
          <w:sz w:val="20"/>
          <w:szCs w:val="24"/>
          <w:rtl/>
          <w:lang w:eastAsia="he-IL"/>
        </w:rPr>
        <w:t xml:space="preserve"> לאחר שק</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בל התראה על כך מהמזמין בתוך הזמן הנקוב בהתראה.</w:t>
      </w:r>
    </w:p>
    <w:p w14:paraId="64408AEB" w14:textId="77777777" w:rsidR="00435A20" w:rsidRPr="00435A20" w:rsidRDefault="00435A20" w:rsidP="00133A00">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המזמין התרה במתכנן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שאין הוא מבצע את עבודתו בצורה המבטיחה את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צועה התקין ו/או התקדמותה וסיומה לפי לוח הזמנים.</w:t>
      </w:r>
    </w:p>
    <w:p w14:paraId="1B1E4A97" w14:textId="77777777" w:rsidR="005068BB" w:rsidRDefault="00435A20" w:rsidP="005068BB">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lang w:eastAsia="he-IL"/>
        </w:rPr>
      </w:pPr>
      <w:r w:rsidRPr="00435A20">
        <w:rPr>
          <w:rFonts w:ascii="Times New Roman" w:eastAsia="Times New Roman" w:hAnsi="Times New Roman" w:cs="David"/>
          <w:sz w:val="20"/>
          <w:szCs w:val="24"/>
          <w:rtl/>
          <w:lang w:eastAsia="he-IL"/>
        </w:rPr>
        <w:lastRenderedPageBreak/>
        <w:t>המתכנן הפר את הוראת סעיף 7.5 לעיל.</w:t>
      </w:r>
      <w:r w:rsidR="005068BB" w:rsidRPr="005068BB">
        <w:rPr>
          <w:rFonts w:ascii="Times New Roman" w:eastAsia="Times New Roman" w:hAnsi="Times New Roman" w:cs="David"/>
          <w:sz w:val="20"/>
          <w:szCs w:val="24"/>
          <w:rtl/>
          <w:lang w:eastAsia="he-IL"/>
        </w:rPr>
        <w:t xml:space="preserve"> </w:t>
      </w:r>
    </w:p>
    <w:p w14:paraId="742047F0" w14:textId="77777777" w:rsidR="005068BB" w:rsidRPr="005068BB" w:rsidRDefault="005068BB" w:rsidP="005068BB">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lang w:eastAsia="he-IL"/>
        </w:rPr>
      </w:pPr>
      <w:r w:rsidRPr="005068BB">
        <w:rPr>
          <w:rFonts w:ascii="Times New Roman" w:eastAsia="Times New Roman" w:hAnsi="Times New Roman" w:cs="David"/>
          <w:sz w:val="20"/>
          <w:szCs w:val="24"/>
          <w:rtl/>
          <w:lang w:eastAsia="he-IL"/>
        </w:rPr>
        <w:t>נבצר מהיועץ או מהמנהל הראשי לקיים את החוזה מסיבת מחלה או מכל סיבה אחרת שהיא. מבלי לפגוע בכלליות האמור לעיל - יחול הסעיף אם היועץ נפטר, היועץ הגיש בקשה לפשיטת רגל ו/או בקשה למינוי כונס, או נעשה בלתי כשר לפעולה משפטית או בלתי כשר למתן שירותי היועץ או אם ארע אירוע דומה.</w:t>
      </w:r>
    </w:p>
    <w:p w14:paraId="1574AE29" w14:textId="77777777" w:rsidR="005068BB" w:rsidRPr="005068BB" w:rsidRDefault="005068BB" w:rsidP="005068BB">
      <w:pPr>
        <w:widowControl w:val="0"/>
        <w:tabs>
          <w:tab w:val="left" w:pos="2357"/>
        </w:tabs>
        <w:spacing w:before="0" w:beforeAutospacing="0" w:after="0" w:afterAutospacing="0" w:line="240" w:lineRule="auto"/>
        <w:ind w:left="2359" w:right="360"/>
        <w:jc w:val="both"/>
        <w:rPr>
          <w:rFonts w:ascii="Times New Roman" w:eastAsia="Times New Roman" w:hAnsi="Times New Roman" w:cs="David"/>
          <w:sz w:val="20"/>
          <w:szCs w:val="24"/>
          <w:rtl/>
          <w:lang w:eastAsia="he-IL"/>
        </w:rPr>
      </w:pPr>
    </w:p>
    <w:p w14:paraId="384A2AFE" w14:textId="77777777" w:rsidR="005068BB" w:rsidRPr="005068BB" w:rsidRDefault="005068BB" w:rsidP="005068BB">
      <w:pPr>
        <w:widowControl w:val="0"/>
        <w:numPr>
          <w:ilvl w:val="3"/>
          <w:numId w:val="1"/>
        </w:numPr>
        <w:tabs>
          <w:tab w:val="clear" w:pos="1800"/>
          <w:tab w:val="left" w:pos="2357"/>
        </w:tabs>
        <w:spacing w:before="0" w:beforeAutospacing="0" w:after="0" w:afterAutospacing="0" w:line="240" w:lineRule="auto"/>
        <w:ind w:left="2359" w:right="0" w:hanging="142"/>
        <w:jc w:val="both"/>
        <w:rPr>
          <w:rFonts w:ascii="Times New Roman" w:eastAsia="Times New Roman" w:hAnsi="Times New Roman" w:cs="David"/>
          <w:sz w:val="20"/>
          <w:szCs w:val="24"/>
          <w:lang w:eastAsia="he-IL"/>
        </w:rPr>
      </w:pPr>
      <w:r w:rsidRPr="005068BB">
        <w:rPr>
          <w:rFonts w:ascii="Times New Roman" w:eastAsia="Times New Roman" w:hAnsi="Times New Roman" w:cs="David"/>
          <w:sz w:val="20"/>
          <w:szCs w:val="24"/>
          <w:rtl/>
          <w:lang w:eastAsia="he-IL"/>
        </w:rPr>
        <w:t>חל שינוי בהחזקת המניות ו/או בהרכב המנהלים של היועץ.</w:t>
      </w:r>
    </w:p>
    <w:p w14:paraId="106032C9" w14:textId="77777777" w:rsidR="005068BB" w:rsidRPr="005068BB" w:rsidRDefault="005068BB" w:rsidP="005068BB">
      <w:pPr>
        <w:widowControl w:val="0"/>
        <w:tabs>
          <w:tab w:val="left" w:pos="2357"/>
        </w:tabs>
        <w:spacing w:before="0" w:beforeAutospacing="0" w:after="0" w:afterAutospacing="0" w:line="240" w:lineRule="auto"/>
        <w:ind w:left="2359" w:right="360"/>
        <w:jc w:val="both"/>
        <w:rPr>
          <w:rFonts w:ascii="Times New Roman" w:eastAsia="Times New Roman" w:hAnsi="Times New Roman" w:cs="David"/>
          <w:sz w:val="20"/>
          <w:szCs w:val="24"/>
          <w:lang w:eastAsia="he-IL"/>
        </w:rPr>
      </w:pPr>
    </w:p>
    <w:p w14:paraId="5588FAB2" w14:textId="77777777" w:rsidR="00435A20" w:rsidRPr="00435A20" w:rsidRDefault="005068BB" w:rsidP="005068BB">
      <w:pPr>
        <w:widowControl w:val="0"/>
        <w:numPr>
          <w:ilvl w:val="3"/>
          <w:numId w:val="1"/>
        </w:numPr>
        <w:tabs>
          <w:tab w:val="left" w:pos="2357"/>
        </w:tabs>
        <w:spacing w:before="0" w:beforeAutospacing="0" w:after="0" w:afterAutospacing="0" w:line="240" w:lineRule="auto"/>
        <w:ind w:left="2359" w:right="0" w:hanging="142"/>
        <w:jc w:val="both"/>
        <w:rPr>
          <w:rFonts w:ascii="Times New Roman" w:eastAsia="Times New Roman" w:hAnsi="Times New Roman" w:cs="David"/>
          <w:sz w:val="20"/>
          <w:szCs w:val="24"/>
          <w:rtl/>
          <w:lang w:eastAsia="he-IL"/>
        </w:rPr>
      </w:pPr>
      <w:r w:rsidRPr="005068BB">
        <w:rPr>
          <w:rFonts w:ascii="Times New Roman" w:eastAsia="Times New Roman" w:hAnsi="Times New Roman" w:cs="David"/>
          <w:sz w:val="20"/>
          <w:szCs w:val="24"/>
          <w:rtl/>
          <w:lang w:eastAsia="he-IL"/>
        </w:rPr>
        <w:t>היועץ הגיש בקשה להקפאת הליכים או להסדר או סידור כלשהו עם או לטובת נושיו או שהוגשה בקשה כנגדו למתן צו קבלת נכסים או למינוי לו או לנכסיו של כונס או מפרק, זמני או קבוע, או אם הוגשה נגדו בקשת פירוק אשר לא בוטלה בתוך 30 יום ממועד שנמסרה ליועץ או ניתן צו או נתקבלה החלטה לפירוקו, וכן במקרה שיש בידי המזמין הוכחה להנחת דעתו שהיועץ נתן או הציע, במישרין או בעקיפין, בעצמו או ע"י אחרים, לאדם אחר, שוחד, מענק או כל טובת הנאה בקשר להשגת ההתקשרות עפ"י חוזה זה ו/או לכל דבר הקשור בבצועה.</w:t>
      </w:r>
    </w:p>
    <w:p w14:paraId="030668EB" w14:textId="77777777" w:rsidR="005068BB" w:rsidRPr="00435A20" w:rsidRDefault="005068BB" w:rsidP="005068BB">
      <w:pPr>
        <w:widowControl w:val="0"/>
        <w:tabs>
          <w:tab w:val="left" w:pos="2357"/>
        </w:tabs>
        <w:spacing w:before="0" w:beforeAutospacing="0" w:after="200" w:afterAutospacing="0" w:line="240" w:lineRule="auto"/>
        <w:ind w:left="2359" w:right="360"/>
        <w:jc w:val="both"/>
        <w:rPr>
          <w:rFonts w:ascii="Times New Roman" w:eastAsia="Times New Roman" w:hAnsi="Times New Roman" w:cs="David"/>
          <w:sz w:val="20"/>
          <w:szCs w:val="24"/>
          <w:rtl/>
          <w:lang w:eastAsia="he-IL"/>
        </w:rPr>
      </w:pPr>
    </w:p>
    <w:p w14:paraId="27F3A237" w14:textId="77777777" w:rsidR="00435A20" w:rsidRPr="00435A20" w:rsidRDefault="00435A20" w:rsidP="00133A0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בוטל החוזה כאמור בסעיף 12.3.1 לעיל</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צע עד לב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טול החוזה</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וזאת לפי השיעור המפורט בנספחים </w:t>
      </w:r>
      <w:r w:rsidRPr="00435A20">
        <w:rPr>
          <w:rFonts w:ascii="Times New Roman" w:eastAsia="Times New Roman" w:hAnsi="Times New Roman" w:cs="David"/>
          <w:bCs/>
          <w:sz w:val="20"/>
          <w:szCs w:val="24"/>
          <w:rtl/>
          <w:lang w:eastAsia="he-IL"/>
        </w:rPr>
        <w:t>ד'</w:t>
      </w:r>
      <w:r w:rsidRPr="00435A20">
        <w:rPr>
          <w:rFonts w:ascii="Times New Roman" w:eastAsia="Times New Roman" w:hAnsi="Times New Roman" w:cs="David" w:hint="cs"/>
          <w:bCs/>
          <w:sz w:val="20"/>
          <w:szCs w:val="24"/>
          <w:rtl/>
          <w:lang w:eastAsia="he-IL"/>
        </w:rPr>
        <w:t xml:space="preserve"> </w:t>
      </w:r>
      <w:r w:rsidRPr="00435A20">
        <w:rPr>
          <w:rFonts w:ascii="Times New Roman" w:eastAsia="Times New Roman" w:hAnsi="Times New Roman" w:cs="David"/>
          <w:bCs/>
          <w:sz w:val="20"/>
          <w:szCs w:val="24"/>
          <w:rtl/>
          <w:lang w:eastAsia="he-IL"/>
        </w:rPr>
        <w:t xml:space="preserve">ו -ה' </w:t>
      </w:r>
      <w:r w:rsidRPr="00435A20">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435A20">
        <w:rPr>
          <w:rFonts w:ascii="Times New Roman" w:eastAsia="Times New Roman" w:hAnsi="Times New Roman" w:cs="David"/>
          <w:bCs/>
          <w:sz w:val="20"/>
          <w:szCs w:val="24"/>
          <w:rtl/>
          <w:lang w:eastAsia="he-IL"/>
        </w:rPr>
        <w:t xml:space="preserve">ד' ו-ה' </w:t>
      </w:r>
      <w:r w:rsidRPr="00435A20">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48A2DD37" w14:textId="77777777" w:rsidR="00435A20" w:rsidRPr="00435A20" w:rsidRDefault="00435A20" w:rsidP="00133A0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הודעה בדבר הבאת החוזה לידי גמר כאמור בסעיף 12.3.1 לעיל</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לא תשמש עילה למתכנן לתביעת פיצויים כלשהם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לטענה</w:t>
      </w:r>
      <w:r w:rsidRPr="00435A20">
        <w:rPr>
          <w:rFonts w:ascii="Times New Roman" w:eastAsia="Times New Roman" w:hAnsi="Times New Roman" w:cs="David" w:hint="cs"/>
          <w:sz w:val="20"/>
          <w:szCs w:val="24"/>
          <w:rtl/>
          <w:lang w:eastAsia="he-IL"/>
        </w:rPr>
        <w:t xml:space="preserve"> ו/או לדרישה ו/או לתלונה</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w:t>
      </w:r>
      <w:r w:rsidRPr="00435A20">
        <w:rPr>
          <w:rFonts w:ascii="Times New Roman" w:eastAsia="Times New Roman" w:hAnsi="Times New Roman" w:cs="David" w:hint="cs"/>
          <w:sz w:val="20"/>
          <w:szCs w:val="24"/>
          <w:rtl/>
          <w:lang w:eastAsia="he-IL"/>
        </w:rPr>
        <w:t>ל</w:t>
      </w:r>
      <w:r w:rsidRPr="00435A20">
        <w:rPr>
          <w:rFonts w:ascii="Times New Roman" w:eastAsia="Times New Roman" w:hAnsi="Times New Roman" w:cs="David"/>
          <w:sz w:val="20"/>
          <w:szCs w:val="24"/>
          <w:rtl/>
          <w:lang w:eastAsia="he-IL"/>
        </w:rPr>
        <w:t>תביעה כלשהי, פרט לאמור בסעיף 12.3.2 לעיל, והשכר שישולם לפי סעיף 12.3.2</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xml:space="preserve"> ובין מכוח עילה כלשהי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הדין.</w:t>
      </w:r>
    </w:p>
    <w:p w14:paraId="2B0D7188"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 למתן השירותים ע</w:t>
      </w:r>
      <w:r w:rsidRPr="00435A20">
        <w:rPr>
          <w:rFonts w:ascii="Times New Roman" w:eastAsia="Times New Roman" w:hAnsi="Times New Roman" w:cs="David" w:hint="cs"/>
          <w:sz w:val="20"/>
          <w:szCs w:val="24"/>
          <w:rtl/>
          <w:lang w:eastAsia="he-IL"/>
        </w:rPr>
        <w:t>ל פ</w:t>
      </w:r>
      <w:r w:rsidRPr="00435A20">
        <w:rPr>
          <w:rFonts w:ascii="Times New Roman" w:eastAsia="Times New Roman" w:hAnsi="Times New Roman" w:cs="David"/>
          <w:sz w:val="20"/>
          <w:szCs w:val="24"/>
          <w:rtl/>
          <w:lang w:eastAsia="he-IL"/>
        </w:rPr>
        <w:t>י חוזה זה או אם אירע אירוע דומה למתכנן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יהיה המזמין זכאי לבטל </w:t>
      </w:r>
      <w:r w:rsidRPr="00435A20">
        <w:rPr>
          <w:rFonts w:ascii="Times New Roman" w:eastAsia="Times New Roman" w:hAnsi="Times New Roman" w:cs="David" w:hint="cs"/>
          <w:sz w:val="20"/>
          <w:szCs w:val="24"/>
          <w:rtl/>
          <w:lang w:eastAsia="he-IL"/>
        </w:rPr>
        <w:t xml:space="preserve">את </w:t>
      </w:r>
      <w:r w:rsidRPr="00435A20">
        <w:rPr>
          <w:rFonts w:ascii="Times New Roman" w:eastAsia="Times New Roman" w:hAnsi="Times New Roman" w:cs="David"/>
          <w:sz w:val="20"/>
          <w:szCs w:val="24"/>
          <w:rtl/>
          <w:lang w:eastAsia="he-IL"/>
        </w:rPr>
        <w:t>החוזה ויחולו הוראות סעיפים 12.3.2 ו - 12.3.3 לעיל.</w:t>
      </w:r>
    </w:p>
    <w:p w14:paraId="3DC92D1F"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התשלום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סעיפים 12.1, 12.2 ו-12.3 לעיל</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הסעיפים הנ"ל.</w:t>
      </w:r>
    </w:p>
    <w:p w14:paraId="69D4D95F"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בכל מקרה של הבאת חוזה</w:t>
      </w:r>
      <w:r w:rsidRPr="00435A20">
        <w:rPr>
          <w:rFonts w:ascii="Times New Roman" w:eastAsia="Times New Roman" w:hAnsi="Times New Roman" w:cs="David" w:hint="cs"/>
          <w:sz w:val="20"/>
          <w:szCs w:val="24"/>
          <w:rtl/>
          <w:lang w:eastAsia="he-IL"/>
        </w:rPr>
        <w:t xml:space="preserve"> זה לידי</w:t>
      </w:r>
      <w:r w:rsidRPr="00435A20">
        <w:rPr>
          <w:rFonts w:ascii="Times New Roman" w:eastAsia="Times New Roman" w:hAnsi="Times New Roman" w:cs="David"/>
          <w:sz w:val="20"/>
          <w:szCs w:val="24"/>
          <w:rtl/>
          <w:lang w:eastAsia="he-IL"/>
        </w:rPr>
        <w:t xml:space="preserve"> גמר או ביטולו</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יהיה המזמין זכאי למסור את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המשך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25A40CEC"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כל אימת שהמתכנן לא יקיים איזו מהתחייבויותיו לפי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2190736E"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435A20">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3DA9178E" w14:textId="77777777" w:rsidR="00435A20" w:rsidRPr="00435A20" w:rsidRDefault="00435A20" w:rsidP="00BA7779">
      <w:pPr>
        <w:widowControl w:val="0"/>
        <w:spacing w:before="0" w:beforeAutospacing="0" w:after="200" w:afterAutospacing="0" w:line="240" w:lineRule="auto"/>
        <w:ind w:left="792"/>
        <w:jc w:val="both"/>
        <w:rPr>
          <w:rFonts w:ascii="Times New Roman" w:eastAsia="Times New Roman" w:hAnsi="Times New Roman" w:cs="David"/>
          <w:sz w:val="20"/>
          <w:szCs w:val="24"/>
          <w:lang w:eastAsia="he-IL"/>
        </w:rPr>
      </w:pPr>
    </w:p>
    <w:p w14:paraId="1AF97F33" w14:textId="77777777" w:rsidR="00435A20" w:rsidRPr="00435A20" w:rsidRDefault="00435A20" w:rsidP="00BA7779">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70918E7B" w14:textId="77777777" w:rsidR="00435A20" w:rsidRPr="00435A20" w:rsidRDefault="00435A20" w:rsidP="00BA7779">
      <w:pPr>
        <w:widowControl w:val="0"/>
        <w:numPr>
          <w:ilvl w:val="0"/>
          <w:numId w:val="1"/>
        </w:numPr>
        <w:spacing w:before="0" w:beforeAutospacing="0" w:after="240" w:afterAutospacing="0" w:line="240" w:lineRule="auto"/>
        <w:ind w:left="363" w:right="0" w:hanging="414"/>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u w:val="single"/>
          <w:rtl/>
          <w:lang w:eastAsia="he-IL"/>
        </w:rPr>
        <w:lastRenderedPageBreak/>
        <w:t>העברת זכויות</w:t>
      </w:r>
    </w:p>
    <w:p w14:paraId="1B14056A"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אין המתכנן רשאי להסב לאחר את החוזה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כל חלק ממנו, וכן אין הוא רשאי להעביר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להסב לאחר כל זכות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חובה לפי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אלא בהסכמת המזמין בכתב ומראש.</w:t>
      </w:r>
    </w:p>
    <w:p w14:paraId="6A206961"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אין המתכנן רשאי למסור לאחר את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שרותי המתכנן, כולם או מקצתם, אלא בהסכמת המזמין בכתב ומראש.</w:t>
      </w:r>
    </w:p>
    <w:p w14:paraId="78779F14"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ניתנה הסכמת המזמין לפי סעיפים 13.1 או 13.2 לעיל, הרי </w:t>
      </w:r>
      <w:r w:rsidRPr="00435A20">
        <w:rPr>
          <w:rFonts w:ascii="Times New Roman" w:eastAsia="Times New Roman" w:hAnsi="Times New Roman" w:cs="David" w:hint="cs"/>
          <w:sz w:val="20"/>
          <w:szCs w:val="24"/>
          <w:rtl/>
          <w:lang w:eastAsia="he-IL"/>
        </w:rPr>
        <w:t>ש</w:t>
      </w:r>
      <w:r w:rsidRPr="00435A20">
        <w:rPr>
          <w:rFonts w:ascii="Times New Roman" w:eastAsia="Times New Roman" w:hAnsi="Times New Roman" w:cs="David"/>
          <w:sz w:val="20"/>
          <w:szCs w:val="24"/>
          <w:rtl/>
          <w:lang w:eastAsia="he-IL"/>
        </w:rPr>
        <w:t>אין בכך כדי לפטור את המתכנן מאחריותו והתחייבויותיו לפי חוזה</w:t>
      </w:r>
      <w:r w:rsidRPr="00435A20">
        <w:rPr>
          <w:rFonts w:ascii="Times New Roman" w:eastAsia="Times New Roman" w:hAnsi="Times New Roman" w:cs="David" w:hint="cs"/>
          <w:sz w:val="20"/>
          <w:szCs w:val="24"/>
          <w:rtl/>
          <w:lang w:eastAsia="he-IL"/>
        </w:rPr>
        <w:t xml:space="preserve"> זה על נספחיו</w:t>
      </w:r>
      <w:r w:rsidRPr="00435A20">
        <w:rPr>
          <w:rFonts w:ascii="Times New Roman" w:eastAsia="Times New Roman" w:hAnsi="Times New Roman" w:cs="David"/>
          <w:sz w:val="20"/>
          <w:szCs w:val="24"/>
          <w:rtl/>
          <w:lang w:eastAsia="he-IL"/>
        </w:rPr>
        <w:t xml:space="preserve"> ומזכויות המזמין על פיו, והמתכנן </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ישא באחריות מלאה, כלפי המזמין וכלפי </w:t>
      </w:r>
      <w:r w:rsidRPr="00435A20">
        <w:rPr>
          <w:rFonts w:ascii="Times New Roman" w:eastAsia="Times New Roman" w:hAnsi="Times New Roman" w:cs="David" w:hint="cs"/>
          <w:sz w:val="20"/>
          <w:szCs w:val="24"/>
          <w:rtl/>
          <w:lang w:eastAsia="he-IL"/>
        </w:rPr>
        <w:t xml:space="preserve">כל </w:t>
      </w:r>
      <w:r w:rsidRPr="00435A20">
        <w:rPr>
          <w:rFonts w:ascii="Times New Roman" w:eastAsia="Times New Roman" w:hAnsi="Times New Roman" w:cs="David"/>
          <w:sz w:val="20"/>
          <w:szCs w:val="24"/>
          <w:rtl/>
          <w:lang w:eastAsia="he-IL"/>
        </w:rPr>
        <w:t xml:space="preserve">צד שלישי שהוא, גם לכל מעשה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435A20">
        <w:rPr>
          <w:rFonts w:ascii="Times New Roman" w:eastAsia="Times New Roman" w:hAnsi="Times New Roman" w:cs="David" w:hint="cs"/>
          <w:sz w:val="20"/>
          <w:szCs w:val="24"/>
          <w:rtl/>
          <w:lang w:eastAsia="he-IL"/>
        </w:rPr>
        <w:t xml:space="preserve"> ו/או</w:t>
      </w:r>
      <w:r w:rsidRPr="00435A20">
        <w:rPr>
          <w:rFonts w:ascii="Times New Roman" w:eastAsia="Times New Roman" w:hAnsi="Times New Roman" w:cs="David"/>
          <w:sz w:val="20"/>
          <w:szCs w:val="24"/>
          <w:rtl/>
          <w:lang w:eastAsia="he-IL"/>
        </w:rPr>
        <w:t xml:space="preserve"> באי כחם ו</w:t>
      </w:r>
      <w:r w:rsidRPr="00435A20">
        <w:rPr>
          <w:rFonts w:ascii="Times New Roman" w:eastAsia="Times New Roman" w:hAnsi="Times New Roman" w:cs="David" w:hint="cs"/>
          <w:sz w:val="20"/>
          <w:szCs w:val="24"/>
          <w:rtl/>
          <w:lang w:eastAsia="he-IL"/>
        </w:rPr>
        <w:t xml:space="preserve">/או </w:t>
      </w:r>
      <w:r w:rsidRPr="00435A20">
        <w:rPr>
          <w:rFonts w:ascii="Times New Roman" w:eastAsia="Times New Roman" w:hAnsi="Times New Roman" w:cs="David"/>
          <w:sz w:val="20"/>
          <w:szCs w:val="24"/>
          <w:rtl/>
          <w:lang w:eastAsia="he-IL"/>
        </w:rPr>
        <w:t>עובדיהם</w:t>
      </w:r>
      <w:r w:rsidRPr="00435A20">
        <w:rPr>
          <w:rFonts w:ascii="Times New Roman" w:eastAsia="Times New Roman" w:hAnsi="Times New Roman" w:cs="David" w:hint="cs"/>
          <w:sz w:val="20"/>
          <w:szCs w:val="24"/>
          <w:rtl/>
          <w:lang w:eastAsia="he-IL"/>
        </w:rPr>
        <w:t xml:space="preserve"> ו/או מי מטעמם</w:t>
      </w:r>
      <w:r w:rsidRPr="00435A20">
        <w:rPr>
          <w:rFonts w:ascii="Times New Roman" w:eastAsia="Times New Roman" w:hAnsi="Times New Roman" w:cs="David"/>
          <w:sz w:val="20"/>
          <w:szCs w:val="24"/>
          <w:rtl/>
          <w:lang w:eastAsia="he-IL"/>
        </w:rPr>
        <w:t>, ואילו למזמין ישמרו כל זכויותיו כלפי המתכנן.</w:t>
      </w:r>
    </w:p>
    <w:p w14:paraId="201EB13D"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בות המתכנן כמתחייב מהאמור</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435A20">
        <w:rPr>
          <w:rFonts w:ascii="Times New Roman" w:eastAsia="Times New Roman" w:hAnsi="Times New Roman" w:cs="David" w:hint="cs"/>
          <w:sz w:val="20"/>
          <w:szCs w:val="24"/>
          <w:rtl/>
          <w:lang w:eastAsia="he-IL"/>
        </w:rPr>
        <w:t xml:space="preserve">את </w:t>
      </w:r>
      <w:r w:rsidRPr="00435A20">
        <w:rPr>
          <w:rFonts w:ascii="Times New Roman" w:eastAsia="Times New Roman" w:hAnsi="Times New Roman" w:cs="David"/>
          <w:sz w:val="20"/>
          <w:szCs w:val="24"/>
          <w:rtl/>
          <w:lang w:eastAsia="he-IL"/>
        </w:rPr>
        <w:t>החוזה ויחולו הוראות סעיף 12.3.2 ו-12.3.3 לעיל.</w:t>
      </w:r>
    </w:p>
    <w:p w14:paraId="54822516" w14:textId="77777777" w:rsidR="00435A20" w:rsidRPr="00435A20" w:rsidRDefault="00435A20" w:rsidP="00BA7779">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1FD5921D" w14:textId="77777777" w:rsidR="00435A20" w:rsidRPr="00435A20" w:rsidRDefault="00435A20" w:rsidP="00BA7779">
      <w:pPr>
        <w:widowControl w:val="0"/>
        <w:numPr>
          <w:ilvl w:val="0"/>
          <w:numId w:val="1"/>
        </w:numPr>
        <w:spacing w:before="0" w:beforeAutospacing="0" w:after="200" w:afterAutospacing="0" w:line="240" w:lineRule="auto"/>
        <w:ind w:left="363" w:right="0" w:hanging="272"/>
        <w:jc w:val="both"/>
        <w:rPr>
          <w:rFonts w:ascii="Times New Roman" w:eastAsia="Times New Roman" w:hAnsi="Times New Roman" w:cs="David"/>
          <w:sz w:val="20"/>
          <w:szCs w:val="24"/>
          <w:lang w:eastAsia="he-IL"/>
        </w:rPr>
      </w:pPr>
      <w:r w:rsidRPr="00435A20">
        <w:rPr>
          <w:rFonts w:ascii="Times New Roman" w:eastAsia="Times New Roman" w:hAnsi="Times New Roman" w:cs="David"/>
          <w:bCs/>
          <w:sz w:val="20"/>
          <w:szCs w:val="24"/>
          <w:u w:val="single"/>
          <w:rtl/>
          <w:lang w:eastAsia="he-IL"/>
        </w:rPr>
        <w:t>סיום שרותי המתכנן</w:t>
      </w:r>
    </w:p>
    <w:p w14:paraId="5F532332" w14:textId="77777777" w:rsidR="00435A20" w:rsidRPr="00435A20" w:rsidRDefault="00435A20" w:rsidP="00BA7779">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 המתכנן יחושבו כבאים לסיום בכל אחד מהמקרים הבאים:</w:t>
      </w:r>
    </w:p>
    <w:p w14:paraId="137A2C01" w14:textId="77777777" w:rsidR="00435A20" w:rsidRPr="00435A20" w:rsidRDefault="00435A20" w:rsidP="00BA7779">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xml:space="preserve"> הובא לידי </w:t>
      </w:r>
      <w:r w:rsidRPr="00435A20">
        <w:rPr>
          <w:rFonts w:ascii="Times New Roman" w:eastAsia="Times New Roman" w:hAnsi="Times New Roman" w:cs="David" w:hint="cs"/>
          <w:sz w:val="20"/>
          <w:szCs w:val="24"/>
          <w:rtl/>
          <w:lang w:eastAsia="he-IL"/>
        </w:rPr>
        <w:t>גמר</w:t>
      </w:r>
      <w:r w:rsidRPr="00435A20">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50F6D8FC" w14:textId="77777777" w:rsidR="00435A20" w:rsidRPr="00435A20" w:rsidRDefault="00435A20" w:rsidP="00BA7779">
      <w:pPr>
        <w:widowControl w:val="0"/>
        <w:numPr>
          <w:ilvl w:val="2"/>
          <w:numId w:val="1"/>
        </w:numPr>
        <w:tabs>
          <w:tab w:val="left" w:pos="7597"/>
        </w:tabs>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עם מתן א</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שור בכתב ע"י המזמין למתכנן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הושלם מתן שרותי המתכנן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w:t>
      </w:r>
    </w:p>
    <w:p w14:paraId="28EF2559" w14:textId="77777777" w:rsidR="00435A20" w:rsidRPr="00435A20" w:rsidRDefault="00435A20" w:rsidP="00BA7779">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
          <w:sz w:val="20"/>
          <w:szCs w:val="24"/>
          <w:rtl/>
          <w:lang w:eastAsia="he-IL"/>
        </w:rPr>
      </w:pPr>
      <w:r w:rsidRPr="00435A20">
        <w:rPr>
          <w:rFonts w:ascii="Times New Roman" w:eastAsia="Times New Roman" w:hAnsi="Times New Roman" w:cs="David"/>
          <w:bCs/>
          <w:sz w:val="20"/>
          <w:szCs w:val="24"/>
          <w:u w:val="single"/>
          <w:rtl/>
          <w:lang w:eastAsia="he-IL"/>
        </w:rPr>
        <w:t>סודיות והמצאת מסמכים</w:t>
      </w:r>
    </w:p>
    <w:p w14:paraId="79788D16"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מתחייב לשמור על סודיות התכניות, השרטוטים, המפרטים וכל יתר המפרטים וכל יתר המסמכים המתייחסים לש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 המתכנן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435A20">
        <w:rPr>
          <w:rFonts w:ascii="Times New Roman" w:eastAsia="Times New Roman" w:hAnsi="Times New Roman" w:cs="David" w:hint="cs"/>
          <w:sz w:val="20"/>
          <w:szCs w:val="24"/>
          <w:rtl/>
          <w:lang w:eastAsia="he-IL"/>
        </w:rPr>
        <w:t>ו/או על ידי</w:t>
      </w:r>
      <w:r w:rsidRPr="00435A20">
        <w:rPr>
          <w:rFonts w:ascii="Times New Roman" w:eastAsia="Times New Roman" w:hAnsi="Times New Roman" w:cs="David"/>
          <w:sz w:val="20"/>
          <w:szCs w:val="24"/>
          <w:rtl/>
          <w:lang w:eastAsia="he-IL"/>
        </w:rPr>
        <w:t xml:space="preserve"> מ</w:t>
      </w:r>
      <w:r w:rsidRPr="00435A20">
        <w:rPr>
          <w:rFonts w:ascii="Times New Roman" w:eastAsia="Times New Roman" w:hAnsi="Times New Roman" w:cs="David" w:hint="cs"/>
          <w:sz w:val="20"/>
          <w:szCs w:val="24"/>
          <w:rtl/>
          <w:lang w:eastAsia="he-IL"/>
        </w:rPr>
        <w:t>י מ</w:t>
      </w:r>
      <w:r w:rsidRPr="00435A20">
        <w:rPr>
          <w:rFonts w:ascii="Times New Roman" w:eastAsia="Times New Roman" w:hAnsi="Times New Roman" w:cs="David"/>
          <w:sz w:val="20"/>
          <w:szCs w:val="24"/>
          <w:rtl/>
          <w:lang w:eastAsia="he-IL"/>
        </w:rPr>
        <w:t xml:space="preserve">טעמו ובין שהוכנו על ידי המזמין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המנהל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w:t>
      </w:r>
      <w:r w:rsidRPr="00435A20">
        <w:rPr>
          <w:rFonts w:ascii="Times New Roman" w:eastAsia="Times New Roman" w:hAnsi="Times New Roman" w:cs="David" w:hint="cs"/>
          <w:sz w:val="20"/>
          <w:szCs w:val="24"/>
          <w:rtl/>
          <w:lang w:eastAsia="he-IL"/>
        </w:rPr>
        <w:t xml:space="preserve">מי </w:t>
      </w:r>
      <w:r w:rsidRPr="00435A20">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20C98951"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מבלי לגרוע מאחריותו </w:t>
      </w:r>
      <w:r w:rsidRPr="00435A20">
        <w:rPr>
          <w:rFonts w:ascii="Times New Roman" w:eastAsia="Times New Roman" w:hAnsi="Times New Roman" w:cs="David" w:hint="cs"/>
          <w:sz w:val="20"/>
          <w:szCs w:val="24"/>
          <w:rtl/>
          <w:lang w:eastAsia="he-IL"/>
        </w:rPr>
        <w:t xml:space="preserve">של המתכנן </w:t>
      </w:r>
      <w:r w:rsidRPr="00435A20">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יציית המתכנן לכל דרישה של המנהל בדבר נקיטת אמצעי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6EA5B9DF"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יחתים את עובדיו</w:t>
      </w:r>
      <w:r w:rsidRPr="00435A20">
        <w:rPr>
          <w:rFonts w:ascii="Times New Roman" w:eastAsia="Times New Roman" w:hAnsi="Times New Roman" w:cs="David" w:hint="cs"/>
          <w:sz w:val="20"/>
          <w:szCs w:val="24"/>
          <w:rtl/>
          <w:lang w:eastAsia="he-IL"/>
        </w:rPr>
        <w:t xml:space="preserve"> ו/או שלוחיו ו/או אחר מטעמו</w:t>
      </w:r>
      <w:r w:rsidRPr="00435A20">
        <w:rPr>
          <w:rFonts w:ascii="Times New Roman" w:eastAsia="Times New Roman" w:hAnsi="Times New Roman" w:cs="David"/>
          <w:sz w:val="20"/>
          <w:szCs w:val="24"/>
          <w:rtl/>
          <w:lang w:eastAsia="he-IL"/>
        </w:rPr>
        <w:t xml:space="preserve"> בקשר עם ביצוע הסכם זה</w:t>
      </w:r>
      <w:r w:rsidRPr="00435A20">
        <w:rPr>
          <w:rFonts w:ascii="Times New Roman" w:eastAsia="Times New Roman" w:hAnsi="Times New Roman" w:cs="David" w:hint="cs"/>
          <w:sz w:val="20"/>
          <w:szCs w:val="24"/>
          <w:rtl/>
          <w:lang w:eastAsia="he-IL"/>
        </w:rPr>
        <w:t xml:space="preserve"> על נספחיו,</w:t>
      </w:r>
      <w:r w:rsidRPr="00435A20">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435A20">
        <w:rPr>
          <w:rFonts w:ascii="Times New Roman" w:eastAsia="Times New Roman" w:hAnsi="Times New Roman" w:cs="David"/>
          <w:bCs/>
          <w:sz w:val="20"/>
          <w:szCs w:val="24"/>
          <w:rtl/>
          <w:lang w:eastAsia="he-IL"/>
        </w:rPr>
        <w:t>ו'</w:t>
      </w:r>
      <w:r w:rsidRPr="00435A20">
        <w:rPr>
          <w:rFonts w:ascii="Times New Roman" w:eastAsia="Times New Roman" w:hAnsi="Times New Roman" w:cs="David"/>
          <w:sz w:val="20"/>
          <w:szCs w:val="24"/>
          <w:rtl/>
          <w:lang w:eastAsia="he-IL"/>
        </w:rPr>
        <w:t>,.</w:t>
      </w:r>
    </w:p>
    <w:p w14:paraId="66D88ADC" w14:textId="77777777" w:rsidR="00435A20" w:rsidRPr="00435A20" w:rsidRDefault="00435A20" w:rsidP="00BA7779">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lang w:eastAsia="he-IL"/>
        </w:rPr>
      </w:pPr>
      <w:r w:rsidRPr="00435A20">
        <w:rPr>
          <w:rFonts w:ascii="Times New Roman" w:eastAsia="Times New Roman" w:hAnsi="Times New Roman" w:cs="David"/>
          <w:sz w:val="20"/>
          <w:szCs w:val="24"/>
          <w:rtl/>
          <w:lang w:eastAsia="he-IL"/>
        </w:rPr>
        <w:t>לפי דרישת המזמין ועם סיום שרותי המתכנן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435A20">
        <w:rPr>
          <w:rFonts w:ascii="Times New Roman" w:eastAsia="Times New Roman" w:hAnsi="Times New Roman" w:cs="David" w:hint="cs"/>
          <w:sz w:val="20"/>
          <w:szCs w:val="24"/>
          <w:rtl/>
          <w:lang w:eastAsia="he-IL"/>
        </w:rPr>
        <w:t>.</w:t>
      </w:r>
    </w:p>
    <w:p w14:paraId="1C53F4AA" w14:textId="77777777" w:rsidR="00435A20" w:rsidRPr="00435A20" w:rsidRDefault="00435A20" w:rsidP="00435A20">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5BDDCFF5" w14:textId="77777777" w:rsidR="00435A20" w:rsidRPr="00435A20" w:rsidRDefault="00435A20" w:rsidP="00133A0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
          <w:sz w:val="20"/>
          <w:szCs w:val="24"/>
          <w:rtl/>
          <w:lang w:eastAsia="he-IL"/>
        </w:rPr>
      </w:pPr>
      <w:r w:rsidRPr="00435A20">
        <w:rPr>
          <w:rFonts w:ascii="Times New Roman" w:eastAsia="Times New Roman" w:hAnsi="Times New Roman" w:cs="David"/>
          <w:bCs/>
          <w:sz w:val="20"/>
          <w:szCs w:val="24"/>
          <w:u w:val="single"/>
          <w:rtl/>
          <w:lang w:eastAsia="he-IL"/>
        </w:rPr>
        <w:t>ויתור על זכויות מצד המתכנן</w:t>
      </w:r>
    </w:p>
    <w:p w14:paraId="677FDEAA" w14:textId="77777777" w:rsidR="00435A20" w:rsidRPr="00435A20" w:rsidRDefault="00435A20" w:rsidP="00133A0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lastRenderedPageBreak/>
        <w:t xml:space="preserve">השתמש המזמין כדין בסמכות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435A20">
        <w:rPr>
          <w:rFonts w:ascii="Times New Roman" w:eastAsia="Times New Roman" w:hAnsi="Times New Roman" w:cs="David" w:hint="cs"/>
          <w:sz w:val="20"/>
          <w:szCs w:val="24"/>
          <w:rtl/>
          <w:lang w:eastAsia="he-IL"/>
        </w:rPr>
        <w:t>מתכנן כל טענה ו/או דרישה ו/או תלונה ו/או</w:t>
      </w:r>
      <w:r w:rsidRPr="00435A20">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w:t>
      </w:r>
      <w:r w:rsidRPr="00435A20">
        <w:rPr>
          <w:rFonts w:ascii="Times New Roman" w:eastAsia="Times New Roman" w:hAnsi="Times New Roman" w:cs="David" w:hint="cs"/>
          <w:sz w:val="20"/>
          <w:szCs w:val="24"/>
          <w:rtl/>
          <w:lang w:eastAsia="he-IL"/>
        </w:rPr>
        <w:t xml:space="preserve"> שיפוי ו/או</w:t>
      </w:r>
      <w:r w:rsidRPr="00435A20">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435A20">
        <w:rPr>
          <w:rFonts w:ascii="Times New Roman" w:eastAsia="Times New Roman" w:hAnsi="Times New Roman" w:cs="David" w:hint="cs"/>
          <w:sz w:val="20"/>
          <w:szCs w:val="24"/>
          <w:rtl/>
          <w:lang w:eastAsia="he-IL"/>
        </w:rPr>
        <w:t xml:space="preserve"> ו/או</w:t>
      </w:r>
      <w:r w:rsidRPr="00435A20">
        <w:rPr>
          <w:rFonts w:ascii="Times New Roman" w:eastAsia="Times New Roman" w:hAnsi="Times New Roman" w:cs="David"/>
          <w:sz w:val="20"/>
          <w:szCs w:val="24"/>
          <w:rtl/>
          <w:lang w:eastAsia="he-IL"/>
        </w:rPr>
        <w:t xml:space="preserve"> פגיעה במוניטין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הפסד</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לרבות הפסד רווח העלולים להיגרם לו עקב הביטול</w:t>
      </w:r>
      <w:r w:rsidRPr="00435A20">
        <w:rPr>
          <w:rFonts w:ascii="Times New Roman" w:eastAsia="Times New Roman" w:hAnsi="Times New Roman" w:cs="David" w:hint="cs"/>
          <w:sz w:val="20"/>
          <w:szCs w:val="24"/>
          <w:rtl/>
          <w:lang w:eastAsia="he-IL"/>
        </w:rPr>
        <w:t xml:space="preserve"> או</w:t>
      </w:r>
      <w:r w:rsidRPr="00435A20">
        <w:rPr>
          <w:rFonts w:ascii="Times New Roman" w:eastAsia="Times New Roman" w:hAnsi="Times New Roman" w:cs="David"/>
          <w:sz w:val="20"/>
          <w:szCs w:val="24"/>
          <w:rtl/>
          <w:lang w:eastAsia="he-IL"/>
        </w:rPr>
        <w:t xml:space="preserve"> ההפסקה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מכל סיבה אחרת.</w:t>
      </w:r>
    </w:p>
    <w:p w14:paraId="2F8E18D8" w14:textId="77777777" w:rsidR="00435A20" w:rsidRPr="00435A20" w:rsidRDefault="00435A20" w:rsidP="00133A00">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435A20">
        <w:rPr>
          <w:rFonts w:ascii="Times New Roman" w:eastAsia="Times New Roman" w:hAnsi="Times New Roman" w:cs="David" w:hint="cs"/>
          <w:sz w:val="20"/>
          <w:szCs w:val="24"/>
          <w:rtl/>
          <w:lang w:eastAsia="he-IL"/>
        </w:rPr>
        <w:t xml:space="preserve">, </w:t>
      </w:r>
      <w:r w:rsidRPr="00435A20">
        <w:rPr>
          <w:rFonts w:ascii="Times New Roman" w:eastAsia="Times New Roman" w:hAnsi="Times New Roman" w:cs="David"/>
          <w:sz w:val="20"/>
          <w:szCs w:val="24"/>
          <w:rtl/>
          <w:lang w:eastAsia="he-IL"/>
        </w:rPr>
        <w:t>שביצע המתכנן על פי חוזה זה.</w:t>
      </w:r>
    </w:p>
    <w:p w14:paraId="795BDE52" w14:textId="77777777" w:rsidR="00435A20" w:rsidRPr="00435A20" w:rsidRDefault="00435A20" w:rsidP="00133A0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lang w:eastAsia="he-IL"/>
        </w:rPr>
      </w:pPr>
      <w:r w:rsidRPr="00435A20">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435A20">
        <w:rPr>
          <w:rFonts w:ascii="Times New Roman" w:eastAsia="Times New Roman" w:hAnsi="Times New Roman" w:cs="David" w:hint="cs"/>
          <w:sz w:val="20"/>
          <w:szCs w:val="24"/>
          <w:rtl/>
          <w:lang w:eastAsia="he-IL"/>
        </w:rPr>
        <w:t xml:space="preserve">את </w:t>
      </w:r>
      <w:r w:rsidRPr="00435A20">
        <w:rPr>
          <w:rFonts w:ascii="Times New Roman" w:eastAsia="Times New Roman" w:hAnsi="Times New Roman" w:cs="David"/>
          <w:sz w:val="20"/>
          <w:szCs w:val="24"/>
          <w:rtl/>
          <w:lang w:eastAsia="he-IL"/>
        </w:rPr>
        <w:t>המשך ביצוע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רותי המתכנן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מסירתם לידי מתכנן אחר, והינו מתחייב</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546CF769" w14:textId="77777777" w:rsidR="00435A20" w:rsidRPr="00435A20" w:rsidRDefault="00435A20" w:rsidP="00133A0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u w:val="single"/>
          <w:rtl/>
          <w:lang w:eastAsia="he-IL"/>
        </w:rPr>
        <w:t>שונות</w:t>
      </w:r>
    </w:p>
    <w:p w14:paraId="735C484A" w14:textId="77777777" w:rsidR="00435A20" w:rsidRPr="00435A20" w:rsidRDefault="00435A20" w:rsidP="00133A0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המנהל הראשי במשרד המתכנן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מתחייב לבצע את השירותים שעליו לבצע אישית ע</w:t>
      </w:r>
      <w:r w:rsidRPr="00435A20">
        <w:rPr>
          <w:rFonts w:ascii="Times New Roman" w:eastAsia="Times New Roman" w:hAnsi="Times New Roman" w:cs="David" w:hint="cs"/>
          <w:sz w:val="20"/>
          <w:szCs w:val="24"/>
          <w:rtl/>
          <w:lang w:eastAsia="he-IL"/>
        </w:rPr>
        <w:t>ל פ</w:t>
      </w:r>
      <w:r w:rsidRPr="00435A20">
        <w:rPr>
          <w:rFonts w:ascii="Times New Roman" w:eastAsia="Times New Roman" w:hAnsi="Times New Roman" w:cs="David"/>
          <w:sz w:val="20"/>
          <w:szCs w:val="24"/>
          <w:rtl/>
          <w:lang w:eastAsia="he-IL"/>
        </w:rPr>
        <w:t>י חוזה</w:t>
      </w:r>
      <w:r w:rsidRPr="00435A20">
        <w:rPr>
          <w:rFonts w:ascii="Times New Roman" w:eastAsia="Times New Roman" w:hAnsi="Times New Roman" w:cs="David" w:hint="cs"/>
          <w:sz w:val="20"/>
          <w:szCs w:val="24"/>
          <w:rtl/>
          <w:lang w:eastAsia="he-IL"/>
        </w:rPr>
        <w:t xml:space="preserve"> זה והינו</w:t>
      </w:r>
      <w:r w:rsidRPr="00435A20">
        <w:rPr>
          <w:rFonts w:ascii="Times New Roman" w:eastAsia="Times New Roman" w:hAnsi="Times New Roman" w:cs="David"/>
          <w:sz w:val="20"/>
          <w:szCs w:val="24"/>
          <w:rtl/>
          <w:lang w:eastAsia="he-IL"/>
        </w:rPr>
        <w:t xml:space="preserve"> אחראי וערב כלפי המזמין לב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התחייבויות המתכנן לפי חוזה</w:t>
      </w:r>
      <w:r w:rsidRPr="00435A20">
        <w:rPr>
          <w:rFonts w:ascii="Times New Roman" w:eastAsia="Times New Roman" w:hAnsi="Times New Roman" w:cs="David" w:hint="cs"/>
          <w:sz w:val="20"/>
          <w:szCs w:val="24"/>
          <w:rtl/>
          <w:lang w:eastAsia="he-IL"/>
        </w:rPr>
        <w:t xml:space="preserve"> זה על נספחיו</w:t>
      </w:r>
      <w:r w:rsidRPr="00435A20">
        <w:rPr>
          <w:rFonts w:ascii="Times New Roman" w:eastAsia="Times New Roman" w:hAnsi="Times New Roman" w:cs="David"/>
          <w:sz w:val="20"/>
          <w:szCs w:val="24"/>
          <w:rtl/>
          <w:lang w:eastAsia="he-IL"/>
        </w:rPr>
        <w:t>.</w:t>
      </w:r>
    </w:p>
    <w:p w14:paraId="364E3439" w14:textId="77777777" w:rsidR="00435A20" w:rsidRPr="00435A20" w:rsidRDefault="00435A20" w:rsidP="00133A0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כל צד אשר יפר או לא יקיים איזו מהתחייבויותיו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xml:space="preserve"> יהיה חייב לפצות את הצד המקיים על כל הנזקים ו</w:t>
      </w:r>
      <w:r w:rsidRPr="00435A20">
        <w:rPr>
          <w:rFonts w:ascii="Times New Roman" w:eastAsia="Times New Roman" w:hAnsi="Times New Roman" w:cs="David" w:hint="cs"/>
          <w:sz w:val="20"/>
          <w:szCs w:val="24"/>
          <w:rtl/>
          <w:lang w:eastAsia="he-IL"/>
        </w:rPr>
        <w:t xml:space="preserve">/או </w:t>
      </w:r>
      <w:r w:rsidRPr="00435A20">
        <w:rPr>
          <w:rFonts w:ascii="Times New Roman" w:eastAsia="Times New Roman" w:hAnsi="Times New Roman" w:cs="David"/>
          <w:sz w:val="20"/>
          <w:szCs w:val="24"/>
          <w:rtl/>
          <w:lang w:eastAsia="he-IL"/>
        </w:rPr>
        <w:t>ההפסדים שיגרמו לו עקב כך</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וזאת מבלי לגרוע מזכות הצד המקיים לכל סעד ו</w:t>
      </w:r>
      <w:r w:rsidRPr="00435A20">
        <w:rPr>
          <w:rFonts w:ascii="Times New Roman" w:eastAsia="Times New Roman" w:hAnsi="Times New Roman" w:cs="David" w:hint="cs"/>
          <w:sz w:val="20"/>
          <w:szCs w:val="24"/>
          <w:rtl/>
          <w:lang w:eastAsia="he-IL"/>
        </w:rPr>
        <w:t xml:space="preserve">/או </w:t>
      </w:r>
      <w:r w:rsidRPr="00435A20">
        <w:rPr>
          <w:rFonts w:ascii="Times New Roman" w:eastAsia="Times New Roman" w:hAnsi="Times New Roman" w:cs="David"/>
          <w:sz w:val="20"/>
          <w:szCs w:val="24"/>
          <w:rtl/>
          <w:lang w:eastAsia="he-IL"/>
        </w:rPr>
        <w:t>תרופה אחרים ו/או נוספים.</w:t>
      </w:r>
    </w:p>
    <w:p w14:paraId="71363390" w14:textId="77777777" w:rsidR="00435A20" w:rsidRPr="00435A20" w:rsidRDefault="00435A20" w:rsidP="00133A00">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למניעת ספקות מוצהר במפורש</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476518BE" w14:textId="77777777" w:rsidR="00435A20" w:rsidRPr="00435A20" w:rsidRDefault="00435A20" w:rsidP="00133A00">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מצהיר</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435A20">
        <w:rPr>
          <w:rFonts w:ascii="Times New Roman" w:eastAsia="Times New Roman" w:hAnsi="Times New Roman" w:cs="David" w:hint="cs"/>
          <w:sz w:val="20"/>
          <w:szCs w:val="24"/>
          <w:rtl/>
          <w:lang w:eastAsia="he-IL"/>
        </w:rPr>
        <w:t>נבע</w:t>
      </w:r>
      <w:r w:rsidRPr="00435A20">
        <w:rPr>
          <w:rFonts w:ascii="Times New Roman" w:eastAsia="Times New Roman" w:hAnsi="Times New Roman" w:cs="David"/>
          <w:sz w:val="20"/>
          <w:szCs w:val="24"/>
          <w:rtl/>
          <w:lang w:eastAsia="he-IL"/>
        </w:rPr>
        <w:t xml:space="preserve"> מאי עמידתו בהתחייבויותיו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חוזה זה.</w:t>
      </w:r>
    </w:p>
    <w:p w14:paraId="0C730D90" w14:textId="77777777" w:rsidR="00435A20" w:rsidRPr="00435A20" w:rsidRDefault="00435A20" w:rsidP="00133A0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p>
    <w:p w14:paraId="34DC0D4D" w14:textId="77777777" w:rsidR="00435A20" w:rsidRPr="00435A20" w:rsidRDefault="00435A20" w:rsidP="00133A0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מוסכם במפורש</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צוע כל </w:t>
      </w:r>
      <w:r w:rsidRPr="00435A20">
        <w:rPr>
          <w:rFonts w:ascii="Times New Roman" w:eastAsia="Times New Roman" w:hAnsi="Times New Roman" w:cs="David" w:hint="cs"/>
          <w:sz w:val="20"/>
          <w:szCs w:val="24"/>
          <w:rtl/>
          <w:lang w:eastAsia="he-IL"/>
        </w:rPr>
        <w:t>אחת</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אחת מהתחייבויות המזמין ע</w:t>
      </w:r>
      <w:r w:rsidRPr="00435A20">
        <w:rPr>
          <w:rFonts w:ascii="Times New Roman" w:eastAsia="Times New Roman" w:hAnsi="Times New Roman" w:cs="David" w:hint="cs"/>
          <w:sz w:val="20"/>
          <w:szCs w:val="24"/>
          <w:rtl/>
          <w:lang w:eastAsia="he-IL"/>
        </w:rPr>
        <w:t>ל פ</w:t>
      </w:r>
      <w:r w:rsidRPr="00435A20">
        <w:rPr>
          <w:rFonts w:ascii="Times New Roman" w:eastAsia="Times New Roman" w:hAnsi="Times New Roman" w:cs="David"/>
          <w:sz w:val="20"/>
          <w:szCs w:val="24"/>
          <w:rtl/>
          <w:lang w:eastAsia="he-IL"/>
        </w:rPr>
        <w:t>י</w:t>
      </w:r>
      <w:r w:rsidRPr="00435A20">
        <w:rPr>
          <w:rFonts w:ascii="Times New Roman" w:eastAsia="Times New Roman" w:hAnsi="Times New Roman" w:cs="David" w:hint="cs"/>
          <w:sz w:val="20"/>
          <w:szCs w:val="24"/>
          <w:rtl/>
          <w:lang w:eastAsia="he-IL"/>
        </w:rPr>
        <w:t xml:space="preserve"> </w:t>
      </w:r>
      <w:r w:rsidRPr="00435A20">
        <w:rPr>
          <w:rFonts w:ascii="Times New Roman" w:eastAsia="Times New Roman" w:hAnsi="Times New Roman" w:cs="David"/>
          <w:sz w:val="20"/>
          <w:szCs w:val="24"/>
          <w:rtl/>
          <w:lang w:eastAsia="he-IL"/>
        </w:rPr>
        <w:t>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xml:space="preserve"> מותנה בכך שהמתכנן יקיים תחילה את התחייבויותיו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xml:space="preserve"> עד לאותו מועד. המזמין זכאי, מבלי לפגוע </w:t>
      </w:r>
      <w:r w:rsidRPr="00435A20">
        <w:rPr>
          <w:rFonts w:ascii="Times New Roman" w:eastAsia="Times New Roman" w:hAnsi="Times New Roman" w:cs="David" w:hint="cs"/>
          <w:sz w:val="20"/>
          <w:szCs w:val="24"/>
          <w:rtl/>
          <w:lang w:eastAsia="he-IL"/>
        </w:rPr>
        <w:t>מכלליות ה</w:t>
      </w:r>
      <w:r w:rsidRPr="00435A20">
        <w:rPr>
          <w:rFonts w:ascii="Times New Roman" w:eastAsia="Times New Roman" w:hAnsi="Times New Roman" w:cs="David"/>
          <w:sz w:val="20"/>
          <w:szCs w:val="24"/>
          <w:rtl/>
          <w:lang w:eastAsia="he-IL"/>
        </w:rPr>
        <w:t>אמור בכל מקום אחר בחוזה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לעכב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התחי</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78F72174" w14:textId="77777777" w:rsidR="00435A20" w:rsidRPr="00435A20" w:rsidRDefault="00435A20" w:rsidP="00133A0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שום התנהגות מצד</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של מי</w:t>
      </w:r>
      <w:r w:rsidRPr="00435A20">
        <w:rPr>
          <w:rFonts w:ascii="Times New Roman" w:eastAsia="Times New Roman" w:hAnsi="Times New Roman" w:cs="David"/>
          <w:sz w:val="20"/>
          <w:szCs w:val="24"/>
          <w:rtl/>
          <w:lang w:eastAsia="he-IL"/>
        </w:rPr>
        <w:t xml:space="preserve"> מהצדדים לא תחשב כויתור על איזה מזכויותיו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ו/או</w:t>
      </w:r>
      <w:r w:rsidRPr="00435A20">
        <w:rPr>
          <w:rFonts w:ascii="Times New Roman" w:eastAsia="Times New Roman" w:hAnsi="Times New Roman" w:cs="David"/>
          <w:sz w:val="20"/>
          <w:szCs w:val="24"/>
          <w:rtl/>
          <w:lang w:eastAsia="he-IL"/>
        </w:rPr>
        <w:t xml:space="preserve"> ע</w:t>
      </w:r>
      <w:r w:rsidRPr="00435A20">
        <w:rPr>
          <w:rFonts w:ascii="Times New Roman" w:eastAsia="Times New Roman" w:hAnsi="Times New Roman" w:cs="David" w:hint="cs"/>
          <w:sz w:val="20"/>
          <w:szCs w:val="24"/>
          <w:rtl/>
          <w:lang w:eastAsia="he-IL"/>
        </w:rPr>
        <w:t>ל פי כל</w:t>
      </w:r>
      <w:r w:rsidRPr="00435A20">
        <w:rPr>
          <w:rFonts w:ascii="Times New Roman" w:eastAsia="Times New Roman" w:hAnsi="Times New Roman" w:cs="David"/>
          <w:sz w:val="20"/>
          <w:szCs w:val="24"/>
          <w:rtl/>
          <w:lang w:eastAsia="he-IL"/>
        </w:rPr>
        <w:t xml:space="preserve"> דין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כויתור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כהסכמה מצדו לאיזה הפרה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אי קיום של תנאי מתנאי חוזה</w:t>
      </w:r>
      <w:r w:rsidRPr="00435A20">
        <w:rPr>
          <w:rFonts w:ascii="Times New Roman" w:eastAsia="Times New Roman" w:hAnsi="Times New Roman" w:cs="David" w:hint="cs"/>
          <w:sz w:val="20"/>
          <w:szCs w:val="24"/>
          <w:rtl/>
          <w:lang w:eastAsia="he-IL"/>
        </w:rPr>
        <w:t xml:space="preserve"> זה ו/</w:t>
      </w:r>
      <w:r w:rsidRPr="00435A20">
        <w:rPr>
          <w:rFonts w:ascii="Times New Roman" w:eastAsia="Times New Roman" w:hAnsi="Times New Roman" w:cs="David"/>
          <w:sz w:val="20"/>
          <w:szCs w:val="24"/>
          <w:rtl/>
          <w:lang w:eastAsia="he-IL"/>
        </w:rPr>
        <w:t xml:space="preserve"> או כנותנת דחייה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ארכה לב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כל פעולה</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ש</w:t>
      </w:r>
      <w:r w:rsidRPr="00435A20">
        <w:rPr>
          <w:rFonts w:ascii="Times New Roman" w:eastAsia="Times New Roman" w:hAnsi="Times New Roman" w:cs="David"/>
          <w:sz w:val="20"/>
          <w:szCs w:val="24"/>
          <w:rtl/>
          <w:lang w:eastAsia="he-IL"/>
        </w:rPr>
        <w:t>יש לעשותה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כש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נוי</w:t>
      </w:r>
      <w:r w:rsidRPr="00435A20">
        <w:rPr>
          <w:rFonts w:ascii="Times New Roman" w:eastAsia="Times New Roman" w:hAnsi="Times New Roman" w:cs="David" w:hint="cs"/>
          <w:sz w:val="20"/>
          <w:szCs w:val="24"/>
          <w:rtl/>
          <w:lang w:eastAsia="he-IL"/>
        </w:rPr>
        <w:t xml:space="preserve"> ו/או</w:t>
      </w:r>
      <w:r w:rsidRPr="00435A20">
        <w:rPr>
          <w:rFonts w:ascii="Times New Roman" w:eastAsia="Times New Roman" w:hAnsi="Times New Roman" w:cs="David"/>
          <w:sz w:val="20"/>
          <w:szCs w:val="24"/>
          <w:rtl/>
          <w:lang w:eastAsia="he-IL"/>
        </w:rPr>
        <w:t xml:space="preserve">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טול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תוספת של תנאי </w:t>
      </w:r>
      <w:r w:rsidRPr="00435A20">
        <w:rPr>
          <w:rFonts w:ascii="Times New Roman" w:eastAsia="Times New Roman" w:hAnsi="Times New Roman" w:cs="David" w:hint="cs"/>
          <w:sz w:val="20"/>
          <w:szCs w:val="24"/>
          <w:rtl/>
          <w:lang w:eastAsia="he-IL"/>
        </w:rPr>
        <w:t>כלשהו</w:t>
      </w:r>
      <w:r w:rsidRPr="00435A20">
        <w:rPr>
          <w:rFonts w:ascii="Times New Roman" w:eastAsia="Times New Roman" w:hAnsi="Times New Roman" w:cs="David"/>
          <w:sz w:val="20"/>
          <w:szCs w:val="24"/>
          <w:rtl/>
          <w:lang w:eastAsia="he-IL"/>
        </w:rPr>
        <w:t>, אלא אם נעשו במפורש ובכתב.</w:t>
      </w:r>
    </w:p>
    <w:p w14:paraId="3BCB6137" w14:textId="77777777" w:rsidR="00435A20" w:rsidRPr="00435A20" w:rsidRDefault="00435A20" w:rsidP="00133A00">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מבלי לגרוע מכלליות האמור לעיל -</w:t>
      </w:r>
    </w:p>
    <w:p w14:paraId="045D6169" w14:textId="77777777" w:rsidR="00435A20" w:rsidRPr="00435A20" w:rsidRDefault="00435A20" w:rsidP="00133A0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0D6EB83D" w14:textId="77777777" w:rsidR="00435A20" w:rsidRPr="00435A20" w:rsidRDefault="00435A20" w:rsidP="00133A0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לא השתמשו המזמין או המנהל או המתכנן בזכויות הניתנות להם לפי החוזה במקרה מסוים, אין לראות בכך ויתור על אותן זכויות במקרה אחר ואין ללמוד </w:t>
      </w:r>
      <w:r w:rsidRPr="00435A20">
        <w:rPr>
          <w:rFonts w:ascii="Times New Roman" w:eastAsia="Times New Roman" w:hAnsi="Times New Roman" w:cs="David"/>
          <w:sz w:val="20"/>
          <w:szCs w:val="24"/>
          <w:rtl/>
          <w:lang w:eastAsia="he-IL"/>
        </w:rPr>
        <w:lastRenderedPageBreak/>
        <w:t>מהתנהגות זו ו</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תור כלשהו על זכויות וחובות לפי החוזה.</w:t>
      </w:r>
    </w:p>
    <w:p w14:paraId="6B9EAD63" w14:textId="77777777" w:rsidR="00435A20" w:rsidRPr="00435A20" w:rsidRDefault="00435A20" w:rsidP="00133A0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במידה והמתכנן כולל מספר גופים או יחידים</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416E95C4" w14:textId="77777777" w:rsidR="00435A20" w:rsidRPr="00435A20" w:rsidRDefault="00435A20" w:rsidP="00133A0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
      </w:pPr>
      <w:r w:rsidRPr="00435A20">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435A20">
        <w:rPr>
          <w:rFonts w:ascii="Times New Roman" w:eastAsia="Times New Roman" w:hAnsi="Times New Roman" w:cs="David" w:hint="cs"/>
          <w:sz w:val="24"/>
          <w:szCs w:val="24"/>
          <w:rtl/>
          <w:lang w:eastAsia="he-IL"/>
        </w:rPr>
        <w:t>,</w:t>
      </w:r>
      <w:r w:rsidRPr="00435A20">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435A20">
        <w:rPr>
          <w:rFonts w:ascii="Times New Roman" w:eastAsia="Times New Roman" w:hAnsi="Times New Roman" w:cs="David" w:hint="cs"/>
          <w:b/>
          <w:bCs/>
          <w:sz w:val="24"/>
          <w:szCs w:val="24"/>
          <w:rtl/>
          <w:lang w:eastAsia="he-IL"/>
        </w:rPr>
        <w:t>א</w:t>
      </w:r>
      <w:r w:rsidRPr="00435A20">
        <w:rPr>
          <w:rFonts w:ascii="Times New Roman" w:eastAsia="Times New Roman" w:hAnsi="Times New Roman" w:cs="David" w:hint="cs"/>
          <w:sz w:val="24"/>
          <w:szCs w:val="24"/>
          <w:rtl/>
          <w:lang w:eastAsia="he-IL"/>
        </w:rPr>
        <w:t>'</w:t>
      </w:r>
      <w:r w:rsidRPr="00435A20">
        <w:rPr>
          <w:rFonts w:ascii="Times New Roman" w:eastAsia="Times New Roman" w:hAnsi="Times New Roman" w:cs="David"/>
          <w:sz w:val="24"/>
          <w:szCs w:val="24"/>
          <w:rtl/>
          <w:lang w:eastAsia="he-IL"/>
        </w:rPr>
        <w:t xml:space="preserve"> בגין כל חיוב מחיובי המזמין </w:t>
      </w:r>
      <w:r w:rsidRPr="00435A20">
        <w:rPr>
          <w:rFonts w:ascii="Times New Roman" w:eastAsia="Times New Roman" w:hAnsi="Times New Roman" w:cs="David" w:hint="cs"/>
          <w:sz w:val="24"/>
          <w:szCs w:val="24"/>
          <w:rtl/>
          <w:lang w:eastAsia="he-IL"/>
        </w:rPr>
        <w:t>על פי</w:t>
      </w:r>
      <w:r w:rsidRPr="00435A20">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435A20">
        <w:rPr>
          <w:rFonts w:ascii="Times New Roman" w:eastAsia="Times New Roman" w:hAnsi="Times New Roman" w:cs="David" w:hint="cs"/>
          <w:sz w:val="24"/>
          <w:szCs w:val="24"/>
          <w:rtl/>
          <w:lang w:eastAsia="he-IL"/>
        </w:rPr>
        <w:t>על פ</w:t>
      </w:r>
      <w:r w:rsidRPr="00435A20">
        <w:rPr>
          <w:rFonts w:ascii="Times New Roman" w:eastAsia="Times New Roman" w:hAnsi="Times New Roman" w:cs="David"/>
          <w:sz w:val="24"/>
          <w:szCs w:val="24"/>
          <w:rtl/>
          <w:lang w:eastAsia="he-IL"/>
        </w:rPr>
        <w:t>י חוזה זה. וזאת מבלי לגרוע מהאמור להלן בסיפא לס"ק זה.</w:t>
      </w:r>
    </w:p>
    <w:p w14:paraId="4A746222" w14:textId="77777777" w:rsidR="00435A20" w:rsidRPr="00435A20" w:rsidRDefault="00435A20" w:rsidP="00133A00">
      <w:pPr>
        <w:keepNext/>
        <w:widowControl w:val="0"/>
        <w:spacing w:before="0" w:beforeAutospacing="0" w:after="200" w:afterAutospacing="0" w:line="240" w:lineRule="auto"/>
        <w:ind w:left="798"/>
        <w:jc w:val="both"/>
        <w:outlineLvl w:val="1"/>
        <w:rPr>
          <w:rFonts w:ascii="Times New Roman" w:eastAsia="Times New Roman" w:hAnsi="Times New Roman" w:cs="David"/>
          <w:bCs/>
          <w:sz w:val="20"/>
          <w:szCs w:val="24"/>
          <w:rtl/>
          <w:lang w:eastAsia="he-IL"/>
        </w:rPr>
      </w:pPr>
      <w:r w:rsidRPr="00435A20">
        <w:rPr>
          <w:rFonts w:ascii="Times New Roman" w:eastAsia="Times New Roman" w:hAnsi="Times New Roman" w:cs="David"/>
          <w:b/>
          <w:sz w:val="20"/>
          <w:szCs w:val="24"/>
          <w:rtl/>
          <w:lang w:eastAsia="he-IL"/>
        </w:rPr>
        <w:t>המתכנן מתחייב בזה</w:t>
      </w:r>
      <w:r w:rsidRPr="00435A20">
        <w:rPr>
          <w:rFonts w:ascii="Times New Roman" w:eastAsia="Times New Roman" w:hAnsi="Times New Roman" w:cs="David" w:hint="cs"/>
          <w:b/>
          <w:sz w:val="20"/>
          <w:szCs w:val="24"/>
          <w:rtl/>
          <w:lang w:eastAsia="he-IL"/>
        </w:rPr>
        <w:t>,</w:t>
      </w:r>
      <w:r w:rsidRPr="00435A20">
        <w:rPr>
          <w:rFonts w:ascii="Times New Roman" w:eastAsia="Times New Roman" w:hAnsi="Times New Roman" w:cs="David"/>
          <w:b/>
          <w:sz w:val="20"/>
          <w:szCs w:val="24"/>
          <w:rtl/>
          <w:lang w:eastAsia="he-IL"/>
        </w:rPr>
        <w:t xml:space="preserve"> כי כל דרישה</w:t>
      </w:r>
      <w:r w:rsidRPr="00435A20">
        <w:rPr>
          <w:rFonts w:ascii="Times New Roman" w:eastAsia="Times New Roman" w:hAnsi="Times New Roman" w:cs="David" w:hint="cs"/>
          <w:b/>
          <w:sz w:val="20"/>
          <w:szCs w:val="24"/>
          <w:rtl/>
          <w:lang w:eastAsia="he-IL"/>
        </w:rPr>
        <w:t xml:space="preserve"> ו/או תלונה</w:t>
      </w:r>
      <w:r w:rsidRPr="00435A20">
        <w:rPr>
          <w:rFonts w:ascii="Times New Roman" w:eastAsia="Times New Roman" w:hAnsi="Times New Roman" w:cs="David"/>
          <w:b/>
          <w:sz w:val="20"/>
          <w:szCs w:val="24"/>
          <w:rtl/>
          <w:lang w:eastAsia="he-IL"/>
        </w:rPr>
        <w:t xml:space="preserve"> </w:t>
      </w:r>
      <w:r w:rsidRPr="00435A20">
        <w:rPr>
          <w:rFonts w:ascii="Times New Roman" w:eastAsia="Times New Roman" w:hAnsi="Times New Roman" w:cs="David" w:hint="cs"/>
          <w:b/>
          <w:sz w:val="20"/>
          <w:szCs w:val="24"/>
          <w:rtl/>
          <w:lang w:eastAsia="he-IL"/>
        </w:rPr>
        <w:t xml:space="preserve">ו/או </w:t>
      </w:r>
      <w:r w:rsidRPr="00435A20">
        <w:rPr>
          <w:rFonts w:ascii="Times New Roman" w:eastAsia="Times New Roman" w:hAnsi="Times New Roman" w:cs="David"/>
          <w:b/>
          <w:sz w:val="20"/>
          <w:szCs w:val="24"/>
          <w:rtl/>
          <w:lang w:eastAsia="he-IL"/>
        </w:rPr>
        <w:t>טענה ו/או תביעה, ככל שתהיינה לו כנגד המזמין בגין חיובי המזמין ע</w:t>
      </w:r>
      <w:r w:rsidRPr="00435A20">
        <w:rPr>
          <w:rFonts w:ascii="Times New Roman" w:eastAsia="Times New Roman" w:hAnsi="Times New Roman" w:cs="David" w:hint="cs"/>
          <w:b/>
          <w:sz w:val="20"/>
          <w:szCs w:val="24"/>
          <w:rtl/>
          <w:lang w:eastAsia="he-IL"/>
        </w:rPr>
        <w:t>ל פי</w:t>
      </w:r>
      <w:r w:rsidRPr="00435A20">
        <w:rPr>
          <w:rFonts w:ascii="Times New Roman" w:eastAsia="Times New Roman" w:hAnsi="Times New Roman" w:cs="David"/>
          <w:b/>
          <w:sz w:val="20"/>
          <w:szCs w:val="24"/>
          <w:rtl/>
          <w:lang w:eastAsia="he-IL"/>
        </w:rPr>
        <w:t xml:space="preserve"> חוזה זה, תוגבל עד לגובה חלקו היחסי של כל אחד מיחידי המזמין כמפורט בנספח </w:t>
      </w:r>
      <w:r w:rsidRPr="00435A20">
        <w:rPr>
          <w:rFonts w:ascii="Times New Roman" w:eastAsia="Times New Roman" w:hAnsi="Times New Roman" w:cs="David" w:hint="cs"/>
          <w:bCs/>
          <w:sz w:val="20"/>
          <w:szCs w:val="24"/>
          <w:rtl/>
          <w:lang w:eastAsia="he-IL"/>
        </w:rPr>
        <w:t>א</w:t>
      </w:r>
      <w:r w:rsidRPr="00435A20">
        <w:rPr>
          <w:rFonts w:ascii="Times New Roman" w:eastAsia="Times New Roman" w:hAnsi="Times New Roman" w:cs="David" w:hint="cs"/>
          <w:b/>
          <w:sz w:val="20"/>
          <w:szCs w:val="24"/>
          <w:rtl/>
          <w:lang w:eastAsia="he-IL"/>
        </w:rPr>
        <w:t>'</w:t>
      </w:r>
      <w:r w:rsidRPr="00435A20">
        <w:rPr>
          <w:rFonts w:ascii="Times New Roman" w:eastAsia="Times New Roman" w:hAnsi="Times New Roman" w:cs="David"/>
          <w:b/>
          <w:sz w:val="20"/>
          <w:szCs w:val="24"/>
          <w:rtl/>
          <w:lang w:eastAsia="he-IL"/>
        </w:rPr>
        <w:t>. אותו דין</w:t>
      </w:r>
      <w:r w:rsidRPr="00435A20">
        <w:rPr>
          <w:rFonts w:ascii="Times New Roman" w:eastAsia="Times New Roman" w:hAnsi="Times New Roman" w:cs="David" w:hint="cs"/>
          <w:b/>
          <w:sz w:val="20"/>
          <w:szCs w:val="24"/>
          <w:rtl/>
          <w:lang w:eastAsia="he-IL"/>
        </w:rPr>
        <w:t>,</w:t>
      </w:r>
      <w:r w:rsidRPr="00435A20">
        <w:rPr>
          <w:rFonts w:ascii="Times New Roman" w:eastAsia="Times New Roman" w:hAnsi="Times New Roman" w:cs="David"/>
          <w:b/>
          <w:sz w:val="20"/>
          <w:szCs w:val="24"/>
          <w:rtl/>
          <w:lang w:eastAsia="he-IL"/>
        </w:rPr>
        <w:t xml:space="preserve"> יחול לגבי תביעה של מי מיחידי המזמין כנגד המתכנן</w:t>
      </w:r>
      <w:r w:rsidRPr="00435A20">
        <w:rPr>
          <w:rFonts w:ascii="Times New Roman" w:eastAsia="Times New Roman" w:hAnsi="Times New Roman" w:cs="David" w:hint="cs"/>
          <w:b/>
          <w:sz w:val="20"/>
          <w:szCs w:val="24"/>
          <w:rtl/>
          <w:lang w:eastAsia="he-IL"/>
        </w:rPr>
        <w:t>.</w:t>
      </w:r>
      <w:r w:rsidRPr="00435A20">
        <w:rPr>
          <w:rFonts w:ascii="Times New Roman" w:eastAsia="Times New Roman" w:hAnsi="Times New Roman" w:cs="David"/>
          <w:b/>
          <w:sz w:val="20"/>
          <w:szCs w:val="24"/>
          <w:rtl/>
          <w:lang w:eastAsia="he-IL"/>
        </w:rPr>
        <w:t xml:space="preserve"> קרי</w:t>
      </w:r>
      <w:r w:rsidRPr="00435A20">
        <w:rPr>
          <w:rFonts w:ascii="Times New Roman" w:eastAsia="Times New Roman" w:hAnsi="Times New Roman" w:cs="David" w:hint="cs"/>
          <w:b/>
          <w:sz w:val="20"/>
          <w:szCs w:val="24"/>
          <w:rtl/>
          <w:lang w:eastAsia="he-IL"/>
        </w:rPr>
        <w:t>,</w:t>
      </w:r>
      <w:r w:rsidRPr="00435A20">
        <w:rPr>
          <w:rFonts w:ascii="Times New Roman" w:eastAsia="Times New Roman" w:hAnsi="Times New Roman" w:cs="David"/>
          <w:b/>
          <w:sz w:val="20"/>
          <w:szCs w:val="24"/>
          <w:rtl/>
          <w:lang w:eastAsia="he-IL"/>
        </w:rPr>
        <w:t xml:space="preserve"> תביעה כאמור</w:t>
      </w:r>
      <w:r w:rsidRPr="00435A20">
        <w:rPr>
          <w:rFonts w:ascii="Times New Roman" w:eastAsia="Times New Roman" w:hAnsi="Times New Roman" w:cs="David" w:hint="cs"/>
          <w:b/>
          <w:sz w:val="20"/>
          <w:szCs w:val="24"/>
          <w:rtl/>
          <w:lang w:eastAsia="he-IL"/>
        </w:rPr>
        <w:t>,</w:t>
      </w:r>
      <w:r w:rsidRPr="00435A20">
        <w:rPr>
          <w:rFonts w:ascii="Times New Roman" w:eastAsia="Times New Roman" w:hAnsi="Times New Roman" w:cs="David"/>
          <w:b/>
          <w:sz w:val="20"/>
          <w:szCs w:val="24"/>
          <w:rtl/>
          <w:lang w:eastAsia="he-IL"/>
        </w:rPr>
        <w:t xml:space="preserve"> תוגבל עד לגובה חלקו היחסי של התובע במזמין  כמפורט בנספח </w:t>
      </w:r>
      <w:r w:rsidRPr="00435A20">
        <w:rPr>
          <w:rFonts w:ascii="Times New Roman" w:eastAsia="Times New Roman" w:hAnsi="Times New Roman" w:cs="David" w:hint="cs"/>
          <w:bCs/>
          <w:sz w:val="20"/>
          <w:szCs w:val="24"/>
          <w:rtl/>
          <w:lang w:eastAsia="he-IL"/>
        </w:rPr>
        <w:t>א</w:t>
      </w:r>
      <w:r w:rsidRPr="00435A20">
        <w:rPr>
          <w:rFonts w:ascii="Times New Roman" w:eastAsia="Times New Roman" w:hAnsi="Times New Roman" w:cs="David" w:hint="cs"/>
          <w:b/>
          <w:sz w:val="20"/>
          <w:szCs w:val="24"/>
          <w:rtl/>
          <w:lang w:eastAsia="he-IL"/>
        </w:rPr>
        <w:t>'</w:t>
      </w:r>
      <w:r w:rsidRPr="00435A20">
        <w:rPr>
          <w:rFonts w:ascii="Times New Roman" w:eastAsia="Times New Roman" w:hAnsi="Times New Roman" w:cs="David"/>
          <w:b/>
          <w:sz w:val="20"/>
          <w:szCs w:val="24"/>
          <w:rtl/>
          <w:lang w:eastAsia="he-IL"/>
        </w:rPr>
        <w:t>.</w:t>
      </w:r>
    </w:p>
    <w:p w14:paraId="6DE59BB3" w14:textId="77777777" w:rsidR="00435A20" w:rsidRPr="00435A20" w:rsidRDefault="00435A20" w:rsidP="00133A0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1C930AB4" w14:textId="77777777" w:rsidR="00435A20" w:rsidRPr="00435A20" w:rsidRDefault="00435A20" w:rsidP="00133A00">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למען הסר ספק</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מוסכם ומוצהר</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500E6BCA" w14:textId="77777777" w:rsidR="00435A20" w:rsidRDefault="00435A20" w:rsidP="00133A0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435A20">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5449FA66" w14:textId="77777777" w:rsidR="00E812B0" w:rsidRPr="00435A20" w:rsidRDefault="00E812B0" w:rsidP="00E812B0">
      <w:pPr>
        <w:widowControl w:val="0"/>
        <w:spacing w:before="0" w:beforeAutospacing="0" w:after="200" w:afterAutospacing="0" w:line="240" w:lineRule="auto"/>
        <w:ind w:right="360"/>
        <w:jc w:val="both"/>
        <w:rPr>
          <w:rFonts w:ascii="Times New Roman" w:eastAsia="Times New Roman" w:hAnsi="Times New Roman" w:cs="David"/>
          <w:sz w:val="20"/>
          <w:szCs w:val="24"/>
          <w:rtl/>
          <w:lang w:eastAsia="he-IL"/>
        </w:rPr>
      </w:pPr>
    </w:p>
    <w:p w14:paraId="351808FA" w14:textId="77777777" w:rsidR="00435A20" w:rsidRPr="00435A20" w:rsidRDefault="00435A20" w:rsidP="00133A0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חוזה זה על נספחיו</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יחייב את המזמין אך ורק בכפוף לחתימתו כדין ע"י מורשי החתימה של המזמין.</w:t>
      </w:r>
    </w:p>
    <w:p w14:paraId="761D2433" w14:textId="77777777" w:rsidR="00435A20" w:rsidRDefault="00435A20" w:rsidP="00133A00">
      <w:pPr>
        <w:widowControl w:val="0"/>
        <w:numPr>
          <w:ilvl w:val="1"/>
          <w:numId w:val="1"/>
        </w:numPr>
        <w:spacing w:before="0" w:beforeAutospacing="0" w:after="720" w:afterAutospacing="0" w:line="240" w:lineRule="auto"/>
        <w:ind w:left="788" w:right="0" w:hanging="431"/>
        <w:jc w:val="both"/>
        <w:rPr>
          <w:rFonts w:ascii="Times New Roman" w:eastAsia="Times New Roman" w:hAnsi="Times New Roman" w:cs="David"/>
          <w:sz w:val="20"/>
          <w:szCs w:val="24"/>
          <w:lang w:eastAsia="he-IL"/>
        </w:rPr>
      </w:pPr>
      <w:r w:rsidRPr="00435A20">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435A20">
        <w:rPr>
          <w:rFonts w:ascii="Times New Roman" w:eastAsia="Times New Roman" w:hAnsi="Times New Roman" w:cs="David" w:hint="cs"/>
          <w:sz w:val="20"/>
          <w:szCs w:val="24"/>
          <w:rtl/>
          <w:lang w:eastAsia="he-IL"/>
        </w:rPr>
        <w:t>רשום</w:t>
      </w:r>
      <w:r w:rsidRPr="00435A20">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תחשב היא כמתקבלת ביום משלוח או מסירתה כאמור.</w:t>
      </w:r>
    </w:p>
    <w:p w14:paraId="5702C05F"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F9AE27E" w14:textId="77777777" w:rsidR="006B279F" w:rsidRDefault="006B279F" w:rsidP="00435A20">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Pr>
          <w:rFonts w:ascii="Times New Roman" w:eastAsia="Times New Roman" w:hAnsi="Times New Roman" w:cs="David"/>
          <w:bCs/>
          <w:sz w:val="20"/>
          <w:szCs w:val="24"/>
          <w:rtl/>
          <w:lang w:eastAsia="he-IL"/>
        </w:rPr>
        <w:br w:type="page"/>
      </w:r>
    </w:p>
    <w:p w14:paraId="13EFB76B"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435A20">
        <w:rPr>
          <w:rFonts w:ascii="Times New Roman" w:eastAsia="Times New Roman" w:hAnsi="Times New Roman" w:cs="David"/>
          <w:bCs/>
          <w:sz w:val="20"/>
          <w:szCs w:val="24"/>
          <w:rtl/>
          <w:lang w:eastAsia="he-IL"/>
        </w:rPr>
        <w:lastRenderedPageBreak/>
        <w:t>ולראיה באו הצדדים על החתום:</w:t>
      </w:r>
    </w:p>
    <w:p w14:paraId="6E5C4DD3" w14:textId="77777777" w:rsidR="00435A20" w:rsidRPr="00435A20" w:rsidRDefault="00435A20" w:rsidP="00803AF2">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66227C34" w14:textId="77777777" w:rsidR="00435A20" w:rsidRDefault="00435A20" w:rsidP="00435A20">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5403CE1A" w14:textId="77777777" w:rsidR="00E812B0" w:rsidRPr="00435A20" w:rsidRDefault="00E812B0" w:rsidP="00435A20">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310694E9" w14:textId="77777777" w:rsidR="00435A20" w:rsidRPr="00435A20" w:rsidRDefault="00435A20" w:rsidP="00435A20">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648B83D6" w14:textId="77777777" w:rsidR="00435A20" w:rsidRPr="00803AF2" w:rsidRDefault="00435A20" w:rsidP="00803AF2">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color w:val="00B0F0"/>
          <w:sz w:val="20"/>
          <w:szCs w:val="24"/>
          <w:u w:val="single"/>
          <w:rtl/>
          <w:lang w:eastAsia="he-IL"/>
        </w:rPr>
      </w:pPr>
      <w:r w:rsidRPr="00803AF2">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rtl/>
            <w:lang w:eastAsia="he-IL"/>
          </w:rPr>
          <w:alias w:val="שם ספק"/>
          <w:tag w:val="cntSupllierName"/>
          <w:id w:val="431858896"/>
          <w:placeholder>
            <w:docPart w:val="A3318365BF944B97B96F002FB5DCE95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7" w:author="Kook Sec" w:date="2025-05-21T14:47:00Z">
            <w:r w:rsidR="00F75FFF">
              <w:rPr>
                <w:rFonts w:ascii="Times New Roman" w:eastAsia="Times New Roman" w:hAnsi="Times New Roman" w:cs="David"/>
                <w:color w:val="00B0F0"/>
                <w:sz w:val="20"/>
                <w:szCs w:val="24"/>
                <w:rtl/>
                <w:lang w:eastAsia="he-IL"/>
              </w:rPr>
              <w:t>רן בלנדר אדריכלות ובינוי ערים בע"מ</w:t>
            </w:r>
          </w:ins>
        </w:sdtContent>
      </w:sdt>
      <w:r w:rsidRPr="00803AF2">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צד א"/>
          <w:tag w:val="cmtTzadAName"/>
          <w:id w:val="-1697851747"/>
          <w:placeholder>
            <w:docPart w:val="10AE26A04A8C43849BE0A9410057F49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r w:rsidR="00803AF2" w:rsidRPr="00803AF2">
            <w:rPr>
              <w:rStyle w:val="a7"/>
              <w:color w:val="00B0F0"/>
              <w:u w:val="single"/>
              <w:rtl/>
            </w:rPr>
            <w:t>[שם צד א]</w:t>
          </w:r>
        </w:sdtContent>
      </w:sdt>
    </w:p>
    <w:p w14:paraId="574D96BC" w14:textId="77777777" w:rsidR="00435A20" w:rsidRPr="00435A20" w:rsidRDefault="00435A20" w:rsidP="00435A20">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ab/>
        <w:t>המתכנן</w:t>
      </w:r>
      <w:r w:rsidRPr="00435A20">
        <w:rPr>
          <w:rFonts w:ascii="Times New Roman" w:eastAsia="Times New Roman" w:hAnsi="Times New Roman" w:cs="David"/>
          <w:sz w:val="20"/>
          <w:szCs w:val="24"/>
          <w:lang w:eastAsia="he-IL"/>
        </w:rPr>
        <w:t xml:space="preserve"> </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lang w:eastAsia="he-IL"/>
        </w:rPr>
        <w:t xml:space="preserve"> </w:t>
      </w:r>
      <w:r w:rsidRPr="00435A20">
        <w:rPr>
          <w:rFonts w:ascii="Times New Roman" w:eastAsia="Times New Roman" w:hAnsi="Times New Roman" w:cs="David"/>
          <w:sz w:val="20"/>
          <w:szCs w:val="24"/>
          <w:rtl/>
          <w:lang w:eastAsia="he-IL"/>
        </w:rPr>
        <w:t>המזמין</w:t>
      </w:r>
      <w:r w:rsidRPr="00435A20">
        <w:rPr>
          <w:rFonts w:ascii="Times New Roman" w:eastAsia="Times New Roman" w:hAnsi="Times New Roman" w:cs="David"/>
          <w:sz w:val="20"/>
          <w:szCs w:val="24"/>
          <w:lang w:eastAsia="he-IL"/>
        </w:rPr>
        <w:t xml:space="preserve"> </w:t>
      </w:r>
    </w:p>
    <w:p w14:paraId="569C9D03"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1405973"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CB4770E" w14:textId="77777777" w:rsidR="00E812B0" w:rsidRDefault="00E812B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2482B9B" w14:textId="77777777" w:rsidR="00E812B0" w:rsidRDefault="00E812B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5BD92C7"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ן זה. </w:t>
      </w:r>
    </w:p>
    <w:p w14:paraId="14B4C259"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59092F1" w14:textId="77777777" w:rsidR="007D5B33"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תאריך :  _______________</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r>
    </w:p>
    <w:p w14:paraId="466213BF"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חתימה וחותמת עו"ד/ רו"ח : ________________</w:t>
      </w:r>
    </w:p>
    <w:p w14:paraId="3B9C6B51"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ACDCF99" w14:textId="77777777" w:rsidR="006B279F" w:rsidRDefault="006B279F" w:rsidP="00435A20">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r>
        <w:rPr>
          <w:rFonts w:ascii="Times New Roman" w:eastAsia="Times New Roman" w:hAnsi="Times New Roman" w:cs="David"/>
          <w:b/>
          <w:bCs/>
          <w:sz w:val="24"/>
          <w:szCs w:val="24"/>
          <w:rtl/>
          <w:lang w:eastAsia="he-IL"/>
        </w:rPr>
        <w:br w:type="page"/>
      </w:r>
    </w:p>
    <w:p w14:paraId="44A2243B"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1B54CAD2" w14:textId="77777777" w:rsidR="00435A20" w:rsidRPr="00435A20" w:rsidRDefault="00435A20" w:rsidP="00435A20">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1EF59689" w14:textId="77777777" w:rsidR="00435A20" w:rsidRPr="00435A20" w:rsidRDefault="00435A20" w:rsidP="00BA7779">
      <w:pPr>
        <w:widowControl w:val="0"/>
        <w:spacing w:before="0" w:beforeAutospacing="0" w:after="0" w:afterAutospacing="0" w:line="240" w:lineRule="auto"/>
        <w:jc w:val="center"/>
        <w:outlineLvl w:val="3"/>
        <w:rPr>
          <w:rFonts w:ascii="Times New Roman" w:eastAsia="Times New Roman" w:hAnsi="Times New Roman" w:cs="David"/>
          <w:sz w:val="24"/>
          <w:szCs w:val="24"/>
          <w:rtl/>
          <w:lang w:eastAsia="he-IL"/>
        </w:rPr>
      </w:pPr>
      <w:r w:rsidRPr="00435A20">
        <w:rPr>
          <w:rFonts w:ascii="Times New Roman" w:eastAsia="Times New Roman" w:hAnsi="Times New Roman" w:cs="David"/>
          <w:bCs/>
          <w:sz w:val="20"/>
          <w:szCs w:val="24"/>
          <w:u w:val="single"/>
          <w:rtl/>
          <w:lang w:eastAsia="he-IL"/>
        </w:rPr>
        <w:t xml:space="preserve">נספח </w:t>
      </w:r>
      <w:r w:rsidR="00E812B0">
        <w:rPr>
          <w:rFonts w:ascii="Times New Roman" w:eastAsia="Times New Roman" w:hAnsi="Times New Roman" w:cs="David" w:hint="cs"/>
          <w:bCs/>
          <w:sz w:val="20"/>
          <w:szCs w:val="24"/>
          <w:u w:val="single"/>
          <w:rtl/>
          <w:lang w:eastAsia="he-IL"/>
        </w:rPr>
        <w:t>"</w:t>
      </w:r>
      <w:r w:rsidR="00E812B0">
        <w:rPr>
          <w:rFonts w:ascii="Times New Roman" w:eastAsia="Times New Roman" w:hAnsi="Times New Roman" w:cs="David"/>
          <w:bCs/>
          <w:sz w:val="20"/>
          <w:szCs w:val="24"/>
          <w:u w:val="single"/>
          <w:rtl/>
          <w:lang w:eastAsia="he-IL"/>
        </w:rPr>
        <w:t>א</w:t>
      </w:r>
      <w:r w:rsidR="00E812B0">
        <w:rPr>
          <w:rFonts w:ascii="Times New Roman" w:eastAsia="Times New Roman" w:hAnsi="Times New Roman" w:cs="David" w:hint="cs"/>
          <w:bCs/>
          <w:sz w:val="20"/>
          <w:szCs w:val="24"/>
          <w:u w:val="single"/>
          <w:rtl/>
          <w:lang w:eastAsia="he-IL"/>
        </w:rPr>
        <w:t>"</w:t>
      </w:r>
    </w:p>
    <w:p w14:paraId="4E9CBABE"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1.1</w:t>
      </w:r>
      <w:r w:rsidRPr="00435A20">
        <w:rPr>
          <w:rFonts w:ascii="Times New Roman" w:eastAsia="Times New Roman" w:hAnsi="Times New Roman" w:cs="David"/>
          <w:sz w:val="24"/>
          <w:szCs w:val="24"/>
          <w:rtl/>
          <w:lang w:eastAsia="he-IL"/>
        </w:rPr>
        <w:tab/>
        <w:t>הגדרות</w:t>
      </w:r>
      <w:r w:rsidR="00CD1D82">
        <w:rPr>
          <w:rFonts w:ascii="Times New Roman" w:eastAsia="Times New Roman" w:hAnsi="Times New Roman" w:cs="David" w:hint="cs"/>
          <w:sz w:val="24"/>
          <w:szCs w:val="24"/>
          <w:rtl/>
          <w:lang w:eastAsia="he-IL"/>
        </w:rPr>
        <w:t xml:space="preserve"> </w:t>
      </w:r>
      <w:r w:rsidRPr="00435A20">
        <w:rPr>
          <w:rFonts w:ascii="Times New Roman" w:eastAsia="Times New Roman" w:hAnsi="Times New Roman" w:cs="David"/>
          <w:sz w:val="24"/>
          <w:szCs w:val="24"/>
          <w:rtl/>
          <w:lang w:eastAsia="he-IL"/>
        </w:rPr>
        <w:t>-</w:t>
      </w:r>
    </w:p>
    <w:p w14:paraId="6DB4F4F8"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226C827" w14:textId="77777777" w:rsidR="00435A20" w:rsidRPr="00435A20" w:rsidRDefault="00435A20" w:rsidP="00435A2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b/>
          <w:bCs/>
          <w:sz w:val="24"/>
          <w:szCs w:val="24"/>
          <w:rtl/>
          <w:lang w:eastAsia="he-IL"/>
        </w:rPr>
        <w:t>הפרויקט</w:t>
      </w: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lang w:eastAsia="he-IL"/>
        </w:rPr>
        <w:t xml:space="preserve"> </w:t>
      </w:r>
      <w:r w:rsidRPr="00435A20">
        <w:rPr>
          <w:rFonts w:ascii="Times New Roman" w:eastAsia="Times New Roman" w:hAnsi="Times New Roman" w:cs="David"/>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color w:val="008000"/>
            <w:sz w:val="24"/>
            <w:szCs w:val="24"/>
            <w:rtl/>
            <w:lang w:eastAsia="he-IL"/>
          </w:rPr>
          <w:alias w:val="רשות מקומית"/>
          <w:tag w:val="cntLocalAuth"/>
          <w:id w:val="-1772700010"/>
          <w:placeholder>
            <w:docPart w:val="96914D508BEF4F929B7501A5DB87B1A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8" w:author="Kook Sec" w:date="2025-05-21T14:49:00Z">
            <w:r w:rsidR="00F75FFF">
              <w:rPr>
                <w:rFonts w:ascii="Times New Roman" w:eastAsia="Times New Roman" w:hAnsi="Times New Roman" w:cs="David"/>
                <w:color w:val="008000"/>
                <w:sz w:val="24"/>
                <w:szCs w:val="24"/>
                <w:rtl/>
                <w:lang w:eastAsia="he-IL"/>
              </w:rPr>
              <w:t>תל אביב-יפו</w:t>
            </w:r>
          </w:ins>
        </w:sdtContent>
      </w:sdt>
      <w:r w:rsidRPr="00435A20">
        <w:rPr>
          <w:rFonts w:ascii="Times New Roman" w:eastAsia="Times New Roman" w:hAnsi="Times New Roman" w:cs="David"/>
          <w:sz w:val="24"/>
          <w:szCs w:val="24"/>
          <w:rtl/>
          <w:lang w:eastAsia="he-IL"/>
        </w:rPr>
        <w:t xml:space="preserve"> </w:t>
      </w:r>
      <w:r w:rsidRPr="00435A20">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color w:val="008000"/>
            <w:sz w:val="24"/>
            <w:szCs w:val="24"/>
            <w:rtl/>
          </w:rPr>
          <w:alias w:val="שם אתר"/>
          <w:tag w:val="cntSite"/>
          <w:id w:val="-1116515775"/>
          <w:placeholder>
            <w:docPart w:val="9409EF5BCD3D468095C614815084290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00524458" w:rsidRPr="00891AD4">
            <w:rPr>
              <w:rStyle w:val="AutoFieldChar"/>
              <w:rFonts w:eastAsiaTheme="minorHAnsi"/>
              <w:color w:val="00B0F0"/>
              <w:rtl/>
            </w:rPr>
            <w:t>[שם אתר]</w:t>
          </w:r>
        </w:sdtContent>
      </w:sdt>
      <w:r w:rsidRPr="00435A20">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color w:val="008000"/>
            <w:sz w:val="24"/>
            <w:szCs w:val="24"/>
            <w:rtl/>
          </w:rPr>
          <w:alias w:val="שם הפרויקט"/>
          <w:tag w:val="cntProjectName"/>
          <w:id w:val="-161472898"/>
          <w:placeholder>
            <w:docPart w:val="37FA6C6CE818462EAD865C5146D0039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rPr>
            <w:rFonts w:hint="cs"/>
          </w:rPr>
        </w:sdtEndPr>
        <w:sdtContent>
          <w:ins w:id="9" w:author="Kook Sec" w:date="2025-05-21T14:48:00Z">
            <w:r w:rsidR="00F75FFF">
              <w:rPr>
                <w:rFonts w:ascii="Times New Roman" w:eastAsia="Times New Roman" w:hAnsi="Times New Roman" w:cs="David"/>
                <w:color w:val="008000"/>
                <w:sz w:val="24"/>
                <w:szCs w:val="24"/>
                <w:rtl/>
              </w:rPr>
              <w:t>דרך השלום 71-75</w:t>
            </w:r>
          </w:ins>
        </w:sdtContent>
      </w:sdt>
      <w:r w:rsidRPr="00435A20">
        <w:rPr>
          <w:rFonts w:ascii="Times New Roman" w:eastAsia="Times New Roman" w:hAnsi="Times New Roman" w:cs="David" w:hint="cs"/>
          <w:sz w:val="24"/>
          <w:szCs w:val="24"/>
          <w:rtl/>
          <w:lang w:eastAsia="he-IL"/>
        </w:rPr>
        <w:t xml:space="preserve"> </w:t>
      </w:r>
      <w:r w:rsidRPr="00435A20">
        <w:rPr>
          <w:rFonts w:ascii="Times New Roman" w:eastAsia="Times New Roman" w:hAnsi="Times New Roman" w:cs="David"/>
          <w:sz w:val="24"/>
          <w:szCs w:val="24"/>
          <w:rtl/>
          <w:lang w:eastAsia="he-IL"/>
        </w:rPr>
        <w:t>לרבות עבודות פיתוח על, אשר יתוכנן ו/או יבוצע עבור המזמין באתר בקטעים ובשלבים לפי שיקול דעתו.</w:t>
      </w:r>
    </w:p>
    <w:p w14:paraId="34D955F6"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0C39763" w14:textId="77777777" w:rsidR="00435A20" w:rsidRPr="00435A20" w:rsidRDefault="00435A20" w:rsidP="00435A2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b/>
          <w:bCs/>
          <w:sz w:val="24"/>
          <w:szCs w:val="24"/>
          <w:rtl/>
          <w:lang w:eastAsia="he-IL"/>
        </w:rPr>
        <w:t>התכנית</w:t>
      </w:r>
      <w:r w:rsidRPr="00435A20">
        <w:rPr>
          <w:rFonts w:ascii="Times New Roman" w:eastAsia="Times New Roman" w:hAnsi="Times New Roman" w:cs="David"/>
          <w:sz w:val="24"/>
          <w:szCs w:val="24"/>
          <w:rtl/>
          <w:lang w:eastAsia="he-IL"/>
        </w:rPr>
        <w:t xml:space="preserve">" או </w:t>
      </w:r>
      <w:r w:rsidRPr="00435A20">
        <w:rPr>
          <w:rFonts w:ascii="Times New Roman" w:eastAsia="Times New Roman" w:hAnsi="Times New Roman" w:cs="David"/>
          <w:b/>
          <w:bCs/>
          <w:sz w:val="24"/>
          <w:szCs w:val="24"/>
          <w:rtl/>
          <w:lang w:eastAsia="he-IL"/>
        </w:rPr>
        <w:t xml:space="preserve">"המקרקעין" </w:t>
      </w:r>
      <w:r w:rsidRPr="00435A20">
        <w:rPr>
          <w:rFonts w:ascii="Times New Roman" w:eastAsia="Times New Roman" w:hAnsi="Times New Roman" w:cs="David"/>
          <w:sz w:val="24"/>
          <w:szCs w:val="24"/>
          <w:lang w:eastAsia="he-IL"/>
        </w:rPr>
        <w:t>–</w:t>
      </w:r>
      <w:r w:rsidRPr="00435A20">
        <w:rPr>
          <w:rFonts w:ascii="Times New Roman" w:eastAsia="Times New Roman" w:hAnsi="Times New Roman" w:cs="David"/>
          <w:sz w:val="24"/>
          <w:szCs w:val="24"/>
          <w:rtl/>
          <w:lang w:eastAsia="he-IL"/>
        </w:rPr>
        <w:t xml:space="preserve"> תכנית בנין עיר מס'</w:t>
      </w:r>
      <w:r w:rsidRPr="00435A20">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color w:val="008000"/>
            <w:sz w:val="24"/>
            <w:szCs w:val="24"/>
            <w:rtl/>
          </w:rPr>
          <w:alias w:val="שדה נוסף 2"/>
          <w:tag w:val="cntCustomField2"/>
          <w:id w:val="-1820338635"/>
          <w:placeholder>
            <w:docPart w:val="784FCD41F80F40C589F0CD018D0F0FB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00B02A29" w:rsidRPr="00891AD4">
            <w:rPr>
              <w:rStyle w:val="AutoFieldChar"/>
              <w:rFonts w:eastAsiaTheme="minorHAnsi"/>
              <w:color w:val="00B0F0"/>
              <w:rtl/>
            </w:rPr>
            <w:t>[שדה נוסף 2]</w:t>
          </w:r>
        </w:sdtContent>
      </w:sdt>
      <w:r w:rsidRPr="00435A20">
        <w:rPr>
          <w:rFonts w:ascii="Times New Roman" w:eastAsia="Times New Roman" w:hAnsi="Times New Roman" w:cs="David"/>
          <w:sz w:val="24"/>
          <w:szCs w:val="24"/>
          <w:rtl/>
          <w:lang w:eastAsia="he-IL"/>
        </w:rPr>
        <w:t xml:space="preserve"> על שינוייה מעת לעת וכן כל תכנית נוספת החלה על מקרקעי הפרויקט ו/או המקרקעין הידועים כ</w:t>
      </w:r>
      <w:r w:rsidRPr="00435A20">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color w:val="008000"/>
            <w:sz w:val="24"/>
            <w:szCs w:val="24"/>
            <w:rtl/>
          </w:rPr>
          <w:alias w:val="שדה נוסף 1"/>
          <w:tag w:val="cntCustomField1"/>
          <w:id w:val="-465423550"/>
          <w:placeholder>
            <w:docPart w:val="6BA25365AEE14B85A0089DB034E49E7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rPr>
            <w:rFonts w:hint="cs"/>
          </w:rPr>
        </w:sdtEndPr>
        <w:sdtContent>
          <w:r w:rsidR="00B02A29" w:rsidRPr="00891AD4">
            <w:rPr>
              <w:rStyle w:val="AutoFieldChar"/>
              <w:rFonts w:eastAsiaTheme="minorHAnsi"/>
              <w:color w:val="00B0F0"/>
              <w:rtl/>
            </w:rPr>
            <w:t>[שדה נוסף 1]</w:t>
          </w:r>
        </w:sdtContent>
      </w:sdt>
      <w:r w:rsidRPr="00435A20">
        <w:rPr>
          <w:rFonts w:ascii="Times New Roman" w:eastAsia="Times New Roman" w:hAnsi="Times New Roman" w:cs="David" w:hint="cs"/>
          <w:sz w:val="24"/>
          <w:szCs w:val="24"/>
          <w:rtl/>
          <w:lang w:eastAsia="he-IL"/>
        </w:rPr>
        <w:t xml:space="preserve"> </w:t>
      </w:r>
      <w:r w:rsidRPr="00435A20">
        <w:rPr>
          <w:rFonts w:ascii="Times New Roman" w:eastAsia="Times New Roman" w:hAnsi="Times New Roman" w:cs="David"/>
          <w:sz w:val="24"/>
          <w:szCs w:val="24"/>
          <w:rtl/>
          <w:lang w:eastAsia="he-IL"/>
        </w:rPr>
        <w:t>.</w:t>
      </w:r>
    </w:p>
    <w:p w14:paraId="3A935C59" w14:textId="77777777" w:rsidR="00435A20" w:rsidRPr="00435A20" w:rsidRDefault="00435A20" w:rsidP="00435A2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424AA2B1" w14:textId="77777777" w:rsidR="00435A20" w:rsidRPr="00435A20" w:rsidRDefault="00435A20" w:rsidP="00435A2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המזמין שומר לעצמו הזכות לערוך שינויים בתב"ע ממתכונתה היום והשירותים המוזמנים מן המתכנן הינם בהתאם לתכנית התקפה בעת הזמנת כל שלב. המתכנן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44502A68" w14:textId="77777777" w:rsidR="00435A20" w:rsidRPr="00435A20" w:rsidRDefault="00435A20" w:rsidP="00435A2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5277A3E8" w14:textId="77777777" w:rsidR="00435A20" w:rsidRPr="00435A20" w:rsidRDefault="00435A20" w:rsidP="00435A20">
      <w:pPr>
        <w:spacing w:before="0" w:beforeAutospacing="0" w:after="0" w:afterAutospacing="0" w:line="240" w:lineRule="auto"/>
        <w:ind w:left="720"/>
        <w:rPr>
          <w:rFonts w:ascii="Times New Roman" w:eastAsia="Times New Roman" w:hAnsi="Times New Roman" w:cs="David"/>
          <w:color w:val="008000"/>
          <w:sz w:val="24"/>
          <w:szCs w:val="24"/>
          <w:rtl/>
        </w:rPr>
      </w:pPr>
      <w:r w:rsidRPr="00435A20">
        <w:rPr>
          <w:rFonts w:ascii="Times New Roman" w:eastAsia="Times New Roman" w:hAnsi="Times New Roman" w:cs="David"/>
          <w:sz w:val="24"/>
          <w:szCs w:val="24"/>
          <w:rtl/>
          <w:lang w:eastAsia="he-IL"/>
        </w:rPr>
        <w:t xml:space="preserve">"הרשות המקומית" </w:t>
      </w:r>
      <w:sdt>
        <w:sdtPr>
          <w:rPr>
            <w:rFonts w:ascii="Times New Roman" w:eastAsia="Times New Roman" w:hAnsi="Times New Roman" w:cs="David"/>
            <w:sz w:val="24"/>
            <w:szCs w:val="24"/>
            <w:rtl/>
            <w:lang w:eastAsia="he-IL"/>
          </w:rPr>
          <w:alias w:val="רשות מקומית"/>
          <w:tag w:val="cntLocalAuth"/>
          <w:id w:val="-44988261"/>
          <w:placeholder>
            <w:docPart w:val="0048A4A0C4724B3EB9951F4945FA688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rPr>
            <w:rFonts w:hint="cs"/>
          </w:rPr>
        </w:sdtEndPr>
        <w:sdtContent>
          <w:ins w:id="10" w:author="Kook Sec" w:date="2025-05-21T14:49:00Z">
            <w:r w:rsidR="00F75FFF">
              <w:rPr>
                <w:rFonts w:ascii="Times New Roman" w:eastAsia="Times New Roman" w:hAnsi="Times New Roman" w:cs="David"/>
                <w:sz w:val="24"/>
                <w:szCs w:val="24"/>
                <w:rtl/>
                <w:lang w:eastAsia="he-IL"/>
              </w:rPr>
              <w:t>תל אביב-יפו</w:t>
            </w:r>
          </w:ins>
        </w:sdtContent>
      </w:sdt>
      <w:r w:rsidRPr="00435A20">
        <w:rPr>
          <w:rFonts w:ascii="Times New Roman" w:eastAsia="Times New Roman" w:hAnsi="Times New Roman" w:cs="David" w:hint="cs"/>
          <w:color w:val="008000"/>
          <w:sz w:val="24"/>
          <w:szCs w:val="24"/>
          <w:rtl/>
        </w:rPr>
        <w:t>.</w:t>
      </w:r>
    </w:p>
    <w:p w14:paraId="52D7EA19" w14:textId="77777777" w:rsidR="00435A20" w:rsidRPr="00435A20" w:rsidRDefault="00435A20" w:rsidP="00435A20">
      <w:pPr>
        <w:spacing w:before="0" w:beforeAutospacing="0" w:after="0" w:afterAutospacing="0" w:line="240" w:lineRule="auto"/>
        <w:ind w:left="720"/>
        <w:rPr>
          <w:rFonts w:ascii="Times New Roman" w:eastAsia="Times New Roman" w:hAnsi="Times New Roman" w:cs="David"/>
          <w:color w:val="FF0000"/>
          <w:sz w:val="24"/>
          <w:szCs w:val="24"/>
          <w:rtl/>
        </w:rPr>
      </w:pPr>
    </w:p>
    <w:p w14:paraId="403CB3B9" w14:textId="77777777" w:rsidR="00435A20" w:rsidRPr="00435A20" w:rsidRDefault="00435A20" w:rsidP="00435A20">
      <w:pPr>
        <w:spacing w:before="0" w:beforeAutospacing="0" w:after="0" w:afterAutospacing="0" w:line="240" w:lineRule="auto"/>
        <w:ind w:left="72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rPr>
        <w:t xml:space="preserve">"חוזה הפיתוח" </w:t>
      </w:r>
      <w:r w:rsidRPr="00435A20">
        <w:rPr>
          <w:rFonts w:ascii="Times New Roman" w:eastAsia="Times New Roman" w:hAnsi="Times New Roman" w:cs="David"/>
          <w:sz w:val="24"/>
          <w:szCs w:val="24"/>
        </w:rPr>
        <w:t>–</w:t>
      </w:r>
      <w:r w:rsidRPr="00435A20">
        <w:rPr>
          <w:rFonts w:ascii="Times New Roman" w:eastAsia="Times New Roman" w:hAnsi="Times New Roman" w:cs="David"/>
          <w:sz w:val="24"/>
          <w:szCs w:val="24"/>
          <w:rtl/>
        </w:rPr>
        <w:t xml:space="preserve"> חוזה הפיתוח אשר נחתם בין המזמין לבין הרשות המקומית.</w:t>
      </w:r>
    </w:p>
    <w:p w14:paraId="73C79699"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AE955FB"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sidRPr="00435A20">
        <w:rPr>
          <w:rFonts w:ascii="Times New Roman" w:eastAsia="Times New Roman" w:hAnsi="Times New Roman" w:cs="David"/>
          <w:sz w:val="24"/>
          <w:szCs w:val="24"/>
          <w:rtl/>
          <w:lang w:eastAsia="he-IL"/>
        </w:rPr>
        <w:t>2.8</w:t>
      </w:r>
      <w:r w:rsidRPr="00435A20">
        <w:rPr>
          <w:rFonts w:ascii="Times New Roman" w:eastAsia="Times New Roman" w:hAnsi="Times New Roman" w:cs="David"/>
          <w:sz w:val="24"/>
          <w:szCs w:val="24"/>
          <w:rtl/>
          <w:lang w:eastAsia="he-IL"/>
        </w:rPr>
        <w:tab/>
        <w:t>המנהל הוא:</w:t>
      </w:r>
      <w:r w:rsidRPr="00435A20">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hint="cs"/>
            <w:sz w:val="24"/>
            <w:szCs w:val="24"/>
            <w:rtl/>
            <w:lang w:eastAsia="he-IL"/>
          </w:rPr>
          <w:alias w:val="שדה נוסף 3"/>
          <w:tag w:val="cntCustomField3"/>
          <w:id w:val="1199049621"/>
          <w:placeholder>
            <w:docPart w:val="EB50BB8246404083A9E2FDC9F1B6464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00B02A29" w:rsidRPr="00CA5E20">
            <w:rPr>
              <w:rStyle w:val="AutoFieldChar"/>
              <w:rFonts w:eastAsiaTheme="minorHAnsi"/>
              <w:color w:val="00B0F0"/>
              <w:rtl/>
            </w:rPr>
            <w:t>[שדה נוסף 3]</w:t>
          </w:r>
        </w:sdtContent>
      </w:sdt>
    </w:p>
    <w:p w14:paraId="74945553"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799A3481" w14:textId="77777777" w:rsidR="0005626B" w:rsidRPr="008F5534" w:rsidRDefault="00435A20" w:rsidP="0005626B">
      <w:pPr>
        <w:widowControl w:val="0"/>
        <w:spacing w:after="0" w:line="240" w:lineRule="auto"/>
        <w:ind w:left="72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2.10</w:t>
      </w:r>
      <w:r w:rsidRPr="00435A20">
        <w:rPr>
          <w:rFonts w:ascii="Times New Roman" w:eastAsia="Times New Roman" w:hAnsi="Times New Roman" w:cs="David"/>
          <w:sz w:val="24"/>
          <w:szCs w:val="24"/>
          <w:rtl/>
          <w:lang w:eastAsia="he-IL"/>
        </w:rPr>
        <w:tab/>
      </w:r>
      <w:r w:rsidR="0005626B" w:rsidRPr="000C6B3C">
        <w:rPr>
          <w:rFonts w:ascii="Times New Roman" w:eastAsia="Times New Roman" w:hAnsi="Times New Roman" w:cs="David" w:hint="cs"/>
          <w:sz w:val="24"/>
          <w:szCs w:val="24"/>
          <w:rtl/>
          <w:lang w:eastAsia="he-IL"/>
        </w:rPr>
        <w:t xml:space="preserve">התכנון יתבצע </w:t>
      </w:r>
      <w:r w:rsidR="0005626B" w:rsidRPr="008F5534">
        <w:rPr>
          <w:rFonts w:ascii="Times New Roman" w:eastAsia="Times New Roman" w:hAnsi="Times New Roman" w:cs="David" w:hint="cs"/>
          <w:sz w:val="24"/>
          <w:szCs w:val="24"/>
          <w:rtl/>
          <w:lang w:eastAsia="he-IL"/>
        </w:rPr>
        <w:t xml:space="preserve">במודל תלת מימד ע"י </w:t>
      </w:r>
      <w:r w:rsidR="0005626B" w:rsidRPr="000C6B3C">
        <w:rPr>
          <w:rFonts w:ascii="Times New Roman" w:eastAsia="Times New Roman" w:hAnsi="Times New Roman" w:cs="David" w:hint="cs"/>
          <w:sz w:val="24"/>
          <w:szCs w:val="24"/>
          <w:rtl/>
          <w:lang w:eastAsia="he-IL"/>
        </w:rPr>
        <w:t xml:space="preserve">תוכנת </w:t>
      </w:r>
      <w:r w:rsidR="0005626B" w:rsidRPr="000C6B3C">
        <w:rPr>
          <w:rFonts w:ascii="Times New Roman" w:eastAsia="Times New Roman" w:hAnsi="Times New Roman" w:cs="David"/>
          <w:sz w:val="24"/>
          <w:szCs w:val="24"/>
          <w:lang w:eastAsia="he-IL"/>
        </w:rPr>
        <w:t>REVIT</w:t>
      </w:r>
      <w:r w:rsidR="0005626B" w:rsidRPr="008F5534">
        <w:rPr>
          <w:rFonts w:ascii="Times New Roman" w:eastAsia="Times New Roman" w:hAnsi="Times New Roman" w:cs="David" w:hint="cs"/>
          <w:sz w:val="24"/>
          <w:szCs w:val="24"/>
          <w:rtl/>
          <w:lang w:eastAsia="he-IL"/>
        </w:rPr>
        <w:t>, במתודולוגיי</w:t>
      </w:r>
      <w:r w:rsidR="0005626B" w:rsidRPr="008F5534">
        <w:rPr>
          <w:rFonts w:ascii="Times New Roman" w:eastAsia="Times New Roman" w:hAnsi="Times New Roman" w:cs="David" w:hint="eastAsia"/>
          <w:sz w:val="24"/>
          <w:szCs w:val="24"/>
          <w:rtl/>
          <w:lang w:eastAsia="he-IL"/>
        </w:rPr>
        <w:t>ת</w:t>
      </w:r>
      <w:r w:rsidR="0005626B" w:rsidRPr="008F5534">
        <w:rPr>
          <w:rFonts w:ascii="Times New Roman" w:eastAsia="Times New Roman" w:hAnsi="Times New Roman" w:cs="David" w:hint="cs"/>
          <w:sz w:val="24"/>
          <w:szCs w:val="24"/>
          <w:rtl/>
          <w:lang w:eastAsia="he-IL"/>
        </w:rPr>
        <w:t xml:space="preserve"> </w:t>
      </w:r>
      <w:r w:rsidR="0005626B" w:rsidRPr="008F5534">
        <w:rPr>
          <w:rFonts w:ascii="Times New Roman" w:eastAsia="Times New Roman" w:hAnsi="Times New Roman" w:cs="David" w:hint="cs"/>
          <w:sz w:val="24"/>
          <w:szCs w:val="24"/>
          <w:lang w:eastAsia="he-IL"/>
        </w:rPr>
        <w:t>BIM</w:t>
      </w:r>
      <w:r w:rsidR="0005626B">
        <w:rPr>
          <w:rFonts w:ascii="Times New Roman" w:eastAsia="Times New Roman" w:hAnsi="Times New Roman" w:cs="David" w:hint="cs"/>
          <w:sz w:val="24"/>
          <w:szCs w:val="24"/>
          <w:rtl/>
          <w:lang w:eastAsia="he-IL"/>
        </w:rPr>
        <w:t>,</w:t>
      </w:r>
      <w:r w:rsidR="0005626B" w:rsidRPr="008F5534">
        <w:rPr>
          <w:rFonts w:ascii="Times New Roman" w:eastAsia="Times New Roman" w:hAnsi="Times New Roman" w:cs="David" w:hint="cs"/>
          <w:sz w:val="24"/>
          <w:szCs w:val="24"/>
          <w:rtl/>
          <w:lang w:eastAsia="he-IL"/>
        </w:rPr>
        <w:t xml:space="preserve"> בענן – "</w:t>
      </w:r>
      <w:r w:rsidR="0005626B" w:rsidRPr="008F5534">
        <w:rPr>
          <w:rFonts w:ascii="Times New Roman" w:eastAsia="Times New Roman" w:hAnsi="Times New Roman" w:cs="David" w:hint="cs"/>
          <w:sz w:val="24"/>
          <w:szCs w:val="24"/>
          <w:lang w:eastAsia="he-IL"/>
        </w:rPr>
        <w:t>BIM360</w:t>
      </w:r>
      <w:r w:rsidR="0005626B" w:rsidRPr="008F5534">
        <w:rPr>
          <w:rFonts w:ascii="Times New Roman" w:eastAsia="Times New Roman" w:hAnsi="Times New Roman" w:cs="David" w:hint="cs"/>
          <w:sz w:val="24"/>
          <w:szCs w:val="24"/>
          <w:rtl/>
          <w:lang w:eastAsia="he-IL"/>
        </w:rPr>
        <w:t xml:space="preserve">" שם ישמרו כל קבצי ה </w:t>
      </w:r>
      <w:r w:rsidR="0005626B" w:rsidRPr="008F5534">
        <w:rPr>
          <w:rFonts w:ascii="Times New Roman" w:eastAsia="Times New Roman" w:hAnsi="Times New Roman" w:cs="David" w:hint="cs"/>
          <w:sz w:val="24"/>
          <w:szCs w:val="24"/>
          <w:lang w:eastAsia="he-IL"/>
        </w:rPr>
        <w:t>REVIT</w:t>
      </w:r>
      <w:r w:rsidR="0005626B" w:rsidRPr="008F5534">
        <w:rPr>
          <w:rFonts w:ascii="Times New Roman" w:eastAsia="Times New Roman" w:hAnsi="Times New Roman" w:cs="David" w:hint="cs"/>
          <w:sz w:val="24"/>
          <w:szCs w:val="24"/>
          <w:rtl/>
          <w:lang w:eastAsia="he-IL"/>
        </w:rPr>
        <w:t xml:space="preserve"> של המתכננים המובילים עם אפשרות גישה לכלל המתכננים והיועצים בפרויקט.</w:t>
      </w:r>
      <w:r w:rsidR="0005626B">
        <w:rPr>
          <w:rFonts w:ascii="Times New Roman" w:eastAsia="Times New Roman" w:hAnsi="Times New Roman" w:cs="David" w:hint="cs"/>
          <w:sz w:val="24"/>
          <w:szCs w:val="24"/>
          <w:rtl/>
          <w:lang w:eastAsia="he-IL"/>
        </w:rPr>
        <w:t xml:space="preserve"> </w:t>
      </w:r>
      <w:r w:rsidR="0005626B" w:rsidRPr="008F5534">
        <w:rPr>
          <w:rFonts w:ascii="Times New Roman" w:eastAsia="Times New Roman" w:hAnsi="Times New Roman" w:cs="David" w:hint="cs"/>
          <w:sz w:val="24"/>
          <w:szCs w:val="24"/>
          <w:rtl/>
          <w:lang w:eastAsia="he-IL"/>
        </w:rPr>
        <w:t>עבור קבלת העבודה ותכנון הפרויקט, על המתכנן להיות בעל רישיון עבודה בענן "</w:t>
      </w:r>
      <w:r w:rsidR="0005626B" w:rsidRPr="008F5534">
        <w:rPr>
          <w:rFonts w:ascii="Times New Roman" w:eastAsia="Times New Roman" w:hAnsi="Times New Roman" w:cs="David" w:hint="cs"/>
          <w:sz w:val="24"/>
          <w:szCs w:val="24"/>
          <w:lang w:eastAsia="he-IL"/>
        </w:rPr>
        <w:t>BIM360</w:t>
      </w:r>
      <w:r w:rsidR="0005626B" w:rsidRPr="008F5534">
        <w:rPr>
          <w:rFonts w:ascii="Times New Roman" w:eastAsia="Times New Roman" w:hAnsi="Times New Roman" w:cs="David" w:hint="cs"/>
          <w:sz w:val="24"/>
          <w:szCs w:val="24"/>
          <w:rtl/>
          <w:lang w:eastAsia="he-IL"/>
        </w:rPr>
        <w:t>".</w:t>
      </w:r>
      <w:r w:rsidR="0005626B">
        <w:rPr>
          <w:rFonts w:ascii="Times New Roman" w:eastAsia="Times New Roman" w:hAnsi="Times New Roman" w:cs="David" w:hint="cs"/>
          <w:sz w:val="24"/>
          <w:szCs w:val="24"/>
          <w:rtl/>
          <w:lang w:eastAsia="he-IL"/>
        </w:rPr>
        <w:t xml:space="preserve"> </w:t>
      </w:r>
      <w:r w:rsidR="0005626B" w:rsidRPr="008F5534">
        <w:rPr>
          <w:rFonts w:ascii="Times New Roman" w:eastAsia="Times New Roman" w:hAnsi="Times New Roman" w:cs="David" w:hint="cs"/>
          <w:sz w:val="24"/>
          <w:szCs w:val="24"/>
          <w:rtl/>
          <w:lang w:eastAsia="he-IL"/>
        </w:rPr>
        <w:t xml:space="preserve">העבודה במודל תהיה כפופה להוראות מנהל המודל ולמסמך ה </w:t>
      </w:r>
      <w:r w:rsidR="0005626B" w:rsidRPr="008F5534">
        <w:rPr>
          <w:rFonts w:ascii="Times New Roman" w:eastAsia="Times New Roman" w:hAnsi="Times New Roman" w:cs="David" w:hint="cs"/>
          <w:sz w:val="24"/>
          <w:szCs w:val="24"/>
          <w:lang w:eastAsia="he-IL"/>
        </w:rPr>
        <w:t>BEP</w:t>
      </w:r>
      <w:r w:rsidR="0005626B" w:rsidRPr="008F5534">
        <w:rPr>
          <w:rFonts w:ascii="Times New Roman" w:eastAsia="Times New Roman" w:hAnsi="Times New Roman" w:cs="David" w:hint="cs"/>
          <w:sz w:val="24"/>
          <w:szCs w:val="24"/>
          <w:rtl/>
          <w:lang w:eastAsia="he-IL"/>
        </w:rPr>
        <w:t xml:space="preserve"> שיופץ בהמשך ע"י מנהל המודל.</w:t>
      </w:r>
      <w:r w:rsidR="0005626B">
        <w:rPr>
          <w:rFonts w:ascii="Times New Roman" w:eastAsia="Times New Roman" w:hAnsi="Times New Roman" w:cs="David" w:hint="cs"/>
          <w:sz w:val="24"/>
          <w:szCs w:val="24"/>
          <w:rtl/>
          <w:lang w:eastAsia="he-IL"/>
        </w:rPr>
        <w:t xml:space="preserve"> </w:t>
      </w:r>
      <w:r w:rsidR="0005626B" w:rsidRPr="008F5534">
        <w:rPr>
          <w:rFonts w:ascii="Times New Roman" w:eastAsia="Times New Roman" w:hAnsi="Times New Roman" w:cs="David" w:hint="cs"/>
          <w:sz w:val="24"/>
          <w:szCs w:val="24"/>
          <w:rtl/>
          <w:lang w:eastAsia="he-IL"/>
        </w:rPr>
        <w:t>שמירה, הדפסת תכניות וקבצים (</w:t>
      </w:r>
      <w:r w:rsidR="0005626B" w:rsidRPr="008F5534">
        <w:rPr>
          <w:rFonts w:ascii="Times New Roman" w:eastAsia="Times New Roman" w:hAnsi="Times New Roman" w:cs="David" w:hint="cs"/>
          <w:sz w:val="24"/>
          <w:szCs w:val="24"/>
          <w:lang w:eastAsia="he-IL"/>
        </w:rPr>
        <w:t>PLT</w:t>
      </w:r>
      <w:r w:rsidR="0005626B" w:rsidRPr="008F5534">
        <w:rPr>
          <w:rFonts w:ascii="Times New Roman" w:eastAsia="Times New Roman" w:hAnsi="Times New Roman" w:cs="David" w:hint="cs"/>
          <w:sz w:val="24"/>
          <w:szCs w:val="24"/>
          <w:rtl/>
          <w:lang w:eastAsia="he-IL"/>
        </w:rPr>
        <w:t>/</w:t>
      </w:r>
      <w:r w:rsidR="0005626B" w:rsidRPr="008F5534">
        <w:rPr>
          <w:rFonts w:ascii="Times New Roman" w:eastAsia="Times New Roman" w:hAnsi="Times New Roman" w:cs="David" w:hint="cs"/>
          <w:sz w:val="24"/>
          <w:szCs w:val="24"/>
          <w:lang w:eastAsia="he-IL"/>
        </w:rPr>
        <w:t>PDF</w:t>
      </w:r>
      <w:r w:rsidR="0005626B" w:rsidRPr="008F5534">
        <w:rPr>
          <w:rFonts w:ascii="Times New Roman" w:eastAsia="Times New Roman" w:hAnsi="Times New Roman" w:cs="David" w:hint="cs"/>
          <w:sz w:val="24"/>
          <w:szCs w:val="24"/>
          <w:rtl/>
          <w:lang w:eastAsia="he-IL"/>
        </w:rPr>
        <w:t>/</w:t>
      </w:r>
      <w:r w:rsidR="0005626B" w:rsidRPr="008F5534">
        <w:rPr>
          <w:rFonts w:ascii="Times New Roman" w:eastAsia="Times New Roman" w:hAnsi="Times New Roman" w:cs="David" w:hint="cs"/>
          <w:sz w:val="24"/>
          <w:szCs w:val="24"/>
          <w:lang w:eastAsia="he-IL"/>
        </w:rPr>
        <w:t>DWG</w:t>
      </w:r>
      <w:r w:rsidR="0005626B" w:rsidRPr="008F5534">
        <w:rPr>
          <w:rFonts w:ascii="Times New Roman" w:eastAsia="Times New Roman" w:hAnsi="Times New Roman" w:cs="David" w:hint="cs"/>
          <w:sz w:val="24"/>
          <w:szCs w:val="24"/>
          <w:rtl/>
          <w:lang w:eastAsia="he-IL"/>
        </w:rPr>
        <w:t>), שיתוף, תיאום וקליטת קבצים ממתכננים ויועצים אחרים יבוצע באמצעות ת</w:t>
      </w:r>
      <w:r w:rsidR="0005626B">
        <w:rPr>
          <w:rFonts w:ascii="Times New Roman" w:eastAsia="Times New Roman" w:hAnsi="Times New Roman" w:cs="David" w:hint="cs"/>
          <w:sz w:val="24"/>
          <w:szCs w:val="24"/>
          <w:rtl/>
          <w:lang w:eastAsia="he-IL"/>
        </w:rPr>
        <w:t>ו</w:t>
      </w:r>
      <w:r w:rsidR="0005626B" w:rsidRPr="008F5534">
        <w:rPr>
          <w:rFonts w:ascii="Times New Roman" w:eastAsia="Times New Roman" w:hAnsi="Times New Roman" w:cs="David" w:hint="cs"/>
          <w:sz w:val="24"/>
          <w:szCs w:val="24"/>
          <w:rtl/>
          <w:lang w:eastAsia="he-IL"/>
        </w:rPr>
        <w:t xml:space="preserve">כנה כדוגמת </w:t>
      </w:r>
      <w:r w:rsidR="0005626B" w:rsidRPr="008F5534">
        <w:rPr>
          <w:rFonts w:ascii="Times New Roman" w:eastAsia="Times New Roman" w:hAnsi="Times New Roman" w:cs="David"/>
          <w:sz w:val="24"/>
          <w:szCs w:val="24"/>
          <w:lang w:eastAsia="he-IL"/>
        </w:rPr>
        <w:t>@view</w:t>
      </w:r>
      <w:r w:rsidR="0005626B" w:rsidRPr="008F5534">
        <w:rPr>
          <w:rFonts w:ascii="Times New Roman" w:eastAsia="Times New Roman" w:hAnsi="Times New Roman" w:cs="David" w:hint="cs"/>
          <w:sz w:val="24"/>
          <w:szCs w:val="24"/>
          <w:rtl/>
          <w:lang w:eastAsia="he-IL"/>
        </w:rPr>
        <w:t xml:space="preserve">. </w:t>
      </w:r>
      <w:r w:rsidR="0005626B" w:rsidRPr="008F5534">
        <w:rPr>
          <w:rFonts w:ascii="Times New Roman" w:eastAsia="Times New Roman" w:hAnsi="Times New Roman" w:cs="David"/>
          <w:sz w:val="24"/>
          <w:szCs w:val="24"/>
          <w:rtl/>
          <w:lang w:eastAsia="he-IL"/>
        </w:rPr>
        <w:t>כל תעבורת הקבצים תבוצע באמצע</w:t>
      </w:r>
      <w:r w:rsidR="0005626B" w:rsidRPr="008F5534">
        <w:rPr>
          <w:rFonts w:ascii="Times New Roman" w:eastAsia="Times New Roman" w:hAnsi="Times New Roman" w:cs="David" w:hint="cs"/>
          <w:sz w:val="24"/>
          <w:szCs w:val="24"/>
          <w:rtl/>
          <w:lang w:eastAsia="he-IL"/>
        </w:rPr>
        <w:t>ות התוכנה בלבד או תוכנה אחרת לפי החלטת המזמין.</w:t>
      </w:r>
    </w:p>
    <w:p w14:paraId="2BDD33AC" w14:textId="77777777" w:rsidR="00435A20" w:rsidRPr="00435A20" w:rsidRDefault="00435A20" w:rsidP="0005626B">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60141C3B"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3.2</w:t>
      </w:r>
      <w:r w:rsidRPr="00435A20">
        <w:rPr>
          <w:rFonts w:ascii="Times New Roman" w:eastAsia="Times New Roman" w:hAnsi="Times New Roman" w:cs="David"/>
          <w:sz w:val="24"/>
          <w:szCs w:val="24"/>
          <w:rtl/>
          <w:lang w:eastAsia="he-IL"/>
        </w:rPr>
        <w:tab/>
        <w:t>בעלי המקצוע במשרד המתכנן הם:</w:t>
      </w:r>
    </w:p>
    <w:p w14:paraId="7E8BFFF6"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BE77C39" w14:textId="7777777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w:t>
      </w:r>
      <w:r w:rsidRPr="00435A20">
        <w:rPr>
          <w:rFonts w:ascii="Times New Roman" w:eastAsia="Times New Roman" w:hAnsi="Times New Roman" w:cs="David"/>
          <w:sz w:val="24"/>
          <w:szCs w:val="24"/>
          <w:rtl/>
          <w:lang w:eastAsia="he-IL"/>
        </w:rPr>
        <w:tab/>
        <w:t xml:space="preserve">ראש צוות: </w:t>
      </w:r>
      <w:sdt>
        <w:sdtPr>
          <w:rPr>
            <w:rFonts w:ascii="Times New Roman" w:eastAsia="Times New Roman" w:hAnsi="Times New Roman" w:cs="David"/>
            <w:color w:val="00B0F0"/>
            <w:sz w:val="24"/>
            <w:szCs w:val="24"/>
            <w:rtl/>
            <w:lang w:eastAsia="he-IL"/>
          </w:rPr>
          <w:alias w:val="שדה נוסף 4"/>
          <w:tag w:val="cntCustomField4"/>
          <w:id w:val="65621551"/>
          <w:placeholder>
            <w:docPart w:val="EA601E4CD431459F95474054E7066FF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r w:rsidR="00B02A29" w:rsidRPr="007D5B33">
            <w:rPr>
              <w:rStyle w:val="AutoFieldChar"/>
              <w:rFonts w:eastAsiaTheme="minorHAnsi"/>
              <w:color w:val="00B0F0"/>
              <w:rtl/>
            </w:rPr>
            <w:t>[שדה נוסף 4]</w:t>
          </w:r>
        </w:sdtContent>
      </w:sdt>
    </w:p>
    <w:p w14:paraId="5A957A49" w14:textId="77777777" w:rsidR="00435A20" w:rsidRPr="00435A20" w:rsidRDefault="00435A20" w:rsidP="00435A20">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ב. </w:t>
      </w:r>
      <w:r w:rsidRPr="00435A20">
        <w:rPr>
          <w:rFonts w:ascii="Times New Roman" w:eastAsia="Times New Roman" w:hAnsi="Times New Roman" w:cs="David"/>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color w:val="00B0F0"/>
            <w:sz w:val="24"/>
            <w:szCs w:val="24"/>
            <w:rtl/>
            <w:lang w:eastAsia="he-IL"/>
          </w:rPr>
          <w:alias w:val="שדה נוסף 5"/>
          <w:tag w:val="cntCustomField5"/>
          <w:id w:val="-426349571"/>
          <w:placeholder>
            <w:docPart w:val="59F3D6F8431343AFA0229A95FD7D6EB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00B02A29" w:rsidRPr="007D5B33">
            <w:rPr>
              <w:rStyle w:val="AutoFieldChar"/>
              <w:rFonts w:eastAsiaTheme="minorHAnsi"/>
              <w:color w:val="00B0F0"/>
              <w:rtl/>
            </w:rPr>
            <w:t>[שדה נוסף 5]</w:t>
          </w:r>
        </w:sdtContent>
      </w:sdt>
    </w:p>
    <w:p w14:paraId="33812BB8"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D770C94"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sidRPr="00435A20">
        <w:rPr>
          <w:rFonts w:ascii="Times New Roman" w:eastAsia="Times New Roman" w:hAnsi="Times New Roman" w:cs="David"/>
          <w:sz w:val="24"/>
          <w:szCs w:val="24"/>
          <w:rtl/>
          <w:lang w:eastAsia="he-IL"/>
        </w:rPr>
        <w:t>3.4</w:t>
      </w:r>
      <w:r w:rsidRPr="00435A20">
        <w:rPr>
          <w:rFonts w:ascii="Times New Roman" w:eastAsia="Times New Roman" w:hAnsi="Times New Roman" w:cs="David"/>
          <w:sz w:val="24"/>
          <w:szCs w:val="24"/>
          <w:rtl/>
          <w:lang w:eastAsia="he-IL"/>
        </w:rPr>
        <w:tab/>
        <w:t xml:space="preserve">המנהל הראשי במשרד המתכנן הוא אדריכל: </w:t>
      </w:r>
      <w:sdt>
        <w:sdtPr>
          <w:rPr>
            <w:rFonts w:ascii="Times New Roman" w:eastAsia="Times New Roman" w:hAnsi="Times New Roman" w:cs="David"/>
            <w:color w:val="008000"/>
            <w:sz w:val="24"/>
            <w:szCs w:val="24"/>
            <w:rtl/>
            <w:lang w:eastAsia="he-IL"/>
          </w:rPr>
          <w:alias w:val="שדה נוסף 6"/>
          <w:tag w:val="cntCustomField6"/>
          <w:id w:val="1041018197"/>
          <w:placeholder>
            <w:docPart w:val="D86FFA13F3C947708D6601BC22E2529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00B02A29" w:rsidRPr="007D5B33">
            <w:rPr>
              <w:rStyle w:val="AutoFieldChar"/>
              <w:rFonts w:eastAsiaTheme="minorHAnsi"/>
              <w:color w:val="00B0F0"/>
              <w:rtl/>
            </w:rPr>
            <w:t>[שדה נוסף 6]</w:t>
          </w:r>
        </w:sdtContent>
      </w:sdt>
    </w:p>
    <w:p w14:paraId="5B2A88B1"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9CAE31E"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5.2</w:t>
      </w:r>
      <w:r w:rsidRPr="00435A20">
        <w:rPr>
          <w:rFonts w:ascii="Times New Roman" w:eastAsia="Times New Roman" w:hAnsi="Times New Roman" w:cs="David"/>
          <w:sz w:val="24"/>
          <w:szCs w:val="24"/>
          <w:rtl/>
          <w:lang w:eastAsia="he-IL"/>
        </w:rPr>
        <w:tab/>
        <w:t>הנושאים הם:</w:t>
      </w:r>
    </w:p>
    <w:p w14:paraId="4777B031"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5AF2DC7" w14:textId="7777777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w:t>
      </w:r>
      <w:r w:rsidRPr="00435A20">
        <w:rPr>
          <w:rFonts w:ascii="Times New Roman" w:eastAsia="Times New Roman" w:hAnsi="Times New Roman" w:cs="David"/>
          <w:sz w:val="24"/>
          <w:szCs w:val="24"/>
          <w:rtl/>
          <w:lang w:eastAsia="he-IL"/>
        </w:rPr>
        <w:tab/>
        <w:t>התקדמות שרותי המתכנן.</w:t>
      </w:r>
    </w:p>
    <w:p w14:paraId="3C7C0D4D" w14:textId="7777777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ב.</w:t>
      </w:r>
      <w:r w:rsidRPr="00435A20">
        <w:rPr>
          <w:rFonts w:ascii="Times New Roman" w:eastAsia="Times New Roman" w:hAnsi="Times New Roman" w:cs="David"/>
          <w:sz w:val="24"/>
          <w:szCs w:val="24"/>
          <w:rtl/>
          <w:lang w:eastAsia="he-IL"/>
        </w:rPr>
        <w:tab/>
        <w:t>סטיות מלוח הזמנים לרבות סיבת הסטייה.</w:t>
      </w:r>
    </w:p>
    <w:p w14:paraId="7E170CEC" w14:textId="77777777" w:rsidR="00435A20" w:rsidRPr="00435A20" w:rsidRDefault="00435A20" w:rsidP="00435A20">
      <w:pPr>
        <w:widowControl w:val="0"/>
        <w:spacing w:before="0" w:beforeAutospacing="0" w:after="0" w:afterAutospacing="0" w:line="240" w:lineRule="auto"/>
        <w:ind w:left="1502" w:hanging="782"/>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ג.</w:t>
      </w:r>
      <w:r w:rsidRPr="00435A20">
        <w:rPr>
          <w:rFonts w:ascii="Times New Roman" w:eastAsia="Times New Roman" w:hAnsi="Times New Roman" w:cs="David"/>
          <w:sz w:val="24"/>
          <w:szCs w:val="24"/>
          <w:rtl/>
          <w:lang w:eastAsia="he-IL"/>
        </w:rPr>
        <w:tab/>
        <w:t>תאום לוח הזמנים המתחייב מסטיות לרבות ת</w:t>
      </w:r>
      <w:r w:rsidR="007D5B33">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אור השלכות התאום על הפרויקט.</w:t>
      </w:r>
    </w:p>
    <w:p w14:paraId="5557C4A7" w14:textId="7777777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ד.</w:t>
      </w:r>
      <w:r w:rsidRPr="00435A20">
        <w:rPr>
          <w:rFonts w:ascii="Times New Roman" w:eastAsia="Times New Roman" w:hAnsi="Times New Roman" w:cs="David"/>
          <w:sz w:val="24"/>
          <w:szCs w:val="24"/>
          <w:rtl/>
          <w:lang w:eastAsia="he-IL"/>
        </w:rPr>
        <w:tab/>
        <w:t>סטיות מהערכות ו/או תחזיות תקציביות והשלכותיהן.</w:t>
      </w:r>
    </w:p>
    <w:p w14:paraId="23200B85" w14:textId="7777777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ה.</w:t>
      </w:r>
      <w:r w:rsidRPr="00435A20">
        <w:rPr>
          <w:rFonts w:ascii="Times New Roman" w:eastAsia="Times New Roman" w:hAnsi="Times New Roman" w:cs="David"/>
          <w:sz w:val="24"/>
          <w:szCs w:val="24"/>
          <w:rtl/>
          <w:lang w:eastAsia="he-IL"/>
        </w:rPr>
        <w:tab/>
        <w:t>ריכוז הוראות שנויים.</w:t>
      </w:r>
    </w:p>
    <w:p w14:paraId="1F66A06B"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F24FE11" w14:textId="77777777" w:rsidR="00966136" w:rsidRDefault="00435A20" w:rsidP="00435A20">
      <w:pPr>
        <w:widowControl w:val="0"/>
        <w:spacing w:before="0" w:beforeAutospacing="0" w:after="0" w:afterAutospacing="0" w:line="240" w:lineRule="auto"/>
        <w:outlineLvl w:val="2"/>
        <w:rPr>
          <w:rFonts w:ascii="Times New Roman" w:eastAsia="Times New Roman" w:hAnsi="Times New Roman" w:cs="David"/>
          <w:sz w:val="20"/>
          <w:szCs w:val="24"/>
          <w:rtl/>
        </w:rPr>
      </w:pPr>
      <w:r w:rsidRPr="00435A20">
        <w:rPr>
          <w:rFonts w:ascii="Times New Roman" w:eastAsia="Times New Roman" w:hAnsi="Times New Roman" w:cs="David"/>
          <w:b/>
          <w:bCs/>
          <w:sz w:val="24"/>
          <w:szCs w:val="24"/>
          <w:u w:val="single"/>
          <w:rtl/>
        </w:rPr>
        <w:br/>
      </w:r>
      <w:r w:rsidRPr="00435A20">
        <w:rPr>
          <w:rFonts w:ascii="Times New Roman" w:eastAsia="Times New Roman" w:hAnsi="Times New Roman" w:cs="David" w:hint="cs"/>
          <w:color w:val="FF0000"/>
          <w:sz w:val="20"/>
          <w:szCs w:val="24"/>
          <w:rtl/>
        </w:rPr>
        <w:t xml:space="preserve"> </w:t>
      </w:r>
      <w:r w:rsidRPr="00435A20">
        <w:rPr>
          <w:rFonts w:ascii="Times New Roman" w:eastAsia="Times New Roman" w:hAnsi="Times New Roman" w:cs="David"/>
          <w:sz w:val="20"/>
          <w:szCs w:val="24"/>
          <w:rtl/>
        </w:rPr>
        <w:t>17.7</w:t>
      </w:r>
      <w:r w:rsidRPr="00435A20">
        <w:rPr>
          <w:rFonts w:ascii="Times New Roman" w:eastAsia="Times New Roman" w:hAnsi="Times New Roman" w:cs="David" w:hint="cs"/>
          <w:sz w:val="20"/>
          <w:szCs w:val="24"/>
          <w:rtl/>
        </w:rPr>
        <w:t xml:space="preserve"> </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 xml:space="preserve">שיעור חלקו היחסי של כל אחד מיחידי המזמין הינו כדלקמן </w:t>
      </w:r>
      <w:r w:rsidRPr="00435A20">
        <w:rPr>
          <w:rFonts w:ascii="Times New Roman" w:eastAsia="Times New Roman" w:hAnsi="Times New Roman" w:cs="David" w:hint="cs"/>
          <w:sz w:val="20"/>
          <w:szCs w:val="24"/>
          <w:rtl/>
        </w:rPr>
        <w:t>:</w:t>
      </w:r>
    </w:p>
    <w:p w14:paraId="093399D0" w14:textId="77777777" w:rsidR="00966136" w:rsidRDefault="00966136" w:rsidP="00435A20">
      <w:pPr>
        <w:widowControl w:val="0"/>
        <w:spacing w:before="0" w:beforeAutospacing="0" w:after="0" w:afterAutospacing="0" w:line="240" w:lineRule="auto"/>
        <w:outlineLvl w:val="2"/>
        <w:rPr>
          <w:rFonts w:ascii="Times New Roman" w:eastAsia="Times New Roman" w:hAnsi="Times New Roman" w:cs="David"/>
          <w:sz w:val="20"/>
          <w:szCs w:val="24"/>
          <w:rtl/>
        </w:rPr>
      </w:pPr>
    </w:p>
    <w:p w14:paraId="1BA0668E" w14:textId="77777777" w:rsidR="00435A20" w:rsidRPr="00435A20" w:rsidRDefault="00F75FFF" w:rsidP="00CC7EFF">
      <w:pPr>
        <w:widowControl w:val="0"/>
        <w:spacing w:before="0" w:beforeAutospacing="0" w:after="0" w:afterAutospacing="0" w:line="240" w:lineRule="auto"/>
        <w:ind w:left="720"/>
        <w:outlineLvl w:val="2"/>
        <w:rPr>
          <w:rFonts w:ascii="Times New Roman" w:eastAsia="Times New Roman" w:hAnsi="Times New Roman" w:cs="David"/>
          <w:color w:val="008000"/>
          <w:sz w:val="24"/>
          <w:szCs w:val="24"/>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712879543"/>
          <w:placeholder>
            <w:docPart w:val="539C051A59DD4739B773D24F6837E45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524458" w:rsidRPr="007D5B33">
            <w:rPr>
              <w:rStyle w:val="AutoFieldChar"/>
              <w:rFonts w:eastAsiaTheme="minorHAnsi"/>
              <w:color w:val="00B0F0"/>
              <w:rtl/>
            </w:rPr>
            <w:t>[אחוז השתתפות צד א]</w:t>
          </w:r>
        </w:sdtContent>
      </w:sdt>
    </w:p>
    <w:p w14:paraId="738B0C95" w14:textId="77777777" w:rsidR="00435A20" w:rsidRPr="00435A20" w:rsidRDefault="00435A20" w:rsidP="00435A20">
      <w:pPr>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435A20">
        <w:rPr>
          <w:rFonts w:ascii="Times New Roman" w:eastAsia="Times New Roman" w:hAnsi="Times New Roman" w:cs="David"/>
          <w:sz w:val="20"/>
          <w:szCs w:val="24"/>
          <w:rtl/>
        </w:rPr>
        <w:br w:type="page"/>
      </w:r>
      <w:r w:rsidRPr="00435A20" w:rsidDel="00554912">
        <w:rPr>
          <w:rFonts w:ascii="Times New Roman" w:eastAsia="Times New Roman" w:hAnsi="Times New Roman" w:cs="David"/>
          <w:b/>
          <w:bCs/>
          <w:sz w:val="24"/>
          <w:szCs w:val="24"/>
          <w:u w:val="single"/>
          <w:rtl/>
          <w:lang w:eastAsia="he-IL"/>
        </w:rPr>
        <w:lastRenderedPageBreak/>
        <w:t xml:space="preserve"> </w:t>
      </w:r>
      <w:r w:rsidRPr="00435A20">
        <w:rPr>
          <w:rFonts w:ascii="Times New Roman" w:eastAsia="Times New Roman" w:hAnsi="Times New Roman" w:cs="David"/>
          <w:b/>
          <w:bCs/>
          <w:sz w:val="24"/>
          <w:szCs w:val="24"/>
          <w:u w:val="single"/>
          <w:rtl/>
          <w:lang w:eastAsia="he-IL"/>
        </w:rPr>
        <w:t xml:space="preserve">נספח </w:t>
      </w:r>
      <w:r w:rsidR="007804CE">
        <w:rPr>
          <w:rFonts w:ascii="Times New Roman" w:eastAsia="Times New Roman" w:hAnsi="Times New Roman" w:cs="David" w:hint="cs"/>
          <w:b/>
          <w:bCs/>
          <w:sz w:val="24"/>
          <w:szCs w:val="24"/>
          <w:u w:val="single"/>
          <w:rtl/>
          <w:lang w:eastAsia="he-IL"/>
        </w:rPr>
        <w:t>"</w:t>
      </w:r>
      <w:r w:rsidRPr="00435A20">
        <w:rPr>
          <w:rFonts w:ascii="Times New Roman" w:eastAsia="Times New Roman" w:hAnsi="Times New Roman" w:cs="David"/>
          <w:b/>
          <w:bCs/>
          <w:sz w:val="24"/>
          <w:szCs w:val="24"/>
          <w:u w:val="single"/>
          <w:rtl/>
          <w:lang w:eastAsia="he-IL"/>
        </w:rPr>
        <w:t>ב</w:t>
      </w:r>
      <w:r w:rsidR="007804CE">
        <w:rPr>
          <w:rFonts w:ascii="Times New Roman" w:eastAsia="Times New Roman" w:hAnsi="Times New Roman" w:cs="David" w:hint="cs"/>
          <w:b/>
          <w:bCs/>
          <w:sz w:val="24"/>
          <w:szCs w:val="24"/>
          <w:u w:val="single"/>
          <w:rtl/>
          <w:lang w:eastAsia="he-IL"/>
        </w:rPr>
        <w:t>'</w:t>
      </w:r>
      <w:r w:rsidRPr="00435A20">
        <w:rPr>
          <w:rFonts w:ascii="Times New Roman" w:eastAsia="Times New Roman" w:hAnsi="Times New Roman" w:cs="David"/>
          <w:b/>
          <w:bCs/>
          <w:sz w:val="24"/>
          <w:szCs w:val="24"/>
          <w:u w:val="single"/>
          <w:rtl/>
          <w:lang w:eastAsia="he-IL"/>
        </w:rPr>
        <w:t>'</w:t>
      </w:r>
    </w:p>
    <w:p w14:paraId="386E9668" w14:textId="77777777" w:rsidR="00435A20" w:rsidRPr="00435A20" w:rsidRDefault="00435A20" w:rsidP="00435A20">
      <w:pPr>
        <w:widowControl w:val="0"/>
        <w:spacing w:before="0" w:beforeAutospacing="0" w:after="0" w:afterAutospacing="0" w:line="240" w:lineRule="auto"/>
        <w:ind w:left="2880" w:firstLine="720"/>
        <w:rPr>
          <w:rFonts w:ascii="Times New Roman" w:eastAsia="Times New Roman" w:hAnsi="Times New Roman" w:cs="David"/>
          <w:b/>
          <w:bCs/>
          <w:sz w:val="24"/>
          <w:szCs w:val="24"/>
          <w:u w:val="single"/>
          <w:rtl/>
          <w:lang w:eastAsia="he-IL"/>
        </w:rPr>
      </w:pPr>
    </w:p>
    <w:p w14:paraId="058CEB60"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435A20">
        <w:rPr>
          <w:rFonts w:ascii="Times New Roman" w:eastAsia="Times New Roman" w:hAnsi="Times New Roman" w:cs="David"/>
          <w:b/>
          <w:bCs/>
          <w:sz w:val="24"/>
          <w:szCs w:val="24"/>
          <w:u w:val="single"/>
          <w:rtl/>
          <w:lang w:eastAsia="he-IL"/>
        </w:rPr>
        <w:t xml:space="preserve">שרותי המתכנן </w:t>
      </w:r>
    </w:p>
    <w:p w14:paraId="0A2E8251"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bCs/>
          <w:sz w:val="20"/>
          <w:szCs w:val="24"/>
          <w:u w:val="single"/>
          <w:rtl/>
          <w:lang w:eastAsia="he-IL"/>
        </w:rPr>
      </w:pPr>
    </w:p>
    <w:p w14:paraId="354A18FF"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76ADB19F"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0840971"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1.</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b/>
          <w:bCs/>
          <w:sz w:val="24"/>
          <w:szCs w:val="24"/>
          <w:u w:val="single"/>
          <w:rtl/>
          <w:lang w:eastAsia="he-IL"/>
        </w:rPr>
        <w:t>כללי</w:t>
      </w:r>
    </w:p>
    <w:p w14:paraId="646ADE15"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2D6C802"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t>1.1</w:t>
      </w:r>
      <w:r w:rsidRPr="00435A20">
        <w:rPr>
          <w:rFonts w:ascii="Times New Roman" w:eastAsia="Times New Roman" w:hAnsi="Times New Roman" w:cs="David"/>
          <w:sz w:val="24"/>
          <w:szCs w:val="24"/>
          <w:rtl/>
          <w:lang w:eastAsia="he-IL"/>
        </w:rPr>
        <w:tab/>
        <w:t>שרותי המתכנן יכללו:</w:t>
      </w:r>
    </w:p>
    <w:p w14:paraId="34C3EE1D"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B928BE6" w14:textId="77777777" w:rsidR="00435A20" w:rsidRPr="00435A20" w:rsidRDefault="00435A20" w:rsidP="00435A20">
      <w:pPr>
        <w:widowControl w:val="0"/>
        <w:spacing w:before="0" w:beforeAutospacing="0" w:after="0" w:afterAutospacing="0" w:line="240" w:lineRule="auto"/>
        <w:ind w:left="2160" w:hanging="72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w:t>
      </w:r>
      <w:r w:rsidRPr="00435A20">
        <w:rPr>
          <w:rFonts w:ascii="Times New Roman" w:eastAsia="Times New Roman" w:hAnsi="Times New Roman" w:cs="David"/>
          <w:sz w:val="24"/>
          <w:szCs w:val="24"/>
          <w:rtl/>
          <w:lang w:eastAsia="he-IL"/>
        </w:rPr>
        <w:tab/>
        <w:t>שינוי תכנית בנין עיר , תכניות בינוי ופיתוח / תכניות עיצוב ארכיטקטוני.</w:t>
      </w:r>
    </w:p>
    <w:p w14:paraId="200DEDB1"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16471CC" w14:textId="77777777" w:rsidR="00966136" w:rsidRDefault="00435A20" w:rsidP="00435A20">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t>ב.</w:t>
      </w:r>
      <w:r w:rsidRPr="00435A20">
        <w:rPr>
          <w:rFonts w:ascii="Times New Roman" w:eastAsia="Times New Roman" w:hAnsi="Times New Roman" w:cs="David"/>
          <w:sz w:val="24"/>
          <w:szCs w:val="24"/>
          <w:rtl/>
          <w:lang w:eastAsia="he-IL"/>
        </w:rPr>
        <w:tab/>
        <w:t xml:space="preserve">תכנון אדריכלות לבנייני מגורים </w:t>
      </w:r>
      <w:r w:rsidRPr="00435A20">
        <w:rPr>
          <w:rFonts w:ascii="Times New Roman" w:eastAsia="Times New Roman" w:hAnsi="Times New Roman" w:cs="David" w:hint="cs"/>
          <w:sz w:val="24"/>
          <w:szCs w:val="24"/>
          <w:rtl/>
          <w:lang w:eastAsia="he-IL"/>
        </w:rPr>
        <w:t xml:space="preserve">ו/או מסחר ו/או משרדים </w:t>
      </w:r>
      <w:r w:rsidRPr="00435A20">
        <w:rPr>
          <w:rFonts w:ascii="Times New Roman" w:eastAsia="Times New Roman" w:hAnsi="Times New Roman" w:cs="David"/>
          <w:sz w:val="24"/>
          <w:szCs w:val="24"/>
          <w:rtl/>
          <w:lang w:eastAsia="he-IL"/>
        </w:rPr>
        <w:t xml:space="preserve">לרבות מבני </w:t>
      </w:r>
    </w:p>
    <w:p w14:paraId="156E786D" w14:textId="77777777" w:rsidR="00966136" w:rsidRDefault="00966136" w:rsidP="00966136">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435A20" w:rsidRPr="00435A20">
        <w:rPr>
          <w:rFonts w:ascii="Times New Roman" w:eastAsia="Times New Roman" w:hAnsi="Times New Roman" w:cs="David"/>
          <w:sz w:val="24"/>
          <w:szCs w:val="24"/>
          <w:rtl/>
          <w:lang w:eastAsia="he-IL"/>
        </w:rPr>
        <w:t xml:space="preserve">עזר במגרשים (חדרי אשפה, תחנות טרנספורמציה וכד'), תכנון תחנות </w:t>
      </w:r>
    </w:p>
    <w:p w14:paraId="4A0EB4DB" w14:textId="77777777" w:rsidR="00966136" w:rsidRDefault="00966136" w:rsidP="00966136">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435A20" w:rsidRPr="00435A20">
        <w:rPr>
          <w:rFonts w:ascii="Times New Roman" w:eastAsia="Times New Roman" w:hAnsi="Times New Roman" w:cs="David"/>
          <w:sz w:val="24"/>
          <w:szCs w:val="24"/>
          <w:rtl/>
          <w:lang w:eastAsia="he-IL"/>
        </w:rPr>
        <w:t xml:space="preserve">טרנספורמציה במגרשים ציבוריים, תכנון מבנה מכירות ו/או דירה </w:t>
      </w:r>
    </w:p>
    <w:p w14:paraId="313D056F" w14:textId="77777777" w:rsidR="00435A20" w:rsidRPr="00435A20" w:rsidRDefault="00966136" w:rsidP="00966136">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435A20" w:rsidRPr="00435A20">
        <w:rPr>
          <w:rFonts w:ascii="Times New Roman" w:eastAsia="Times New Roman" w:hAnsi="Times New Roman" w:cs="David"/>
          <w:sz w:val="24"/>
          <w:szCs w:val="24"/>
          <w:rtl/>
          <w:lang w:eastAsia="he-IL"/>
        </w:rPr>
        <w:t>לדוגמא בסמוך למבנה המכירות.</w:t>
      </w:r>
    </w:p>
    <w:p w14:paraId="0D063EEE" w14:textId="77777777" w:rsidR="00435A20" w:rsidRPr="00435A20" w:rsidRDefault="00435A20" w:rsidP="00435A20">
      <w:pPr>
        <w:widowControl w:val="0"/>
        <w:spacing w:before="0" w:beforeAutospacing="0" w:after="0" w:afterAutospacing="0" w:line="240" w:lineRule="auto"/>
        <w:ind w:left="2160"/>
        <w:rPr>
          <w:rFonts w:ascii="Times New Roman" w:eastAsia="Times New Roman" w:hAnsi="Times New Roman" w:cs="David"/>
          <w:sz w:val="24"/>
          <w:szCs w:val="24"/>
          <w:rtl/>
          <w:lang w:eastAsia="he-IL"/>
        </w:rPr>
      </w:pPr>
    </w:p>
    <w:p w14:paraId="43A8EE80" w14:textId="77777777" w:rsidR="00435A20" w:rsidRPr="00435A20" w:rsidRDefault="00435A20" w:rsidP="00435A20">
      <w:pPr>
        <w:spacing w:before="0" w:beforeAutospacing="0" w:after="0" w:afterAutospacing="0" w:line="276" w:lineRule="auto"/>
        <w:ind w:left="-30" w:firstLine="750"/>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u w:val="single"/>
          <w:rtl/>
        </w:rPr>
        <w:t>1.2</w:t>
      </w:r>
      <w:r w:rsidRPr="00435A20">
        <w:rPr>
          <w:rFonts w:ascii="Times New Roman" w:eastAsia="Times New Roman" w:hAnsi="Times New Roman" w:cs="David" w:hint="cs"/>
          <w:sz w:val="24"/>
          <w:szCs w:val="24"/>
          <w:u w:val="single"/>
          <w:rtl/>
        </w:rPr>
        <w:tab/>
      </w:r>
      <w:r w:rsidRPr="00435A20">
        <w:rPr>
          <w:rFonts w:ascii="Times New Roman" w:eastAsia="Times New Roman" w:hAnsi="Times New Roman" w:cs="David"/>
          <w:sz w:val="24"/>
          <w:szCs w:val="24"/>
          <w:u w:val="single"/>
          <w:rtl/>
        </w:rPr>
        <w:t>המ</w:t>
      </w:r>
      <w:r w:rsidRPr="00435A20">
        <w:rPr>
          <w:rFonts w:ascii="Times New Roman" w:eastAsia="Times New Roman" w:hAnsi="Times New Roman" w:cs="David" w:hint="cs"/>
          <w:sz w:val="24"/>
          <w:szCs w:val="24"/>
          <w:u w:val="single"/>
          <w:rtl/>
        </w:rPr>
        <w:t>תכנן</w:t>
      </w:r>
      <w:r w:rsidRPr="00435A20">
        <w:rPr>
          <w:rFonts w:ascii="Times New Roman" w:eastAsia="Times New Roman" w:hAnsi="Times New Roman" w:cs="David"/>
          <w:sz w:val="24"/>
          <w:szCs w:val="24"/>
          <w:u w:val="single"/>
          <w:rtl/>
        </w:rPr>
        <w:t>, צוות עובדים ואמצעים</w:t>
      </w:r>
      <w:r w:rsidRPr="00435A20">
        <w:rPr>
          <w:rFonts w:ascii="Times New Roman" w:eastAsia="Times New Roman" w:hAnsi="Times New Roman" w:cs="David" w:hint="cs"/>
          <w:sz w:val="24"/>
          <w:szCs w:val="24"/>
          <w:rtl/>
          <w:lang w:eastAsia="he-IL"/>
        </w:rPr>
        <w:t>:</w:t>
      </w:r>
    </w:p>
    <w:p w14:paraId="42D28DA0" w14:textId="77777777" w:rsidR="00435A20" w:rsidRPr="00435A20" w:rsidRDefault="00435A20" w:rsidP="00435A20">
      <w:pPr>
        <w:spacing w:before="0" w:beforeAutospacing="0" w:after="0" w:afterAutospacing="0" w:line="276" w:lineRule="auto"/>
        <w:ind w:left="720"/>
        <w:jc w:val="both"/>
        <w:rPr>
          <w:rFonts w:ascii="Times New Roman" w:eastAsia="Times New Roman" w:hAnsi="Times New Roman" w:cs="David"/>
          <w:sz w:val="24"/>
          <w:szCs w:val="24"/>
          <w:rtl/>
          <w:lang w:eastAsia="he-IL"/>
        </w:rPr>
      </w:pPr>
    </w:p>
    <w:p w14:paraId="229006E6" w14:textId="77777777" w:rsidR="0005626B" w:rsidRPr="00B27B4C" w:rsidRDefault="00435A20" w:rsidP="0005626B">
      <w:pPr>
        <w:tabs>
          <w:tab w:val="left" w:pos="1954"/>
        </w:tabs>
        <w:spacing w:before="0" w:beforeAutospacing="0" w:after="0" w:afterAutospacing="0" w:line="360" w:lineRule="auto"/>
        <w:ind w:left="1954" w:hanging="514"/>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א</w:t>
      </w: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המ</w:t>
      </w:r>
      <w:r w:rsidRPr="00435A20">
        <w:rPr>
          <w:rFonts w:ascii="Times New Roman" w:eastAsia="Times New Roman" w:hAnsi="Times New Roman" w:cs="David" w:hint="cs"/>
          <w:sz w:val="24"/>
          <w:szCs w:val="24"/>
          <w:rtl/>
          <w:lang w:eastAsia="he-IL"/>
        </w:rPr>
        <w:t>תכנן</w:t>
      </w:r>
      <w:r w:rsidRPr="00435A20">
        <w:rPr>
          <w:rFonts w:ascii="Times New Roman" w:eastAsia="Times New Roman" w:hAnsi="Times New Roman" w:cs="David"/>
          <w:sz w:val="24"/>
          <w:szCs w:val="24"/>
          <w:rtl/>
          <w:lang w:eastAsia="he-IL"/>
        </w:rPr>
        <w:t xml:space="preserve"> הבכיר יהיה בעל המשרד, אשר יהיה אחראי, מעורב וישתתף באופן אישי בכל ישיבות התכנון שיזומן אליהן ללא עוררין.</w:t>
      </w:r>
      <w:r w:rsidR="0005626B">
        <w:rPr>
          <w:rFonts w:ascii="Times New Roman" w:eastAsia="Times New Roman" w:hAnsi="Times New Roman" w:cs="David" w:hint="cs"/>
          <w:sz w:val="24"/>
          <w:szCs w:val="24"/>
          <w:lang w:eastAsia="he-IL"/>
        </w:rPr>
        <w:t xml:space="preserve"> </w:t>
      </w:r>
      <w:r w:rsidR="0005626B">
        <w:rPr>
          <w:rFonts w:ascii="Times New Roman" w:eastAsia="Times New Roman" w:hAnsi="Times New Roman" w:cs="David" w:hint="cs"/>
          <w:sz w:val="24"/>
          <w:szCs w:val="24"/>
          <w:rtl/>
          <w:lang w:eastAsia="he-IL"/>
        </w:rPr>
        <w:t xml:space="preserve">ככל שיידרש ולפי החלטת המזמין, יתבצעו בנוסף לישיבות התכנון השוטפות, ישיבות שבועיות לתכנון ב </w:t>
      </w:r>
      <w:r w:rsidR="0005626B">
        <w:rPr>
          <w:rFonts w:ascii="Times New Roman" w:eastAsia="Times New Roman" w:hAnsi="Times New Roman" w:cs="David" w:hint="cs"/>
          <w:sz w:val="24"/>
          <w:szCs w:val="24"/>
          <w:lang w:eastAsia="he-IL"/>
        </w:rPr>
        <w:t>BIM</w:t>
      </w:r>
      <w:r w:rsidR="0005626B">
        <w:rPr>
          <w:rFonts w:ascii="Times New Roman" w:eastAsia="Times New Roman" w:hAnsi="Times New Roman" w:cs="David" w:hint="cs"/>
          <w:sz w:val="24"/>
          <w:szCs w:val="24"/>
          <w:rtl/>
          <w:lang w:eastAsia="he-IL"/>
        </w:rPr>
        <w:t xml:space="preserve"> על המודל.</w:t>
      </w:r>
    </w:p>
    <w:p w14:paraId="0A655BE2" w14:textId="77777777" w:rsidR="00435A20" w:rsidRPr="00435A20" w:rsidRDefault="00435A20" w:rsidP="0005626B">
      <w:pPr>
        <w:tabs>
          <w:tab w:val="left" w:pos="1954"/>
        </w:tabs>
        <w:spacing w:before="0" w:beforeAutospacing="0" w:after="0" w:afterAutospacing="0" w:line="360" w:lineRule="auto"/>
        <w:ind w:left="1954" w:hanging="514"/>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ב</w:t>
      </w: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 xml:space="preserve">ראש הצוות ישתתף בכל ישיבות התכנון שיזומן אליהן ללא הגבלה. </w:t>
      </w:r>
    </w:p>
    <w:p w14:paraId="6D8294A9" w14:textId="77777777" w:rsidR="00435A20" w:rsidRPr="00435A20" w:rsidRDefault="00435A20" w:rsidP="00435A20">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ג</w:t>
      </w: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ר</w:t>
      </w:r>
      <w:r w:rsidRPr="00435A20">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 מבלי לדחות את השתתפותו.</w:t>
      </w:r>
    </w:p>
    <w:p w14:paraId="458E1400" w14:textId="77777777" w:rsidR="00435A20" w:rsidRPr="00435A20" w:rsidRDefault="00435A20" w:rsidP="00435A20">
      <w:pPr>
        <w:tabs>
          <w:tab w:val="left" w:pos="1954"/>
        </w:tabs>
        <w:spacing w:before="0" w:beforeAutospacing="0" w:after="0" w:afterAutospacing="0" w:line="360" w:lineRule="auto"/>
        <w:ind w:left="1954" w:hanging="514"/>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ד</w:t>
      </w: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צוות השרטטים של המ</w:t>
      </w:r>
      <w:r w:rsidRPr="00435A20">
        <w:rPr>
          <w:rFonts w:ascii="Times New Roman" w:eastAsia="Times New Roman" w:hAnsi="Times New Roman" w:cs="David" w:hint="cs"/>
          <w:sz w:val="24"/>
          <w:szCs w:val="24"/>
          <w:rtl/>
          <w:lang w:eastAsia="he-IL"/>
        </w:rPr>
        <w:t>תכנן</w:t>
      </w:r>
      <w:r w:rsidRPr="00435A20">
        <w:rPr>
          <w:rFonts w:ascii="Times New Roman" w:eastAsia="Times New Roman" w:hAnsi="Times New Roman" w:cs="David"/>
          <w:sz w:val="24"/>
          <w:szCs w:val="24"/>
          <w:rtl/>
          <w:lang w:eastAsia="he-IL"/>
        </w:rPr>
        <w:t xml:space="preserve"> יהיה כנדרש לתכנון ולהוצאת תכניות משורטטות לביצוע על מנת לעמוד בלוח הזמנים שנקבע על ידי מנהל הפרויקט.</w:t>
      </w:r>
    </w:p>
    <w:p w14:paraId="76A22089"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4C70E1F" w14:textId="77777777" w:rsidR="00435A20" w:rsidRPr="00435A20" w:rsidRDefault="00435A20" w:rsidP="00435A20">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237599E6" w14:textId="77777777" w:rsidR="00435A20" w:rsidRPr="00435A20" w:rsidRDefault="00435A20" w:rsidP="00435A20">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1.</w:t>
      </w:r>
      <w:r w:rsidRPr="00435A20">
        <w:rPr>
          <w:rFonts w:ascii="Times New Roman" w:eastAsia="Times New Roman" w:hAnsi="Times New Roman" w:cs="David" w:hint="cs"/>
          <w:sz w:val="24"/>
          <w:szCs w:val="24"/>
          <w:rtl/>
          <w:lang w:eastAsia="he-IL"/>
        </w:rPr>
        <w:t>3</w:t>
      </w:r>
      <w:r w:rsidRPr="00435A20">
        <w:rPr>
          <w:rFonts w:ascii="Times New Roman" w:eastAsia="Times New Roman" w:hAnsi="Times New Roman" w:cs="David"/>
          <w:sz w:val="24"/>
          <w:szCs w:val="24"/>
          <w:rtl/>
          <w:lang w:eastAsia="he-IL"/>
        </w:rPr>
        <w:tab/>
        <w:t xml:space="preserve">על המתכנן לקבל אישור בכתב מהמנהל לפני התחלת כל שלב, או לפני כל שרות </w:t>
      </w:r>
    </w:p>
    <w:p w14:paraId="719DCFD6" w14:textId="77777777" w:rsidR="00435A20" w:rsidRPr="00435A20" w:rsidRDefault="00435A20" w:rsidP="00435A20">
      <w:pPr>
        <w:widowControl w:val="0"/>
        <w:spacing w:before="0" w:beforeAutospacing="0" w:after="0" w:afterAutospacing="0" w:line="240" w:lineRule="auto"/>
        <w:ind w:left="720" w:firstLine="72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חלקי.</w:t>
      </w:r>
    </w:p>
    <w:p w14:paraId="4E3B494A" w14:textId="77777777" w:rsidR="00435A20" w:rsidRPr="00435A20" w:rsidRDefault="00435A20" w:rsidP="00435A20">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53778229"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AC9366A"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2.</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b/>
          <w:bCs/>
          <w:sz w:val="24"/>
          <w:szCs w:val="24"/>
          <w:u w:val="single"/>
          <w:rtl/>
          <w:lang w:eastAsia="he-IL"/>
        </w:rPr>
        <w:t>שלבי העבודה האדריכלית ופרוט הש</w:t>
      </w:r>
      <w:r w:rsidR="007D5B33">
        <w:rPr>
          <w:rFonts w:ascii="Times New Roman" w:eastAsia="Times New Roman" w:hAnsi="Times New Roman" w:cs="David" w:hint="cs"/>
          <w:b/>
          <w:bCs/>
          <w:sz w:val="24"/>
          <w:szCs w:val="24"/>
          <w:u w:val="single"/>
          <w:rtl/>
          <w:lang w:eastAsia="he-IL"/>
        </w:rPr>
        <w:t>י</w:t>
      </w:r>
      <w:r w:rsidRPr="00435A20">
        <w:rPr>
          <w:rFonts w:ascii="Times New Roman" w:eastAsia="Times New Roman" w:hAnsi="Times New Roman" w:cs="David"/>
          <w:b/>
          <w:bCs/>
          <w:sz w:val="24"/>
          <w:szCs w:val="24"/>
          <w:u w:val="single"/>
          <w:rtl/>
          <w:lang w:eastAsia="he-IL"/>
        </w:rPr>
        <w:t>רותים</w:t>
      </w:r>
      <w:r w:rsidRPr="00435A20">
        <w:rPr>
          <w:rFonts w:ascii="Times New Roman" w:eastAsia="Times New Roman" w:hAnsi="Times New Roman" w:cs="David"/>
          <w:sz w:val="24"/>
          <w:szCs w:val="24"/>
          <w:rtl/>
          <w:lang w:eastAsia="he-IL"/>
        </w:rPr>
        <w:t>:</w:t>
      </w:r>
    </w:p>
    <w:p w14:paraId="043939FB"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27211E0" w14:textId="77777777" w:rsidR="00966136" w:rsidRDefault="00435A20" w:rsidP="00435A20">
      <w:pPr>
        <w:widowControl w:val="0"/>
        <w:spacing w:before="0" w:beforeAutospacing="0" w:after="0" w:afterAutospacing="0" w:line="360" w:lineRule="auto"/>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t>העבודה תבוצע בקטעים לפי התקדמות הפרויקט והנחיות המנהל</w:t>
      </w:r>
      <w:r w:rsidRPr="00435A20">
        <w:rPr>
          <w:rFonts w:ascii="Times New Roman" w:eastAsia="Times New Roman" w:hAnsi="Times New Roman" w:cs="David" w:hint="cs"/>
          <w:sz w:val="24"/>
          <w:szCs w:val="24"/>
          <w:rtl/>
          <w:lang w:eastAsia="he-IL"/>
        </w:rPr>
        <w:t>, לרבות הסדרי ביניים</w:t>
      </w:r>
    </w:p>
    <w:p w14:paraId="0D2480FD" w14:textId="77777777" w:rsidR="00435A20" w:rsidRPr="00435A20" w:rsidRDefault="00966136" w:rsidP="00435A20">
      <w:pPr>
        <w:widowControl w:val="0"/>
        <w:spacing w:before="0" w:beforeAutospacing="0" w:after="0" w:afterAutospacing="0" w:line="360" w:lineRule="auto"/>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435A20" w:rsidRPr="00435A20">
        <w:rPr>
          <w:rFonts w:ascii="Times New Roman" w:eastAsia="Times New Roman" w:hAnsi="Times New Roman" w:cs="David" w:hint="cs"/>
          <w:sz w:val="24"/>
          <w:szCs w:val="24"/>
          <w:rtl/>
          <w:lang w:eastAsia="he-IL"/>
        </w:rPr>
        <w:t xml:space="preserve"> </w:t>
      </w:r>
      <w:r>
        <w:rPr>
          <w:rFonts w:ascii="Times New Roman" w:eastAsia="Times New Roman" w:hAnsi="Times New Roman" w:cs="David" w:hint="cs"/>
          <w:sz w:val="24"/>
          <w:szCs w:val="24"/>
          <w:rtl/>
          <w:lang w:eastAsia="he-IL"/>
        </w:rPr>
        <w:t xml:space="preserve">     </w:t>
      </w:r>
      <w:r w:rsidR="00435A20" w:rsidRPr="00435A20">
        <w:rPr>
          <w:rFonts w:ascii="Times New Roman" w:eastAsia="Times New Roman" w:hAnsi="Times New Roman" w:cs="David" w:hint="cs"/>
          <w:sz w:val="24"/>
          <w:szCs w:val="24"/>
          <w:rtl/>
          <w:lang w:eastAsia="he-IL"/>
        </w:rPr>
        <w:t>לבניה ואכלוס בשלבים</w:t>
      </w:r>
      <w:r w:rsidR="00435A20" w:rsidRPr="00435A20">
        <w:rPr>
          <w:rFonts w:ascii="Times New Roman" w:eastAsia="Times New Roman" w:hAnsi="Times New Roman" w:cs="David"/>
          <w:sz w:val="24"/>
          <w:szCs w:val="24"/>
          <w:rtl/>
          <w:lang w:eastAsia="he-IL"/>
        </w:rPr>
        <w:t>.</w:t>
      </w:r>
    </w:p>
    <w:p w14:paraId="4C752FBE" w14:textId="77777777" w:rsidR="00435A20" w:rsidRPr="00435A20" w:rsidRDefault="00435A20" w:rsidP="00435A20">
      <w:pPr>
        <w:widowControl w:val="0"/>
        <w:spacing w:before="0" w:beforeAutospacing="0" w:after="0" w:afterAutospacing="0" w:line="360" w:lineRule="auto"/>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t>העבודה תבוצע בשלבים הכוללים את הש</w:t>
      </w:r>
      <w:r w:rsidR="007D5B33">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רותים כלהלן:</w:t>
      </w:r>
    </w:p>
    <w:p w14:paraId="46B570F4"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9BB0DD1" w14:textId="77777777" w:rsidR="00435A20" w:rsidRPr="00435A20" w:rsidRDefault="00435A20" w:rsidP="00435A20">
      <w:pPr>
        <w:widowControl w:val="0"/>
        <w:spacing w:before="0" w:beforeAutospacing="0" w:after="0" w:afterAutospacing="0" w:line="240" w:lineRule="auto"/>
        <w:ind w:left="1440" w:hanging="465"/>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2.1</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u w:val="single"/>
          <w:rtl/>
          <w:lang w:eastAsia="he-IL"/>
        </w:rPr>
        <w:t xml:space="preserve">שינוי תכנית בנין </w:t>
      </w:r>
      <w:r w:rsidRPr="00435A20">
        <w:rPr>
          <w:rFonts w:ascii="Times New Roman" w:eastAsia="Times New Roman" w:hAnsi="Times New Roman" w:cs="David" w:hint="cs"/>
          <w:sz w:val="24"/>
          <w:szCs w:val="24"/>
          <w:u w:val="single"/>
          <w:rtl/>
          <w:lang w:eastAsia="he-IL"/>
        </w:rPr>
        <w:t>עיר</w:t>
      </w:r>
      <w:r w:rsidRPr="00435A20">
        <w:rPr>
          <w:rFonts w:ascii="Times New Roman" w:eastAsia="Times New Roman" w:hAnsi="Times New Roman" w:cs="David"/>
          <w:sz w:val="24"/>
          <w:szCs w:val="24"/>
          <w:u w:val="single"/>
          <w:rtl/>
          <w:lang w:eastAsia="he-IL"/>
        </w:rPr>
        <w:t>, תכניות בינוי ופ</w:t>
      </w:r>
      <w:r w:rsidRPr="00435A20">
        <w:rPr>
          <w:rFonts w:ascii="Times New Roman" w:eastAsia="Times New Roman" w:hAnsi="Times New Roman" w:cs="David" w:hint="cs"/>
          <w:sz w:val="24"/>
          <w:szCs w:val="24"/>
          <w:u w:val="single"/>
          <w:rtl/>
          <w:lang w:eastAsia="he-IL"/>
        </w:rPr>
        <w:t>י</w:t>
      </w:r>
      <w:r w:rsidRPr="00435A20">
        <w:rPr>
          <w:rFonts w:ascii="Times New Roman" w:eastAsia="Times New Roman" w:hAnsi="Times New Roman" w:cs="David"/>
          <w:sz w:val="24"/>
          <w:szCs w:val="24"/>
          <w:u w:val="single"/>
          <w:rtl/>
          <w:lang w:eastAsia="he-IL"/>
        </w:rPr>
        <w:t>תוח/תכניות עיצוב א</w:t>
      </w:r>
      <w:r w:rsidRPr="00435A20">
        <w:rPr>
          <w:rFonts w:ascii="Times New Roman" w:eastAsia="Times New Roman" w:hAnsi="Times New Roman" w:cs="David" w:hint="cs"/>
          <w:sz w:val="24"/>
          <w:szCs w:val="24"/>
          <w:u w:val="single"/>
          <w:rtl/>
          <w:lang w:eastAsia="he-IL"/>
        </w:rPr>
        <w:t>דריכלי</w:t>
      </w:r>
      <w:r w:rsidRPr="00435A20">
        <w:rPr>
          <w:rFonts w:ascii="Times New Roman" w:eastAsia="Times New Roman" w:hAnsi="Times New Roman" w:cs="David"/>
          <w:sz w:val="24"/>
          <w:szCs w:val="24"/>
          <w:u w:val="single"/>
          <w:rtl/>
          <w:lang w:eastAsia="he-IL"/>
        </w:rPr>
        <w:t>:</w:t>
      </w:r>
    </w:p>
    <w:p w14:paraId="580DE836"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8923EED"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t>א.</w:t>
      </w:r>
      <w:r w:rsidRPr="00435A20">
        <w:rPr>
          <w:rFonts w:ascii="Times New Roman" w:eastAsia="Times New Roman" w:hAnsi="Times New Roman" w:cs="David"/>
          <w:sz w:val="24"/>
          <w:szCs w:val="24"/>
          <w:rtl/>
          <w:lang w:eastAsia="he-IL"/>
        </w:rPr>
        <w:tab/>
        <w:t xml:space="preserve">בירור הפרוגרמה עם המזמין, ביקורים באתר, חקירות מוקדמות, </w:t>
      </w:r>
    </w:p>
    <w:p w14:paraId="0D84E5BD" w14:textId="77777777" w:rsidR="00435A20" w:rsidRPr="00435A20" w:rsidRDefault="00435A20" w:rsidP="00435A20">
      <w:pPr>
        <w:widowControl w:val="0"/>
        <w:spacing w:before="0" w:beforeAutospacing="0" w:after="0" w:afterAutospacing="0" w:line="240" w:lineRule="auto"/>
        <w:ind w:left="1440" w:firstLine="720"/>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התייעצויו</w:t>
      </w:r>
      <w:r w:rsidRPr="00435A20">
        <w:rPr>
          <w:rFonts w:ascii="Times New Roman" w:eastAsia="Times New Roman" w:hAnsi="Times New Roman" w:cs="David" w:hint="eastAsia"/>
          <w:sz w:val="24"/>
          <w:szCs w:val="24"/>
          <w:rtl/>
          <w:lang w:eastAsia="he-IL"/>
        </w:rPr>
        <w:t>ת</w:t>
      </w:r>
      <w:r w:rsidRPr="00435A20">
        <w:rPr>
          <w:rFonts w:ascii="Times New Roman" w:eastAsia="Times New Roman" w:hAnsi="Times New Roman" w:cs="David"/>
          <w:sz w:val="24"/>
          <w:szCs w:val="24"/>
          <w:rtl/>
          <w:lang w:eastAsia="he-IL"/>
        </w:rPr>
        <w:t xml:space="preserve"> ותאום עם מתכנני הפרויקט ועם היועצים האחרים.</w:t>
      </w:r>
    </w:p>
    <w:p w14:paraId="3E6E3CC2"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p>
    <w:p w14:paraId="261DA1B0" w14:textId="77777777" w:rsidR="00435A20" w:rsidRPr="00435A20" w:rsidRDefault="00435A20" w:rsidP="009D142E">
      <w:pPr>
        <w:widowControl w:val="0"/>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ב.</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 xml:space="preserve"> בירור ברשויות המוסמכות ואצל גורמים אחרים בקשר לכל הנושאים הקשורים בתכנון הפרויקט ובקבלת אישור הרשויות לתכנונו ולבי</w:t>
      </w:r>
      <w:r w:rsidR="00B33CA0">
        <w:rPr>
          <w:rFonts w:ascii="Times New Roman" w:eastAsia="Times New Roman" w:hAnsi="Times New Roman" w:cs="David" w:hint="cs"/>
          <w:sz w:val="24"/>
          <w:szCs w:val="24"/>
          <w:rtl/>
          <w:lang w:eastAsia="he-IL"/>
        </w:rPr>
        <w:t>צועו, לרבות ריכוז נתונים לגבי תכניות בנין עיר תקפות, ת</w:t>
      </w:r>
      <w:r w:rsidRPr="00435A20">
        <w:rPr>
          <w:rFonts w:ascii="Times New Roman" w:eastAsia="Times New Roman" w:hAnsi="Times New Roman" w:cs="David" w:hint="cs"/>
          <w:sz w:val="24"/>
          <w:szCs w:val="24"/>
          <w:rtl/>
          <w:lang w:eastAsia="he-IL"/>
        </w:rPr>
        <w:t xml:space="preserve">כניות בהפקדה </w:t>
      </w:r>
      <w:r w:rsidRPr="00435A20">
        <w:rPr>
          <w:rFonts w:ascii="Times New Roman" w:eastAsia="Times New Roman" w:hAnsi="Times New Roman" w:cs="David" w:hint="cs"/>
          <w:sz w:val="24"/>
          <w:szCs w:val="24"/>
          <w:rtl/>
          <w:lang w:eastAsia="he-IL"/>
        </w:rPr>
        <w:lastRenderedPageBreak/>
        <w:t>ותוכניות בהכנה בכל רמות התכנון (ארציות, מחוזיות ומקומיות), ריכוז נתו</w:t>
      </w:r>
      <w:r w:rsidR="00B33CA0">
        <w:rPr>
          <w:rFonts w:ascii="Times New Roman" w:eastAsia="Times New Roman" w:hAnsi="Times New Roman" w:cs="David" w:hint="cs"/>
          <w:sz w:val="24"/>
          <w:szCs w:val="24"/>
          <w:rtl/>
          <w:lang w:eastAsia="he-IL"/>
        </w:rPr>
        <w:t>נים לגבי ת</w:t>
      </w:r>
      <w:r w:rsidRPr="00435A20">
        <w:rPr>
          <w:rFonts w:ascii="Times New Roman" w:eastAsia="Times New Roman" w:hAnsi="Times New Roman" w:cs="David" w:hint="cs"/>
          <w:sz w:val="24"/>
          <w:szCs w:val="24"/>
          <w:rtl/>
          <w:lang w:eastAsia="he-IL"/>
        </w:rPr>
        <w:t>כניות בינוי/עיצוב ארכיטקטוני, החלות על האתר ועל סביבתו, מיפוי עתיקות, ערכי נוף, בעלויות וזכויות בקרקע, קווי מתח גבוה, קווי תשתית למיניהם ומגבלותיהם</w:t>
      </w:r>
      <w:r w:rsidR="00B33CA0">
        <w:rPr>
          <w:rFonts w:ascii="Times New Roman" w:eastAsia="Times New Roman" w:hAnsi="Times New Roman" w:cs="David" w:hint="cs"/>
          <w:sz w:val="24"/>
          <w:szCs w:val="24"/>
          <w:rtl/>
          <w:lang w:eastAsia="he-IL"/>
        </w:rPr>
        <w:t>, קווי בנין, מגבלות גובה, רדיוס</w:t>
      </w:r>
      <w:r w:rsidRPr="00435A20">
        <w:rPr>
          <w:rFonts w:ascii="Times New Roman" w:eastAsia="Times New Roman" w:hAnsi="Times New Roman" w:cs="David" w:hint="cs"/>
          <w:sz w:val="24"/>
          <w:szCs w:val="24"/>
          <w:rtl/>
          <w:lang w:eastAsia="he-IL"/>
        </w:rPr>
        <w:t xml:space="preserve"> בטחון, מפגעי רעש, זיהום אויר וכו', וביקור בשטח התכנון.</w:t>
      </w:r>
    </w:p>
    <w:p w14:paraId="59D0B427"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69C267E"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F7D7FF3"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t>ג.</w:t>
      </w:r>
      <w:r w:rsidRPr="00435A20">
        <w:rPr>
          <w:rFonts w:ascii="Times New Roman" w:eastAsia="Times New Roman" w:hAnsi="Times New Roman" w:cs="David"/>
          <w:sz w:val="24"/>
          <w:szCs w:val="24"/>
          <w:rtl/>
          <w:lang w:eastAsia="he-IL"/>
        </w:rPr>
        <w:tab/>
        <w:t xml:space="preserve">הגדרה ראשונית של מטרות, בעיות, אילוצים ויעדים לתכנון, לאשור </w:t>
      </w:r>
    </w:p>
    <w:p w14:paraId="2CA24E64" w14:textId="77777777" w:rsidR="00966136" w:rsidRDefault="00435A20" w:rsidP="00435A20">
      <w:pPr>
        <w:widowControl w:val="0"/>
        <w:spacing w:before="0" w:beforeAutospacing="0" w:after="0" w:afterAutospacing="0" w:line="240" w:lineRule="auto"/>
        <w:ind w:left="1440" w:firstLine="72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המזמין.</w:t>
      </w:r>
      <w:r w:rsidRPr="00435A20">
        <w:rPr>
          <w:rFonts w:ascii="Times New Roman" w:eastAsia="Times New Roman" w:hAnsi="Times New Roman" w:cs="David" w:hint="cs"/>
          <w:sz w:val="24"/>
          <w:szCs w:val="24"/>
          <w:rtl/>
          <w:lang w:eastAsia="he-IL"/>
        </w:rPr>
        <w:t xml:space="preserve"> קבלה מהמזמין/ממודד האתר מפת רקע מדידה מצבית </w:t>
      </w:r>
    </w:p>
    <w:p w14:paraId="69A6263F" w14:textId="77777777" w:rsidR="00435A20" w:rsidRPr="00435A20" w:rsidRDefault="00435A20" w:rsidP="00435A20">
      <w:pPr>
        <w:widowControl w:val="0"/>
        <w:spacing w:before="0" w:beforeAutospacing="0" w:after="0" w:afterAutospacing="0" w:line="240" w:lineRule="auto"/>
        <w:ind w:left="1440" w:firstLine="720"/>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מעודכנת ברמת פרוט המאפשרת הכנת תכנית.</w:t>
      </w:r>
    </w:p>
    <w:p w14:paraId="26162983"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B434C46" w14:textId="77777777" w:rsidR="00435A20" w:rsidRPr="00435A20" w:rsidRDefault="00435A20" w:rsidP="00435A20">
      <w:pPr>
        <w:widowControl w:val="0"/>
        <w:spacing w:before="0" w:beforeAutospacing="0" w:after="0" w:afterAutospacing="0" w:line="240" w:lineRule="auto"/>
        <w:ind w:left="2160" w:hanging="72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ד.</w:t>
      </w:r>
      <w:r w:rsidRPr="00435A20">
        <w:rPr>
          <w:rFonts w:ascii="Times New Roman" w:eastAsia="Times New Roman" w:hAnsi="Times New Roman" w:cs="David"/>
          <w:sz w:val="24"/>
          <w:szCs w:val="24"/>
          <w:rtl/>
          <w:lang w:eastAsia="he-IL"/>
        </w:rPr>
        <w:tab/>
        <w:t>עריכת הצעה לביצוע סקרים, ריכוז סקרים של היועצים, נ</w:t>
      </w:r>
      <w:r w:rsidR="00966136">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תוח הסקרים, הכנת תחזיות על סמך הסקרים והכנת דו"ח מסכם להכנת הפרוגרמה.</w:t>
      </w:r>
      <w:r w:rsidRPr="00435A20">
        <w:rPr>
          <w:rFonts w:ascii="Times New Roman" w:eastAsia="Times New Roman" w:hAnsi="Times New Roman" w:cs="David" w:hint="cs"/>
          <w:sz w:val="24"/>
          <w:szCs w:val="24"/>
          <w:rtl/>
          <w:lang w:eastAsia="he-IL"/>
        </w:rPr>
        <w:t xml:space="preserve"> השתתפות בדיונים עם צוות התכנון ונציג המזמין לצורך ניתוח הנתונים והגדרת המטרות והצרכים התכנוניים.</w:t>
      </w:r>
    </w:p>
    <w:p w14:paraId="1FD1F06C"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40134A7" w14:textId="77777777" w:rsidR="00435A20" w:rsidRPr="00435A20" w:rsidRDefault="00435A20" w:rsidP="00435A20">
      <w:pPr>
        <w:widowControl w:val="0"/>
        <w:spacing w:before="0" w:beforeAutospacing="0" w:after="0" w:afterAutospacing="0" w:line="240" w:lineRule="auto"/>
        <w:ind w:left="2160" w:hanging="72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ה.</w:t>
      </w:r>
      <w:r w:rsidRPr="00435A20">
        <w:rPr>
          <w:rFonts w:ascii="Times New Roman" w:eastAsia="Times New Roman" w:hAnsi="Times New Roman" w:cs="David"/>
          <w:sz w:val="24"/>
          <w:szCs w:val="24"/>
          <w:rtl/>
          <w:lang w:eastAsia="he-IL"/>
        </w:rPr>
        <w:tab/>
        <w:t>הכנת פרוגרמה לתכנון, הכוללת: מטרות, בעיות, אילוצים, יעדים, נתונים כמותיים ואיכותיים, בתאום עם היועצים ובאישור המזמין.</w:t>
      </w:r>
    </w:p>
    <w:p w14:paraId="4D4DC734"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BDFFC3E" w14:textId="77777777" w:rsidR="00435A20" w:rsidRPr="00435A20" w:rsidRDefault="00435A20" w:rsidP="00435A2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lang w:eastAsia="he-IL"/>
        </w:rPr>
      </w:pPr>
      <w:r w:rsidRPr="00435A20">
        <w:rPr>
          <w:rFonts w:ascii="Times New Roman" w:eastAsia="Times New Roman" w:hAnsi="Times New Roman" w:cs="David"/>
          <w:sz w:val="24"/>
          <w:szCs w:val="24"/>
          <w:rtl/>
          <w:lang w:eastAsia="he-IL"/>
        </w:rPr>
        <w:t>ו.</w:t>
      </w:r>
      <w:r w:rsidRPr="00435A20">
        <w:rPr>
          <w:rFonts w:ascii="Times New Roman" w:eastAsia="Times New Roman" w:hAnsi="Times New Roman" w:cs="David"/>
          <w:sz w:val="24"/>
          <w:szCs w:val="24"/>
          <w:rtl/>
          <w:lang w:eastAsia="he-IL"/>
        </w:rPr>
        <w:tab/>
      </w:r>
    </w:p>
    <w:p w14:paraId="1ADCB503" w14:textId="77777777" w:rsidR="00435A20" w:rsidRPr="00435A20" w:rsidRDefault="00B33CA0" w:rsidP="00435A20">
      <w:pPr>
        <w:widowControl w:val="0"/>
        <w:tabs>
          <w:tab w:val="left" w:pos="720"/>
          <w:tab w:val="center" w:pos="4153"/>
          <w:tab w:val="right" w:pos="8306"/>
        </w:tabs>
        <w:spacing w:before="0" w:beforeAutospacing="0" w:after="0" w:afterAutospacing="0" w:line="240" w:lineRule="auto"/>
        <w:ind w:left="2290" w:hanging="85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הכנת ת</w:t>
      </w:r>
      <w:r w:rsidR="00435A20" w:rsidRPr="00435A20">
        <w:rPr>
          <w:rFonts w:ascii="Times New Roman" w:eastAsia="Times New Roman" w:hAnsi="Times New Roman" w:cs="David" w:hint="cs"/>
          <w:sz w:val="24"/>
          <w:szCs w:val="24"/>
          <w:rtl/>
          <w:lang w:eastAsia="he-IL"/>
        </w:rPr>
        <w:t xml:space="preserve">כניות מוקדמות במספר חלופות, המתארות את </w:t>
      </w:r>
      <w:r w:rsidR="007D5B33">
        <w:rPr>
          <w:rFonts w:ascii="Times New Roman" w:eastAsia="Times New Roman" w:hAnsi="Times New Roman" w:cs="David" w:hint="cs"/>
          <w:sz w:val="24"/>
          <w:szCs w:val="24"/>
          <w:rtl/>
          <w:lang w:eastAsia="he-IL"/>
        </w:rPr>
        <w:t>פריסת שימושי הקרקע, פריסת צפיפ</w:t>
      </w:r>
      <w:r w:rsidR="00435A20" w:rsidRPr="00435A20">
        <w:rPr>
          <w:rFonts w:ascii="Times New Roman" w:eastAsia="Times New Roman" w:hAnsi="Times New Roman" w:cs="David" w:hint="cs"/>
          <w:sz w:val="24"/>
          <w:szCs w:val="24"/>
          <w:rtl/>
          <w:lang w:eastAsia="he-IL"/>
        </w:rPr>
        <w:t>ות הבניה, רשת הדרכים המוצעת, חלוקת משנה למגרשים, הגדרת זיקות הנאה והצמדות, את הבינוי המוצע, את האפשרויות להעברת זכויות בניה בין מגרשים ובין יעודים לשיפור הבינוי וכלכליות הפרויקט ולתוספת יחידות דיור לניצול מיטבי של אפשרויות הבניה, לרבות הכנת חתכים, מודלים, הדמיות, מבטים אל ומתוך שטח התכנון ופרספקטיבות (באיכות לצרכי תכנון ואישור להבדיל מאיכות לצרכי שיווק).</w:t>
      </w:r>
    </w:p>
    <w:p w14:paraId="2018E971" w14:textId="77777777" w:rsidR="00435A20" w:rsidRPr="00435A20" w:rsidRDefault="00435A20" w:rsidP="00435A20">
      <w:pPr>
        <w:widowControl w:val="0"/>
        <w:spacing w:before="0" w:beforeAutospacing="0" w:after="0" w:afterAutospacing="0" w:line="240" w:lineRule="auto"/>
        <w:ind w:left="2160" w:hanging="720"/>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ab/>
        <w:t>תכניות הבינוי יגדירו את עקרונות העמדת המבנים, עקרונות החניה, הפנית המבנים, גבהים, תכסיות, חתכים עקרוניים ואיורים מוגדלים לקטעים אופייניים.</w:t>
      </w:r>
    </w:p>
    <w:p w14:paraId="76C0541D"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B67C1FD" w14:textId="77777777" w:rsidR="00435A20" w:rsidRPr="00435A20" w:rsidRDefault="00435A20" w:rsidP="00435A20">
      <w:pPr>
        <w:widowControl w:val="0"/>
        <w:spacing w:before="0" w:beforeAutospacing="0" w:after="0" w:afterAutospacing="0" w:line="240" w:lineRule="auto"/>
        <w:ind w:left="2160" w:hanging="72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ז.</w:t>
      </w:r>
      <w:r w:rsidRPr="00435A20">
        <w:rPr>
          <w:rFonts w:ascii="Times New Roman" w:eastAsia="Times New Roman" w:hAnsi="Times New Roman" w:cs="David"/>
          <w:sz w:val="24"/>
          <w:szCs w:val="24"/>
          <w:rtl/>
          <w:lang w:eastAsia="he-IL"/>
        </w:rPr>
        <w:tab/>
        <w:t xml:space="preserve">הכנת טבלאות המפרטות בכל חלופה את מספר יחידות הבינוי המוצע, שטחי הבניה, שטחי המגרשים בכל יעוד והשוואת הנתונים עם תכנית בנין העיר התקפה. </w:t>
      </w:r>
      <w:r w:rsidRPr="00435A20">
        <w:rPr>
          <w:rFonts w:ascii="Times New Roman" w:eastAsia="Times New Roman" w:hAnsi="Times New Roman" w:cs="David" w:hint="cs"/>
          <w:sz w:val="24"/>
          <w:szCs w:val="24"/>
          <w:rtl/>
          <w:lang w:eastAsia="he-IL"/>
        </w:rPr>
        <w:t>בחינת התאמת התכנון לפרוגרמה להקצאת שטחים למוסדות ציבור, מבני ציבור, מסחר, משרדים ושטחים פתוחים.</w:t>
      </w:r>
    </w:p>
    <w:p w14:paraId="6689DEA6" w14:textId="77777777" w:rsidR="00435A20" w:rsidRPr="00435A20" w:rsidRDefault="00435A20" w:rsidP="00435A20">
      <w:pPr>
        <w:widowControl w:val="0"/>
        <w:spacing w:before="0" w:beforeAutospacing="0" w:after="0" w:afterAutospacing="0" w:line="240" w:lineRule="auto"/>
        <w:ind w:left="2160" w:hanging="720"/>
        <w:rPr>
          <w:rFonts w:ascii="Times New Roman" w:eastAsia="Times New Roman" w:hAnsi="Times New Roman" w:cs="David"/>
          <w:sz w:val="24"/>
          <w:szCs w:val="24"/>
          <w:rtl/>
          <w:lang w:eastAsia="he-IL"/>
        </w:rPr>
      </w:pPr>
    </w:p>
    <w:p w14:paraId="522F7B0B" w14:textId="77777777" w:rsidR="00435A20" w:rsidRPr="00435A20" w:rsidRDefault="00435A20" w:rsidP="00435A20">
      <w:pPr>
        <w:widowControl w:val="0"/>
        <w:spacing w:before="0" w:beforeAutospacing="0" w:after="0" w:afterAutospacing="0" w:line="240" w:lineRule="auto"/>
        <w:ind w:left="2160" w:hanging="720"/>
        <w:rPr>
          <w:rFonts w:ascii="Times New Roman" w:eastAsia="Times New Roman" w:hAnsi="Times New Roman" w:cs="David"/>
          <w:sz w:val="24"/>
          <w:szCs w:val="24"/>
          <w:rtl/>
          <w:lang w:eastAsia="he-IL"/>
        </w:rPr>
      </w:pPr>
    </w:p>
    <w:p w14:paraId="02902EB0" w14:textId="77777777" w:rsidR="00435A20" w:rsidRPr="00435A20" w:rsidRDefault="00435A20" w:rsidP="00435A20">
      <w:pPr>
        <w:widowControl w:val="0"/>
        <w:spacing w:before="0" w:beforeAutospacing="0" w:after="0" w:afterAutospacing="0" w:line="240" w:lineRule="auto"/>
        <w:ind w:left="2160" w:hanging="72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ח.</w:t>
      </w:r>
      <w:r w:rsidRPr="00435A20">
        <w:rPr>
          <w:rFonts w:ascii="Times New Roman" w:eastAsia="Times New Roman" w:hAnsi="Times New Roman" w:cs="David"/>
          <w:sz w:val="24"/>
          <w:szCs w:val="24"/>
          <w:rtl/>
          <w:lang w:eastAsia="he-IL"/>
        </w:rPr>
        <w:tab/>
        <w:t>הצגת החלופות בפני המזמין תוך ניתוחן</w:t>
      </w:r>
      <w:r w:rsidRPr="00435A20">
        <w:rPr>
          <w:rFonts w:ascii="Times New Roman" w:eastAsia="Times New Roman" w:hAnsi="Times New Roman" w:cs="David" w:hint="cs"/>
          <w:sz w:val="24"/>
          <w:szCs w:val="24"/>
          <w:rtl/>
          <w:lang w:eastAsia="he-IL"/>
        </w:rPr>
        <w:t>,</w:t>
      </w:r>
      <w:r w:rsidRPr="00435A20">
        <w:rPr>
          <w:rFonts w:ascii="Times New Roman" w:eastAsia="Times New Roman" w:hAnsi="Times New Roman" w:cs="David"/>
          <w:sz w:val="24"/>
          <w:szCs w:val="24"/>
          <w:rtl/>
          <w:lang w:eastAsia="he-IL"/>
        </w:rPr>
        <w:t xml:space="preserve"> </w:t>
      </w:r>
      <w:r w:rsidRPr="00435A20">
        <w:rPr>
          <w:rFonts w:ascii="Times New Roman" w:eastAsia="Times New Roman" w:hAnsi="Times New Roman" w:cs="David" w:hint="cs"/>
          <w:sz w:val="24"/>
          <w:szCs w:val="24"/>
          <w:rtl/>
          <w:lang w:eastAsia="he-IL"/>
        </w:rPr>
        <w:t>פרוט היתרונות והחסרונות של כל חלופה, מידת התאמתן לפרוגרמה</w:t>
      </w:r>
      <w:r w:rsidRPr="00435A20">
        <w:rPr>
          <w:rFonts w:ascii="Times New Roman" w:eastAsia="Times New Roman" w:hAnsi="Times New Roman" w:cs="David"/>
          <w:sz w:val="24"/>
          <w:szCs w:val="24"/>
          <w:rtl/>
          <w:lang w:eastAsia="he-IL"/>
        </w:rPr>
        <w:t xml:space="preserve"> והמלצה על חלופה מועדפת.</w:t>
      </w:r>
    </w:p>
    <w:p w14:paraId="705BD9AC"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EBA7D1F"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t>ט.</w:t>
      </w:r>
      <w:r w:rsidRPr="00435A20">
        <w:rPr>
          <w:rFonts w:ascii="Times New Roman" w:eastAsia="Times New Roman" w:hAnsi="Times New Roman" w:cs="David"/>
          <w:sz w:val="24"/>
          <w:szCs w:val="24"/>
          <w:rtl/>
          <w:lang w:eastAsia="he-IL"/>
        </w:rPr>
        <w:tab/>
        <w:t xml:space="preserve">הכנסת שינויים בתכניות המוקדמות, בהתאם לדרישת המזמין ו/או לפי </w:t>
      </w:r>
    </w:p>
    <w:p w14:paraId="235ECC61" w14:textId="77777777" w:rsidR="00435A20" w:rsidRPr="00435A20" w:rsidRDefault="00435A20" w:rsidP="00435A20">
      <w:pPr>
        <w:widowControl w:val="0"/>
        <w:spacing w:before="0" w:beforeAutospacing="0" w:after="0" w:afterAutospacing="0" w:line="240" w:lineRule="auto"/>
        <w:ind w:left="1440" w:firstLine="72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דרישת הרשויות המוסמכות, באישור המזמין.</w:t>
      </w:r>
    </w:p>
    <w:p w14:paraId="06D36EF9"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854EFBD"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t>י.</w:t>
      </w:r>
      <w:r w:rsidRPr="00435A20">
        <w:rPr>
          <w:rFonts w:ascii="Times New Roman" w:eastAsia="Times New Roman" w:hAnsi="Times New Roman" w:cs="David"/>
          <w:sz w:val="24"/>
          <w:szCs w:val="24"/>
          <w:rtl/>
          <w:lang w:eastAsia="he-IL"/>
        </w:rPr>
        <w:tab/>
        <w:t xml:space="preserve">פגישות והתייעצויות עם המזמין, יועציו המשפטיים והרשויות לבחינת </w:t>
      </w:r>
    </w:p>
    <w:p w14:paraId="6D7E2915" w14:textId="77777777" w:rsidR="00435A20" w:rsidRPr="00435A20" w:rsidRDefault="00435A20" w:rsidP="00435A20">
      <w:pPr>
        <w:widowControl w:val="0"/>
        <w:spacing w:before="0" w:beforeAutospacing="0" w:after="0" w:afterAutospacing="0" w:line="240" w:lineRule="auto"/>
        <w:ind w:left="216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האפשרויות לקדום אשור התכנון במסגרת סמכויות הועדה המקומית, או במסגרת סמכויות הועדה המחוזית.</w:t>
      </w:r>
    </w:p>
    <w:p w14:paraId="1BFAFB8C"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690F983" w14:textId="77777777" w:rsidR="00435A20" w:rsidRPr="00435A20" w:rsidRDefault="00435A20" w:rsidP="00435A20">
      <w:pPr>
        <w:widowControl w:val="0"/>
        <w:spacing w:before="0" w:beforeAutospacing="0" w:after="0" w:afterAutospacing="0" w:line="240" w:lineRule="auto"/>
        <w:ind w:left="2160" w:hanging="72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יא.</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 xml:space="preserve">מסירת נתונים ליועצים האחרים לרבות </w:t>
      </w:r>
      <w:r w:rsidR="000817A9">
        <w:rPr>
          <w:rFonts w:ascii="Times New Roman" w:eastAsia="Times New Roman" w:hAnsi="Times New Roman" w:cs="David" w:hint="cs"/>
          <w:sz w:val="24"/>
          <w:szCs w:val="24"/>
          <w:rtl/>
          <w:lang w:eastAsia="he-IL"/>
        </w:rPr>
        <w:t>מתכנן</w:t>
      </w:r>
      <w:r w:rsidRPr="00435A20">
        <w:rPr>
          <w:rFonts w:ascii="Times New Roman" w:eastAsia="Times New Roman" w:hAnsi="Times New Roman" w:cs="David" w:hint="cs"/>
          <w:sz w:val="24"/>
          <w:szCs w:val="24"/>
          <w:rtl/>
          <w:lang w:eastAsia="he-IL"/>
        </w:rPr>
        <w:t xml:space="preserve"> תנועה, אדריכל נוף, יועצים סביבתיים ומהנדסי תשתיות (ככל שהמזמין יחליט שיש צורך בהפעלתם) לבדיקת השלכות החלופות המוצעות על הנושאים שבתחום מומחיותם. תאום התכניות המוקדמות של היועצים עם תכניות המתכנן ובינן לבין עצמן, בכל הנוגע למפלסי הפתוח ומערכות הדרכים והתשתית, תנועת כלי הרכב, התנועה הציבורית והפרטית, מסלולי אופניים והולכי הרגל, מיקום מתקני תשתית ראשיים וחיבורים מחוץ לשטח התכנון, מתקני אשפה וכו'.</w:t>
      </w:r>
    </w:p>
    <w:p w14:paraId="02C0CD4B"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9905A4A" w14:textId="77777777" w:rsidR="009D142E" w:rsidRPr="00435A20" w:rsidRDefault="00435A20" w:rsidP="009D142E">
      <w:pPr>
        <w:widowControl w:val="0"/>
        <w:spacing w:before="0" w:beforeAutospacing="0" w:after="0" w:afterAutospacing="0" w:line="240" w:lineRule="auto"/>
        <w:ind w:left="2160" w:hanging="720"/>
        <w:rPr>
          <w:rFonts w:ascii="Times New Roman" w:eastAsia="Times New Roman" w:hAnsi="Times New Roman" w:cs="David"/>
          <w:sz w:val="24"/>
          <w:szCs w:val="24"/>
          <w:lang w:eastAsia="he-IL"/>
        </w:rPr>
      </w:pPr>
      <w:r w:rsidRPr="00435A20">
        <w:rPr>
          <w:rFonts w:ascii="Times New Roman" w:eastAsia="Times New Roman" w:hAnsi="Times New Roman" w:cs="David"/>
          <w:sz w:val="24"/>
          <w:szCs w:val="24"/>
          <w:rtl/>
          <w:lang w:eastAsia="he-IL"/>
        </w:rPr>
        <w:lastRenderedPageBreak/>
        <w:t>יב.</w:t>
      </w:r>
      <w:r w:rsidRPr="00435A20">
        <w:rPr>
          <w:rFonts w:ascii="Times New Roman" w:eastAsia="Times New Roman" w:hAnsi="Times New Roman" w:cs="David"/>
          <w:sz w:val="24"/>
          <w:szCs w:val="24"/>
          <w:rtl/>
          <w:lang w:eastAsia="he-IL"/>
        </w:rPr>
        <w:tab/>
        <w:t xml:space="preserve">הכנת תכנית סופית, המפרטת את החלופה </w:t>
      </w:r>
      <w:r w:rsidRPr="00435A20">
        <w:rPr>
          <w:rFonts w:ascii="Times New Roman" w:eastAsia="Times New Roman" w:hAnsi="Times New Roman" w:cs="David" w:hint="cs"/>
          <w:sz w:val="24"/>
          <w:szCs w:val="24"/>
          <w:rtl/>
          <w:lang w:eastAsia="he-IL"/>
        </w:rPr>
        <w:t xml:space="preserve">שנבחרה ע"י המזמין וניתוח </w:t>
      </w:r>
    </w:p>
    <w:p w14:paraId="71E48A85" w14:textId="77777777" w:rsidR="00435A20" w:rsidRPr="00435A20" w:rsidRDefault="00435A20" w:rsidP="009D142E">
      <w:pPr>
        <w:widowControl w:val="0"/>
        <w:spacing w:before="0" w:beforeAutospacing="0" w:after="0" w:afterAutospacing="0" w:line="240" w:lineRule="auto"/>
        <w:ind w:left="1440" w:firstLine="720"/>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לרבות טבלאות נתונים לאישור המזמין.</w:t>
      </w:r>
      <w:r w:rsidRPr="00435A20">
        <w:rPr>
          <w:rFonts w:ascii="Times New Roman" w:eastAsia="Times New Roman" w:hAnsi="Times New Roman" w:cs="David"/>
          <w:sz w:val="24"/>
          <w:szCs w:val="24"/>
          <w:rtl/>
          <w:lang w:eastAsia="he-IL"/>
        </w:rPr>
        <w:t xml:space="preserve"> </w:t>
      </w:r>
      <w:r w:rsidRPr="00435A20">
        <w:rPr>
          <w:rFonts w:ascii="Times New Roman" w:eastAsia="Times New Roman" w:hAnsi="Times New Roman" w:cs="David" w:hint="cs"/>
          <w:sz w:val="24"/>
          <w:szCs w:val="24"/>
          <w:rtl/>
          <w:lang w:eastAsia="he-IL"/>
        </w:rPr>
        <w:t xml:space="preserve"> </w:t>
      </w:r>
    </w:p>
    <w:p w14:paraId="67A305A7" w14:textId="77777777" w:rsidR="00435A20" w:rsidRPr="00435A20" w:rsidRDefault="00435A20" w:rsidP="00435A20">
      <w:pPr>
        <w:widowControl w:val="0"/>
        <w:spacing w:before="0" w:beforeAutospacing="0" w:after="0" w:afterAutospacing="0" w:line="240" w:lineRule="auto"/>
        <w:ind w:left="1440" w:firstLine="72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תיאום עם היועצים, תיאום עם הרשויות המוסמכות וגורמים אחרים.</w:t>
      </w:r>
    </w:p>
    <w:p w14:paraId="741CC2E3"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E6D7BE6" w14:textId="77777777" w:rsidR="00435A20" w:rsidRPr="00435A20" w:rsidRDefault="00435A20" w:rsidP="00435A20">
      <w:pPr>
        <w:widowControl w:val="0"/>
        <w:spacing w:before="0" w:beforeAutospacing="0" w:after="0" w:afterAutospacing="0" w:line="240" w:lineRule="auto"/>
        <w:ind w:left="2160" w:hanging="72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יג.</w:t>
      </w:r>
      <w:r w:rsidRPr="00435A20">
        <w:rPr>
          <w:rFonts w:ascii="Times New Roman" w:eastAsia="Times New Roman" w:hAnsi="Times New Roman" w:cs="David"/>
          <w:sz w:val="24"/>
          <w:szCs w:val="24"/>
          <w:rtl/>
          <w:lang w:eastAsia="he-IL"/>
        </w:rPr>
        <w:tab/>
        <w:t>ע</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בוד תכניות מפורטות הכוללות תשריטים,</w:t>
      </w:r>
      <w:r w:rsidR="00B33CA0">
        <w:rPr>
          <w:rFonts w:ascii="Times New Roman" w:eastAsia="Times New Roman" w:hAnsi="Times New Roman" w:cs="David" w:hint="cs"/>
          <w:sz w:val="24"/>
          <w:szCs w:val="24"/>
          <w:rtl/>
          <w:lang w:eastAsia="he-IL"/>
        </w:rPr>
        <w:t xml:space="preserve"> </w:t>
      </w:r>
      <w:r w:rsidRPr="00435A20">
        <w:rPr>
          <w:rFonts w:ascii="Times New Roman" w:eastAsia="Times New Roman" w:hAnsi="Times New Roman" w:cs="David"/>
          <w:sz w:val="24"/>
          <w:szCs w:val="24"/>
          <w:rtl/>
          <w:lang w:eastAsia="he-IL"/>
        </w:rPr>
        <w:t>תקנונים, תכניות בינוי</w:t>
      </w:r>
      <w:r w:rsidRPr="00435A20">
        <w:rPr>
          <w:rFonts w:ascii="Times New Roman" w:eastAsia="Times New Roman" w:hAnsi="Times New Roman" w:cs="David" w:hint="cs"/>
          <w:sz w:val="24"/>
          <w:szCs w:val="24"/>
          <w:rtl/>
          <w:lang w:eastAsia="he-IL"/>
        </w:rPr>
        <w:t>, חתכים מנחים</w:t>
      </w:r>
      <w:r w:rsidRPr="00435A20">
        <w:rPr>
          <w:rFonts w:ascii="Times New Roman" w:eastAsia="Times New Roman" w:hAnsi="Times New Roman" w:cs="David"/>
          <w:sz w:val="24"/>
          <w:szCs w:val="24"/>
          <w:rtl/>
          <w:lang w:eastAsia="he-IL"/>
        </w:rPr>
        <w:t xml:space="preserve"> והסדרי החניה במגרשים מתואמות עם היועצים והמזמין. הכנת כל המסמכים הדרושים עפ"י דרישת הרשויות בתחום מומחיותו של המתכנן.</w:t>
      </w:r>
    </w:p>
    <w:p w14:paraId="1936DCBB"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r>
    </w:p>
    <w:p w14:paraId="68BEB1EC"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t>יד.</w:t>
      </w:r>
      <w:r w:rsidRPr="00435A20">
        <w:rPr>
          <w:rFonts w:ascii="Times New Roman" w:eastAsia="Times New Roman" w:hAnsi="Times New Roman" w:cs="David"/>
          <w:sz w:val="24"/>
          <w:szCs w:val="24"/>
          <w:rtl/>
          <w:lang w:eastAsia="he-IL"/>
        </w:rPr>
        <w:tab/>
        <w:t>הצגת אפשרויות מימוש הבינוי המוצע בשלבים.</w:t>
      </w:r>
    </w:p>
    <w:p w14:paraId="76BC8937"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9E9050F" w14:textId="77777777" w:rsidR="00435A20" w:rsidRPr="00435A20" w:rsidRDefault="00435A20" w:rsidP="00435A20">
      <w:pPr>
        <w:widowControl w:val="0"/>
        <w:spacing w:before="0" w:beforeAutospacing="0" w:after="0" w:afterAutospacing="0" w:line="240" w:lineRule="auto"/>
        <w:ind w:left="2160" w:hanging="72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טו.</w:t>
      </w:r>
      <w:r w:rsidRPr="00435A20">
        <w:rPr>
          <w:rFonts w:ascii="Times New Roman" w:eastAsia="Times New Roman" w:hAnsi="Times New Roman" w:cs="David"/>
          <w:sz w:val="24"/>
          <w:szCs w:val="24"/>
          <w:rtl/>
          <w:lang w:eastAsia="he-IL"/>
        </w:rPr>
        <w:tab/>
        <w:t>חתימה על מסמכי תכניות בנין העיר כעורך התכנית, טיפול באשור התכניות ברשויות ותיאום אישור תכניות היועצים.</w:t>
      </w:r>
      <w:r w:rsidRPr="00435A20">
        <w:rPr>
          <w:rFonts w:ascii="Times New Roman" w:eastAsia="Times New Roman" w:hAnsi="Times New Roman" w:cs="David" w:hint="cs"/>
          <w:sz w:val="24"/>
          <w:szCs w:val="24"/>
          <w:rtl/>
          <w:lang w:eastAsia="he-IL"/>
        </w:rPr>
        <w:t xml:space="preserve"> ייזום ו/או השתתפות בישיבות שיקיים המזמין, לרבות פגישות עם בעלי קרקע, עם גורמי התכנון ברשויות, הצגת התכנון ומתן הסברים, הופעה ומתן הסברים בפני ועדות התכנון ו/או הרשות המקומית ו/או צוותי התכנון מטעם הרשויות.</w:t>
      </w:r>
    </w:p>
    <w:p w14:paraId="3B73D083"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p>
    <w:p w14:paraId="6513170A" w14:textId="77777777" w:rsidR="00435A20" w:rsidRPr="00435A20" w:rsidRDefault="00435A20" w:rsidP="009D142E">
      <w:pPr>
        <w:widowControl w:val="0"/>
        <w:spacing w:before="0" w:beforeAutospacing="0" w:after="0" w:afterAutospacing="0" w:line="240" w:lineRule="auto"/>
        <w:ind w:left="2160" w:hanging="72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טז.</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 xml:space="preserve">השלמת מסמכים ונתונים, </w:t>
      </w:r>
      <w:r w:rsidRPr="00435A20">
        <w:rPr>
          <w:rFonts w:ascii="Times New Roman" w:eastAsia="Times New Roman" w:hAnsi="Times New Roman" w:cs="David"/>
          <w:sz w:val="24"/>
          <w:szCs w:val="24"/>
          <w:rtl/>
          <w:lang w:eastAsia="he-IL"/>
        </w:rPr>
        <w:t>הכנסת תיקונים ושינויים במסמכי התכניות</w:t>
      </w:r>
      <w:r w:rsidRPr="00435A20">
        <w:rPr>
          <w:rFonts w:ascii="Times New Roman" w:eastAsia="Times New Roman" w:hAnsi="Times New Roman" w:cs="David" w:hint="cs"/>
          <w:sz w:val="24"/>
          <w:szCs w:val="24"/>
          <w:rtl/>
          <w:lang w:eastAsia="he-IL"/>
        </w:rPr>
        <w:t>, הכנת חלופות חדשות נוספות, הכל</w:t>
      </w:r>
      <w:r w:rsidR="007D5B33">
        <w:rPr>
          <w:rFonts w:ascii="Times New Roman" w:eastAsia="Times New Roman" w:hAnsi="Times New Roman" w:cs="David" w:hint="cs"/>
          <w:sz w:val="24"/>
          <w:szCs w:val="24"/>
          <w:rtl/>
          <w:lang w:eastAsia="he-IL"/>
        </w:rPr>
        <w:t xml:space="preserve"> </w:t>
      </w:r>
      <w:r w:rsidR="009D142E">
        <w:rPr>
          <w:rFonts w:ascii="Times New Roman" w:eastAsia="Times New Roman" w:hAnsi="Times New Roman" w:cs="David"/>
          <w:sz w:val="24"/>
          <w:szCs w:val="24"/>
          <w:rtl/>
          <w:lang w:eastAsia="he-IL"/>
        </w:rPr>
        <w:t>לפי דרישת המזמין ו/או לפי דרישת</w:t>
      </w:r>
      <w:r w:rsidR="00B33CA0">
        <w:rPr>
          <w:rFonts w:ascii="Times New Roman" w:eastAsia="Times New Roman" w:hAnsi="Times New Roman" w:cs="David" w:hint="cs"/>
          <w:sz w:val="24"/>
          <w:szCs w:val="24"/>
          <w:rtl/>
          <w:lang w:eastAsia="he-IL"/>
        </w:rPr>
        <w:t xml:space="preserve"> </w:t>
      </w:r>
      <w:r w:rsidRPr="00435A20">
        <w:rPr>
          <w:rFonts w:ascii="Times New Roman" w:eastAsia="Times New Roman" w:hAnsi="Times New Roman" w:cs="David"/>
          <w:sz w:val="24"/>
          <w:szCs w:val="24"/>
          <w:rtl/>
          <w:lang w:eastAsia="he-IL"/>
        </w:rPr>
        <w:t>הרשויות המוסמכות, באישור המזמין וטיפול באישורן עד למתן תוקף.</w:t>
      </w:r>
    </w:p>
    <w:p w14:paraId="2867D897"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2ECD94C" w14:textId="77777777" w:rsidR="00435A20" w:rsidRPr="00435A20" w:rsidRDefault="00435A20" w:rsidP="00435A20">
      <w:pPr>
        <w:widowControl w:val="0"/>
        <w:spacing w:before="0" w:beforeAutospacing="0" w:after="0" w:afterAutospacing="0" w:line="240" w:lineRule="auto"/>
        <w:ind w:left="2160" w:hanging="72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יז.</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סיוע למזמין בהכנת תשובות להתנגדויות לתוכניות המוצעות, הצעת פתרונות להסרת ההתנגדויות, שינויים במסמכי התכניות כתוצאה מההתנגדויות ו/או מקבלת התנגדויות, באשור המזמין, לרבות הופעה בפני ועדות ערר ובפני בית המשפט.</w:t>
      </w:r>
      <w:r w:rsidRPr="00435A20">
        <w:rPr>
          <w:rFonts w:ascii="Times New Roman" w:eastAsia="Times New Roman" w:hAnsi="Times New Roman" w:cs="David"/>
          <w:sz w:val="24"/>
          <w:szCs w:val="24"/>
          <w:rtl/>
          <w:lang w:eastAsia="he-IL"/>
        </w:rPr>
        <w:tab/>
      </w:r>
    </w:p>
    <w:p w14:paraId="4358F42D"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69C4BB2" w14:textId="77777777" w:rsidR="009D142E" w:rsidRPr="00435A20" w:rsidRDefault="00435A20" w:rsidP="009D142E">
      <w:pPr>
        <w:widowControl w:val="0"/>
        <w:spacing w:before="0" w:beforeAutospacing="0" w:after="0" w:afterAutospacing="0" w:line="240" w:lineRule="auto"/>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t>יח.</w:t>
      </w:r>
      <w:r w:rsidRPr="00435A20">
        <w:rPr>
          <w:rFonts w:ascii="Times New Roman" w:eastAsia="Times New Roman" w:hAnsi="Times New Roman" w:cs="David"/>
          <w:sz w:val="24"/>
          <w:szCs w:val="24"/>
          <w:rtl/>
          <w:lang w:eastAsia="he-IL"/>
        </w:rPr>
        <w:tab/>
        <w:t xml:space="preserve">מתן הסברים והנחיות, לאור התכניות, למתכננים </w:t>
      </w:r>
      <w:r w:rsidRPr="00435A20">
        <w:rPr>
          <w:rFonts w:ascii="Times New Roman" w:eastAsia="Times New Roman" w:hAnsi="Times New Roman" w:cs="David" w:hint="cs"/>
          <w:sz w:val="24"/>
          <w:szCs w:val="24"/>
          <w:rtl/>
          <w:lang w:eastAsia="he-IL"/>
        </w:rPr>
        <w:t>וליועצים האחרים</w:t>
      </w:r>
      <w:r w:rsidRPr="00435A20">
        <w:rPr>
          <w:rFonts w:ascii="Times New Roman" w:eastAsia="Times New Roman" w:hAnsi="Times New Roman" w:cs="David"/>
          <w:sz w:val="24"/>
          <w:szCs w:val="24"/>
          <w:rtl/>
          <w:lang w:eastAsia="he-IL"/>
        </w:rPr>
        <w:t>.</w:t>
      </w:r>
    </w:p>
    <w:p w14:paraId="7510D456"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1AEDDEE" w14:textId="77777777" w:rsidR="00435A20" w:rsidRPr="00435A20" w:rsidRDefault="00435A20" w:rsidP="009D142E">
      <w:pPr>
        <w:widowControl w:val="0"/>
        <w:spacing w:before="0" w:beforeAutospacing="0" w:after="0" w:afterAutospacing="0" w:line="240" w:lineRule="auto"/>
        <w:ind w:left="2160" w:hanging="720"/>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יט.</w:t>
      </w:r>
      <w:r w:rsidR="009D142E">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הכנת כל המסמכים הנדרשים למתן תוקף לתכנית, מעקב וטיפול בהליך מתן התוקף לתכנית עד לפרסום ברשומות ובעיתונות.</w:t>
      </w:r>
    </w:p>
    <w:p w14:paraId="4C84C283"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C26E745"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כ</w:t>
      </w: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 xml:space="preserve">העברת נתונים, הבהרות ותכניות וכן סיוע לשמאים שיועסקו ע"י </w:t>
      </w:r>
    </w:p>
    <w:p w14:paraId="1B830714" w14:textId="77777777" w:rsidR="00435A20" w:rsidRPr="00435A20" w:rsidRDefault="00435A20" w:rsidP="00435A20">
      <w:pPr>
        <w:widowControl w:val="0"/>
        <w:spacing w:before="0" w:beforeAutospacing="0" w:after="0" w:afterAutospacing="0" w:line="240" w:lineRule="auto"/>
        <w:ind w:left="216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המזמין להכנת </w:t>
      </w:r>
      <w:r w:rsidRPr="00435A20">
        <w:rPr>
          <w:rFonts w:ascii="Times New Roman" w:eastAsia="Times New Roman" w:hAnsi="Times New Roman" w:cs="David" w:hint="cs"/>
          <w:sz w:val="24"/>
          <w:szCs w:val="24"/>
          <w:rtl/>
          <w:lang w:eastAsia="he-IL"/>
        </w:rPr>
        <w:t xml:space="preserve">טבלאות איזון וחלוקה, </w:t>
      </w:r>
      <w:r w:rsidRPr="00435A20">
        <w:rPr>
          <w:rFonts w:ascii="Times New Roman" w:eastAsia="Times New Roman" w:hAnsi="Times New Roman" w:cs="David"/>
          <w:sz w:val="24"/>
          <w:szCs w:val="24"/>
          <w:rtl/>
          <w:lang w:eastAsia="he-IL"/>
        </w:rPr>
        <w:t xml:space="preserve">הערכות שווי, לדיונים בעניין השבחה, תשלומים למנהל מקרקעי ישראל ולדיונים בעניין שווי זכויות בעלי קרקע. </w:t>
      </w:r>
    </w:p>
    <w:p w14:paraId="0CB348E9"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500C06D"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8E2EEC4" w14:textId="77777777" w:rsidR="00435A20" w:rsidRPr="00435A20" w:rsidRDefault="00435A20" w:rsidP="00435A20">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2.2</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u w:val="single"/>
          <w:rtl/>
          <w:lang w:eastAsia="he-IL"/>
        </w:rPr>
        <w:t>תכנון מוקדם לבינוי ופתוח/עיצוב ארכיטקטוני ולמבנים</w:t>
      </w:r>
      <w:r w:rsidRPr="00435A20">
        <w:rPr>
          <w:rFonts w:ascii="Times New Roman" w:eastAsia="Times New Roman" w:hAnsi="Times New Roman" w:cs="David"/>
          <w:sz w:val="24"/>
          <w:szCs w:val="24"/>
          <w:u w:val="single"/>
          <w:rtl/>
          <w:lang w:eastAsia="he-IL"/>
        </w:rPr>
        <w:t>:</w:t>
      </w:r>
    </w:p>
    <w:p w14:paraId="54EE8E86"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5EDE82CB"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w:t>
      </w:r>
      <w:r w:rsidRPr="00435A20">
        <w:rPr>
          <w:rFonts w:ascii="Times New Roman" w:eastAsia="Times New Roman" w:hAnsi="Times New Roman" w:cs="David"/>
          <w:sz w:val="24"/>
          <w:szCs w:val="24"/>
          <w:rtl/>
          <w:lang w:eastAsia="he-IL"/>
        </w:rPr>
        <w:tab/>
        <w:t>בירור הפרוגרמה עם המנהל, ביקורים באתר, חקירות מוקדמות, התייעצויות ותיאום עם המתכננים והיועצים.</w:t>
      </w:r>
    </w:p>
    <w:p w14:paraId="194C96F7"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2A4846D1"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color w:val="000000"/>
          <w:sz w:val="24"/>
          <w:szCs w:val="24"/>
          <w:rtl/>
          <w:lang w:eastAsia="he-IL"/>
        </w:rPr>
      </w:pPr>
      <w:r w:rsidRPr="00435A20">
        <w:rPr>
          <w:rFonts w:ascii="Times New Roman" w:eastAsia="Times New Roman" w:hAnsi="Times New Roman" w:cs="David"/>
          <w:sz w:val="24"/>
          <w:szCs w:val="24"/>
          <w:rtl/>
          <w:lang w:eastAsia="he-IL"/>
        </w:rPr>
        <w:t>ב.</w:t>
      </w:r>
      <w:r w:rsidRPr="00435A20">
        <w:rPr>
          <w:rFonts w:ascii="Times New Roman" w:eastAsia="Times New Roman" w:hAnsi="Times New Roman" w:cs="David"/>
          <w:sz w:val="24"/>
          <w:szCs w:val="24"/>
          <w:rtl/>
          <w:lang w:eastAsia="he-IL"/>
        </w:rPr>
        <w:tab/>
        <w:t>בירור ברשויות המוסמכות או גורמים אחרים, בקשר לבעיות החוקיו</w:t>
      </w:r>
      <w:r w:rsidR="00B33CA0">
        <w:rPr>
          <w:rFonts w:ascii="Times New Roman" w:eastAsia="Times New Roman" w:hAnsi="Times New Roman" w:cs="David"/>
          <w:sz w:val="24"/>
          <w:szCs w:val="24"/>
          <w:rtl/>
          <w:lang w:eastAsia="he-IL"/>
        </w:rPr>
        <w:t>ת והאחרות, הכרוכות בתכנון הפרוי</w:t>
      </w:r>
      <w:r w:rsidRPr="00435A20">
        <w:rPr>
          <w:rFonts w:ascii="Times New Roman" w:eastAsia="Times New Roman" w:hAnsi="Times New Roman" w:cs="David"/>
          <w:sz w:val="24"/>
          <w:szCs w:val="24"/>
          <w:rtl/>
          <w:lang w:eastAsia="he-IL"/>
        </w:rPr>
        <w:t>קט או בקבלת אישור הרשויות הנ"ל לביצועו.</w:t>
      </w:r>
      <w:r w:rsidRPr="00435A20">
        <w:rPr>
          <w:rFonts w:ascii="Times New Roman" w:eastAsia="Times New Roman" w:hAnsi="Times New Roman" w:cs="David" w:hint="cs"/>
          <w:sz w:val="24"/>
          <w:szCs w:val="24"/>
          <w:rtl/>
          <w:lang w:eastAsia="he-IL"/>
        </w:rPr>
        <w:t xml:space="preserve"> </w:t>
      </w:r>
    </w:p>
    <w:p w14:paraId="31D18589"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color w:val="000000"/>
          <w:sz w:val="24"/>
          <w:szCs w:val="24"/>
          <w:rtl/>
          <w:lang w:eastAsia="he-IL"/>
        </w:rPr>
      </w:pPr>
    </w:p>
    <w:p w14:paraId="4DFCA8CB"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color w:val="000000"/>
          <w:sz w:val="24"/>
          <w:szCs w:val="24"/>
          <w:rtl/>
          <w:lang w:eastAsia="he-IL"/>
        </w:rPr>
        <w:t>ג.       ניהול תהליך הרישוי מול כל הרשויות (לרבות, אך לא רק, הרשות המקומית, כיבוי אש, חברת חשמל, ובזק, פקע</w:t>
      </w:r>
      <w:r w:rsidRPr="00435A20">
        <w:rPr>
          <w:rFonts w:ascii="Times New Roman" w:eastAsia="Times New Roman" w:hAnsi="Times New Roman" w:cs="David"/>
          <w:color w:val="000000"/>
          <w:sz w:val="24"/>
          <w:szCs w:val="24"/>
          <w:rtl/>
          <w:lang w:eastAsia="he-IL"/>
        </w:rPr>
        <w:t>"</w:t>
      </w:r>
      <w:r w:rsidRPr="00435A20">
        <w:rPr>
          <w:rFonts w:ascii="Times New Roman" w:eastAsia="Times New Roman" w:hAnsi="Times New Roman" w:cs="David" w:hint="cs"/>
          <w:color w:val="000000"/>
          <w:sz w:val="24"/>
          <w:szCs w:val="24"/>
          <w:rtl/>
          <w:lang w:eastAsia="he-IL"/>
        </w:rPr>
        <w:t>ר, איכות/הגנת הסביבה, תאגיד המים, רשות שדות התעופה, רשות העתיקות, אישור משרד העבודה (אישור גז)  וכיוצ"ב), וקבלה בפועל של כל האישורים הנדרשים.</w:t>
      </w:r>
    </w:p>
    <w:p w14:paraId="70E44D48"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175C5AF"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1E2D8E3D"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4B66E76"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ד</w:t>
      </w: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 xml:space="preserve">הכנת תכניות מוקדמות במספר חלופות לפי דרישת המנהל המתארות את </w:t>
      </w:r>
      <w:r w:rsidRPr="00435A20">
        <w:rPr>
          <w:rFonts w:ascii="Times New Roman" w:eastAsia="Times New Roman" w:hAnsi="Times New Roman" w:cs="David" w:hint="cs"/>
          <w:sz w:val="24"/>
          <w:szCs w:val="24"/>
          <w:rtl/>
          <w:lang w:eastAsia="he-IL"/>
        </w:rPr>
        <w:t>הבינוי והפיתוח/עיצוב ארכיטקטוני ואת המבנים</w:t>
      </w:r>
      <w:r w:rsidRPr="00435A20">
        <w:rPr>
          <w:rFonts w:ascii="Times New Roman" w:eastAsia="Times New Roman" w:hAnsi="Times New Roman" w:cs="David"/>
          <w:sz w:val="24"/>
          <w:szCs w:val="24"/>
          <w:rtl/>
          <w:lang w:eastAsia="he-IL"/>
        </w:rPr>
        <w:t xml:space="preserve"> והכנסת השינויים בהן בהתאם לדרישות המזמין ו/או לפי דרישת הרשויות המוסמכות באישור </w:t>
      </w:r>
      <w:r w:rsidRPr="00435A20">
        <w:rPr>
          <w:rFonts w:ascii="Times New Roman" w:eastAsia="Times New Roman" w:hAnsi="Times New Roman" w:cs="David"/>
          <w:sz w:val="24"/>
          <w:szCs w:val="24"/>
          <w:rtl/>
          <w:lang w:eastAsia="he-IL"/>
        </w:rPr>
        <w:lastRenderedPageBreak/>
        <w:t>המזמין, לרבות הכנת מודלים, הדמיות ופרספקטיבות (באיכות לצרכי תכנון והצגה לרשויות להבדיל מאיכות לצרכי שיווק).</w:t>
      </w:r>
    </w:p>
    <w:p w14:paraId="75B881F6"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 xml:space="preserve">           </w:t>
      </w:r>
      <w:r w:rsidRPr="00435A20">
        <w:rPr>
          <w:rFonts w:ascii="Times New Roman" w:eastAsia="Times New Roman" w:hAnsi="Times New Roman" w:cs="David" w:hint="cs"/>
          <w:sz w:val="20"/>
          <w:szCs w:val="24"/>
          <w:rtl/>
          <w:lang w:eastAsia="he-IL"/>
        </w:rPr>
        <w:t>התכניות, החתכים והמבטים יכללו בין היתר את אופן העמדת הבניינים תוך התייחסות למפלס 0.00+ העקרוניים של המבנים ושל מפלסי פתוח המגרשים והחניות. מיקום המפלסים העקרוניים של הכניסות לבניינים ביחס למפלסי הדרכים והמדרכות, ומפלסים עקרוניים של קירות תומכים, מיקום ומפלסים עקרוניים של חניות, כניסות רכב למגרשים ופריסת החניות במגרשים, מיקום מתקני האשפה, פילרים, מונים, תחנות טרנספורמציה, חדרי בזק.</w:t>
      </w:r>
    </w:p>
    <w:p w14:paraId="425EC1D6"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483F182B" w14:textId="77777777" w:rsidR="00435A20" w:rsidRPr="00435A20" w:rsidRDefault="00435A20" w:rsidP="00435A20">
      <w:pPr>
        <w:widowControl w:val="0"/>
        <w:spacing w:before="0" w:beforeAutospacing="0" w:after="0" w:afterAutospacing="0" w:line="240" w:lineRule="auto"/>
        <w:ind w:right="72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ה</w:t>
      </w: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חשובי שטחים לרישוי ובדיקת התאמתם לתב"ע.</w:t>
      </w:r>
    </w:p>
    <w:p w14:paraId="378EF2E7" w14:textId="77777777" w:rsidR="00435A20" w:rsidRPr="00435A20" w:rsidRDefault="00435A20" w:rsidP="00435A20">
      <w:pPr>
        <w:widowControl w:val="0"/>
        <w:spacing w:before="0" w:beforeAutospacing="0" w:after="0" w:afterAutospacing="0" w:line="240" w:lineRule="auto"/>
        <w:ind w:right="720" w:hanging="720"/>
        <w:jc w:val="both"/>
        <w:rPr>
          <w:rFonts w:ascii="Times New Roman" w:eastAsia="Times New Roman" w:hAnsi="Times New Roman" w:cs="David"/>
          <w:sz w:val="24"/>
          <w:szCs w:val="24"/>
          <w:rtl/>
          <w:lang w:eastAsia="he-IL"/>
        </w:rPr>
      </w:pPr>
    </w:p>
    <w:p w14:paraId="02095420" w14:textId="77777777" w:rsidR="009D142E" w:rsidRDefault="00435A20" w:rsidP="009D142E">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ו</w:t>
      </w: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חשובי שטחים למכירה</w:t>
      </w:r>
      <w:r w:rsidRPr="00435A20">
        <w:rPr>
          <w:rFonts w:ascii="Times New Roman" w:eastAsia="Times New Roman" w:hAnsi="Times New Roman" w:cs="David" w:hint="cs"/>
          <w:sz w:val="24"/>
          <w:szCs w:val="24"/>
          <w:rtl/>
          <w:lang w:eastAsia="he-IL"/>
        </w:rPr>
        <w:t>/השכרה</w:t>
      </w:r>
      <w:r w:rsidRPr="00435A20">
        <w:rPr>
          <w:rFonts w:ascii="Times New Roman" w:eastAsia="Times New Roman" w:hAnsi="Times New Roman" w:cs="David"/>
          <w:sz w:val="24"/>
          <w:szCs w:val="24"/>
          <w:rtl/>
          <w:lang w:eastAsia="he-IL"/>
        </w:rPr>
        <w:t xml:space="preserve"> בהתאם להנחיות המזמין והתאמת </w:t>
      </w:r>
    </w:p>
    <w:p w14:paraId="3AECF8B0" w14:textId="77777777" w:rsidR="00435A20" w:rsidRPr="00435A20" w:rsidRDefault="009D142E" w:rsidP="009D142E">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ab/>
      </w:r>
      <w:r>
        <w:rPr>
          <w:rFonts w:ascii="Times New Roman" w:eastAsia="Times New Roman" w:hAnsi="Times New Roman" w:cs="David"/>
          <w:sz w:val="24"/>
          <w:szCs w:val="24"/>
          <w:rtl/>
          <w:lang w:eastAsia="he-IL"/>
        </w:rPr>
        <w:tab/>
      </w:r>
      <w:r>
        <w:rPr>
          <w:rFonts w:ascii="Times New Roman" w:eastAsia="Times New Roman" w:hAnsi="Times New Roman" w:cs="David"/>
          <w:sz w:val="24"/>
          <w:szCs w:val="24"/>
          <w:rtl/>
          <w:lang w:eastAsia="he-IL"/>
        </w:rPr>
        <w:tab/>
      </w:r>
      <w:r>
        <w:rPr>
          <w:rFonts w:ascii="Times New Roman" w:eastAsia="Times New Roman" w:hAnsi="Times New Roman" w:cs="David"/>
          <w:sz w:val="24"/>
          <w:szCs w:val="24"/>
          <w:rtl/>
          <w:lang w:eastAsia="he-IL"/>
        </w:rPr>
        <w:tab/>
      </w:r>
      <w:r w:rsidR="00435A20" w:rsidRPr="00435A20">
        <w:rPr>
          <w:rFonts w:ascii="Times New Roman" w:eastAsia="Times New Roman" w:hAnsi="Times New Roman" w:cs="David"/>
          <w:sz w:val="24"/>
          <w:szCs w:val="24"/>
          <w:rtl/>
          <w:lang w:eastAsia="he-IL"/>
        </w:rPr>
        <w:t>התכנון לשטחי המכירה</w:t>
      </w:r>
      <w:r w:rsidR="00435A20" w:rsidRPr="00435A20">
        <w:rPr>
          <w:rFonts w:ascii="Times New Roman" w:eastAsia="Times New Roman" w:hAnsi="Times New Roman" w:cs="David" w:hint="cs"/>
          <w:sz w:val="24"/>
          <w:szCs w:val="24"/>
          <w:rtl/>
          <w:lang w:eastAsia="he-IL"/>
        </w:rPr>
        <w:t>/השכרה</w:t>
      </w:r>
      <w:r w:rsidR="00435A20" w:rsidRPr="00435A20">
        <w:rPr>
          <w:rFonts w:ascii="Times New Roman" w:eastAsia="Times New Roman" w:hAnsi="Times New Roman" w:cs="David"/>
          <w:sz w:val="24"/>
          <w:szCs w:val="24"/>
          <w:rtl/>
          <w:lang w:eastAsia="he-IL"/>
        </w:rPr>
        <w:t xml:space="preserve"> כפי שיקבעו ע"י המזמין.</w:t>
      </w:r>
    </w:p>
    <w:p w14:paraId="300D4019"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0760C67E"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ז</w:t>
      </w: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סיוע להכנת</w:t>
      </w:r>
      <w:r w:rsidR="00B33CA0">
        <w:rPr>
          <w:rFonts w:ascii="Times New Roman" w:eastAsia="Times New Roman" w:hAnsi="Times New Roman" w:cs="David"/>
          <w:sz w:val="24"/>
          <w:szCs w:val="24"/>
          <w:rtl/>
          <w:lang w:eastAsia="he-IL"/>
        </w:rPr>
        <w:t xml:space="preserve"> אומדן משוער של מחיר הקמת הפרוי</w:t>
      </w:r>
      <w:r w:rsidRPr="00435A20">
        <w:rPr>
          <w:rFonts w:ascii="Times New Roman" w:eastAsia="Times New Roman" w:hAnsi="Times New Roman" w:cs="David"/>
          <w:sz w:val="24"/>
          <w:szCs w:val="24"/>
          <w:rtl/>
          <w:lang w:eastAsia="he-IL"/>
        </w:rPr>
        <w:t>קט.</w:t>
      </w:r>
    </w:p>
    <w:p w14:paraId="26AB8739"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lang w:eastAsia="he-IL"/>
        </w:rPr>
      </w:pPr>
    </w:p>
    <w:p w14:paraId="1D6F5912" w14:textId="7777777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ח</w:t>
      </w:r>
      <w:r w:rsidRPr="00435A20">
        <w:rPr>
          <w:rFonts w:ascii="Times New Roman" w:eastAsia="Times New Roman" w:hAnsi="Times New Roman" w:cs="David"/>
          <w:sz w:val="24"/>
          <w:szCs w:val="24"/>
          <w:rtl/>
          <w:lang w:eastAsia="he-IL"/>
        </w:rPr>
        <w:t xml:space="preserve">. </w:t>
      </w:r>
      <w:r w:rsidRPr="00435A20">
        <w:rPr>
          <w:rFonts w:ascii="Times New Roman" w:eastAsia="Times New Roman" w:hAnsi="Times New Roman" w:cs="David"/>
          <w:sz w:val="24"/>
          <w:szCs w:val="24"/>
          <w:rtl/>
          <w:lang w:eastAsia="he-IL"/>
        </w:rPr>
        <w:tab/>
        <w:t xml:space="preserve">מסירת נתונים ליועצים, בכדי שיכינו אומדן משוער של הפרויקט, כל אחד </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t>בתחומו.</w:t>
      </w:r>
    </w:p>
    <w:p w14:paraId="53B8C654" w14:textId="77777777" w:rsidR="00435A20" w:rsidRPr="00435A20" w:rsidRDefault="00435A20" w:rsidP="00435A20">
      <w:pPr>
        <w:widowControl w:val="0"/>
        <w:spacing w:before="0" w:beforeAutospacing="0" w:after="0" w:afterAutospacing="0" w:line="240" w:lineRule="auto"/>
        <w:ind w:right="720" w:hanging="720"/>
        <w:jc w:val="both"/>
        <w:rPr>
          <w:rFonts w:ascii="Times New Roman" w:eastAsia="Times New Roman" w:hAnsi="Times New Roman" w:cs="David"/>
          <w:sz w:val="24"/>
          <w:szCs w:val="24"/>
          <w:lang w:eastAsia="he-IL"/>
        </w:rPr>
      </w:pPr>
    </w:p>
    <w:p w14:paraId="729D6698" w14:textId="77777777" w:rsidR="00435A20" w:rsidRPr="00435A20" w:rsidRDefault="00435A20" w:rsidP="00435A20">
      <w:pPr>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435A20">
        <w:rPr>
          <w:rFonts w:ascii="Times New Roman" w:eastAsia="Times New Roman" w:hAnsi="Times New Roman" w:cs="David"/>
          <w:sz w:val="24"/>
          <w:szCs w:val="24"/>
          <w:rtl/>
          <w:lang w:eastAsia="he-IL"/>
        </w:rPr>
        <w:tab/>
      </w:r>
    </w:p>
    <w:p w14:paraId="1B75CC82"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435A20">
        <w:rPr>
          <w:rFonts w:ascii="Times New Roman" w:eastAsia="Times New Roman" w:hAnsi="Times New Roman" w:cs="David" w:hint="cs"/>
          <w:sz w:val="24"/>
          <w:szCs w:val="24"/>
          <w:rtl/>
          <w:lang w:eastAsia="he-IL"/>
        </w:rPr>
        <w:t>ט.</w:t>
      </w:r>
      <w:r w:rsidRPr="00435A20">
        <w:rPr>
          <w:rFonts w:ascii="Times New Roman" w:eastAsia="Times New Roman" w:hAnsi="Times New Roman" w:cs="David" w:hint="cs"/>
          <w:sz w:val="24"/>
          <w:szCs w:val="24"/>
          <w:rtl/>
          <w:lang w:eastAsia="he-IL"/>
        </w:rPr>
        <w:tab/>
        <w:t>תאום עם המתכננים והיועצים והנחית היועצים לצורך קביעת מפלסי פתוח אפשריים, אפשרויות לפתרונות הניקוז, פתרונות למעבר תשתיות, פתוח שטחים ציבוריים ומגרשים המיועדים למבני ציבור, אישור תכנון מוקדם של היועצים.</w:t>
      </w:r>
    </w:p>
    <w:p w14:paraId="1133514D"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8C2A1AE"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hint="cs"/>
          <w:sz w:val="24"/>
          <w:szCs w:val="24"/>
          <w:rtl/>
          <w:lang w:eastAsia="he-IL"/>
        </w:rPr>
        <w:tab/>
        <w:t>מבלי לגרוע מכלליות האמור לעיל, ביצוע כל יתר הפעולות ועריכת כל המסמכים הדרושים להשלמת התכנון המוקדם.</w:t>
      </w:r>
    </w:p>
    <w:p w14:paraId="5DC17E94" w14:textId="7777777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6321E308" w14:textId="77777777" w:rsidR="00435A20" w:rsidRPr="00435A20" w:rsidRDefault="00435A20" w:rsidP="00435A20">
      <w:pPr>
        <w:widowControl w:val="0"/>
        <w:spacing w:before="0" w:beforeAutospacing="0" w:after="0" w:afterAutospacing="0" w:line="240" w:lineRule="auto"/>
        <w:ind w:right="720" w:firstLine="720"/>
        <w:jc w:val="both"/>
        <w:rPr>
          <w:rFonts w:ascii="Times New Roman" w:eastAsia="Times New Roman" w:hAnsi="Times New Roman" w:cs="David"/>
          <w:sz w:val="24"/>
          <w:szCs w:val="24"/>
          <w:rtl/>
          <w:lang w:eastAsia="he-IL"/>
        </w:rPr>
      </w:pPr>
    </w:p>
    <w:p w14:paraId="260F9FFF" w14:textId="77777777" w:rsidR="00435A20" w:rsidRPr="00435A20" w:rsidRDefault="00435A20" w:rsidP="00435A20">
      <w:pPr>
        <w:widowControl w:val="0"/>
        <w:spacing w:before="0" w:beforeAutospacing="0" w:after="0" w:afterAutospacing="0" w:line="240" w:lineRule="auto"/>
        <w:ind w:right="720" w:firstLine="720"/>
        <w:jc w:val="both"/>
        <w:rPr>
          <w:rFonts w:ascii="Times New Roman" w:eastAsia="Times New Roman" w:hAnsi="Times New Roman" w:cs="David"/>
          <w:sz w:val="24"/>
          <w:szCs w:val="24"/>
          <w:rtl/>
          <w:lang w:eastAsia="he-IL"/>
        </w:rPr>
      </w:pPr>
    </w:p>
    <w:p w14:paraId="4079B74E" w14:textId="77777777" w:rsidR="00435A20" w:rsidRPr="00435A20" w:rsidRDefault="00435A20" w:rsidP="00435A20">
      <w:pPr>
        <w:widowControl w:val="0"/>
        <w:spacing w:before="0" w:beforeAutospacing="0" w:after="0" w:afterAutospacing="0" w:line="240" w:lineRule="auto"/>
        <w:ind w:right="720" w:firstLine="720"/>
        <w:jc w:val="both"/>
        <w:rPr>
          <w:rFonts w:ascii="Times New Roman" w:eastAsia="Times New Roman" w:hAnsi="Times New Roman" w:cs="David"/>
          <w:sz w:val="24"/>
          <w:szCs w:val="24"/>
          <w:rtl/>
          <w:lang w:eastAsia="he-IL"/>
        </w:rPr>
      </w:pPr>
    </w:p>
    <w:p w14:paraId="1879F19F" w14:textId="7777777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2.3</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u w:val="single"/>
          <w:rtl/>
          <w:lang w:eastAsia="he-IL"/>
        </w:rPr>
        <w:t>תכנון סופי ל</w:t>
      </w:r>
      <w:r w:rsidRPr="00435A20">
        <w:rPr>
          <w:rFonts w:ascii="Times New Roman" w:eastAsia="Times New Roman" w:hAnsi="Times New Roman" w:cs="David" w:hint="cs"/>
          <w:sz w:val="24"/>
          <w:szCs w:val="24"/>
          <w:u w:val="single"/>
          <w:rtl/>
          <w:lang w:eastAsia="he-IL"/>
        </w:rPr>
        <w:t>בינוי ולפיתוח/עיצוב אדריכלי למבנים</w:t>
      </w:r>
      <w:r w:rsidRPr="00435A20">
        <w:rPr>
          <w:rFonts w:ascii="Times New Roman" w:eastAsia="Times New Roman" w:hAnsi="Times New Roman" w:cs="David"/>
          <w:sz w:val="24"/>
          <w:szCs w:val="24"/>
          <w:u w:val="single"/>
          <w:rtl/>
          <w:lang w:eastAsia="he-IL"/>
        </w:rPr>
        <w:t>:</w:t>
      </w:r>
    </w:p>
    <w:p w14:paraId="193722C7"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733DE0BD"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w:t>
      </w:r>
      <w:r w:rsidRPr="00435A20">
        <w:rPr>
          <w:rFonts w:ascii="Times New Roman" w:eastAsia="Times New Roman" w:hAnsi="Times New Roman" w:cs="David"/>
          <w:sz w:val="24"/>
          <w:szCs w:val="24"/>
          <w:rtl/>
          <w:lang w:eastAsia="he-IL"/>
        </w:rPr>
        <w:tab/>
        <w:t xml:space="preserve">הכנת </w:t>
      </w:r>
      <w:r w:rsidR="00B33CA0">
        <w:rPr>
          <w:rFonts w:ascii="Times New Roman" w:eastAsia="Times New Roman" w:hAnsi="Times New Roman" w:cs="David"/>
          <w:sz w:val="24"/>
          <w:szCs w:val="24"/>
          <w:rtl/>
          <w:lang w:eastAsia="he-IL"/>
        </w:rPr>
        <w:t>תכניות סופיות, המתארות את הפרוי</w:t>
      </w:r>
      <w:r w:rsidRPr="00435A20">
        <w:rPr>
          <w:rFonts w:ascii="Times New Roman" w:eastAsia="Times New Roman" w:hAnsi="Times New Roman" w:cs="David"/>
          <w:sz w:val="24"/>
          <w:szCs w:val="24"/>
          <w:rtl/>
          <w:lang w:eastAsia="he-IL"/>
        </w:rPr>
        <w:t>קט המסוכם עם היועצים ועם המזמין. תאום התכניות האמורות עם היועצים והמזמין.</w:t>
      </w:r>
    </w:p>
    <w:p w14:paraId="27E3B88F" w14:textId="77777777" w:rsidR="00435A20" w:rsidRPr="00435A20" w:rsidRDefault="00435A20" w:rsidP="00435A20">
      <w:pPr>
        <w:widowControl w:val="0"/>
        <w:spacing w:before="0" w:beforeAutospacing="0" w:after="0" w:afterAutospacing="0" w:line="240" w:lineRule="auto"/>
        <w:ind w:right="720" w:hanging="720"/>
        <w:jc w:val="both"/>
        <w:rPr>
          <w:rFonts w:ascii="Times New Roman" w:eastAsia="Times New Roman" w:hAnsi="Times New Roman" w:cs="David"/>
          <w:sz w:val="24"/>
          <w:szCs w:val="24"/>
          <w:rtl/>
          <w:lang w:eastAsia="he-IL"/>
        </w:rPr>
      </w:pPr>
    </w:p>
    <w:p w14:paraId="662C1033"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ב.</w:t>
      </w:r>
      <w:r w:rsidRPr="00435A20">
        <w:rPr>
          <w:rFonts w:ascii="Times New Roman" w:eastAsia="Times New Roman" w:hAnsi="Times New Roman" w:cs="David"/>
          <w:sz w:val="24"/>
          <w:szCs w:val="24"/>
          <w:rtl/>
          <w:lang w:eastAsia="he-IL"/>
        </w:rPr>
        <w:tab/>
        <w:t xml:space="preserve">הכנת התכניות והמסמכים הנדרשים על ידי הרשויות המוסמכות למתן היתרי בניה, </w:t>
      </w:r>
      <w:r w:rsidRPr="00435A20">
        <w:rPr>
          <w:rFonts w:ascii="Times New Roman" w:eastAsia="Times New Roman" w:hAnsi="Times New Roman" w:cs="David" w:hint="cs"/>
          <w:sz w:val="24"/>
          <w:szCs w:val="24"/>
          <w:rtl/>
          <w:lang w:eastAsia="he-IL"/>
        </w:rPr>
        <w:t>לרבות שינויים שיידרשו בהיתרי הבניה ו/או פיצול היתרי בניה ו</w:t>
      </w:r>
      <w:r w:rsidRPr="00435A20">
        <w:rPr>
          <w:rFonts w:ascii="Times New Roman" w:eastAsia="Times New Roman" w:hAnsi="Times New Roman" w:cs="David"/>
          <w:sz w:val="24"/>
          <w:szCs w:val="24"/>
          <w:rtl/>
          <w:lang w:eastAsia="he-IL"/>
        </w:rPr>
        <w:t>הגשתם לרשויות</w:t>
      </w:r>
      <w:r w:rsidRPr="00435A20">
        <w:rPr>
          <w:rFonts w:ascii="Times New Roman" w:eastAsia="Times New Roman" w:hAnsi="Times New Roman" w:cs="David" w:hint="cs"/>
          <w:sz w:val="24"/>
          <w:szCs w:val="24"/>
          <w:rtl/>
          <w:lang w:eastAsia="he-IL"/>
        </w:rPr>
        <w:t>,</w:t>
      </w:r>
      <w:r w:rsidRPr="00435A20">
        <w:rPr>
          <w:rFonts w:ascii="Times New Roman" w:eastAsia="Times New Roman" w:hAnsi="Times New Roman" w:cs="David"/>
          <w:sz w:val="24"/>
          <w:szCs w:val="24"/>
          <w:rtl/>
          <w:lang w:eastAsia="he-IL"/>
        </w:rPr>
        <w:t xml:space="preserve"> לאחר אשור המנהל</w:t>
      </w:r>
      <w:r w:rsidRPr="00435A20">
        <w:rPr>
          <w:rFonts w:ascii="Times New Roman" w:eastAsia="Times New Roman" w:hAnsi="Times New Roman" w:cs="David" w:hint="cs"/>
          <w:sz w:val="24"/>
          <w:szCs w:val="24"/>
          <w:rtl/>
          <w:lang w:eastAsia="he-IL"/>
        </w:rPr>
        <w:t xml:space="preserve">, </w:t>
      </w:r>
      <w:r w:rsidRPr="00435A20">
        <w:rPr>
          <w:rFonts w:ascii="Times New Roman" w:eastAsia="Times New Roman" w:hAnsi="Times New Roman" w:cs="David"/>
          <w:sz w:val="24"/>
          <w:szCs w:val="24"/>
          <w:rtl/>
          <w:lang w:eastAsia="he-IL"/>
        </w:rPr>
        <w:t>וטיפול באישורם. הכנת בקש</w:t>
      </w:r>
      <w:r w:rsidRPr="00435A20">
        <w:rPr>
          <w:rFonts w:ascii="Times New Roman" w:eastAsia="Times New Roman" w:hAnsi="Times New Roman" w:cs="David" w:hint="cs"/>
          <w:sz w:val="24"/>
          <w:szCs w:val="24"/>
          <w:rtl/>
          <w:lang w:eastAsia="he-IL"/>
        </w:rPr>
        <w:t>ות</w:t>
      </w:r>
      <w:r w:rsidR="00B33CA0">
        <w:rPr>
          <w:rFonts w:ascii="Times New Roman" w:eastAsia="Times New Roman" w:hAnsi="Times New Roman" w:cs="David" w:hint="cs"/>
          <w:sz w:val="24"/>
          <w:szCs w:val="24"/>
          <w:rtl/>
          <w:lang w:eastAsia="he-IL"/>
        </w:rPr>
        <w:t xml:space="preserve"> </w:t>
      </w:r>
      <w:r w:rsidRPr="00435A20">
        <w:rPr>
          <w:rFonts w:ascii="Times New Roman" w:eastAsia="Times New Roman" w:hAnsi="Times New Roman" w:cs="David"/>
          <w:sz w:val="24"/>
          <w:szCs w:val="24"/>
          <w:rtl/>
          <w:lang w:eastAsia="he-IL"/>
        </w:rPr>
        <w:t>להקלות/שמושים חורגים. ככל שע"פ התכנון נדרשים</w:t>
      </w:r>
    </w:p>
    <w:p w14:paraId="437674F4" w14:textId="77777777" w:rsidR="00435A20" w:rsidRPr="00435A20" w:rsidRDefault="00435A20" w:rsidP="00435A20">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הקלות/שמושים חורגים. חתימה על הבקשות להיתרי בניה כעורך הבקשה הראשי, כאחראי לתכנון, לפיקוח עליון ולביקורת בתחום האדריכלות. כמו כן יחתום המתכנן על כל מסמך </w:t>
      </w:r>
      <w:r w:rsidR="00B33CA0" w:rsidRPr="00435A20">
        <w:rPr>
          <w:rFonts w:ascii="Times New Roman" w:eastAsia="Times New Roman" w:hAnsi="Times New Roman" w:cs="David" w:hint="cs"/>
          <w:sz w:val="24"/>
          <w:szCs w:val="24"/>
          <w:rtl/>
          <w:lang w:eastAsia="he-IL"/>
        </w:rPr>
        <w:t>שיידר</w:t>
      </w:r>
      <w:r w:rsidR="00B33CA0" w:rsidRPr="00435A20">
        <w:rPr>
          <w:rFonts w:ascii="Times New Roman" w:eastAsia="Times New Roman" w:hAnsi="Times New Roman" w:cs="David" w:hint="eastAsia"/>
          <w:sz w:val="24"/>
          <w:szCs w:val="24"/>
          <w:rtl/>
          <w:lang w:eastAsia="he-IL"/>
        </w:rPr>
        <w:t>ש</w:t>
      </w:r>
      <w:r w:rsidRPr="00435A20">
        <w:rPr>
          <w:rFonts w:ascii="Times New Roman" w:eastAsia="Times New Roman" w:hAnsi="Times New Roman" w:cs="David"/>
          <w:sz w:val="24"/>
          <w:szCs w:val="24"/>
          <w:rtl/>
          <w:lang w:eastAsia="he-IL"/>
        </w:rPr>
        <w:t xml:space="preserve"> על ידי הרשויות מהמתכנן בתהליך הבקשות להיתרים, בעת הבנייה ועד לקבלת תעודות גמר.</w:t>
      </w:r>
    </w:p>
    <w:p w14:paraId="32719B38"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t>הכנת הבקשות להיתרי בניה לבניה בקטעים לרבות בקטעי בניינים וטיפול באישורן.</w:t>
      </w:r>
    </w:p>
    <w:p w14:paraId="4B5C805F"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36B58BDD"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ג.</w:t>
      </w:r>
      <w:r w:rsidRPr="00435A20">
        <w:rPr>
          <w:rFonts w:ascii="Times New Roman" w:eastAsia="Times New Roman" w:hAnsi="Times New Roman" w:cs="David"/>
          <w:sz w:val="24"/>
          <w:szCs w:val="24"/>
          <w:rtl/>
          <w:lang w:eastAsia="he-IL"/>
        </w:rPr>
        <w:tab/>
        <w:t>הכנסת תיקונים ושינויים בתכניות ובמסמכים האחרים</w:t>
      </w:r>
      <w:r w:rsidRPr="00435A20">
        <w:rPr>
          <w:rFonts w:ascii="Times New Roman" w:eastAsia="Times New Roman" w:hAnsi="Times New Roman" w:cs="David" w:hint="cs"/>
          <w:sz w:val="24"/>
          <w:szCs w:val="24"/>
          <w:rtl/>
          <w:lang w:eastAsia="he-IL"/>
        </w:rPr>
        <w:t>, אשר נערכו ע"י המתכנן במהלך ביצוע התכנון,</w:t>
      </w:r>
      <w:r w:rsidRPr="00435A20">
        <w:rPr>
          <w:rFonts w:ascii="Times New Roman" w:eastAsia="Times New Roman" w:hAnsi="Times New Roman" w:cs="David"/>
          <w:sz w:val="24"/>
          <w:szCs w:val="24"/>
          <w:rtl/>
          <w:lang w:eastAsia="he-IL"/>
        </w:rPr>
        <w:t xml:space="preserve"> לפי דרישות המזמין ו/או לפי דרישת הרשויות המוסמכות, בהסכמת המנהל, הגשתם לרשויות,</w:t>
      </w:r>
      <w:r w:rsidRPr="00435A20">
        <w:rPr>
          <w:rFonts w:ascii="Times New Roman" w:eastAsia="Times New Roman" w:hAnsi="Times New Roman" w:cs="David" w:hint="cs"/>
          <w:sz w:val="24"/>
          <w:szCs w:val="24"/>
          <w:rtl/>
          <w:lang w:eastAsia="he-IL"/>
        </w:rPr>
        <w:t xml:space="preserve"> </w:t>
      </w:r>
      <w:r w:rsidRPr="00435A20">
        <w:rPr>
          <w:rFonts w:ascii="Times New Roman" w:eastAsia="Times New Roman" w:hAnsi="Times New Roman" w:cs="David"/>
          <w:sz w:val="24"/>
          <w:szCs w:val="24"/>
          <w:rtl/>
          <w:lang w:eastAsia="he-IL"/>
        </w:rPr>
        <w:t>וטיפול באישורם כולל קבלת היתרי בניה מתוקנים</w:t>
      </w:r>
      <w:r w:rsidRPr="00435A20">
        <w:rPr>
          <w:rFonts w:ascii="Times New Roman" w:eastAsia="Times New Roman" w:hAnsi="Times New Roman" w:cs="David" w:hint="cs"/>
          <w:sz w:val="24"/>
          <w:szCs w:val="24"/>
          <w:rtl/>
          <w:lang w:eastAsia="he-IL"/>
        </w:rPr>
        <w:t>, לרבות הכנת תכניות שינויים להיתר, לטופס 4 ולתעודת גמר</w:t>
      </w:r>
    </w:p>
    <w:p w14:paraId="6DC35E78"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B0C22D7"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ד.</w:t>
      </w:r>
      <w:r w:rsidRPr="00435A20">
        <w:rPr>
          <w:rFonts w:ascii="Times New Roman" w:eastAsia="Times New Roman" w:hAnsi="Times New Roman" w:cs="David"/>
          <w:sz w:val="24"/>
          <w:szCs w:val="24"/>
          <w:rtl/>
          <w:lang w:eastAsia="he-IL"/>
        </w:rPr>
        <w:tab/>
        <w:t>תיאום, ביקורת ואישור התאמת תכניות היועצים לתכניות האדריכלות.</w:t>
      </w:r>
    </w:p>
    <w:p w14:paraId="1BA19F0C"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225F5C76"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ה.</w:t>
      </w:r>
      <w:r w:rsidRPr="00435A20">
        <w:rPr>
          <w:rFonts w:ascii="Times New Roman" w:eastAsia="Times New Roman" w:hAnsi="Times New Roman" w:cs="David"/>
          <w:sz w:val="24"/>
          <w:szCs w:val="24"/>
          <w:rtl/>
          <w:lang w:eastAsia="he-IL"/>
        </w:rPr>
        <w:tab/>
        <w:t>עדכון ח</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שובי השטחים לרישוי.</w:t>
      </w:r>
    </w:p>
    <w:p w14:paraId="3F6AF12F"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lang w:eastAsia="he-IL"/>
        </w:rPr>
      </w:pPr>
      <w:r w:rsidRPr="00435A20">
        <w:rPr>
          <w:rFonts w:ascii="Times New Roman" w:eastAsia="Times New Roman" w:hAnsi="Times New Roman" w:cs="David"/>
          <w:sz w:val="24"/>
          <w:szCs w:val="24"/>
          <w:rtl/>
          <w:lang w:eastAsia="he-IL"/>
        </w:rPr>
        <w:tab/>
      </w:r>
    </w:p>
    <w:p w14:paraId="04B37B82"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ו.</w:t>
      </w:r>
      <w:r w:rsidRPr="00435A20">
        <w:rPr>
          <w:rFonts w:ascii="Times New Roman" w:eastAsia="Times New Roman" w:hAnsi="Times New Roman" w:cs="David"/>
          <w:sz w:val="24"/>
          <w:szCs w:val="24"/>
          <w:rtl/>
          <w:lang w:eastAsia="he-IL"/>
        </w:rPr>
        <w:tab/>
        <w:t>עדכון ח</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שובי השטחים למכירה</w:t>
      </w:r>
      <w:r w:rsidRPr="00435A20">
        <w:rPr>
          <w:rFonts w:ascii="Times New Roman" w:eastAsia="Times New Roman" w:hAnsi="Times New Roman" w:cs="David" w:hint="cs"/>
          <w:sz w:val="24"/>
          <w:szCs w:val="24"/>
          <w:rtl/>
          <w:lang w:eastAsia="he-IL"/>
        </w:rPr>
        <w:t>/השכרה</w:t>
      </w:r>
      <w:r w:rsidRPr="00435A20">
        <w:rPr>
          <w:rFonts w:ascii="Times New Roman" w:eastAsia="Times New Roman" w:hAnsi="Times New Roman" w:cs="David"/>
          <w:sz w:val="24"/>
          <w:szCs w:val="24"/>
          <w:rtl/>
          <w:lang w:eastAsia="he-IL"/>
        </w:rPr>
        <w:t>.</w:t>
      </w:r>
    </w:p>
    <w:p w14:paraId="7495DF20"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349DB19B"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ז.</w:t>
      </w:r>
      <w:r w:rsidRPr="00435A20">
        <w:rPr>
          <w:rFonts w:ascii="Times New Roman" w:eastAsia="Times New Roman" w:hAnsi="Times New Roman" w:cs="David"/>
          <w:sz w:val="24"/>
          <w:szCs w:val="24"/>
          <w:rtl/>
          <w:lang w:eastAsia="he-IL"/>
        </w:rPr>
        <w:tab/>
        <w:t>ח</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שובי שטחים לצורך התחשבנות עם הקבלנים בהתאם להנחיות המזמין.</w:t>
      </w:r>
    </w:p>
    <w:p w14:paraId="20B35F34"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1C5803D7"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ח.</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ח.1</w:t>
      </w:r>
      <w:r w:rsidRPr="00435A20">
        <w:rPr>
          <w:rFonts w:ascii="Times New Roman" w:eastAsia="Times New Roman" w:hAnsi="Times New Roman" w:cs="David"/>
          <w:sz w:val="24"/>
          <w:szCs w:val="24"/>
          <w:rtl/>
          <w:lang w:eastAsia="he-IL"/>
        </w:rPr>
        <w:t>הכנת תכניות לשיווק הפרויקט. תכניות מכירה (תכניות המתארות כל דירה ודירה בקנ"מ שיקבע ע"י המנהל עם הצעה לס</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דור ר</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 xml:space="preserve">הוט. תכניות המתארות אפשרויות שונות לשינויים בחלוקת מחיצות הפנים ובמיקום חללים בדירות </w:t>
      </w:r>
      <w:r w:rsidRPr="00435A20">
        <w:rPr>
          <w:rFonts w:ascii="Times New Roman" w:eastAsia="Times New Roman" w:hAnsi="Times New Roman" w:cs="David" w:hint="cs"/>
          <w:sz w:val="24"/>
          <w:szCs w:val="24"/>
          <w:rtl/>
          <w:lang w:eastAsia="he-IL"/>
        </w:rPr>
        <w:t>(</w:t>
      </w:r>
      <w:r w:rsidRPr="00435A20">
        <w:rPr>
          <w:rFonts w:ascii="Times New Roman" w:eastAsia="Times New Roman" w:hAnsi="Times New Roman" w:cs="David"/>
          <w:sz w:val="24"/>
          <w:szCs w:val="24"/>
          <w:rtl/>
          <w:lang w:eastAsia="he-IL"/>
        </w:rPr>
        <w:t xml:space="preserve">ללא שינוי בתכניות מעטפת הבנין) ותכניות מכר עפ"י הנחיות המזמין </w:t>
      </w:r>
      <w:r w:rsidRPr="00435A20">
        <w:rPr>
          <w:rFonts w:ascii="Times New Roman" w:eastAsia="Times New Roman" w:hAnsi="Times New Roman" w:cs="David" w:hint="cs"/>
          <w:sz w:val="24"/>
          <w:szCs w:val="24"/>
          <w:rtl/>
          <w:lang w:eastAsia="he-IL"/>
        </w:rPr>
        <w:t xml:space="preserve">ובהתאם לנדרש עפ"י החוק </w:t>
      </w:r>
      <w:r w:rsidRPr="00435A20">
        <w:rPr>
          <w:rFonts w:ascii="Times New Roman" w:eastAsia="Times New Roman" w:hAnsi="Times New Roman" w:cs="David"/>
          <w:sz w:val="24"/>
          <w:szCs w:val="24"/>
          <w:rtl/>
          <w:lang w:eastAsia="he-IL"/>
        </w:rPr>
        <w:t>(לא כולל גרפיקה, הדמיות ופרספקטיבות).</w:t>
      </w:r>
      <w:r w:rsidRPr="00435A20">
        <w:rPr>
          <w:rFonts w:ascii="Times New Roman" w:eastAsia="Times New Roman" w:hAnsi="Times New Roman" w:cs="David" w:hint="cs"/>
          <w:sz w:val="24"/>
          <w:szCs w:val="24"/>
          <w:rtl/>
          <w:lang w:eastAsia="he-IL"/>
        </w:rPr>
        <w:t xml:space="preserve"> </w:t>
      </w:r>
    </w:p>
    <w:p w14:paraId="7798208D"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ab/>
        <w:t>ח.2 הכנת תכניות מכירה/השכרה המתארות אפשרויות שונות לשינויים בחלוקת מחיצות הפנים ובמיקום חללים במבנה ללא שינוי במעטפת הבניין (בפרויקטים בהם מסחר ו/או משרדים).</w:t>
      </w:r>
    </w:p>
    <w:p w14:paraId="2225AC13" w14:textId="77777777" w:rsidR="00435A20" w:rsidRPr="00435A20" w:rsidRDefault="00435A20" w:rsidP="00435A20">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 xml:space="preserve">ח.3 </w:t>
      </w:r>
      <w:r w:rsidRPr="00435A20">
        <w:rPr>
          <w:rFonts w:ascii="Times New Roman" w:eastAsia="Times New Roman" w:hAnsi="Times New Roman" w:cs="David"/>
          <w:sz w:val="24"/>
          <w:szCs w:val="24"/>
          <w:rtl/>
          <w:lang w:eastAsia="he-IL"/>
        </w:rPr>
        <w:t>העברת הנחיות ומסמכים לבעלי מקצוע אחרים לשם הכנת הדמיות, פרספקטיביות, מודלים ותכניות מכירה משולבות בגרפיקה, בדיקת עבודתם של בעלי המקצוע, מתן הערות ואישור.</w:t>
      </w:r>
    </w:p>
    <w:p w14:paraId="1A470948"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b/>
          <w:bCs/>
          <w:sz w:val="24"/>
          <w:szCs w:val="24"/>
          <w:u w:val="single"/>
          <w:rtl/>
          <w:lang w:eastAsia="he-IL"/>
        </w:rPr>
      </w:pPr>
    </w:p>
    <w:p w14:paraId="323BC15C" w14:textId="77777777" w:rsidR="00435A20" w:rsidRPr="00435A20" w:rsidRDefault="00435A20" w:rsidP="007D5B33">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ט.</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ט.1</w:t>
      </w:r>
      <w:r w:rsidRPr="00435A20">
        <w:rPr>
          <w:rFonts w:ascii="Times New Roman" w:eastAsia="Times New Roman" w:hAnsi="Times New Roman" w:cs="David"/>
          <w:sz w:val="24"/>
          <w:szCs w:val="24"/>
          <w:rtl/>
          <w:lang w:eastAsia="he-IL"/>
        </w:rPr>
        <w:t>. בדיקת וא</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שור נוסח מפרטי המכר והתאמתם לתכנון.</w:t>
      </w:r>
    </w:p>
    <w:p w14:paraId="3975B4B9" w14:textId="77777777" w:rsidR="007D5B33" w:rsidRDefault="00435A20" w:rsidP="00435A20">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 xml:space="preserve">ט.2 הכנת מפרטים טכניים למכירה/השכרה בהתאם למתכונת </w:t>
      </w:r>
      <w:r w:rsidR="007D5B33" w:rsidRPr="00435A20">
        <w:rPr>
          <w:rFonts w:ascii="Times New Roman" w:eastAsia="Times New Roman" w:hAnsi="Times New Roman" w:cs="David" w:hint="cs"/>
          <w:sz w:val="24"/>
          <w:szCs w:val="24"/>
          <w:rtl/>
          <w:lang w:eastAsia="he-IL"/>
        </w:rPr>
        <w:t>שתימס</w:t>
      </w:r>
      <w:r w:rsidR="007D5B33" w:rsidRPr="00435A20">
        <w:rPr>
          <w:rFonts w:ascii="Times New Roman" w:eastAsia="Times New Roman" w:hAnsi="Times New Roman" w:cs="David" w:hint="eastAsia"/>
          <w:sz w:val="24"/>
          <w:szCs w:val="24"/>
          <w:rtl/>
          <w:lang w:eastAsia="he-IL"/>
        </w:rPr>
        <w:t>ר</w:t>
      </w:r>
    </w:p>
    <w:p w14:paraId="73A2EFED" w14:textId="77777777" w:rsidR="007D5B33" w:rsidRDefault="00435A20" w:rsidP="00435A20">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 xml:space="preserve"> </w:t>
      </w:r>
      <w:r w:rsidR="007D5B33">
        <w:rPr>
          <w:rFonts w:ascii="Times New Roman" w:eastAsia="Times New Roman" w:hAnsi="Times New Roman" w:cs="David" w:hint="cs"/>
          <w:sz w:val="24"/>
          <w:szCs w:val="24"/>
          <w:rtl/>
          <w:lang w:eastAsia="he-IL"/>
        </w:rPr>
        <w:t xml:space="preserve">     </w:t>
      </w:r>
      <w:r w:rsidRPr="00435A20">
        <w:rPr>
          <w:rFonts w:ascii="Times New Roman" w:eastAsia="Times New Roman" w:hAnsi="Times New Roman" w:cs="David" w:hint="cs"/>
          <w:sz w:val="24"/>
          <w:szCs w:val="24"/>
          <w:rtl/>
          <w:lang w:eastAsia="he-IL"/>
        </w:rPr>
        <w:t>למתכנן ע"י המזמין. בדיקת ואישור נוסח המפרטים הטכניים</w:t>
      </w:r>
    </w:p>
    <w:p w14:paraId="4CDB4551" w14:textId="77777777" w:rsidR="00435A20" w:rsidRPr="00435A20" w:rsidRDefault="007D5B33" w:rsidP="007D5B33">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והתאמתם לתכנון </w:t>
      </w:r>
      <w:r w:rsidR="00435A20" w:rsidRPr="00435A20">
        <w:rPr>
          <w:rFonts w:ascii="Times New Roman" w:eastAsia="Times New Roman" w:hAnsi="Times New Roman" w:cs="David" w:hint="cs"/>
          <w:sz w:val="24"/>
          <w:szCs w:val="24"/>
          <w:rtl/>
          <w:lang w:eastAsia="he-IL"/>
        </w:rPr>
        <w:t>(בפרויקטים</w:t>
      </w:r>
      <w:r>
        <w:rPr>
          <w:rFonts w:ascii="Times New Roman" w:eastAsia="Times New Roman" w:hAnsi="Times New Roman" w:cs="David" w:hint="cs"/>
          <w:sz w:val="24"/>
          <w:szCs w:val="24"/>
          <w:rtl/>
          <w:lang w:eastAsia="he-IL"/>
        </w:rPr>
        <w:t xml:space="preserve"> </w:t>
      </w:r>
      <w:r w:rsidR="00435A20" w:rsidRPr="00435A20">
        <w:rPr>
          <w:rFonts w:ascii="Times New Roman" w:eastAsia="Times New Roman" w:hAnsi="Times New Roman" w:cs="David" w:hint="cs"/>
          <w:sz w:val="24"/>
          <w:szCs w:val="24"/>
          <w:rtl/>
          <w:lang w:eastAsia="he-IL"/>
        </w:rPr>
        <w:t>בהם מסחר ו/או משרדים).</w:t>
      </w:r>
    </w:p>
    <w:p w14:paraId="12FF15C3"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b/>
          <w:bCs/>
          <w:sz w:val="24"/>
          <w:szCs w:val="24"/>
          <w:u w:val="single"/>
          <w:rtl/>
          <w:lang w:eastAsia="he-IL"/>
        </w:rPr>
      </w:pPr>
    </w:p>
    <w:p w14:paraId="5EF28B71"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י.</w:t>
      </w:r>
      <w:r w:rsidRPr="00435A20">
        <w:rPr>
          <w:rFonts w:ascii="Times New Roman" w:eastAsia="Times New Roman" w:hAnsi="Times New Roman" w:cs="David"/>
          <w:sz w:val="24"/>
          <w:szCs w:val="24"/>
          <w:rtl/>
          <w:lang w:eastAsia="he-IL"/>
        </w:rPr>
        <w:tab/>
        <w:t>הכנת תכניות לאישור סופי של המזמין לפני התחלת שלב תכניות עבודה.</w:t>
      </w:r>
    </w:p>
    <w:p w14:paraId="19DC5155"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3428F735"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יא.</w:t>
      </w:r>
      <w:r w:rsidRPr="00435A20">
        <w:rPr>
          <w:rFonts w:ascii="Times New Roman" w:eastAsia="Times New Roman" w:hAnsi="Times New Roman" w:cs="David"/>
          <w:sz w:val="24"/>
          <w:szCs w:val="24"/>
          <w:rtl/>
          <w:lang w:eastAsia="he-IL"/>
        </w:rPr>
        <w:tab/>
        <w:t>עדכון האומדן המשוער של ערך העבודה האדריכלית.</w:t>
      </w:r>
    </w:p>
    <w:p w14:paraId="22A0711D"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00203C9B"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יב.</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0"/>
          <w:szCs w:val="24"/>
          <w:rtl/>
          <w:lang w:eastAsia="he-IL"/>
        </w:rPr>
        <w:t>מבלי לגרוע מכלליות האמור לעיל, ביצוע כל יתר הפעולות ועריכת כל המסמכים הדרושים להשלמת התכנון הסופי.</w:t>
      </w:r>
    </w:p>
    <w:p w14:paraId="6FC1BC54"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7662E14B"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4A69EF5C" w14:textId="7777777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2.4</w:t>
      </w:r>
      <w:r w:rsidRPr="00435A20">
        <w:rPr>
          <w:rFonts w:ascii="Times New Roman" w:eastAsia="Times New Roman" w:hAnsi="Times New Roman" w:cs="David"/>
          <w:b/>
          <w:bCs/>
          <w:sz w:val="24"/>
          <w:szCs w:val="24"/>
          <w:rtl/>
          <w:lang w:eastAsia="he-IL"/>
        </w:rPr>
        <w:tab/>
      </w:r>
      <w:r w:rsidRPr="00435A20">
        <w:rPr>
          <w:rFonts w:ascii="Times New Roman" w:eastAsia="Times New Roman" w:hAnsi="Times New Roman" w:cs="David"/>
          <w:sz w:val="24"/>
          <w:szCs w:val="24"/>
          <w:u w:val="single"/>
          <w:rtl/>
          <w:lang w:eastAsia="he-IL"/>
        </w:rPr>
        <w:t>תכנון מפורט לבניינים:</w:t>
      </w:r>
    </w:p>
    <w:p w14:paraId="5D1072AA"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b/>
          <w:bCs/>
          <w:sz w:val="24"/>
          <w:szCs w:val="24"/>
          <w:u w:val="single"/>
          <w:rtl/>
          <w:lang w:eastAsia="he-IL"/>
        </w:rPr>
      </w:pPr>
    </w:p>
    <w:p w14:paraId="5B0BC038"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w:t>
      </w:r>
      <w:r w:rsidRPr="00435A20">
        <w:rPr>
          <w:rFonts w:ascii="Times New Roman" w:eastAsia="Times New Roman" w:hAnsi="Times New Roman" w:cs="David"/>
          <w:sz w:val="24"/>
          <w:szCs w:val="24"/>
          <w:rtl/>
          <w:lang w:eastAsia="he-IL"/>
        </w:rPr>
        <w:tab/>
        <w:t>הכנת תכניות עבודה מ</w:t>
      </w:r>
      <w:r w:rsidR="00F468F1">
        <w:rPr>
          <w:rFonts w:ascii="Times New Roman" w:eastAsia="Times New Roman" w:hAnsi="Times New Roman" w:cs="David"/>
          <w:sz w:val="24"/>
          <w:szCs w:val="24"/>
          <w:rtl/>
          <w:lang w:eastAsia="he-IL"/>
        </w:rPr>
        <w:t>וקדמות מפורטות ומוסברות של הפרו</w:t>
      </w:r>
      <w:r w:rsidRPr="00435A20">
        <w:rPr>
          <w:rFonts w:ascii="Times New Roman" w:eastAsia="Times New Roman" w:hAnsi="Times New Roman" w:cs="David"/>
          <w:sz w:val="24"/>
          <w:szCs w:val="24"/>
          <w:rtl/>
          <w:lang w:eastAsia="he-IL"/>
        </w:rPr>
        <w:t>יקט, כדרוש לביצוע העבודה, לרבות הכנת תכניות מנחות לעבודות היועצים, הכל בקנ"מ המאפשר ביצוע מ</w:t>
      </w:r>
      <w:r w:rsidRPr="00435A20">
        <w:rPr>
          <w:rFonts w:ascii="Times New Roman" w:eastAsia="Times New Roman" w:hAnsi="Times New Roman" w:cs="David" w:hint="cs"/>
          <w:sz w:val="24"/>
          <w:szCs w:val="24"/>
          <w:rtl/>
          <w:lang w:eastAsia="he-IL"/>
        </w:rPr>
        <w:t>וש</w:t>
      </w:r>
      <w:r w:rsidRPr="00435A20">
        <w:rPr>
          <w:rFonts w:ascii="Times New Roman" w:eastAsia="Times New Roman" w:hAnsi="Times New Roman" w:cs="David"/>
          <w:sz w:val="24"/>
          <w:szCs w:val="24"/>
          <w:rtl/>
          <w:lang w:eastAsia="he-IL"/>
        </w:rPr>
        <w:t xml:space="preserve">לם של העבודה. </w:t>
      </w:r>
    </w:p>
    <w:p w14:paraId="6CDA03BA" w14:textId="77777777" w:rsidR="00435A20" w:rsidRPr="00435A20" w:rsidRDefault="00435A20" w:rsidP="00435A20">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תיאום התכניות עם היועצים.</w:t>
      </w:r>
    </w:p>
    <w:p w14:paraId="02CDD92E"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2E116EB0"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ב.</w:t>
      </w:r>
      <w:r w:rsidRPr="00435A20">
        <w:rPr>
          <w:rFonts w:ascii="Times New Roman" w:eastAsia="Times New Roman" w:hAnsi="Times New Roman" w:cs="David"/>
          <w:sz w:val="24"/>
          <w:szCs w:val="24"/>
          <w:rtl/>
          <w:lang w:eastAsia="he-IL"/>
        </w:rPr>
        <w:tab/>
        <w:t>השלמת תכניות עבודה מ</w:t>
      </w:r>
      <w:r w:rsidR="00F468F1">
        <w:rPr>
          <w:rFonts w:ascii="Times New Roman" w:eastAsia="Times New Roman" w:hAnsi="Times New Roman" w:cs="David"/>
          <w:sz w:val="24"/>
          <w:szCs w:val="24"/>
          <w:rtl/>
          <w:lang w:eastAsia="he-IL"/>
        </w:rPr>
        <w:t>פורטות ומוסברות של כל חלקי הפרו</w:t>
      </w:r>
      <w:r w:rsidRPr="00435A20">
        <w:rPr>
          <w:rFonts w:ascii="Times New Roman" w:eastAsia="Times New Roman" w:hAnsi="Times New Roman" w:cs="David"/>
          <w:sz w:val="24"/>
          <w:szCs w:val="24"/>
          <w:rtl/>
          <w:lang w:eastAsia="he-IL"/>
        </w:rPr>
        <w:t>יקט כולל פרטי בניין בקנ"מ מתאים ורשימות.</w:t>
      </w:r>
    </w:p>
    <w:p w14:paraId="6DD01986"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63701460"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ג.</w:t>
      </w:r>
      <w:r w:rsidRPr="00435A20">
        <w:rPr>
          <w:rFonts w:ascii="Times New Roman" w:eastAsia="Times New Roman" w:hAnsi="Times New Roman" w:cs="David"/>
          <w:sz w:val="24"/>
          <w:szCs w:val="24"/>
          <w:rtl/>
          <w:lang w:eastAsia="he-IL"/>
        </w:rPr>
        <w:tab/>
        <w:t>תאום, ביקורת ואישור התאמת תכניות היועצים לתכניות האדריכלות ובינ</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הן.</w:t>
      </w:r>
    </w:p>
    <w:p w14:paraId="5DCA99E3"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lang w:eastAsia="he-IL"/>
        </w:rPr>
      </w:pPr>
    </w:p>
    <w:p w14:paraId="407E92B3"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ד.</w:t>
      </w:r>
      <w:r w:rsidRPr="00435A20">
        <w:rPr>
          <w:rFonts w:ascii="Times New Roman" w:eastAsia="Times New Roman" w:hAnsi="Times New Roman" w:cs="David"/>
          <w:sz w:val="24"/>
          <w:szCs w:val="24"/>
          <w:rtl/>
          <w:lang w:eastAsia="he-IL"/>
        </w:rPr>
        <w:tab/>
        <w:t>סיוע להכנת מפרטים וכתבי כמויות המתאימים למפרטים הכלליים ולכתבי הכמויות המקובלים על המזמין בצורה שיכללו את כל העבודות המתוכננות, תוך בדיקה של העדר כפילות עם מפרט מלאכה אחר בבניין או אי כיסוי מלאכות הנופלות בין המתכננים השונים.</w:t>
      </w:r>
    </w:p>
    <w:p w14:paraId="52CEB2D2"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t>כתבי הכמויות יוכנו לפי מתכונת הנהוגה אצל המזמין של מכלולי עבודות ו/או כמויות מפורטות למדידה. לפי דרישת המנהל יוכנו כתבי כמויות בחלוקה לפי אזורים.</w:t>
      </w:r>
    </w:p>
    <w:p w14:paraId="5EAEFB4D"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lang w:eastAsia="he-IL"/>
        </w:rPr>
      </w:pPr>
    </w:p>
    <w:p w14:paraId="79EBB114"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ה.</w:t>
      </w:r>
      <w:r w:rsidRPr="00435A20">
        <w:rPr>
          <w:rFonts w:ascii="Times New Roman" w:eastAsia="Times New Roman" w:hAnsi="Times New Roman" w:cs="David"/>
          <w:sz w:val="24"/>
          <w:szCs w:val="24"/>
          <w:rtl/>
          <w:lang w:eastAsia="he-IL"/>
        </w:rPr>
        <w:tab/>
        <w:t xml:space="preserve">תאום המפרטים וכתבי הכמויות של היועצים האחרים ושילובם </w:t>
      </w:r>
      <w:r w:rsidRPr="00435A20">
        <w:rPr>
          <w:rFonts w:ascii="Times New Roman" w:eastAsia="Times New Roman" w:hAnsi="Times New Roman" w:cs="David"/>
          <w:sz w:val="24"/>
          <w:szCs w:val="24"/>
          <w:rtl/>
          <w:lang w:eastAsia="he-IL"/>
        </w:rPr>
        <w:lastRenderedPageBreak/>
        <w:t>במפרטים וכתבי הכמויות דלעיל.</w:t>
      </w:r>
    </w:p>
    <w:p w14:paraId="61F552FC"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B7D7E2B"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ו.</w:t>
      </w:r>
      <w:r w:rsidRPr="00435A20">
        <w:rPr>
          <w:rFonts w:ascii="Times New Roman" w:eastAsia="Times New Roman" w:hAnsi="Times New Roman" w:cs="David"/>
          <w:sz w:val="24"/>
          <w:szCs w:val="24"/>
          <w:rtl/>
          <w:lang w:eastAsia="he-IL"/>
        </w:rPr>
        <w:tab/>
        <w:t>כל יתר הדרוש לתכנון אדריכלי מפורט ולמסמכים האדריכליים אשר דרושים לעריכת המכרזים.</w:t>
      </w:r>
    </w:p>
    <w:p w14:paraId="385DEB53"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6198F5F" w14:textId="77777777" w:rsidR="00435A20" w:rsidRPr="00435A20"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t>ז.</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 xml:space="preserve">ז.1  </w:t>
      </w:r>
      <w:r w:rsidRPr="00435A20">
        <w:rPr>
          <w:rFonts w:ascii="Times New Roman" w:eastAsia="Times New Roman" w:hAnsi="Times New Roman" w:cs="David"/>
          <w:sz w:val="24"/>
          <w:szCs w:val="24"/>
          <w:rtl/>
          <w:lang w:eastAsia="he-IL"/>
        </w:rPr>
        <w:t>עדכון תכניות המכירה ותכניות המכר.</w:t>
      </w:r>
    </w:p>
    <w:p w14:paraId="1D9DD62D" w14:textId="77777777" w:rsidR="00F468F1"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 xml:space="preserve">                      </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ז.2 עדכון תכניות מכירה/השכרה המתארות אפשרויות שונות לשינויים</w:t>
      </w:r>
    </w:p>
    <w:p w14:paraId="4B2E4BB2" w14:textId="77777777" w:rsidR="00F468F1" w:rsidRDefault="00F468F1" w:rsidP="00F468F1">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435A20" w:rsidRPr="00435A20">
        <w:rPr>
          <w:rFonts w:ascii="Times New Roman" w:eastAsia="Times New Roman" w:hAnsi="Times New Roman" w:cs="David" w:hint="cs"/>
          <w:sz w:val="24"/>
          <w:szCs w:val="24"/>
          <w:rtl/>
          <w:lang w:eastAsia="he-IL"/>
        </w:rPr>
        <w:t xml:space="preserve"> בחלוקת מחיצות הפנים ובמיקום חללים במבנה ללא שינוי במעטפת </w:t>
      </w:r>
    </w:p>
    <w:p w14:paraId="4A1AD337" w14:textId="77777777" w:rsidR="00435A20" w:rsidRPr="00435A20" w:rsidRDefault="00F468F1" w:rsidP="00F468F1">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435A20" w:rsidRPr="00435A20">
        <w:rPr>
          <w:rFonts w:ascii="Times New Roman" w:eastAsia="Times New Roman" w:hAnsi="Times New Roman" w:cs="David" w:hint="cs"/>
          <w:sz w:val="24"/>
          <w:szCs w:val="24"/>
          <w:rtl/>
          <w:lang w:eastAsia="he-IL"/>
        </w:rPr>
        <w:t>הבניין (בפרויקטים בהם מסחר ו/או משרדים).</w:t>
      </w:r>
    </w:p>
    <w:p w14:paraId="0225BFDF"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7D3E8E26"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t>ח.</w:t>
      </w:r>
      <w:r w:rsidRPr="00435A20">
        <w:rPr>
          <w:rFonts w:ascii="Times New Roman" w:eastAsia="Times New Roman" w:hAnsi="Times New Roman" w:cs="David"/>
          <w:sz w:val="24"/>
          <w:szCs w:val="24"/>
          <w:rtl/>
          <w:lang w:eastAsia="he-IL"/>
        </w:rPr>
        <w:tab/>
        <w:t>עדכון ח</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שובי השטחים לרישוי, למכירה ולהתחשבנות עם הקבלנים.</w:t>
      </w:r>
    </w:p>
    <w:p w14:paraId="63E0343A"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lang w:eastAsia="he-IL"/>
        </w:rPr>
      </w:pPr>
      <w:r w:rsidRPr="00435A20">
        <w:rPr>
          <w:rFonts w:ascii="Times New Roman" w:eastAsia="Times New Roman" w:hAnsi="Times New Roman" w:cs="David"/>
          <w:sz w:val="24"/>
          <w:szCs w:val="24"/>
          <w:rtl/>
          <w:lang w:eastAsia="he-IL"/>
        </w:rPr>
        <w:tab/>
      </w:r>
    </w:p>
    <w:p w14:paraId="2B407F8C" w14:textId="7777777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t>ט.</w:t>
      </w:r>
      <w:r w:rsidRPr="00435A20">
        <w:rPr>
          <w:rFonts w:ascii="Times New Roman" w:eastAsia="Times New Roman" w:hAnsi="Times New Roman" w:cs="David"/>
          <w:sz w:val="24"/>
          <w:szCs w:val="24"/>
          <w:rtl/>
          <w:lang w:eastAsia="he-IL"/>
        </w:rPr>
        <w:tab/>
        <w:t>סיוע לעדכון מפרטי המכר ואשור הנוסח וההתאמה לתכנון.</w:t>
      </w:r>
    </w:p>
    <w:p w14:paraId="6469D59B"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4B347A8B"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י.</w:t>
      </w:r>
      <w:r w:rsidRPr="00435A20">
        <w:rPr>
          <w:rFonts w:ascii="Times New Roman" w:eastAsia="Times New Roman" w:hAnsi="Times New Roman" w:cs="David"/>
          <w:sz w:val="24"/>
          <w:szCs w:val="24"/>
          <w:rtl/>
          <w:lang w:eastAsia="he-IL"/>
        </w:rPr>
        <w:tab/>
        <w:t>סיוע להכנת אומדן מפורט של ערך העבודה האדריכלית המבוסס על המפרטים וכתבי הכמויות.</w:t>
      </w:r>
    </w:p>
    <w:p w14:paraId="374DFB2A"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5A95DD6"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יא.</w:t>
      </w:r>
      <w:r w:rsidRPr="00435A20">
        <w:rPr>
          <w:rFonts w:ascii="Times New Roman" w:eastAsia="Times New Roman" w:hAnsi="Times New Roman" w:cs="David"/>
          <w:sz w:val="24"/>
          <w:szCs w:val="24"/>
          <w:rtl/>
          <w:lang w:eastAsia="he-IL"/>
        </w:rPr>
        <w:tab/>
        <w:t>הכנסת שינויים ב</w:t>
      </w:r>
      <w:r w:rsidR="00F468F1">
        <w:rPr>
          <w:rFonts w:ascii="Times New Roman" w:eastAsia="Times New Roman" w:hAnsi="Times New Roman" w:cs="David"/>
          <w:sz w:val="24"/>
          <w:szCs w:val="24"/>
          <w:rtl/>
          <w:lang w:eastAsia="he-IL"/>
        </w:rPr>
        <w:t>תכניות ככל שיתחייב להתאמת הפרוי</w:t>
      </w:r>
      <w:r w:rsidRPr="00435A20">
        <w:rPr>
          <w:rFonts w:ascii="Times New Roman" w:eastAsia="Times New Roman" w:hAnsi="Times New Roman" w:cs="David"/>
          <w:sz w:val="24"/>
          <w:szCs w:val="24"/>
          <w:rtl/>
          <w:lang w:eastAsia="he-IL"/>
        </w:rPr>
        <w:t>קט למסגרת התקציבית כפי שיקבע על ידי המזמין.</w:t>
      </w:r>
    </w:p>
    <w:p w14:paraId="0D81C3F2"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lang w:eastAsia="he-IL"/>
        </w:rPr>
      </w:pPr>
    </w:p>
    <w:p w14:paraId="4646CF4A" w14:textId="7777777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t>יב.</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 xml:space="preserve">יב.1. </w:t>
      </w:r>
      <w:r w:rsidRPr="00435A20">
        <w:rPr>
          <w:rFonts w:ascii="Times New Roman" w:eastAsia="Times New Roman" w:hAnsi="Times New Roman" w:cs="David"/>
          <w:sz w:val="24"/>
          <w:szCs w:val="24"/>
          <w:rtl/>
          <w:lang w:eastAsia="he-IL"/>
        </w:rPr>
        <w:t>הכנסת שינויים בתכניות לפי דרישת המזמין.</w:t>
      </w:r>
    </w:p>
    <w:p w14:paraId="258B2273" w14:textId="77777777" w:rsidR="00F468F1"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 xml:space="preserve">                  </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 xml:space="preserve">יב.2. עדכון תכניות החלוקה הפנימית לחנויות ו/או משרדים בהתאם </w:t>
      </w:r>
    </w:p>
    <w:p w14:paraId="65B56413" w14:textId="77777777" w:rsidR="00F468F1" w:rsidRDefault="00F468F1" w:rsidP="00F468F1">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435A20" w:rsidRPr="00435A20">
        <w:rPr>
          <w:rFonts w:ascii="Times New Roman" w:eastAsia="Times New Roman" w:hAnsi="Times New Roman" w:cs="David" w:hint="cs"/>
          <w:sz w:val="24"/>
          <w:szCs w:val="24"/>
          <w:rtl/>
          <w:lang w:eastAsia="he-IL"/>
        </w:rPr>
        <w:t>להנחיות המזמין וביצוע התאמות במיקום דלתות כניסה, מעברים</w:t>
      </w:r>
    </w:p>
    <w:p w14:paraId="7ACD25FC" w14:textId="77777777" w:rsidR="00435A20" w:rsidRPr="00435A20" w:rsidRDefault="00F468F1" w:rsidP="00F468F1">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435A20" w:rsidRPr="00435A20">
        <w:rPr>
          <w:rFonts w:ascii="Times New Roman" w:eastAsia="Times New Roman" w:hAnsi="Times New Roman" w:cs="David" w:hint="cs"/>
          <w:sz w:val="24"/>
          <w:szCs w:val="24"/>
          <w:rtl/>
          <w:lang w:eastAsia="he-IL"/>
        </w:rPr>
        <w:t xml:space="preserve"> וכו'. (בפרויקטים בהם מסחר ו/או משרדים).</w:t>
      </w:r>
    </w:p>
    <w:p w14:paraId="2B3722C5" w14:textId="7777777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7D3D9A88"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יג.</w:t>
      </w:r>
      <w:r w:rsidRPr="00435A20">
        <w:rPr>
          <w:rFonts w:ascii="Times New Roman" w:eastAsia="Times New Roman" w:hAnsi="Times New Roman" w:cs="David"/>
          <w:sz w:val="24"/>
          <w:szCs w:val="24"/>
          <w:rtl/>
          <w:lang w:eastAsia="he-IL"/>
        </w:rPr>
        <w:tab/>
        <w:t>מתן חוות דעת טכנית ויעוץ בכל הקשור בהכנת המכרזים ופרסומם.</w:t>
      </w:r>
    </w:p>
    <w:p w14:paraId="3F5E51BC"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20727CBB"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t>יד.</w:t>
      </w:r>
      <w:r w:rsidRPr="00435A20">
        <w:rPr>
          <w:rFonts w:ascii="Times New Roman" w:eastAsia="Times New Roman" w:hAnsi="Times New Roman" w:cs="David"/>
          <w:sz w:val="24"/>
          <w:szCs w:val="24"/>
          <w:rtl/>
          <w:lang w:eastAsia="he-IL"/>
        </w:rPr>
        <w:tab/>
        <w:t xml:space="preserve">השתתפות בסיורי קבלנים, הכנת תשובות לשאלות הקבלנים והגשתן </w:t>
      </w:r>
    </w:p>
    <w:p w14:paraId="6327C6D5" w14:textId="77777777" w:rsidR="00435A20" w:rsidRPr="00435A20" w:rsidRDefault="00435A20" w:rsidP="00435A20">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למנהל.</w:t>
      </w:r>
    </w:p>
    <w:p w14:paraId="0803BC5D"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lang w:eastAsia="he-IL"/>
        </w:rPr>
      </w:pPr>
    </w:p>
    <w:p w14:paraId="125DED3E" w14:textId="7777777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t>טו.</w:t>
      </w:r>
      <w:r w:rsidRPr="00435A20">
        <w:rPr>
          <w:rFonts w:ascii="Times New Roman" w:eastAsia="Times New Roman" w:hAnsi="Times New Roman" w:cs="David"/>
          <w:sz w:val="24"/>
          <w:szCs w:val="24"/>
          <w:rtl/>
          <w:lang w:eastAsia="he-IL"/>
        </w:rPr>
        <w:tab/>
        <w:t xml:space="preserve">מתן חוות דעת טכנית בכל הקשור להצעות הקבלנים. </w:t>
      </w:r>
    </w:p>
    <w:p w14:paraId="38631281"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lang w:eastAsia="he-IL"/>
        </w:rPr>
      </w:pPr>
    </w:p>
    <w:p w14:paraId="4BC9B46E"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טז.</w:t>
      </w:r>
      <w:r w:rsidRPr="00435A20">
        <w:rPr>
          <w:rFonts w:ascii="Times New Roman" w:eastAsia="Times New Roman" w:hAnsi="Times New Roman" w:cs="David"/>
          <w:sz w:val="24"/>
          <w:szCs w:val="24"/>
          <w:rtl/>
          <w:lang w:eastAsia="he-IL"/>
        </w:rPr>
        <w:tab/>
        <w:t>השלמת תכניות עבודה ופרטי בניה, רשימות ומפרטים משלימים כפי שי</w:t>
      </w:r>
      <w:r w:rsidR="00F468F1">
        <w:rPr>
          <w:rFonts w:ascii="Times New Roman" w:eastAsia="Times New Roman" w:hAnsi="Times New Roman" w:cs="David" w:hint="cs"/>
          <w:sz w:val="24"/>
          <w:szCs w:val="24"/>
          <w:rtl/>
          <w:lang w:eastAsia="he-IL"/>
        </w:rPr>
        <w:t>י</w:t>
      </w:r>
      <w:r w:rsidR="00F468F1">
        <w:rPr>
          <w:rFonts w:ascii="Times New Roman" w:eastAsia="Times New Roman" w:hAnsi="Times New Roman" w:cs="David"/>
          <w:sz w:val="24"/>
          <w:szCs w:val="24"/>
          <w:rtl/>
          <w:lang w:eastAsia="he-IL"/>
        </w:rPr>
        <w:t>דרש לביצוע הפרו</w:t>
      </w:r>
      <w:r w:rsidRPr="00435A20">
        <w:rPr>
          <w:rFonts w:ascii="Times New Roman" w:eastAsia="Times New Roman" w:hAnsi="Times New Roman" w:cs="David"/>
          <w:sz w:val="24"/>
          <w:szCs w:val="24"/>
          <w:rtl/>
          <w:lang w:eastAsia="he-IL"/>
        </w:rPr>
        <w:t>יקט.</w:t>
      </w:r>
    </w:p>
    <w:p w14:paraId="141BCA70" w14:textId="77777777" w:rsidR="00435A20" w:rsidRPr="00435A20" w:rsidRDefault="00435A20" w:rsidP="00435A20">
      <w:pPr>
        <w:widowControl w:val="0"/>
        <w:spacing w:before="0" w:beforeAutospacing="0" w:after="0" w:afterAutospacing="0" w:line="240" w:lineRule="auto"/>
        <w:ind w:left="651" w:firstLine="5"/>
        <w:jc w:val="both"/>
        <w:rPr>
          <w:rFonts w:ascii="Times New Roman" w:eastAsia="Times New Roman" w:hAnsi="Times New Roman" w:cs="David"/>
          <w:sz w:val="24"/>
          <w:szCs w:val="24"/>
          <w:rtl/>
          <w:lang w:eastAsia="he-IL"/>
        </w:rPr>
      </w:pPr>
    </w:p>
    <w:p w14:paraId="0931E270" w14:textId="77777777" w:rsidR="00F468F1" w:rsidRDefault="00435A20" w:rsidP="00435A20">
      <w:pPr>
        <w:widowControl w:val="0"/>
        <w:spacing w:before="0" w:beforeAutospacing="0" w:after="0" w:afterAutospacing="0" w:line="240" w:lineRule="auto"/>
        <w:ind w:left="651" w:firstLine="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t>מובהר בזאת שהמתכנן יכין, באם י</w:t>
      </w:r>
      <w:r w:rsidR="00F468F1">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 xml:space="preserve">דרש, מסמכים למכרזים </w:t>
      </w:r>
      <w:r w:rsidRPr="00435A20">
        <w:rPr>
          <w:rFonts w:ascii="Times New Roman" w:eastAsia="Times New Roman" w:hAnsi="Times New Roman" w:cs="David"/>
          <w:sz w:val="24"/>
          <w:szCs w:val="24"/>
          <w:lang w:eastAsia="he-IL"/>
        </w:rPr>
        <w:t>–</w:t>
      </w:r>
      <w:r w:rsidRPr="00435A20">
        <w:rPr>
          <w:rFonts w:ascii="Times New Roman" w:eastAsia="Times New Roman" w:hAnsi="Times New Roman" w:cs="David"/>
          <w:sz w:val="24"/>
          <w:szCs w:val="24"/>
          <w:rtl/>
          <w:lang w:eastAsia="he-IL"/>
        </w:rPr>
        <w:t xml:space="preserve"> עוד לפני</w:t>
      </w:r>
    </w:p>
    <w:p w14:paraId="59C89B8F" w14:textId="77777777" w:rsidR="00435A20" w:rsidRPr="00435A20" w:rsidRDefault="00F468F1" w:rsidP="00F468F1">
      <w:pPr>
        <w:widowControl w:val="0"/>
        <w:spacing w:before="0" w:beforeAutospacing="0" w:after="0" w:afterAutospacing="0" w:line="240" w:lineRule="auto"/>
        <w:ind w:left="651" w:firstLine="5"/>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435A20" w:rsidRPr="00435A20">
        <w:rPr>
          <w:rFonts w:ascii="Times New Roman" w:eastAsia="Times New Roman" w:hAnsi="Times New Roman" w:cs="David"/>
          <w:sz w:val="24"/>
          <w:szCs w:val="24"/>
          <w:rtl/>
          <w:lang w:eastAsia="he-IL"/>
        </w:rPr>
        <w:t xml:space="preserve"> השלמת המסמכים המפורטים לביצוע.</w:t>
      </w:r>
    </w:p>
    <w:p w14:paraId="0004919F"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b/>
          <w:bCs/>
          <w:sz w:val="24"/>
          <w:szCs w:val="24"/>
          <w:u w:val="single"/>
          <w:rtl/>
          <w:lang w:eastAsia="he-IL"/>
        </w:rPr>
      </w:pPr>
    </w:p>
    <w:p w14:paraId="4A533DFA"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b/>
          <w:bCs/>
          <w:sz w:val="24"/>
          <w:szCs w:val="24"/>
          <w:u w:val="single"/>
          <w:rtl/>
          <w:lang w:eastAsia="he-IL"/>
        </w:rPr>
      </w:pPr>
    </w:p>
    <w:p w14:paraId="767D8905"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b/>
          <w:bCs/>
          <w:sz w:val="24"/>
          <w:szCs w:val="24"/>
          <w:u w:val="single"/>
          <w:rtl/>
          <w:lang w:eastAsia="he-IL"/>
        </w:rPr>
      </w:pPr>
    </w:p>
    <w:p w14:paraId="48FE6D6B"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b/>
          <w:bCs/>
          <w:sz w:val="24"/>
          <w:szCs w:val="24"/>
          <w:u w:val="single"/>
          <w:rtl/>
          <w:lang w:eastAsia="he-IL"/>
        </w:rPr>
      </w:pPr>
    </w:p>
    <w:p w14:paraId="63B86B39" w14:textId="77777777" w:rsidR="00435A20" w:rsidRPr="00435A20" w:rsidRDefault="00435A20" w:rsidP="00435A20">
      <w:pPr>
        <w:widowControl w:val="0"/>
        <w:spacing w:before="0" w:beforeAutospacing="0" w:after="0" w:afterAutospacing="0" w:line="240" w:lineRule="auto"/>
        <w:ind w:left="1371"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2.5</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u w:val="single"/>
          <w:rtl/>
          <w:lang w:eastAsia="he-IL"/>
        </w:rPr>
        <w:t>פ</w:t>
      </w:r>
      <w:r w:rsidRPr="00435A20">
        <w:rPr>
          <w:rFonts w:ascii="Times New Roman" w:eastAsia="Times New Roman" w:hAnsi="Times New Roman" w:cs="David" w:hint="cs"/>
          <w:sz w:val="24"/>
          <w:szCs w:val="24"/>
          <w:u w:val="single"/>
          <w:rtl/>
          <w:lang w:eastAsia="he-IL"/>
        </w:rPr>
        <w:t>י</w:t>
      </w:r>
      <w:r w:rsidRPr="00435A20">
        <w:rPr>
          <w:rFonts w:ascii="Times New Roman" w:eastAsia="Times New Roman" w:hAnsi="Times New Roman" w:cs="David"/>
          <w:sz w:val="24"/>
          <w:szCs w:val="24"/>
          <w:u w:val="single"/>
          <w:rtl/>
          <w:lang w:eastAsia="he-IL"/>
        </w:rPr>
        <w:t>קוח עליון</w:t>
      </w:r>
      <w:r w:rsidRPr="00435A20">
        <w:rPr>
          <w:rFonts w:ascii="Times New Roman" w:eastAsia="Times New Roman" w:hAnsi="Times New Roman" w:cs="David"/>
          <w:sz w:val="24"/>
          <w:szCs w:val="24"/>
          <w:rtl/>
          <w:lang w:eastAsia="he-IL"/>
        </w:rPr>
        <w:t>:</w:t>
      </w:r>
    </w:p>
    <w:p w14:paraId="34F6633E"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6B4A0CD3"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12DAE98D" w14:textId="77777777" w:rsidR="00435A20" w:rsidRPr="00435A20" w:rsidRDefault="00435A20" w:rsidP="00435A20">
      <w:pPr>
        <w:widowControl w:val="0"/>
        <w:spacing w:before="0" w:beforeAutospacing="0" w:after="0" w:afterAutospacing="0" w:line="240" w:lineRule="auto"/>
        <w:ind w:left="1371"/>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w:t>
      </w:r>
      <w:r w:rsidRPr="00435A20">
        <w:rPr>
          <w:rFonts w:ascii="Times New Roman" w:eastAsia="Times New Roman" w:hAnsi="Times New Roman" w:cs="David"/>
          <w:sz w:val="24"/>
          <w:szCs w:val="24"/>
          <w:rtl/>
          <w:lang w:eastAsia="he-IL"/>
        </w:rPr>
        <w:tab/>
        <w:t>הפ</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קוח העליון של המתכנן על ביצוע העבודה האדריכלית יכלול:</w:t>
      </w:r>
    </w:p>
    <w:p w14:paraId="733E731A"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3DD2A515"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435A20">
        <w:rPr>
          <w:rFonts w:ascii="Times New Roman" w:eastAsia="Times New Roman" w:hAnsi="Times New Roman" w:cs="David" w:hint="cs"/>
          <w:sz w:val="24"/>
          <w:szCs w:val="24"/>
          <w:rtl/>
          <w:lang w:eastAsia="he-IL"/>
        </w:rPr>
        <w:t>ב.</w:t>
      </w:r>
      <w:r w:rsidRPr="00435A20">
        <w:rPr>
          <w:rFonts w:ascii="Times New Roman" w:eastAsia="Times New Roman" w:hAnsi="Times New Roman" w:cs="David"/>
          <w:sz w:val="24"/>
          <w:szCs w:val="24"/>
          <w:rtl/>
          <w:lang w:eastAsia="he-IL"/>
        </w:rPr>
        <w:tab/>
        <w:t>פיקוח עליון על ביצוע העבודה האדריכלית, בהתאם לתכניות ולמסמכים האחרים המאושרים ע"י המנהל, לרבות על ביצוע התיקונים, שקבלני העבודות חייבים בהם, הן לפני מסירת העבודות  והן  בתקופת הבדק. כל אלה הן באתר והן בבתי מלאכה מחוץ לאתר.</w:t>
      </w:r>
    </w:p>
    <w:p w14:paraId="5513DB30"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5CCA1FE"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ג.</w:t>
      </w:r>
      <w:r w:rsidRPr="00435A20">
        <w:rPr>
          <w:rFonts w:ascii="Times New Roman" w:eastAsia="Times New Roman" w:hAnsi="Times New Roman" w:cs="David"/>
          <w:sz w:val="24"/>
          <w:szCs w:val="24"/>
          <w:rtl/>
          <w:lang w:eastAsia="he-IL"/>
        </w:rPr>
        <w:tab/>
        <w:t>שילוב הפיקוח העליון של היועצים עם הפ</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קוח העליון על ביצוע העבודה האדריכלית.</w:t>
      </w:r>
    </w:p>
    <w:p w14:paraId="466F7A25"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lang w:eastAsia="he-IL"/>
        </w:rPr>
      </w:pPr>
    </w:p>
    <w:p w14:paraId="3DADB46F"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435A20">
        <w:rPr>
          <w:rFonts w:ascii="Times New Roman" w:eastAsia="Times New Roman" w:hAnsi="Times New Roman" w:cs="David" w:hint="cs"/>
          <w:sz w:val="24"/>
          <w:szCs w:val="24"/>
          <w:rtl/>
          <w:lang w:eastAsia="he-IL"/>
        </w:rPr>
        <w:t>ד.</w:t>
      </w:r>
      <w:r w:rsidRPr="00435A20">
        <w:rPr>
          <w:rFonts w:ascii="Times New Roman" w:eastAsia="Times New Roman" w:hAnsi="Times New Roman" w:cs="David"/>
          <w:sz w:val="24"/>
          <w:szCs w:val="24"/>
          <w:rtl/>
          <w:lang w:eastAsia="he-IL"/>
        </w:rPr>
        <w:tab/>
        <w:t xml:space="preserve">בדיקה באתר ומחוצה לו באם הקבלנים והמפקח הבינו את תכניות המתכנן ואת הוראותיו. הדרכה ומתן הסברים למפקח, במידה ונתמנה </w:t>
      </w:r>
      <w:r w:rsidRPr="00435A20">
        <w:rPr>
          <w:rFonts w:ascii="Times New Roman" w:eastAsia="Times New Roman" w:hAnsi="Times New Roman" w:cs="David"/>
          <w:sz w:val="24"/>
          <w:szCs w:val="24"/>
          <w:rtl/>
          <w:lang w:eastAsia="he-IL"/>
        </w:rPr>
        <w:lastRenderedPageBreak/>
        <w:t>כזה לפ</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קוח על העבודות, הדרכה ומתן הסברים לקבלני העבודות באתר ומחוצה לו.</w:t>
      </w:r>
    </w:p>
    <w:p w14:paraId="4BEFDBBE"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BCDE48F"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ה.</w:t>
      </w:r>
      <w:r w:rsidRPr="00435A20">
        <w:rPr>
          <w:rFonts w:ascii="Times New Roman" w:eastAsia="Times New Roman" w:hAnsi="Times New Roman" w:cs="David"/>
          <w:sz w:val="24"/>
          <w:szCs w:val="24"/>
          <w:rtl/>
          <w:lang w:eastAsia="he-IL"/>
        </w:rPr>
        <w:tab/>
        <w:t>ייעוץ והמלצה לגבי בחירה, בדיקה ואישור של חומרים וציוד.</w:t>
      </w:r>
    </w:p>
    <w:p w14:paraId="34C6284D"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lang w:eastAsia="he-IL"/>
        </w:rPr>
      </w:pPr>
    </w:p>
    <w:p w14:paraId="3104F075"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ו.</w:t>
      </w:r>
      <w:r w:rsidRPr="00435A20">
        <w:rPr>
          <w:rFonts w:ascii="Times New Roman" w:eastAsia="Times New Roman" w:hAnsi="Times New Roman" w:cs="David"/>
          <w:sz w:val="24"/>
          <w:szCs w:val="24"/>
          <w:rtl/>
          <w:lang w:eastAsia="he-IL"/>
        </w:rPr>
        <w:tab/>
        <w:t>דווח למנהל על הממצאים ועל התקדמות ביצוע העבודה האדריכלית לאחר כל ביקור של המתכנן באתר ו/או בבית המלאכה.</w:t>
      </w:r>
    </w:p>
    <w:p w14:paraId="25899438"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lang w:eastAsia="he-IL"/>
        </w:rPr>
      </w:pPr>
    </w:p>
    <w:p w14:paraId="2A07E869"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435A20">
        <w:rPr>
          <w:rFonts w:ascii="Times New Roman" w:eastAsia="Times New Roman" w:hAnsi="Times New Roman" w:cs="David" w:hint="cs"/>
          <w:sz w:val="24"/>
          <w:szCs w:val="24"/>
          <w:rtl/>
          <w:lang w:eastAsia="he-IL"/>
        </w:rPr>
        <w:t>ז.</w:t>
      </w:r>
      <w:r w:rsidRPr="00435A20">
        <w:rPr>
          <w:rFonts w:ascii="Times New Roman" w:eastAsia="Times New Roman" w:hAnsi="Times New Roman" w:cs="David"/>
          <w:sz w:val="24"/>
          <w:szCs w:val="24"/>
          <w:rtl/>
          <w:lang w:eastAsia="he-IL"/>
        </w:rPr>
        <w:tab/>
        <w:t>עדכון התכניות והפרטים בהתאם לשינויים שיתחייבו מדרישות הרשויות ומבעיות שתופענה במהלך ביצוע העבודה האדריכלית. כל עדכון יבוצע בתאום עם המנהל בכתב.</w:t>
      </w:r>
    </w:p>
    <w:p w14:paraId="0C6BC33D"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1D2DAC64"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ח.</w:t>
      </w:r>
      <w:r w:rsidRPr="00435A20">
        <w:rPr>
          <w:rFonts w:ascii="Times New Roman" w:eastAsia="Times New Roman" w:hAnsi="Times New Roman" w:cs="David"/>
          <w:sz w:val="24"/>
          <w:szCs w:val="24"/>
          <w:rtl/>
          <w:lang w:eastAsia="he-IL"/>
        </w:rPr>
        <w:tab/>
        <w:t xml:space="preserve">אשרור תכניות </w:t>
      </w:r>
      <w:r w:rsidRPr="00435A20">
        <w:rPr>
          <w:rFonts w:ascii="Times New Roman" w:eastAsia="Times New Roman" w:hAnsi="Times New Roman" w:cs="David"/>
          <w:sz w:val="24"/>
          <w:szCs w:val="24"/>
          <w:lang w:eastAsia="he-IL"/>
        </w:rPr>
        <w:t>AS MADE</w:t>
      </w:r>
      <w:r w:rsidRPr="00435A20">
        <w:rPr>
          <w:rFonts w:ascii="Times New Roman" w:eastAsia="Times New Roman" w:hAnsi="Times New Roman" w:cs="David"/>
          <w:sz w:val="24"/>
          <w:szCs w:val="24"/>
          <w:rtl/>
          <w:lang w:eastAsia="he-IL"/>
        </w:rPr>
        <w:t xml:space="preserve"> שיוכנו ע"י הקבלנים על רקע תכניות המתכנן ושיכללו ש</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 xml:space="preserve">נויים שבוצעו בזמן ביצוע העבודה האדריכלית.      </w:t>
      </w:r>
    </w:p>
    <w:p w14:paraId="7C3B38C3" w14:textId="7777777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06FD9923" w14:textId="7777777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ט.</w:t>
      </w:r>
      <w:r w:rsidRPr="00435A20">
        <w:rPr>
          <w:rFonts w:ascii="Times New Roman" w:eastAsia="Times New Roman" w:hAnsi="Times New Roman" w:cs="David"/>
          <w:sz w:val="24"/>
          <w:szCs w:val="24"/>
          <w:rtl/>
          <w:lang w:eastAsia="he-IL"/>
        </w:rPr>
        <w:tab/>
        <w:t xml:space="preserve">השתתפות בקבלת העבודות ואישור גמר ביצוע העבודות, בתיאום עם </w:t>
      </w:r>
    </w:p>
    <w:p w14:paraId="49E896C6" w14:textId="77777777" w:rsidR="00435A20" w:rsidRPr="00435A20" w:rsidRDefault="00435A20" w:rsidP="00435A20">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היועצים. העברת רשימות ליקויים לתיקון.</w:t>
      </w:r>
    </w:p>
    <w:p w14:paraId="7AED1992"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4FAE89A"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ab/>
        <w:t>ייעוץ למנהל והשתתפות בדיונים ובבירורים עם הקבלנים בקשר עם ביצוע העבודה האדריכלית ובפיקוח העליון עליהן ועל התאמתן לתנאי החוזים עם קבלני העבודות, הן לפני מסירת העבודות והן בתקופת הבדק.</w:t>
      </w:r>
    </w:p>
    <w:p w14:paraId="58BA51CE" w14:textId="77777777" w:rsidR="00435A20" w:rsidRPr="00435A20" w:rsidRDefault="00435A20" w:rsidP="00435A20">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7EE14165"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יא.</w:t>
      </w:r>
      <w:r w:rsidRPr="00435A20">
        <w:rPr>
          <w:rFonts w:ascii="Times New Roman" w:eastAsia="Times New Roman" w:hAnsi="Times New Roman" w:cs="David"/>
          <w:sz w:val="24"/>
          <w:szCs w:val="24"/>
          <w:rtl/>
          <w:lang w:eastAsia="he-IL"/>
        </w:rPr>
        <w:tab/>
        <w:t>ייעוץ לפתרונות במקרים בהם יתגלו כשלים בב</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צוע העבודות לעומת התכנון.</w:t>
      </w:r>
    </w:p>
    <w:p w14:paraId="2296BFAC"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0C43E641"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יב.</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 xml:space="preserve">יב.1. </w:t>
      </w:r>
      <w:r w:rsidRPr="00435A20">
        <w:rPr>
          <w:rFonts w:ascii="Times New Roman" w:eastAsia="Times New Roman" w:hAnsi="Times New Roman" w:cs="David"/>
          <w:sz w:val="24"/>
          <w:szCs w:val="24"/>
          <w:rtl/>
          <w:lang w:eastAsia="he-IL"/>
        </w:rPr>
        <w:t>אישור תכניות שינויי דיירים (התכניות יוכנו ע"י הקבלן/הדיירים).</w:t>
      </w:r>
    </w:p>
    <w:p w14:paraId="23E50B01" w14:textId="77777777" w:rsidR="007E01A6"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 xml:space="preserve">                           יב.2. אישור תכניות שיוכנו ע"י הרוכשים/שוכרים של שטחי המסחר ו/או</w:t>
      </w:r>
    </w:p>
    <w:p w14:paraId="24E3F277" w14:textId="77777777" w:rsidR="00435A20" w:rsidRPr="00435A20" w:rsidRDefault="007E01A6" w:rsidP="007E01A6">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435A20" w:rsidRPr="00435A20">
        <w:rPr>
          <w:rFonts w:ascii="Times New Roman" w:eastAsia="Times New Roman" w:hAnsi="Times New Roman" w:cs="David" w:hint="cs"/>
          <w:sz w:val="24"/>
          <w:szCs w:val="24"/>
          <w:rtl/>
          <w:lang w:eastAsia="he-IL"/>
        </w:rPr>
        <w:t xml:space="preserve"> המשרדים(בפרויקטים בהם מסחר ו/או משרדים).</w:t>
      </w:r>
    </w:p>
    <w:p w14:paraId="57D9958C"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14AFF4A"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lang w:eastAsia="he-IL"/>
        </w:rPr>
      </w:pPr>
    </w:p>
    <w:p w14:paraId="45309525"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יג.</w:t>
      </w:r>
      <w:r w:rsidRPr="00435A20">
        <w:rPr>
          <w:rFonts w:ascii="Times New Roman" w:eastAsia="Times New Roman" w:hAnsi="Times New Roman" w:cs="David"/>
          <w:sz w:val="24"/>
          <w:szCs w:val="24"/>
          <w:rtl/>
          <w:lang w:eastAsia="he-IL"/>
        </w:rPr>
        <w:tab/>
        <w:t>יעוץ למפקח בבדיקה ואישור מקצועי של מרכיבי חשבונות חלקיים והחשבונות הסופיים של קבלני העבודות, בהסתמך על ההסכמים הקיימים עימם, ולאחר אישור הכמויות ע"י המפקח. יעוץ למזמין והשתתפות בבירורים עם קבלני העבודות הן במהלך ביצוע העבודות והן לאחר מכן, לתביעות בגין שינויים ולגמר חשבון סופי, לגבי מחירים חריגים ו/או הבהרת כוונות המפרט וכתב הכמויות, לרבות סיוע ככל הנדרש בכל בוררות או הליך משפטי בין המזמין לבין קבלני העבודות.</w:t>
      </w:r>
    </w:p>
    <w:p w14:paraId="73D68F6B"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948FA0E"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יד.</w:t>
      </w:r>
      <w:r w:rsidRPr="00435A20">
        <w:rPr>
          <w:rFonts w:ascii="Times New Roman" w:eastAsia="Times New Roman" w:hAnsi="Times New Roman" w:cs="David"/>
          <w:sz w:val="24"/>
          <w:szCs w:val="24"/>
          <w:rtl/>
          <w:lang w:eastAsia="he-IL"/>
        </w:rPr>
        <w:tab/>
        <w:t>הכנת וחתימה על כל מסמך שי</w:t>
      </w:r>
      <w:r w:rsidR="007E01A6">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דרש ע"י הרשויות מהמתכנן במהלך הב</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צוע, על אישור לחיבור הפרויקט למערכות, ועל אישור לאכלוס ולתעודת גמר/ר</w:t>
      </w:r>
      <w:r w:rsidR="007E01A6">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שיון עסק.</w:t>
      </w:r>
    </w:p>
    <w:p w14:paraId="4FAD9A11"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1FC53BE"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טו.</w:t>
      </w:r>
      <w:r w:rsidRPr="00435A20">
        <w:rPr>
          <w:rFonts w:ascii="Times New Roman" w:eastAsia="Times New Roman" w:hAnsi="Times New Roman" w:cs="David"/>
          <w:sz w:val="24"/>
          <w:szCs w:val="24"/>
          <w:rtl/>
          <w:lang w:eastAsia="he-IL"/>
        </w:rPr>
        <w:tab/>
        <w:t>בדיקת ביצוע עבודות הבדק לקבלה סופית של העבודות בגמר אחריות קבלני העבודות.</w:t>
      </w:r>
    </w:p>
    <w:p w14:paraId="58258A7F"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33F083F"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טז.</w:t>
      </w:r>
      <w:r w:rsidRPr="00435A20">
        <w:rPr>
          <w:rFonts w:ascii="Times New Roman" w:eastAsia="Times New Roman" w:hAnsi="Times New Roman" w:cs="David"/>
          <w:sz w:val="24"/>
          <w:szCs w:val="24"/>
          <w:rtl/>
          <w:lang w:eastAsia="he-IL"/>
        </w:rPr>
        <w:tab/>
        <w:t xml:space="preserve">סיוע ככל הנדרש לשם </w:t>
      </w:r>
      <w:r w:rsidRPr="00435A20">
        <w:rPr>
          <w:rFonts w:ascii="Times New Roman" w:eastAsia="Times New Roman" w:hAnsi="Times New Roman" w:cs="David" w:hint="cs"/>
          <w:sz w:val="24"/>
          <w:szCs w:val="24"/>
          <w:rtl/>
          <w:lang w:eastAsia="he-IL"/>
        </w:rPr>
        <w:t xml:space="preserve">קבלת </w:t>
      </w:r>
      <w:r w:rsidRPr="00435A20">
        <w:rPr>
          <w:rFonts w:ascii="Times New Roman" w:eastAsia="Times New Roman" w:hAnsi="Times New Roman" w:cs="David"/>
          <w:sz w:val="24"/>
          <w:szCs w:val="24"/>
          <w:rtl/>
          <w:lang w:eastAsia="he-IL"/>
        </w:rPr>
        <w:t>אישור הרשויות להשלמת העבודות ולקבלת תעודת גמר.</w:t>
      </w:r>
    </w:p>
    <w:p w14:paraId="142C3820" w14:textId="77777777" w:rsidR="00435A20" w:rsidRPr="00435A20" w:rsidRDefault="00435A20" w:rsidP="00435A20">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7F71D1ED"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יז.</w:t>
      </w:r>
      <w:r w:rsidRPr="00435A20">
        <w:rPr>
          <w:rFonts w:ascii="Times New Roman" w:eastAsia="Times New Roman" w:hAnsi="Times New Roman" w:cs="David"/>
          <w:sz w:val="24"/>
          <w:szCs w:val="24"/>
          <w:rtl/>
          <w:lang w:eastAsia="he-IL"/>
        </w:rPr>
        <w:tab/>
        <w:t>סיוע למזמין במתן מענה לפניות אליו בקשר לתכנון וב</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צוע העבודה האדריכלית.</w:t>
      </w:r>
    </w:p>
    <w:p w14:paraId="4C8F7B0A"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377017E8"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יח.</w:t>
      </w:r>
      <w:r w:rsidRPr="00435A20">
        <w:rPr>
          <w:rFonts w:ascii="Times New Roman" w:eastAsia="Times New Roman" w:hAnsi="Times New Roman" w:cs="David"/>
          <w:sz w:val="24"/>
          <w:szCs w:val="24"/>
          <w:rtl/>
          <w:lang w:eastAsia="he-IL"/>
        </w:rPr>
        <w:tab/>
        <w:t>השתתפות עם המזמין בהגנה בפני תביעות בקשר עם תכנון וביצוע העבודה האדריכלית</w:t>
      </w:r>
      <w:r w:rsidRPr="00435A20">
        <w:rPr>
          <w:rFonts w:ascii="Times New Roman" w:eastAsia="Times New Roman" w:hAnsi="Times New Roman" w:cs="David" w:hint="cs"/>
          <w:sz w:val="24"/>
          <w:szCs w:val="24"/>
          <w:rtl/>
          <w:lang w:eastAsia="he-IL"/>
        </w:rPr>
        <w:t>, על דרך של הצטרפות כנתבע ו/או מסירת עדות מטעם המזמין והמצאת כל מסמך בקשר עם התכנון, אשר דרוש למזמין לשם ניהול ההגנה, לפי דרישת המזמין ומיד עם דרישתו הראשונה.</w:t>
      </w:r>
    </w:p>
    <w:p w14:paraId="625200FC"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7EFCBE5A"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lastRenderedPageBreak/>
        <w:t>יט.</w:t>
      </w:r>
      <w:r w:rsidRPr="00435A20">
        <w:rPr>
          <w:rFonts w:ascii="Times New Roman" w:eastAsia="Times New Roman" w:hAnsi="Times New Roman" w:cs="David"/>
          <w:sz w:val="24"/>
          <w:szCs w:val="24"/>
          <w:rtl/>
          <w:lang w:eastAsia="he-IL"/>
        </w:rPr>
        <w:tab/>
        <w:t>כל יתר הדרוש לפיקוח עליון, ולביקורת על הביצוע.</w:t>
      </w:r>
    </w:p>
    <w:p w14:paraId="411F77BC"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6F4136A5"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3DA3F7E" w14:textId="77777777" w:rsidR="00435A20" w:rsidRPr="00435A20" w:rsidRDefault="00435A20" w:rsidP="004F435D">
      <w:pPr>
        <w:widowControl w:val="0"/>
        <w:spacing w:before="0" w:beforeAutospacing="0" w:after="0" w:afterAutospacing="0" w:line="240" w:lineRule="auto"/>
        <w:ind w:left="2216" w:hanging="776"/>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ב.</w:t>
      </w:r>
      <w:r w:rsidRPr="00435A20">
        <w:rPr>
          <w:rFonts w:ascii="Times New Roman" w:eastAsia="Times New Roman" w:hAnsi="Times New Roman" w:cs="David"/>
          <w:sz w:val="24"/>
          <w:szCs w:val="24"/>
          <w:rtl/>
          <w:lang w:eastAsia="he-IL"/>
        </w:rPr>
        <w:tab/>
        <w:t>כדי למלא משימות אלה, יבקר המתכנן באתר הבניה ובמקורות החומרים והציוד באופן תדיר ו/או לפי הזמנת המנהל או המפקח ולפחות בכל אחד מהשלבים הבאים:</w:t>
      </w:r>
    </w:p>
    <w:p w14:paraId="56C29FCF"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יציקת יסודות.</w:t>
      </w:r>
    </w:p>
    <w:p w14:paraId="0379BCA4"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במהלך ב</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צוע השלד.</w:t>
      </w:r>
    </w:p>
    <w:p w14:paraId="70469D64" w14:textId="77777777" w:rsidR="00435A20" w:rsidRPr="00435A20" w:rsidRDefault="00435A20" w:rsidP="00435A20">
      <w:pPr>
        <w:widowControl w:val="0"/>
        <w:numPr>
          <w:ilvl w:val="0"/>
          <w:numId w:val="6"/>
        </w:numPr>
        <w:tabs>
          <w:tab w:val="num" w:pos="2160"/>
        </w:tabs>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בעת בנית המחיצות.</w:t>
      </w:r>
    </w:p>
    <w:p w14:paraId="6010FFE9" w14:textId="77777777" w:rsidR="00435A20" w:rsidRPr="00435A20" w:rsidRDefault="00435A20" w:rsidP="00435A20">
      <w:pPr>
        <w:widowControl w:val="0"/>
        <w:numPr>
          <w:ilvl w:val="0"/>
          <w:numId w:val="6"/>
        </w:numPr>
        <w:tabs>
          <w:tab w:val="num" w:pos="2160"/>
        </w:tabs>
        <w:spacing w:before="0" w:beforeAutospacing="0" w:after="0" w:afterAutospacing="0" w:line="240" w:lineRule="auto"/>
        <w:ind w:left="2160"/>
        <w:jc w:val="both"/>
        <w:rPr>
          <w:rFonts w:ascii="Times New Roman" w:eastAsia="Times New Roman" w:hAnsi="Times New Roman" w:cs="David"/>
          <w:sz w:val="24"/>
          <w:szCs w:val="24"/>
          <w:lang w:eastAsia="he-IL"/>
        </w:rPr>
      </w:pPr>
      <w:r w:rsidRPr="00435A20">
        <w:rPr>
          <w:rFonts w:ascii="Times New Roman" w:eastAsia="Times New Roman" w:hAnsi="Times New Roman" w:cs="David"/>
          <w:sz w:val="24"/>
          <w:szCs w:val="24"/>
          <w:rtl/>
          <w:lang w:eastAsia="he-IL"/>
        </w:rPr>
        <w:t>לבדיקת וא</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שור ח</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פוי קירות החוץ.</w:t>
      </w:r>
    </w:p>
    <w:p w14:paraId="07366DC8" w14:textId="77777777" w:rsidR="00435A20" w:rsidRPr="00435A20" w:rsidRDefault="00435A20" w:rsidP="00435A20">
      <w:pPr>
        <w:widowControl w:val="0"/>
        <w:numPr>
          <w:ilvl w:val="0"/>
          <w:numId w:val="6"/>
        </w:numPr>
        <w:tabs>
          <w:tab w:val="num" w:pos="2160"/>
        </w:tabs>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במהלך ביצוע עבודות האלומיניום.</w:t>
      </w:r>
    </w:p>
    <w:p w14:paraId="4E1E46DB" w14:textId="77777777" w:rsidR="00435A20" w:rsidRPr="00435A20" w:rsidRDefault="00435A20" w:rsidP="00435A20">
      <w:pPr>
        <w:widowControl w:val="0"/>
        <w:numPr>
          <w:ilvl w:val="0"/>
          <w:numId w:val="5"/>
        </w:numPr>
        <w:tabs>
          <w:tab w:val="num" w:pos="2160"/>
        </w:tabs>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לבדיקת וא</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שור דלתות כניסה ודלתות פנים.</w:t>
      </w:r>
    </w:p>
    <w:p w14:paraId="7A91180C"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לבדיקת וא</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שור פריטים אופייני</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ם בדירה</w:t>
      </w:r>
      <w:r w:rsidRPr="00435A20">
        <w:rPr>
          <w:rFonts w:ascii="Times New Roman" w:eastAsia="Times New Roman" w:hAnsi="Times New Roman" w:cs="David" w:hint="cs"/>
          <w:sz w:val="24"/>
          <w:szCs w:val="24"/>
          <w:rtl/>
          <w:lang w:eastAsia="he-IL"/>
        </w:rPr>
        <w:t>/חנות/משרד</w:t>
      </w:r>
      <w:r w:rsidRPr="00435A20">
        <w:rPr>
          <w:rFonts w:ascii="Times New Roman" w:eastAsia="Times New Roman" w:hAnsi="Times New Roman" w:cs="David"/>
          <w:sz w:val="24"/>
          <w:szCs w:val="24"/>
          <w:rtl/>
          <w:lang w:eastAsia="he-IL"/>
        </w:rPr>
        <w:t xml:space="preserve"> אופיינ</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י</w:t>
      </w:r>
      <w:r w:rsidRPr="00435A20">
        <w:rPr>
          <w:rFonts w:ascii="Times New Roman" w:eastAsia="Times New Roman" w:hAnsi="Times New Roman" w:cs="David" w:hint="cs"/>
          <w:sz w:val="24"/>
          <w:szCs w:val="24"/>
          <w:rtl/>
          <w:lang w:eastAsia="he-IL"/>
        </w:rPr>
        <w:t>ם</w:t>
      </w:r>
      <w:r w:rsidRPr="00435A20">
        <w:rPr>
          <w:rFonts w:ascii="Times New Roman" w:eastAsia="Times New Roman" w:hAnsi="Times New Roman" w:cs="David"/>
          <w:sz w:val="24"/>
          <w:szCs w:val="24"/>
          <w:rtl/>
          <w:lang w:eastAsia="he-IL"/>
        </w:rPr>
        <w:t>.</w:t>
      </w:r>
    </w:p>
    <w:p w14:paraId="2B54720E" w14:textId="77777777" w:rsidR="004F435D" w:rsidRDefault="00435A20" w:rsidP="004F435D">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בעת ב</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צוע עבודות גמר ב</w:t>
      </w:r>
      <w:r w:rsidRPr="00435A20">
        <w:rPr>
          <w:rFonts w:ascii="Times New Roman" w:eastAsia="Times New Roman" w:hAnsi="Times New Roman" w:cs="David" w:hint="cs"/>
          <w:sz w:val="24"/>
          <w:szCs w:val="24"/>
          <w:rtl/>
          <w:lang w:eastAsia="he-IL"/>
        </w:rPr>
        <w:t xml:space="preserve">שטחים המשותפים, </w:t>
      </w:r>
      <w:r w:rsidRPr="00435A20">
        <w:rPr>
          <w:rFonts w:ascii="Times New Roman" w:eastAsia="Times New Roman" w:hAnsi="Times New Roman" w:cs="David"/>
          <w:sz w:val="24"/>
          <w:szCs w:val="24"/>
          <w:rtl/>
          <w:lang w:eastAsia="he-IL"/>
        </w:rPr>
        <w:t xml:space="preserve">מבואת הכניסה ובמבואות </w:t>
      </w:r>
    </w:p>
    <w:p w14:paraId="61A859ED" w14:textId="77777777" w:rsidR="00435A20" w:rsidRPr="00435A20" w:rsidRDefault="004F435D" w:rsidP="004F435D">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435A20" w:rsidRPr="00435A20">
        <w:rPr>
          <w:rFonts w:ascii="Times New Roman" w:eastAsia="Times New Roman" w:hAnsi="Times New Roman" w:cs="David"/>
          <w:sz w:val="24"/>
          <w:szCs w:val="24"/>
          <w:rtl/>
          <w:lang w:eastAsia="he-IL"/>
        </w:rPr>
        <w:t>הקומתיות.</w:t>
      </w:r>
    </w:p>
    <w:p w14:paraId="128EC6F2"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לפני צבע.</w:t>
      </w:r>
    </w:p>
    <w:p w14:paraId="0A72F055"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767AAC1E"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5B29E06D" w14:textId="77777777" w:rsidR="00435A20" w:rsidRPr="00435A20" w:rsidRDefault="00435A20" w:rsidP="00435A20">
      <w:pPr>
        <w:widowControl w:val="0"/>
        <w:spacing w:before="0" w:beforeAutospacing="0" w:after="0" w:afterAutospacing="0" w:line="240" w:lineRule="auto"/>
        <w:ind w:left="2290" w:hanging="85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ג.</w:t>
      </w:r>
      <w:r w:rsidRPr="00435A20">
        <w:rPr>
          <w:rFonts w:ascii="Times New Roman" w:eastAsia="Times New Roman" w:hAnsi="Times New Roman" w:cs="David"/>
          <w:sz w:val="24"/>
          <w:szCs w:val="24"/>
          <w:rtl/>
          <w:lang w:eastAsia="he-IL"/>
        </w:rPr>
        <w:tab/>
        <w:t>אין המתכנן רשאי לתת הוראות במישרין לקבלנים ו/או לנהל משא ומתן עם הקבלנים ביחס למחירים ו/או לדרכי ביצוע אלא באמצעות נציג המזמין.</w:t>
      </w:r>
    </w:p>
    <w:p w14:paraId="7093943B" w14:textId="77777777" w:rsidR="00435A20" w:rsidRPr="00435A20" w:rsidRDefault="00435A20" w:rsidP="00435A20">
      <w:pPr>
        <w:widowControl w:val="0"/>
        <w:spacing w:before="0" w:beforeAutospacing="0" w:after="0" w:afterAutospacing="0" w:line="240" w:lineRule="auto"/>
        <w:ind w:left="1440" w:hanging="1225"/>
        <w:jc w:val="both"/>
        <w:rPr>
          <w:rFonts w:ascii="Times New Roman" w:eastAsia="Times New Roman" w:hAnsi="Times New Roman" w:cs="David"/>
          <w:sz w:val="24"/>
          <w:szCs w:val="24"/>
          <w:rtl/>
          <w:lang w:eastAsia="he-IL"/>
        </w:rPr>
      </w:pPr>
    </w:p>
    <w:p w14:paraId="68AA8515" w14:textId="77777777" w:rsidR="00435A20" w:rsidRPr="00435A20" w:rsidRDefault="00435A20" w:rsidP="00435A20">
      <w:pPr>
        <w:widowControl w:val="0"/>
        <w:spacing w:before="0" w:beforeAutospacing="0" w:after="0" w:afterAutospacing="0" w:line="240" w:lineRule="auto"/>
        <w:ind w:left="2290" w:hanging="85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ד.</w:t>
      </w:r>
      <w:r w:rsidRPr="00435A20">
        <w:rPr>
          <w:rFonts w:ascii="Times New Roman" w:eastAsia="Times New Roman" w:hAnsi="Times New Roman" w:cs="David"/>
          <w:sz w:val="24"/>
          <w:szCs w:val="24"/>
          <w:rtl/>
          <w:lang w:eastAsia="he-IL"/>
        </w:rPr>
        <w:tab/>
        <w:t>לאחר כל ב</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קור של המתכנן באתר יגיש המתכנן לנציג המזמין דו"ח בכתב ובו יציין את התרשמותו ואת הערותיו לגבי ב</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צוע העבודות. בגמר ביצוע העבודות יגיש המתכנן לנציג המזמין הצהרה, בנוסח נספח ט', כי בדק את ביצוע העבודות ומצא אותן תואמות לתכניותיו ולתקנים מחייבים וכי בוצעו לשביעות רצונו ללא דו"חות והצהרה אלה לא תשולם למתכנן יתרת שכרו</w:t>
      </w:r>
    </w:p>
    <w:p w14:paraId="70C054F6" w14:textId="77777777" w:rsidR="00435A20" w:rsidRPr="00435A20" w:rsidRDefault="00435A20" w:rsidP="00435A20">
      <w:pPr>
        <w:widowControl w:val="0"/>
        <w:spacing w:before="0" w:beforeAutospacing="0" w:after="0" w:afterAutospacing="0" w:line="240" w:lineRule="auto"/>
        <w:ind w:left="2665" w:hanging="37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עבור פיקוח עליון.</w:t>
      </w:r>
    </w:p>
    <w:p w14:paraId="1D885582" w14:textId="77777777" w:rsidR="00435A20" w:rsidRPr="00435A20" w:rsidRDefault="00435A20" w:rsidP="00435A20">
      <w:pPr>
        <w:widowControl w:val="0"/>
        <w:spacing w:before="0" w:beforeAutospacing="0" w:after="0" w:afterAutospacing="0" w:line="240" w:lineRule="auto"/>
        <w:ind w:left="3600" w:hanging="1225"/>
        <w:jc w:val="both"/>
        <w:rPr>
          <w:rFonts w:ascii="Times New Roman" w:eastAsia="Times New Roman" w:hAnsi="Times New Roman" w:cs="David"/>
          <w:sz w:val="24"/>
          <w:szCs w:val="24"/>
          <w:rtl/>
          <w:lang w:eastAsia="he-IL"/>
        </w:rPr>
      </w:pPr>
    </w:p>
    <w:p w14:paraId="124524AF" w14:textId="77777777" w:rsidR="00435A20" w:rsidRPr="00435A20" w:rsidRDefault="00435A20" w:rsidP="00435A20">
      <w:pPr>
        <w:widowControl w:val="0"/>
        <w:spacing w:before="0" w:beforeAutospacing="0" w:after="0" w:afterAutospacing="0" w:line="240" w:lineRule="auto"/>
        <w:ind w:left="2665" w:hanging="122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ה.            יעוץ למזמין בדבר </w:t>
      </w:r>
      <w:r w:rsidRPr="00435A20">
        <w:rPr>
          <w:rFonts w:ascii="Times New Roman" w:eastAsia="Times New Roman" w:hAnsi="Times New Roman" w:cs="David" w:hint="cs"/>
          <w:sz w:val="24"/>
          <w:szCs w:val="24"/>
          <w:rtl/>
          <w:lang w:eastAsia="he-IL"/>
        </w:rPr>
        <w:t>תפעול ו</w:t>
      </w:r>
      <w:r w:rsidRPr="00435A20">
        <w:rPr>
          <w:rFonts w:ascii="Times New Roman" w:eastAsia="Times New Roman" w:hAnsi="Times New Roman" w:cs="David"/>
          <w:sz w:val="24"/>
          <w:szCs w:val="24"/>
          <w:rtl/>
          <w:lang w:eastAsia="he-IL"/>
        </w:rPr>
        <w:t>אחזקת המתקן.</w:t>
      </w:r>
    </w:p>
    <w:p w14:paraId="019D19DB" w14:textId="77777777" w:rsidR="00435A20" w:rsidRPr="00435A20" w:rsidRDefault="00435A20" w:rsidP="00435A20">
      <w:pPr>
        <w:widowControl w:val="0"/>
        <w:spacing w:before="0" w:beforeAutospacing="0" w:after="0" w:afterAutospacing="0" w:line="240" w:lineRule="auto"/>
        <w:ind w:right="720" w:hanging="720"/>
        <w:jc w:val="both"/>
        <w:rPr>
          <w:rFonts w:ascii="Times New Roman" w:eastAsia="Times New Roman" w:hAnsi="Times New Roman" w:cs="David"/>
          <w:sz w:val="24"/>
          <w:szCs w:val="24"/>
          <w:rtl/>
          <w:lang w:eastAsia="he-IL"/>
        </w:rPr>
      </w:pPr>
    </w:p>
    <w:p w14:paraId="02F59697" w14:textId="77777777" w:rsidR="00435A20" w:rsidRPr="00435A20" w:rsidRDefault="00435A20" w:rsidP="00435A20">
      <w:pPr>
        <w:widowControl w:val="0"/>
        <w:spacing w:before="0" w:beforeAutospacing="0" w:after="0" w:afterAutospacing="0" w:line="240" w:lineRule="auto"/>
        <w:ind w:right="720" w:hanging="720"/>
        <w:jc w:val="both"/>
        <w:rPr>
          <w:rFonts w:ascii="Times New Roman" w:eastAsia="Times New Roman" w:hAnsi="Times New Roman" w:cs="David"/>
          <w:sz w:val="24"/>
          <w:szCs w:val="24"/>
          <w:rtl/>
          <w:lang w:eastAsia="he-IL"/>
        </w:rPr>
      </w:pPr>
    </w:p>
    <w:p w14:paraId="229EE2E5" w14:textId="77777777" w:rsidR="00435A20" w:rsidRPr="00435A20" w:rsidRDefault="00435A20" w:rsidP="00435A20">
      <w:pPr>
        <w:widowControl w:val="0"/>
        <w:spacing w:before="0" w:beforeAutospacing="0" w:after="0" w:afterAutospacing="0" w:line="240" w:lineRule="auto"/>
        <w:ind w:left="1371"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2.6</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u w:val="single"/>
          <w:rtl/>
          <w:lang w:eastAsia="he-IL"/>
        </w:rPr>
        <w:t>תכניות לצרכי רישום ורישום בתים משותפים</w:t>
      </w:r>
      <w:r w:rsidRPr="00435A20">
        <w:rPr>
          <w:rFonts w:ascii="Times New Roman" w:eastAsia="Times New Roman" w:hAnsi="Times New Roman" w:cs="David"/>
          <w:sz w:val="24"/>
          <w:szCs w:val="24"/>
          <w:rtl/>
          <w:lang w:eastAsia="he-IL"/>
        </w:rPr>
        <w:t>:</w:t>
      </w:r>
    </w:p>
    <w:p w14:paraId="44732778"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10BE0199" w14:textId="77777777" w:rsidR="00435A20" w:rsidRPr="00435A20" w:rsidRDefault="00435A20" w:rsidP="00435A20">
      <w:pPr>
        <w:widowControl w:val="0"/>
        <w:spacing w:before="0" w:beforeAutospacing="0" w:after="0" w:afterAutospacing="0" w:line="240" w:lineRule="auto"/>
        <w:ind w:left="1371"/>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העברת תכניות ומסמכים לבעלי מקצוע אחרים לשם הכנת תרשימים ותשריטים לפרצלציה, תכניות לצרכי רישום ורישום בתים משותפים. וידוא נכונות תרשים מגרש ותשריט בית משותף. הכנת בקשות לשינויים בהיתרי הבניה בהתאם לתכניות הב</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צוע וטיפול באישורן. הכנת בקשות להפרדת היתרי בניה בהתאם לבניה בשלבים וטיפול באישורן.</w:t>
      </w:r>
    </w:p>
    <w:p w14:paraId="64500207"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6C6AB044"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53F905DB"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3.</w:t>
      </w:r>
      <w:r w:rsidRPr="00435A20">
        <w:rPr>
          <w:rFonts w:ascii="Times New Roman" w:eastAsia="Times New Roman" w:hAnsi="Times New Roman" w:cs="David"/>
          <w:sz w:val="24"/>
          <w:szCs w:val="24"/>
          <w:rtl/>
          <w:lang w:eastAsia="he-IL"/>
        </w:rPr>
        <w:tab/>
        <w:t>המתכנן מתחייב ל</w:t>
      </w:r>
      <w:r w:rsidRPr="00435A20">
        <w:rPr>
          <w:rFonts w:ascii="Times New Roman" w:eastAsia="Times New Roman" w:hAnsi="Times New Roman" w:cs="David" w:hint="cs"/>
          <w:sz w:val="24"/>
          <w:szCs w:val="24"/>
          <w:rtl/>
          <w:lang w:eastAsia="he-IL"/>
        </w:rPr>
        <w:t>העלות לאתר ניהול הקבצים את כל הקבצים ול</w:t>
      </w:r>
      <w:r w:rsidRPr="00435A20">
        <w:rPr>
          <w:rFonts w:ascii="Times New Roman" w:eastAsia="Times New Roman" w:hAnsi="Times New Roman" w:cs="David"/>
          <w:sz w:val="24"/>
          <w:szCs w:val="24"/>
          <w:rtl/>
          <w:lang w:eastAsia="he-IL"/>
        </w:rPr>
        <w:t xml:space="preserve">שמור על </w:t>
      </w:r>
      <w:r w:rsidRPr="00435A20">
        <w:rPr>
          <w:rFonts w:ascii="Times New Roman" w:eastAsia="Times New Roman" w:hAnsi="Times New Roman" w:cs="David" w:hint="cs"/>
          <w:sz w:val="24"/>
          <w:szCs w:val="24"/>
          <w:rtl/>
          <w:lang w:eastAsia="he-IL"/>
        </w:rPr>
        <w:t xml:space="preserve">קבצים וסט </w:t>
      </w:r>
      <w:r w:rsidRPr="00435A20">
        <w:rPr>
          <w:rFonts w:ascii="Times New Roman" w:eastAsia="Times New Roman" w:hAnsi="Times New Roman" w:cs="David"/>
          <w:sz w:val="24"/>
          <w:szCs w:val="24"/>
          <w:rtl/>
          <w:lang w:eastAsia="he-IL"/>
        </w:rPr>
        <w:t>תכניות עד לאחר סיום הביצוע בשטח של העבודות נשוא התכנון, כך שניתן יהיה לבצע מהם העתקות, צילומים וכו' וכן ניתן יהיה לבצע בהם תיקונים ושינויים.</w:t>
      </w:r>
    </w:p>
    <w:p w14:paraId="136284CB"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458D183E"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50E7DAB7"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4.</w:t>
      </w:r>
      <w:r w:rsidRPr="00435A20">
        <w:rPr>
          <w:rFonts w:ascii="Times New Roman" w:eastAsia="Times New Roman" w:hAnsi="Times New Roman" w:cs="David"/>
          <w:sz w:val="24"/>
          <w:szCs w:val="24"/>
          <w:rtl/>
          <w:lang w:eastAsia="he-IL"/>
        </w:rPr>
        <w:tab/>
        <w:t>נציג המזמין רשאי להזמין מהמתכנן את כל שלבי העבודות המפורטות בנספח זה ו/או חלק מהן ו/או עבודות נוספות להן, הכל כפי שיפורט בנספח ד'.</w:t>
      </w:r>
    </w:p>
    <w:p w14:paraId="69BE704D"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435A20">
        <w:rPr>
          <w:rFonts w:ascii="Times New Roman" w:eastAsia="Times New Roman" w:hAnsi="Times New Roman" w:cs="David"/>
          <w:bCs/>
          <w:sz w:val="20"/>
          <w:szCs w:val="24"/>
          <w:u w:val="single"/>
          <w:rtl/>
          <w:lang w:eastAsia="he-IL"/>
        </w:rPr>
        <w:br w:type="page"/>
      </w:r>
      <w:r w:rsidRPr="00435A20">
        <w:rPr>
          <w:rFonts w:ascii="Times New Roman" w:eastAsia="Times New Roman" w:hAnsi="Times New Roman" w:cs="David"/>
          <w:bCs/>
          <w:sz w:val="20"/>
          <w:szCs w:val="24"/>
          <w:u w:val="single"/>
          <w:rtl/>
          <w:lang w:eastAsia="he-IL"/>
        </w:rPr>
        <w:lastRenderedPageBreak/>
        <w:t xml:space="preserve">נספח </w:t>
      </w:r>
      <w:r w:rsidR="00E812B0">
        <w:rPr>
          <w:rFonts w:ascii="Times New Roman" w:eastAsia="Times New Roman" w:hAnsi="Times New Roman" w:cs="David" w:hint="cs"/>
          <w:bCs/>
          <w:sz w:val="20"/>
          <w:szCs w:val="24"/>
          <w:u w:val="single"/>
          <w:rtl/>
          <w:lang w:eastAsia="he-IL"/>
        </w:rPr>
        <w:t>"</w:t>
      </w:r>
      <w:r w:rsidRPr="00435A20">
        <w:rPr>
          <w:rFonts w:ascii="Times New Roman" w:eastAsia="Times New Roman" w:hAnsi="Times New Roman" w:cs="David"/>
          <w:bCs/>
          <w:sz w:val="20"/>
          <w:szCs w:val="24"/>
          <w:u w:val="single"/>
          <w:rtl/>
          <w:lang w:eastAsia="he-IL"/>
        </w:rPr>
        <w:t>ג'</w:t>
      </w:r>
      <w:r w:rsidR="00E812B0">
        <w:rPr>
          <w:rFonts w:ascii="Times New Roman" w:eastAsia="Times New Roman" w:hAnsi="Times New Roman" w:cs="David" w:hint="cs"/>
          <w:bCs/>
          <w:sz w:val="20"/>
          <w:szCs w:val="24"/>
          <w:u w:val="single"/>
          <w:rtl/>
          <w:lang w:eastAsia="he-IL"/>
        </w:rPr>
        <w:t>'</w:t>
      </w:r>
    </w:p>
    <w:p w14:paraId="49E7214C"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42F54CF5"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435A20">
        <w:rPr>
          <w:rFonts w:ascii="Times New Roman" w:eastAsia="Times New Roman" w:hAnsi="Times New Roman" w:cs="David"/>
          <w:bCs/>
          <w:sz w:val="20"/>
          <w:szCs w:val="24"/>
          <w:u w:val="single"/>
          <w:rtl/>
          <w:lang w:eastAsia="he-IL"/>
        </w:rPr>
        <w:t>לוח זמנים ושלבי עבודה</w:t>
      </w:r>
    </w:p>
    <w:p w14:paraId="57961F81"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35438329"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7A0B99ED"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435A20">
        <w:rPr>
          <w:rFonts w:ascii="Times New Roman" w:eastAsia="Times New Roman" w:hAnsi="Times New Roman" w:cs="David"/>
          <w:sz w:val="20"/>
          <w:szCs w:val="24"/>
          <w:lang w:eastAsia="he-IL"/>
        </w:rPr>
        <w:t>–</w:t>
      </w:r>
      <w:r w:rsidRPr="00435A20">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2A1D17BA"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9241383"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ימסור את התכניות לאישור המזמין בהתאם ללוח הזמנים והתכניות לא תיחשבנה כמושלמות עד לקבלת אישור המזמין.</w:t>
      </w:r>
    </w:p>
    <w:p w14:paraId="380D535E"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24421A0"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העביר המזמין למתכנן הערות או הנחיות נוספות לגבי התכניות, יתכנן המתכנן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3ACAE738"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5151EFF"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אם לא יקבע לוח זמנים במעמד חתימת החוזה יעביר המתכנן לוח זמנים ראשוני לאישור המנהל תוך 7 ימים ממועד החתימה.</w:t>
      </w:r>
    </w:p>
    <w:p w14:paraId="6652D355"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28254A6"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CF625F2" w14:textId="77777777" w:rsidR="00435A20" w:rsidRPr="00435A20" w:rsidRDefault="00435A20" w:rsidP="00435A20">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435A20">
        <w:rPr>
          <w:rFonts w:ascii="Times New Roman" w:eastAsia="Times New Roman" w:hAnsi="Times New Roman" w:cs="David"/>
          <w:sz w:val="20"/>
          <w:szCs w:val="24"/>
          <w:u w:val="single"/>
          <w:rtl/>
          <w:lang w:eastAsia="he-IL"/>
        </w:rPr>
        <w:br w:type="page"/>
      </w:r>
      <w:r w:rsidR="00E812B0">
        <w:rPr>
          <w:rFonts w:ascii="Times New Roman" w:eastAsia="Times New Roman" w:hAnsi="Times New Roman" w:cs="David"/>
          <w:bCs/>
          <w:sz w:val="24"/>
          <w:szCs w:val="24"/>
          <w:u w:val="single"/>
          <w:rtl/>
          <w:lang w:eastAsia="he-IL"/>
        </w:rPr>
        <w:lastRenderedPageBreak/>
        <w:t xml:space="preserve">נספח </w:t>
      </w:r>
      <w:r w:rsidR="00E812B0">
        <w:rPr>
          <w:rFonts w:ascii="Times New Roman" w:eastAsia="Times New Roman" w:hAnsi="Times New Roman" w:cs="David" w:hint="cs"/>
          <w:bCs/>
          <w:sz w:val="24"/>
          <w:szCs w:val="24"/>
          <w:u w:val="single"/>
          <w:rtl/>
          <w:lang w:eastAsia="he-IL"/>
        </w:rPr>
        <w:t>"</w:t>
      </w:r>
      <w:r w:rsidR="00E812B0">
        <w:rPr>
          <w:rFonts w:ascii="Times New Roman" w:eastAsia="Times New Roman" w:hAnsi="Times New Roman" w:cs="David"/>
          <w:bCs/>
          <w:sz w:val="24"/>
          <w:szCs w:val="24"/>
          <w:u w:val="single"/>
          <w:rtl/>
          <w:lang w:eastAsia="he-IL"/>
        </w:rPr>
        <w:t>ד</w:t>
      </w:r>
      <w:r w:rsidR="00E812B0">
        <w:rPr>
          <w:rFonts w:ascii="Times New Roman" w:eastAsia="Times New Roman" w:hAnsi="Times New Roman" w:cs="David" w:hint="cs"/>
          <w:bCs/>
          <w:sz w:val="24"/>
          <w:szCs w:val="24"/>
          <w:u w:val="single"/>
          <w:rtl/>
          <w:lang w:eastAsia="he-IL"/>
        </w:rPr>
        <w:t>"</w:t>
      </w:r>
    </w:p>
    <w:p w14:paraId="7A1A6CE2"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2D00E3D" w14:textId="77777777" w:rsidR="00435A20" w:rsidRPr="00435A20" w:rsidRDefault="00435A20" w:rsidP="00435A20">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435A20">
        <w:rPr>
          <w:rFonts w:ascii="Times New Roman" w:eastAsia="Times New Roman" w:hAnsi="Times New Roman" w:cs="David"/>
          <w:bCs/>
          <w:sz w:val="24"/>
          <w:szCs w:val="24"/>
          <w:u w:val="single"/>
          <w:rtl/>
          <w:lang w:eastAsia="he-IL"/>
        </w:rPr>
        <w:t>שכר המתכנן</w:t>
      </w:r>
    </w:p>
    <w:p w14:paraId="62BF28FA"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5A93F176"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78A31242" w14:textId="77777777" w:rsidR="00435A20" w:rsidRPr="00435A20" w:rsidRDefault="00435A20" w:rsidP="00435A20">
      <w:pPr>
        <w:widowControl w:val="0"/>
        <w:numPr>
          <w:ilvl w:val="0"/>
          <w:numId w:val="3"/>
        </w:numPr>
        <w:spacing w:before="0" w:beforeAutospacing="0" w:after="0" w:afterAutospacing="0" w:line="240" w:lineRule="auto"/>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תמורת ביצוע מלוא שרותי המתכנן, כמפורט בנספח ב'</w:t>
      </w:r>
      <w:r w:rsidRPr="00435A20">
        <w:rPr>
          <w:rFonts w:ascii="Times New Roman" w:eastAsia="Times New Roman" w:hAnsi="Times New Roman" w:cs="David" w:hint="cs"/>
          <w:sz w:val="24"/>
          <w:szCs w:val="24"/>
          <w:rtl/>
          <w:lang w:eastAsia="he-IL"/>
        </w:rPr>
        <w:t xml:space="preserve"> </w:t>
      </w:r>
      <w:r w:rsidRPr="00435A20">
        <w:rPr>
          <w:rFonts w:ascii="Times New Roman" w:eastAsia="Times New Roman" w:hAnsi="Times New Roman" w:cs="David"/>
          <w:sz w:val="24"/>
          <w:szCs w:val="24"/>
          <w:rtl/>
          <w:lang w:eastAsia="he-IL"/>
        </w:rPr>
        <w:t>ישלם המזמין למתכנן את שכר המתכנן בשעורים כדלקמן:</w:t>
      </w:r>
    </w:p>
    <w:p w14:paraId="23005860" w14:textId="77777777" w:rsidR="00435A20" w:rsidRPr="00435A20" w:rsidRDefault="00435A20" w:rsidP="00435A20">
      <w:pPr>
        <w:widowControl w:val="0"/>
        <w:spacing w:before="0" w:beforeAutospacing="0" w:after="0" w:afterAutospacing="0" w:line="240" w:lineRule="auto"/>
        <w:ind w:left="1440" w:hanging="720"/>
        <w:rPr>
          <w:rFonts w:ascii="Times New Roman" w:eastAsia="Times New Roman" w:hAnsi="Times New Roman" w:cs="David"/>
          <w:sz w:val="24"/>
          <w:szCs w:val="24"/>
          <w:rtl/>
        </w:rPr>
      </w:pPr>
    </w:p>
    <w:p w14:paraId="5F4B3204" w14:textId="77777777" w:rsidR="00435A20" w:rsidRPr="00435A20"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4"/>
          <w:szCs w:val="24"/>
          <w:rtl/>
        </w:rPr>
      </w:pPr>
      <w:r w:rsidRPr="00435A20">
        <w:rPr>
          <w:rFonts w:ascii="Times New Roman" w:eastAsia="Times New Roman" w:hAnsi="Times New Roman" w:cs="David" w:hint="cs"/>
          <w:sz w:val="24"/>
          <w:szCs w:val="24"/>
          <w:rtl/>
        </w:rPr>
        <w:t>1.1</w:t>
      </w:r>
      <w:r w:rsidRPr="00435A20">
        <w:rPr>
          <w:rFonts w:ascii="Times New Roman" w:eastAsia="Times New Roman" w:hAnsi="Times New Roman" w:cs="David" w:hint="cs"/>
          <w:sz w:val="24"/>
          <w:szCs w:val="24"/>
          <w:rtl/>
        </w:rPr>
        <w:tab/>
        <w:t>עבור עריכת ואישור תכנית בנין עיר מפורטת בסמכות ועדה מקומית : _________ ש"ח. במידה והמזמין יזמין מהמתכנן תכנון בניינים שיכילו במצטבר למעלה מ- 200 יח"ד אזי יקוזז סכום זה מהתשלום האמור בסעיף 1.2 להלן עבור תכנון הבניינים.</w:t>
      </w:r>
    </w:p>
    <w:p w14:paraId="62CAA6CE" w14:textId="77777777" w:rsidR="00435A20" w:rsidRPr="00435A20"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4"/>
          <w:szCs w:val="24"/>
          <w:rtl/>
        </w:rPr>
      </w:pPr>
    </w:p>
    <w:p w14:paraId="136E277F" w14:textId="77777777" w:rsidR="00435A20" w:rsidRPr="00435A20"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rPr>
        <w:t>1.2</w:t>
      </w:r>
      <w:r w:rsidRPr="00435A20">
        <w:rPr>
          <w:rFonts w:ascii="Times New Roman" w:eastAsia="Times New Roman" w:hAnsi="Times New Roman" w:cs="David" w:hint="cs"/>
          <w:sz w:val="24"/>
          <w:szCs w:val="24"/>
          <w:rtl/>
        </w:rPr>
        <w:tab/>
        <w:t>עבור הכנת תכנית בינוי ופיתוח לביצוע/תכנית עיצוב ארכיטקטוני, תכנון ופיקוח בנייני מגורים ו/או מסחר ו/או משרדים</w:t>
      </w:r>
      <w:r w:rsidRPr="00435A20">
        <w:rPr>
          <w:rFonts w:ascii="Times New Roman" w:eastAsia="Times New Roman" w:hAnsi="Times New Roman" w:cs="David" w:hint="cs"/>
          <w:sz w:val="24"/>
          <w:szCs w:val="24"/>
          <w:rtl/>
          <w:lang w:eastAsia="he-IL"/>
        </w:rPr>
        <w:t xml:space="preserve"> לרבות מבני עזר במגרשים, תחנות טרנספורמציה במגרשים פרטיים ו/או ציבוריים, מבנה מכירות ו/או דירה לדוגמא בסמוך למבנה המכירות:</w:t>
      </w:r>
    </w:p>
    <w:p w14:paraId="03EDF3E1" w14:textId="77777777" w:rsidR="00435A20" w:rsidRPr="00435A20"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5AB1AFD1"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1.2.1</w:t>
      </w:r>
      <w:r w:rsidRPr="00435A20">
        <w:rPr>
          <w:rFonts w:ascii="Times New Roman" w:eastAsia="Times New Roman" w:hAnsi="Times New Roman" w:cs="David" w:hint="cs"/>
          <w:sz w:val="24"/>
          <w:szCs w:val="24"/>
          <w:rtl/>
          <w:lang w:eastAsia="he-IL"/>
        </w:rPr>
        <w:tab/>
        <w:t>סכום קבוע ומוחלט של _________ש"ח (במילים: ________ ש"ח) לכל יחידת דיור במבנה ראשוני.</w:t>
      </w:r>
    </w:p>
    <w:p w14:paraId="6DB2BDCA"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D27D88E"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1.2.2</w:t>
      </w:r>
      <w:r w:rsidRPr="00435A20">
        <w:rPr>
          <w:rFonts w:ascii="Times New Roman" w:eastAsia="Times New Roman" w:hAnsi="Times New Roman" w:cs="David" w:hint="cs"/>
          <w:sz w:val="24"/>
          <w:szCs w:val="24"/>
          <w:rtl/>
          <w:lang w:eastAsia="he-IL"/>
        </w:rPr>
        <w:tab/>
        <w:t>סכום קבוע ומוחלט של _________ש"ח (במילים: ________ ש"ח) לכל יחידת דיור במבנה חוזר.</w:t>
      </w:r>
    </w:p>
    <w:p w14:paraId="7CABA842"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062E2BC"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1.2.3</w:t>
      </w:r>
      <w:r w:rsidRPr="00435A20">
        <w:rPr>
          <w:rFonts w:ascii="Times New Roman" w:eastAsia="Times New Roman" w:hAnsi="Times New Roman" w:cs="David" w:hint="cs"/>
          <w:sz w:val="24"/>
          <w:szCs w:val="24"/>
          <w:rtl/>
          <w:lang w:eastAsia="he-IL"/>
        </w:rPr>
        <w:tab/>
        <w:t>סכום קבוע ומוחלט של _________ש"ח (במילים: ________ ש"ח) לכל מ"ר בנוי ומקורה המשמש בלעדית את החלק של המסחר ו/או משרדים  בפרויקט.</w:t>
      </w:r>
    </w:p>
    <w:p w14:paraId="4CA142C1"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18AB4A3"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1.2.4</w:t>
      </w:r>
      <w:r w:rsidRPr="00435A20">
        <w:rPr>
          <w:rFonts w:ascii="Times New Roman" w:eastAsia="Times New Roman" w:hAnsi="Times New Roman" w:cs="David" w:hint="cs"/>
          <w:sz w:val="24"/>
          <w:szCs w:val="24"/>
          <w:rtl/>
          <w:lang w:eastAsia="he-IL"/>
        </w:rPr>
        <w:tab/>
        <w:t>סכום קבוע ומוחלט של _________ש"ח (במילים: ________ ש"ח) לכל מ"ר בנוי ומקורה מתחת למפלס הכניסה לבניינים</w:t>
      </w:r>
      <w:r w:rsidRPr="00435A20">
        <w:rPr>
          <w:rFonts w:ascii="Times New Roman" w:eastAsia="Times New Roman" w:hAnsi="Times New Roman" w:cs="David" w:hint="cs"/>
          <w:sz w:val="20"/>
          <w:szCs w:val="20"/>
          <w:rtl/>
          <w:lang w:eastAsia="he-IL"/>
        </w:rPr>
        <w:t xml:space="preserve"> </w:t>
      </w:r>
      <w:r w:rsidRPr="006B715E">
        <w:rPr>
          <w:rFonts w:ascii="Times New Roman" w:eastAsia="Times New Roman" w:hAnsi="Times New Roman" w:cs="David" w:hint="cs"/>
          <w:rtl/>
          <w:lang w:eastAsia="he-IL"/>
        </w:rPr>
        <w:t>שאינו שטח עיקרי</w:t>
      </w:r>
      <w:r w:rsidRPr="00435A20">
        <w:rPr>
          <w:rFonts w:ascii="Times New Roman" w:eastAsia="Times New Roman" w:hAnsi="Times New Roman" w:cs="David" w:hint="cs"/>
          <w:sz w:val="24"/>
          <w:szCs w:val="24"/>
          <w:rtl/>
          <w:lang w:eastAsia="he-IL"/>
        </w:rPr>
        <w:t>.</w:t>
      </w:r>
    </w:p>
    <w:p w14:paraId="2140B8D8"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AFFF1F6"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בסעיף זה:</w:t>
      </w:r>
    </w:p>
    <w:p w14:paraId="57F24CBF"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5772830" w14:textId="77777777" w:rsidR="00435A20" w:rsidRPr="00435A20" w:rsidRDefault="00435A20" w:rsidP="00435A20">
      <w:pPr>
        <w:widowControl w:val="0"/>
        <w:spacing w:before="0" w:beforeAutospacing="0" w:after="0" w:afterAutospacing="0" w:line="240" w:lineRule="auto"/>
        <w:ind w:left="144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4"/>
          <w:szCs w:val="24"/>
          <w:rtl/>
          <w:lang w:eastAsia="he-IL"/>
        </w:rPr>
        <w:t>מבנה ראשוני - המבנה שהוקם לראשונה עפ"י תכניותיו של המתכנן.</w:t>
      </w:r>
      <w:r w:rsidRPr="00435A20">
        <w:rPr>
          <w:rFonts w:ascii="Times New Roman" w:eastAsia="Times New Roman" w:hAnsi="Times New Roman" w:cs="David"/>
          <w:sz w:val="20"/>
          <w:szCs w:val="24"/>
          <w:rtl/>
          <w:lang w:eastAsia="he-IL"/>
        </w:rPr>
        <w:t xml:space="preserve"> במקרים בהם מתוכננים במקביל מספר מבנים ראשונים וחוזרים יחשב המבנה שבו מספר היחידות הרב ביותר כמבנה ראשוני.</w:t>
      </w:r>
    </w:p>
    <w:p w14:paraId="474D6306" w14:textId="77777777" w:rsidR="00435A20" w:rsidRPr="00435A20" w:rsidRDefault="00435A20" w:rsidP="00435A20">
      <w:pPr>
        <w:widowControl w:val="0"/>
        <w:spacing w:before="0" w:beforeAutospacing="0" w:after="0" w:afterAutospacing="0" w:line="240" w:lineRule="auto"/>
        <w:ind w:left="720" w:hanging="789"/>
        <w:jc w:val="both"/>
        <w:rPr>
          <w:rFonts w:ascii="Times New Roman" w:eastAsia="Times New Roman" w:hAnsi="Times New Roman" w:cs="David"/>
          <w:sz w:val="20"/>
          <w:szCs w:val="24"/>
          <w:rtl/>
          <w:lang w:eastAsia="he-IL"/>
        </w:rPr>
      </w:pPr>
    </w:p>
    <w:p w14:paraId="7EDCAFBF" w14:textId="77777777" w:rsidR="00435A20" w:rsidRPr="00435A20" w:rsidRDefault="00435A20" w:rsidP="00435A20">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מבנה חוזר </w:t>
      </w:r>
      <w:r w:rsidRPr="00435A20">
        <w:rPr>
          <w:rFonts w:ascii="Times New Roman" w:eastAsia="Times New Roman" w:hAnsi="Times New Roman" w:cs="David"/>
          <w:sz w:val="24"/>
          <w:szCs w:val="24"/>
          <w:lang w:eastAsia="he-IL"/>
        </w:rPr>
        <w:t>–</w:t>
      </w:r>
      <w:r w:rsidRPr="00435A20">
        <w:rPr>
          <w:rFonts w:ascii="Times New Roman" w:eastAsia="Times New Roman" w:hAnsi="Times New Roman" w:cs="David"/>
          <w:sz w:val="24"/>
          <w:szCs w:val="24"/>
          <w:rtl/>
          <w:lang w:eastAsia="he-IL"/>
        </w:rPr>
        <w:t xml:space="preserve"> מבנה נוסף, המוקם בשלמותו או בחלקו עפ"י תכניותיו של המתכנן ביחס למבנה הראשוני, על אותו המגרש או במגרש אחר, בין אם על פי תכניות קיימות על כל פרטיהן ובין אם לצורך הקמתו התבקש המתכנן להכניס שינויים והתאמות בתכניות הקיימות, כגון: התאמת התכנון לשינויים בחקיקה, בתקנים, בתקנות ו/או בהנחיות הרשויות, תמונת ראי, קומת עמודים, </w:t>
      </w:r>
      <w:r w:rsidRPr="00435A20">
        <w:rPr>
          <w:rFonts w:ascii="Times New Roman" w:eastAsia="Times New Roman" w:hAnsi="Times New Roman" w:cs="David" w:hint="cs"/>
          <w:sz w:val="24"/>
          <w:szCs w:val="24"/>
          <w:rtl/>
          <w:lang w:eastAsia="he-IL"/>
        </w:rPr>
        <w:t xml:space="preserve">התאמות בשל שלוב החלק המסחרי מתחת למבנה המגורים, </w:t>
      </w:r>
      <w:r w:rsidRPr="00435A20">
        <w:rPr>
          <w:rFonts w:ascii="Times New Roman" w:eastAsia="Times New Roman" w:hAnsi="Times New Roman" w:cs="David"/>
          <w:sz w:val="24"/>
          <w:szCs w:val="24"/>
          <w:rtl/>
          <w:lang w:eastAsia="he-IL"/>
        </w:rPr>
        <w:t>התאמה למרתפים, הצמדת זוג מבנים, תוספת ו/או הפחתת עד שתי קומות טיפוסיות, שינויים קלים במידות.</w:t>
      </w:r>
    </w:p>
    <w:p w14:paraId="734F3908"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14BD17B" w14:textId="77777777" w:rsidR="00435A20" w:rsidRPr="00435A20" w:rsidRDefault="00435A20" w:rsidP="00435A20">
      <w:pPr>
        <w:widowControl w:val="0"/>
        <w:spacing w:before="0" w:beforeAutospacing="0" w:after="0" w:afterAutospacing="0" w:line="240" w:lineRule="auto"/>
        <w:ind w:left="720" w:firstLine="720"/>
        <w:rPr>
          <w:rFonts w:ascii="Times New Roman" w:eastAsia="Times New Roman" w:hAnsi="Times New Roman" w:cs="David"/>
          <w:sz w:val="24"/>
          <w:szCs w:val="24"/>
          <w:rtl/>
          <w:lang w:eastAsia="he-IL"/>
        </w:rPr>
      </w:pPr>
    </w:p>
    <w:p w14:paraId="14B032FA" w14:textId="77777777" w:rsidR="00435A20" w:rsidRPr="00435A20" w:rsidRDefault="00435A20" w:rsidP="00966136">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0"/>
          <w:szCs w:val="24"/>
          <w:rtl/>
          <w:lang w:eastAsia="he-IL"/>
        </w:rPr>
        <w:t>2.</w:t>
      </w:r>
      <w:r w:rsidRPr="00435A20">
        <w:rPr>
          <w:rFonts w:ascii="Times New Roman" w:eastAsia="Times New Roman" w:hAnsi="Times New Roman" w:cs="David"/>
          <w:sz w:val="20"/>
          <w:szCs w:val="24"/>
          <w:rtl/>
          <w:lang w:eastAsia="he-IL"/>
        </w:rPr>
        <w:tab/>
        <w:t>הסכום המפורט בסעיף 1</w:t>
      </w:r>
      <w:r w:rsidRPr="00435A20">
        <w:rPr>
          <w:rFonts w:ascii="Times New Roman" w:eastAsia="Times New Roman" w:hAnsi="Times New Roman" w:cs="David" w:hint="cs"/>
          <w:sz w:val="20"/>
          <w:szCs w:val="24"/>
          <w:rtl/>
          <w:lang w:eastAsia="he-IL"/>
        </w:rPr>
        <w:t>.1</w:t>
      </w:r>
      <w:r w:rsidRPr="00435A20">
        <w:rPr>
          <w:rFonts w:ascii="Times New Roman" w:eastAsia="Times New Roman" w:hAnsi="Times New Roman" w:cs="David"/>
          <w:sz w:val="20"/>
          <w:szCs w:val="24"/>
          <w:rtl/>
          <w:lang w:eastAsia="he-IL"/>
        </w:rPr>
        <w:t xml:space="preserve"> לעיל יהיה צמוד ל</w:t>
      </w:r>
      <w:r w:rsidR="00966136">
        <w:rPr>
          <w:rFonts w:ascii="Times New Roman" w:eastAsia="Times New Roman" w:hAnsi="Times New Roman" w:cs="David" w:hint="cs"/>
          <w:sz w:val="20"/>
          <w:szCs w:val="24"/>
          <w:rtl/>
          <w:lang w:eastAsia="he-IL"/>
        </w:rPr>
        <w:t xml:space="preserve"> </w:t>
      </w:r>
      <w:sdt>
        <w:sdtPr>
          <w:rPr>
            <w:rFonts w:ascii="Times New Roman" w:eastAsia="Times New Roman" w:hAnsi="Times New Roman" w:cs="David"/>
            <w:color w:val="008000"/>
            <w:sz w:val="20"/>
            <w:szCs w:val="24"/>
            <w:rtl/>
            <w:lang w:eastAsia="he-IL"/>
          </w:rPr>
          <w:alias w:val="סוג מדד כותרת"/>
          <w:tag w:val="cntMadadTypeTitle"/>
          <w:id w:val="-98501633"/>
          <w:placeholder>
            <w:docPart w:val="2F3D4EE59AE243289F28F06F5E10638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ins w:id="11" w:author="Kook Sec" w:date="2025-05-21T14:50:00Z">
            <w:r w:rsidR="00F75FFF">
              <w:rPr>
                <w:rFonts w:ascii="Times New Roman" w:eastAsia="Times New Roman" w:hAnsi="Times New Roman" w:cs="David"/>
                <w:color w:val="008000"/>
                <w:sz w:val="20"/>
                <w:szCs w:val="24"/>
                <w:rtl/>
                <w:lang w:eastAsia="he-IL"/>
              </w:rPr>
              <w:t>שקל חדש</w:t>
            </w:r>
          </w:ins>
        </w:sdtContent>
      </w:sdt>
      <w:r w:rsidRPr="00435A20">
        <w:rPr>
          <w:rFonts w:ascii="Times New Roman" w:eastAsia="Times New Roman" w:hAnsi="Times New Roman" w:cs="David"/>
          <w:color w:val="008000"/>
          <w:sz w:val="20"/>
          <w:szCs w:val="24"/>
          <w:rtl/>
          <w:lang w:eastAsia="he-IL"/>
        </w:rPr>
        <w:t xml:space="preserve"> </w:t>
      </w:r>
      <w:r w:rsidRPr="00435A20">
        <w:rPr>
          <w:rFonts w:ascii="Times New Roman" w:eastAsia="Times New Roman" w:hAnsi="Times New Roman" w:cs="David"/>
          <w:color w:val="008000"/>
          <w:sz w:val="24"/>
          <w:szCs w:val="24"/>
          <w:rtl/>
        </w:rPr>
        <w:t xml:space="preserve"> </w:t>
      </w:r>
      <w:sdt>
        <w:sdtPr>
          <w:rPr>
            <w:rFonts w:ascii="Times New Roman" w:eastAsia="Times New Roman" w:hAnsi="Times New Roman" w:cs="David" w:hint="cs"/>
            <w:color w:val="008000"/>
            <w:sz w:val="24"/>
            <w:szCs w:val="24"/>
            <w:rtl/>
          </w:rPr>
          <w:alias w:val="מדד בגין/ידוע - כותרת"/>
          <w:tag w:val="cntIsKnownTitle"/>
          <w:id w:val="1149088069"/>
          <w:placeholder>
            <w:docPart w:val="05C7E99336E04E30BF74697B1239F60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00966136" w:rsidRPr="00E95AE9">
            <w:rPr>
              <w:rStyle w:val="a7"/>
              <w:color w:val="00B0F0"/>
              <w:rtl/>
            </w:rPr>
            <w:t>[מדד בגין/ידוע - כותרת]</w:t>
          </w:r>
        </w:sdtContent>
      </w:sdt>
      <w:r w:rsidRPr="00435A20">
        <w:rPr>
          <w:rFonts w:ascii="Times New Roman" w:eastAsia="Times New Roman" w:hAnsi="Times New Roman" w:cs="David"/>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021983075"/>
          <w:placeholder>
            <w:docPart w:val="8939F1DEA66E448CB0B96606F59D742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10-01T00:00:00Z">
            <w:dateFormat w:val="dd/MM/yyyy"/>
            <w:lid w:val="he-IL"/>
            <w:storeMappedDataAs w:val="dateTime"/>
            <w:calendar w:val="gregorian"/>
          </w:date>
        </w:sdtPr>
        <w:sdtEndPr/>
        <w:sdtContent>
          <w:r w:rsidR="00966136" w:rsidRPr="00E95AE9">
            <w:rPr>
              <w:rStyle w:val="a7"/>
              <w:color w:val="00B0F0"/>
              <w:rtl/>
            </w:rPr>
            <w:t>[מדד בסיס]</w:t>
          </w:r>
        </w:sdtContent>
      </w:sdt>
      <w:r w:rsidR="00966136" w:rsidRPr="00435A20">
        <w:rPr>
          <w:rFonts w:ascii="Times New Roman" w:eastAsia="Times New Roman" w:hAnsi="Times New Roman" w:cs="David"/>
          <w:sz w:val="24"/>
          <w:szCs w:val="24"/>
          <w:rtl/>
        </w:rPr>
        <w:t xml:space="preserve"> </w:t>
      </w:r>
      <w:r w:rsidR="00966136">
        <w:rPr>
          <w:rFonts w:ascii="Times New Roman" w:eastAsia="Times New Roman" w:hAnsi="Times New Roman" w:cs="David" w:hint="cs"/>
          <w:sz w:val="24"/>
          <w:szCs w:val="24"/>
          <w:rtl/>
        </w:rPr>
        <w:t>(</w:t>
      </w:r>
      <w:r w:rsidRPr="00435A20">
        <w:rPr>
          <w:rFonts w:ascii="Times New Roman" w:eastAsia="Times New Roman" w:hAnsi="Times New Roman" w:cs="David"/>
          <w:sz w:val="24"/>
          <w:szCs w:val="24"/>
          <w:rtl/>
        </w:rPr>
        <w:t xml:space="preserve">העומד על </w:t>
      </w:r>
      <w:sdt>
        <w:sdtPr>
          <w:rPr>
            <w:rFonts w:ascii="Times New Roman" w:eastAsia="Times New Roman" w:hAnsi="Times New Roman" w:cs="David"/>
            <w:color w:val="008000"/>
            <w:sz w:val="24"/>
            <w:szCs w:val="24"/>
            <w:rtl/>
          </w:rPr>
          <w:alias w:val="נקודות מדד"/>
          <w:tag w:val="cntMadadPoints"/>
          <w:id w:val="-360909335"/>
          <w:placeholder>
            <w:docPart w:val="FD7736BE372A4461A53597749112E49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00524458" w:rsidRPr="007E01A6">
            <w:rPr>
              <w:rStyle w:val="AutoFieldChar"/>
              <w:rFonts w:eastAsiaTheme="minorHAnsi"/>
              <w:color w:val="00B0F0"/>
              <w:rtl/>
            </w:rPr>
            <w:t>[נקודות מדד]</w:t>
          </w:r>
        </w:sdtContent>
      </w:sdt>
      <w:r w:rsidRPr="00435A20">
        <w:rPr>
          <w:rFonts w:ascii="Times New Roman" w:eastAsia="Times New Roman" w:hAnsi="Times New Roman" w:cs="David"/>
          <w:sz w:val="24"/>
          <w:szCs w:val="24"/>
          <w:rtl/>
        </w:rPr>
        <w:t xml:space="preserve"> נקודות </w:t>
      </w:r>
      <w:r w:rsidR="00966136">
        <w:rPr>
          <w:rFonts w:ascii="Times New Roman" w:eastAsia="Times New Roman" w:hAnsi="Times New Roman" w:cs="David" w:hint="cs"/>
          <w:sz w:val="24"/>
          <w:szCs w:val="24"/>
          <w:rtl/>
        </w:rPr>
        <w:t>)</w:t>
      </w:r>
      <w:r w:rsidRPr="00435A20">
        <w:rPr>
          <w:rFonts w:ascii="Times New Roman" w:eastAsia="Times New Roman" w:hAnsi="Times New Roman" w:cs="David"/>
          <w:sz w:val="24"/>
          <w:szCs w:val="24"/>
          <w:rtl/>
          <w:lang w:eastAsia="he-IL"/>
        </w:rPr>
        <w:t xml:space="preserve"> עד למדד הידוע ביום הגשת כל חשבון.</w:t>
      </w:r>
    </w:p>
    <w:p w14:paraId="46A06BC0" w14:textId="77777777" w:rsidR="00435A20" w:rsidRPr="00435A20" w:rsidRDefault="00435A20" w:rsidP="00435A20">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135270CE" w14:textId="77777777" w:rsidR="00435A20" w:rsidRPr="00435A20" w:rsidRDefault="00435A20" w:rsidP="00435A20">
      <w:pPr>
        <w:widowControl w:val="0"/>
        <w:spacing w:before="0" w:beforeAutospacing="0" w:after="0" w:afterAutospacing="0" w:line="240" w:lineRule="auto"/>
        <w:ind w:left="720" w:right="85"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3.</w:t>
      </w:r>
      <w:r w:rsidRPr="00435A20">
        <w:rPr>
          <w:rFonts w:ascii="Times New Roman" w:eastAsia="Times New Roman" w:hAnsi="Times New Roman" w:cs="David"/>
          <w:sz w:val="20"/>
          <w:szCs w:val="24"/>
          <w:rtl/>
          <w:lang w:eastAsia="he-IL"/>
        </w:rPr>
        <w:tab/>
        <w:t>למען הסר ספק:</w:t>
      </w:r>
    </w:p>
    <w:p w14:paraId="5CBE5052"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0"/>
          <w:szCs w:val="24"/>
          <w:lang w:eastAsia="he-IL"/>
        </w:rPr>
      </w:pPr>
    </w:p>
    <w:p w14:paraId="0C1C508E" w14:textId="77777777" w:rsidR="00435A20" w:rsidRPr="00435A20"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rPr>
        <w:t>3.1</w:t>
      </w:r>
      <w:r w:rsidRPr="00435A20">
        <w:rPr>
          <w:rFonts w:ascii="Times New Roman" w:eastAsia="Times New Roman" w:hAnsi="Times New Roman" w:cs="David" w:hint="cs"/>
          <w:sz w:val="24"/>
          <w:szCs w:val="24"/>
          <w:rtl/>
        </w:rPr>
        <w:tab/>
      </w:r>
      <w:r w:rsidRPr="00435A20">
        <w:rPr>
          <w:rFonts w:ascii="Times New Roman" w:eastAsia="Times New Roman" w:hAnsi="Times New Roman" w:cs="David"/>
          <w:sz w:val="24"/>
          <w:szCs w:val="24"/>
          <w:rtl/>
        </w:rPr>
        <w:t>שכר</w:t>
      </w:r>
      <w:r w:rsidRPr="00435A20">
        <w:rPr>
          <w:rFonts w:ascii="Times New Roman" w:eastAsia="Times New Roman" w:hAnsi="Times New Roman" w:cs="David"/>
          <w:sz w:val="24"/>
          <w:szCs w:val="24"/>
          <w:rtl/>
          <w:lang w:eastAsia="he-IL"/>
        </w:rPr>
        <w:t xml:space="preserve"> המתכנן יחושב </w:t>
      </w:r>
      <w:r w:rsidRPr="00435A20">
        <w:rPr>
          <w:rFonts w:ascii="Times New Roman" w:eastAsia="Times New Roman" w:hAnsi="Times New Roman" w:cs="David" w:hint="cs"/>
          <w:sz w:val="24"/>
          <w:szCs w:val="24"/>
          <w:rtl/>
          <w:lang w:eastAsia="he-IL"/>
        </w:rPr>
        <w:t xml:space="preserve">לשטחי המגורים </w:t>
      </w:r>
      <w:r w:rsidRPr="00435A20">
        <w:rPr>
          <w:rFonts w:ascii="Times New Roman" w:eastAsia="Times New Roman" w:hAnsi="Times New Roman" w:cs="David"/>
          <w:sz w:val="24"/>
          <w:szCs w:val="24"/>
          <w:rtl/>
          <w:lang w:eastAsia="he-IL"/>
        </w:rPr>
        <w:t xml:space="preserve">על פי מספר יחידות הדיור שבתכנון ושבכוונת המזמין לבצעם בכל קטע וקטע של הפרויקט במועדו (לשם ההמחשה: אם בקטע א' בכוונת המזמין לבצע 50 יח"ד, והמתכנן נדרש לתכנן להקמת 50 יח"ד, יהיה חייב המזמין בתשלום עבור אותן יח"ד בלבד, גם אם התכנון יתאים לקטעים הבאים). אין באמור לגרוע מחובת המתכנן לבדוק ולוודא התאמת תכנון </w:t>
      </w:r>
      <w:r w:rsidRPr="00435A20">
        <w:rPr>
          <w:rFonts w:ascii="Times New Roman" w:eastAsia="Times New Roman" w:hAnsi="Times New Roman" w:cs="David"/>
          <w:sz w:val="24"/>
          <w:szCs w:val="24"/>
          <w:rtl/>
          <w:lang w:eastAsia="he-IL"/>
        </w:rPr>
        <w:lastRenderedPageBreak/>
        <w:t>המבנים להעמדה על המגרשים בקטעים הבאים.</w:t>
      </w:r>
    </w:p>
    <w:p w14:paraId="354B073E" w14:textId="77777777" w:rsidR="00435A20" w:rsidRPr="00435A20" w:rsidRDefault="00435A20" w:rsidP="00435A20">
      <w:pPr>
        <w:widowControl w:val="0"/>
        <w:tabs>
          <w:tab w:val="left" w:pos="9020"/>
        </w:tabs>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1A619D15" w14:textId="77777777" w:rsidR="00435A20" w:rsidRPr="00435A20"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0"/>
          <w:szCs w:val="20"/>
          <w:lang w:eastAsia="he-IL"/>
        </w:rPr>
      </w:pPr>
      <w:r w:rsidRPr="00435A20">
        <w:rPr>
          <w:rFonts w:ascii="Times New Roman" w:eastAsia="Times New Roman" w:hAnsi="Times New Roman" w:cs="David" w:hint="cs"/>
          <w:sz w:val="20"/>
          <w:szCs w:val="24"/>
          <w:rtl/>
          <w:lang w:eastAsia="he-IL"/>
        </w:rPr>
        <w:t>3.2</w:t>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sz w:val="20"/>
          <w:szCs w:val="24"/>
          <w:rtl/>
          <w:lang w:eastAsia="he-IL"/>
        </w:rPr>
        <w:t>מובהר כי שכר המתכנן ומועדי התשלום הינם סופיים ומוחלטים, והם לא ישתנו מכל גורם שהוא, לרבות ומבלי לפגוע בכלליות האמור לעיל, הקטנת היקף היחידות בפרויקט, כמות טיפוסי המבנים שיוזמנו ע"י המזמין, קצב הבניה, צורת ביצוע הבניה (קונבנציונלי ו/או טרומי ו/או מתועש) ו/או מידת, אופי וסוג השינויים שידרשו ע"י המזמין.</w:t>
      </w:r>
    </w:p>
    <w:p w14:paraId="2DD3F404" w14:textId="77777777" w:rsidR="00435A20" w:rsidRPr="00435A20" w:rsidRDefault="00435A20" w:rsidP="00435A20">
      <w:pPr>
        <w:widowControl w:val="0"/>
        <w:spacing w:before="0" w:beforeAutospacing="0" w:after="0" w:afterAutospacing="0" w:line="240" w:lineRule="auto"/>
        <w:ind w:left="360"/>
        <w:jc w:val="both"/>
        <w:rPr>
          <w:rFonts w:ascii="Times New Roman" w:eastAsia="Times New Roman" w:hAnsi="Times New Roman" w:cs="David"/>
          <w:sz w:val="20"/>
          <w:szCs w:val="24"/>
          <w:lang w:eastAsia="he-IL"/>
        </w:rPr>
      </w:pPr>
    </w:p>
    <w:p w14:paraId="3744F893" w14:textId="77777777" w:rsidR="00435A20" w:rsidRPr="00435A20"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3.3</w:t>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sz w:val="20"/>
          <w:szCs w:val="24"/>
          <w:rtl/>
          <w:lang w:eastAsia="he-IL"/>
        </w:rPr>
        <w:t>שכר המתכנן כולל את כל המפורט בחוזה על כל נספחיו, לרבות נספח ב'.</w:t>
      </w:r>
    </w:p>
    <w:p w14:paraId="6C00DEF0"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78759E96"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4.</w:t>
      </w:r>
      <w:r w:rsidRPr="00435A20">
        <w:rPr>
          <w:rFonts w:ascii="Times New Roman" w:eastAsia="Times New Roman" w:hAnsi="Times New Roman" w:cs="David"/>
          <w:sz w:val="20"/>
          <w:szCs w:val="24"/>
          <w:rtl/>
          <w:lang w:eastAsia="he-IL"/>
        </w:rPr>
        <w:tab/>
        <w:t>בנוסף לכל תשלום ישולם למתכנן מע"מ כשיעורו בחוק וזאת כנגד המצאת חשבונית מס כדין, למועד תשלום המע"מ ע"י המתכנן והמצאת כל אישור נוסף ע"פ כל דין, לרבות אישור על נ</w:t>
      </w:r>
      <w:r w:rsidR="007E01A6">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הול ספרים ואישור על ניכוי מס במקור.</w:t>
      </w:r>
    </w:p>
    <w:p w14:paraId="5351D501"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05657297"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5.</w:t>
      </w:r>
      <w:r w:rsidRPr="00435A20">
        <w:rPr>
          <w:rFonts w:ascii="Times New Roman" w:eastAsia="Times New Roman" w:hAnsi="Times New Roman" w:cs="David"/>
          <w:sz w:val="20"/>
          <w:szCs w:val="24"/>
          <w:rtl/>
          <w:lang w:eastAsia="he-IL"/>
        </w:rPr>
        <w:tab/>
        <w:t>תנאי מוקדם לביצוע התשלומים לפי נספח זה הוא קיום כל התחייבויות המתכנן על פי חוזה זה, השלמת כל עבודות התכנון הכלולות בשכר המתכנן ומסירת כל המסמכים והתכניות למזמין.</w:t>
      </w:r>
    </w:p>
    <w:p w14:paraId="1FE9BB90"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435A20">
        <w:rPr>
          <w:rFonts w:ascii="Times New Roman" w:eastAsia="Times New Roman" w:hAnsi="Times New Roman" w:cs="David"/>
          <w:sz w:val="20"/>
          <w:szCs w:val="24"/>
          <w:rtl/>
          <w:lang w:eastAsia="he-IL"/>
        </w:rPr>
        <w:br w:type="page"/>
      </w:r>
      <w:r w:rsidR="00E812B0">
        <w:rPr>
          <w:rFonts w:ascii="Times New Roman" w:eastAsia="Times New Roman" w:hAnsi="Times New Roman" w:cs="David"/>
          <w:b/>
          <w:bCs/>
          <w:sz w:val="24"/>
          <w:szCs w:val="24"/>
          <w:u w:val="single"/>
          <w:rtl/>
          <w:lang w:eastAsia="he-IL"/>
        </w:rPr>
        <w:lastRenderedPageBreak/>
        <w:t xml:space="preserve">נספח </w:t>
      </w:r>
      <w:r w:rsidR="00E812B0">
        <w:rPr>
          <w:rFonts w:ascii="Times New Roman" w:eastAsia="Times New Roman" w:hAnsi="Times New Roman" w:cs="David" w:hint="cs"/>
          <w:b/>
          <w:bCs/>
          <w:sz w:val="24"/>
          <w:szCs w:val="24"/>
          <w:u w:val="single"/>
          <w:rtl/>
          <w:lang w:eastAsia="he-IL"/>
        </w:rPr>
        <w:t>"</w:t>
      </w:r>
      <w:r w:rsidR="00E812B0">
        <w:rPr>
          <w:rFonts w:ascii="Times New Roman" w:eastAsia="Times New Roman" w:hAnsi="Times New Roman" w:cs="David"/>
          <w:b/>
          <w:bCs/>
          <w:sz w:val="24"/>
          <w:szCs w:val="24"/>
          <w:u w:val="single"/>
          <w:rtl/>
          <w:lang w:eastAsia="he-IL"/>
        </w:rPr>
        <w:t>ה</w:t>
      </w:r>
      <w:r w:rsidR="00E812B0">
        <w:rPr>
          <w:rFonts w:ascii="Times New Roman" w:eastAsia="Times New Roman" w:hAnsi="Times New Roman" w:cs="David" w:hint="cs"/>
          <w:b/>
          <w:bCs/>
          <w:sz w:val="24"/>
          <w:szCs w:val="24"/>
          <w:u w:val="single"/>
          <w:rtl/>
          <w:lang w:eastAsia="he-IL"/>
        </w:rPr>
        <w:t>"</w:t>
      </w:r>
    </w:p>
    <w:p w14:paraId="64CD3955"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01D70A9"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435A20">
        <w:rPr>
          <w:rFonts w:ascii="Times New Roman" w:eastAsia="Times New Roman" w:hAnsi="Times New Roman" w:cs="David"/>
          <w:sz w:val="24"/>
          <w:szCs w:val="20"/>
          <w:rtl/>
          <w:lang w:eastAsia="he-IL"/>
        </w:rPr>
        <w:t xml:space="preserve">  </w:t>
      </w:r>
      <w:r w:rsidRPr="00435A20">
        <w:rPr>
          <w:rFonts w:ascii="Times New Roman" w:eastAsia="Times New Roman" w:hAnsi="Times New Roman" w:cs="David"/>
          <w:b/>
          <w:bCs/>
          <w:sz w:val="24"/>
          <w:szCs w:val="24"/>
          <w:u w:val="single"/>
          <w:rtl/>
          <w:lang w:eastAsia="he-IL"/>
        </w:rPr>
        <w:t>תשלומי שכר המתכנן</w:t>
      </w:r>
    </w:p>
    <w:p w14:paraId="7477C3C1" w14:textId="77777777" w:rsidR="00435A20" w:rsidRPr="00435A20" w:rsidRDefault="00435A20" w:rsidP="00435A20">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319DC471" w14:textId="77777777" w:rsidR="00435A20" w:rsidRPr="00435A20" w:rsidRDefault="00435A20" w:rsidP="00435A20">
      <w:pPr>
        <w:widowControl w:val="0"/>
        <w:numPr>
          <w:ilvl w:val="0"/>
          <w:numId w:val="8"/>
        </w:numPr>
        <w:spacing w:before="0" w:beforeAutospacing="0" w:after="0" w:afterAutospacing="0" w:line="240" w:lineRule="auto"/>
        <w:ind w:hanging="631"/>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שכר המתכנן ישולם לשיעורין כנגד גמר כל שלב ושלב של שרותי המתכנן כמוגדר בחוזה לרבות בנספחים ב' ו- ח' כדלקמן:</w:t>
      </w:r>
    </w:p>
    <w:p w14:paraId="0C85EA50"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087AA894" w14:textId="77777777" w:rsidR="007804CE" w:rsidRPr="007804CE" w:rsidRDefault="00435A20" w:rsidP="007804CE">
      <w:pPr>
        <w:pStyle w:val="af6"/>
        <w:widowControl w:val="0"/>
        <w:numPr>
          <w:ilvl w:val="1"/>
          <w:numId w:val="8"/>
        </w:numPr>
        <w:spacing w:before="0" w:beforeAutospacing="0" w:after="0" w:afterAutospacing="0" w:line="240" w:lineRule="auto"/>
        <w:jc w:val="both"/>
        <w:rPr>
          <w:rFonts w:ascii="Times New Roman" w:eastAsia="Times New Roman" w:hAnsi="Times New Roman" w:cs="David"/>
          <w:sz w:val="20"/>
          <w:szCs w:val="24"/>
          <w:rtl/>
          <w:lang w:eastAsia="he-IL"/>
        </w:rPr>
      </w:pPr>
      <w:r w:rsidRPr="007804CE">
        <w:rPr>
          <w:rFonts w:ascii="Times New Roman" w:eastAsia="Times New Roman" w:hAnsi="Times New Roman" w:cs="David" w:hint="cs"/>
          <w:sz w:val="20"/>
          <w:szCs w:val="24"/>
          <w:rtl/>
          <w:lang w:eastAsia="he-IL"/>
        </w:rPr>
        <w:t>עבור תכנית בנין עיר בסמכות ועדה מקומית (באחוזים משכר המתכנן הנקוב</w:t>
      </w:r>
    </w:p>
    <w:p w14:paraId="64A1DB01" w14:textId="77777777" w:rsidR="00435A20" w:rsidRPr="007804CE" w:rsidRDefault="00435A20" w:rsidP="007804CE">
      <w:pPr>
        <w:pStyle w:val="af6"/>
        <w:widowControl w:val="0"/>
        <w:spacing w:before="0" w:beforeAutospacing="0" w:after="0" w:afterAutospacing="0" w:line="240" w:lineRule="auto"/>
        <w:ind w:left="1440"/>
        <w:jc w:val="both"/>
        <w:rPr>
          <w:rFonts w:ascii="Times New Roman" w:eastAsia="Times New Roman" w:hAnsi="Times New Roman" w:cs="David"/>
          <w:sz w:val="20"/>
          <w:szCs w:val="24"/>
          <w:rtl/>
          <w:lang w:eastAsia="he-IL"/>
        </w:rPr>
      </w:pPr>
      <w:r w:rsidRPr="007804CE">
        <w:rPr>
          <w:rFonts w:ascii="Times New Roman" w:eastAsia="Times New Roman" w:hAnsi="Times New Roman" w:cs="David" w:hint="cs"/>
          <w:sz w:val="20"/>
          <w:szCs w:val="24"/>
          <w:rtl/>
          <w:lang w:eastAsia="he-IL"/>
        </w:rPr>
        <w:t>בסעיף 1.1 לנספח ד' לעיל):</w:t>
      </w:r>
    </w:p>
    <w:p w14:paraId="305B99C5"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p>
    <w:p w14:paraId="4526DD54"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א.</w:t>
      </w:r>
      <w:r w:rsidRPr="00435A20">
        <w:rPr>
          <w:rFonts w:ascii="Times New Roman" w:eastAsia="Times New Roman" w:hAnsi="Times New Roman" w:cs="David" w:hint="cs"/>
          <w:sz w:val="20"/>
          <w:szCs w:val="24"/>
          <w:rtl/>
          <w:lang w:eastAsia="he-IL"/>
        </w:rPr>
        <w:tab/>
        <w:t xml:space="preserve">לאחר הגשת מסמכי התכנון, באשור המזמין </w:t>
      </w:r>
    </w:p>
    <w:p w14:paraId="7F05B348" w14:textId="77777777" w:rsidR="00435A20" w:rsidRPr="00435A20" w:rsidRDefault="00435A20" w:rsidP="007E01A6">
      <w:pPr>
        <w:widowControl w:val="0"/>
        <w:spacing w:before="0" w:beforeAutospacing="0" w:after="0" w:afterAutospacing="0" w:line="240" w:lineRule="auto"/>
        <w:ind w:left="6480" w:hanging="43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ל</w:t>
      </w:r>
      <w:r w:rsidR="007E01A6">
        <w:rPr>
          <w:rFonts w:ascii="Times New Roman" w:eastAsia="Times New Roman" w:hAnsi="Times New Roman" w:cs="David" w:hint="cs"/>
          <w:sz w:val="20"/>
          <w:szCs w:val="24"/>
          <w:rtl/>
          <w:lang w:eastAsia="he-IL"/>
        </w:rPr>
        <w:t>אשור הועדה המקומית לתכנון ובניה.....................</w:t>
      </w:r>
      <w:r w:rsidRPr="00435A20">
        <w:rPr>
          <w:rFonts w:ascii="Times New Roman" w:eastAsia="Times New Roman" w:hAnsi="Times New Roman" w:cs="David" w:hint="cs"/>
          <w:sz w:val="20"/>
          <w:szCs w:val="24"/>
          <w:rtl/>
          <w:lang w:eastAsia="he-IL"/>
        </w:rPr>
        <w:t>33% משכר המתכנן</w:t>
      </w:r>
    </w:p>
    <w:p w14:paraId="18BBD435" w14:textId="77777777" w:rsidR="00435A20" w:rsidRPr="00435A20" w:rsidRDefault="00435A20" w:rsidP="00435A20">
      <w:pPr>
        <w:widowControl w:val="0"/>
        <w:spacing w:before="0" w:beforeAutospacing="0" w:after="0" w:afterAutospacing="0" w:line="240" w:lineRule="auto"/>
        <w:ind w:left="6481" w:hanging="4321"/>
        <w:jc w:val="both"/>
        <w:rPr>
          <w:rFonts w:ascii="Times New Roman" w:eastAsia="Times New Roman" w:hAnsi="Times New Roman" w:cs="David"/>
          <w:sz w:val="20"/>
          <w:szCs w:val="24"/>
          <w:rtl/>
          <w:lang w:eastAsia="he-IL"/>
        </w:rPr>
      </w:pPr>
    </w:p>
    <w:p w14:paraId="78C8C340"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ב.</w:t>
      </w:r>
      <w:r w:rsidRPr="00435A20">
        <w:rPr>
          <w:rFonts w:ascii="Times New Roman" w:eastAsia="Times New Roman" w:hAnsi="Times New Roman" w:cs="David" w:hint="cs"/>
          <w:sz w:val="20"/>
          <w:szCs w:val="24"/>
          <w:rtl/>
          <w:lang w:eastAsia="he-IL"/>
        </w:rPr>
        <w:tab/>
        <w:t xml:space="preserve">לאחר אשור הועדה המקומית להפקדת התכנית </w:t>
      </w:r>
    </w:p>
    <w:p w14:paraId="48F771D3" w14:textId="77777777" w:rsidR="00435A20" w:rsidRPr="00435A20" w:rsidRDefault="00435A20" w:rsidP="007E01A6">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t xml:space="preserve">להתנגדויות </w:t>
      </w:r>
      <w:r w:rsidR="007E01A6">
        <w:rPr>
          <w:rFonts w:ascii="Times New Roman" w:eastAsia="Times New Roman" w:hAnsi="Times New Roman" w:cs="David" w:hint="cs"/>
          <w:sz w:val="20"/>
          <w:szCs w:val="24"/>
          <w:rtl/>
          <w:lang w:eastAsia="he-IL"/>
        </w:rPr>
        <w:t>ופרסום ההפקדה ברשומות ובעיתונות...</w:t>
      </w:r>
      <w:r w:rsidRPr="00435A20">
        <w:rPr>
          <w:rFonts w:ascii="Times New Roman" w:eastAsia="Times New Roman" w:hAnsi="Times New Roman" w:cs="David" w:hint="cs"/>
          <w:sz w:val="20"/>
          <w:szCs w:val="24"/>
          <w:rtl/>
          <w:lang w:eastAsia="he-IL"/>
        </w:rPr>
        <w:t xml:space="preserve"> 33% משכר המתכנן </w:t>
      </w:r>
    </w:p>
    <w:p w14:paraId="57D683FE" w14:textId="77777777" w:rsidR="00435A20" w:rsidRPr="00435A20" w:rsidRDefault="00435A2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p>
    <w:p w14:paraId="5B928708"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ג.</w:t>
      </w:r>
      <w:r w:rsidRPr="00435A20">
        <w:rPr>
          <w:rFonts w:ascii="Times New Roman" w:eastAsia="Times New Roman" w:hAnsi="Times New Roman" w:cs="David" w:hint="cs"/>
          <w:sz w:val="20"/>
          <w:szCs w:val="24"/>
          <w:rtl/>
          <w:lang w:eastAsia="he-IL"/>
        </w:rPr>
        <w:tab/>
        <w:t xml:space="preserve">לאחר מתן תוקף לתכנית, פרסום מתן התוקף </w:t>
      </w:r>
    </w:p>
    <w:p w14:paraId="1F531CFE" w14:textId="77777777" w:rsidR="00435A20" w:rsidRPr="00435A20" w:rsidRDefault="007E01A6" w:rsidP="007E01A6">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ab/>
        <w:t>ברשומות  ובעיתונות.............................................</w:t>
      </w:r>
      <w:r w:rsidR="00435A20" w:rsidRPr="00435A20">
        <w:rPr>
          <w:rFonts w:ascii="Times New Roman" w:eastAsia="Times New Roman" w:hAnsi="Times New Roman" w:cs="David" w:hint="cs"/>
          <w:sz w:val="20"/>
          <w:szCs w:val="24"/>
          <w:rtl/>
          <w:lang w:eastAsia="he-IL"/>
        </w:rPr>
        <w:t xml:space="preserve">34% משכר המתכנן </w:t>
      </w:r>
    </w:p>
    <w:p w14:paraId="528C0301" w14:textId="77777777" w:rsidR="00435A20" w:rsidRPr="00435A20" w:rsidRDefault="00435A20" w:rsidP="00435A20">
      <w:pPr>
        <w:widowControl w:val="0"/>
        <w:spacing w:before="0" w:beforeAutospacing="0" w:after="0" w:afterAutospacing="0" w:line="240" w:lineRule="auto"/>
        <w:ind w:left="5040" w:firstLine="720"/>
        <w:jc w:val="both"/>
        <w:rPr>
          <w:rFonts w:ascii="Times New Roman" w:eastAsia="Times New Roman" w:hAnsi="Times New Roman" w:cs="David"/>
          <w:b/>
          <w:bCs/>
          <w:sz w:val="20"/>
          <w:szCs w:val="24"/>
          <w:rtl/>
          <w:lang w:eastAsia="he-IL"/>
        </w:rPr>
      </w:pPr>
    </w:p>
    <w:p w14:paraId="605C292F" w14:textId="77777777" w:rsidR="00435A20" w:rsidRPr="00435A20" w:rsidRDefault="00435A20" w:rsidP="007E01A6">
      <w:pPr>
        <w:widowControl w:val="0"/>
        <w:spacing w:before="0" w:beforeAutospacing="0" w:after="0" w:afterAutospacing="0" w:line="240" w:lineRule="auto"/>
        <w:ind w:left="5760"/>
        <w:jc w:val="both"/>
        <w:rPr>
          <w:rFonts w:ascii="Times New Roman" w:eastAsia="Times New Roman" w:hAnsi="Times New Roman" w:cs="David"/>
          <w:b/>
          <w:bCs/>
          <w:sz w:val="20"/>
          <w:szCs w:val="24"/>
          <w:rtl/>
          <w:lang w:eastAsia="he-IL"/>
        </w:rPr>
      </w:pPr>
      <w:r w:rsidRPr="00435A20">
        <w:rPr>
          <w:rFonts w:ascii="Times New Roman" w:eastAsia="Times New Roman" w:hAnsi="Times New Roman" w:cs="David" w:hint="cs"/>
          <w:b/>
          <w:bCs/>
          <w:sz w:val="20"/>
          <w:szCs w:val="24"/>
          <w:u w:val="single"/>
          <w:rtl/>
          <w:lang w:eastAsia="he-IL"/>
        </w:rPr>
        <w:t>סה"כ</w:t>
      </w:r>
      <w:r w:rsidR="007E01A6">
        <w:rPr>
          <w:rFonts w:ascii="Times New Roman" w:eastAsia="Times New Roman" w:hAnsi="Times New Roman" w:cs="David" w:hint="cs"/>
          <w:b/>
          <w:bCs/>
          <w:sz w:val="20"/>
          <w:szCs w:val="24"/>
          <w:rtl/>
          <w:lang w:eastAsia="he-IL"/>
        </w:rPr>
        <w:t xml:space="preserve">: </w:t>
      </w:r>
      <w:r w:rsidRPr="00435A20">
        <w:rPr>
          <w:rFonts w:ascii="Times New Roman" w:eastAsia="Times New Roman" w:hAnsi="Times New Roman" w:cs="David" w:hint="cs"/>
          <w:b/>
          <w:bCs/>
          <w:sz w:val="20"/>
          <w:szCs w:val="24"/>
          <w:rtl/>
          <w:lang w:eastAsia="he-IL"/>
        </w:rPr>
        <w:t xml:space="preserve">100% משכר המתכנן </w:t>
      </w:r>
    </w:p>
    <w:p w14:paraId="4AA4D886"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31136E76"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51818047"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t>1.2</w:t>
      </w:r>
      <w:r w:rsidRPr="00435A20">
        <w:rPr>
          <w:rFonts w:ascii="Times New Roman" w:eastAsia="Times New Roman" w:hAnsi="Times New Roman" w:cs="David" w:hint="cs"/>
          <w:sz w:val="20"/>
          <w:szCs w:val="24"/>
          <w:rtl/>
          <w:lang w:eastAsia="he-IL"/>
        </w:rPr>
        <w:tab/>
        <w:t>לתכנון בנייני מגורים (באחוזים משכר המתכנן הנקוב בסעיף 1.2 לנספח ד לעיל):</w:t>
      </w:r>
    </w:p>
    <w:p w14:paraId="702314B5"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0CDE59B2" w14:textId="77777777" w:rsidR="00435A20" w:rsidRPr="00435A20" w:rsidRDefault="00435A2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1.2.1</w:t>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u w:val="single"/>
          <w:rtl/>
          <w:lang w:eastAsia="he-IL"/>
        </w:rPr>
        <w:t>למבנה ראשוני</w:t>
      </w:r>
      <w:r w:rsidRPr="00435A20">
        <w:rPr>
          <w:rFonts w:ascii="Times New Roman" w:eastAsia="Times New Roman" w:hAnsi="Times New Roman" w:cs="David" w:hint="cs"/>
          <w:sz w:val="20"/>
          <w:szCs w:val="24"/>
          <w:rtl/>
          <w:lang w:eastAsia="he-IL"/>
        </w:rPr>
        <w:t>:</w:t>
      </w:r>
    </w:p>
    <w:p w14:paraId="4923B18B"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795EFDF4"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א.</w:t>
      </w:r>
      <w:r w:rsidRPr="00435A20">
        <w:rPr>
          <w:rFonts w:ascii="Times New Roman" w:eastAsia="Times New Roman" w:hAnsi="Times New Roman" w:cs="David" w:hint="cs"/>
          <w:sz w:val="20"/>
          <w:szCs w:val="24"/>
          <w:rtl/>
          <w:lang w:eastAsia="he-IL"/>
        </w:rPr>
        <w:tab/>
        <w:t>לאחר גמר התכנון המוקדם, ואישור עבודות</w:t>
      </w:r>
    </w:p>
    <w:p w14:paraId="4C417F63" w14:textId="77777777" w:rsidR="00435A20" w:rsidRPr="00435A20" w:rsidRDefault="00435A20" w:rsidP="00AE5088">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 xml:space="preserve">שלב זה על ידי המזמין </w:t>
      </w:r>
      <w:r w:rsidR="00AE5088">
        <w:rPr>
          <w:rFonts w:ascii="Times New Roman" w:eastAsia="Times New Roman" w:hAnsi="Times New Roman" w:cs="David" w:hint="cs"/>
          <w:sz w:val="20"/>
          <w:szCs w:val="24"/>
          <w:rtl/>
          <w:lang w:eastAsia="he-IL"/>
        </w:rPr>
        <w:t>..............................</w:t>
      </w:r>
      <w:r w:rsidRPr="00435A20">
        <w:rPr>
          <w:rFonts w:ascii="Times New Roman" w:eastAsia="Times New Roman" w:hAnsi="Times New Roman" w:cs="David" w:hint="cs"/>
          <w:sz w:val="20"/>
          <w:szCs w:val="24"/>
          <w:rtl/>
          <w:lang w:eastAsia="he-IL"/>
        </w:rPr>
        <w:t>10% משכר המתכנן.</w:t>
      </w:r>
    </w:p>
    <w:p w14:paraId="07C0DBA6" w14:textId="77777777" w:rsidR="00435A20" w:rsidRPr="00435A20" w:rsidRDefault="00435A20" w:rsidP="007804CE">
      <w:pPr>
        <w:widowControl w:val="0"/>
        <w:spacing w:before="0" w:beforeAutospacing="0" w:after="0" w:afterAutospacing="0" w:line="240" w:lineRule="auto"/>
        <w:ind w:left="2069" w:hanging="720"/>
        <w:jc w:val="both"/>
        <w:rPr>
          <w:rFonts w:ascii="Times New Roman" w:eastAsia="Times New Roman" w:hAnsi="Times New Roman" w:cs="David"/>
          <w:sz w:val="20"/>
          <w:szCs w:val="24"/>
          <w:rtl/>
          <w:lang w:eastAsia="he-IL"/>
        </w:rPr>
      </w:pPr>
    </w:p>
    <w:p w14:paraId="0CB72B40"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ב.</w:t>
      </w:r>
      <w:r w:rsidRPr="00435A20">
        <w:rPr>
          <w:rFonts w:ascii="Times New Roman" w:eastAsia="Times New Roman" w:hAnsi="Times New Roman" w:cs="David" w:hint="cs"/>
          <w:sz w:val="20"/>
          <w:szCs w:val="24"/>
          <w:rtl/>
          <w:lang w:eastAsia="he-IL"/>
        </w:rPr>
        <w:tab/>
        <w:t>לאחר גמר התכנון הסופי, ואישור עבודות</w:t>
      </w:r>
    </w:p>
    <w:p w14:paraId="6A02F5B6" w14:textId="77777777" w:rsidR="00435A20" w:rsidRPr="00435A20" w:rsidRDefault="00435A20" w:rsidP="00AE5088">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 xml:space="preserve">שלב זה על ידי המזמין </w:t>
      </w:r>
      <w:r w:rsidR="00AE5088">
        <w:rPr>
          <w:rFonts w:ascii="Times New Roman" w:eastAsia="Times New Roman" w:hAnsi="Times New Roman" w:cs="David" w:hint="cs"/>
          <w:sz w:val="20"/>
          <w:szCs w:val="24"/>
          <w:rtl/>
          <w:lang w:eastAsia="he-IL"/>
        </w:rPr>
        <w:t>.............................</w:t>
      </w:r>
      <w:r w:rsidRPr="00435A20">
        <w:rPr>
          <w:rFonts w:ascii="Times New Roman" w:eastAsia="Times New Roman" w:hAnsi="Times New Roman" w:cs="David" w:hint="cs"/>
          <w:sz w:val="20"/>
          <w:szCs w:val="24"/>
          <w:rtl/>
          <w:lang w:eastAsia="he-IL"/>
        </w:rPr>
        <w:t>15% משכר המתכנן.</w:t>
      </w:r>
    </w:p>
    <w:p w14:paraId="0E99418E"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2874906C" w14:textId="77777777" w:rsidR="00AE5088" w:rsidRDefault="00435A20" w:rsidP="00AE5088">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ג.</w:t>
      </w:r>
      <w:r w:rsidRPr="00435A20">
        <w:rPr>
          <w:rFonts w:ascii="Times New Roman" w:eastAsia="Times New Roman" w:hAnsi="Times New Roman" w:cs="David" w:hint="cs"/>
          <w:sz w:val="20"/>
          <w:szCs w:val="24"/>
          <w:rtl/>
          <w:lang w:eastAsia="he-IL"/>
        </w:rPr>
        <w:tab/>
        <w:t>לאחר אשור בנוי לביצוע ע"י הועדה המקומית</w:t>
      </w:r>
      <w:r w:rsidR="00AE5088">
        <w:rPr>
          <w:rFonts w:ascii="Times New Roman" w:eastAsia="Times New Roman" w:hAnsi="Times New Roman" w:cs="David" w:hint="cs"/>
          <w:sz w:val="20"/>
          <w:szCs w:val="24"/>
          <w:rtl/>
          <w:lang w:eastAsia="he-IL"/>
        </w:rPr>
        <w:t>.....</w:t>
      </w:r>
      <w:r w:rsidRPr="00435A20">
        <w:rPr>
          <w:rFonts w:ascii="Times New Roman" w:eastAsia="Times New Roman" w:hAnsi="Times New Roman" w:cs="David" w:hint="cs"/>
          <w:sz w:val="20"/>
          <w:szCs w:val="24"/>
          <w:rtl/>
          <w:lang w:eastAsia="he-IL"/>
        </w:rPr>
        <w:t xml:space="preserve">5% משכר </w:t>
      </w:r>
      <w:r w:rsidR="00AE5088">
        <w:rPr>
          <w:rFonts w:ascii="Times New Roman" w:eastAsia="Times New Roman" w:hAnsi="Times New Roman" w:cs="David" w:hint="cs"/>
          <w:sz w:val="20"/>
          <w:szCs w:val="24"/>
          <w:rtl/>
          <w:lang w:eastAsia="he-IL"/>
        </w:rPr>
        <w:t xml:space="preserve"> </w:t>
      </w:r>
    </w:p>
    <w:p w14:paraId="1AD53CAE" w14:textId="77777777" w:rsidR="00435A20" w:rsidRPr="00435A20" w:rsidRDefault="00AE5088" w:rsidP="00AE5088">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w:t>
      </w:r>
      <w:r w:rsidR="00435A20" w:rsidRPr="00435A20">
        <w:rPr>
          <w:rFonts w:ascii="Times New Roman" w:eastAsia="Times New Roman" w:hAnsi="Times New Roman" w:cs="David" w:hint="cs"/>
          <w:sz w:val="20"/>
          <w:szCs w:val="24"/>
          <w:rtl/>
          <w:lang w:eastAsia="he-IL"/>
        </w:rPr>
        <w:t>המתכנן.</w:t>
      </w:r>
    </w:p>
    <w:p w14:paraId="01859098"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
    <w:p w14:paraId="7C08BF3A" w14:textId="77777777" w:rsidR="00435A20" w:rsidRPr="00435A20" w:rsidRDefault="00435A2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t>ד.</w:t>
      </w:r>
      <w:r w:rsidRPr="00435A20">
        <w:rPr>
          <w:rFonts w:ascii="Times New Roman" w:eastAsia="Times New Roman" w:hAnsi="Times New Roman" w:cs="David" w:hint="cs"/>
          <w:sz w:val="20"/>
          <w:szCs w:val="24"/>
          <w:rtl/>
          <w:lang w:eastAsia="he-IL"/>
        </w:rPr>
        <w:tab/>
        <w:t>לאחר אשור הבקשות להיתרי בניה והוצאת</w:t>
      </w:r>
    </w:p>
    <w:p w14:paraId="769D141F" w14:textId="77777777" w:rsidR="00435A20" w:rsidRPr="00435A20" w:rsidRDefault="00435A20" w:rsidP="00AE5088">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 xml:space="preserve">היתרי בניה </w:t>
      </w:r>
      <w:r w:rsidR="00AE5088">
        <w:rPr>
          <w:rFonts w:ascii="Times New Roman" w:eastAsia="Times New Roman" w:hAnsi="Times New Roman" w:cs="David" w:hint="cs"/>
          <w:sz w:val="20"/>
          <w:szCs w:val="24"/>
          <w:rtl/>
          <w:lang w:eastAsia="he-IL"/>
        </w:rPr>
        <w:t>...............................................</w:t>
      </w:r>
      <w:r w:rsidRPr="00435A20">
        <w:rPr>
          <w:rFonts w:ascii="Times New Roman" w:eastAsia="Times New Roman" w:hAnsi="Times New Roman" w:cs="David" w:hint="cs"/>
          <w:sz w:val="20"/>
          <w:szCs w:val="24"/>
          <w:rtl/>
          <w:lang w:eastAsia="he-IL"/>
        </w:rPr>
        <w:t>8% משכר המתכנן.</w:t>
      </w:r>
    </w:p>
    <w:p w14:paraId="0319DEFA"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128BDE16" w14:textId="77777777" w:rsidR="00435A20" w:rsidRPr="00435A20" w:rsidRDefault="00435A2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t>ה.</w:t>
      </w:r>
      <w:r w:rsidRPr="00435A20">
        <w:rPr>
          <w:rFonts w:ascii="Times New Roman" w:eastAsia="Times New Roman" w:hAnsi="Times New Roman" w:cs="David" w:hint="cs"/>
          <w:sz w:val="20"/>
          <w:szCs w:val="24"/>
          <w:rtl/>
          <w:lang w:eastAsia="he-IL"/>
        </w:rPr>
        <w:tab/>
        <w:t>לאחר גמר התכנון המפורט והמכרזים, ואישור</w:t>
      </w:r>
    </w:p>
    <w:p w14:paraId="1AD3AD7D" w14:textId="77777777" w:rsidR="00435A20" w:rsidRPr="00435A20" w:rsidRDefault="00435A20" w:rsidP="00AE5088">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עבודות שלב  זה על ידי המזמין</w:t>
      </w:r>
      <w:r w:rsidR="00AE5088">
        <w:rPr>
          <w:rFonts w:ascii="Times New Roman" w:eastAsia="Times New Roman" w:hAnsi="Times New Roman" w:cs="David" w:hint="cs"/>
          <w:sz w:val="20"/>
          <w:szCs w:val="24"/>
          <w:rtl/>
          <w:lang w:eastAsia="he-IL"/>
        </w:rPr>
        <w:t>..................</w:t>
      </w:r>
      <w:r w:rsidRPr="00435A20">
        <w:rPr>
          <w:rFonts w:ascii="Times New Roman" w:eastAsia="Times New Roman" w:hAnsi="Times New Roman" w:cs="David" w:hint="cs"/>
          <w:sz w:val="20"/>
          <w:szCs w:val="24"/>
          <w:rtl/>
          <w:lang w:eastAsia="he-IL"/>
        </w:rPr>
        <w:t>28% משכר המתכנן.</w:t>
      </w:r>
    </w:p>
    <w:p w14:paraId="45B3676E"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0E93CAB2" w14:textId="77777777" w:rsidR="00435A20" w:rsidRPr="00435A20" w:rsidRDefault="00435A20" w:rsidP="00AE5088">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ו.</w:t>
      </w:r>
      <w:r w:rsidRPr="00435A20">
        <w:rPr>
          <w:rFonts w:ascii="Times New Roman" w:eastAsia="Times New Roman" w:hAnsi="Times New Roman" w:cs="David" w:hint="cs"/>
          <w:sz w:val="20"/>
          <w:szCs w:val="24"/>
          <w:rtl/>
          <w:lang w:eastAsia="he-IL"/>
        </w:rPr>
        <w:tab/>
        <w:t xml:space="preserve">לאחר גמר הוצאת תכניות לביצוע </w:t>
      </w:r>
      <w:r w:rsidR="00AE5088">
        <w:rPr>
          <w:rFonts w:ascii="Times New Roman" w:eastAsia="Times New Roman" w:hAnsi="Times New Roman" w:cs="David" w:hint="cs"/>
          <w:sz w:val="20"/>
          <w:szCs w:val="24"/>
          <w:rtl/>
          <w:lang w:eastAsia="he-IL"/>
        </w:rPr>
        <w:t>..............</w:t>
      </w:r>
      <w:r w:rsidRPr="00435A20">
        <w:rPr>
          <w:rFonts w:ascii="Times New Roman" w:eastAsia="Times New Roman" w:hAnsi="Times New Roman" w:cs="David" w:hint="cs"/>
          <w:sz w:val="20"/>
          <w:szCs w:val="24"/>
          <w:rtl/>
          <w:lang w:eastAsia="he-IL"/>
        </w:rPr>
        <w:t>12% משכר המתכנן.</w:t>
      </w:r>
    </w:p>
    <w:p w14:paraId="56D3B913"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136FE067" w14:textId="77777777" w:rsidR="00435A20" w:rsidRPr="00435A20" w:rsidRDefault="00435A2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t>ז.</w:t>
      </w:r>
      <w:r w:rsidRPr="00435A20">
        <w:rPr>
          <w:rFonts w:ascii="Times New Roman" w:eastAsia="Times New Roman" w:hAnsi="Times New Roman" w:cs="David" w:hint="cs"/>
          <w:sz w:val="20"/>
          <w:szCs w:val="24"/>
          <w:rtl/>
          <w:lang w:eastAsia="he-IL"/>
        </w:rPr>
        <w:tab/>
        <w:t>במהלך ביצוע הפיקוח העליון,</w:t>
      </w:r>
    </w:p>
    <w:p w14:paraId="4600825F" w14:textId="77777777" w:rsidR="00435A20" w:rsidRPr="00435A20" w:rsidRDefault="00435A20" w:rsidP="00AE5088">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 xml:space="preserve">לפי שיקול דעת המזמין </w:t>
      </w:r>
      <w:r w:rsidR="00AE5088">
        <w:rPr>
          <w:rFonts w:ascii="Times New Roman" w:eastAsia="Times New Roman" w:hAnsi="Times New Roman" w:cs="David" w:hint="cs"/>
          <w:sz w:val="20"/>
          <w:szCs w:val="24"/>
          <w:rtl/>
          <w:lang w:eastAsia="he-IL"/>
        </w:rPr>
        <w:t>...........................</w:t>
      </w:r>
      <w:r w:rsidRPr="00435A20">
        <w:rPr>
          <w:rFonts w:ascii="Times New Roman" w:eastAsia="Times New Roman" w:hAnsi="Times New Roman" w:cs="David" w:hint="cs"/>
          <w:sz w:val="20"/>
          <w:szCs w:val="24"/>
          <w:rtl/>
          <w:lang w:eastAsia="he-IL"/>
        </w:rPr>
        <w:t>15% משכר המתכנן.</w:t>
      </w:r>
    </w:p>
    <w:p w14:paraId="1C963DC5"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4ACC7E71" w14:textId="77777777" w:rsidR="00435A20" w:rsidRPr="00435A20" w:rsidRDefault="00435A2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t>ח.</w:t>
      </w:r>
      <w:r w:rsidRPr="00435A20">
        <w:rPr>
          <w:rFonts w:ascii="Times New Roman" w:eastAsia="Times New Roman" w:hAnsi="Times New Roman" w:cs="David" w:hint="cs"/>
          <w:sz w:val="20"/>
          <w:szCs w:val="24"/>
          <w:rtl/>
          <w:lang w:eastAsia="he-IL"/>
        </w:rPr>
        <w:tab/>
        <w:t>לאחר גמר ביצוע העבודות בהתאם לחוזה זה,</w:t>
      </w:r>
    </w:p>
    <w:p w14:paraId="221B80A8" w14:textId="77777777" w:rsidR="00435A20" w:rsidRPr="00435A20" w:rsidRDefault="00B33CA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t>הפעלת הפרו</w:t>
      </w:r>
      <w:r w:rsidR="00435A20" w:rsidRPr="00435A20">
        <w:rPr>
          <w:rFonts w:ascii="Times New Roman" w:eastAsia="Times New Roman" w:hAnsi="Times New Roman" w:cs="David" w:hint="cs"/>
          <w:sz w:val="20"/>
          <w:szCs w:val="24"/>
          <w:rtl/>
          <w:lang w:eastAsia="he-IL"/>
        </w:rPr>
        <w:t xml:space="preserve">יקט וקבלתו על ידי המזמין, </w:t>
      </w:r>
    </w:p>
    <w:p w14:paraId="14236B13" w14:textId="77777777" w:rsidR="00435A20" w:rsidRPr="00435A20" w:rsidRDefault="00435A2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 xml:space="preserve">ולאחר בדיקת החשבונות הסופיים של העבודות </w:t>
      </w:r>
    </w:p>
    <w:p w14:paraId="2DCF7AAA" w14:textId="77777777" w:rsidR="00435A20" w:rsidRPr="00435A20" w:rsidRDefault="00435A2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ושל הספקים בתכנון המתכנן ואישורם על ידי</w:t>
      </w:r>
    </w:p>
    <w:p w14:paraId="0BA19F88" w14:textId="77777777" w:rsidR="00435A20" w:rsidRPr="00435A20" w:rsidRDefault="00435A20" w:rsidP="00AE5088">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המזמין, וקבלת אשור לאכלוס</w:t>
      </w:r>
      <w:r w:rsidR="00AE5088">
        <w:rPr>
          <w:rFonts w:ascii="Times New Roman" w:eastAsia="Times New Roman" w:hAnsi="Times New Roman" w:cs="David" w:hint="cs"/>
          <w:sz w:val="20"/>
          <w:szCs w:val="24"/>
          <w:rtl/>
          <w:lang w:eastAsia="he-IL"/>
        </w:rPr>
        <w:t>....................</w:t>
      </w:r>
      <w:r w:rsidRPr="00435A20">
        <w:rPr>
          <w:rFonts w:ascii="Times New Roman" w:eastAsia="Times New Roman" w:hAnsi="Times New Roman" w:cs="David" w:hint="cs"/>
          <w:sz w:val="20"/>
          <w:szCs w:val="24"/>
          <w:rtl/>
          <w:lang w:eastAsia="he-IL"/>
        </w:rPr>
        <w:t xml:space="preserve"> 5% משכר המתכנן.</w:t>
      </w:r>
    </w:p>
    <w:p w14:paraId="5271DABA"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
    <w:p w14:paraId="74E105DB" w14:textId="77777777" w:rsidR="00435A20" w:rsidRPr="00435A20" w:rsidRDefault="00435A20" w:rsidP="00435A20">
      <w:pPr>
        <w:widowControl w:val="0"/>
        <w:spacing w:before="0" w:beforeAutospacing="0" w:after="0" w:afterAutospacing="0" w:line="240" w:lineRule="auto"/>
        <w:ind w:left="793" w:firstLine="647"/>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t>ט.</w:t>
      </w:r>
      <w:r w:rsidRPr="00435A20">
        <w:rPr>
          <w:rFonts w:ascii="Times New Roman" w:eastAsia="Times New Roman" w:hAnsi="Times New Roman" w:cs="David" w:hint="cs"/>
          <w:sz w:val="20"/>
          <w:szCs w:val="24"/>
          <w:rtl/>
          <w:lang w:eastAsia="he-IL"/>
        </w:rPr>
        <w:tab/>
        <w:t>לאחר גמר הפיקוח העליון, תיקוני הבדק וקבלת</w:t>
      </w:r>
    </w:p>
    <w:p w14:paraId="77AA9F29" w14:textId="77777777" w:rsidR="00435A20" w:rsidRPr="00435A20" w:rsidRDefault="00B33CA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t>תעודת גמר לפרו</w:t>
      </w:r>
      <w:r w:rsidR="00435A20" w:rsidRPr="00435A20">
        <w:rPr>
          <w:rFonts w:ascii="Times New Roman" w:eastAsia="Times New Roman" w:hAnsi="Times New Roman" w:cs="David" w:hint="cs"/>
          <w:sz w:val="20"/>
          <w:szCs w:val="24"/>
          <w:rtl/>
          <w:lang w:eastAsia="he-IL"/>
        </w:rPr>
        <w:t xml:space="preserve">יקט, אשור המתכנן בכתב </w:t>
      </w:r>
    </w:p>
    <w:p w14:paraId="67A8EACB" w14:textId="77777777" w:rsidR="00435A20" w:rsidRPr="00435A20" w:rsidRDefault="00435A2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 xml:space="preserve">להשלמת הפרויקט בהתאם לתכניותיו, לתקנים </w:t>
      </w:r>
    </w:p>
    <w:p w14:paraId="5644542C" w14:textId="77777777" w:rsidR="00435A20" w:rsidRPr="00435A20" w:rsidRDefault="00435A20" w:rsidP="00AE5088">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007E01A6">
        <w:rPr>
          <w:rFonts w:ascii="Times New Roman" w:eastAsia="Times New Roman" w:hAnsi="Times New Roman" w:cs="David" w:hint="cs"/>
          <w:sz w:val="20"/>
          <w:szCs w:val="24"/>
          <w:rtl/>
          <w:lang w:eastAsia="he-IL"/>
        </w:rPr>
        <w:t xml:space="preserve">מחייבים ולשביעות רצונו </w:t>
      </w:r>
      <w:r w:rsidR="00AE5088" w:rsidRPr="00AE5088">
        <w:rPr>
          <w:rFonts w:ascii="Times New Roman" w:eastAsia="Times New Roman" w:hAnsi="Times New Roman" w:cs="David" w:hint="cs"/>
          <w:sz w:val="20"/>
          <w:szCs w:val="24"/>
          <w:rtl/>
          <w:lang w:eastAsia="he-IL"/>
        </w:rPr>
        <w:t>..........................</w:t>
      </w:r>
      <w:r w:rsidRPr="00435A20">
        <w:rPr>
          <w:rFonts w:ascii="Times New Roman" w:eastAsia="Times New Roman" w:hAnsi="Times New Roman" w:cs="David" w:hint="cs"/>
          <w:sz w:val="20"/>
          <w:szCs w:val="24"/>
          <w:u w:val="single"/>
          <w:rtl/>
          <w:lang w:eastAsia="he-IL"/>
        </w:rPr>
        <w:t xml:space="preserve"> 2% משכר המתכנן.</w:t>
      </w:r>
    </w:p>
    <w:p w14:paraId="165E0171"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2F69FD48" w14:textId="77777777" w:rsidR="00435A20" w:rsidRPr="00435A20" w:rsidRDefault="00435A20" w:rsidP="007E01A6">
      <w:pPr>
        <w:widowControl w:val="0"/>
        <w:spacing w:before="0" w:beforeAutospacing="0" w:after="0" w:afterAutospacing="0" w:line="240" w:lineRule="auto"/>
        <w:ind w:left="720" w:right="-142"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lastRenderedPageBreak/>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b/>
          <w:bCs/>
          <w:sz w:val="20"/>
          <w:szCs w:val="24"/>
          <w:u w:val="single"/>
          <w:rtl/>
          <w:lang w:eastAsia="he-IL"/>
        </w:rPr>
        <w:t>סה"כ</w:t>
      </w:r>
      <w:r w:rsidR="007E01A6">
        <w:rPr>
          <w:rFonts w:ascii="Times New Roman" w:eastAsia="Times New Roman" w:hAnsi="Times New Roman" w:cs="David" w:hint="cs"/>
          <w:sz w:val="20"/>
          <w:szCs w:val="24"/>
          <w:rtl/>
          <w:lang w:eastAsia="he-IL"/>
        </w:rPr>
        <w:t>:</w:t>
      </w:r>
      <w:r w:rsidR="007E01A6">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100% משכר המתכנן.</w:t>
      </w:r>
    </w:p>
    <w:p w14:paraId="10267399" w14:textId="77777777" w:rsidR="00435A20" w:rsidRPr="00435A20" w:rsidRDefault="00435A20" w:rsidP="00435A20">
      <w:pPr>
        <w:widowControl w:val="0"/>
        <w:spacing w:before="0" w:beforeAutospacing="0" w:after="0" w:afterAutospacing="0" w:line="240" w:lineRule="auto"/>
        <w:ind w:right="-142" w:hanging="720"/>
        <w:jc w:val="both"/>
        <w:rPr>
          <w:rFonts w:ascii="Times New Roman" w:eastAsia="Times New Roman" w:hAnsi="Times New Roman" w:cs="David"/>
          <w:sz w:val="20"/>
          <w:szCs w:val="24"/>
          <w:rtl/>
          <w:lang w:eastAsia="he-IL"/>
        </w:rPr>
      </w:pPr>
    </w:p>
    <w:p w14:paraId="2E2D7027" w14:textId="77777777" w:rsidR="00435A20" w:rsidRPr="00435A20" w:rsidRDefault="00435A20" w:rsidP="00435A20">
      <w:pPr>
        <w:widowControl w:val="0"/>
        <w:spacing w:before="0" w:beforeAutospacing="0" w:after="0" w:afterAutospacing="0" w:line="240" w:lineRule="auto"/>
        <w:ind w:right="-142" w:hanging="720"/>
        <w:jc w:val="both"/>
        <w:rPr>
          <w:rFonts w:ascii="Times New Roman" w:eastAsia="Times New Roman" w:hAnsi="Times New Roman" w:cs="David"/>
          <w:sz w:val="20"/>
          <w:szCs w:val="24"/>
          <w:rtl/>
          <w:lang w:eastAsia="he-IL"/>
        </w:rPr>
      </w:pPr>
    </w:p>
    <w:p w14:paraId="20344B28" w14:textId="77777777" w:rsidR="00435A20" w:rsidRPr="00435A20" w:rsidRDefault="00435A20" w:rsidP="00435A20">
      <w:pPr>
        <w:widowControl w:val="0"/>
        <w:spacing w:before="0" w:beforeAutospacing="0" w:after="0" w:afterAutospacing="0" w:line="360" w:lineRule="auto"/>
        <w:ind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1.2.2</w:t>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u w:val="single"/>
          <w:rtl/>
          <w:lang w:eastAsia="he-IL"/>
        </w:rPr>
        <w:t>למבנה חוזר</w:t>
      </w:r>
      <w:r w:rsidRPr="00435A20">
        <w:rPr>
          <w:rFonts w:ascii="Times New Roman" w:eastAsia="Times New Roman" w:hAnsi="Times New Roman" w:cs="David" w:hint="cs"/>
          <w:sz w:val="20"/>
          <w:szCs w:val="24"/>
          <w:rtl/>
          <w:lang w:eastAsia="he-IL"/>
        </w:rPr>
        <w:t>:</w:t>
      </w:r>
    </w:p>
    <w:p w14:paraId="1133FFD9"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12EAD1CC" w14:textId="77777777" w:rsidR="00AE5088" w:rsidRPr="00AE5088" w:rsidRDefault="00435A20" w:rsidP="00AE5088">
      <w:pPr>
        <w:pStyle w:val="af6"/>
        <w:widowControl w:val="0"/>
        <w:numPr>
          <w:ilvl w:val="0"/>
          <w:numId w:val="11"/>
        </w:numPr>
        <w:spacing w:before="0" w:beforeAutospacing="0" w:after="0" w:afterAutospacing="0" w:line="240" w:lineRule="auto"/>
        <w:jc w:val="both"/>
        <w:rPr>
          <w:rFonts w:ascii="Times New Roman" w:eastAsia="Times New Roman" w:hAnsi="Times New Roman" w:cs="David"/>
          <w:sz w:val="20"/>
          <w:szCs w:val="24"/>
          <w:rtl/>
          <w:lang w:eastAsia="he-IL"/>
        </w:rPr>
      </w:pPr>
      <w:r w:rsidRPr="00AE5088">
        <w:rPr>
          <w:rFonts w:ascii="Times New Roman" w:eastAsia="Times New Roman" w:hAnsi="Times New Roman" w:cs="David" w:hint="cs"/>
          <w:sz w:val="20"/>
          <w:szCs w:val="24"/>
          <w:rtl/>
          <w:lang w:eastAsia="he-IL"/>
        </w:rPr>
        <w:t xml:space="preserve">לאחר אשור בינוי לביצוע ע"י הועדה המקומית </w:t>
      </w:r>
      <w:r w:rsidR="00AE5088" w:rsidRPr="00AE5088">
        <w:rPr>
          <w:rFonts w:ascii="Times New Roman" w:eastAsia="Times New Roman" w:hAnsi="Times New Roman" w:cs="David" w:hint="cs"/>
          <w:sz w:val="20"/>
          <w:szCs w:val="24"/>
          <w:rtl/>
          <w:lang w:eastAsia="he-IL"/>
        </w:rPr>
        <w:t xml:space="preserve">.......15% משכר </w:t>
      </w:r>
    </w:p>
    <w:p w14:paraId="557F27CB" w14:textId="77777777" w:rsidR="00435A20" w:rsidRPr="00AE5088" w:rsidRDefault="00435A20" w:rsidP="00AE5088">
      <w:pPr>
        <w:pStyle w:val="af6"/>
        <w:widowControl w:val="0"/>
        <w:spacing w:before="0" w:beforeAutospacing="0" w:after="0" w:afterAutospacing="0" w:line="240" w:lineRule="auto"/>
        <w:ind w:left="2880"/>
        <w:jc w:val="both"/>
        <w:rPr>
          <w:rFonts w:ascii="Times New Roman" w:eastAsia="Times New Roman" w:hAnsi="Times New Roman" w:cs="David"/>
          <w:sz w:val="20"/>
          <w:szCs w:val="24"/>
          <w:rtl/>
          <w:lang w:eastAsia="he-IL"/>
        </w:rPr>
      </w:pPr>
      <w:r w:rsidRPr="00AE5088">
        <w:rPr>
          <w:rFonts w:ascii="Times New Roman" w:eastAsia="Times New Roman" w:hAnsi="Times New Roman" w:cs="David" w:hint="cs"/>
          <w:sz w:val="20"/>
          <w:szCs w:val="24"/>
          <w:rtl/>
          <w:lang w:eastAsia="he-IL"/>
        </w:rPr>
        <w:t>המתכנן.</w:t>
      </w:r>
    </w:p>
    <w:p w14:paraId="0A2688CA"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035A7265"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ב.</w:t>
      </w:r>
      <w:r w:rsidRPr="00435A20">
        <w:rPr>
          <w:rFonts w:ascii="Times New Roman" w:eastAsia="Times New Roman" w:hAnsi="Times New Roman" w:cs="David" w:hint="cs"/>
          <w:sz w:val="20"/>
          <w:szCs w:val="24"/>
          <w:rtl/>
          <w:lang w:eastAsia="he-IL"/>
        </w:rPr>
        <w:tab/>
        <w:t xml:space="preserve">לאחר אשור הבקשות להיתרי בניה </w:t>
      </w:r>
    </w:p>
    <w:p w14:paraId="3FE34B55" w14:textId="77777777" w:rsidR="00435A20" w:rsidRPr="00435A20" w:rsidRDefault="00AE5088" w:rsidP="00AE5088">
      <w:pPr>
        <w:widowControl w:val="0"/>
        <w:spacing w:before="0" w:beforeAutospacing="0" w:after="60" w:afterAutospacing="0" w:line="360" w:lineRule="auto"/>
        <w:ind w:left="720"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t>והוצאת היתרי בניה .................................</w:t>
      </w:r>
      <w:r w:rsidR="00435A20" w:rsidRPr="00435A20">
        <w:rPr>
          <w:rFonts w:ascii="Times New Roman" w:eastAsia="Times New Roman" w:hAnsi="Times New Roman" w:cs="David" w:hint="cs"/>
          <w:sz w:val="20"/>
          <w:szCs w:val="24"/>
          <w:rtl/>
          <w:lang w:eastAsia="he-IL"/>
        </w:rPr>
        <w:t>20% משכר המתכנן.</w:t>
      </w:r>
    </w:p>
    <w:p w14:paraId="0DCDD007"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ג.</w:t>
      </w:r>
      <w:r w:rsidRPr="00435A20">
        <w:rPr>
          <w:rFonts w:ascii="Times New Roman" w:eastAsia="Times New Roman" w:hAnsi="Times New Roman" w:cs="David" w:hint="cs"/>
          <w:sz w:val="20"/>
          <w:szCs w:val="24"/>
          <w:rtl/>
          <w:lang w:eastAsia="he-IL"/>
        </w:rPr>
        <w:tab/>
        <w:t xml:space="preserve">לאחר גמר התאמת התכנון המפורט והמכרזים </w:t>
      </w:r>
      <w:r w:rsidRPr="00435A20">
        <w:rPr>
          <w:rFonts w:ascii="Times New Roman" w:eastAsia="Times New Roman" w:hAnsi="Times New Roman" w:cs="David" w:hint="cs"/>
          <w:sz w:val="20"/>
          <w:szCs w:val="24"/>
          <w:rtl/>
          <w:lang w:eastAsia="he-IL"/>
        </w:rPr>
        <w:tab/>
      </w:r>
    </w:p>
    <w:p w14:paraId="2BB24F59" w14:textId="77777777" w:rsidR="00435A20" w:rsidRPr="00435A20" w:rsidRDefault="00435A20" w:rsidP="00AE5088">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וא</w:t>
      </w:r>
      <w:r w:rsidR="00AE5088">
        <w:rPr>
          <w:rFonts w:ascii="Times New Roman" w:eastAsia="Times New Roman" w:hAnsi="Times New Roman" w:cs="David" w:hint="cs"/>
          <w:sz w:val="20"/>
          <w:szCs w:val="24"/>
          <w:rtl/>
          <w:lang w:eastAsia="he-IL"/>
        </w:rPr>
        <w:t>שור עבודות שלב זה ע"י המזמין .............</w:t>
      </w:r>
      <w:r w:rsidRPr="00435A20">
        <w:rPr>
          <w:rFonts w:ascii="Times New Roman" w:eastAsia="Times New Roman" w:hAnsi="Times New Roman" w:cs="David" w:hint="cs"/>
          <w:sz w:val="20"/>
          <w:szCs w:val="24"/>
          <w:rtl/>
          <w:lang w:eastAsia="he-IL"/>
        </w:rPr>
        <w:t>15% משכר המתכנן.</w:t>
      </w:r>
    </w:p>
    <w:p w14:paraId="729AC2A6" w14:textId="77777777" w:rsidR="00435A20" w:rsidRPr="00435A20" w:rsidRDefault="00435A2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p>
    <w:p w14:paraId="362A58C9" w14:textId="77777777" w:rsidR="00435A20" w:rsidRPr="00435A20" w:rsidRDefault="00435A20" w:rsidP="00435A20">
      <w:pPr>
        <w:widowControl w:val="0"/>
        <w:spacing w:before="0" w:beforeAutospacing="0" w:after="60" w:afterAutospacing="0" w:line="360" w:lineRule="auto"/>
        <w:ind w:left="72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ד.</w:t>
      </w:r>
      <w:r w:rsidRPr="00435A20">
        <w:rPr>
          <w:rFonts w:ascii="Times New Roman" w:eastAsia="Times New Roman" w:hAnsi="Times New Roman" w:cs="David" w:hint="cs"/>
          <w:sz w:val="20"/>
          <w:szCs w:val="24"/>
          <w:rtl/>
          <w:lang w:eastAsia="he-IL"/>
        </w:rPr>
        <w:tab/>
        <w:t>במהלך ביצוע הפיקוח העליון,</w:t>
      </w:r>
    </w:p>
    <w:p w14:paraId="119CE1E0" w14:textId="77777777" w:rsidR="00435A20" w:rsidRPr="00435A20" w:rsidRDefault="00AE5088" w:rsidP="00AE5088">
      <w:pPr>
        <w:widowControl w:val="0"/>
        <w:spacing w:before="0" w:beforeAutospacing="0" w:after="60" w:afterAutospacing="0" w:line="360" w:lineRule="auto"/>
        <w:ind w:left="720"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t>לפי שיקול דעת המזמין ............................</w:t>
      </w:r>
      <w:r w:rsidR="00435A20" w:rsidRPr="00435A20">
        <w:rPr>
          <w:rFonts w:ascii="Times New Roman" w:eastAsia="Times New Roman" w:hAnsi="Times New Roman" w:cs="David" w:hint="cs"/>
          <w:sz w:val="20"/>
          <w:szCs w:val="24"/>
          <w:rtl/>
          <w:lang w:eastAsia="he-IL"/>
        </w:rPr>
        <w:t>35% משכר המתכנן.</w:t>
      </w:r>
    </w:p>
    <w:p w14:paraId="4A921375" w14:textId="77777777" w:rsidR="00435A20" w:rsidRPr="00435A20" w:rsidRDefault="00435A2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t>ה.</w:t>
      </w:r>
      <w:r w:rsidRPr="00435A20">
        <w:rPr>
          <w:rFonts w:ascii="Times New Roman" w:eastAsia="Times New Roman" w:hAnsi="Times New Roman" w:cs="David" w:hint="cs"/>
          <w:sz w:val="20"/>
          <w:szCs w:val="24"/>
          <w:rtl/>
          <w:lang w:eastAsia="he-IL"/>
        </w:rPr>
        <w:tab/>
        <w:t>לאחר גמר ביצוע העבודות בהתאם לחוזה זה,</w:t>
      </w:r>
    </w:p>
    <w:p w14:paraId="61015B79" w14:textId="77777777" w:rsidR="00435A20" w:rsidRPr="00435A20" w:rsidRDefault="00435A2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 xml:space="preserve">הפעלת הפרויקט וקבלתו על ידי המזמין, </w:t>
      </w:r>
    </w:p>
    <w:p w14:paraId="0C1F2759" w14:textId="77777777" w:rsidR="00435A20" w:rsidRPr="00435A20" w:rsidRDefault="00435A2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 xml:space="preserve">ולאחר בדיקת החשבונות הסופיים של העבודות </w:t>
      </w:r>
    </w:p>
    <w:p w14:paraId="22353483" w14:textId="77777777" w:rsidR="00435A20" w:rsidRPr="00435A20" w:rsidRDefault="00435A2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ושל הספקים בתכנון המתכנן ואישורם על ידי</w:t>
      </w:r>
    </w:p>
    <w:p w14:paraId="6E2C3B63" w14:textId="77777777" w:rsidR="00435A20" w:rsidRPr="00435A20" w:rsidRDefault="00AE5088" w:rsidP="00AE5088">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t>המזמין, וקבלת אשור לאכלוס ..................</w:t>
      </w:r>
      <w:r w:rsidR="00435A20" w:rsidRPr="00435A20">
        <w:rPr>
          <w:rFonts w:ascii="Times New Roman" w:eastAsia="Times New Roman" w:hAnsi="Times New Roman" w:cs="David" w:hint="cs"/>
          <w:sz w:val="20"/>
          <w:szCs w:val="24"/>
          <w:rtl/>
          <w:lang w:eastAsia="he-IL"/>
        </w:rPr>
        <w:t>10% משכר המתכנן.</w:t>
      </w:r>
    </w:p>
    <w:p w14:paraId="31EF2ED7" w14:textId="77777777" w:rsidR="00435A20" w:rsidRPr="00435A20" w:rsidRDefault="00435A20" w:rsidP="00435A20">
      <w:pPr>
        <w:widowControl w:val="0"/>
        <w:spacing w:before="0" w:beforeAutospacing="0" w:after="0" w:afterAutospacing="0" w:line="240" w:lineRule="auto"/>
        <w:ind w:left="794" w:firstLine="646"/>
        <w:jc w:val="both"/>
        <w:rPr>
          <w:rFonts w:ascii="Times New Roman" w:eastAsia="Times New Roman" w:hAnsi="Times New Roman" w:cs="David"/>
          <w:sz w:val="20"/>
          <w:szCs w:val="24"/>
          <w:rtl/>
          <w:lang w:eastAsia="he-IL"/>
        </w:rPr>
      </w:pPr>
    </w:p>
    <w:p w14:paraId="3FE4BAE8" w14:textId="77777777" w:rsidR="00435A20" w:rsidRPr="00435A20" w:rsidRDefault="00435A20" w:rsidP="00435A20">
      <w:pPr>
        <w:widowControl w:val="0"/>
        <w:spacing w:before="0" w:beforeAutospacing="0" w:after="0" w:afterAutospacing="0" w:line="240" w:lineRule="auto"/>
        <w:ind w:left="793" w:firstLine="647"/>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t>ו.</w:t>
      </w:r>
      <w:r w:rsidRPr="00435A20">
        <w:rPr>
          <w:rFonts w:ascii="Times New Roman" w:eastAsia="Times New Roman" w:hAnsi="Times New Roman" w:cs="David" w:hint="cs"/>
          <w:sz w:val="20"/>
          <w:szCs w:val="24"/>
          <w:rtl/>
          <w:lang w:eastAsia="he-IL"/>
        </w:rPr>
        <w:tab/>
        <w:t>לאחר גמר הפיקוח העליון, תיקוני הבדק וקבלת</w:t>
      </w:r>
    </w:p>
    <w:p w14:paraId="44E33717" w14:textId="77777777" w:rsidR="00435A20" w:rsidRPr="00435A20" w:rsidRDefault="00435A2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 xml:space="preserve">תעודת גמר לפרויקט, אשור המתכנן בכתב </w:t>
      </w:r>
    </w:p>
    <w:p w14:paraId="5BC53AE8" w14:textId="77777777" w:rsidR="00435A20" w:rsidRPr="00435A20" w:rsidRDefault="00435A2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 xml:space="preserve">להשלמת הפרויקט בהתאם לתכניותיו, לתקנים </w:t>
      </w:r>
    </w:p>
    <w:p w14:paraId="3871B00C" w14:textId="77777777" w:rsidR="00435A20" w:rsidRPr="00435A20" w:rsidRDefault="00AE5088" w:rsidP="00AE5088">
      <w:pPr>
        <w:widowControl w:val="0"/>
        <w:spacing w:before="0" w:beforeAutospacing="0" w:after="0" w:afterAutospacing="0" w:line="240" w:lineRule="auto"/>
        <w:ind w:left="720" w:right="-142"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t>מחייבים ולשביעות רצונו ...........................</w:t>
      </w:r>
      <w:r w:rsidR="00435A20" w:rsidRPr="00435A20">
        <w:rPr>
          <w:rFonts w:ascii="Times New Roman" w:eastAsia="Times New Roman" w:hAnsi="Times New Roman" w:cs="David" w:hint="cs"/>
          <w:sz w:val="20"/>
          <w:szCs w:val="24"/>
          <w:u w:val="single"/>
          <w:rtl/>
          <w:lang w:eastAsia="he-IL"/>
        </w:rPr>
        <w:t>5% משכר המתכנן.</w:t>
      </w:r>
    </w:p>
    <w:p w14:paraId="7C7B870F" w14:textId="77777777" w:rsidR="00435A20" w:rsidRPr="00435A20" w:rsidRDefault="00435A20" w:rsidP="00435A20">
      <w:pPr>
        <w:widowControl w:val="0"/>
        <w:spacing w:before="0" w:beforeAutospacing="0" w:after="0" w:afterAutospacing="0" w:line="360" w:lineRule="auto"/>
        <w:ind w:left="720" w:right="-284"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p>
    <w:p w14:paraId="29F94E53" w14:textId="77777777" w:rsidR="00435A20" w:rsidRPr="00435A20" w:rsidRDefault="00435A20" w:rsidP="007E01A6">
      <w:pPr>
        <w:widowControl w:val="0"/>
        <w:spacing w:before="0" w:beforeAutospacing="0" w:after="0" w:afterAutospacing="0" w:line="360" w:lineRule="auto"/>
        <w:ind w:left="2160" w:right="-284"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b/>
          <w:bCs/>
          <w:sz w:val="20"/>
          <w:szCs w:val="24"/>
          <w:u w:val="single"/>
          <w:rtl/>
          <w:lang w:eastAsia="he-IL"/>
        </w:rPr>
        <w:t>סה"כ</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hint="cs"/>
          <w:sz w:val="20"/>
          <w:szCs w:val="24"/>
          <w:rtl/>
          <w:lang w:eastAsia="he-IL"/>
        </w:rPr>
        <w:tab/>
        <w:t>100% משכר המתכנן.</w:t>
      </w:r>
    </w:p>
    <w:p w14:paraId="5C3E9400" w14:textId="77777777" w:rsidR="00435A20" w:rsidRPr="00435A20" w:rsidRDefault="00435A20" w:rsidP="00435A20">
      <w:pPr>
        <w:widowControl w:val="0"/>
        <w:spacing w:before="0" w:beforeAutospacing="0" w:after="0" w:afterAutospacing="0" w:line="360" w:lineRule="auto"/>
        <w:ind w:left="720" w:right="-284" w:hanging="720"/>
        <w:jc w:val="both"/>
        <w:rPr>
          <w:rFonts w:ascii="Times New Roman" w:eastAsia="Times New Roman" w:hAnsi="Times New Roman" w:cs="David"/>
          <w:sz w:val="20"/>
          <w:szCs w:val="24"/>
          <w:rtl/>
          <w:lang w:eastAsia="he-IL"/>
        </w:rPr>
      </w:pPr>
    </w:p>
    <w:p w14:paraId="67C0B9A3" w14:textId="77777777" w:rsidR="00435A20" w:rsidRPr="00435A20" w:rsidRDefault="00435A20" w:rsidP="00435A20">
      <w:pPr>
        <w:widowControl w:val="0"/>
        <w:spacing w:before="0" w:beforeAutospacing="0" w:after="0" w:afterAutospacing="0" w:line="360" w:lineRule="auto"/>
        <w:ind w:left="720" w:right="-284" w:hanging="720"/>
        <w:jc w:val="both"/>
        <w:rPr>
          <w:rFonts w:ascii="Times New Roman" w:eastAsia="Times New Roman" w:hAnsi="Times New Roman" w:cs="David"/>
          <w:sz w:val="20"/>
          <w:szCs w:val="24"/>
          <w:rtl/>
          <w:lang w:eastAsia="he-IL"/>
        </w:rPr>
      </w:pPr>
    </w:p>
    <w:p w14:paraId="679E82CC" w14:textId="77777777" w:rsidR="007E01A6" w:rsidRPr="007E01A6" w:rsidRDefault="00435A20" w:rsidP="007E01A6">
      <w:pPr>
        <w:pStyle w:val="af6"/>
        <w:widowControl w:val="0"/>
        <w:numPr>
          <w:ilvl w:val="0"/>
          <w:numId w:val="8"/>
        </w:numPr>
        <w:spacing w:before="0" w:beforeAutospacing="0" w:after="0" w:afterAutospacing="0" w:line="360" w:lineRule="auto"/>
        <w:jc w:val="both"/>
        <w:rPr>
          <w:rFonts w:ascii="Times New Roman" w:eastAsia="Times New Roman" w:hAnsi="Times New Roman" w:cs="David"/>
          <w:sz w:val="20"/>
          <w:szCs w:val="24"/>
          <w:rtl/>
          <w:lang w:eastAsia="he-IL"/>
        </w:rPr>
      </w:pPr>
      <w:r w:rsidRPr="007E01A6">
        <w:rPr>
          <w:rFonts w:ascii="Times New Roman" w:eastAsia="Times New Roman" w:hAnsi="Times New Roman" w:cs="David" w:hint="cs"/>
          <w:sz w:val="20"/>
          <w:szCs w:val="24"/>
          <w:rtl/>
          <w:lang w:eastAsia="he-IL"/>
        </w:rPr>
        <w:t>על אף האמור בסעיף 1 לעיל, רשאי המזמין לשלם למתכנן מקדמות בגין קידום התכנון</w:t>
      </w:r>
    </w:p>
    <w:p w14:paraId="470CAB1E" w14:textId="77777777" w:rsidR="00435A20" w:rsidRPr="007E01A6" w:rsidRDefault="00435A20" w:rsidP="007E01A6">
      <w:pPr>
        <w:pStyle w:val="af6"/>
        <w:widowControl w:val="0"/>
        <w:spacing w:before="0" w:beforeAutospacing="0" w:after="0" w:afterAutospacing="0" w:line="360" w:lineRule="auto"/>
        <w:jc w:val="both"/>
        <w:rPr>
          <w:rFonts w:ascii="Times New Roman" w:eastAsia="Times New Roman" w:hAnsi="Times New Roman" w:cs="David"/>
          <w:sz w:val="20"/>
          <w:szCs w:val="24"/>
          <w:rtl/>
          <w:lang w:eastAsia="he-IL"/>
        </w:rPr>
      </w:pPr>
      <w:r w:rsidRPr="007E01A6">
        <w:rPr>
          <w:rFonts w:ascii="Times New Roman" w:eastAsia="Times New Roman" w:hAnsi="Times New Roman" w:cs="David" w:hint="cs"/>
          <w:sz w:val="20"/>
          <w:szCs w:val="24"/>
          <w:rtl/>
          <w:lang w:eastAsia="he-IL"/>
        </w:rPr>
        <w:t>אשר</w:t>
      </w:r>
      <w:r w:rsidR="007E01A6">
        <w:rPr>
          <w:rFonts w:ascii="Times New Roman" w:eastAsia="Times New Roman" w:hAnsi="Times New Roman" w:cs="David" w:hint="cs"/>
          <w:sz w:val="20"/>
          <w:szCs w:val="24"/>
          <w:rtl/>
          <w:lang w:eastAsia="he-IL"/>
        </w:rPr>
        <w:t xml:space="preserve"> </w:t>
      </w:r>
      <w:r w:rsidRPr="007E01A6">
        <w:rPr>
          <w:rFonts w:ascii="Times New Roman" w:eastAsia="Times New Roman" w:hAnsi="Times New Roman" w:cs="David" w:hint="cs"/>
          <w:sz w:val="20"/>
          <w:szCs w:val="24"/>
          <w:rtl/>
          <w:lang w:eastAsia="he-IL"/>
        </w:rPr>
        <w:t>יקוזזו משלבי התשלום, וזאת עפ"י קביעתו ושקול דעתו הבלעדי של המזמין.</w:t>
      </w:r>
    </w:p>
    <w:p w14:paraId="4C0D8406"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D8ECA1F" w14:textId="77777777" w:rsidR="007E01A6" w:rsidRPr="007E01A6" w:rsidRDefault="00435A20" w:rsidP="007E01A6">
      <w:pPr>
        <w:pStyle w:val="af6"/>
        <w:widowControl w:val="0"/>
        <w:numPr>
          <w:ilvl w:val="0"/>
          <w:numId w:val="8"/>
        </w:numPr>
        <w:spacing w:before="0" w:beforeAutospacing="0" w:after="0" w:afterAutospacing="0" w:line="240" w:lineRule="auto"/>
        <w:jc w:val="both"/>
        <w:rPr>
          <w:rFonts w:ascii="Times New Roman" w:eastAsia="Times New Roman" w:hAnsi="Times New Roman" w:cs="David"/>
          <w:sz w:val="20"/>
          <w:szCs w:val="24"/>
          <w:rtl/>
          <w:lang w:eastAsia="he-IL"/>
        </w:rPr>
      </w:pPr>
      <w:r w:rsidRPr="007E01A6">
        <w:rPr>
          <w:rFonts w:ascii="Times New Roman" w:eastAsia="Times New Roman" w:hAnsi="Times New Roman" w:cs="David" w:hint="cs"/>
          <w:sz w:val="20"/>
          <w:szCs w:val="24"/>
          <w:rtl/>
          <w:lang w:eastAsia="he-IL"/>
        </w:rPr>
        <w:t>המתכנן יגיש חשבון לא יותר מאשר פעם בחודש. לכל חשבון יצרף המתכנן אשור מאת</w:t>
      </w:r>
    </w:p>
    <w:p w14:paraId="29ECEF57" w14:textId="77777777" w:rsidR="00435A20" w:rsidRPr="007E01A6" w:rsidRDefault="00435A20" w:rsidP="007E01A6">
      <w:pPr>
        <w:pStyle w:val="af6"/>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7E01A6">
        <w:rPr>
          <w:rFonts w:ascii="Times New Roman" w:eastAsia="Times New Roman" w:hAnsi="Times New Roman" w:cs="David" w:hint="cs"/>
          <w:sz w:val="20"/>
          <w:szCs w:val="24"/>
          <w:rtl/>
          <w:lang w:eastAsia="he-IL"/>
        </w:rPr>
        <w:t>חברת</w:t>
      </w:r>
      <w:r w:rsidR="007E01A6">
        <w:rPr>
          <w:rFonts w:ascii="Times New Roman" w:eastAsia="Times New Roman" w:hAnsi="Times New Roman" w:cs="David" w:hint="cs"/>
          <w:sz w:val="20"/>
          <w:szCs w:val="24"/>
          <w:rtl/>
          <w:lang w:eastAsia="he-IL"/>
        </w:rPr>
        <w:t xml:space="preserve"> </w:t>
      </w:r>
      <w:r w:rsidRPr="007E01A6">
        <w:rPr>
          <w:rFonts w:ascii="Times New Roman" w:eastAsia="Times New Roman" w:hAnsi="Times New Roman" w:cs="David" w:hint="cs"/>
          <w:sz w:val="20"/>
          <w:szCs w:val="24"/>
          <w:rtl/>
          <w:lang w:eastAsia="he-IL"/>
        </w:rPr>
        <w:t>הביטוח על קיומם של הביטוחים המפורטים בחוזה בנוסח המצ"ב כנספח ז' לחוזה.</w:t>
      </w:r>
    </w:p>
    <w:p w14:paraId="01A69B8D" w14:textId="77777777" w:rsidR="00435A20" w:rsidRPr="00435A20" w:rsidRDefault="00435A20" w:rsidP="00435A20">
      <w:pPr>
        <w:widowControl w:val="0"/>
        <w:spacing w:before="0" w:beforeAutospacing="0" w:after="0" w:afterAutospacing="0" w:line="240" w:lineRule="auto"/>
        <w:ind w:left="798" w:hanging="709"/>
        <w:jc w:val="both"/>
        <w:rPr>
          <w:rFonts w:ascii="Times New Roman" w:eastAsia="Times New Roman" w:hAnsi="Times New Roman" w:cs="David"/>
          <w:sz w:val="20"/>
          <w:szCs w:val="24"/>
          <w:rtl/>
          <w:lang w:eastAsia="he-IL"/>
        </w:rPr>
      </w:pPr>
    </w:p>
    <w:p w14:paraId="6FAA1383"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lang w:eastAsia="he-IL"/>
        </w:rPr>
      </w:pPr>
      <w:r w:rsidRPr="00435A20">
        <w:rPr>
          <w:rFonts w:ascii="Times New Roman" w:eastAsia="Times New Roman" w:hAnsi="Times New Roman" w:cs="David" w:hint="cs"/>
          <w:sz w:val="20"/>
          <w:szCs w:val="24"/>
          <w:rtl/>
          <w:lang w:eastAsia="he-IL"/>
        </w:rPr>
        <w:tab/>
        <w:t xml:space="preserve">המזמין ישלם את שכר המתכנן תוך </w:t>
      </w:r>
      <w:r w:rsidRPr="00435A20">
        <w:rPr>
          <w:rFonts w:ascii="Times New Roman" w:eastAsia="Times New Roman" w:hAnsi="Times New Roman" w:cs="David" w:hint="cs"/>
          <w:sz w:val="24"/>
          <w:szCs w:val="24"/>
          <w:rtl/>
        </w:rPr>
        <w:t xml:space="preserve">60 </w:t>
      </w:r>
      <w:r w:rsidRPr="00435A20">
        <w:rPr>
          <w:rFonts w:ascii="Times New Roman" w:eastAsia="Times New Roman" w:hAnsi="Times New Roman" w:cs="David" w:hint="cs"/>
          <w:sz w:val="20"/>
          <w:szCs w:val="24"/>
          <w:rtl/>
          <w:lang w:eastAsia="he-IL"/>
        </w:rPr>
        <w:t>יום מתאריך אישור החשבון ע"י המנהל.</w:t>
      </w:r>
    </w:p>
    <w:p w14:paraId="6ABB77A2" w14:textId="77777777" w:rsidR="00435A20" w:rsidRPr="00435A20" w:rsidRDefault="00435A20" w:rsidP="00435A20">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34E96E93" w14:textId="77777777" w:rsidR="00435A20" w:rsidRPr="00435A20" w:rsidRDefault="00435A20" w:rsidP="00435A20">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7A43C661" w14:textId="77777777" w:rsidR="00435A20" w:rsidRPr="00435A20" w:rsidRDefault="00435A20" w:rsidP="00435A20">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151E744C" w14:textId="77777777" w:rsidR="00435A20" w:rsidRPr="00435A20" w:rsidRDefault="00435A20" w:rsidP="00220EC9">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435A20">
        <w:rPr>
          <w:rFonts w:ascii="Times New Roman" w:eastAsia="Times New Roman" w:hAnsi="Times New Roman" w:cs="David"/>
          <w:b/>
          <w:bCs/>
          <w:sz w:val="24"/>
          <w:szCs w:val="24"/>
          <w:u w:val="single"/>
          <w:rtl/>
          <w:lang w:eastAsia="he-IL"/>
        </w:rPr>
        <w:br w:type="page"/>
      </w:r>
      <w:r w:rsidR="00220EC9">
        <w:rPr>
          <w:rFonts w:ascii="Times New Roman" w:eastAsia="Times New Roman" w:hAnsi="Times New Roman" w:cs="David"/>
          <w:b/>
          <w:bCs/>
          <w:sz w:val="24"/>
          <w:szCs w:val="24"/>
          <w:u w:val="single"/>
          <w:rtl/>
          <w:lang w:eastAsia="he-IL"/>
        </w:rPr>
        <w:lastRenderedPageBreak/>
        <w:t xml:space="preserve">נספח </w:t>
      </w:r>
      <w:r w:rsidR="00220EC9">
        <w:rPr>
          <w:rFonts w:ascii="Times New Roman" w:eastAsia="Times New Roman" w:hAnsi="Times New Roman" w:cs="David" w:hint="cs"/>
          <w:b/>
          <w:bCs/>
          <w:sz w:val="24"/>
          <w:szCs w:val="24"/>
          <w:u w:val="single"/>
          <w:rtl/>
          <w:lang w:eastAsia="he-IL"/>
        </w:rPr>
        <w:t>"</w:t>
      </w:r>
      <w:r w:rsidR="00220EC9">
        <w:rPr>
          <w:rFonts w:ascii="Times New Roman" w:eastAsia="Times New Roman" w:hAnsi="Times New Roman" w:cs="David"/>
          <w:b/>
          <w:bCs/>
          <w:sz w:val="24"/>
          <w:szCs w:val="24"/>
          <w:u w:val="single"/>
          <w:rtl/>
          <w:lang w:eastAsia="he-IL"/>
        </w:rPr>
        <w:t>ו</w:t>
      </w:r>
      <w:r w:rsidR="00220EC9">
        <w:rPr>
          <w:rFonts w:ascii="Times New Roman" w:eastAsia="Times New Roman" w:hAnsi="Times New Roman" w:cs="David" w:hint="cs"/>
          <w:b/>
          <w:bCs/>
          <w:sz w:val="24"/>
          <w:szCs w:val="24"/>
          <w:u w:val="single"/>
          <w:rtl/>
          <w:lang w:eastAsia="he-IL"/>
        </w:rPr>
        <w:t>"</w:t>
      </w:r>
    </w:p>
    <w:p w14:paraId="4C60413B" w14:textId="77777777" w:rsidR="00435A20" w:rsidRPr="00435A20" w:rsidRDefault="00435A20" w:rsidP="00435A20">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p>
    <w:p w14:paraId="23B34210" w14:textId="77777777" w:rsidR="00435A20" w:rsidRPr="00435A20" w:rsidRDefault="00435A20" w:rsidP="00435A20">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497728775"/>
          <w:placeholder>
            <w:docPart w:val="F316C7C6273D466581BD3E5F03CCF46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sdtContent>
          <w:r w:rsidR="00634927" w:rsidRPr="007E01A6">
            <w:rPr>
              <w:rStyle w:val="AutoFieldChar"/>
              <w:rFonts w:eastAsiaTheme="minorHAnsi"/>
              <w:color w:val="00B0F0"/>
              <w:rtl/>
            </w:rPr>
            <w:t>[תאריך חתימת חוזה]</w:t>
          </w:r>
        </w:sdtContent>
      </w:sdt>
      <w:r w:rsidRPr="00435A20">
        <w:rPr>
          <w:rFonts w:ascii="Times New Roman" w:eastAsia="Times New Roman" w:hAnsi="Times New Roman" w:cs="David"/>
          <w:bCs/>
          <w:color w:val="FF0000"/>
          <w:sz w:val="24"/>
          <w:szCs w:val="24"/>
          <w:rtl/>
          <w:lang w:eastAsia="he-IL"/>
        </w:rPr>
        <w:br/>
      </w:r>
    </w:p>
    <w:p w14:paraId="2EFA1A2F"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לכבוד</w:t>
      </w:r>
      <w:r w:rsidRPr="00435A20">
        <w:rPr>
          <w:rFonts w:ascii="Times New Roman" w:eastAsia="Times New Roman" w:hAnsi="Times New Roman" w:cs="David"/>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17601"/>
        <w:placeholder>
          <w:docPart w:val="99908AF8A95D41AD8449AF8994C02AE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4BCB43A8" w14:textId="77777777" w:rsidR="00435A20" w:rsidRPr="00435A20" w:rsidRDefault="006B29C4" w:rsidP="00435A20">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ins w:id="12" w:author="Kook Sec" w:date="2025-05-21T14:30:00Z">
            <w:r>
              <w:rPr>
                <w:rFonts w:ascii="Times New Roman" w:eastAsia="Times New Roman" w:hAnsi="Times New Roman" w:cs="David"/>
                <w:color w:val="008000"/>
                <w:sz w:val="24"/>
                <w:szCs w:val="24"/>
                <w:rtl/>
                <w:lang w:eastAsia="he-IL"/>
              </w:rPr>
              <w:t>אפריקה התחדשות עירונית בע"מ</w:t>
            </w:r>
            <w:r>
              <w:rPr>
                <w:rFonts w:ascii="Times New Roman" w:eastAsia="Times New Roman" w:hAnsi="Times New Roman" w:cs="David"/>
                <w:color w:val="008000"/>
                <w:sz w:val="24"/>
                <w:szCs w:val="24"/>
                <w:rtl/>
                <w:lang w:eastAsia="he-IL"/>
              </w:rPr>
              <w:br/>
              <w:t>יוני נתניהו 1 ג' אור יהודה ת.ד 715</w:t>
            </w:r>
            <w:r>
              <w:rPr>
                <w:rFonts w:ascii="Times New Roman" w:eastAsia="Times New Roman" w:hAnsi="Times New Roman" w:cs="David"/>
                <w:color w:val="008000"/>
                <w:sz w:val="24"/>
                <w:szCs w:val="24"/>
                <w:rtl/>
                <w:lang w:eastAsia="he-IL"/>
              </w:rPr>
              <w:br/>
              <w:t>ח.פ 514639525</w:t>
            </w:r>
          </w:ins>
        </w:p>
      </w:sdtContent>
    </w:sdt>
    <w:p w14:paraId="4FEF61EA"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2D8C3EB4"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א.נ.,</w:t>
      </w:r>
    </w:p>
    <w:p w14:paraId="784E3A0E"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6C1633E7" w14:textId="77777777" w:rsidR="00435A20" w:rsidRPr="00435A20" w:rsidRDefault="00435A20" w:rsidP="00435A20">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435A20">
        <w:rPr>
          <w:rFonts w:ascii="Times New Roman" w:eastAsia="Times New Roman" w:hAnsi="Times New Roman" w:cs="David"/>
          <w:bCs/>
          <w:sz w:val="24"/>
          <w:szCs w:val="24"/>
          <w:u w:val="single"/>
          <w:rtl/>
          <w:lang w:eastAsia="he-IL"/>
        </w:rPr>
        <w:t>הצהרה והתחייבות לשמירת סודיות</w:t>
      </w:r>
    </w:p>
    <w:p w14:paraId="2AD218D5"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90F7D37" w14:textId="77777777" w:rsidR="00435A20" w:rsidRPr="00435A20" w:rsidRDefault="00435A20" w:rsidP="00435A20">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652327745"/>
          <w:placeholder>
            <w:docPart w:val="EDD1EF130B6140F08122010E513EF20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3" w:author="Kook Sec" w:date="2025-05-21T14:47:00Z">
            <w:r w:rsidR="00F75FFF">
              <w:rPr>
                <w:rFonts w:ascii="Times New Roman" w:eastAsia="Times New Roman" w:hAnsi="Times New Roman" w:cs="David"/>
                <w:color w:val="008000"/>
                <w:sz w:val="24"/>
                <w:szCs w:val="24"/>
                <w:rtl/>
                <w:lang w:eastAsia="he-IL"/>
              </w:rPr>
              <w:t>רן בלנדר אדריכלות ובינוי ערים בע"מ</w:t>
            </w:r>
          </w:ins>
        </w:sdtContent>
      </w:sdt>
      <w:r w:rsidRPr="00435A20">
        <w:rPr>
          <w:rFonts w:ascii="Times New Roman" w:eastAsia="Times New Roman" w:hAnsi="Times New Roman" w:cs="David"/>
          <w:sz w:val="24"/>
          <w:szCs w:val="24"/>
          <w:rtl/>
          <w:lang w:eastAsia="he-IL"/>
        </w:rPr>
        <w:t xml:space="preserve"> </w:t>
      </w:r>
      <w:r w:rsidRPr="00075E55">
        <w:rPr>
          <w:rFonts w:ascii="Times New Roman" w:eastAsia="Times New Roman" w:hAnsi="Times New Roman" w:cs="David"/>
          <w:color w:val="00B0F0"/>
          <w:sz w:val="24"/>
          <w:szCs w:val="24"/>
          <w:rtl/>
          <w:lang w:eastAsia="he-IL"/>
        </w:rPr>
        <w:t>/</w:t>
      </w:r>
      <w:r w:rsidRPr="00435A20">
        <w:rPr>
          <w:rFonts w:ascii="Times New Roman" w:eastAsia="Times New Roman" w:hAnsi="Times New Roman" w:cs="David"/>
          <w:sz w:val="24"/>
          <w:szCs w:val="24"/>
          <w:rtl/>
          <w:lang w:eastAsia="he-IL"/>
        </w:rPr>
        <w:t xml:space="preserve"> הפועל בשם חברת </w:t>
      </w:r>
      <w:r w:rsidRPr="00435A20">
        <w:rPr>
          <w:rFonts w:ascii="Times New Roman" w:eastAsia="Times New Roman" w:hAnsi="Times New Roman" w:cs="David"/>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1631280950"/>
          <w:placeholder>
            <w:docPart w:val="5F7EEAD868D4429F83C333087C4B36C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4" w:author="Kook Sec" w:date="2025-05-21T14:47:00Z">
            <w:r w:rsidR="00F75FFF">
              <w:rPr>
                <w:rFonts w:ascii="Times New Roman" w:eastAsia="Times New Roman" w:hAnsi="Times New Roman" w:cs="David"/>
                <w:color w:val="008000"/>
                <w:sz w:val="24"/>
                <w:szCs w:val="24"/>
                <w:rtl/>
                <w:lang w:eastAsia="he-IL"/>
              </w:rPr>
              <w:t>רן בלנדר אדריכלות ובינוי ערים בע"מ</w:t>
            </w:r>
          </w:ins>
        </w:sdtContent>
      </w:sdt>
      <w:r w:rsidRPr="00435A20">
        <w:rPr>
          <w:rFonts w:ascii="Times New Roman" w:eastAsia="Times New Roman" w:hAnsi="Times New Roman" w:cs="David"/>
          <w:bCs/>
          <w:sz w:val="24"/>
          <w:szCs w:val="24"/>
          <w:rtl/>
          <w:lang w:eastAsia="he-IL"/>
        </w:rPr>
        <w:t xml:space="preserve"> </w:t>
      </w:r>
      <w:r w:rsidRPr="00075E55">
        <w:rPr>
          <w:rFonts w:ascii="Times New Roman" w:eastAsia="Times New Roman" w:hAnsi="Times New Roman" w:cs="David"/>
          <w:bCs/>
          <w:color w:val="00B0F0"/>
          <w:sz w:val="24"/>
          <w:szCs w:val="24"/>
          <w:rtl/>
          <w:lang w:eastAsia="he-IL"/>
        </w:rPr>
        <w:t>/</w:t>
      </w:r>
      <w:r w:rsidRPr="00435A20">
        <w:rPr>
          <w:rFonts w:ascii="Times New Roman" w:eastAsia="Times New Roman" w:hAnsi="Times New Roman" w:cs="David"/>
          <w:sz w:val="24"/>
          <w:szCs w:val="24"/>
          <w:rtl/>
          <w:lang w:eastAsia="he-IL"/>
        </w:rPr>
        <w:t xml:space="preserve"> המספק שירותים לחברת </w:t>
      </w:r>
      <w:r w:rsidRPr="00435A20">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2058239796"/>
          <w:placeholder>
            <w:docPart w:val="12A68F5930FB43589928856FB660F65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5" w:author="Kook Sec" w:date="2025-05-21T14:47:00Z">
            <w:r w:rsidR="00F75FFF">
              <w:rPr>
                <w:rFonts w:ascii="Times New Roman" w:eastAsia="Times New Roman" w:hAnsi="Times New Roman" w:cs="David"/>
                <w:color w:val="008000"/>
                <w:sz w:val="24"/>
                <w:szCs w:val="24"/>
                <w:rtl/>
                <w:lang w:eastAsia="he-IL"/>
              </w:rPr>
              <w:t>רן בלנדר אדריכלות ובינוי ערים בע"מ</w:t>
            </w:r>
          </w:ins>
        </w:sdtContent>
      </w:sdt>
      <w:r w:rsidRPr="00435A20">
        <w:rPr>
          <w:rFonts w:ascii="Times New Roman" w:eastAsia="Times New Roman" w:hAnsi="Times New Roman" w:cs="David"/>
          <w:sz w:val="24"/>
          <w:szCs w:val="24"/>
          <w:rtl/>
          <w:lang w:eastAsia="he-IL"/>
        </w:rPr>
        <w:t xml:space="preserve"> </w:t>
      </w:r>
      <w:r w:rsidRPr="00075E55">
        <w:rPr>
          <w:rFonts w:ascii="Times New Roman" w:eastAsia="Times New Roman" w:hAnsi="Times New Roman" w:cs="David"/>
          <w:color w:val="00B0F0"/>
          <w:sz w:val="24"/>
          <w:szCs w:val="24"/>
          <w:rtl/>
          <w:lang w:eastAsia="he-IL"/>
        </w:rPr>
        <w:t>*</w:t>
      </w:r>
      <w:r w:rsidRPr="00435A20">
        <w:rPr>
          <w:rFonts w:ascii="Times New Roman" w:eastAsia="Times New Roman" w:hAnsi="Times New Roman" w:cs="David"/>
          <w:sz w:val="24"/>
          <w:szCs w:val="24"/>
          <w:rtl/>
          <w:lang w:eastAsia="he-IL"/>
        </w:rPr>
        <w:t>,מצהיר בזאת ומתחייב כלפיכם כדלקמן:</w:t>
      </w:r>
    </w:p>
    <w:p w14:paraId="42439F04" w14:textId="77777777" w:rsidR="00435A20" w:rsidRPr="00435A20" w:rsidRDefault="00435A20" w:rsidP="00435A20">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73835D8" w14:textId="77777777" w:rsidR="00435A20" w:rsidRPr="00435A20" w:rsidRDefault="00435A20" w:rsidP="007804CE">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933971680"/>
          <w:placeholder>
            <w:docPart w:val="B57B0F4EB9C14F02B7E63AC6E841918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6" w:author="Kook Sec" w:date="2025-05-21T14:47:00Z">
            <w:r w:rsidR="00F75FFF">
              <w:rPr>
                <w:rFonts w:ascii="Times New Roman" w:eastAsia="Times New Roman" w:hAnsi="Times New Roman" w:cs="David"/>
                <w:color w:val="008000"/>
                <w:sz w:val="24"/>
                <w:szCs w:val="24"/>
                <w:rtl/>
                <w:lang w:eastAsia="he-IL"/>
              </w:rPr>
              <w:t>רן בלנדר אדריכלות ובינוי ערים בע"מ</w:t>
            </w:r>
          </w:ins>
        </w:sdtContent>
      </w:sdt>
      <w:r w:rsidRPr="00435A20">
        <w:rPr>
          <w:rFonts w:ascii="Times New Roman" w:eastAsia="Times New Roman" w:hAnsi="Times New Roman" w:cs="David"/>
          <w:sz w:val="24"/>
          <w:szCs w:val="24"/>
          <w:rtl/>
          <w:lang w:eastAsia="he-IL"/>
        </w:rPr>
        <w:t xml:space="preserve"> , המבצעת עבורכם תכנון </w:t>
      </w:r>
      <w:sdt>
        <w:sdtPr>
          <w:rPr>
            <w:rStyle w:val="AutoFieldChar"/>
            <w:rFonts w:eastAsiaTheme="minorHAnsi"/>
            <w:rtl/>
          </w:rPr>
          <w:alias w:val="תבנית חוזה"/>
          <w:tag w:val="cntContractType"/>
          <w:id w:val="577407282"/>
          <w:placeholder>
            <w:docPart w:val="7FA9CCEA6498400B9A3825121A639DE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rPr>
            <w:rStyle w:val="AutoFieldChar"/>
          </w:rPr>
        </w:sdtEndPr>
        <w:sdtContent>
          <w:r w:rsidR="009D142E" w:rsidRPr="009D142E">
            <w:rPr>
              <w:rStyle w:val="AutoFieldChar"/>
              <w:rFonts w:eastAsiaTheme="minorHAnsi"/>
              <w:rtl/>
            </w:rPr>
            <w:t>אדריכל מגורים ומסחר</w:t>
          </w:r>
        </w:sdtContent>
      </w:sdt>
      <w:r w:rsidRPr="00435A20">
        <w:rPr>
          <w:rFonts w:ascii="Times New Roman" w:eastAsia="Times New Roman" w:hAnsi="Times New Roman" w:cs="David"/>
          <w:bCs/>
          <w:color w:val="008000"/>
          <w:sz w:val="24"/>
          <w:szCs w:val="24"/>
          <w:rtl/>
          <w:lang w:eastAsia="he-IL"/>
        </w:rPr>
        <w:t xml:space="preserve"> </w:t>
      </w:r>
      <w:r w:rsidR="00B33CA0">
        <w:rPr>
          <w:rFonts w:ascii="Times New Roman" w:eastAsia="Times New Roman" w:hAnsi="Times New Roman" w:cs="David"/>
          <w:sz w:val="24"/>
          <w:szCs w:val="24"/>
          <w:rtl/>
          <w:lang w:eastAsia="he-IL"/>
        </w:rPr>
        <w:t>בפרו</w:t>
      </w:r>
      <w:r w:rsidRPr="00435A20">
        <w:rPr>
          <w:rFonts w:ascii="Times New Roman" w:eastAsia="Times New Roman" w:hAnsi="Times New Roman" w:cs="David"/>
          <w:sz w:val="24"/>
          <w:szCs w:val="24"/>
          <w:rtl/>
          <w:lang w:eastAsia="he-IL"/>
        </w:rPr>
        <w:t xml:space="preserve">יקט  </w:t>
      </w:r>
      <w:sdt>
        <w:sdtPr>
          <w:rPr>
            <w:rFonts w:ascii="Times New Roman" w:eastAsia="Times New Roman" w:hAnsi="Times New Roman" w:cs="David"/>
            <w:bCs/>
            <w:color w:val="008000"/>
            <w:sz w:val="24"/>
            <w:szCs w:val="24"/>
            <w:rtl/>
            <w:lang w:eastAsia="he-IL"/>
          </w:rPr>
          <w:alias w:val="שם הפרויקט"/>
          <w:tag w:val="cntProjectName"/>
          <w:id w:val="-1009750762"/>
          <w:placeholder>
            <w:docPart w:val="230F295A2A3D4DF8856C41137321881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17" w:author="Kook Sec" w:date="2025-05-21T14:48:00Z">
            <w:r w:rsidR="00F75FFF">
              <w:rPr>
                <w:rFonts w:ascii="Times New Roman" w:eastAsia="Times New Roman" w:hAnsi="Times New Roman" w:cs="David"/>
                <w:bCs/>
                <w:color w:val="008000"/>
                <w:sz w:val="24"/>
                <w:szCs w:val="24"/>
                <w:rtl/>
                <w:lang w:eastAsia="he-IL"/>
              </w:rPr>
              <w:t>דרך השלום 71-75</w:t>
            </w:r>
          </w:ins>
        </w:sdtContent>
      </w:sdt>
      <w:r w:rsidRPr="00435A20">
        <w:rPr>
          <w:rFonts w:ascii="Times New Roman" w:eastAsia="Times New Roman" w:hAnsi="Times New Roman" w:cs="David"/>
          <w:bCs/>
          <w:color w:val="008000"/>
          <w:sz w:val="24"/>
          <w:szCs w:val="24"/>
          <w:rtl/>
          <w:lang w:eastAsia="he-IL"/>
        </w:rPr>
        <w:t xml:space="preserve"> </w:t>
      </w:r>
      <w:r w:rsidRPr="00435A20">
        <w:rPr>
          <w:rFonts w:ascii="Times New Roman" w:eastAsia="Times New Roman" w:hAnsi="Times New Roman" w:cs="David"/>
          <w:color w:val="008000"/>
          <w:sz w:val="24"/>
          <w:szCs w:val="24"/>
          <w:rtl/>
          <w:lang w:eastAsia="he-IL"/>
        </w:rPr>
        <w:t>.</w:t>
      </w:r>
    </w:p>
    <w:p w14:paraId="02766DB3"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45B116B" w14:textId="77777777" w:rsidR="00435A20" w:rsidRPr="00435A20" w:rsidRDefault="00435A20" w:rsidP="00435A20">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1783725664"/>
          <w:placeholder>
            <w:docPart w:val="B13DAA06D5564166A3EA70FA99D4A21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8" w:author="Kook Sec" w:date="2025-05-21T14:47:00Z">
            <w:r w:rsidR="00F75FFF">
              <w:rPr>
                <w:rFonts w:ascii="Times New Roman" w:eastAsia="Times New Roman" w:hAnsi="Times New Roman" w:cs="David"/>
                <w:color w:val="008000"/>
                <w:sz w:val="24"/>
                <w:szCs w:val="24"/>
                <w:rtl/>
                <w:lang w:eastAsia="he-IL"/>
              </w:rPr>
              <w:t>רן בלנדר אדריכלות ובינוי ערים בע"מ</w:t>
            </w:r>
          </w:ins>
        </w:sdtContent>
      </w:sdt>
      <w:r w:rsidRPr="00435A20">
        <w:rPr>
          <w:rFonts w:ascii="Times New Roman" w:eastAsia="Times New Roman" w:hAnsi="Times New Roman" w:cs="David"/>
          <w:bCs/>
          <w:color w:val="008000"/>
          <w:sz w:val="24"/>
          <w:szCs w:val="24"/>
          <w:rtl/>
          <w:lang w:eastAsia="he-IL"/>
        </w:rPr>
        <w:t xml:space="preserve"> </w:t>
      </w:r>
      <w:r w:rsidRPr="00435A20">
        <w:rPr>
          <w:rFonts w:ascii="Times New Roman" w:eastAsia="Times New Roman" w:hAnsi="Times New Roman" w:cs="David"/>
          <w:sz w:val="24"/>
          <w:szCs w:val="24"/>
          <w:rtl/>
          <w:lang w:eastAsia="he-IL"/>
        </w:rPr>
        <w:t>עשוי להגיע לרשותי מידע חסוי כמוגדר להלן:</w:t>
      </w:r>
    </w:p>
    <w:p w14:paraId="04B801DB" w14:textId="77777777" w:rsidR="00435A20" w:rsidRPr="00435A20" w:rsidRDefault="00435A20" w:rsidP="00435A20">
      <w:pPr>
        <w:widowControl w:val="0"/>
        <w:tabs>
          <w:tab w:val="right" w:pos="2216"/>
        </w:tabs>
        <w:spacing w:before="0" w:beforeAutospacing="0" w:after="0" w:afterAutospacing="0" w:line="240" w:lineRule="auto"/>
        <w:jc w:val="both"/>
        <w:rPr>
          <w:rFonts w:ascii="Times New Roman" w:eastAsia="Times New Roman" w:hAnsi="Times New Roman" w:cs="David"/>
          <w:sz w:val="24"/>
          <w:szCs w:val="24"/>
          <w:rtl/>
          <w:lang w:eastAsia="he-IL"/>
        </w:rPr>
      </w:pPr>
    </w:p>
    <w:p w14:paraId="222BD9B8" w14:textId="77777777" w:rsidR="00435A20" w:rsidRPr="00435A20" w:rsidRDefault="00435A20" w:rsidP="00435A20">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t>"</w:t>
      </w:r>
      <w:r w:rsidRPr="00435A20">
        <w:rPr>
          <w:rFonts w:ascii="Times New Roman" w:eastAsia="Times New Roman" w:hAnsi="Times New Roman" w:cs="David"/>
          <w:b/>
          <w:bCs/>
          <w:sz w:val="24"/>
          <w:szCs w:val="24"/>
          <w:rtl/>
          <w:lang w:eastAsia="he-IL"/>
        </w:rPr>
        <w:t>מידע חסוי</w:t>
      </w: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1521348818"/>
          <w:placeholder>
            <w:docPart w:val="DEDCFBE5F84C45B88A61A0FC1C9F01E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9" w:author="Kook Sec" w:date="2025-05-21T14:47:00Z">
            <w:r w:rsidR="00F75FFF">
              <w:rPr>
                <w:rFonts w:ascii="Times New Roman" w:eastAsia="Times New Roman" w:hAnsi="Times New Roman" w:cs="David"/>
                <w:color w:val="008000"/>
                <w:sz w:val="24"/>
                <w:szCs w:val="24"/>
                <w:rtl/>
                <w:lang w:eastAsia="he-IL"/>
              </w:rPr>
              <w:t>רן בלנדר אדריכלות ובינוי ערים בע"מ</w:t>
            </w:r>
          </w:ins>
        </w:sdtContent>
      </w:sdt>
      <w:r w:rsidRPr="00435A20">
        <w:rPr>
          <w:rFonts w:ascii="Times New Roman" w:eastAsia="Times New Roman" w:hAnsi="Times New Roman" w:cs="David"/>
          <w:bCs/>
          <w:color w:val="008000"/>
          <w:sz w:val="24"/>
          <w:szCs w:val="24"/>
          <w:lang w:eastAsia="he-IL"/>
        </w:rPr>
        <w:t xml:space="preserve"> </w:t>
      </w:r>
      <w:r w:rsidRPr="00435A20">
        <w:rPr>
          <w:rFonts w:ascii="Times New Roman" w:eastAsia="Times New Roman" w:hAnsi="Times New Roman" w:cs="David"/>
          <w:bCs/>
          <w:color w:val="008000"/>
          <w:sz w:val="24"/>
          <w:szCs w:val="24"/>
          <w:rtl/>
          <w:lang w:eastAsia="he-IL"/>
        </w:rPr>
        <w:t xml:space="preserve"> </w:t>
      </w:r>
      <w:r w:rsidRPr="00435A20">
        <w:rPr>
          <w:rFonts w:ascii="Times New Roman" w:eastAsia="Times New Roman" w:hAnsi="Times New Roman" w:cs="David"/>
          <w:color w:val="008000"/>
          <w:sz w:val="24"/>
          <w:szCs w:val="24"/>
          <w:rtl/>
          <w:lang w:eastAsia="he-IL"/>
        </w:rPr>
        <w:t>.</w:t>
      </w:r>
    </w:p>
    <w:p w14:paraId="074C334D" w14:textId="77777777" w:rsidR="00435A20" w:rsidRPr="00435A20" w:rsidRDefault="00435A20" w:rsidP="00435A20">
      <w:pPr>
        <w:widowControl w:val="0"/>
        <w:tabs>
          <w:tab w:val="right" w:pos="2216"/>
        </w:tabs>
        <w:spacing w:before="0" w:beforeAutospacing="0" w:after="0" w:afterAutospacing="0" w:line="240" w:lineRule="auto"/>
        <w:jc w:val="both"/>
        <w:rPr>
          <w:rFonts w:ascii="Times New Roman" w:eastAsia="Times New Roman" w:hAnsi="Times New Roman" w:cs="David"/>
          <w:sz w:val="24"/>
          <w:szCs w:val="24"/>
          <w:rtl/>
          <w:lang w:eastAsia="he-IL"/>
        </w:rPr>
      </w:pPr>
    </w:p>
    <w:p w14:paraId="1158C114" w14:textId="77777777" w:rsidR="00435A20" w:rsidRPr="00435A20" w:rsidRDefault="00435A20" w:rsidP="00435A20">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אני מתחייב לשמור בסודיות מלאה כל מידע חסוי ולא למסרו או להעבירו לידי מי שלא הוסמך לכך בכתב על ידכם.</w:t>
      </w:r>
    </w:p>
    <w:p w14:paraId="14F3E746"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BFC1516" w14:textId="77777777" w:rsidR="00435A20" w:rsidRPr="00435A20" w:rsidRDefault="00435A20" w:rsidP="00435A20">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40C1D0B9"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6711A0D" w14:textId="77777777" w:rsidR="00435A20" w:rsidRPr="00435A20" w:rsidRDefault="00435A20" w:rsidP="00435A20">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הנני מאשר כי התחייבויותיי ה</w:t>
      </w:r>
      <w:r w:rsidR="000B5325">
        <w:rPr>
          <w:rFonts w:ascii="Times New Roman" w:eastAsia="Times New Roman" w:hAnsi="Times New Roman" w:cs="David"/>
          <w:sz w:val="24"/>
          <w:szCs w:val="24"/>
          <w:rtl/>
          <w:lang w:eastAsia="he-IL"/>
        </w:rPr>
        <w:t>נ"ל תחולנה הן במהלך ביצוע הפרוי</w:t>
      </w:r>
      <w:r w:rsidRPr="00435A20">
        <w:rPr>
          <w:rFonts w:ascii="Times New Roman" w:eastAsia="Times New Roman" w:hAnsi="Times New Roman" w:cs="David"/>
          <w:sz w:val="24"/>
          <w:szCs w:val="24"/>
          <w:rtl/>
          <w:lang w:eastAsia="he-IL"/>
        </w:rPr>
        <w:t>קט והן לאחריו.</w:t>
      </w:r>
    </w:p>
    <w:p w14:paraId="1C01648E" w14:textId="77777777" w:rsidR="00435A20" w:rsidRPr="00435A20" w:rsidRDefault="00435A20" w:rsidP="00435A20">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C7B4A6A" w14:textId="77777777" w:rsidR="00435A20" w:rsidRDefault="00435A20" w:rsidP="00435A20">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בכבוד רב,</w:t>
      </w:r>
    </w:p>
    <w:p w14:paraId="20E2B281" w14:textId="77777777" w:rsidR="00563EE3" w:rsidRPr="00435A20" w:rsidRDefault="00563EE3" w:rsidP="00435A20">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33E6CB37" w14:textId="77777777" w:rsidR="00563EE3" w:rsidRPr="009130F0" w:rsidRDefault="00563EE3" w:rsidP="00563EE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380EDA58" w14:textId="77777777" w:rsidR="00563EE3" w:rsidRPr="009130F0" w:rsidRDefault="00563EE3" w:rsidP="00563EE3">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4"/>
            <w:szCs w:val="24"/>
            <w:rtl/>
            <w:lang w:eastAsia="he-IL"/>
          </w:rPr>
          <w:alias w:val="צדדים נוספים"/>
          <w:tag w:val="cntTzadB_x002C__x0020_cntTzadC_x002C__x0020_cntTzadD"/>
          <w:id w:val="167371519"/>
          <w:placeholder>
            <w:docPart w:val="26048B97AC884473AAA2C9E9F3E5AF4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del w:id="20" w:author="Kook Sec" w:date="2025-05-21T14:31:00Z">
            <w:r w:rsidR="00993153" w:rsidDel="006B29C4">
              <w:rPr>
                <w:rFonts w:ascii="Times New Roman" w:eastAsia="Times New Roman" w:hAnsi="Times New Roman" w:cs="David" w:hint="cs"/>
                <w:color w:val="00B0F0"/>
                <w:sz w:val="24"/>
                <w:szCs w:val="24"/>
                <w:rtl/>
                <w:lang w:eastAsia="he-IL"/>
              </w:rPr>
              <w:delText>צדדים נוספים</w:delText>
            </w:r>
            <w:r w:rsidR="00993153" w:rsidDel="006B29C4">
              <w:rPr>
                <w:rFonts w:ascii="Times New Roman" w:eastAsia="Times New Roman" w:hAnsi="Times New Roman" w:cs="David" w:hint="cs"/>
                <w:color w:val="00B0F0"/>
                <w:sz w:val="24"/>
                <w:szCs w:val="24"/>
                <w:rtl/>
                <w:lang w:eastAsia="he-IL"/>
              </w:rPr>
              <w:br/>
            </w:r>
          </w:del>
          <w:ins w:id="21" w:author="Kook Sec" w:date="2025-05-21T14:47:00Z">
            <w:r w:rsidR="00F75FFF">
              <w:rPr>
                <w:rFonts w:ascii="Times New Roman" w:eastAsia="Times New Roman" w:hAnsi="Times New Roman" w:cs="David" w:hint="cs"/>
                <w:color w:val="00B0F0"/>
                <w:sz w:val="24"/>
                <w:szCs w:val="24"/>
                <w:rtl/>
                <w:lang w:eastAsia="he-IL"/>
              </w:rPr>
              <w:br/>
              <w:t>רן בלנדר אדריכלות ובינוי ערים בע"מ</w:t>
            </w:r>
            <w:r w:rsidR="00F75FFF">
              <w:rPr>
                <w:rFonts w:ascii="Times New Roman" w:eastAsia="Times New Roman" w:hAnsi="Times New Roman" w:cs="David" w:hint="cs"/>
                <w:color w:val="00B0F0"/>
                <w:sz w:val="24"/>
                <w:szCs w:val="24"/>
                <w:rtl/>
                <w:lang w:eastAsia="he-IL"/>
              </w:rPr>
              <w:br/>
              <w:t>הארבעה 28, ת"א</w:t>
            </w:r>
            <w:r w:rsidR="00F75FFF">
              <w:rPr>
                <w:rFonts w:ascii="Times New Roman" w:eastAsia="Times New Roman" w:hAnsi="Times New Roman" w:cs="David" w:hint="cs"/>
                <w:color w:val="00B0F0"/>
                <w:sz w:val="24"/>
                <w:szCs w:val="24"/>
                <w:rtl/>
                <w:lang w:eastAsia="he-IL"/>
              </w:rPr>
              <w:br/>
              <w:t>514063890</w:t>
            </w:r>
            <w:r w:rsidR="00F75FFF">
              <w:rPr>
                <w:rFonts w:ascii="Times New Roman" w:eastAsia="Times New Roman" w:hAnsi="Times New Roman" w:cs="David" w:hint="cs"/>
                <w:color w:val="00B0F0"/>
                <w:sz w:val="24"/>
                <w:szCs w:val="24"/>
                <w:rtl/>
                <w:lang w:eastAsia="he-IL"/>
              </w:rPr>
              <w:br/>
            </w:r>
          </w:ins>
        </w:sdtContent>
      </w:sdt>
    </w:p>
    <w:p w14:paraId="2CDB21E2" w14:textId="77777777" w:rsidR="00563EE3" w:rsidRPr="00435A20" w:rsidRDefault="00563EE3" w:rsidP="00435A20">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6DAFB29E" w14:textId="77777777" w:rsidR="00435A20" w:rsidRPr="00435A20" w:rsidRDefault="00435A20" w:rsidP="00435A20">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שם:____________</w:t>
      </w:r>
    </w:p>
    <w:p w14:paraId="0864373C" w14:textId="77777777" w:rsidR="00435A20" w:rsidRPr="00435A20" w:rsidRDefault="00435A20" w:rsidP="00435A20">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ת.ז:____________</w:t>
      </w:r>
    </w:p>
    <w:p w14:paraId="07A7B891" w14:textId="77777777" w:rsidR="00435A20" w:rsidRPr="00435A20" w:rsidRDefault="00435A20" w:rsidP="00435A20">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כתובת:__________</w:t>
      </w:r>
    </w:p>
    <w:p w14:paraId="486035E4"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r w:rsidRPr="007C4330">
        <w:rPr>
          <w:rFonts w:ascii="Times New Roman" w:eastAsia="Times New Roman" w:hAnsi="Times New Roman" w:cs="David"/>
          <w:sz w:val="24"/>
          <w:szCs w:val="24"/>
          <w:highlight w:val="yellow"/>
          <w:rtl/>
          <w:lang w:eastAsia="he-IL"/>
        </w:rPr>
        <w:t>*מחק את המיותר</w:t>
      </w:r>
    </w:p>
    <w:p w14:paraId="2E0053E8" w14:textId="77777777" w:rsidR="00AD61A5" w:rsidRPr="00232692" w:rsidRDefault="00435A20" w:rsidP="00AD61A5">
      <w:pPr>
        <w:bidi w:val="0"/>
        <w:spacing w:before="0" w:beforeAutospacing="0" w:after="0" w:afterAutospacing="0" w:line="240" w:lineRule="auto"/>
        <w:jc w:val="center"/>
        <w:rPr>
          <w:rFonts w:ascii="Times New Roman" w:eastAsia="Times New Roman" w:hAnsi="Times New Roman" w:cs="David"/>
          <w:bCs/>
          <w:sz w:val="20"/>
          <w:szCs w:val="24"/>
          <w:u w:val="single"/>
          <w:lang w:eastAsia="he-IL"/>
        </w:rPr>
      </w:pPr>
      <w:r w:rsidRPr="00435A20">
        <w:rPr>
          <w:rFonts w:ascii="Times New Roman" w:eastAsia="Times New Roman" w:hAnsi="Times New Roman" w:cs="David"/>
          <w:bCs/>
          <w:sz w:val="24"/>
          <w:szCs w:val="24"/>
          <w:u w:val="single"/>
          <w:rtl/>
          <w:lang w:eastAsia="he-IL"/>
        </w:rPr>
        <w:br w:type="page"/>
      </w:r>
    </w:p>
    <w:p w14:paraId="5D9FAA38" w14:textId="77777777" w:rsidR="00AD61A5" w:rsidRPr="00232692" w:rsidDel="00FA17C3" w:rsidRDefault="00AD61A5" w:rsidP="00AD61A5">
      <w:pPr>
        <w:bidi w:val="0"/>
        <w:spacing w:before="0" w:beforeAutospacing="0" w:after="0" w:afterAutospacing="0" w:line="240" w:lineRule="auto"/>
        <w:jc w:val="center"/>
        <w:rPr>
          <w:del w:id="22" w:author="מיה קאירי" w:date="2024-09-10T11:49:00Z"/>
          <w:rFonts w:ascii="Times New Roman" w:eastAsia="Times New Roman" w:hAnsi="Times New Roman" w:cs="David"/>
          <w:sz w:val="20"/>
          <w:szCs w:val="24"/>
          <w:rtl/>
          <w:lang w:eastAsia="he-IL"/>
        </w:rPr>
      </w:pPr>
    </w:p>
    <w:p w14:paraId="5152165C" w14:textId="77777777" w:rsidR="00AD61A5" w:rsidRPr="0009511C" w:rsidRDefault="00AD61A5" w:rsidP="00AD61A5">
      <w:pPr>
        <w:widowControl w:val="0"/>
        <w:spacing w:before="0" w:beforeAutospacing="0" w:after="0" w:afterAutospacing="0" w:line="240" w:lineRule="auto"/>
        <w:jc w:val="center"/>
        <w:rPr>
          <w:rFonts w:ascii="David" w:eastAsia="Times New Roman" w:hAnsi="David" w:cs="David"/>
          <w:sz w:val="24"/>
          <w:szCs w:val="24"/>
          <w:lang w:eastAsia="he-IL"/>
        </w:rPr>
      </w:pPr>
    </w:p>
    <w:p w14:paraId="5530B677" w14:textId="77777777" w:rsidR="00FA17C3" w:rsidRPr="00FA17C3" w:rsidRDefault="00FA17C3" w:rsidP="00FA17C3">
      <w:pPr>
        <w:keepNext/>
        <w:keepLines/>
        <w:spacing w:after="177"/>
        <w:jc w:val="center"/>
        <w:outlineLvl w:val="4"/>
        <w:rPr>
          <w:rFonts w:ascii="Courier New" w:eastAsia="Times New Roman" w:hAnsi="Courier New" w:cs="David"/>
          <w:b/>
          <w:bCs/>
          <w:color w:val="000000"/>
          <w:sz w:val="24"/>
          <w:szCs w:val="24"/>
          <w:rtl/>
          <w:lang w:val="he-IL" w:eastAsia="he-IL"/>
        </w:rPr>
      </w:pPr>
      <w:bookmarkStart w:id="23" w:name="bookmark153"/>
      <w:r w:rsidRPr="00FA17C3">
        <w:rPr>
          <w:rFonts w:ascii="Courier New" w:eastAsia="Times New Roman" w:hAnsi="Courier New" w:cs="David"/>
          <w:b/>
          <w:bCs/>
          <w:color w:val="000000"/>
          <w:sz w:val="24"/>
          <w:szCs w:val="24"/>
          <w:u w:val="single"/>
          <w:rtl/>
          <w:lang w:val="he-IL" w:eastAsia="he-IL"/>
        </w:rPr>
        <w:t xml:space="preserve">נספח </w:t>
      </w:r>
      <w:r w:rsidRPr="00FA17C3">
        <w:rPr>
          <w:rFonts w:ascii="Courier New" w:eastAsia="Times New Roman" w:hAnsi="Courier New" w:cs="David"/>
          <w:b/>
          <w:bCs/>
          <w:color w:val="000000"/>
          <w:sz w:val="24"/>
          <w:szCs w:val="24"/>
          <w:u w:val="single"/>
          <w:rtl/>
        </w:rPr>
        <w:t xml:space="preserve">ז'- נספח ביטוח </w:t>
      </w:r>
      <w:bookmarkEnd w:id="23"/>
    </w:p>
    <w:p w14:paraId="48D4D46A" w14:textId="77777777" w:rsidR="00FA17C3" w:rsidRPr="00FA17C3" w:rsidRDefault="00FA17C3" w:rsidP="00FA17C3">
      <w:pPr>
        <w:widowControl w:val="0"/>
        <w:numPr>
          <w:ilvl w:val="0"/>
          <w:numId w:val="14"/>
        </w:numPr>
        <w:tabs>
          <w:tab w:val="left" w:pos="741"/>
        </w:tabs>
        <w:spacing w:before="0" w:beforeAutospacing="0" w:after="340" w:afterAutospacing="0" w:line="240" w:lineRule="auto"/>
        <w:ind w:left="740" w:hanging="357"/>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מבלי לגרוע מאחריות היועץ על פי חוזה זה או על פי דין, על היועץ לערוך ולקיים אצל חברת ביטוח מורשית כדין בישראל על חשבון היועץ למשך כל תקופת השירותים, את הביטוחים המפורטים להלן: </w:t>
      </w:r>
    </w:p>
    <w:p w14:paraId="27E5B08A" w14:textId="77777777" w:rsidR="00FA17C3" w:rsidRPr="00FA17C3" w:rsidRDefault="00FA17C3" w:rsidP="00FA17C3">
      <w:pPr>
        <w:widowControl w:val="0"/>
        <w:numPr>
          <w:ilvl w:val="1"/>
          <w:numId w:val="15"/>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אחריות כלפי צד שלישי לכיסוי חבותו על פי דין בגין נזק לגוף או לרכוש בגבול אחריות בסך של 2,000,000 ₪  למקרה ולתקופת ביטוח. הביטוח יורחב לשפות את המזמין בגין חבות שתוטל עליו עקב מעשי או מחדלי היועץ, בכפוף לסעיף אחריות צולבת. </w:t>
      </w:r>
    </w:p>
    <w:p w14:paraId="31B2634B" w14:textId="77777777" w:rsidR="00FA17C3" w:rsidRPr="00FA17C3" w:rsidRDefault="00FA17C3" w:rsidP="00FA17C3">
      <w:pPr>
        <w:widowControl w:val="0"/>
        <w:numPr>
          <w:ilvl w:val="1"/>
          <w:numId w:val="15"/>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חבות מעבידים לכיסוי חבותו על פי דין בגין נזק גוף  או מחלה מקצועית שיגרמו לעובדיו עקב ותוך כדי עבודתם  בגבול אחריות בסך של 20,000,000 ₪ למקרה ולתקופת ביטוח. הביטוח יורחב לשפות את המזמין בשל חבות שתוטל עליו ככל שייחשב כמעביד של מי מעובדי היועץ. </w:t>
      </w:r>
    </w:p>
    <w:p w14:paraId="239800D3" w14:textId="77777777" w:rsidR="00FA17C3" w:rsidRPr="00FA17C3" w:rsidRDefault="00FA17C3" w:rsidP="00FA17C3">
      <w:pPr>
        <w:widowControl w:val="0"/>
        <w:numPr>
          <w:ilvl w:val="1"/>
          <w:numId w:val="15"/>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ביטוח אחריות מקצועית לכיסוי חבותו של היועץ על פי דין בשל מעשה או מחדל מקצועי של היועץ או של מי מטעמו בגבול אחריות בסך של 4,000,000 ₪ למקרה ולתקופת ביטוח . הביטוח יורחב לשפות את המזמין בשל חבות שתוטל עליו בגין מעשי ו/או מחדלי היועץ, וזאת מבלי לגרוע מהכיסוי הביטוחי בגין חבות היועץ לנזקי המזמין. הכיסוי הביטוח יחול על מקרי ביטוח אשר אירעו החל ממועד תחילת מתן השירותים לפחות, אף אם מועד זה חל לפני מועד תחילת הפוליסה.</w:t>
      </w:r>
    </w:p>
    <w:p w14:paraId="19646A8F" w14:textId="77777777" w:rsidR="00FA17C3" w:rsidRPr="00FA17C3" w:rsidRDefault="00FA17C3" w:rsidP="00FA17C3">
      <w:pPr>
        <w:widowControl w:val="0"/>
        <w:numPr>
          <w:ilvl w:val="0"/>
          <w:numId w:val="15"/>
        </w:numPr>
        <w:tabs>
          <w:tab w:val="left" w:pos="741"/>
        </w:tabs>
        <w:spacing w:before="0" w:beforeAutospacing="0" w:after="340" w:afterAutospacing="0" w:line="240" w:lineRule="auto"/>
        <w:ind w:firstLine="149"/>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על ביטוחי היועץ  יחולו ההוראות הבאות: </w:t>
      </w:r>
    </w:p>
    <w:p w14:paraId="3C58A380" w14:textId="77777777" w:rsidR="00FA17C3" w:rsidRPr="00FA17C3" w:rsidRDefault="00FA17C3" w:rsidP="00FA17C3">
      <w:pPr>
        <w:widowControl w:val="0"/>
        <w:numPr>
          <w:ilvl w:val="1"/>
          <w:numId w:val="15"/>
        </w:numPr>
        <w:shd w:val="clear" w:color="auto" w:fill="FFFFFF"/>
        <w:tabs>
          <w:tab w:val="left" w:pos="741"/>
        </w:tabs>
        <w:spacing w:before="160" w:beforeAutospacing="0" w:after="340" w:afterAutospacing="0" w:line="240" w:lineRule="auto"/>
        <w:ind w:hanging="357"/>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 חריג "רשלנות רבתי" יבוטל בכל ביטוחי היועץ, אולם לא יהיה בכך  כדי לגרוע מזכויות המבטחים או מחובות המבוטח על פי הדין. </w:t>
      </w:r>
    </w:p>
    <w:p w14:paraId="2F853E24" w14:textId="77777777" w:rsidR="00FA17C3" w:rsidRPr="00FA17C3" w:rsidRDefault="00FA17C3" w:rsidP="00FA17C3">
      <w:pPr>
        <w:widowControl w:val="0"/>
        <w:numPr>
          <w:ilvl w:val="1"/>
          <w:numId w:val="15"/>
        </w:numPr>
        <w:shd w:val="clear" w:color="auto" w:fill="FFFFFF"/>
        <w:tabs>
          <w:tab w:val="left" w:pos="741"/>
        </w:tabs>
        <w:spacing w:before="160" w:beforeAutospacing="0" w:after="340" w:afterAutospacing="0" w:line="240" w:lineRule="auto"/>
        <w:ind w:hanging="357"/>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הביטוחים יכללו הוראה לפיה אי קיום תנאי פוליסות הביטוח על ידי היועץ בתום לב לא יפגע בזכויות המזמין מכוח ביטוחי היועץ. </w:t>
      </w:r>
    </w:p>
    <w:p w14:paraId="25ADC059" w14:textId="77777777" w:rsidR="00FA17C3" w:rsidRPr="00FA17C3" w:rsidRDefault="00FA17C3" w:rsidP="00FA17C3">
      <w:pPr>
        <w:widowControl w:val="0"/>
        <w:numPr>
          <w:ilvl w:val="0"/>
          <w:numId w:val="14"/>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על אף האמור בסעיף 1 לעיל, מוסכם כי : </w:t>
      </w:r>
    </w:p>
    <w:p w14:paraId="15B8E4EF" w14:textId="77777777" w:rsidR="00FA17C3" w:rsidRPr="00FA17C3" w:rsidRDefault="00FA17C3" w:rsidP="00FA17C3">
      <w:pPr>
        <w:widowControl w:val="0"/>
        <w:numPr>
          <w:ilvl w:val="1"/>
          <w:numId w:val="16"/>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ככל ולא מועסקים עובדים על ידי היועץ, היועץ רשאי שלא לערוך ביטוח חבות מעבידים. מוסכם כי המצאת אישור ביטוח חתום ע"י מבטחו של היועץ ללא ביטוח חבות מעבידים דינה כהצהרת היועץ כי אינו מעסיק עובדים. </w:t>
      </w:r>
      <w:r w:rsidRPr="00FA17C3">
        <w:rPr>
          <w:rFonts w:ascii="Courier New" w:eastAsia="Times New Roman" w:hAnsi="Courier New" w:cs="David"/>
          <w:color w:val="000000"/>
          <w:sz w:val="24"/>
          <w:szCs w:val="24"/>
          <w:rtl/>
          <w:lang w:eastAsia="he-IL"/>
        </w:rPr>
        <w:t xml:space="preserve">במידה ויגרם נזק לעובד של היועץ בעת שלא היה ביטוח חבות מעבידים בתוקף, ישפה היועץ את המזמין בגין חבות שתוטל עליו כמעביד (ככל שתוטל) עקב נזק כאמור בהתאם להיקף השיפוי שהמזמין היה יכול להיות זכאי לו מכוח ביטוח חבות מעבידים של היועץ אילו היה ליועץ ביטוח חבות מעבידים בתוקף. </w:t>
      </w:r>
    </w:p>
    <w:p w14:paraId="71336D0D" w14:textId="77777777" w:rsidR="00FA17C3" w:rsidRPr="00FA17C3" w:rsidRDefault="00FA17C3" w:rsidP="00FA17C3">
      <w:pPr>
        <w:widowControl w:val="0"/>
        <w:numPr>
          <w:ilvl w:val="1"/>
          <w:numId w:val="16"/>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ביטוח אחריות מקצועית יערך למשך כל תקופת מתן השירותים וכן למשך  3 שנים נוספות לאחר תום תקופת השירותים</w:t>
      </w:r>
      <w:r w:rsidRPr="00FA17C3">
        <w:rPr>
          <w:rFonts w:ascii="Courier New" w:eastAsia="Times New Roman" w:hAnsi="Courier New" w:cs="David"/>
          <w:color w:val="000000"/>
          <w:sz w:val="24"/>
          <w:szCs w:val="24"/>
          <w:rtl/>
          <w:lang w:eastAsia="he-IL"/>
        </w:rPr>
        <w:t>.</w:t>
      </w:r>
    </w:p>
    <w:p w14:paraId="5CEB8FD2" w14:textId="77777777" w:rsidR="00FA17C3" w:rsidRPr="00FA17C3" w:rsidRDefault="00FA17C3" w:rsidP="00FA17C3">
      <w:pPr>
        <w:widowControl w:val="0"/>
        <w:numPr>
          <w:ilvl w:val="0"/>
          <w:numId w:val="14"/>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היועץ יישא בתשלום הפרמיות עבור ביטוחי היועץ ולמילוי כל החובות המוטלות על המבוטח על פי תנאי פוליסות הביטוח הנ"ל. </w:t>
      </w:r>
    </w:p>
    <w:p w14:paraId="53F94E1E" w14:textId="77777777" w:rsidR="00FA17C3" w:rsidRPr="00FA17C3" w:rsidRDefault="00FA17C3" w:rsidP="00FA17C3">
      <w:pPr>
        <w:widowControl w:val="0"/>
        <w:numPr>
          <w:ilvl w:val="0"/>
          <w:numId w:val="14"/>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lastRenderedPageBreak/>
        <w:t xml:space="preserve">על היועץ להמציא למזמין טרם תחילת מתן השירותים וכתנאי לביצוע כל תשלום ע"ח התמורה, אישור עריכת ביטוח המסומן כנספח </w:t>
      </w:r>
      <w:r w:rsidRPr="00FA17C3">
        <w:rPr>
          <w:rFonts w:ascii="Courier New" w:eastAsia="Times New Roman" w:hAnsi="Courier New" w:cs="David"/>
          <w:color w:val="000000"/>
          <w:sz w:val="24"/>
          <w:szCs w:val="24"/>
          <w:rtl/>
          <w:lang w:eastAsia="he-IL"/>
        </w:rPr>
        <w:t>ז</w:t>
      </w:r>
      <w:r w:rsidRPr="00FA17C3">
        <w:rPr>
          <w:rFonts w:ascii="Courier New" w:eastAsia="Times New Roman" w:hAnsi="Courier New" w:cs="David"/>
          <w:color w:val="000000"/>
          <w:sz w:val="24"/>
          <w:szCs w:val="24"/>
          <w:rtl/>
          <w:lang w:val="he-IL" w:eastAsia="he-IL"/>
        </w:rPr>
        <w:t xml:space="preserve">1 כשהוא חתום בידי מבטח היועץ. על היועץ להמציא לידי המזמין אישור עריכת ביטוח מעודכן, בגין חידוש תוקף ביטוחי היועץ לתקופת ביטוח נוספת, מדי תקופת ביטוח, כל עוד הסכם זה בתוקף. </w:t>
      </w:r>
    </w:p>
    <w:p w14:paraId="1E36C525" w14:textId="77777777" w:rsidR="00FA17C3" w:rsidRPr="00FA17C3" w:rsidRDefault="00FA17C3" w:rsidP="00FA17C3">
      <w:pPr>
        <w:widowControl w:val="0"/>
        <w:numPr>
          <w:ilvl w:val="0"/>
          <w:numId w:val="14"/>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גבולות האחריות הנדרשים במסגרת ביטוחי היועץ הינם דרישה מזערית, המוטלת על היועץ, שאין בה כדי לגרוע מכל התחייבות של היועץ לפי ההסכם ו/או על פי דין, ואין בה כדי לשחרר את היועץ ממלוא החבות על פי הסכם זה ו/או על פי דין. </w:t>
      </w:r>
    </w:p>
    <w:p w14:paraId="3635D3AA" w14:textId="77777777" w:rsidR="00FA17C3" w:rsidRPr="00FA17C3" w:rsidRDefault="00FA17C3" w:rsidP="00FA17C3">
      <w:pPr>
        <w:widowControl w:val="0"/>
        <w:numPr>
          <w:ilvl w:val="0"/>
          <w:numId w:val="14"/>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eastAsia="he-IL"/>
        </w:rPr>
        <w:t xml:space="preserve">יובהר כי אין בדרישות הביטוח המפורטות בנספח זה כדי לגרוע מאחריות היועץ לבחון את הסיכונים הכרוכים בפעילותו במסגרת מתן השירותים על פי הסכם זה, ולדאוג לקיומם של ביטוחים נאותים בשים לב להיקף ולמהות השירות.  </w:t>
      </w:r>
      <w:r w:rsidRPr="00FA17C3">
        <w:rPr>
          <w:rFonts w:ascii="Courier New" w:eastAsia="Times New Roman" w:hAnsi="Courier New" w:cs="David"/>
          <w:color w:val="000000"/>
          <w:sz w:val="24"/>
          <w:szCs w:val="24"/>
          <w:rtl/>
          <w:lang w:val="he-IL" w:eastAsia="he-IL"/>
        </w:rPr>
        <w:t xml:space="preserve">ליועץ לא תהיה כל טענה כלפי המזמין או מי מטעם המזמין, בכל הקשור לביטוחים, להיקפם , טיבם ולגבולות האחריות המפורטים בנספח זה. </w:t>
      </w:r>
    </w:p>
    <w:p w14:paraId="4A05F594" w14:textId="77777777" w:rsidR="00FA17C3" w:rsidRPr="00FA17C3" w:rsidRDefault="00FA17C3" w:rsidP="00FA17C3">
      <w:pPr>
        <w:widowControl w:val="0"/>
        <w:numPr>
          <w:ilvl w:val="0"/>
          <w:numId w:val="14"/>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המזמין רשאי  לבדוק את אישור עריכת הביטוח, שיומצא על ידי היועץ כאמור לעיל, ועל היועץ לבצע כל שינוי, תיקון, התאמה או הרחבה, שיידרשו על מנת להתאים את ביטוחי היועץ להתחייבויות היועץ על פי הסכם זה. מוצהר ומוסכם כי זכות המזמין לבדוק את אישור עריכת הביטוח  ולדרוש השינויים כמפורט לעיל, אינן מטילות על המזמין או על מי מטעם המזמין כל חובה או כל אחריות שהיא לגבי ביטוחי היועץ או לגבי העדרם וזאת בין אם נדרשה עריכת שינויים כמפורט לעיל ובין אם לאו, בין אם נבדק  אישור עריכת הביטוח ובין אם לאו.</w:t>
      </w:r>
    </w:p>
    <w:p w14:paraId="61AAF9EB" w14:textId="77777777" w:rsidR="00FA17C3" w:rsidRPr="00FA17C3" w:rsidRDefault="00FA17C3" w:rsidP="00FA17C3">
      <w:pPr>
        <w:widowControl w:val="0"/>
        <w:numPr>
          <w:ilvl w:val="0"/>
          <w:numId w:val="14"/>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bookmarkStart w:id="24" w:name="_Ref265584921"/>
      <w:bookmarkStart w:id="25" w:name="_Ref454094214"/>
      <w:r w:rsidRPr="00FA17C3">
        <w:rPr>
          <w:rFonts w:ascii="Courier New" w:eastAsia="Times New Roman" w:hAnsi="Courier New" w:cs="David"/>
          <w:color w:val="000000"/>
          <w:sz w:val="24"/>
          <w:szCs w:val="24"/>
          <w:rtl/>
          <w:lang w:val="he-IL" w:eastAsia="he-IL"/>
        </w:rPr>
        <w:t>היועץ פוטר את המזמין ואת הבאים מטעם המזמין (לרבות את מנהל הפרויקט)</w:t>
      </w:r>
      <w:r w:rsidRPr="00FA17C3">
        <w:rPr>
          <w:rFonts w:ascii="David" w:eastAsia="Times New Roman" w:hAnsi="David" w:cs="David"/>
          <w:color w:val="000000"/>
          <w:sz w:val="24"/>
          <w:szCs w:val="24"/>
          <w:lang w:eastAsia="he-IL"/>
        </w:rPr>
        <w:t xml:space="preserve"> </w:t>
      </w:r>
      <w:r w:rsidRPr="00FA17C3">
        <w:rPr>
          <w:rFonts w:ascii="Courier New" w:eastAsia="Times New Roman" w:hAnsi="Courier New" w:cs="David"/>
          <w:color w:val="000000"/>
          <w:sz w:val="24"/>
          <w:szCs w:val="24"/>
          <w:rtl/>
          <w:lang w:eastAsia="he-IL"/>
        </w:rPr>
        <w:t xml:space="preserve">ואת כל מי שהמזמין התחייב בכתב לשפותו טרם קרות הנזק, </w:t>
      </w:r>
      <w:r w:rsidRPr="00FA17C3">
        <w:rPr>
          <w:rFonts w:ascii="Courier New" w:eastAsia="Times New Roman" w:hAnsi="Courier New" w:cs="David"/>
          <w:color w:val="000000"/>
          <w:sz w:val="24"/>
          <w:szCs w:val="24"/>
          <w:rtl/>
          <w:lang w:val="he-IL" w:eastAsia="he-IL"/>
        </w:rPr>
        <w:t xml:space="preserve"> מאחריות לכל אובדן או נזק לרכוש או ציוד כלשהו, המובא על ידי היועץ או מי מטעם היועץ לחצרי המזמין ו/או המשמש לצורך מתן השירותים ולא תהיה ליועץ כל טענה, דרישה או תביעה כלפי הנזכרים לעיל בגין אובדן ו/או נזק כאמור, ובלבד שה</w:t>
      </w:r>
      <w:bookmarkEnd w:id="24"/>
      <w:r w:rsidRPr="00FA17C3">
        <w:rPr>
          <w:rFonts w:ascii="Courier New" w:eastAsia="Times New Roman" w:hAnsi="Courier New" w:cs="David"/>
          <w:color w:val="000000"/>
          <w:sz w:val="24"/>
          <w:szCs w:val="24"/>
          <w:rtl/>
          <w:lang w:val="he-IL" w:eastAsia="he-IL"/>
        </w:rPr>
        <w:t>פטור כאמור לא יחול כלפי מי שגרם לנזק בזדון.</w:t>
      </w:r>
      <w:bookmarkEnd w:id="25"/>
    </w:p>
    <w:p w14:paraId="77428D53" w14:textId="77777777" w:rsidR="00FA17C3" w:rsidRPr="00FA17C3" w:rsidRDefault="00FA17C3" w:rsidP="00FA17C3">
      <w:pPr>
        <w:widowControl w:val="0"/>
        <w:numPr>
          <w:ilvl w:val="0"/>
          <w:numId w:val="14"/>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מבלי לגרוע מכל הוראה מהוראות הסכם זה לעניין הסבת ההסכם ולעניין אחריות היועץ על פי הסכם זה ו/או על פי דין בקשר לשירותים הניתנים באמצעות קבלני משנה מטעמו, היה והשירותים או חלק מהם יינתנו על ידי קבלני משנה מטעם היועץ, על היועץ לדאוג כי בידי קבלני המשנה פוליסות ביטוח נאותות בהתאם לאופי והיקף ההתקשרות עמם. </w:t>
      </w:r>
      <w:r w:rsidRPr="00FA17C3">
        <w:rPr>
          <w:rFonts w:ascii="Courier New" w:eastAsia="Times New Roman" w:hAnsi="Courier New" w:cs="David"/>
          <w:color w:val="000000"/>
          <w:sz w:val="24"/>
          <w:szCs w:val="24"/>
          <w:rtl/>
          <w:lang w:eastAsia="he-IL"/>
        </w:rPr>
        <w:t xml:space="preserve"> מובהר בזה כי האחריות למתן השירותים מוטלת על היועץ במלואה, וזאת בין אם ניתנו במלואם או בחלקם ע"י קבלני משנה מטעמו. </w:t>
      </w:r>
    </w:p>
    <w:p w14:paraId="4F34AB01" w14:textId="77777777" w:rsidR="00FA17C3" w:rsidRPr="00FA17C3" w:rsidRDefault="00FA17C3" w:rsidP="00FA17C3">
      <w:pPr>
        <w:widowControl w:val="0"/>
        <w:numPr>
          <w:ilvl w:val="0"/>
          <w:numId w:val="14"/>
        </w:numPr>
        <w:tabs>
          <w:tab w:val="left" w:pos="741"/>
        </w:tabs>
        <w:spacing w:before="0" w:beforeAutospacing="0" w:after="340" w:afterAutospacing="0" w:line="240" w:lineRule="auto"/>
        <w:ind w:left="740"/>
        <w:jc w:val="both"/>
        <w:rPr>
          <w:rFonts w:ascii="Courier New" w:eastAsia="Times New Roman" w:hAnsi="Courier New" w:cs="David"/>
          <w:color w:val="000000"/>
          <w:sz w:val="24"/>
          <w:szCs w:val="24"/>
          <w:rtl/>
          <w:lang w:eastAsia="he-IL"/>
        </w:rPr>
      </w:pPr>
      <w:r w:rsidRPr="00FA17C3">
        <w:rPr>
          <w:rFonts w:ascii="Courier New" w:eastAsia="Times New Roman" w:hAnsi="Courier New" w:cs="David"/>
          <w:b/>
          <w:bCs/>
          <w:color w:val="000000"/>
          <w:sz w:val="24"/>
          <w:szCs w:val="24"/>
          <w:rtl/>
          <w:lang w:val="he-IL" w:eastAsia="he-IL"/>
        </w:rPr>
        <w:t>נספח הביטוח הינו מעיקרי ההסכם והפרתו מהווה הפרה של ההסכם.</w:t>
      </w:r>
      <w:r w:rsidRPr="00FA17C3">
        <w:rPr>
          <w:rFonts w:ascii="Courier New" w:eastAsia="Times New Roman" w:hAnsi="Courier New" w:cs="David"/>
          <w:color w:val="000000"/>
          <w:sz w:val="24"/>
          <w:szCs w:val="24"/>
          <w:rtl/>
          <w:lang w:val="he-IL" w:eastAsia="he-IL"/>
        </w:rPr>
        <w:t xml:space="preserve"> </w:t>
      </w:r>
    </w:p>
    <w:p w14:paraId="329116F6" w14:textId="77777777" w:rsidR="001A6247" w:rsidRPr="001A6247" w:rsidDel="00FA17C3" w:rsidRDefault="001A6247" w:rsidP="001A6247">
      <w:pPr>
        <w:bidi w:val="0"/>
        <w:spacing w:before="0" w:beforeAutospacing="0" w:after="0" w:afterAutospacing="0" w:line="240" w:lineRule="auto"/>
        <w:jc w:val="both"/>
        <w:rPr>
          <w:del w:id="26" w:author="מיה קאירי" w:date="2024-09-10T11:50:00Z"/>
          <w:rFonts w:ascii="David" w:eastAsia="Times New Roman" w:hAnsi="David" w:cs="David"/>
          <w:sz w:val="24"/>
          <w:szCs w:val="24"/>
          <w:u w:val="single"/>
          <w:rtl/>
          <w:lang w:eastAsia="he-IL"/>
        </w:rPr>
      </w:pPr>
    </w:p>
    <w:p w14:paraId="032AADCB" w14:textId="77777777" w:rsidR="000264C5" w:rsidRPr="000264C5" w:rsidDel="00FA17C3" w:rsidRDefault="000264C5" w:rsidP="00AD61A5">
      <w:pPr>
        <w:tabs>
          <w:tab w:val="left" w:pos="283"/>
          <w:tab w:val="left" w:pos="708"/>
        </w:tabs>
        <w:spacing w:line="240" w:lineRule="auto"/>
        <w:ind w:left="283" w:hanging="283"/>
        <w:jc w:val="both"/>
        <w:rPr>
          <w:del w:id="27" w:author="מיה קאירי" w:date="2024-09-10T11:50:00Z"/>
          <w:rFonts w:ascii="David" w:eastAsia="Calibri" w:hAnsi="David" w:cs="David"/>
          <w:sz w:val="24"/>
          <w:szCs w:val="24"/>
          <w:rtl/>
        </w:rPr>
      </w:pPr>
    </w:p>
    <w:p w14:paraId="1759F0BB" w14:textId="77777777" w:rsidR="00AD61A5" w:rsidDel="00FA17C3" w:rsidRDefault="00AD61A5" w:rsidP="004213A6">
      <w:pPr>
        <w:widowControl w:val="0"/>
        <w:spacing w:before="0" w:beforeAutospacing="0" w:after="0" w:afterAutospacing="0" w:line="240" w:lineRule="auto"/>
        <w:rPr>
          <w:del w:id="28" w:author="מיה קאירי" w:date="2024-09-10T11:50:00Z"/>
          <w:rFonts w:ascii="Times New Roman" w:eastAsia="Times New Roman" w:hAnsi="Times New Roman" w:cs="David"/>
          <w:sz w:val="24"/>
          <w:szCs w:val="24"/>
          <w:u w:val="single"/>
          <w:rtl/>
          <w:lang w:eastAsia="he-IL"/>
        </w:rPr>
      </w:pPr>
    </w:p>
    <w:p w14:paraId="70750150" w14:textId="77777777" w:rsidR="00AD61A5" w:rsidRDefault="00AD61A5" w:rsidP="004213A6">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53C04090" w14:textId="77777777" w:rsidR="00AD61A5" w:rsidRDefault="00AD61A5" w:rsidP="004213A6">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1179C0BD" w14:textId="77777777" w:rsidR="00AD61A5" w:rsidRDefault="00AD61A5" w:rsidP="004213A6">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06E3BFC5" w14:textId="77777777" w:rsidR="00AD61A5" w:rsidRDefault="00AD61A5" w:rsidP="004213A6">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6A40A961" w14:textId="77777777" w:rsidR="00AD61A5" w:rsidRDefault="00AD61A5" w:rsidP="004213A6">
      <w:pPr>
        <w:widowControl w:val="0"/>
        <w:spacing w:before="0" w:beforeAutospacing="0" w:after="0" w:afterAutospacing="0" w:line="240" w:lineRule="auto"/>
        <w:rPr>
          <w:rFonts w:ascii="Times New Roman" w:eastAsia="Times New Roman" w:hAnsi="Times New Roman" w:cs="David"/>
          <w:sz w:val="24"/>
          <w:szCs w:val="24"/>
          <w:u w:val="single"/>
          <w:rtl/>
          <w:lang w:eastAsia="he-IL"/>
        </w:rPr>
      </w:pPr>
      <w:r>
        <w:rPr>
          <w:rFonts w:ascii="Times New Roman" w:eastAsia="Times New Roman" w:hAnsi="Times New Roman" w:cs="David"/>
          <w:sz w:val="24"/>
          <w:szCs w:val="24"/>
          <w:u w:val="single"/>
          <w:rtl/>
          <w:lang w:eastAsia="he-IL"/>
        </w:rPr>
        <w:br w:type="page"/>
      </w:r>
    </w:p>
    <w:p w14:paraId="4DAECCA6" w14:textId="77777777" w:rsidR="00AD61A5" w:rsidRPr="004213A6" w:rsidDel="000264C5" w:rsidRDefault="00AD61A5" w:rsidP="004213A6">
      <w:pPr>
        <w:widowControl w:val="0"/>
        <w:spacing w:before="0" w:beforeAutospacing="0" w:after="0" w:afterAutospacing="0" w:line="240" w:lineRule="auto"/>
        <w:rPr>
          <w:del w:id="29" w:author="מיה קאירי [2]" w:date="2023-02-15T10:11:00Z"/>
          <w:rFonts w:ascii="Times New Roman" w:eastAsia="Times New Roman" w:hAnsi="Times New Roman" w:cs="David"/>
          <w:sz w:val="24"/>
          <w:szCs w:val="24"/>
          <w:u w:val="single"/>
          <w:rtl/>
          <w:lang w:eastAsia="he-IL"/>
        </w:rPr>
      </w:pPr>
    </w:p>
    <w:p w14:paraId="45EDD10C" w14:textId="77777777" w:rsidR="00435A20" w:rsidRPr="00435A20" w:rsidDel="000264C5" w:rsidRDefault="00435A20" w:rsidP="00435A20">
      <w:pPr>
        <w:bidi w:val="0"/>
        <w:spacing w:before="0" w:beforeAutospacing="0" w:after="0" w:afterAutospacing="0" w:line="240" w:lineRule="auto"/>
        <w:jc w:val="both"/>
        <w:rPr>
          <w:del w:id="30" w:author="מיה קאירי [2]" w:date="2023-02-15T10:11:00Z"/>
          <w:rFonts w:ascii="Times New Roman" w:eastAsia="Times New Roman" w:hAnsi="Times New Roman" w:cs="David"/>
          <w:sz w:val="20"/>
          <w:szCs w:val="20"/>
          <w:u w:val="single"/>
          <w:rtl/>
          <w:lang w:eastAsia="he-IL"/>
        </w:rPr>
      </w:pPr>
    </w:p>
    <w:p w14:paraId="4F79A3E8" w14:textId="77777777" w:rsidR="00AD61A5" w:rsidRPr="004A6AA4" w:rsidRDefault="00AD61A5" w:rsidP="00AD61A5">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t>נספח "</w:t>
      </w:r>
      <w:r w:rsidRPr="004A6AA4">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0891E05D" w14:textId="77777777" w:rsidR="00AD61A5" w:rsidRDefault="00AD61A5" w:rsidP="00AD61A5">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p>
    <w:p w14:paraId="5F590488" w14:textId="77777777" w:rsidR="000264C5" w:rsidRDefault="000264C5" w:rsidP="00AD61A5">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tbl>
      <w:tblPr>
        <w:tblStyle w:val="a8"/>
        <w:tblpPr w:leftFromText="180" w:rightFromText="180" w:vertAnchor="text" w:horzAnchor="margin" w:tblpXSpec="center" w:tblpY="325"/>
        <w:bidiVisual/>
        <w:tblW w:w="11482" w:type="dxa"/>
        <w:tblLook w:val="04A0" w:firstRow="1" w:lastRow="0" w:firstColumn="1" w:lastColumn="0" w:noHBand="0" w:noVBand="1"/>
      </w:tblPr>
      <w:tblGrid>
        <w:gridCol w:w="2244"/>
        <w:gridCol w:w="1983"/>
        <w:gridCol w:w="1932"/>
        <w:gridCol w:w="2500"/>
        <w:gridCol w:w="2823"/>
      </w:tblGrid>
      <w:tr w:rsidR="00FA17C3" w:rsidRPr="00FA17C3" w14:paraId="49C0F781" w14:textId="77777777" w:rsidTr="00FA17C3">
        <w:trPr>
          <w:trHeight w:val="463"/>
          <w:tblHeader/>
        </w:trPr>
        <w:tc>
          <w:tcPr>
            <w:tcW w:w="8659" w:type="dxa"/>
            <w:gridSpan w:val="4"/>
            <w:shd w:val="clear" w:color="auto" w:fill="F2F2F2" w:themeFill="background1" w:themeFillShade="F2"/>
          </w:tcPr>
          <w:p w14:paraId="750FD0CF" w14:textId="77777777" w:rsidR="00FA17C3" w:rsidRPr="002A3FB5" w:rsidRDefault="00FA17C3" w:rsidP="00FA17C3">
            <w:pPr>
              <w:widowControl w:val="0"/>
              <w:bidi w:val="0"/>
              <w:spacing w:before="0" w:beforeAutospacing="0" w:after="0" w:afterAutospacing="0" w:line="240" w:lineRule="auto"/>
              <w:jc w:val="center"/>
              <w:rPr>
                <w:rFonts w:ascii="David" w:eastAsia="Times New Roman" w:hAnsi="David" w:cs="David"/>
                <w:color w:val="000000"/>
                <w:sz w:val="34"/>
                <w:szCs w:val="34"/>
                <w:lang w:eastAsia="he-IL"/>
              </w:rPr>
            </w:pPr>
            <w:r w:rsidRPr="00FA17C3">
              <w:rPr>
                <w:rFonts w:ascii="David" w:eastAsia="Times New Roman" w:hAnsi="David" w:cs="David"/>
                <w:color w:val="000000"/>
                <w:sz w:val="28"/>
                <w:szCs w:val="28"/>
                <w:rtl/>
                <w:lang w:val="he-IL" w:eastAsia="he-IL"/>
              </w:rPr>
              <w:t>אישור קיום ביטוחים</w:t>
            </w:r>
          </w:p>
        </w:tc>
        <w:tc>
          <w:tcPr>
            <w:tcW w:w="2823" w:type="dxa"/>
          </w:tcPr>
          <w:p w14:paraId="7ACA9B9E"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20"/>
                <w:szCs w:val="20"/>
                <w:rtl/>
                <w:lang w:val="he-IL" w:eastAsia="he-IL"/>
              </w:rPr>
              <w:t>תאריך הנפקת האישור (DD/MM/YYYY)</w:t>
            </w:r>
          </w:p>
        </w:tc>
      </w:tr>
      <w:tr w:rsidR="00FA17C3" w:rsidRPr="00FA17C3" w14:paraId="053996B7" w14:textId="77777777" w:rsidTr="00FA17C3">
        <w:trPr>
          <w:trHeight w:val="315"/>
        </w:trPr>
        <w:tc>
          <w:tcPr>
            <w:tcW w:w="11482" w:type="dxa"/>
            <w:gridSpan w:val="5"/>
          </w:tcPr>
          <w:p w14:paraId="0AE3FA7D"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18"/>
                <w:szCs w:val="18"/>
                <w:rtl/>
                <w:lang w:val="he-IL" w:eastAsia="he-IL"/>
              </w:rPr>
            </w:pPr>
            <w:r w:rsidRPr="00FA17C3">
              <w:rPr>
                <w:rFonts w:ascii="David" w:eastAsia="Times New Roman" w:hAnsi="David" w:cs="David"/>
                <w:color w:val="000000"/>
                <w:sz w:val="18"/>
                <w:szCs w:val="18"/>
                <w:rtl/>
                <w:lang w:val="he-IL"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p w14:paraId="670D5317"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18"/>
                <w:szCs w:val="18"/>
                <w:rtl/>
                <w:lang w:val="he-IL" w:eastAsia="he-IL"/>
              </w:rPr>
            </w:pPr>
          </w:p>
        </w:tc>
      </w:tr>
      <w:tr w:rsidR="00FA17C3" w:rsidRPr="00FA17C3" w14:paraId="4DFA8546" w14:textId="77777777" w:rsidTr="00FA17C3">
        <w:trPr>
          <w:trHeight w:val="278"/>
        </w:trPr>
        <w:tc>
          <w:tcPr>
            <w:tcW w:w="2244" w:type="dxa"/>
            <w:shd w:val="clear" w:color="auto" w:fill="F2F2F2" w:themeFill="background1" w:themeFillShade="F2"/>
          </w:tcPr>
          <w:p w14:paraId="0D57998A"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מבקש האישור הראשי</w:t>
            </w:r>
            <w:r w:rsidRPr="00FA17C3">
              <w:rPr>
                <w:rFonts w:ascii="David" w:eastAsia="Times New Roman" w:hAnsi="David" w:cs="David"/>
                <w:color w:val="FF0000"/>
                <w:sz w:val="24"/>
                <w:szCs w:val="24"/>
                <w:rtl/>
                <w:lang w:val="he-IL" w:eastAsia="he-IL"/>
              </w:rPr>
              <w:t xml:space="preserve">* </w:t>
            </w:r>
          </w:p>
        </w:tc>
        <w:tc>
          <w:tcPr>
            <w:tcW w:w="1983" w:type="dxa"/>
            <w:shd w:val="clear" w:color="auto" w:fill="F2F2F2" w:themeFill="background1" w:themeFillShade="F2"/>
          </w:tcPr>
          <w:p w14:paraId="74A9F94E" w14:textId="77777777" w:rsidR="00FA17C3" w:rsidRPr="00FA17C3" w:rsidDel="009955DA" w:rsidRDefault="00FA17C3" w:rsidP="00FA17C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גורמים נוספים הקשורים למבקש האישור וייחשבו כמבקש האישור</w:t>
            </w:r>
            <w:r w:rsidRPr="00FA17C3">
              <w:rPr>
                <w:rFonts w:ascii="David" w:eastAsia="Times New Roman" w:hAnsi="David" w:cs="David"/>
                <w:color w:val="FF0000"/>
                <w:sz w:val="24"/>
                <w:szCs w:val="24"/>
                <w:rtl/>
                <w:lang w:val="he-IL" w:eastAsia="he-IL"/>
              </w:rPr>
              <w:t>*</w:t>
            </w:r>
            <w:r w:rsidRPr="00FA17C3">
              <w:rPr>
                <w:rFonts w:ascii="David" w:eastAsia="Times New Roman" w:hAnsi="David" w:cs="David"/>
                <w:color w:val="000000"/>
                <w:sz w:val="24"/>
                <w:szCs w:val="24"/>
                <w:rtl/>
                <w:lang w:val="he-IL" w:eastAsia="he-IL"/>
              </w:rPr>
              <w:t xml:space="preserve"> </w:t>
            </w:r>
          </w:p>
        </w:tc>
        <w:tc>
          <w:tcPr>
            <w:tcW w:w="1932" w:type="dxa"/>
            <w:shd w:val="clear" w:color="auto" w:fill="F2F2F2" w:themeFill="background1" w:themeFillShade="F2"/>
          </w:tcPr>
          <w:p w14:paraId="37CE0BB0"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FF0000"/>
                <w:sz w:val="24"/>
                <w:szCs w:val="24"/>
                <w:rtl/>
                <w:lang w:val="he-IL" w:eastAsia="he-IL"/>
              </w:rPr>
            </w:pPr>
            <w:r w:rsidRPr="00FA17C3" w:rsidDel="009955DA">
              <w:rPr>
                <w:rFonts w:ascii="David" w:eastAsia="Times New Roman" w:hAnsi="David" w:cs="David"/>
                <w:color w:val="000000"/>
                <w:sz w:val="24"/>
                <w:szCs w:val="24"/>
                <w:rtl/>
                <w:lang w:val="he-IL" w:eastAsia="he-IL"/>
              </w:rPr>
              <w:t>ה</w:t>
            </w:r>
            <w:r w:rsidRPr="00FA17C3">
              <w:rPr>
                <w:rFonts w:ascii="David" w:eastAsia="Times New Roman" w:hAnsi="David" w:cs="David"/>
                <w:color w:val="000000"/>
                <w:sz w:val="24"/>
                <w:szCs w:val="24"/>
                <w:rtl/>
                <w:lang w:val="he-IL" w:eastAsia="he-IL"/>
              </w:rPr>
              <w:t>מבוטח</w:t>
            </w:r>
          </w:p>
        </w:tc>
        <w:tc>
          <w:tcPr>
            <w:tcW w:w="2500" w:type="dxa"/>
            <w:shd w:val="clear" w:color="auto" w:fill="F2F2F2" w:themeFill="background1" w:themeFillShade="F2"/>
          </w:tcPr>
          <w:p w14:paraId="76A33D92"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אופי העסקה והעיסוק המבוטח</w:t>
            </w:r>
            <w:r w:rsidRPr="00FA17C3">
              <w:rPr>
                <w:rFonts w:ascii="David" w:eastAsia="Times New Roman" w:hAnsi="David" w:cs="David"/>
                <w:color w:val="FF0000"/>
                <w:sz w:val="24"/>
                <w:szCs w:val="24"/>
                <w:rtl/>
                <w:lang w:val="he-IL" w:eastAsia="he-IL"/>
              </w:rPr>
              <w:t>*</w:t>
            </w:r>
            <w:r w:rsidRPr="00FA17C3">
              <w:rPr>
                <w:rFonts w:ascii="David" w:eastAsia="Times New Roman" w:hAnsi="David" w:cs="David"/>
                <w:color w:val="000000"/>
                <w:sz w:val="24"/>
                <w:szCs w:val="24"/>
                <w:rtl/>
                <w:lang w:val="he-IL" w:eastAsia="he-IL"/>
              </w:rPr>
              <w:t xml:space="preserve"> </w:t>
            </w:r>
          </w:p>
        </w:tc>
        <w:tc>
          <w:tcPr>
            <w:tcW w:w="2823" w:type="dxa"/>
            <w:shd w:val="clear" w:color="auto" w:fill="F2F2F2" w:themeFill="background1" w:themeFillShade="F2"/>
          </w:tcPr>
          <w:p w14:paraId="6F7DF3AF"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מעמד מבקש האישור* </w:t>
            </w:r>
          </w:p>
        </w:tc>
      </w:tr>
      <w:tr w:rsidR="00FA17C3" w:rsidRPr="00FA17C3" w14:paraId="7FB89987" w14:textId="77777777" w:rsidTr="00FA17C3">
        <w:trPr>
          <w:trHeight w:val="551"/>
        </w:trPr>
        <w:tc>
          <w:tcPr>
            <w:tcW w:w="2244" w:type="dxa"/>
          </w:tcPr>
          <w:p w14:paraId="1ED79C48"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r w:rsidRPr="00FA17C3">
              <w:rPr>
                <w:rFonts w:ascii="Courier New" w:eastAsia="Times New Roman" w:hAnsi="Courier New" w:cs="Courier New"/>
                <w:color w:val="000000"/>
                <w:sz w:val="24"/>
                <w:szCs w:val="24"/>
                <w:rtl/>
                <w:lang w:val="he-IL" w:eastAsia="he-IL"/>
              </w:rPr>
              <w:t xml:space="preserve">: </w:t>
            </w:r>
            <w:r w:rsidRPr="00FA17C3">
              <w:rPr>
                <w:rFonts w:ascii="Times New Roman" w:eastAsia="Times New Roman" w:hAnsi="Times New Roman" w:cs="David"/>
                <w:sz w:val="24"/>
                <w:szCs w:val="24"/>
                <w:rtl/>
                <w:lang w:val="he-IL" w:eastAsia="he-IL"/>
              </w:rPr>
              <w:t>אפריקה ישראל להשקעות בע"מ</w:t>
            </w:r>
            <w:r w:rsidRPr="00FA17C3">
              <w:rPr>
                <w:rFonts w:ascii="Courier New" w:eastAsia="Times New Roman" w:hAnsi="Courier New" w:cs="Courier New"/>
                <w:color w:val="000000"/>
                <w:sz w:val="24"/>
                <w:szCs w:val="24"/>
                <w:rtl/>
                <w:lang w:val="he-IL" w:eastAsia="he-IL"/>
              </w:rPr>
              <w:t xml:space="preserve"> ו/או חברות בנות ו/או חברות קשורות ו/או שותפויות בפרויקט </w:t>
            </w:r>
          </w:p>
        </w:tc>
        <w:tc>
          <w:tcPr>
            <w:tcW w:w="1983" w:type="dxa"/>
          </w:tcPr>
          <w:p w14:paraId="5093456E"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p>
        </w:tc>
        <w:tc>
          <w:tcPr>
            <w:tcW w:w="1932" w:type="dxa"/>
          </w:tcPr>
          <w:p w14:paraId="3CDB6D8B"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p>
        </w:tc>
        <w:tc>
          <w:tcPr>
            <w:tcW w:w="2500" w:type="dxa"/>
            <w:vMerge w:val="restart"/>
          </w:tcPr>
          <w:p w14:paraId="49064C81" w14:textId="77777777" w:rsidR="00FA17C3" w:rsidRPr="00FA17C3" w:rsidRDefault="00FA17C3" w:rsidP="00FA17C3">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אופי העסקה:</w:t>
            </w:r>
          </w:p>
          <w:p w14:paraId="11B1D6FE" w14:textId="77777777" w:rsidR="00FA17C3" w:rsidRPr="00FA17C3" w:rsidRDefault="00FA17C3" w:rsidP="00FA17C3">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נדל"ן</w:t>
            </w:r>
          </w:p>
          <w:p w14:paraId="6E9197DA" w14:textId="77777777" w:rsidR="00FA17C3" w:rsidRPr="00FA17C3" w:rsidRDefault="00FA17C3" w:rsidP="00FA17C3">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MS Gothic" w:eastAsia="MS Gothic" w:hAnsi="MS Gothic" w:cs="MS Gothic" w:hint="eastAsia"/>
                <w:b/>
                <w:bCs/>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 xml:space="preserve">שירותים </w:t>
            </w:r>
          </w:p>
          <w:p w14:paraId="627B6E45" w14:textId="77777777" w:rsidR="00FA17C3" w:rsidRPr="00FA17C3" w:rsidRDefault="00FA17C3" w:rsidP="00FA17C3">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אספקת מוצרים</w:t>
            </w:r>
          </w:p>
          <w:p w14:paraId="34423272" w14:textId="77777777" w:rsidR="00FA17C3" w:rsidRPr="00FA17C3" w:rsidRDefault="00FA17C3" w:rsidP="00FA17C3">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אחר: ______</w:t>
            </w:r>
          </w:p>
          <w:p w14:paraId="6A961009" w14:textId="77777777" w:rsidR="00FA17C3" w:rsidRPr="00FA17C3" w:rsidRDefault="00FA17C3" w:rsidP="00FA17C3">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p w14:paraId="19F21432" w14:textId="77777777" w:rsidR="00FA17C3" w:rsidRPr="00FA17C3" w:rsidRDefault="00FA17C3" w:rsidP="00FA17C3">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העיסוק המבוטח:</w:t>
            </w:r>
          </w:p>
          <w:p w14:paraId="76FD7D5B" w14:textId="77777777" w:rsidR="00FA17C3" w:rsidRPr="00FA17C3" w:rsidRDefault="00FA17C3" w:rsidP="00FA17C3">
            <w:pPr>
              <w:widowControl w:val="0"/>
              <w:bidi w:val="0"/>
              <w:spacing w:before="0" w:beforeAutospacing="0" w:after="0" w:afterAutospacing="0" w:line="240" w:lineRule="auto"/>
              <w:ind w:left="50" w:right="78"/>
              <w:jc w:val="right"/>
              <w:rPr>
                <w:rFonts w:asciiTheme="minorBidi" w:eastAsia="Times New Roman" w:hAnsiTheme="minorBidi" w:cs="Arial"/>
                <w:b/>
                <w:bCs/>
                <w:color w:val="000000"/>
                <w:sz w:val="24"/>
                <w:szCs w:val="24"/>
                <w:rtl/>
                <w:lang w:val="he-IL" w:eastAsia="he-IL"/>
              </w:rPr>
            </w:pPr>
          </w:p>
        </w:tc>
        <w:tc>
          <w:tcPr>
            <w:tcW w:w="2823" w:type="dxa"/>
            <w:vMerge w:val="restart"/>
          </w:tcPr>
          <w:p w14:paraId="75BEF8ED" w14:textId="77777777" w:rsidR="00FA17C3" w:rsidRPr="00FA17C3" w:rsidRDefault="00FA17C3" w:rsidP="00FA17C3">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p w14:paraId="3A609974" w14:textId="77777777" w:rsidR="00FA17C3" w:rsidRPr="00FA17C3" w:rsidRDefault="00FA17C3" w:rsidP="00FA17C3">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משכיר</w:t>
            </w:r>
          </w:p>
          <w:p w14:paraId="26EBCCA3" w14:textId="77777777" w:rsidR="00FA17C3" w:rsidRPr="00FA17C3" w:rsidRDefault="00FA17C3" w:rsidP="00FA17C3">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שוכר</w:t>
            </w:r>
          </w:p>
          <w:p w14:paraId="3F16465B" w14:textId="77777777" w:rsidR="00FA17C3" w:rsidRPr="00FA17C3" w:rsidRDefault="00FA17C3" w:rsidP="00FA17C3">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זכיין</w:t>
            </w:r>
          </w:p>
          <w:p w14:paraId="5495F34A" w14:textId="77777777" w:rsidR="00FA17C3" w:rsidRPr="00FA17C3" w:rsidRDefault="00FA17C3" w:rsidP="00FA17C3">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קבלני משנה</w:t>
            </w:r>
          </w:p>
          <w:p w14:paraId="17A33CBF" w14:textId="77777777" w:rsidR="00FA17C3" w:rsidRPr="00FA17C3" w:rsidRDefault="00FA17C3" w:rsidP="00FA17C3">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מזמין שירותים</w:t>
            </w:r>
          </w:p>
          <w:p w14:paraId="6C5E1D36" w14:textId="77777777" w:rsidR="00FA17C3" w:rsidRPr="00FA17C3" w:rsidRDefault="00FA17C3" w:rsidP="00FA17C3">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מזמין מוצרים</w:t>
            </w:r>
          </w:p>
          <w:p w14:paraId="719398CD" w14:textId="77777777" w:rsidR="00FA17C3" w:rsidRPr="00FA17C3" w:rsidRDefault="00FA17C3" w:rsidP="00FA17C3">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אחר: ______</w:t>
            </w:r>
          </w:p>
          <w:p w14:paraId="4659D7CC" w14:textId="77777777" w:rsidR="00FA17C3" w:rsidRPr="00FA17C3" w:rsidRDefault="00FA17C3" w:rsidP="00FA17C3">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FA17C3" w:rsidRPr="00FA17C3" w14:paraId="0C16F128" w14:textId="77777777" w:rsidTr="00FA17C3">
        <w:trPr>
          <w:trHeight w:val="571"/>
        </w:trPr>
        <w:tc>
          <w:tcPr>
            <w:tcW w:w="2244" w:type="dxa"/>
          </w:tcPr>
          <w:p w14:paraId="67E6C9E0"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p w14:paraId="1BDB7DB4"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520034760</w:t>
            </w:r>
          </w:p>
          <w:p w14:paraId="4E722860"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p w14:paraId="0C83B761"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341EC92C"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tc>
        <w:tc>
          <w:tcPr>
            <w:tcW w:w="1932" w:type="dxa"/>
          </w:tcPr>
          <w:p w14:paraId="1C187B06"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tc>
        <w:tc>
          <w:tcPr>
            <w:tcW w:w="2500" w:type="dxa"/>
            <w:vMerge/>
          </w:tcPr>
          <w:p w14:paraId="72344714" w14:textId="77777777" w:rsidR="00FA17C3" w:rsidRPr="00FA17C3" w:rsidRDefault="00FA17C3" w:rsidP="00FA17C3">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5A97C96B" w14:textId="77777777" w:rsidR="00FA17C3" w:rsidRPr="00FA17C3" w:rsidRDefault="00FA17C3" w:rsidP="00FA17C3">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FA17C3" w:rsidRPr="00FA17C3" w14:paraId="62A2160D" w14:textId="77777777" w:rsidTr="00FA17C3">
        <w:trPr>
          <w:trHeight w:val="513"/>
        </w:trPr>
        <w:tc>
          <w:tcPr>
            <w:tcW w:w="2244" w:type="dxa"/>
            <w:vMerge w:val="restart"/>
          </w:tcPr>
          <w:p w14:paraId="672E327E"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p w14:paraId="7253F6FE"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1A376BB5"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tc>
        <w:tc>
          <w:tcPr>
            <w:tcW w:w="1932" w:type="dxa"/>
            <w:vMerge w:val="restart"/>
          </w:tcPr>
          <w:p w14:paraId="5B2BB4ED"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tc>
        <w:tc>
          <w:tcPr>
            <w:tcW w:w="2500" w:type="dxa"/>
            <w:vMerge/>
          </w:tcPr>
          <w:p w14:paraId="36C8CE73" w14:textId="77777777" w:rsidR="00FA17C3" w:rsidRPr="00FA17C3" w:rsidRDefault="00FA17C3" w:rsidP="00FA17C3">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50A4F043" w14:textId="77777777" w:rsidR="00FA17C3" w:rsidRPr="00FA17C3" w:rsidRDefault="00FA17C3" w:rsidP="00FA17C3">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FA17C3" w:rsidRPr="00FA17C3" w14:paraId="2D9784D3" w14:textId="77777777" w:rsidTr="00FA17C3">
        <w:trPr>
          <w:trHeight w:val="512"/>
        </w:trPr>
        <w:tc>
          <w:tcPr>
            <w:tcW w:w="2244" w:type="dxa"/>
            <w:vMerge/>
          </w:tcPr>
          <w:p w14:paraId="7F34D725"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292EB242"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תיאור הקשר למבקש האישור הראשי: חברה אם ו/או בת ו/או אחות ו/או קשורה ו/או שלובה ו/או חלק מקבוצה.</w:t>
            </w:r>
          </w:p>
        </w:tc>
        <w:tc>
          <w:tcPr>
            <w:tcW w:w="1932" w:type="dxa"/>
            <w:vMerge/>
          </w:tcPr>
          <w:p w14:paraId="7F7965B7"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2500" w:type="dxa"/>
            <w:vMerge/>
          </w:tcPr>
          <w:p w14:paraId="6F401237" w14:textId="77777777" w:rsidR="00FA17C3" w:rsidRPr="00FA17C3" w:rsidRDefault="00FA17C3" w:rsidP="00FA17C3">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0807C830" w14:textId="77777777" w:rsidR="00FA17C3" w:rsidRPr="00FA17C3" w:rsidRDefault="00FA17C3" w:rsidP="00FA17C3">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bl>
    <w:p w14:paraId="28CF4CA6" w14:textId="77777777" w:rsidR="00FA17C3" w:rsidRPr="00FA17C3" w:rsidRDefault="00FA17C3" w:rsidP="00FA17C3">
      <w:pPr>
        <w:bidi w:val="0"/>
        <w:spacing w:before="0" w:beforeAutospacing="0" w:after="200" w:afterAutospacing="0" w:line="276" w:lineRule="auto"/>
        <w:jc w:val="right"/>
        <w:rPr>
          <w:rFonts w:ascii="David" w:eastAsia="Times New Roman" w:hAnsi="David" w:cs="David"/>
          <w:b/>
          <w:bCs/>
          <w:color w:val="000000"/>
          <w:sz w:val="24"/>
          <w:szCs w:val="24"/>
          <w:lang w:eastAsia="he-IL"/>
        </w:rPr>
      </w:pPr>
    </w:p>
    <w:p w14:paraId="33BC4669" w14:textId="77777777" w:rsidR="00FA17C3" w:rsidRPr="00FA17C3" w:rsidRDefault="00FA17C3" w:rsidP="00FA17C3">
      <w:pPr>
        <w:widowControl w:val="0"/>
        <w:bidi w:val="0"/>
        <w:spacing w:before="0" w:beforeAutospacing="0" w:after="0" w:afterAutospacing="0" w:line="240" w:lineRule="auto"/>
        <w:ind w:left="7230"/>
        <w:jc w:val="both"/>
        <w:outlineLvl w:val="0"/>
        <w:rPr>
          <w:rFonts w:ascii="David" w:eastAsia="Times New Roman" w:hAnsi="David" w:cs="David"/>
          <w:b/>
          <w:bCs/>
          <w:color w:val="000000"/>
          <w:sz w:val="24"/>
          <w:szCs w:val="24"/>
          <w:lang w:eastAsia="he-IL"/>
        </w:rPr>
      </w:pPr>
    </w:p>
    <w:tbl>
      <w:tblPr>
        <w:tblStyle w:val="a8"/>
        <w:tblpPr w:leftFromText="180" w:rightFromText="180" w:vertAnchor="text" w:horzAnchor="margin" w:tblpXSpec="center" w:tblpY="-60"/>
        <w:bidiVisual/>
        <w:tblW w:w="11482" w:type="dxa"/>
        <w:tblLayout w:type="fixed"/>
        <w:tblLook w:val="04A0" w:firstRow="1" w:lastRow="0" w:firstColumn="1" w:lastColumn="0" w:noHBand="0" w:noVBand="1"/>
      </w:tblPr>
      <w:tblGrid>
        <w:gridCol w:w="7"/>
        <w:gridCol w:w="1277"/>
        <w:gridCol w:w="992"/>
        <w:gridCol w:w="992"/>
        <w:gridCol w:w="1276"/>
        <w:gridCol w:w="1134"/>
        <w:gridCol w:w="1134"/>
        <w:gridCol w:w="1126"/>
        <w:gridCol w:w="1138"/>
        <w:gridCol w:w="567"/>
        <w:gridCol w:w="1839"/>
      </w:tblGrid>
      <w:tr w:rsidR="00FA17C3" w:rsidRPr="00FA17C3" w14:paraId="0925A3E4" w14:textId="77777777" w:rsidTr="00FA17C3">
        <w:trPr>
          <w:trHeight w:val="268"/>
          <w:tblHeader/>
        </w:trPr>
        <w:tc>
          <w:tcPr>
            <w:tcW w:w="11482" w:type="dxa"/>
            <w:gridSpan w:val="11"/>
          </w:tcPr>
          <w:p w14:paraId="58E5F645"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כיסויים</w:t>
            </w:r>
          </w:p>
        </w:tc>
      </w:tr>
      <w:tr w:rsidR="00FA17C3" w:rsidRPr="00FA17C3" w14:paraId="3DF7FA5B" w14:textId="77777777" w:rsidTr="00FA17C3">
        <w:trPr>
          <w:gridBefore w:val="1"/>
          <w:wBefore w:w="7" w:type="dxa"/>
          <w:trHeight w:val="431"/>
        </w:trPr>
        <w:tc>
          <w:tcPr>
            <w:tcW w:w="1277" w:type="dxa"/>
            <w:vMerge w:val="restart"/>
            <w:shd w:val="clear" w:color="auto" w:fill="F2F2F2" w:themeFill="background1" w:themeFillShade="F2"/>
          </w:tcPr>
          <w:p w14:paraId="040D07BF"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סוג הביטוח</w:t>
            </w:r>
          </w:p>
          <w:p w14:paraId="02EEDA6B"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חלוקה לפי גבולות אחריות או סכומי ביטוח</w:t>
            </w:r>
          </w:p>
        </w:tc>
        <w:tc>
          <w:tcPr>
            <w:tcW w:w="992" w:type="dxa"/>
            <w:vMerge w:val="restart"/>
            <w:shd w:val="clear" w:color="auto" w:fill="F2F2F2" w:themeFill="background1" w:themeFillShade="F2"/>
          </w:tcPr>
          <w:p w14:paraId="203DFEE9"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מספר הפוליסה*** </w:t>
            </w:r>
          </w:p>
        </w:tc>
        <w:tc>
          <w:tcPr>
            <w:tcW w:w="992" w:type="dxa"/>
            <w:vMerge w:val="restart"/>
            <w:shd w:val="clear" w:color="auto" w:fill="F2F2F2" w:themeFill="background1" w:themeFillShade="F2"/>
          </w:tcPr>
          <w:p w14:paraId="0568E16E"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נוסח ומהדורת הפוליסה</w:t>
            </w:r>
            <w:r w:rsidRPr="00FA17C3">
              <w:rPr>
                <w:rFonts w:ascii="David" w:eastAsia="Times New Roman" w:hAnsi="David" w:cs="David"/>
                <w:color w:val="000000"/>
                <w:sz w:val="20"/>
                <w:szCs w:val="20"/>
                <w:rtl/>
                <w:lang w:val="he-IL" w:eastAsia="he-IL"/>
              </w:rPr>
              <w:t>***</w:t>
            </w:r>
          </w:p>
        </w:tc>
        <w:tc>
          <w:tcPr>
            <w:tcW w:w="1276" w:type="dxa"/>
            <w:vMerge w:val="restart"/>
            <w:shd w:val="clear" w:color="auto" w:fill="F2F2F2" w:themeFill="background1" w:themeFillShade="F2"/>
          </w:tcPr>
          <w:p w14:paraId="239CE698"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תאריך תחילה</w:t>
            </w:r>
          </w:p>
          <w:p w14:paraId="55472072"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(ניתן להזין תאריך רטרואקטיבי)</w:t>
            </w:r>
          </w:p>
        </w:tc>
        <w:tc>
          <w:tcPr>
            <w:tcW w:w="1134" w:type="dxa"/>
            <w:vMerge w:val="restart"/>
            <w:shd w:val="clear" w:color="auto" w:fill="F2F2F2" w:themeFill="background1" w:themeFillShade="F2"/>
          </w:tcPr>
          <w:p w14:paraId="24B49D57"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תאריך סיום</w:t>
            </w:r>
          </w:p>
          <w:p w14:paraId="4004E9F9"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(ניתן להזין תאריך רטרואקטיבי)</w:t>
            </w:r>
          </w:p>
        </w:tc>
        <w:tc>
          <w:tcPr>
            <w:tcW w:w="2260" w:type="dxa"/>
            <w:gridSpan w:val="2"/>
            <w:shd w:val="clear" w:color="auto" w:fill="F2F2F2" w:themeFill="background1" w:themeFillShade="F2"/>
          </w:tcPr>
          <w:p w14:paraId="1790C75B"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8"/>
                <w:szCs w:val="18"/>
                <w:rtl/>
                <w:lang w:val="he-IL" w:eastAsia="he-IL"/>
              </w:rPr>
              <w:t xml:space="preserve">גבול אחריות לכלל פעילות המבוטח/ סכום ביטוח </w:t>
            </w:r>
          </w:p>
        </w:tc>
        <w:tc>
          <w:tcPr>
            <w:tcW w:w="1138" w:type="dxa"/>
            <w:vMerge w:val="restart"/>
            <w:shd w:val="clear" w:color="auto" w:fill="F2F2F2" w:themeFill="background1" w:themeFillShade="F2"/>
          </w:tcPr>
          <w:p w14:paraId="283CB5FE"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השתתפות עצמית</w:t>
            </w:r>
          </w:p>
          <w:p w14:paraId="3C1E9323"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8"/>
                <w:szCs w:val="18"/>
                <w:rtl/>
                <w:lang w:val="he-IL" w:eastAsia="he-IL"/>
              </w:rPr>
              <w:t>(</w:t>
            </w:r>
            <w:r w:rsidRPr="00FA17C3">
              <w:rPr>
                <w:rFonts w:ascii="David" w:eastAsia="Times New Roman" w:hAnsi="David" w:cs="David"/>
                <w:color w:val="000000"/>
                <w:sz w:val="16"/>
                <w:szCs w:val="16"/>
                <w:rtl/>
                <w:lang w:val="he-IL" w:eastAsia="he-IL"/>
              </w:rPr>
              <w:t>אין חובה להציג נתון זה)</w:t>
            </w:r>
          </w:p>
        </w:tc>
        <w:tc>
          <w:tcPr>
            <w:tcW w:w="567" w:type="dxa"/>
            <w:vMerge w:val="restart"/>
            <w:shd w:val="clear" w:color="auto" w:fill="F2F2F2" w:themeFill="background1" w:themeFillShade="F2"/>
          </w:tcPr>
          <w:p w14:paraId="7BFF7297"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מטבע</w:t>
            </w:r>
          </w:p>
        </w:tc>
        <w:tc>
          <w:tcPr>
            <w:tcW w:w="1839" w:type="dxa"/>
            <w:vMerge w:val="restart"/>
            <w:shd w:val="clear" w:color="auto" w:fill="F2F2F2" w:themeFill="background1" w:themeFillShade="F2"/>
          </w:tcPr>
          <w:p w14:paraId="11DBF2A2"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b/>
                <w:bCs/>
                <w:color w:val="000000"/>
                <w:sz w:val="16"/>
                <w:szCs w:val="16"/>
                <w:rtl/>
                <w:lang w:val="he-IL" w:eastAsia="he-IL"/>
              </w:rPr>
            </w:pPr>
            <w:r w:rsidRPr="00FA17C3">
              <w:rPr>
                <w:rFonts w:ascii="David" w:eastAsia="Times New Roman" w:hAnsi="David" w:cs="David"/>
                <w:color w:val="000000"/>
                <w:sz w:val="24"/>
                <w:szCs w:val="24"/>
                <w:rtl/>
                <w:lang w:val="he-IL" w:eastAsia="he-IL"/>
              </w:rPr>
              <w:t xml:space="preserve">כיסויים נוספים בתוקף וביטול חריגים </w:t>
            </w:r>
            <w:r w:rsidRPr="00FA17C3">
              <w:rPr>
                <w:rFonts w:ascii="David" w:eastAsia="Times New Roman" w:hAnsi="David" w:cs="David"/>
                <w:color w:val="000000"/>
                <w:sz w:val="16"/>
                <w:szCs w:val="16"/>
                <w:rtl/>
                <w:lang w:val="he-IL" w:eastAsia="he-IL"/>
              </w:rPr>
              <w:t xml:space="preserve">**** </w:t>
            </w:r>
          </w:p>
        </w:tc>
      </w:tr>
      <w:tr w:rsidR="00FA17C3" w:rsidRPr="00FA17C3" w14:paraId="55359891" w14:textId="77777777" w:rsidTr="00FA17C3">
        <w:trPr>
          <w:gridBefore w:val="1"/>
          <w:wBefore w:w="7" w:type="dxa"/>
          <w:trHeight w:val="367"/>
        </w:trPr>
        <w:tc>
          <w:tcPr>
            <w:tcW w:w="1277" w:type="dxa"/>
            <w:vMerge/>
            <w:shd w:val="clear" w:color="auto" w:fill="F2F2F2" w:themeFill="background1" w:themeFillShade="F2"/>
          </w:tcPr>
          <w:p w14:paraId="6D4C562A"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249272AF"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21466CEE"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vMerge/>
            <w:shd w:val="clear" w:color="auto" w:fill="F2F2F2" w:themeFill="background1" w:themeFillShade="F2"/>
          </w:tcPr>
          <w:p w14:paraId="25CDB9A2"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vMerge/>
            <w:shd w:val="clear" w:color="auto" w:fill="F2F2F2" w:themeFill="background1" w:themeFillShade="F2"/>
          </w:tcPr>
          <w:p w14:paraId="60574727"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0F519211"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6"/>
                <w:szCs w:val="16"/>
                <w:rtl/>
                <w:lang w:val="he-IL" w:eastAsia="he-IL"/>
              </w:rPr>
              <w:t xml:space="preserve">לתקופה </w:t>
            </w:r>
          </w:p>
        </w:tc>
        <w:tc>
          <w:tcPr>
            <w:tcW w:w="1126" w:type="dxa"/>
            <w:shd w:val="clear" w:color="auto" w:fill="F2F2F2" w:themeFill="background1" w:themeFillShade="F2"/>
          </w:tcPr>
          <w:p w14:paraId="475D430F"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6"/>
                <w:szCs w:val="16"/>
                <w:rtl/>
                <w:lang w:val="he-IL" w:eastAsia="he-IL"/>
              </w:rPr>
              <w:t xml:space="preserve">למקרה* </w:t>
            </w:r>
          </w:p>
        </w:tc>
        <w:tc>
          <w:tcPr>
            <w:tcW w:w="1138" w:type="dxa"/>
            <w:vMerge/>
            <w:shd w:val="clear" w:color="auto" w:fill="F2F2F2" w:themeFill="background1" w:themeFillShade="F2"/>
          </w:tcPr>
          <w:p w14:paraId="5FE268B8"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567" w:type="dxa"/>
            <w:vMerge/>
            <w:shd w:val="clear" w:color="auto" w:fill="F2F2F2" w:themeFill="background1" w:themeFillShade="F2"/>
          </w:tcPr>
          <w:p w14:paraId="0BD8459F"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1839" w:type="dxa"/>
            <w:vMerge/>
            <w:shd w:val="clear" w:color="auto" w:fill="F2F2F2" w:themeFill="background1" w:themeFillShade="F2"/>
          </w:tcPr>
          <w:p w14:paraId="02F39206"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r>
      <w:tr w:rsidR="00FA17C3" w:rsidRPr="00FA17C3" w14:paraId="45A5766E" w14:textId="77777777" w:rsidTr="00FA17C3">
        <w:trPr>
          <w:gridBefore w:val="1"/>
          <w:wBefore w:w="7" w:type="dxa"/>
          <w:trHeight w:val="624"/>
        </w:trPr>
        <w:tc>
          <w:tcPr>
            <w:tcW w:w="1277" w:type="dxa"/>
            <w:shd w:val="clear" w:color="auto" w:fill="F2F2F2" w:themeFill="background1" w:themeFillShade="F2"/>
          </w:tcPr>
          <w:p w14:paraId="042AC8DA"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צד ג'</w:t>
            </w:r>
          </w:p>
        </w:tc>
        <w:tc>
          <w:tcPr>
            <w:tcW w:w="992" w:type="dxa"/>
            <w:shd w:val="clear" w:color="auto" w:fill="F2F2F2" w:themeFill="background1" w:themeFillShade="F2"/>
          </w:tcPr>
          <w:p w14:paraId="7867F2F6"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2F2F2" w:themeFill="background1" w:themeFillShade="F2"/>
          </w:tcPr>
          <w:p w14:paraId="46E0C82B"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2F2F2" w:themeFill="background1" w:themeFillShade="F2"/>
          </w:tcPr>
          <w:p w14:paraId="386BFCC1"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21CC3781"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327A1CF7"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w:t>
            </w:r>
          </w:p>
        </w:tc>
        <w:tc>
          <w:tcPr>
            <w:tcW w:w="1126" w:type="dxa"/>
            <w:shd w:val="clear" w:color="auto" w:fill="F2F2F2" w:themeFill="background1" w:themeFillShade="F2"/>
          </w:tcPr>
          <w:p w14:paraId="11B6060D"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w:t>
            </w:r>
          </w:p>
        </w:tc>
        <w:tc>
          <w:tcPr>
            <w:tcW w:w="1138" w:type="dxa"/>
            <w:shd w:val="clear" w:color="auto" w:fill="F2F2F2" w:themeFill="background1" w:themeFillShade="F2"/>
          </w:tcPr>
          <w:p w14:paraId="0F12DDCB"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61D369A5"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2F2F2" w:themeFill="background1" w:themeFillShade="F2"/>
          </w:tcPr>
          <w:p w14:paraId="0688C1ED" w14:textId="77777777" w:rsidR="00FA17C3" w:rsidRPr="00FA17C3" w:rsidRDefault="00FA17C3" w:rsidP="00FA17C3">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321</w:t>
            </w:r>
          </w:p>
          <w:p w14:paraId="4784528D" w14:textId="77777777" w:rsidR="00FA17C3" w:rsidRPr="00FA17C3" w:rsidRDefault="00FA17C3" w:rsidP="00FA17C3">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328</w:t>
            </w:r>
          </w:p>
          <w:p w14:paraId="3A5FC091" w14:textId="77777777" w:rsidR="00FA17C3" w:rsidRPr="00FA17C3" w:rsidRDefault="00FA17C3" w:rsidP="00FA17C3">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309</w:t>
            </w:r>
          </w:p>
          <w:p w14:paraId="066B503F" w14:textId="77777777" w:rsidR="00FA17C3" w:rsidRPr="00FA17C3" w:rsidRDefault="00FA17C3" w:rsidP="00FA17C3">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315</w:t>
            </w:r>
          </w:p>
          <w:p w14:paraId="5DF244FF" w14:textId="77777777" w:rsidR="00FA17C3" w:rsidRPr="00FA17C3" w:rsidRDefault="00FA17C3" w:rsidP="00FA17C3">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307</w:t>
            </w:r>
          </w:p>
          <w:p w14:paraId="324DC8BF" w14:textId="77777777" w:rsidR="00FA17C3" w:rsidRPr="00FA17C3" w:rsidRDefault="00FA17C3" w:rsidP="00FA17C3">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302</w:t>
            </w:r>
          </w:p>
          <w:p w14:paraId="6D1B269E" w14:textId="77777777" w:rsidR="00FA17C3" w:rsidRPr="00FA17C3" w:rsidRDefault="00FA17C3" w:rsidP="00FA17C3">
            <w:pPr>
              <w:widowControl w:val="0"/>
              <w:bidi w:val="0"/>
              <w:spacing w:before="0" w:beforeAutospacing="0" w:after="0" w:afterAutospacing="0" w:line="240" w:lineRule="auto"/>
              <w:ind w:left="50" w:right="78"/>
              <w:jc w:val="right"/>
              <w:rPr>
                <w:rFonts w:asciiTheme="minorBidi" w:eastAsia="Times New Roman" w:hAnsiTheme="minorBidi" w:cs="David"/>
                <w:bCs/>
                <w:color w:val="000000"/>
                <w:sz w:val="24"/>
                <w:szCs w:val="24"/>
                <w:rtl/>
                <w:lang w:val="he-IL" w:eastAsia="he-IL"/>
              </w:rPr>
            </w:pPr>
            <w:r w:rsidRPr="00FA17C3">
              <w:rPr>
                <w:rFonts w:asciiTheme="minorBidi" w:eastAsia="Times New Roman" w:hAnsiTheme="minorBidi" w:cs="David"/>
                <w:bCs/>
                <w:color w:val="000000"/>
                <w:sz w:val="16"/>
                <w:szCs w:val="16"/>
                <w:rtl/>
                <w:lang w:val="he-IL" w:eastAsia="he-IL"/>
              </w:rPr>
              <w:t xml:space="preserve"> </w:t>
            </w:r>
          </w:p>
        </w:tc>
      </w:tr>
      <w:tr w:rsidR="00FA17C3" w:rsidRPr="00FA17C3" w14:paraId="2C6878E4" w14:textId="77777777" w:rsidTr="00FA17C3">
        <w:trPr>
          <w:gridBefore w:val="1"/>
          <w:wBefore w:w="7" w:type="dxa"/>
          <w:trHeight w:val="624"/>
        </w:trPr>
        <w:tc>
          <w:tcPr>
            <w:tcW w:w="1277" w:type="dxa"/>
            <w:shd w:val="clear" w:color="auto" w:fill="FFFFFF" w:themeFill="background1"/>
          </w:tcPr>
          <w:p w14:paraId="77BD3DB0"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אחריות מעבידים</w:t>
            </w:r>
          </w:p>
        </w:tc>
        <w:tc>
          <w:tcPr>
            <w:tcW w:w="992" w:type="dxa"/>
            <w:shd w:val="clear" w:color="auto" w:fill="FFFFFF" w:themeFill="background1"/>
          </w:tcPr>
          <w:p w14:paraId="31F48013"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0BE22B8D"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7EAD811B"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613EF48C"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473895EC"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20,000,000</w:t>
            </w:r>
          </w:p>
        </w:tc>
        <w:tc>
          <w:tcPr>
            <w:tcW w:w="1126" w:type="dxa"/>
            <w:shd w:val="clear" w:color="auto" w:fill="F2F2F2" w:themeFill="background1" w:themeFillShade="F2"/>
          </w:tcPr>
          <w:p w14:paraId="60DC4A43"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20,000,000</w:t>
            </w:r>
          </w:p>
        </w:tc>
        <w:tc>
          <w:tcPr>
            <w:tcW w:w="1138" w:type="dxa"/>
            <w:shd w:val="clear" w:color="auto" w:fill="F2F2F2" w:themeFill="background1" w:themeFillShade="F2"/>
          </w:tcPr>
          <w:p w14:paraId="7E19C9C6"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3E5E9E2D"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4EE6F7E4" w14:textId="77777777" w:rsidR="00FA17C3" w:rsidRPr="00FA17C3" w:rsidRDefault="00FA17C3" w:rsidP="00FA17C3">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319</w:t>
            </w:r>
          </w:p>
          <w:p w14:paraId="0DC0D3FA" w14:textId="77777777" w:rsidR="00FA17C3" w:rsidRPr="00FA17C3" w:rsidRDefault="00FA17C3" w:rsidP="00FA17C3">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328</w:t>
            </w:r>
          </w:p>
          <w:p w14:paraId="3990D1BF" w14:textId="77777777" w:rsidR="00FA17C3" w:rsidRPr="00FA17C3" w:rsidRDefault="00FA17C3" w:rsidP="00FA17C3">
            <w:pPr>
              <w:widowControl w:val="0"/>
              <w:bidi w:val="0"/>
              <w:spacing w:before="0" w:beforeAutospacing="0" w:after="0" w:afterAutospacing="0" w:line="240" w:lineRule="auto"/>
              <w:ind w:left="50" w:right="78"/>
              <w:jc w:val="right"/>
              <w:rPr>
                <w:rFonts w:ascii="David" w:eastAsia="Times New Roman" w:hAnsi="David" w:cs="David"/>
                <w:bCs/>
                <w:color w:val="000000"/>
                <w:sz w:val="16"/>
                <w:szCs w:val="16"/>
                <w:rtl/>
                <w:lang w:val="he-IL" w:eastAsia="he-IL"/>
              </w:rPr>
            </w:pPr>
            <w:r w:rsidRPr="00FA17C3">
              <w:rPr>
                <w:rFonts w:ascii="David" w:eastAsia="Times New Roman" w:hAnsi="David" w:cs="David"/>
                <w:bCs/>
                <w:color w:val="000000"/>
                <w:sz w:val="16"/>
                <w:szCs w:val="16"/>
                <w:rtl/>
                <w:lang w:val="he-IL" w:eastAsia="he-IL"/>
              </w:rPr>
              <w:t>350</w:t>
            </w:r>
          </w:p>
          <w:p w14:paraId="03CB6182" w14:textId="77777777" w:rsidR="00FA17C3" w:rsidRPr="00FA17C3" w:rsidRDefault="00FA17C3" w:rsidP="00FA17C3">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309</w:t>
            </w:r>
          </w:p>
        </w:tc>
      </w:tr>
      <w:tr w:rsidR="00FA17C3" w:rsidRPr="00FA17C3" w14:paraId="05C84D6D" w14:textId="77777777" w:rsidTr="00FA17C3">
        <w:trPr>
          <w:gridBefore w:val="1"/>
          <w:wBefore w:w="7" w:type="dxa"/>
          <w:trHeight w:val="624"/>
        </w:trPr>
        <w:tc>
          <w:tcPr>
            <w:tcW w:w="1277" w:type="dxa"/>
            <w:shd w:val="clear" w:color="auto" w:fill="FFFFFF" w:themeFill="background1"/>
          </w:tcPr>
          <w:p w14:paraId="3EF2934D"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אחריות מקצועית</w:t>
            </w:r>
          </w:p>
        </w:tc>
        <w:tc>
          <w:tcPr>
            <w:tcW w:w="992" w:type="dxa"/>
            <w:shd w:val="clear" w:color="auto" w:fill="FFFFFF" w:themeFill="background1"/>
          </w:tcPr>
          <w:p w14:paraId="7B09CDF5"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422F19CE"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23FDB999"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57C5DA2D"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5C4FE802" w14:textId="77777777" w:rsidR="00FA17C3" w:rsidRPr="00FA17C3" w:rsidRDefault="00FA17C3" w:rsidP="00FA17C3">
            <w:pPr>
              <w:widowControl w:val="0"/>
              <w:bidi w:val="0"/>
              <w:spacing w:before="0" w:beforeAutospacing="0" w:after="0" w:afterAutospacing="0" w:line="240" w:lineRule="auto"/>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4,000,000</w:t>
            </w:r>
          </w:p>
        </w:tc>
        <w:tc>
          <w:tcPr>
            <w:tcW w:w="1126" w:type="dxa"/>
            <w:shd w:val="clear" w:color="auto" w:fill="F2F2F2" w:themeFill="background1" w:themeFillShade="F2"/>
          </w:tcPr>
          <w:p w14:paraId="008471A4"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4,000,000</w:t>
            </w:r>
          </w:p>
        </w:tc>
        <w:tc>
          <w:tcPr>
            <w:tcW w:w="1138" w:type="dxa"/>
            <w:shd w:val="clear" w:color="auto" w:fill="F2F2F2" w:themeFill="background1" w:themeFillShade="F2"/>
          </w:tcPr>
          <w:p w14:paraId="74085D0B"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7FE65F3C"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43E09049" w14:textId="77777777" w:rsidR="00FA17C3" w:rsidRPr="00FA17C3" w:rsidRDefault="00FA17C3" w:rsidP="00FA17C3">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321</w:t>
            </w:r>
          </w:p>
          <w:p w14:paraId="190C145E" w14:textId="77777777" w:rsidR="00FA17C3" w:rsidRPr="00FA17C3" w:rsidRDefault="00FA17C3" w:rsidP="00FA17C3">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328</w:t>
            </w:r>
          </w:p>
          <w:p w14:paraId="7F761770" w14:textId="77777777" w:rsidR="00FA17C3" w:rsidRPr="00FA17C3" w:rsidRDefault="00FA17C3" w:rsidP="00FA17C3">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327</w:t>
            </w:r>
          </w:p>
          <w:p w14:paraId="706E13DA" w14:textId="77777777" w:rsidR="00FA17C3" w:rsidRPr="00FA17C3" w:rsidRDefault="00FA17C3" w:rsidP="00FA17C3">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332- 6  חודשים</w:t>
            </w:r>
          </w:p>
          <w:p w14:paraId="49FC8F40" w14:textId="77777777" w:rsidR="00FA17C3" w:rsidRPr="00FA17C3" w:rsidRDefault="00FA17C3" w:rsidP="00FA17C3">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303</w:t>
            </w:r>
          </w:p>
          <w:p w14:paraId="79106A3B" w14:textId="77777777" w:rsidR="00FA17C3" w:rsidRPr="00FA17C3" w:rsidRDefault="00FA17C3" w:rsidP="00FA17C3">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301</w:t>
            </w:r>
          </w:p>
        </w:tc>
      </w:tr>
    </w:tbl>
    <w:p w14:paraId="704F08F7" w14:textId="77777777" w:rsidR="00FA17C3" w:rsidRPr="00FA17C3" w:rsidRDefault="00FA17C3" w:rsidP="00FA17C3">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2317D8AE" w14:textId="77777777" w:rsidR="00FA17C3" w:rsidRPr="00FA17C3" w:rsidRDefault="00FA17C3" w:rsidP="00FA17C3">
      <w:pPr>
        <w:widowControl w:val="0"/>
        <w:bidi w:val="0"/>
        <w:spacing w:before="0" w:beforeAutospacing="0" w:after="0" w:afterAutospacing="0" w:line="240" w:lineRule="auto"/>
        <w:ind w:left="84" w:hanging="41"/>
        <w:jc w:val="right"/>
        <w:rPr>
          <w:rFonts w:ascii="David" w:eastAsia="Times New Roman" w:hAnsi="David" w:cs="David"/>
          <w:color w:val="000000"/>
          <w:sz w:val="2"/>
          <w:szCs w:val="2"/>
          <w:rtl/>
          <w:lang w:val="he-IL" w:eastAsia="he-IL"/>
        </w:rPr>
      </w:pPr>
    </w:p>
    <w:tbl>
      <w:tblPr>
        <w:tblStyle w:val="a8"/>
        <w:tblpPr w:leftFromText="180" w:rightFromText="180" w:horzAnchor="margin" w:tblpXSpec="center" w:tblpY="-588"/>
        <w:bidiVisual/>
        <w:tblW w:w="11530" w:type="dxa"/>
        <w:tblLayout w:type="fixed"/>
        <w:tblLook w:val="04A0" w:firstRow="1" w:lastRow="0" w:firstColumn="1" w:lastColumn="0" w:noHBand="0" w:noVBand="1"/>
      </w:tblPr>
      <w:tblGrid>
        <w:gridCol w:w="11530"/>
      </w:tblGrid>
      <w:tr w:rsidR="00FA17C3" w:rsidRPr="00FA17C3" w14:paraId="0A72B05F" w14:textId="77777777" w:rsidTr="00FA17C3">
        <w:trPr>
          <w:trHeight w:val="57"/>
          <w:tblHeader/>
        </w:trPr>
        <w:tc>
          <w:tcPr>
            <w:tcW w:w="11530" w:type="dxa"/>
            <w:shd w:val="clear" w:color="auto" w:fill="F2F2F2" w:themeFill="background1" w:themeFillShade="F2"/>
          </w:tcPr>
          <w:p w14:paraId="64E042E1" w14:textId="77777777" w:rsidR="00FA17C3" w:rsidRPr="00FA17C3" w:rsidRDefault="00FA17C3" w:rsidP="00FA17C3">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lastRenderedPageBreak/>
              <w:t xml:space="preserve">פירוט השירותים </w:t>
            </w:r>
            <w:r w:rsidRPr="00FA17C3">
              <w:rPr>
                <w:rFonts w:asciiTheme="minorBidi" w:eastAsia="Times New Roman" w:hAnsiTheme="minorBidi" w:cs="David"/>
                <w:b/>
                <w:color w:val="000000"/>
                <w:sz w:val="16"/>
                <w:szCs w:val="16"/>
                <w:rtl/>
                <w:lang w:val="he-IL" w:eastAsia="he-IL"/>
              </w:rPr>
              <w:t xml:space="preserve">(בכפוף, לשירותים המפורטים בהסכם בין המבוטח למבקש האישור, יש לציין את קוד השירות מתוך הרשימה הסגורה המפורטת בנספח </w:t>
            </w:r>
            <w:r w:rsidRPr="00FA17C3">
              <w:rPr>
                <w:rFonts w:asciiTheme="minorBidi" w:eastAsia="Times New Roman" w:hAnsiTheme="minorBidi" w:cs="David"/>
                <w:bCs/>
                <w:color w:val="000000"/>
                <w:sz w:val="16"/>
                <w:szCs w:val="16"/>
                <w:rtl/>
                <w:lang w:val="he-IL" w:eastAsia="he-IL"/>
              </w:rPr>
              <w:t>ג'</w:t>
            </w:r>
            <w:r w:rsidRPr="00FA17C3">
              <w:rPr>
                <w:rFonts w:ascii="David" w:eastAsia="Times New Roman" w:hAnsi="David" w:cs="David"/>
                <w:color w:val="000000"/>
                <w:sz w:val="16"/>
                <w:szCs w:val="16"/>
                <w:rtl/>
                <w:lang w:val="he-IL" w:eastAsia="he-IL"/>
              </w:rPr>
              <w:t xml:space="preserve"> כפי שמפורסם על ידי רשות שוק ההון, ביטוח וחסכון</w:t>
            </w:r>
            <w:r w:rsidRPr="00FA17C3">
              <w:rPr>
                <w:rFonts w:asciiTheme="minorBidi" w:eastAsia="Times New Roman" w:hAnsiTheme="minorBidi" w:cs="David"/>
                <w:b/>
                <w:color w:val="000000"/>
                <w:sz w:val="16"/>
                <w:szCs w:val="16"/>
                <w:rtl/>
                <w:lang w:val="he-IL" w:eastAsia="he-IL"/>
              </w:rPr>
              <w:t xml:space="preserve">. </w:t>
            </w:r>
            <w:r w:rsidRPr="00FA17C3">
              <w:rPr>
                <w:rFonts w:ascii="David" w:eastAsia="Times New Roman" w:hAnsi="David" w:cs="David"/>
                <w:color w:val="000000"/>
                <w:sz w:val="16"/>
                <w:szCs w:val="16"/>
                <w:rtl/>
                <w:lang w:val="he-IL" w:eastAsia="he-IL"/>
              </w:rPr>
              <w:t>ניתן להציג בנוסף גם המלל המוצג לצד הקוד ברשימה הסגורה</w:t>
            </w:r>
            <w:r w:rsidRPr="00FA17C3">
              <w:rPr>
                <w:rFonts w:asciiTheme="minorBidi" w:eastAsia="Times New Roman" w:hAnsiTheme="minorBidi" w:cs="David"/>
                <w:b/>
                <w:color w:val="FF0000"/>
                <w:sz w:val="16"/>
                <w:szCs w:val="16"/>
                <w:rtl/>
                <w:lang w:val="he-IL" w:eastAsia="he-IL"/>
              </w:rPr>
              <w:t>)*:</w:t>
            </w:r>
          </w:p>
        </w:tc>
      </w:tr>
      <w:tr w:rsidR="00FA17C3" w:rsidRPr="00FA17C3" w14:paraId="76A23014" w14:textId="77777777" w:rsidTr="00FA17C3">
        <w:trPr>
          <w:trHeight w:val="798"/>
        </w:trPr>
        <w:tc>
          <w:tcPr>
            <w:tcW w:w="11530" w:type="dxa"/>
          </w:tcPr>
          <w:p w14:paraId="6CE4DEF0" w14:textId="77777777" w:rsidR="00FA17C3" w:rsidRPr="00FA17C3" w:rsidRDefault="00FA17C3" w:rsidP="00FA17C3">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38</w:t>
            </w:r>
          </w:p>
          <w:p w14:paraId="23498065" w14:textId="77777777" w:rsidR="00FA17C3" w:rsidRPr="00FA17C3" w:rsidRDefault="00FA17C3" w:rsidP="00FA17C3">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84</w:t>
            </w:r>
          </w:p>
          <w:p w14:paraId="55CF690C" w14:textId="77777777" w:rsidR="00FA17C3" w:rsidRPr="00FA17C3" w:rsidRDefault="00FA17C3" w:rsidP="00FA17C3">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86</w:t>
            </w:r>
          </w:p>
          <w:p w14:paraId="10FDE0B5" w14:textId="77777777" w:rsidR="00FA17C3" w:rsidRPr="00FA17C3" w:rsidRDefault="00FA17C3" w:rsidP="00FA17C3">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040</w:t>
            </w:r>
          </w:p>
        </w:tc>
      </w:tr>
    </w:tbl>
    <w:p w14:paraId="471B7589" w14:textId="77777777" w:rsidR="00FA17C3" w:rsidRPr="00FA17C3" w:rsidRDefault="00FA17C3" w:rsidP="00FA17C3">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0378F5CB" w14:textId="77777777" w:rsidR="00FA17C3" w:rsidRPr="00FA17C3" w:rsidRDefault="00FA17C3" w:rsidP="00FA17C3">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527A2B3C" w14:textId="77777777" w:rsidR="00FA17C3" w:rsidRPr="00FA17C3" w:rsidRDefault="00FA17C3" w:rsidP="00FA17C3">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tbl>
      <w:tblPr>
        <w:tblStyle w:val="a8"/>
        <w:tblpPr w:leftFromText="180" w:rightFromText="180" w:vertAnchor="page" w:horzAnchor="margin" w:tblpXSpec="center" w:tblpY="1890"/>
        <w:bidiVisual/>
        <w:tblW w:w="11530" w:type="dxa"/>
        <w:tblLayout w:type="fixed"/>
        <w:tblLook w:val="04A0" w:firstRow="1" w:lastRow="0" w:firstColumn="1" w:lastColumn="0" w:noHBand="0" w:noVBand="1"/>
      </w:tblPr>
      <w:tblGrid>
        <w:gridCol w:w="11530"/>
      </w:tblGrid>
      <w:tr w:rsidR="00FA17C3" w:rsidRPr="00FA17C3" w14:paraId="3B77BC8E" w14:textId="77777777" w:rsidTr="00FA17C3">
        <w:trPr>
          <w:trHeight w:val="227"/>
          <w:tblHeader/>
        </w:trPr>
        <w:tc>
          <w:tcPr>
            <w:tcW w:w="11530" w:type="dxa"/>
            <w:shd w:val="clear" w:color="auto" w:fill="F2F2F2" w:themeFill="background1" w:themeFillShade="F2"/>
          </w:tcPr>
          <w:p w14:paraId="33D9895E" w14:textId="77777777" w:rsidR="00FA17C3" w:rsidRPr="00FA17C3" w:rsidRDefault="00FA17C3" w:rsidP="00FA17C3">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ביטול/שינוי הפוליסה *</w:t>
            </w:r>
          </w:p>
        </w:tc>
      </w:tr>
      <w:tr w:rsidR="00FA17C3" w:rsidRPr="00FA17C3" w14:paraId="62FB3779" w14:textId="77777777" w:rsidTr="00FA17C3">
        <w:trPr>
          <w:trHeight w:val="334"/>
        </w:trPr>
        <w:tc>
          <w:tcPr>
            <w:tcW w:w="11530" w:type="dxa"/>
            <w:vAlign w:val="center"/>
          </w:tcPr>
          <w:p w14:paraId="7B897284" w14:textId="77777777" w:rsidR="00FA17C3" w:rsidRPr="00FA17C3" w:rsidRDefault="00FA17C3" w:rsidP="00FA17C3">
            <w:pPr>
              <w:widowControl w:val="0"/>
              <w:bidi w:val="0"/>
              <w:spacing w:before="0" w:beforeAutospacing="0" w:after="0" w:afterAutospacing="0" w:line="240" w:lineRule="auto"/>
              <w:jc w:val="right"/>
              <w:rPr>
                <w:rFonts w:asciiTheme="minorBidi" w:eastAsia="Times New Roman" w:hAnsiTheme="minorBidi" w:cs="David"/>
                <w:bCs/>
                <w:color w:val="000000"/>
                <w:sz w:val="20"/>
                <w:szCs w:val="24"/>
                <w:rtl/>
                <w:lang w:val="he-IL" w:eastAsia="he-IL"/>
              </w:rPr>
            </w:pPr>
            <w:r w:rsidRPr="00FA17C3">
              <w:rPr>
                <w:rFonts w:asciiTheme="minorBidi" w:eastAsia="Times New Roman" w:hAnsiTheme="minorBidi" w:cs="David"/>
                <w:b/>
                <w:color w:val="000000"/>
                <w:sz w:val="20"/>
                <w:szCs w:val="24"/>
                <w:rtl/>
                <w:lang w:val="he-IL" w:eastAsia="he-IL"/>
              </w:rPr>
              <w:t xml:space="preserve">שינוי לרעת מבקש האישור או ביטול של פוליסת ביטוח,  לא ייכנס לתוקף אלא </w:t>
            </w:r>
            <w:r w:rsidRPr="00FA17C3">
              <w:rPr>
                <w:rFonts w:asciiTheme="minorBidi" w:eastAsia="Times New Roman" w:hAnsiTheme="minorBidi" w:cs="David"/>
                <w:bCs/>
                <w:color w:val="000000"/>
                <w:sz w:val="20"/>
                <w:szCs w:val="24"/>
                <w:rtl/>
                <w:lang w:val="he-IL" w:eastAsia="he-IL"/>
              </w:rPr>
              <w:t>30 יום</w:t>
            </w:r>
            <w:r w:rsidRPr="00FA17C3">
              <w:rPr>
                <w:rFonts w:asciiTheme="minorBidi" w:eastAsia="Times New Roman" w:hAnsiTheme="minorBidi" w:cs="David"/>
                <w:b/>
                <w:color w:val="000000"/>
                <w:sz w:val="20"/>
                <w:szCs w:val="24"/>
                <w:rtl/>
                <w:lang w:val="he-IL" w:eastAsia="he-IL"/>
              </w:rPr>
              <w:t xml:space="preserve"> לאחר משלוח הודעה למבקש האישור בדבר השינוי או הביטול.</w:t>
            </w:r>
          </w:p>
        </w:tc>
      </w:tr>
    </w:tbl>
    <w:p w14:paraId="5A8C112B" w14:textId="77777777" w:rsidR="00FA17C3" w:rsidRDefault="00FA17C3" w:rsidP="00FA17C3">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p>
    <w:tbl>
      <w:tblPr>
        <w:tblStyle w:val="a8"/>
        <w:tblpPr w:leftFromText="180" w:rightFromText="180" w:vertAnchor="page" w:horzAnchor="margin" w:tblpXSpec="center" w:tblpY="2916"/>
        <w:bidiVisual/>
        <w:tblW w:w="11530" w:type="dxa"/>
        <w:tblLayout w:type="fixed"/>
        <w:tblLook w:val="04A0" w:firstRow="1" w:lastRow="0" w:firstColumn="1" w:lastColumn="0" w:noHBand="0" w:noVBand="1"/>
      </w:tblPr>
      <w:tblGrid>
        <w:gridCol w:w="11530"/>
      </w:tblGrid>
      <w:tr w:rsidR="00FA17C3" w:rsidRPr="00FA17C3" w14:paraId="01F38890" w14:textId="77777777" w:rsidTr="00FA17C3">
        <w:trPr>
          <w:trHeight w:val="227"/>
          <w:tblHeader/>
        </w:trPr>
        <w:tc>
          <w:tcPr>
            <w:tcW w:w="11530" w:type="dxa"/>
            <w:shd w:val="clear" w:color="auto" w:fill="F2F2F2" w:themeFill="background1" w:themeFillShade="F2"/>
          </w:tcPr>
          <w:p w14:paraId="4A7B9442" w14:textId="77777777" w:rsidR="00FA17C3" w:rsidRPr="00FA17C3" w:rsidRDefault="00FA17C3" w:rsidP="00FA17C3">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חתימת האישור</w:t>
            </w:r>
          </w:p>
        </w:tc>
      </w:tr>
      <w:tr w:rsidR="00FA17C3" w:rsidRPr="00FA17C3" w14:paraId="598D0122" w14:textId="77777777" w:rsidTr="00FA17C3">
        <w:trPr>
          <w:trHeight w:val="598"/>
        </w:trPr>
        <w:tc>
          <w:tcPr>
            <w:tcW w:w="11530" w:type="dxa"/>
          </w:tcPr>
          <w:p w14:paraId="76CAB4F5" w14:textId="77777777" w:rsidR="00FA17C3" w:rsidRPr="00FA17C3" w:rsidRDefault="00FA17C3" w:rsidP="00FA17C3">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המבטח:</w:t>
            </w:r>
          </w:p>
        </w:tc>
      </w:tr>
    </w:tbl>
    <w:p w14:paraId="117155F0" w14:textId="77777777" w:rsidR="00FA17C3" w:rsidRPr="00FA17C3" w:rsidRDefault="00FA17C3" w:rsidP="00FA17C3">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eastAsia="he-IL"/>
        </w:rPr>
      </w:pPr>
    </w:p>
    <w:p w14:paraId="43FA90D5" w14:textId="77777777" w:rsidR="00FA17C3" w:rsidRPr="00FA17C3" w:rsidRDefault="00FA17C3" w:rsidP="00FA17C3">
      <w:pPr>
        <w:widowControl w:val="0"/>
        <w:bidi w:val="0"/>
        <w:spacing w:before="0" w:beforeAutospacing="0" w:after="0" w:afterAutospacing="0" w:line="240" w:lineRule="auto"/>
        <w:contextualSpacing/>
        <w:jc w:val="center"/>
        <w:rPr>
          <w:rFonts w:ascii="David" w:eastAsia="Times New Roman" w:hAnsi="David" w:cs="David"/>
          <w:b/>
          <w:bCs/>
          <w:color w:val="000000"/>
          <w:sz w:val="24"/>
          <w:szCs w:val="24"/>
          <w:lang w:eastAsia="he-IL"/>
        </w:rPr>
      </w:pPr>
    </w:p>
    <w:p w14:paraId="7E932181" w14:textId="77777777" w:rsidR="00FA17C3" w:rsidRDefault="00FA17C3" w:rsidP="00FA17C3">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p>
    <w:p w14:paraId="6D7941CE" w14:textId="77777777" w:rsidR="00FA17C3" w:rsidRPr="00FA17C3" w:rsidRDefault="00FA17C3" w:rsidP="00FA17C3">
      <w:pPr>
        <w:widowControl w:val="0"/>
        <w:bidi w:val="0"/>
        <w:spacing w:before="0" w:beforeAutospacing="0" w:after="0" w:afterAutospacing="0" w:line="240" w:lineRule="auto"/>
        <w:contextualSpacing/>
        <w:jc w:val="right"/>
        <w:rPr>
          <w:rFonts w:ascii="David" w:eastAsia="Times New Roman" w:hAnsi="David" w:cs="David"/>
          <w:color w:val="000000"/>
          <w:sz w:val="24"/>
          <w:szCs w:val="24"/>
          <w:rtl/>
          <w:lang w:val="he-IL" w:eastAsia="he-IL"/>
        </w:rPr>
      </w:pPr>
      <w:r w:rsidRPr="00FA17C3">
        <w:rPr>
          <w:rFonts w:ascii="David" w:eastAsia="Times New Roman" w:hAnsi="David" w:cs="David"/>
          <w:b/>
          <w:bCs/>
          <w:color w:val="000000"/>
          <w:sz w:val="24"/>
          <w:szCs w:val="24"/>
          <w:rtl/>
          <w:lang w:val="he-IL" w:eastAsia="he-IL"/>
        </w:rPr>
        <w:t xml:space="preserve">* באישור ביטוח כללי ואישור על הסכמה לעריכת ביטוח </w:t>
      </w:r>
      <w:r w:rsidRPr="00FA17C3">
        <w:rPr>
          <w:rFonts w:ascii="David" w:eastAsia="Times New Roman" w:hAnsi="David" w:cs="David"/>
          <w:color w:val="000000"/>
          <w:sz w:val="24"/>
          <w:szCs w:val="24"/>
          <w:rtl/>
          <w:lang w:val="he-IL" w:eastAsia="he-IL"/>
        </w:rPr>
        <w:t>ניתן לסמן שדות אלה כשדות שאינם בתוקף.</w:t>
      </w:r>
    </w:p>
    <w:p w14:paraId="5FDE640F" w14:textId="77777777" w:rsidR="00FA17C3" w:rsidRPr="00FA17C3" w:rsidRDefault="00FA17C3" w:rsidP="00FA17C3">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r w:rsidRPr="00FA17C3">
        <w:rPr>
          <w:rFonts w:ascii="David" w:eastAsia="Times New Roman" w:hAnsi="David" w:cs="David"/>
          <w:b/>
          <w:bCs/>
          <w:color w:val="000000"/>
          <w:sz w:val="24"/>
          <w:szCs w:val="24"/>
          <w:rtl/>
          <w:lang w:val="he-IL" w:eastAsia="he-IL"/>
        </w:rPr>
        <w:t>** שדות אלה יופיעו באישור על הסכמה לעריכת ביטוח בלבד.</w:t>
      </w:r>
    </w:p>
    <w:p w14:paraId="71B186C3" w14:textId="77777777" w:rsidR="00FA17C3" w:rsidRPr="00FA17C3" w:rsidRDefault="00FA17C3" w:rsidP="00FA17C3">
      <w:pPr>
        <w:widowControl w:val="0"/>
        <w:bidi w:val="0"/>
        <w:spacing w:before="0" w:beforeAutospacing="0" w:after="0" w:afterAutospacing="0" w:line="240" w:lineRule="auto"/>
        <w:contextualSpacing/>
        <w:jc w:val="right"/>
        <w:rPr>
          <w:rFonts w:ascii="David" w:eastAsia="Times New Roman" w:hAnsi="David" w:cs="David"/>
          <w:color w:val="000000"/>
          <w:sz w:val="24"/>
          <w:szCs w:val="24"/>
          <w:rtl/>
          <w:lang w:val="he-IL" w:eastAsia="he-IL"/>
        </w:rPr>
      </w:pPr>
      <w:r w:rsidRPr="00FA17C3">
        <w:rPr>
          <w:rFonts w:ascii="David" w:eastAsia="Times New Roman" w:hAnsi="David" w:cs="David"/>
          <w:b/>
          <w:bCs/>
          <w:color w:val="000000"/>
          <w:sz w:val="24"/>
          <w:szCs w:val="24"/>
          <w:rtl/>
          <w:lang w:val="he-IL" w:eastAsia="he-IL"/>
        </w:rPr>
        <w:t>*** שדות אלה לא יופיעו באישור על הסכמה לעריכת ביטוח</w:t>
      </w:r>
      <w:r w:rsidRPr="00FA17C3">
        <w:rPr>
          <w:rFonts w:ascii="David" w:eastAsia="Times New Roman" w:hAnsi="David" w:cs="David"/>
          <w:color w:val="000000"/>
          <w:sz w:val="24"/>
          <w:szCs w:val="24"/>
          <w:rtl/>
          <w:lang w:val="he-IL" w:eastAsia="he-IL"/>
        </w:rPr>
        <w:t>.</w:t>
      </w:r>
    </w:p>
    <w:p w14:paraId="428BD596" w14:textId="77777777" w:rsidR="00FA17C3" w:rsidRPr="00FA17C3" w:rsidRDefault="00FA17C3" w:rsidP="00FA17C3">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r w:rsidRPr="00FA17C3">
        <w:rPr>
          <w:rFonts w:ascii="David" w:eastAsia="Times New Roman" w:hAnsi="David" w:cs="David"/>
          <w:b/>
          <w:bCs/>
          <w:color w:val="000000"/>
          <w:sz w:val="24"/>
          <w:szCs w:val="24"/>
          <w:rtl/>
          <w:lang w:val="he-IL" w:eastAsia="he-IL"/>
        </w:rPr>
        <w:t>****</w:t>
      </w:r>
      <w:r w:rsidRPr="00FA17C3">
        <w:rPr>
          <w:rFonts w:ascii="David" w:eastAsia="Times New Roman" w:hAnsi="David" w:cs="David"/>
          <w:color w:val="000000"/>
          <w:sz w:val="24"/>
          <w:szCs w:val="24"/>
          <w:rtl/>
          <w:lang w:val="he-IL" w:eastAsia="he-IL"/>
        </w:rPr>
        <w:t xml:space="preserve"> </w:t>
      </w:r>
      <w:r w:rsidRPr="00FA17C3">
        <w:rPr>
          <w:rFonts w:ascii="David" w:eastAsia="Times New Roman" w:hAnsi="David" w:cs="David"/>
          <w:b/>
          <w:bCs/>
          <w:color w:val="000000"/>
          <w:sz w:val="24"/>
          <w:szCs w:val="24"/>
          <w:rtl/>
          <w:lang w:val="he-IL" w:eastAsia="he-IL"/>
        </w:rPr>
        <w:t>יש לציין קוד כיסוי בהתאם לרשימה הסגורה המנויה בנספח ד' כפי שמפורסם על ידי רשות שוק ההון, ביטוח וחסכון. במקרה של קודי כיסוי הכוללים נתון הנדרש למלא, יש להציג בנוסף את המלל המוצג לצד הקוד ברשימה הסגורה.</w:t>
      </w:r>
    </w:p>
    <w:p w14:paraId="098DA0F4" w14:textId="77777777" w:rsidR="00FA17C3" w:rsidRPr="00FA17C3" w:rsidRDefault="00FA17C3" w:rsidP="00FA17C3">
      <w:pPr>
        <w:widowControl w:val="0"/>
        <w:bidi w:val="0"/>
        <w:spacing w:before="0" w:beforeAutospacing="0" w:after="0" w:afterAutospacing="0" w:line="240" w:lineRule="auto"/>
        <w:rPr>
          <w:rFonts w:ascii="David" w:eastAsia="Times New Roman" w:hAnsi="David" w:cs="David"/>
          <w:b/>
          <w:bCs/>
          <w:sz w:val="24"/>
          <w:szCs w:val="24"/>
          <w:u w:val="single"/>
        </w:rPr>
      </w:pPr>
    </w:p>
    <w:p w14:paraId="196472BB" w14:textId="77777777" w:rsidR="00435A20" w:rsidRPr="00435A20" w:rsidRDefault="00435A20" w:rsidP="00435A20">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3D922B5A" w14:textId="77777777" w:rsidR="00435A20" w:rsidRPr="00435A20" w:rsidRDefault="00435A20" w:rsidP="000264C5">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435A20">
        <w:rPr>
          <w:rFonts w:ascii="Times New Roman" w:eastAsia="Times New Roman" w:hAnsi="Times New Roman" w:cs="David"/>
          <w:bCs/>
          <w:sz w:val="24"/>
          <w:szCs w:val="24"/>
          <w:u w:val="single"/>
          <w:rtl/>
          <w:lang w:eastAsia="he-IL"/>
        </w:rPr>
        <w:br w:type="page"/>
      </w:r>
      <w:r w:rsidRPr="00435A20">
        <w:rPr>
          <w:rFonts w:ascii="Times New Roman" w:eastAsia="Times New Roman" w:hAnsi="Times New Roman" w:cs="David"/>
          <w:bCs/>
          <w:sz w:val="24"/>
          <w:szCs w:val="24"/>
          <w:u w:val="single"/>
          <w:rtl/>
          <w:lang w:eastAsia="he-IL"/>
        </w:rPr>
        <w:lastRenderedPageBreak/>
        <w:t xml:space="preserve">נספח </w:t>
      </w:r>
      <w:r w:rsidR="009607F9">
        <w:rPr>
          <w:rFonts w:ascii="Times New Roman" w:eastAsia="Times New Roman" w:hAnsi="Times New Roman" w:cs="David" w:hint="cs"/>
          <w:bCs/>
          <w:sz w:val="24"/>
          <w:szCs w:val="24"/>
          <w:u w:val="single"/>
          <w:rtl/>
          <w:lang w:eastAsia="he-IL"/>
        </w:rPr>
        <w:t>"</w:t>
      </w:r>
      <w:r w:rsidRPr="00435A20">
        <w:rPr>
          <w:rFonts w:ascii="Times New Roman" w:eastAsia="Times New Roman" w:hAnsi="Times New Roman" w:cs="David"/>
          <w:bCs/>
          <w:sz w:val="24"/>
          <w:szCs w:val="24"/>
          <w:u w:val="single"/>
          <w:rtl/>
          <w:lang w:eastAsia="he-IL"/>
        </w:rPr>
        <w:t>ח</w:t>
      </w:r>
      <w:r w:rsidR="009607F9">
        <w:rPr>
          <w:rFonts w:ascii="Times New Roman" w:eastAsia="Times New Roman" w:hAnsi="Times New Roman" w:cs="David"/>
          <w:bCs/>
          <w:sz w:val="24"/>
          <w:szCs w:val="24"/>
          <w:u w:val="single"/>
          <w:rtl/>
          <w:lang w:eastAsia="he-IL"/>
        </w:rPr>
        <w:t>'</w:t>
      </w:r>
      <w:r w:rsidR="009607F9">
        <w:rPr>
          <w:rFonts w:ascii="Times New Roman" w:eastAsia="Times New Roman" w:hAnsi="Times New Roman" w:cs="David" w:hint="cs"/>
          <w:bCs/>
          <w:sz w:val="24"/>
          <w:szCs w:val="24"/>
          <w:u w:val="single"/>
          <w:rtl/>
          <w:lang w:eastAsia="he-IL"/>
        </w:rPr>
        <w:t>'</w:t>
      </w:r>
    </w:p>
    <w:p w14:paraId="2B95F71C"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3335B7BA"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435A20">
        <w:rPr>
          <w:rFonts w:ascii="Times New Roman" w:eastAsia="Times New Roman" w:hAnsi="Times New Roman" w:cs="David"/>
          <w:b/>
          <w:bCs/>
          <w:sz w:val="24"/>
          <w:szCs w:val="24"/>
          <w:u w:val="single"/>
          <w:rtl/>
          <w:lang w:eastAsia="he-IL"/>
        </w:rPr>
        <w:t>רשימת התכניות והמסמכים שעל המתכנן להנפיק</w:t>
      </w:r>
    </w:p>
    <w:p w14:paraId="2ED62A25" w14:textId="77777777" w:rsidR="00435A20" w:rsidRPr="00435A20" w:rsidRDefault="00435A20" w:rsidP="00435A20">
      <w:pPr>
        <w:widowControl w:val="0"/>
        <w:spacing w:before="0" w:beforeAutospacing="0" w:after="0" w:afterAutospacing="0" w:line="240" w:lineRule="auto"/>
        <w:ind w:hanging="720"/>
        <w:jc w:val="center"/>
        <w:rPr>
          <w:rFonts w:ascii="Times New Roman" w:eastAsia="Times New Roman" w:hAnsi="Times New Roman" w:cs="David"/>
          <w:sz w:val="20"/>
          <w:szCs w:val="24"/>
          <w:rtl/>
        </w:rPr>
      </w:pPr>
    </w:p>
    <w:p w14:paraId="691BA388"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sz w:val="20"/>
          <w:szCs w:val="24"/>
          <w:rtl/>
        </w:rPr>
      </w:pPr>
      <w:r w:rsidRPr="00435A20">
        <w:rPr>
          <w:rFonts w:ascii="Times New Roman" w:eastAsia="Times New Roman" w:hAnsi="Times New Roman" w:cs="David"/>
          <w:sz w:val="20"/>
          <w:szCs w:val="24"/>
          <w:rtl/>
        </w:rPr>
        <w:t>מסמך זה מהווה השלמה לנספח ב' ואינו גורע ממנו</w:t>
      </w:r>
    </w:p>
    <w:p w14:paraId="645D8D4B" w14:textId="77777777" w:rsidR="00435A20" w:rsidRPr="00435A20" w:rsidRDefault="00435A20" w:rsidP="00435A20">
      <w:pPr>
        <w:widowControl w:val="0"/>
        <w:spacing w:before="0" w:beforeAutospacing="0" w:after="0" w:afterAutospacing="0" w:line="240" w:lineRule="auto"/>
        <w:ind w:hanging="720"/>
        <w:jc w:val="center"/>
        <w:rPr>
          <w:rFonts w:ascii="Times New Roman" w:eastAsia="Times New Roman" w:hAnsi="Times New Roman" w:cs="David"/>
          <w:sz w:val="20"/>
          <w:szCs w:val="24"/>
          <w:rtl/>
        </w:rPr>
      </w:pPr>
    </w:p>
    <w:p w14:paraId="74025DDE"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19D815DF"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1.</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u w:val="single"/>
          <w:rtl/>
        </w:rPr>
        <w:t>תכניות ומסמכים לשינוי תכניות בניין עיר:</w:t>
      </w:r>
    </w:p>
    <w:p w14:paraId="11CBC82F"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51CB6114" w14:textId="77777777" w:rsidR="00435A20" w:rsidRPr="00435A20" w:rsidRDefault="00435A20" w:rsidP="00435A20">
      <w:pPr>
        <w:widowControl w:val="0"/>
        <w:numPr>
          <w:ilvl w:val="1"/>
          <w:numId w:val="4"/>
        </w:numPr>
        <w:spacing w:before="0" w:beforeAutospacing="0" w:after="0" w:afterAutospacing="0" w:line="240" w:lineRule="auto"/>
        <w:ind w:left="1442" w:hanging="722"/>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פרוגרמות.</w:t>
      </w:r>
    </w:p>
    <w:p w14:paraId="02582A57" w14:textId="77777777" w:rsidR="00435A20" w:rsidRPr="00435A20" w:rsidRDefault="00435A20" w:rsidP="00435A20">
      <w:pPr>
        <w:widowControl w:val="0"/>
        <w:tabs>
          <w:tab w:val="num" w:pos="1360"/>
        </w:tabs>
        <w:spacing w:before="0" w:beforeAutospacing="0" w:after="0" w:afterAutospacing="0" w:line="240" w:lineRule="auto"/>
        <w:ind w:left="1360" w:right="1360" w:hanging="709"/>
        <w:jc w:val="both"/>
        <w:rPr>
          <w:rFonts w:ascii="Times New Roman" w:eastAsia="Times New Roman" w:hAnsi="Times New Roman" w:cs="David"/>
          <w:sz w:val="20"/>
          <w:szCs w:val="24"/>
          <w:rtl/>
        </w:rPr>
      </w:pPr>
    </w:p>
    <w:p w14:paraId="0B5CF891" w14:textId="77777777" w:rsidR="00435A20" w:rsidRPr="00435A20" w:rsidRDefault="00435A20" w:rsidP="00435A20">
      <w:pPr>
        <w:widowControl w:val="0"/>
        <w:numPr>
          <w:ilvl w:val="1"/>
          <w:numId w:val="4"/>
        </w:numPr>
        <w:spacing w:before="0" w:beforeAutospacing="0" w:after="0" w:afterAutospacing="0" w:line="240" w:lineRule="auto"/>
        <w:ind w:left="1442" w:hanging="722"/>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דו"חות המסבירים את עקרונות התכנון.</w:t>
      </w:r>
    </w:p>
    <w:p w14:paraId="08B8858F" w14:textId="77777777" w:rsidR="00435A20" w:rsidRPr="00435A20" w:rsidRDefault="00435A20" w:rsidP="00435A20">
      <w:pPr>
        <w:widowControl w:val="0"/>
        <w:tabs>
          <w:tab w:val="num" w:pos="1360"/>
        </w:tabs>
        <w:spacing w:before="0" w:beforeAutospacing="0" w:after="0" w:afterAutospacing="0" w:line="240" w:lineRule="auto"/>
        <w:ind w:left="1360" w:right="1360" w:hanging="709"/>
        <w:jc w:val="both"/>
        <w:rPr>
          <w:rFonts w:ascii="Times New Roman" w:eastAsia="Times New Roman" w:hAnsi="Times New Roman" w:cs="David"/>
          <w:sz w:val="20"/>
          <w:szCs w:val="24"/>
          <w:rtl/>
        </w:rPr>
      </w:pPr>
    </w:p>
    <w:p w14:paraId="29E86FDF" w14:textId="77777777" w:rsidR="00435A20" w:rsidRPr="00435A20" w:rsidRDefault="00435A20" w:rsidP="00435A20">
      <w:pPr>
        <w:widowControl w:val="0"/>
        <w:numPr>
          <w:ilvl w:val="1"/>
          <w:numId w:val="4"/>
        </w:numPr>
        <w:spacing w:before="0" w:beforeAutospacing="0" w:after="0" w:afterAutospacing="0" w:line="240" w:lineRule="auto"/>
        <w:ind w:left="1442" w:hanging="722"/>
        <w:jc w:val="both"/>
        <w:rPr>
          <w:rFonts w:ascii="Times New Roman" w:eastAsia="Times New Roman" w:hAnsi="Times New Roman" w:cs="David"/>
          <w:sz w:val="20"/>
          <w:szCs w:val="24"/>
        </w:rPr>
      </w:pPr>
      <w:r w:rsidRPr="00435A20">
        <w:rPr>
          <w:rFonts w:ascii="Times New Roman" w:eastAsia="Times New Roman" w:hAnsi="Times New Roman" w:cs="David"/>
          <w:sz w:val="20"/>
          <w:szCs w:val="24"/>
          <w:rtl/>
        </w:rPr>
        <w:t>נתונים כמותיים.</w:t>
      </w:r>
    </w:p>
    <w:p w14:paraId="551879AF" w14:textId="77777777" w:rsidR="00435A20" w:rsidRPr="00435A20" w:rsidRDefault="00435A20" w:rsidP="00435A20">
      <w:pPr>
        <w:widowControl w:val="0"/>
        <w:tabs>
          <w:tab w:val="num" w:pos="1360"/>
        </w:tabs>
        <w:spacing w:before="0" w:beforeAutospacing="0" w:after="0" w:afterAutospacing="0" w:line="240" w:lineRule="auto"/>
        <w:ind w:left="1360" w:right="1360" w:hanging="709"/>
        <w:jc w:val="both"/>
        <w:rPr>
          <w:rFonts w:ascii="Times New Roman" w:eastAsia="Times New Roman" w:hAnsi="Times New Roman" w:cs="David"/>
          <w:sz w:val="20"/>
          <w:szCs w:val="24"/>
          <w:rtl/>
        </w:rPr>
      </w:pPr>
    </w:p>
    <w:p w14:paraId="2700FFF3" w14:textId="77777777" w:rsidR="00435A20" w:rsidRPr="00435A20" w:rsidRDefault="00435A20" w:rsidP="00435A20">
      <w:pPr>
        <w:widowControl w:val="0"/>
        <w:numPr>
          <w:ilvl w:val="1"/>
          <w:numId w:val="4"/>
        </w:numPr>
        <w:spacing w:before="0" w:beforeAutospacing="0" w:after="0" w:afterAutospacing="0" w:line="240" w:lineRule="auto"/>
        <w:ind w:left="1442" w:hanging="722"/>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תכניות המראות את השתלבות האתר המתוכנן במרקם שמסביבו (ויזואלית, תפקודית, תחבורתית ותשתיות על)</w:t>
      </w:r>
      <w:r w:rsidRPr="00435A20">
        <w:rPr>
          <w:rFonts w:ascii="Times New Roman" w:eastAsia="Times New Roman" w:hAnsi="Times New Roman" w:cs="David" w:hint="cs"/>
          <w:sz w:val="20"/>
          <w:szCs w:val="24"/>
          <w:rtl/>
        </w:rPr>
        <w:t xml:space="preserve"> בקנ"מ כנדרש ע"י הרשויות</w:t>
      </w:r>
      <w:r w:rsidRPr="00435A20">
        <w:rPr>
          <w:rFonts w:ascii="Times New Roman" w:eastAsia="Times New Roman" w:hAnsi="Times New Roman" w:cs="David"/>
          <w:sz w:val="20"/>
          <w:szCs w:val="24"/>
          <w:rtl/>
        </w:rPr>
        <w:t>.</w:t>
      </w:r>
    </w:p>
    <w:p w14:paraId="6C67CACB" w14:textId="77777777" w:rsidR="00435A20" w:rsidRPr="00435A20" w:rsidRDefault="00435A20" w:rsidP="00435A20">
      <w:pPr>
        <w:widowControl w:val="0"/>
        <w:tabs>
          <w:tab w:val="num" w:pos="1360"/>
        </w:tabs>
        <w:spacing w:before="0" w:beforeAutospacing="0" w:after="0" w:afterAutospacing="0" w:line="240" w:lineRule="auto"/>
        <w:ind w:left="1360" w:right="1360" w:hanging="709"/>
        <w:jc w:val="both"/>
        <w:rPr>
          <w:rFonts w:ascii="Times New Roman" w:eastAsia="Times New Roman" w:hAnsi="Times New Roman" w:cs="David"/>
          <w:sz w:val="20"/>
          <w:szCs w:val="24"/>
          <w:rtl/>
        </w:rPr>
      </w:pPr>
    </w:p>
    <w:p w14:paraId="64DBAC74" w14:textId="77777777" w:rsidR="00435A20" w:rsidRPr="00435A20" w:rsidRDefault="00435A20" w:rsidP="00435A20">
      <w:pPr>
        <w:widowControl w:val="0"/>
        <w:numPr>
          <w:ilvl w:val="1"/>
          <w:numId w:val="4"/>
        </w:numPr>
        <w:spacing w:before="0" w:beforeAutospacing="0" w:after="0" w:afterAutospacing="0" w:line="240" w:lineRule="auto"/>
        <w:ind w:left="1442" w:hanging="722"/>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תשריטים (כולל מפת שפועים על רקע טופוגרפ</w:t>
      </w:r>
      <w:r w:rsidR="00292C74">
        <w:rPr>
          <w:rFonts w:ascii="Times New Roman" w:eastAsia="Times New Roman" w:hAnsi="Times New Roman" w:cs="David"/>
          <w:sz w:val="20"/>
          <w:szCs w:val="24"/>
          <w:rtl/>
        </w:rPr>
        <w:t>י, טבלת יעוד שטחים וחישוב צפיפ</w:t>
      </w:r>
      <w:r w:rsidRPr="00435A20">
        <w:rPr>
          <w:rFonts w:ascii="Times New Roman" w:eastAsia="Times New Roman" w:hAnsi="Times New Roman" w:cs="David"/>
          <w:sz w:val="20"/>
          <w:szCs w:val="24"/>
          <w:rtl/>
        </w:rPr>
        <w:t>ות, ש</w:t>
      </w:r>
      <w:r w:rsidR="00292C74">
        <w:rPr>
          <w:rFonts w:ascii="Times New Roman" w:eastAsia="Times New Roman" w:hAnsi="Times New Roman" w:cs="David" w:hint="cs"/>
          <w:sz w:val="20"/>
          <w:szCs w:val="24"/>
          <w:rtl/>
        </w:rPr>
        <w:t>י</w:t>
      </w:r>
      <w:r w:rsidRPr="00435A20">
        <w:rPr>
          <w:rFonts w:ascii="Times New Roman" w:eastAsia="Times New Roman" w:hAnsi="Times New Roman" w:cs="David"/>
          <w:sz w:val="20"/>
          <w:szCs w:val="24"/>
          <w:rtl/>
        </w:rPr>
        <w:t>מושי קרקע, שצ"פים וערכי נוף, מוסדות ציבור)</w:t>
      </w:r>
      <w:r w:rsidRPr="00435A20">
        <w:rPr>
          <w:rFonts w:ascii="Times New Roman" w:eastAsia="Times New Roman" w:hAnsi="Times New Roman" w:cs="David" w:hint="cs"/>
          <w:sz w:val="20"/>
          <w:szCs w:val="24"/>
          <w:rtl/>
        </w:rPr>
        <w:t xml:space="preserve"> בקנ"מ כנדרש ע"י הרשויות</w:t>
      </w:r>
      <w:r w:rsidRPr="00435A20">
        <w:rPr>
          <w:rFonts w:ascii="Times New Roman" w:eastAsia="Times New Roman" w:hAnsi="Times New Roman" w:cs="David"/>
          <w:sz w:val="20"/>
          <w:szCs w:val="24"/>
          <w:rtl/>
        </w:rPr>
        <w:t>.</w:t>
      </w:r>
    </w:p>
    <w:p w14:paraId="5A73CEC2" w14:textId="77777777" w:rsidR="00435A20" w:rsidRPr="00435A20" w:rsidRDefault="00435A20" w:rsidP="00435A20">
      <w:pPr>
        <w:widowControl w:val="0"/>
        <w:tabs>
          <w:tab w:val="num" w:pos="1360"/>
        </w:tabs>
        <w:spacing w:before="0" w:beforeAutospacing="0" w:after="0" w:afterAutospacing="0" w:line="240" w:lineRule="auto"/>
        <w:ind w:left="1360" w:right="1360" w:hanging="709"/>
        <w:jc w:val="both"/>
        <w:rPr>
          <w:rFonts w:ascii="Times New Roman" w:eastAsia="Times New Roman" w:hAnsi="Times New Roman" w:cs="David"/>
          <w:sz w:val="20"/>
          <w:szCs w:val="24"/>
        </w:rPr>
      </w:pPr>
    </w:p>
    <w:p w14:paraId="27CFC28B" w14:textId="77777777" w:rsidR="00435A20" w:rsidRPr="00435A20" w:rsidRDefault="00435A20" w:rsidP="00435A20">
      <w:pPr>
        <w:widowControl w:val="0"/>
        <w:numPr>
          <w:ilvl w:val="1"/>
          <w:numId w:val="4"/>
        </w:numPr>
        <w:spacing w:before="0" w:beforeAutospacing="0" w:after="0" w:afterAutospacing="0" w:line="240" w:lineRule="auto"/>
        <w:ind w:left="1442" w:hanging="722"/>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 xml:space="preserve">תכניות בינוי מפורטות הכוללת בינוי בקנ"מ </w:t>
      </w:r>
      <w:r w:rsidRPr="00435A20">
        <w:rPr>
          <w:rFonts w:ascii="Times New Roman" w:eastAsia="Times New Roman" w:hAnsi="Times New Roman" w:cs="David" w:hint="cs"/>
          <w:sz w:val="20"/>
          <w:szCs w:val="24"/>
          <w:rtl/>
        </w:rPr>
        <w:t>כנדרש ע"י הרשויות</w:t>
      </w:r>
      <w:r w:rsidRPr="00435A20" w:rsidDel="00B52583">
        <w:rPr>
          <w:rFonts w:ascii="Times New Roman" w:eastAsia="Times New Roman" w:hAnsi="Times New Roman" w:cs="David"/>
          <w:sz w:val="20"/>
          <w:szCs w:val="24"/>
          <w:rtl/>
        </w:rPr>
        <w:t xml:space="preserve"> </w:t>
      </w:r>
      <w:r w:rsidRPr="00435A20">
        <w:rPr>
          <w:rFonts w:ascii="Times New Roman" w:eastAsia="Times New Roman" w:hAnsi="Times New Roman" w:cs="David"/>
          <w:sz w:val="20"/>
          <w:szCs w:val="24"/>
          <w:rtl/>
        </w:rPr>
        <w:t>במספר חלופות הכוללות שטחי ומבני מגורים לרבות גובהם, שטחי ומבני ציבור</w:t>
      </w:r>
      <w:r w:rsidRPr="00435A20">
        <w:rPr>
          <w:rFonts w:ascii="Times New Roman" w:eastAsia="Times New Roman" w:hAnsi="Times New Roman" w:cs="David" w:hint="cs"/>
          <w:sz w:val="20"/>
          <w:szCs w:val="24"/>
          <w:rtl/>
        </w:rPr>
        <w:t xml:space="preserve"> לרבות מיקום, עיצוב ונפח</w:t>
      </w:r>
      <w:r w:rsidRPr="00435A20">
        <w:rPr>
          <w:rFonts w:ascii="Times New Roman" w:eastAsia="Times New Roman" w:hAnsi="Times New Roman" w:cs="David"/>
          <w:sz w:val="20"/>
          <w:szCs w:val="24"/>
          <w:rtl/>
        </w:rPr>
        <w:t>, דרכים לתנועת כלי רכב, פתרונות לפינוי אשפה, פתרונות לגישה לרכבי חירום, פתרונות לתחבורה ציבורית, מרכזי חלוקת דואר, דרכים להולכי רגל, מיקום חדרי טרנספורמציה ובזק, מפלסי הכניסה לבתים, חזיתות, חתכים ומבטים עקרוניים</w:t>
      </w:r>
      <w:r w:rsidRPr="00435A20">
        <w:rPr>
          <w:rFonts w:ascii="Times New Roman" w:eastAsia="Times New Roman" w:hAnsi="Times New Roman" w:cs="David" w:hint="cs"/>
          <w:sz w:val="20"/>
          <w:szCs w:val="24"/>
          <w:rtl/>
        </w:rPr>
        <w:t>, בינוי רעיוני של שטחים פתוחים, שבילים ושטחים מגוננים</w:t>
      </w:r>
      <w:r w:rsidRPr="00435A20">
        <w:rPr>
          <w:rFonts w:ascii="Times New Roman" w:eastAsia="Times New Roman" w:hAnsi="Times New Roman" w:cs="David"/>
          <w:sz w:val="20"/>
          <w:szCs w:val="24"/>
          <w:rtl/>
        </w:rPr>
        <w:t xml:space="preserve"> </w:t>
      </w:r>
    </w:p>
    <w:p w14:paraId="68670EB5" w14:textId="77777777" w:rsidR="00435A20" w:rsidRPr="00435A20" w:rsidRDefault="00435A20" w:rsidP="00435A20">
      <w:pPr>
        <w:widowControl w:val="0"/>
        <w:tabs>
          <w:tab w:val="num" w:pos="1360"/>
        </w:tabs>
        <w:spacing w:before="0" w:beforeAutospacing="0" w:after="0" w:afterAutospacing="0" w:line="240" w:lineRule="auto"/>
        <w:ind w:left="1360" w:right="1360" w:hanging="709"/>
        <w:jc w:val="both"/>
        <w:rPr>
          <w:rFonts w:ascii="Times New Roman" w:eastAsia="Times New Roman" w:hAnsi="Times New Roman" w:cs="David"/>
          <w:sz w:val="20"/>
          <w:szCs w:val="24"/>
        </w:rPr>
      </w:pPr>
    </w:p>
    <w:p w14:paraId="54AC2924" w14:textId="77777777" w:rsidR="00435A20" w:rsidRPr="00435A20" w:rsidRDefault="00435A20" w:rsidP="00435A20">
      <w:pPr>
        <w:widowControl w:val="0"/>
        <w:numPr>
          <w:ilvl w:val="1"/>
          <w:numId w:val="4"/>
        </w:numPr>
        <w:spacing w:before="0" w:beforeAutospacing="0" w:after="0" w:afterAutospacing="0" w:line="240" w:lineRule="auto"/>
        <w:ind w:left="1442" w:hanging="722"/>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תקנונים.</w:t>
      </w:r>
    </w:p>
    <w:p w14:paraId="6BB33FCA" w14:textId="77777777" w:rsidR="00435A20" w:rsidRPr="00435A20" w:rsidRDefault="00435A20" w:rsidP="00435A20">
      <w:pPr>
        <w:widowControl w:val="0"/>
        <w:tabs>
          <w:tab w:val="num" w:pos="1360"/>
        </w:tabs>
        <w:spacing w:before="0" w:beforeAutospacing="0" w:after="0" w:afterAutospacing="0" w:line="240" w:lineRule="auto"/>
        <w:ind w:left="1360" w:right="1360" w:hanging="709"/>
        <w:jc w:val="both"/>
        <w:rPr>
          <w:rFonts w:ascii="Times New Roman" w:eastAsia="Times New Roman" w:hAnsi="Times New Roman" w:cs="David"/>
          <w:sz w:val="20"/>
          <w:szCs w:val="24"/>
        </w:rPr>
      </w:pPr>
    </w:p>
    <w:p w14:paraId="56A30FEF" w14:textId="77777777" w:rsidR="00435A20" w:rsidRPr="00435A20" w:rsidRDefault="00435A20" w:rsidP="00435A20">
      <w:pPr>
        <w:widowControl w:val="0"/>
        <w:numPr>
          <w:ilvl w:val="1"/>
          <w:numId w:val="4"/>
        </w:numPr>
        <w:spacing w:before="0" w:beforeAutospacing="0" w:after="0" w:afterAutospacing="0" w:line="240" w:lineRule="auto"/>
        <w:ind w:left="1442" w:hanging="722"/>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כל המסמכים הדרושים עפ"י דרישת הרשויות בתחום מומחיותו של המתכנן.</w:t>
      </w:r>
    </w:p>
    <w:p w14:paraId="48A71EDD" w14:textId="77777777" w:rsidR="00435A20" w:rsidRPr="00435A20" w:rsidRDefault="00435A20" w:rsidP="00435A20">
      <w:pPr>
        <w:widowControl w:val="0"/>
        <w:tabs>
          <w:tab w:val="num" w:pos="1360"/>
        </w:tabs>
        <w:spacing w:before="0" w:beforeAutospacing="0" w:after="0" w:afterAutospacing="0" w:line="240" w:lineRule="auto"/>
        <w:ind w:left="1360" w:right="1360" w:hanging="709"/>
        <w:jc w:val="both"/>
        <w:rPr>
          <w:rFonts w:ascii="Times New Roman" w:eastAsia="Times New Roman" w:hAnsi="Times New Roman" w:cs="David"/>
          <w:sz w:val="20"/>
          <w:szCs w:val="24"/>
        </w:rPr>
      </w:pPr>
    </w:p>
    <w:p w14:paraId="4E57D25C" w14:textId="77777777" w:rsidR="00435A20" w:rsidRPr="00435A20" w:rsidRDefault="00435A20" w:rsidP="00435A20">
      <w:pPr>
        <w:widowControl w:val="0"/>
        <w:numPr>
          <w:ilvl w:val="1"/>
          <w:numId w:val="4"/>
        </w:numPr>
        <w:spacing w:before="0" w:beforeAutospacing="0" w:after="0" w:afterAutospacing="0" w:line="240" w:lineRule="auto"/>
        <w:ind w:left="1442" w:hanging="722"/>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תכניות לבינוי בשלבים.</w:t>
      </w:r>
    </w:p>
    <w:p w14:paraId="1A2DF79B"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Pr>
      </w:pPr>
    </w:p>
    <w:p w14:paraId="7080A329"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12006265"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2.</w:t>
      </w:r>
      <w:r w:rsidRPr="00435A20">
        <w:rPr>
          <w:rFonts w:ascii="Times New Roman" w:eastAsia="Times New Roman" w:hAnsi="Times New Roman" w:cs="David"/>
          <w:sz w:val="20"/>
          <w:szCs w:val="24"/>
          <w:rtl/>
        </w:rPr>
        <w:tab/>
      </w:r>
      <w:r w:rsidRPr="00435A20">
        <w:rPr>
          <w:rFonts w:ascii="Times New Roman" w:eastAsia="Times New Roman" w:hAnsi="Times New Roman" w:cs="David"/>
          <w:sz w:val="20"/>
          <w:szCs w:val="24"/>
          <w:u w:val="single"/>
          <w:rtl/>
        </w:rPr>
        <w:t>תכניות בינוי ופתוח/תכניות עיצוב א</w:t>
      </w:r>
      <w:r w:rsidRPr="00435A20">
        <w:rPr>
          <w:rFonts w:ascii="Times New Roman" w:eastAsia="Times New Roman" w:hAnsi="Times New Roman" w:cs="David" w:hint="cs"/>
          <w:sz w:val="20"/>
          <w:szCs w:val="24"/>
          <w:u w:val="single"/>
          <w:rtl/>
        </w:rPr>
        <w:t>דריכלי</w:t>
      </w:r>
      <w:r w:rsidRPr="00435A20">
        <w:rPr>
          <w:rFonts w:ascii="Times New Roman" w:eastAsia="Times New Roman" w:hAnsi="Times New Roman" w:cs="David"/>
          <w:sz w:val="20"/>
          <w:szCs w:val="24"/>
          <w:rtl/>
        </w:rPr>
        <w:t>:</w:t>
      </w:r>
    </w:p>
    <w:p w14:paraId="33CB71F7"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1EDFF031" w14:textId="77777777" w:rsidR="00435A20" w:rsidRPr="00435A20" w:rsidRDefault="00435A20" w:rsidP="00435A20">
      <w:pPr>
        <w:widowControl w:val="0"/>
        <w:spacing w:before="0" w:beforeAutospacing="0" w:after="0" w:afterAutospacing="0" w:line="240" w:lineRule="auto"/>
        <w:ind w:left="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תכניות, חתכים, מבטים, פרטים, פרוט חומרי בנין וכל שי</w:t>
      </w:r>
      <w:r w:rsidR="007E01A6">
        <w:rPr>
          <w:rFonts w:ascii="Times New Roman" w:eastAsia="Times New Roman" w:hAnsi="Times New Roman" w:cs="David" w:hint="cs"/>
          <w:sz w:val="20"/>
          <w:szCs w:val="24"/>
          <w:rtl/>
        </w:rPr>
        <w:t>י</w:t>
      </w:r>
      <w:r w:rsidRPr="00435A20">
        <w:rPr>
          <w:rFonts w:ascii="Times New Roman" w:eastAsia="Times New Roman" w:hAnsi="Times New Roman" w:cs="David"/>
          <w:sz w:val="20"/>
          <w:szCs w:val="24"/>
          <w:rtl/>
        </w:rPr>
        <w:t>דרש ע"י הרשויות, באישור המזמין, לאישור תכניות בינוי ופ</w:t>
      </w:r>
      <w:r w:rsidRPr="00435A20">
        <w:rPr>
          <w:rFonts w:ascii="Times New Roman" w:eastAsia="Times New Roman" w:hAnsi="Times New Roman" w:cs="David" w:hint="cs"/>
          <w:sz w:val="20"/>
          <w:szCs w:val="24"/>
          <w:rtl/>
        </w:rPr>
        <w:t>י</w:t>
      </w:r>
      <w:r w:rsidRPr="00435A20">
        <w:rPr>
          <w:rFonts w:ascii="Times New Roman" w:eastAsia="Times New Roman" w:hAnsi="Times New Roman" w:cs="David"/>
          <w:sz w:val="20"/>
          <w:szCs w:val="24"/>
          <w:rtl/>
        </w:rPr>
        <w:t>תוח ותכניות עיצוב א</w:t>
      </w:r>
      <w:r w:rsidRPr="00435A20">
        <w:rPr>
          <w:rFonts w:ascii="Times New Roman" w:eastAsia="Times New Roman" w:hAnsi="Times New Roman" w:cs="David" w:hint="cs"/>
          <w:sz w:val="20"/>
          <w:szCs w:val="24"/>
          <w:rtl/>
        </w:rPr>
        <w:t>דריכל</w:t>
      </w:r>
      <w:r w:rsidRPr="00435A20">
        <w:rPr>
          <w:rFonts w:ascii="Times New Roman" w:eastAsia="Times New Roman" w:hAnsi="Times New Roman" w:cs="David"/>
          <w:sz w:val="20"/>
          <w:szCs w:val="24"/>
          <w:rtl/>
        </w:rPr>
        <w:t>י שלאחריהן ניתן יהיה להגיש בקשות להיתרי בניה למבנים ולעבודות הפ</w:t>
      </w:r>
      <w:r w:rsidRPr="00435A20">
        <w:rPr>
          <w:rFonts w:ascii="Times New Roman" w:eastAsia="Times New Roman" w:hAnsi="Times New Roman" w:cs="David" w:hint="cs"/>
          <w:sz w:val="20"/>
          <w:szCs w:val="24"/>
          <w:rtl/>
        </w:rPr>
        <w:t>י</w:t>
      </w:r>
      <w:r w:rsidRPr="00435A20">
        <w:rPr>
          <w:rFonts w:ascii="Times New Roman" w:eastAsia="Times New Roman" w:hAnsi="Times New Roman" w:cs="David"/>
          <w:sz w:val="20"/>
          <w:szCs w:val="24"/>
          <w:rtl/>
        </w:rPr>
        <w:t>תוח בפרויקט.</w:t>
      </w:r>
    </w:p>
    <w:p w14:paraId="100E4B04"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0F60894F"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Pr>
      </w:pPr>
    </w:p>
    <w:p w14:paraId="05805FAA"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u w:val="single"/>
          <w:rtl/>
        </w:rPr>
      </w:pPr>
      <w:r w:rsidRPr="00435A20">
        <w:rPr>
          <w:rFonts w:ascii="Times New Roman" w:eastAsia="Times New Roman" w:hAnsi="Times New Roman" w:cs="David"/>
          <w:sz w:val="20"/>
          <w:szCs w:val="24"/>
          <w:rtl/>
        </w:rPr>
        <w:t>3.</w:t>
      </w:r>
      <w:r w:rsidRPr="00435A20">
        <w:rPr>
          <w:rFonts w:ascii="Times New Roman" w:eastAsia="Times New Roman" w:hAnsi="Times New Roman" w:cs="David"/>
          <w:sz w:val="20"/>
          <w:szCs w:val="24"/>
          <w:rtl/>
        </w:rPr>
        <w:tab/>
      </w:r>
      <w:r w:rsidRPr="00435A20">
        <w:rPr>
          <w:rFonts w:ascii="Times New Roman" w:eastAsia="Times New Roman" w:hAnsi="Times New Roman" w:cs="David"/>
          <w:sz w:val="20"/>
          <w:szCs w:val="24"/>
          <w:u w:val="single"/>
          <w:rtl/>
        </w:rPr>
        <w:t>תכניות ומסמכים לבניה:</w:t>
      </w:r>
    </w:p>
    <w:p w14:paraId="28E2A692"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1A1CF028" w14:textId="77777777" w:rsidR="00435A20" w:rsidRPr="00435A20" w:rsidRDefault="00435A20" w:rsidP="00435A20">
      <w:pPr>
        <w:widowControl w:val="0"/>
        <w:spacing w:before="0" w:beforeAutospacing="0" w:after="0" w:afterAutospacing="0" w:line="240" w:lineRule="auto"/>
        <w:ind w:left="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כל התכניות יסופקו, עפ"י בקשת המזמין, גם בקנ"מ אחר מהמצוין.</w:t>
      </w:r>
    </w:p>
    <w:p w14:paraId="6335DC16"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2449229E" w14:textId="77777777" w:rsidR="00435A20" w:rsidRPr="00435A20"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3.1</w:t>
      </w:r>
      <w:r w:rsidRPr="00435A20">
        <w:rPr>
          <w:rFonts w:ascii="Times New Roman" w:eastAsia="Times New Roman" w:hAnsi="Times New Roman" w:cs="David"/>
          <w:sz w:val="20"/>
          <w:szCs w:val="24"/>
          <w:rtl/>
        </w:rPr>
        <w:tab/>
      </w:r>
      <w:r w:rsidRPr="00435A20">
        <w:rPr>
          <w:rFonts w:ascii="Times New Roman" w:eastAsia="Times New Roman" w:hAnsi="Times New Roman" w:cs="David"/>
          <w:sz w:val="20"/>
          <w:szCs w:val="24"/>
          <w:u w:val="single"/>
          <w:rtl/>
        </w:rPr>
        <w:t>בשלב התכנון המוקדם</w:t>
      </w:r>
      <w:r w:rsidRPr="00435A20">
        <w:rPr>
          <w:rFonts w:ascii="Times New Roman" w:eastAsia="Times New Roman" w:hAnsi="Times New Roman" w:cs="David"/>
          <w:sz w:val="20"/>
          <w:szCs w:val="24"/>
          <w:rtl/>
        </w:rPr>
        <w:t xml:space="preserve"> – יבוצע במספר חלופות עד לקביעת החלופה הנבחרת.</w:t>
      </w:r>
    </w:p>
    <w:p w14:paraId="24C1CD15"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39E5759F"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א.</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פרוגרמות.</w:t>
      </w:r>
    </w:p>
    <w:p w14:paraId="32DE2A2E"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ב.</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מודלים, הדמיות ופרספקטיבות.</w:t>
      </w:r>
    </w:p>
    <w:p w14:paraId="10050340"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ג.</w:t>
      </w:r>
      <w:r w:rsidRPr="00435A20">
        <w:rPr>
          <w:rFonts w:ascii="Times New Roman" w:eastAsia="Times New Roman" w:hAnsi="Times New Roman" w:cs="David" w:hint="cs"/>
          <w:sz w:val="20"/>
          <w:szCs w:val="24"/>
          <w:rtl/>
        </w:rPr>
        <w:tab/>
        <w:t>ת</w:t>
      </w:r>
      <w:r w:rsidRPr="00435A20">
        <w:rPr>
          <w:rFonts w:ascii="Times New Roman" w:eastAsia="Times New Roman" w:hAnsi="Times New Roman" w:cs="David"/>
          <w:sz w:val="20"/>
          <w:szCs w:val="24"/>
          <w:rtl/>
        </w:rPr>
        <w:t xml:space="preserve">כנית קומת כניסה/קרקע </w:t>
      </w:r>
      <w:r w:rsidRPr="00435A20">
        <w:rPr>
          <w:rFonts w:ascii="Times New Roman" w:eastAsia="Times New Roman" w:hAnsi="Times New Roman" w:cs="David"/>
          <w:sz w:val="20"/>
          <w:szCs w:val="24"/>
        </w:rPr>
        <w:t>–</w:t>
      </w:r>
      <w:r w:rsidRPr="00435A20">
        <w:rPr>
          <w:rFonts w:ascii="Times New Roman" w:eastAsia="Times New Roman" w:hAnsi="Times New Roman" w:cs="David"/>
          <w:sz w:val="20"/>
          <w:szCs w:val="24"/>
          <w:rtl/>
        </w:rPr>
        <w:t xml:space="preserve"> </w:t>
      </w:r>
      <w:r w:rsidRPr="00435A20">
        <w:rPr>
          <w:rFonts w:ascii="Times New Roman" w:eastAsia="Times New Roman" w:hAnsi="Times New Roman" w:cs="David" w:hint="cs"/>
          <w:sz w:val="20"/>
          <w:szCs w:val="24"/>
          <w:rtl/>
        </w:rPr>
        <w:t xml:space="preserve"> </w:t>
      </w:r>
      <w:r w:rsidRPr="00435A20">
        <w:rPr>
          <w:rFonts w:ascii="Times New Roman" w:eastAsia="Times New Roman" w:hAnsi="Times New Roman" w:cs="David"/>
          <w:sz w:val="20"/>
          <w:szCs w:val="24"/>
          <w:rtl/>
        </w:rPr>
        <w:t>1:100(כולל קטע מהפיתוח הצמוד).</w:t>
      </w:r>
    </w:p>
    <w:p w14:paraId="2B5A6E3E"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ד.</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 xml:space="preserve">תכנית קומה טיפוסית </w:t>
      </w:r>
      <w:r w:rsidRPr="00435A20">
        <w:rPr>
          <w:rFonts w:ascii="Times New Roman" w:eastAsia="Times New Roman" w:hAnsi="Times New Roman" w:cs="David"/>
          <w:sz w:val="20"/>
          <w:szCs w:val="24"/>
        </w:rPr>
        <w:t>–</w:t>
      </w:r>
      <w:r w:rsidRPr="00435A20">
        <w:rPr>
          <w:rFonts w:ascii="Times New Roman" w:eastAsia="Times New Roman" w:hAnsi="Times New Roman" w:cs="David"/>
          <w:sz w:val="20"/>
          <w:szCs w:val="24"/>
          <w:rtl/>
        </w:rPr>
        <w:t xml:space="preserve"> 1:100.</w:t>
      </w:r>
    </w:p>
    <w:p w14:paraId="4743F8A5"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ה.</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תכנית קומה/קומות עליונות – 1:100.</w:t>
      </w:r>
    </w:p>
    <w:p w14:paraId="15A6ADA8"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lastRenderedPageBreak/>
        <w:t>ו.</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 xml:space="preserve">תכנית גגות </w:t>
      </w:r>
      <w:r w:rsidRPr="00435A20">
        <w:rPr>
          <w:rFonts w:ascii="Times New Roman" w:eastAsia="Times New Roman" w:hAnsi="Times New Roman" w:cs="David"/>
          <w:sz w:val="20"/>
          <w:szCs w:val="24"/>
        </w:rPr>
        <w:t>–</w:t>
      </w:r>
      <w:r w:rsidRPr="00435A20">
        <w:rPr>
          <w:rFonts w:ascii="Times New Roman" w:eastAsia="Times New Roman" w:hAnsi="Times New Roman" w:cs="David"/>
          <w:sz w:val="20"/>
          <w:szCs w:val="24"/>
          <w:rtl/>
        </w:rPr>
        <w:t xml:space="preserve"> 1:50.</w:t>
      </w:r>
    </w:p>
    <w:p w14:paraId="3660C619"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ז.</w:t>
      </w:r>
      <w:r w:rsidRPr="00435A20">
        <w:rPr>
          <w:rFonts w:ascii="Times New Roman" w:eastAsia="Times New Roman" w:hAnsi="Times New Roman" w:cs="David" w:hint="cs"/>
          <w:sz w:val="20"/>
          <w:szCs w:val="24"/>
          <w:rtl/>
        </w:rPr>
        <w:tab/>
        <w:t xml:space="preserve">ז.1 </w:t>
      </w:r>
      <w:r w:rsidRPr="00435A20">
        <w:rPr>
          <w:rFonts w:ascii="Times New Roman" w:eastAsia="Times New Roman" w:hAnsi="Times New Roman" w:cs="David"/>
          <w:sz w:val="20"/>
          <w:szCs w:val="24"/>
          <w:rtl/>
        </w:rPr>
        <w:t xml:space="preserve">תכנית סידור פנימי/ריהוט באלטרנטיבות </w:t>
      </w:r>
      <w:r w:rsidRPr="00435A20">
        <w:rPr>
          <w:rFonts w:ascii="Times New Roman" w:eastAsia="Times New Roman" w:hAnsi="Times New Roman" w:cs="David"/>
          <w:sz w:val="20"/>
          <w:szCs w:val="24"/>
        </w:rPr>
        <w:t>–</w:t>
      </w:r>
      <w:r w:rsidRPr="00435A20">
        <w:rPr>
          <w:rFonts w:ascii="Times New Roman" w:eastAsia="Times New Roman" w:hAnsi="Times New Roman" w:cs="David"/>
          <w:sz w:val="20"/>
          <w:szCs w:val="24"/>
          <w:rtl/>
        </w:rPr>
        <w:t xml:space="preserve"> 1:100.</w:t>
      </w:r>
    </w:p>
    <w:p w14:paraId="399C6C2C"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 xml:space="preserve">           ז.2 תכנית חלוקה פנימית באלטרנטיבות </w:t>
      </w:r>
      <w:r w:rsidRPr="00435A20">
        <w:rPr>
          <w:rFonts w:ascii="Times New Roman" w:eastAsia="Times New Roman" w:hAnsi="Times New Roman" w:cs="David"/>
          <w:sz w:val="20"/>
          <w:szCs w:val="24"/>
          <w:rtl/>
        </w:rPr>
        <w:t>–</w:t>
      </w:r>
      <w:r w:rsidRPr="00435A20">
        <w:rPr>
          <w:rFonts w:ascii="Times New Roman" w:eastAsia="Times New Roman" w:hAnsi="Times New Roman" w:cs="David" w:hint="cs"/>
          <w:sz w:val="20"/>
          <w:szCs w:val="24"/>
          <w:rtl/>
        </w:rPr>
        <w:t xml:space="preserve"> 1:100.</w:t>
      </w:r>
      <w:r w:rsidRPr="00435A20">
        <w:rPr>
          <w:rFonts w:ascii="Times New Roman" w:eastAsia="Times New Roman" w:hAnsi="Times New Roman" w:cs="David" w:hint="cs"/>
          <w:sz w:val="24"/>
          <w:szCs w:val="24"/>
          <w:rtl/>
          <w:lang w:eastAsia="he-IL"/>
        </w:rPr>
        <w:t xml:space="preserve"> (בפרויקטים בהם מסחר ו/או משרדים).</w:t>
      </w:r>
    </w:p>
    <w:p w14:paraId="40EEAB93"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ח.</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 xml:space="preserve">חזיתות מ- 4 כיוונים </w:t>
      </w:r>
      <w:r w:rsidRPr="00435A20">
        <w:rPr>
          <w:rFonts w:ascii="Times New Roman" w:eastAsia="Times New Roman" w:hAnsi="Times New Roman" w:cs="David"/>
          <w:sz w:val="20"/>
          <w:szCs w:val="24"/>
        </w:rPr>
        <w:t>–</w:t>
      </w:r>
      <w:r w:rsidRPr="00435A20">
        <w:rPr>
          <w:rFonts w:ascii="Times New Roman" w:eastAsia="Times New Roman" w:hAnsi="Times New Roman" w:cs="David"/>
          <w:sz w:val="20"/>
          <w:szCs w:val="24"/>
          <w:rtl/>
        </w:rPr>
        <w:t xml:space="preserve"> 1:50.</w:t>
      </w:r>
    </w:p>
    <w:p w14:paraId="1F390D35"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ט.</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 xml:space="preserve">חתכים </w:t>
      </w:r>
      <w:r w:rsidRPr="00435A20">
        <w:rPr>
          <w:rFonts w:ascii="Times New Roman" w:eastAsia="Times New Roman" w:hAnsi="Times New Roman" w:cs="David"/>
          <w:sz w:val="20"/>
          <w:szCs w:val="24"/>
        </w:rPr>
        <w:t>–</w:t>
      </w:r>
      <w:r w:rsidRPr="00435A20">
        <w:rPr>
          <w:rFonts w:ascii="Times New Roman" w:eastAsia="Times New Roman" w:hAnsi="Times New Roman" w:cs="David"/>
          <w:sz w:val="20"/>
          <w:szCs w:val="24"/>
          <w:rtl/>
        </w:rPr>
        <w:t xml:space="preserve"> אורך ורוחב </w:t>
      </w:r>
      <w:r w:rsidRPr="00435A20">
        <w:rPr>
          <w:rFonts w:ascii="Times New Roman" w:eastAsia="Times New Roman" w:hAnsi="Times New Roman" w:cs="David"/>
          <w:sz w:val="20"/>
          <w:szCs w:val="24"/>
        </w:rPr>
        <w:t>–</w:t>
      </w:r>
      <w:r w:rsidRPr="00435A20">
        <w:rPr>
          <w:rFonts w:ascii="Times New Roman" w:eastAsia="Times New Roman" w:hAnsi="Times New Roman" w:cs="David"/>
          <w:sz w:val="20"/>
          <w:szCs w:val="24"/>
          <w:rtl/>
        </w:rPr>
        <w:t xml:space="preserve"> 1:100.</w:t>
      </w:r>
    </w:p>
    <w:p w14:paraId="6ABC65D2"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י.</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 xml:space="preserve">תאום תכנית עקרונית לפיתוח החצר ולסידור מקומות החניה </w:t>
      </w:r>
      <w:r w:rsidRPr="00435A20">
        <w:rPr>
          <w:rFonts w:ascii="Times New Roman" w:eastAsia="Times New Roman" w:hAnsi="Times New Roman" w:cs="David"/>
          <w:sz w:val="20"/>
          <w:szCs w:val="24"/>
        </w:rPr>
        <w:t>–</w:t>
      </w:r>
      <w:r w:rsidRPr="00435A20">
        <w:rPr>
          <w:rFonts w:ascii="Times New Roman" w:eastAsia="Times New Roman" w:hAnsi="Times New Roman" w:cs="David"/>
          <w:sz w:val="20"/>
          <w:szCs w:val="24"/>
          <w:rtl/>
        </w:rPr>
        <w:t xml:space="preserve"> 1:250.</w:t>
      </w:r>
    </w:p>
    <w:p w14:paraId="589B12A3"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יא.</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 xml:space="preserve">תכנית קומת מסד (אם תהיה) </w:t>
      </w:r>
      <w:r w:rsidRPr="00435A20">
        <w:rPr>
          <w:rFonts w:ascii="Times New Roman" w:eastAsia="Times New Roman" w:hAnsi="Times New Roman" w:cs="David"/>
          <w:sz w:val="20"/>
          <w:szCs w:val="24"/>
        </w:rPr>
        <w:t>–</w:t>
      </w:r>
      <w:r w:rsidRPr="00435A20">
        <w:rPr>
          <w:rFonts w:ascii="Times New Roman" w:eastAsia="Times New Roman" w:hAnsi="Times New Roman" w:cs="David"/>
          <w:sz w:val="20"/>
          <w:szCs w:val="24"/>
          <w:rtl/>
        </w:rPr>
        <w:t xml:space="preserve"> 1:100 (כולל קטע מהפיתוח הצמוד).</w:t>
      </w:r>
    </w:p>
    <w:p w14:paraId="5026DFE4"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יב.</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תכנית קומ</w:t>
      </w:r>
      <w:r w:rsidRPr="00435A20">
        <w:rPr>
          <w:rFonts w:ascii="Times New Roman" w:eastAsia="Times New Roman" w:hAnsi="Times New Roman" w:cs="David" w:hint="cs"/>
          <w:sz w:val="20"/>
          <w:szCs w:val="24"/>
          <w:rtl/>
        </w:rPr>
        <w:t>ו</w:t>
      </w:r>
      <w:r w:rsidRPr="00435A20">
        <w:rPr>
          <w:rFonts w:ascii="Times New Roman" w:eastAsia="Times New Roman" w:hAnsi="Times New Roman" w:cs="David"/>
          <w:sz w:val="20"/>
          <w:szCs w:val="24"/>
          <w:rtl/>
        </w:rPr>
        <w:t>ת מרת</w:t>
      </w:r>
      <w:r w:rsidRPr="00435A20">
        <w:rPr>
          <w:rFonts w:ascii="Times New Roman" w:eastAsia="Times New Roman" w:hAnsi="Times New Roman" w:cs="David" w:hint="cs"/>
          <w:sz w:val="20"/>
          <w:szCs w:val="24"/>
          <w:rtl/>
        </w:rPr>
        <w:t>פים</w:t>
      </w:r>
      <w:r w:rsidRPr="00435A20">
        <w:rPr>
          <w:rFonts w:ascii="Times New Roman" w:eastAsia="Times New Roman" w:hAnsi="Times New Roman" w:cs="David"/>
          <w:sz w:val="20"/>
          <w:szCs w:val="24"/>
          <w:rtl/>
        </w:rPr>
        <w:t xml:space="preserve"> (אם </w:t>
      </w:r>
      <w:r w:rsidRPr="00435A20">
        <w:rPr>
          <w:rFonts w:ascii="Times New Roman" w:eastAsia="Times New Roman" w:hAnsi="Times New Roman" w:cs="David" w:hint="cs"/>
          <w:sz w:val="20"/>
          <w:szCs w:val="24"/>
          <w:rtl/>
        </w:rPr>
        <w:t>י</w:t>
      </w:r>
      <w:r w:rsidRPr="00435A20">
        <w:rPr>
          <w:rFonts w:ascii="Times New Roman" w:eastAsia="Times New Roman" w:hAnsi="Times New Roman" w:cs="David"/>
          <w:sz w:val="20"/>
          <w:szCs w:val="24"/>
          <w:rtl/>
        </w:rPr>
        <w:t>הי</w:t>
      </w:r>
      <w:r w:rsidRPr="00435A20">
        <w:rPr>
          <w:rFonts w:ascii="Times New Roman" w:eastAsia="Times New Roman" w:hAnsi="Times New Roman" w:cs="David" w:hint="cs"/>
          <w:sz w:val="20"/>
          <w:szCs w:val="24"/>
          <w:rtl/>
        </w:rPr>
        <w:t>ו</w:t>
      </w:r>
      <w:r w:rsidRPr="00435A20">
        <w:rPr>
          <w:rFonts w:ascii="Times New Roman" w:eastAsia="Times New Roman" w:hAnsi="Times New Roman" w:cs="David"/>
          <w:sz w:val="20"/>
          <w:szCs w:val="24"/>
          <w:rtl/>
        </w:rPr>
        <w:t xml:space="preserve">) </w:t>
      </w:r>
      <w:r w:rsidRPr="00435A20">
        <w:rPr>
          <w:rFonts w:ascii="Times New Roman" w:eastAsia="Times New Roman" w:hAnsi="Times New Roman" w:cs="David"/>
          <w:sz w:val="20"/>
          <w:szCs w:val="24"/>
        </w:rPr>
        <w:t>–</w:t>
      </w:r>
      <w:r w:rsidRPr="00435A20">
        <w:rPr>
          <w:rFonts w:ascii="Times New Roman" w:eastAsia="Times New Roman" w:hAnsi="Times New Roman" w:cs="David"/>
          <w:sz w:val="20"/>
          <w:szCs w:val="24"/>
          <w:rtl/>
        </w:rPr>
        <w:t xml:space="preserve"> 1:100.</w:t>
      </w:r>
    </w:p>
    <w:p w14:paraId="7E67FE26"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יג.</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תכניות מכירה</w:t>
      </w:r>
      <w:r w:rsidRPr="00435A20">
        <w:rPr>
          <w:rFonts w:ascii="Times New Roman" w:eastAsia="Times New Roman" w:hAnsi="Times New Roman" w:cs="David" w:hint="cs"/>
          <w:sz w:val="20"/>
          <w:szCs w:val="24"/>
          <w:rtl/>
        </w:rPr>
        <w:t>/השכרה</w:t>
      </w:r>
      <w:r w:rsidRPr="00435A20">
        <w:rPr>
          <w:rFonts w:ascii="Times New Roman" w:eastAsia="Times New Roman" w:hAnsi="Times New Roman" w:cs="David"/>
          <w:sz w:val="20"/>
          <w:szCs w:val="24"/>
          <w:rtl/>
        </w:rPr>
        <w:t xml:space="preserve"> ותכניות מכר זמניות (לפני קבלת היתר).</w:t>
      </w:r>
    </w:p>
    <w:p w14:paraId="768DED37"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יד.</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טבלאות ח</w:t>
      </w:r>
      <w:r w:rsidRPr="00435A20">
        <w:rPr>
          <w:rFonts w:ascii="Times New Roman" w:eastAsia="Times New Roman" w:hAnsi="Times New Roman" w:cs="David" w:hint="cs"/>
          <w:sz w:val="20"/>
          <w:szCs w:val="24"/>
          <w:rtl/>
        </w:rPr>
        <w:t>י</w:t>
      </w:r>
      <w:r w:rsidRPr="00435A20">
        <w:rPr>
          <w:rFonts w:ascii="Times New Roman" w:eastAsia="Times New Roman" w:hAnsi="Times New Roman" w:cs="David"/>
          <w:sz w:val="20"/>
          <w:szCs w:val="24"/>
          <w:rtl/>
        </w:rPr>
        <w:t>שובי שטחים: לרישוי, למכירה, להתחשבנות עם הקבלן.</w:t>
      </w:r>
    </w:p>
    <w:p w14:paraId="3DD24919" w14:textId="77777777" w:rsidR="00435A20" w:rsidRPr="00435A20" w:rsidRDefault="00435A20" w:rsidP="00435A20">
      <w:pPr>
        <w:widowControl w:val="0"/>
        <w:spacing w:before="0" w:beforeAutospacing="0" w:after="0" w:afterAutospacing="0" w:line="240" w:lineRule="auto"/>
        <w:ind w:right="720" w:firstLine="89"/>
        <w:jc w:val="both"/>
        <w:rPr>
          <w:rFonts w:ascii="Times New Roman" w:eastAsia="Times New Roman" w:hAnsi="Times New Roman" w:cs="David"/>
          <w:sz w:val="20"/>
          <w:szCs w:val="24"/>
          <w:rtl/>
        </w:rPr>
      </w:pPr>
    </w:p>
    <w:p w14:paraId="474B1022" w14:textId="77777777" w:rsidR="00435A20" w:rsidRPr="00435A20" w:rsidRDefault="00435A20" w:rsidP="00435A20">
      <w:pPr>
        <w:widowControl w:val="0"/>
        <w:spacing w:before="0" w:beforeAutospacing="0" w:after="0" w:afterAutospacing="0" w:line="240" w:lineRule="auto"/>
        <w:ind w:left="1440" w:right="144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3.2</w:t>
      </w:r>
      <w:r w:rsidRPr="00435A20">
        <w:rPr>
          <w:rFonts w:ascii="Times New Roman" w:eastAsia="Times New Roman" w:hAnsi="Times New Roman" w:cs="David"/>
          <w:sz w:val="20"/>
          <w:szCs w:val="24"/>
          <w:rtl/>
        </w:rPr>
        <w:tab/>
      </w:r>
      <w:r w:rsidRPr="00435A20">
        <w:rPr>
          <w:rFonts w:ascii="Times New Roman" w:eastAsia="Times New Roman" w:hAnsi="Times New Roman" w:cs="David"/>
          <w:sz w:val="20"/>
          <w:szCs w:val="24"/>
          <w:u w:val="single"/>
          <w:rtl/>
        </w:rPr>
        <w:t>בשלב התכנון הסופי</w:t>
      </w:r>
      <w:r w:rsidRPr="00435A20">
        <w:rPr>
          <w:rFonts w:ascii="Times New Roman" w:eastAsia="Times New Roman" w:hAnsi="Times New Roman" w:cs="David"/>
          <w:sz w:val="20"/>
          <w:szCs w:val="24"/>
          <w:rtl/>
        </w:rPr>
        <w:t xml:space="preserve"> </w:t>
      </w:r>
    </w:p>
    <w:p w14:paraId="25B6D034" w14:textId="77777777" w:rsidR="00435A20" w:rsidRPr="00435A20" w:rsidRDefault="00435A20" w:rsidP="00435A20">
      <w:pPr>
        <w:widowControl w:val="0"/>
        <w:spacing w:before="0" w:beforeAutospacing="0" w:after="0" w:afterAutospacing="0" w:line="240" w:lineRule="auto"/>
        <w:ind w:right="720" w:firstLine="89"/>
        <w:jc w:val="both"/>
        <w:rPr>
          <w:rFonts w:ascii="Times New Roman" w:eastAsia="Times New Roman" w:hAnsi="Times New Roman" w:cs="David"/>
          <w:sz w:val="20"/>
          <w:szCs w:val="24"/>
          <w:rtl/>
        </w:rPr>
      </w:pPr>
    </w:p>
    <w:p w14:paraId="715E2B49"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א</w:t>
      </w:r>
      <w:r w:rsidRPr="00435A20">
        <w:rPr>
          <w:rFonts w:ascii="Times New Roman" w:eastAsia="Times New Roman" w:hAnsi="Times New Roman" w:cs="David" w:hint="cs"/>
          <w:sz w:val="20"/>
          <w:szCs w:val="24"/>
          <w:rtl/>
        </w:rPr>
        <w:t>.</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תכניות הגשה בקשות להיתרים למבני המגורים</w:t>
      </w:r>
      <w:r w:rsidRPr="00435A20">
        <w:rPr>
          <w:rFonts w:ascii="Times New Roman" w:eastAsia="Times New Roman" w:hAnsi="Times New Roman" w:cs="David" w:hint="cs"/>
          <w:sz w:val="20"/>
          <w:szCs w:val="24"/>
          <w:rtl/>
        </w:rPr>
        <w:t xml:space="preserve"> ו/או המסחר ו/או המשרדים</w:t>
      </w:r>
      <w:r w:rsidRPr="00435A20">
        <w:rPr>
          <w:rFonts w:ascii="Times New Roman" w:eastAsia="Times New Roman" w:hAnsi="Times New Roman" w:cs="David"/>
          <w:sz w:val="20"/>
          <w:szCs w:val="24"/>
          <w:rtl/>
        </w:rPr>
        <w:t>, למבנה המכירות וסביבתו,</w:t>
      </w:r>
      <w:r w:rsidRPr="00435A20">
        <w:rPr>
          <w:rFonts w:ascii="Times New Roman" w:eastAsia="Times New Roman" w:hAnsi="Times New Roman" w:cs="David" w:hint="cs"/>
          <w:sz w:val="20"/>
          <w:szCs w:val="24"/>
          <w:rtl/>
        </w:rPr>
        <w:t xml:space="preserve"> </w:t>
      </w:r>
      <w:r w:rsidRPr="00435A20">
        <w:rPr>
          <w:rFonts w:ascii="Times New Roman" w:eastAsia="Times New Roman" w:hAnsi="Times New Roman" w:cs="David"/>
          <w:sz w:val="20"/>
          <w:szCs w:val="24"/>
          <w:rtl/>
        </w:rPr>
        <w:t>לדירה לדוגמא וסביבתה, לתחנות טרנספורמציה וסביבתן, כולל כל המסמכים הנדרשים ע"י הרשויות.</w:t>
      </w:r>
    </w:p>
    <w:p w14:paraId="44AF8BE7"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ב</w:t>
      </w:r>
      <w:r w:rsidRPr="00435A20">
        <w:rPr>
          <w:rFonts w:ascii="Times New Roman" w:eastAsia="Times New Roman" w:hAnsi="Times New Roman" w:cs="David" w:hint="cs"/>
          <w:sz w:val="20"/>
          <w:szCs w:val="24"/>
          <w:rtl/>
        </w:rPr>
        <w:t>.</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 xml:space="preserve">תכנית מרחבים מוגנים </w:t>
      </w:r>
      <w:r w:rsidRPr="00435A20">
        <w:rPr>
          <w:rFonts w:ascii="Times New Roman" w:eastAsia="Times New Roman" w:hAnsi="Times New Roman" w:cs="David" w:hint="cs"/>
          <w:sz w:val="20"/>
          <w:szCs w:val="24"/>
          <w:rtl/>
        </w:rPr>
        <w:t>ל</w:t>
      </w:r>
      <w:r w:rsidRPr="00435A20">
        <w:rPr>
          <w:rFonts w:ascii="Times New Roman" w:eastAsia="Times New Roman" w:hAnsi="Times New Roman" w:cs="David"/>
          <w:sz w:val="20"/>
          <w:szCs w:val="24"/>
          <w:rtl/>
        </w:rPr>
        <w:t>אישור פקע"ר</w:t>
      </w:r>
      <w:r w:rsidR="007E01A6">
        <w:rPr>
          <w:rFonts w:ascii="Times New Roman" w:eastAsia="Times New Roman" w:hAnsi="Times New Roman" w:cs="David" w:hint="cs"/>
          <w:sz w:val="20"/>
          <w:szCs w:val="24"/>
          <w:rtl/>
        </w:rPr>
        <w:t xml:space="preserve"> </w:t>
      </w:r>
      <w:r w:rsidRPr="00435A20">
        <w:rPr>
          <w:rFonts w:ascii="Times New Roman" w:eastAsia="Times New Roman" w:hAnsi="Times New Roman" w:cs="David" w:hint="cs"/>
          <w:sz w:val="20"/>
          <w:szCs w:val="24"/>
          <w:rtl/>
        </w:rPr>
        <w:t>פקע"ר.</w:t>
      </w:r>
    </w:p>
    <w:p w14:paraId="1D96E47A"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ג.</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עדכון טבלאות חישובי שטחים: לרישוי, למכירה, להתחשבנות עם הקבלן וכד'.</w:t>
      </w:r>
    </w:p>
    <w:p w14:paraId="40C7E1B4"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ד</w:t>
      </w:r>
      <w:r w:rsidRPr="00435A20">
        <w:rPr>
          <w:rFonts w:ascii="Times New Roman" w:eastAsia="Times New Roman" w:hAnsi="Times New Roman" w:cs="David" w:hint="cs"/>
          <w:sz w:val="20"/>
          <w:szCs w:val="24"/>
          <w:rtl/>
        </w:rPr>
        <w:t>.</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עדכון תכניות המכירה</w:t>
      </w:r>
      <w:r w:rsidRPr="00435A20">
        <w:rPr>
          <w:rFonts w:ascii="Times New Roman" w:eastAsia="Times New Roman" w:hAnsi="Times New Roman" w:cs="David" w:hint="cs"/>
          <w:sz w:val="20"/>
          <w:szCs w:val="24"/>
          <w:rtl/>
        </w:rPr>
        <w:t xml:space="preserve"> ו/או ההשכרה</w:t>
      </w:r>
      <w:r w:rsidRPr="00435A20">
        <w:rPr>
          <w:rFonts w:ascii="Times New Roman" w:eastAsia="Times New Roman" w:hAnsi="Times New Roman" w:cs="David"/>
          <w:sz w:val="20"/>
          <w:szCs w:val="24"/>
          <w:rtl/>
        </w:rPr>
        <w:t xml:space="preserve"> ותכניות המכר (לאחר קבלת היתר).</w:t>
      </w:r>
    </w:p>
    <w:p w14:paraId="4F2A97DF"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30112BEA"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1DCE8B0C" w14:textId="77777777" w:rsidR="00435A20" w:rsidRPr="00435A20" w:rsidRDefault="00435A20" w:rsidP="00435A20">
      <w:pPr>
        <w:widowControl w:val="0"/>
        <w:spacing w:before="0" w:beforeAutospacing="0" w:after="0" w:afterAutospacing="0" w:line="240" w:lineRule="auto"/>
        <w:ind w:left="1440" w:right="1440" w:hanging="720"/>
        <w:jc w:val="both"/>
        <w:rPr>
          <w:rFonts w:ascii="Times New Roman" w:eastAsia="Times New Roman" w:hAnsi="Times New Roman" w:cs="David"/>
          <w:sz w:val="20"/>
          <w:szCs w:val="24"/>
          <w:u w:val="single"/>
          <w:rtl/>
        </w:rPr>
      </w:pPr>
      <w:r w:rsidRPr="00435A20">
        <w:rPr>
          <w:rFonts w:ascii="Times New Roman" w:eastAsia="Times New Roman" w:hAnsi="Times New Roman" w:cs="David"/>
          <w:sz w:val="20"/>
          <w:szCs w:val="24"/>
          <w:rtl/>
        </w:rPr>
        <w:t>3.3</w:t>
      </w:r>
      <w:r w:rsidRPr="00435A20">
        <w:rPr>
          <w:rFonts w:ascii="Times New Roman" w:eastAsia="Times New Roman" w:hAnsi="Times New Roman" w:cs="David"/>
          <w:sz w:val="20"/>
          <w:szCs w:val="24"/>
          <w:rtl/>
        </w:rPr>
        <w:tab/>
      </w:r>
      <w:r w:rsidRPr="00435A20">
        <w:rPr>
          <w:rFonts w:ascii="Times New Roman" w:eastAsia="Times New Roman" w:hAnsi="Times New Roman" w:cs="David"/>
          <w:sz w:val="20"/>
          <w:szCs w:val="24"/>
          <w:u w:val="single"/>
          <w:rtl/>
        </w:rPr>
        <w:t>בשלב תכנון מפורט למכרז</w:t>
      </w:r>
    </w:p>
    <w:p w14:paraId="17B91970" w14:textId="77777777" w:rsidR="00435A20" w:rsidRPr="00435A20" w:rsidRDefault="00435A20" w:rsidP="00435A20">
      <w:pPr>
        <w:widowControl w:val="0"/>
        <w:spacing w:before="0" w:beforeAutospacing="0" w:after="0" w:afterAutospacing="0" w:line="240" w:lineRule="auto"/>
        <w:ind w:left="1440" w:right="1440" w:firstLine="89"/>
        <w:jc w:val="both"/>
        <w:rPr>
          <w:rFonts w:ascii="Times New Roman" w:eastAsia="Times New Roman" w:hAnsi="Times New Roman" w:cs="David"/>
          <w:sz w:val="20"/>
          <w:szCs w:val="24"/>
          <w:rtl/>
        </w:rPr>
      </w:pPr>
    </w:p>
    <w:p w14:paraId="33119B81" w14:textId="77777777" w:rsidR="00435A20" w:rsidRPr="00435A20" w:rsidRDefault="00435A20" w:rsidP="00435A20">
      <w:pPr>
        <w:widowControl w:val="0"/>
        <w:spacing w:before="0" w:beforeAutospacing="0" w:after="0" w:afterAutospacing="0" w:line="360" w:lineRule="auto"/>
        <w:ind w:left="1440" w:right="1440" w:firstLine="89"/>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כל המפורט בסעיף 2.4 ערוך ומוגש בקנ"מ מוקטן בחוברת או באופן אחר עפ"י דרישת המזמין.</w:t>
      </w:r>
    </w:p>
    <w:p w14:paraId="45877815"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79169DC2" w14:textId="77777777" w:rsidR="00435A20" w:rsidRPr="00435A20" w:rsidRDefault="00435A20" w:rsidP="00435A20">
      <w:pPr>
        <w:widowControl w:val="0"/>
        <w:spacing w:before="0" w:beforeAutospacing="0" w:after="0" w:afterAutospacing="0" w:line="240" w:lineRule="auto"/>
        <w:ind w:left="1440" w:right="720" w:hanging="720"/>
        <w:jc w:val="both"/>
        <w:rPr>
          <w:rFonts w:ascii="Times New Roman" w:eastAsia="Times New Roman" w:hAnsi="Times New Roman" w:cs="David"/>
          <w:sz w:val="20"/>
          <w:szCs w:val="24"/>
          <w:u w:val="single"/>
          <w:rtl/>
        </w:rPr>
      </w:pPr>
      <w:r w:rsidRPr="00435A20">
        <w:rPr>
          <w:rFonts w:ascii="Times New Roman" w:eastAsia="Times New Roman" w:hAnsi="Times New Roman" w:cs="David"/>
          <w:sz w:val="20"/>
          <w:szCs w:val="24"/>
          <w:rtl/>
        </w:rPr>
        <w:t>3.4</w:t>
      </w:r>
      <w:r w:rsidRPr="00435A20">
        <w:rPr>
          <w:rFonts w:ascii="Times New Roman" w:eastAsia="Times New Roman" w:hAnsi="Times New Roman" w:cs="David"/>
          <w:sz w:val="20"/>
          <w:szCs w:val="24"/>
          <w:rtl/>
        </w:rPr>
        <w:tab/>
      </w:r>
      <w:r w:rsidRPr="00435A20">
        <w:rPr>
          <w:rFonts w:ascii="Times New Roman" w:eastAsia="Times New Roman" w:hAnsi="Times New Roman" w:cs="David"/>
          <w:sz w:val="20"/>
          <w:szCs w:val="24"/>
          <w:u w:val="single"/>
          <w:rtl/>
        </w:rPr>
        <w:t>בשלב תכנון מפורט לביצוע:</w:t>
      </w:r>
    </w:p>
    <w:p w14:paraId="73AF1D66" w14:textId="77777777" w:rsidR="00435A20" w:rsidRPr="00435A20" w:rsidRDefault="00435A20" w:rsidP="00435A20">
      <w:pPr>
        <w:widowControl w:val="0"/>
        <w:spacing w:before="0" w:beforeAutospacing="0" w:after="0" w:afterAutospacing="0" w:line="240" w:lineRule="auto"/>
        <w:ind w:right="720" w:firstLine="89"/>
        <w:jc w:val="both"/>
        <w:rPr>
          <w:rFonts w:ascii="Times New Roman" w:eastAsia="Times New Roman" w:hAnsi="Times New Roman" w:cs="David"/>
          <w:sz w:val="20"/>
          <w:szCs w:val="24"/>
          <w:rtl/>
        </w:rPr>
      </w:pPr>
    </w:p>
    <w:p w14:paraId="2007D10F" w14:textId="77777777" w:rsidR="00435A20" w:rsidRPr="00435A20" w:rsidRDefault="00435A20" w:rsidP="00435A20">
      <w:pPr>
        <w:widowControl w:val="0"/>
        <w:spacing w:before="0" w:beforeAutospacing="0" w:after="0" w:afterAutospacing="0" w:line="240" w:lineRule="auto"/>
        <w:ind w:right="720" w:firstLine="89"/>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ab/>
      </w:r>
      <w:r w:rsidRPr="00435A20">
        <w:rPr>
          <w:rFonts w:ascii="Times New Roman" w:eastAsia="Times New Roman" w:hAnsi="Times New Roman" w:cs="David"/>
          <w:sz w:val="20"/>
          <w:szCs w:val="24"/>
          <w:rtl/>
        </w:rPr>
        <w:tab/>
        <w:t xml:space="preserve">כל התכניות בקנ"מ 1:50 אם לא </w:t>
      </w:r>
      <w:r w:rsidR="007E01A6" w:rsidRPr="00435A20">
        <w:rPr>
          <w:rFonts w:ascii="Times New Roman" w:eastAsia="Times New Roman" w:hAnsi="Times New Roman" w:cs="David" w:hint="cs"/>
          <w:sz w:val="20"/>
          <w:szCs w:val="24"/>
          <w:rtl/>
        </w:rPr>
        <w:t>צוין</w:t>
      </w:r>
      <w:r w:rsidRPr="00435A20">
        <w:rPr>
          <w:rFonts w:ascii="Times New Roman" w:eastAsia="Times New Roman" w:hAnsi="Times New Roman" w:cs="David"/>
          <w:sz w:val="20"/>
          <w:szCs w:val="24"/>
          <w:rtl/>
        </w:rPr>
        <w:t xml:space="preserve"> אחרת.</w:t>
      </w:r>
    </w:p>
    <w:p w14:paraId="66EC01CA" w14:textId="77777777" w:rsidR="00435A20" w:rsidRPr="00435A20" w:rsidRDefault="00435A20" w:rsidP="00435A20">
      <w:pPr>
        <w:widowControl w:val="0"/>
        <w:spacing w:before="0" w:beforeAutospacing="0" w:after="0" w:afterAutospacing="0" w:line="240" w:lineRule="auto"/>
        <w:ind w:right="720" w:firstLine="89"/>
        <w:jc w:val="both"/>
        <w:rPr>
          <w:rFonts w:ascii="Times New Roman" w:eastAsia="Times New Roman" w:hAnsi="Times New Roman" w:cs="David"/>
          <w:sz w:val="20"/>
          <w:szCs w:val="24"/>
          <w:rtl/>
        </w:rPr>
      </w:pPr>
    </w:p>
    <w:p w14:paraId="070D9E51"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א.</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w:t>
      </w:r>
      <w:r w:rsidRPr="00435A20">
        <w:rPr>
          <w:rFonts w:ascii="Times New Roman" w:eastAsia="Times New Roman" w:hAnsi="Times New Roman" w:cs="David" w:hint="cs"/>
          <w:sz w:val="20"/>
          <w:szCs w:val="24"/>
          <w:rtl/>
        </w:rPr>
        <w:t>ו</w:t>
      </w:r>
      <w:r w:rsidRPr="00435A20">
        <w:rPr>
          <w:rFonts w:ascii="Times New Roman" w:eastAsia="Times New Roman" w:hAnsi="Times New Roman" w:cs="David"/>
          <w:sz w:val="20"/>
          <w:szCs w:val="24"/>
          <w:rtl/>
        </w:rPr>
        <w:t>ת קומ</w:t>
      </w:r>
      <w:r w:rsidRPr="00435A20">
        <w:rPr>
          <w:rFonts w:ascii="Times New Roman" w:eastAsia="Times New Roman" w:hAnsi="Times New Roman" w:cs="David" w:hint="cs"/>
          <w:sz w:val="20"/>
          <w:szCs w:val="24"/>
          <w:rtl/>
        </w:rPr>
        <w:t>ו</w:t>
      </w:r>
      <w:r w:rsidRPr="00435A20">
        <w:rPr>
          <w:rFonts w:ascii="Times New Roman" w:eastAsia="Times New Roman" w:hAnsi="Times New Roman" w:cs="David"/>
          <w:sz w:val="20"/>
          <w:szCs w:val="24"/>
          <w:rtl/>
        </w:rPr>
        <w:t>ת מרת</w:t>
      </w:r>
      <w:r w:rsidRPr="00435A20">
        <w:rPr>
          <w:rFonts w:ascii="Times New Roman" w:eastAsia="Times New Roman" w:hAnsi="Times New Roman" w:cs="David" w:hint="cs"/>
          <w:sz w:val="20"/>
          <w:szCs w:val="24"/>
          <w:rtl/>
        </w:rPr>
        <w:t>פים</w:t>
      </w:r>
      <w:r w:rsidRPr="00435A20">
        <w:rPr>
          <w:rFonts w:ascii="Times New Roman" w:eastAsia="Times New Roman" w:hAnsi="Times New Roman" w:cs="David"/>
          <w:sz w:val="20"/>
          <w:szCs w:val="24"/>
          <w:rtl/>
        </w:rPr>
        <w:t xml:space="preserve"> (אם </w:t>
      </w:r>
      <w:r w:rsidRPr="00435A20">
        <w:rPr>
          <w:rFonts w:ascii="Times New Roman" w:eastAsia="Times New Roman" w:hAnsi="Times New Roman" w:cs="David" w:hint="cs"/>
          <w:sz w:val="20"/>
          <w:szCs w:val="24"/>
          <w:rtl/>
        </w:rPr>
        <w:t>י</w:t>
      </w:r>
      <w:r w:rsidRPr="00435A20">
        <w:rPr>
          <w:rFonts w:ascii="Times New Roman" w:eastAsia="Times New Roman" w:hAnsi="Times New Roman" w:cs="David"/>
          <w:sz w:val="20"/>
          <w:szCs w:val="24"/>
          <w:rtl/>
        </w:rPr>
        <w:t>הי</w:t>
      </w:r>
      <w:r w:rsidRPr="00435A20">
        <w:rPr>
          <w:rFonts w:ascii="Times New Roman" w:eastAsia="Times New Roman" w:hAnsi="Times New Roman" w:cs="David" w:hint="cs"/>
          <w:sz w:val="20"/>
          <w:szCs w:val="24"/>
          <w:rtl/>
        </w:rPr>
        <w:t>ו</w:t>
      </w:r>
      <w:r w:rsidRPr="00435A20">
        <w:rPr>
          <w:rFonts w:ascii="Times New Roman" w:eastAsia="Times New Roman" w:hAnsi="Times New Roman" w:cs="David"/>
          <w:sz w:val="20"/>
          <w:szCs w:val="24"/>
          <w:rtl/>
        </w:rPr>
        <w:t>).</w:t>
      </w:r>
    </w:p>
    <w:p w14:paraId="307F4D89"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ב.</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תכנית קומת מסד (אם תהיה) כולל קטע מהפיתוח הצמוד.</w:t>
      </w:r>
    </w:p>
    <w:p w14:paraId="1ECE5EE2"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ג.</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תכנית קומת קרקע/כניסה כולל קטע מהפיתוח הצמוד.</w:t>
      </w:r>
    </w:p>
    <w:p w14:paraId="6E1ABCF8"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ד.</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תכנית תחנת טרנספורמציה, חדרי חשמל וגנרטור.</w:t>
      </w:r>
    </w:p>
    <w:p w14:paraId="12D07121"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ה.</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תכנית חדר בזק.</w:t>
      </w:r>
    </w:p>
    <w:p w14:paraId="6190BC5A"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ו.</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תכנית "גרעין" ולובי בכל הקומות כולל פריסת חיפויים 1:20 / 1:50.</w:t>
      </w:r>
    </w:p>
    <w:p w14:paraId="0896BFD6"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ז.</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חתכים/לנ"ל.</w:t>
      </w:r>
    </w:p>
    <w:p w14:paraId="1A4A20E1"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ח.</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תכניות מרחבים מוגנים בכל הקומות.</w:t>
      </w:r>
    </w:p>
    <w:p w14:paraId="28DC0AB1"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ט.</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חתכים לנ"ל.</w:t>
      </w:r>
    </w:p>
    <w:p w14:paraId="1C92EF8F"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י.</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תכניות חיפויי קירות וסידור ריצוף במבואת כניסה, במבואות במרתף ובמבואות קומתיות  1:20 / 1:50.</w:t>
      </w:r>
    </w:p>
    <w:p w14:paraId="4BFD10D3"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יב.</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תכניות תקרות אקוסטיות ותותבות 1:20 / 1:50.</w:t>
      </w:r>
    </w:p>
    <w:p w14:paraId="467B3A41"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יג.</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תכניות חדרי המדרגות במפלסים השונים 1:20 / 1:50.</w:t>
      </w:r>
    </w:p>
    <w:p w14:paraId="0076B405"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יד.</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חתכים לנ"ל 1:20 / 1:50.</w:t>
      </w:r>
    </w:p>
    <w:p w14:paraId="64E4E693"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טו.</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תכניות חדר אשפה וחצרות משק.</w:t>
      </w:r>
    </w:p>
    <w:p w14:paraId="3C6E8F8A"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טז.</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תכניות קומה/קומות טיפוסיות.</w:t>
      </w:r>
    </w:p>
    <w:p w14:paraId="788562EB"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יז.</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 xml:space="preserve">תכניות קומות </w:t>
      </w:r>
      <w:r w:rsidR="007E01A6" w:rsidRPr="00435A20">
        <w:rPr>
          <w:rFonts w:ascii="Times New Roman" w:eastAsia="Times New Roman" w:hAnsi="Times New Roman" w:cs="David" w:hint="cs"/>
          <w:sz w:val="20"/>
          <w:szCs w:val="24"/>
          <w:rtl/>
        </w:rPr>
        <w:t>ייחודיו</w:t>
      </w:r>
      <w:r w:rsidR="007E01A6" w:rsidRPr="00435A20">
        <w:rPr>
          <w:rFonts w:ascii="Times New Roman" w:eastAsia="Times New Roman" w:hAnsi="Times New Roman" w:cs="David" w:hint="eastAsia"/>
          <w:sz w:val="20"/>
          <w:szCs w:val="24"/>
          <w:rtl/>
        </w:rPr>
        <w:t>ת</w:t>
      </w:r>
      <w:r w:rsidRPr="00435A20">
        <w:rPr>
          <w:rFonts w:ascii="Times New Roman" w:eastAsia="Times New Roman" w:hAnsi="Times New Roman" w:cs="David"/>
          <w:sz w:val="20"/>
          <w:szCs w:val="24"/>
          <w:rtl/>
        </w:rPr>
        <w:t xml:space="preserve">. </w:t>
      </w:r>
    </w:p>
    <w:p w14:paraId="3030BDA5"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יח.</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תכניות גגות.</w:t>
      </w:r>
    </w:p>
    <w:p w14:paraId="58E8288C"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יט.</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תכניות מתקנים על הגג וגגות עליונים.</w:t>
      </w:r>
    </w:p>
    <w:p w14:paraId="5D68793F"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כ.</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חתכים אנכיים.</w:t>
      </w:r>
    </w:p>
    <w:p w14:paraId="0C003F6E"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כא.</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חזיתות מ- 4 כיוונים כולל פריסות אבן, פסיפס וכד'.</w:t>
      </w:r>
    </w:p>
    <w:p w14:paraId="008E14C3"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כב.</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חזיתות נסתרות.</w:t>
      </w:r>
    </w:p>
    <w:p w14:paraId="65BF4059"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כג.</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תכניות תאום מערכות (סופרפוזיציה), חתכים באזורים בהם מתוכננת הצטלבות מערכות.</w:t>
      </w:r>
    </w:p>
    <w:p w14:paraId="7514896C"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lastRenderedPageBreak/>
        <w:t>כד.</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תכניות יצור מדרגות 1:5.</w:t>
      </w:r>
    </w:p>
    <w:p w14:paraId="2FE8D98A"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כה.</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תכניות וחתכים לפירים, מעליות ולמערכות 1:20 / 1:50.</w:t>
      </w:r>
    </w:p>
    <w:p w14:paraId="12EE4CCA"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כה.</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תכניות פריסת קירות שירותים 1:20.</w:t>
      </w:r>
    </w:p>
    <w:p w14:paraId="5B04AA10"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כו.</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תכנית מטבחים, ארונות מטבח ופריסת קירות 1:20.</w:t>
      </w:r>
    </w:p>
    <w:p w14:paraId="5CFD08FE"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כו.</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רשימות נגרות.</w:t>
      </w:r>
    </w:p>
    <w:p w14:paraId="724EE8AA"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כז.</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רשימות מסגרות, כולל חזיתות של ארונות חשמל, הידרנטים, תקשורת ופירים למיניהם, מעקות וכד'.</w:t>
      </w:r>
    </w:p>
    <w:p w14:paraId="5840AD47"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כח.</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רשימות אלומיניום וזכוכית.</w:t>
      </w:r>
    </w:p>
    <w:p w14:paraId="44446FCF"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כט</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פרטי בניין.</w:t>
      </w:r>
    </w:p>
    <w:p w14:paraId="10822B13"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ל.</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תכניות תאום פיתוח חצרות – 1:100.</w:t>
      </w:r>
      <w:r w:rsidRPr="00435A20">
        <w:rPr>
          <w:rFonts w:ascii="Times New Roman" w:eastAsia="Times New Roman" w:hAnsi="Times New Roman" w:cs="David" w:hint="cs"/>
          <w:sz w:val="20"/>
          <w:szCs w:val="24"/>
          <w:rtl/>
        </w:rPr>
        <w:t xml:space="preserve"> </w:t>
      </w:r>
    </w:p>
    <w:p w14:paraId="6CBB2754"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p>
    <w:p w14:paraId="62E0C0E4"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לא.</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 xml:space="preserve">תכניות אזורי איטום עם הפניות לפרטים: גגות ואזורים רטובים במבנה. </w:t>
      </w:r>
    </w:p>
    <w:p w14:paraId="6354E2F0"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לב.</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תכניות חתכים ופרטיהם לאלמנטים מתועשים.</w:t>
      </w:r>
    </w:p>
    <w:p w14:paraId="4A92F18C"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 xml:space="preserve">לג.      תכנית מיקום שילוט, פרסום הכוונה והדרכה. </w:t>
      </w:r>
    </w:p>
    <w:p w14:paraId="024951F8"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 xml:space="preserve">לד.      </w:t>
      </w:r>
      <w:r w:rsidRPr="00435A20">
        <w:rPr>
          <w:rFonts w:ascii="Times New Roman" w:eastAsia="Times New Roman" w:hAnsi="Times New Roman" w:cs="David"/>
          <w:sz w:val="20"/>
          <w:szCs w:val="24"/>
          <w:rtl/>
          <w:lang w:eastAsia="he-IL"/>
        </w:rPr>
        <w:t>תכניות העמדת ריהוט בשטחים משותפים (אדניות, צמחיה, עציצים, מאפרות, פחי אשפה, עמדת מודיעין וכו').</w:t>
      </w:r>
      <w:r w:rsidRPr="00435A20">
        <w:rPr>
          <w:rFonts w:ascii="Times New Roman" w:eastAsia="Times New Roman" w:hAnsi="Times New Roman" w:cs="David" w:hint="cs"/>
          <w:sz w:val="20"/>
          <w:szCs w:val="24"/>
          <w:rtl/>
        </w:rPr>
        <w:t xml:space="preserve"> [</w:t>
      </w:r>
    </w:p>
    <w:p w14:paraId="51DA3CDB"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lang w:eastAsia="he-IL"/>
        </w:rPr>
      </w:pPr>
    </w:p>
    <w:p w14:paraId="3C5D8C61"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lang w:eastAsia="he-IL"/>
        </w:rPr>
        <w:t>לה.</w:t>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sz w:val="20"/>
          <w:szCs w:val="24"/>
          <w:rtl/>
          <w:lang w:eastAsia="he-IL"/>
        </w:rPr>
        <w:t>תכניות פנים למשרדי הנהלת/תחזוקת המבנה (אם יהיו).</w:t>
      </w:r>
    </w:p>
    <w:p w14:paraId="6BDF4884"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p>
    <w:p w14:paraId="6FEDE3A4"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1442F5CE" w14:textId="77777777" w:rsidR="00435A20" w:rsidRPr="00435A20" w:rsidRDefault="00435A20" w:rsidP="00435A20">
      <w:pPr>
        <w:widowControl w:val="0"/>
        <w:spacing w:before="0" w:beforeAutospacing="0" w:after="0" w:afterAutospacing="0" w:line="240" w:lineRule="auto"/>
        <w:ind w:left="1440" w:right="144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3.5</w:t>
      </w:r>
      <w:r w:rsidRPr="00435A20">
        <w:rPr>
          <w:rFonts w:ascii="Times New Roman" w:eastAsia="Times New Roman" w:hAnsi="Times New Roman" w:cs="David"/>
          <w:sz w:val="20"/>
          <w:szCs w:val="24"/>
          <w:rtl/>
        </w:rPr>
        <w:tab/>
      </w:r>
      <w:r w:rsidRPr="00435A20">
        <w:rPr>
          <w:rFonts w:ascii="Times New Roman" w:eastAsia="Times New Roman" w:hAnsi="Times New Roman" w:cs="David"/>
          <w:sz w:val="20"/>
          <w:szCs w:val="24"/>
          <w:u w:val="single"/>
          <w:rtl/>
        </w:rPr>
        <w:t>פרטי בניין עיקריים בקנ"מ 1:5, 1:10, 1:20</w:t>
      </w:r>
    </w:p>
    <w:p w14:paraId="67DC909D" w14:textId="77777777" w:rsidR="00435A20" w:rsidRPr="00435A20" w:rsidRDefault="00435A20" w:rsidP="00435A20">
      <w:pPr>
        <w:widowControl w:val="0"/>
        <w:spacing w:before="0" w:beforeAutospacing="0" w:after="0" w:afterAutospacing="0" w:line="240" w:lineRule="auto"/>
        <w:ind w:right="720" w:firstLine="89"/>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 xml:space="preserve"> </w:t>
      </w:r>
    </w:p>
    <w:p w14:paraId="13A4BA65"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א.</w:t>
      </w:r>
      <w:r w:rsidRPr="00435A20">
        <w:rPr>
          <w:rFonts w:ascii="Times New Roman" w:eastAsia="Times New Roman" w:hAnsi="Times New Roman" w:cs="David"/>
          <w:sz w:val="20"/>
          <w:szCs w:val="24"/>
          <w:rtl/>
        </w:rPr>
        <w:tab/>
        <w:t>מעקות.</w:t>
      </w:r>
    </w:p>
    <w:p w14:paraId="318F62A0"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ב.</w:t>
      </w:r>
      <w:r w:rsidRPr="00435A20">
        <w:rPr>
          <w:rFonts w:ascii="Times New Roman" w:eastAsia="Times New Roman" w:hAnsi="Times New Roman" w:cs="David"/>
          <w:sz w:val="20"/>
          <w:szCs w:val="24"/>
          <w:rtl/>
        </w:rPr>
        <w:tab/>
        <w:t>פריקסטים.</w:t>
      </w:r>
    </w:p>
    <w:p w14:paraId="64C754DC"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ג.</w:t>
      </w:r>
      <w:r w:rsidRPr="00435A20">
        <w:rPr>
          <w:rFonts w:ascii="Times New Roman" w:eastAsia="Times New Roman" w:hAnsi="Times New Roman" w:cs="David"/>
          <w:sz w:val="20"/>
          <w:szCs w:val="24"/>
          <w:rtl/>
        </w:rPr>
        <w:tab/>
        <w:t>פרטי בניה בגבס.</w:t>
      </w:r>
    </w:p>
    <w:p w14:paraId="4E0F79BA"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ד.</w:t>
      </w:r>
      <w:r w:rsidRPr="00435A20">
        <w:rPr>
          <w:rFonts w:ascii="Times New Roman" w:eastAsia="Times New Roman" w:hAnsi="Times New Roman" w:cs="David"/>
          <w:sz w:val="20"/>
          <w:szCs w:val="24"/>
          <w:rtl/>
        </w:rPr>
        <w:tab/>
        <w:t>כרכובים.</w:t>
      </w:r>
    </w:p>
    <w:p w14:paraId="42BDAD6F"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ה.</w:t>
      </w:r>
      <w:r w:rsidRPr="00435A20">
        <w:rPr>
          <w:rFonts w:ascii="Times New Roman" w:eastAsia="Times New Roman" w:hAnsi="Times New Roman" w:cs="David"/>
          <w:sz w:val="20"/>
          <w:szCs w:val="24"/>
          <w:rtl/>
        </w:rPr>
        <w:tab/>
        <w:t>אדניות.</w:t>
      </w:r>
    </w:p>
    <w:p w14:paraId="01B36580"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ו.</w:t>
      </w:r>
      <w:r w:rsidRPr="00435A20">
        <w:rPr>
          <w:rFonts w:ascii="Times New Roman" w:eastAsia="Times New Roman" w:hAnsi="Times New Roman" w:cs="David"/>
          <w:sz w:val="20"/>
          <w:szCs w:val="24"/>
          <w:rtl/>
        </w:rPr>
        <w:tab/>
        <w:t>בסיסים לציוד (מ"א, גנרטור וכו').</w:t>
      </w:r>
    </w:p>
    <w:p w14:paraId="5A49A1BC"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ז.</w:t>
      </w:r>
      <w:r w:rsidRPr="00435A20">
        <w:rPr>
          <w:rFonts w:ascii="Times New Roman" w:eastAsia="Times New Roman" w:hAnsi="Times New Roman" w:cs="David"/>
          <w:sz w:val="20"/>
          <w:szCs w:val="24"/>
          <w:rtl/>
        </w:rPr>
        <w:tab/>
        <w:t>תפרי בניין.</w:t>
      </w:r>
    </w:p>
    <w:p w14:paraId="55CE9904"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ח.</w:t>
      </w:r>
      <w:r w:rsidRPr="00435A20">
        <w:rPr>
          <w:rFonts w:ascii="Times New Roman" w:eastAsia="Times New Roman" w:hAnsi="Times New Roman" w:cs="David"/>
          <w:sz w:val="20"/>
          <w:szCs w:val="24"/>
          <w:rtl/>
        </w:rPr>
        <w:tab/>
        <w:t>בטון גלוי.</w:t>
      </w:r>
    </w:p>
    <w:p w14:paraId="71D118A0"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ט.</w:t>
      </w:r>
      <w:r w:rsidRPr="00435A20">
        <w:rPr>
          <w:rFonts w:ascii="Times New Roman" w:eastAsia="Times New Roman" w:hAnsi="Times New Roman" w:cs="David"/>
          <w:sz w:val="20"/>
          <w:szCs w:val="24"/>
          <w:rtl/>
        </w:rPr>
        <w:tab/>
        <w:t>פרטי צפויים.</w:t>
      </w:r>
    </w:p>
    <w:p w14:paraId="7DAA9AB9"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י.</w:t>
      </w:r>
      <w:r w:rsidRPr="00435A20">
        <w:rPr>
          <w:rFonts w:ascii="Times New Roman" w:eastAsia="Times New Roman" w:hAnsi="Times New Roman" w:cs="David"/>
          <w:sz w:val="20"/>
          <w:szCs w:val="24"/>
          <w:rtl/>
        </w:rPr>
        <w:tab/>
        <w:t>פרטי סבכות ניקוז ואיוורור.</w:t>
      </w:r>
    </w:p>
    <w:p w14:paraId="14FE9AEE"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יא.</w:t>
      </w:r>
      <w:r w:rsidRPr="00435A20">
        <w:rPr>
          <w:rFonts w:ascii="Times New Roman" w:eastAsia="Times New Roman" w:hAnsi="Times New Roman" w:cs="David"/>
          <w:sz w:val="20"/>
          <w:szCs w:val="24"/>
          <w:rtl/>
        </w:rPr>
        <w:tab/>
        <w:t xml:space="preserve">פרטי רמפות פריקה וטעינה. </w:t>
      </w:r>
    </w:p>
    <w:p w14:paraId="068A4959"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יב.</w:t>
      </w:r>
      <w:r w:rsidRPr="00435A20">
        <w:rPr>
          <w:rFonts w:ascii="Times New Roman" w:eastAsia="Times New Roman" w:hAnsi="Times New Roman" w:cs="David" w:hint="cs"/>
          <w:sz w:val="20"/>
          <w:szCs w:val="24"/>
          <w:rtl/>
          <w:lang w:eastAsia="he-IL"/>
        </w:rPr>
        <w:tab/>
        <w:t>פרטים מחייבים (מתואמים ומאושרים ע"י הרשויות המקומית) לביצוע ע"י דיירים לאחר אכלוס עבור:</w:t>
      </w:r>
    </w:p>
    <w:p w14:paraId="022C873E"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t>-  סורגים לפתחים בחזיתות.</w:t>
      </w:r>
    </w:p>
    <w:p w14:paraId="014D19F0"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t>-  הגבהת מעקות במרפסות בכ- 30 ס"מ</w:t>
      </w:r>
    </w:p>
    <w:p w14:paraId="05E8B973"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lang w:eastAsia="he-IL"/>
        </w:rPr>
        <w:t>-  פרגולות</w:t>
      </w:r>
      <w:r w:rsidRPr="00435A20">
        <w:rPr>
          <w:rFonts w:ascii="Times New Roman" w:eastAsia="Times New Roman" w:hAnsi="Times New Roman" w:cs="David"/>
          <w:sz w:val="20"/>
          <w:szCs w:val="24"/>
          <w:rtl/>
        </w:rPr>
        <w:t xml:space="preserve"> </w:t>
      </w:r>
    </w:p>
    <w:p w14:paraId="4C1F3029" w14:textId="77777777" w:rsidR="00435A20" w:rsidRPr="00435A20" w:rsidRDefault="00435A20" w:rsidP="00435A20">
      <w:pPr>
        <w:widowControl w:val="0"/>
        <w:spacing w:before="0" w:beforeAutospacing="0" w:after="0" w:afterAutospacing="0" w:line="240" w:lineRule="auto"/>
        <w:ind w:right="720" w:firstLine="89"/>
        <w:jc w:val="both"/>
        <w:rPr>
          <w:rFonts w:ascii="Times New Roman" w:eastAsia="Times New Roman" w:hAnsi="Times New Roman" w:cs="David"/>
          <w:sz w:val="20"/>
          <w:szCs w:val="24"/>
          <w:rtl/>
        </w:rPr>
      </w:pPr>
    </w:p>
    <w:p w14:paraId="6387753B" w14:textId="77777777" w:rsidR="00435A20" w:rsidRPr="00435A20" w:rsidRDefault="00435A20" w:rsidP="00435A20">
      <w:pPr>
        <w:widowControl w:val="0"/>
        <w:spacing w:before="0" w:beforeAutospacing="0" w:after="0" w:afterAutospacing="0" w:line="240" w:lineRule="auto"/>
        <w:ind w:left="1440" w:right="1440" w:hanging="720"/>
        <w:jc w:val="both"/>
        <w:rPr>
          <w:rFonts w:ascii="Times New Roman" w:eastAsia="Times New Roman" w:hAnsi="Times New Roman" w:cs="David"/>
          <w:sz w:val="20"/>
          <w:szCs w:val="24"/>
          <w:u w:val="single"/>
          <w:rtl/>
        </w:rPr>
      </w:pPr>
      <w:r w:rsidRPr="00435A20">
        <w:rPr>
          <w:rFonts w:ascii="Times New Roman" w:eastAsia="Times New Roman" w:hAnsi="Times New Roman" w:cs="David"/>
          <w:sz w:val="20"/>
          <w:szCs w:val="24"/>
          <w:rtl/>
        </w:rPr>
        <w:t>3.6</w:t>
      </w:r>
      <w:r w:rsidRPr="00435A20">
        <w:rPr>
          <w:rFonts w:ascii="Times New Roman" w:eastAsia="Times New Roman" w:hAnsi="Times New Roman" w:cs="David"/>
          <w:sz w:val="20"/>
          <w:szCs w:val="24"/>
          <w:rtl/>
        </w:rPr>
        <w:tab/>
      </w:r>
      <w:r w:rsidRPr="00435A20">
        <w:rPr>
          <w:rFonts w:ascii="Times New Roman" w:eastAsia="Times New Roman" w:hAnsi="Times New Roman" w:cs="David"/>
          <w:sz w:val="20"/>
          <w:szCs w:val="24"/>
          <w:u w:val="single"/>
          <w:rtl/>
        </w:rPr>
        <w:t>פרטי איטום ניקוז ובידוד בקנ"מ 1:5, 1:10, 1:20</w:t>
      </w:r>
    </w:p>
    <w:p w14:paraId="5EA950C4" w14:textId="77777777" w:rsidR="00435A20" w:rsidRPr="00435A20" w:rsidRDefault="00435A20" w:rsidP="00435A20">
      <w:pPr>
        <w:widowControl w:val="0"/>
        <w:spacing w:before="0" w:beforeAutospacing="0" w:after="0" w:afterAutospacing="0" w:line="240" w:lineRule="auto"/>
        <w:ind w:right="720" w:firstLine="89"/>
        <w:jc w:val="both"/>
        <w:rPr>
          <w:rFonts w:ascii="Times New Roman" w:eastAsia="Times New Roman" w:hAnsi="Times New Roman" w:cs="David"/>
          <w:sz w:val="20"/>
          <w:szCs w:val="24"/>
          <w:rtl/>
        </w:rPr>
      </w:pPr>
    </w:p>
    <w:p w14:paraId="208C6478"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א.</w:t>
      </w:r>
      <w:r w:rsidRPr="00435A20">
        <w:rPr>
          <w:rFonts w:ascii="Times New Roman" w:eastAsia="Times New Roman" w:hAnsi="Times New Roman" w:cs="David"/>
          <w:sz w:val="20"/>
          <w:szCs w:val="24"/>
          <w:rtl/>
        </w:rPr>
        <w:tab/>
        <w:t>איטום גגות שטוחים (עם ו/או בלי ריצוף).</w:t>
      </w:r>
    </w:p>
    <w:p w14:paraId="44F70D56"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ב.</w:t>
      </w:r>
      <w:r w:rsidRPr="00435A20">
        <w:rPr>
          <w:rFonts w:ascii="Times New Roman" w:eastAsia="Times New Roman" w:hAnsi="Times New Roman" w:cs="David"/>
          <w:sz w:val="20"/>
          <w:szCs w:val="24"/>
          <w:rtl/>
        </w:rPr>
        <w:tab/>
        <w:t>תאום איטום קירות/קורות הבאים במגע עם הקרקע.</w:t>
      </w:r>
    </w:p>
    <w:p w14:paraId="54C7697E"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ג.</w:t>
      </w:r>
      <w:r w:rsidRPr="00435A20">
        <w:rPr>
          <w:rFonts w:ascii="Times New Roman" w:eastAsia="Times New Roman" w:hAnsi="Times New Roman" w:cs="David"/>
          <w:sz w:val="20"/>
          <w:szCs w:val="24"/>
          <w:rtl/>
        </w:rPr>
        <w:tab/>
        <w:t>בידוד גגות שטוחים.</w:t>
      </w:r>
    </w:p>
    <w:p w14:paraId="0126EB08"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ד.</w:t>
      </w:r>
      <w:r w:rsidRPr="00435A20">
        <w:rPr>
          <w:rFonts w:ascii="Times New Roman" w:eastAsia="Times New Roman" w:hAnsi="Times New Roman" w:cs="David"/>
          <w:sz w:val="20"/>
          <w:szCs w:val="24"/>
          <w:rtl/>
        </w:rPr>
        <w:tab/>
        <w:t>פרטי מרזבים וזרבוביות.</w:t>
      </w:r>
    </w:p>
    <w:p w14:paraId="4D1346BB"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ה.</w:t>
      </w:r>
      <w:r w:rsidRPr="00435A20">
        <w:rPr>
          <w:rFonts w:ascii="Times New Roman" w:eastAsia="Times New Roman" w:hAnsi="Times New Roman" w:cs="David"/>
          <w:sz w:val="20"/>
          <w:szCs w:val="24"/>
          <w:rtl/>
        </w:rPr>
        <w:tab/>
        <w:t>איטום חדרי שירותים, מטבחים ומטבחונים, חצרות אשפה וכו'.</w:t>
      </w:r>
    </w:p>
    <w:p w14:paraId="778D4FF2"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ו.</w:t>
      </w:r>
      <w:r w:rsidRPr="00435A20">
        <w:rPr>
          <w:rFonts w:ascii="Times New Roman" w:eastAsia="Times New Roman" w:hAnsi="Times New Roman" w:cs="David"/>
          <w:sz w:val="20"/>
          <w:szCs w:val="24"/>
          <w:rtl/>
        </w:rPr>
        <w:tab/>
        <w:t xml:space="preserve">סימון מהלך ומוצא מרזבים ע"ג חזיתות ותכניות במגע עם הקרקע כולל גבהים   1:50 (בתאום עם מתכנן הפיתוח). </w:t>
      </w:r>
    </w:p>
    <w:p w14:paraId="0340DE52"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6A9D9660" w14:textId="77777777" w:rsidR="00435A20" w:rsidRPr="00435A20" w:rsidRDefault="00435A20" w:rsidP="00435A20">
      <w:pPr>
        <w:widowControl w:val="0"/>
        <w:spacing w:before="0" w:beforeAutospacing="0" w:after="0" w:afterAutospacing="0" w:line="240" w:lineRule="auto"/>
        <w:ind w:left="1440" w:right="1440" w:hanging="720"/>
        <w:jc w:val="both"/>
        <w:rPr>
          <w:rFonts w:ascii="Times New Roman" w:eastAsia="Times New Roman" w:hAnsi="Times New Roman" w:cs="David"/>
          <w:sz w:val="20"/>
          <w:szCs w:val="24"/>
          <w:u w:val="single"/>
          <w:rtl/>
        </w:rPr>
      </w:pPr>
      <w:r w:rsidRPr="00435A20">
        <w:rPr>
          <w:rFonts w:ascii="Times New Roman" w:eastAsia="Times New Roman" w:hAnsi="Times New Roman" w:cs="David"/>
          <w:sz w:val="20"/>
          <w:szCs w:val="24"/>
          <w:rtl/>
        </w:rPr>
        <w:t>3.7</w:t>
      </w:r>
      <w:r w:rsidRPr="00435A20">
        <w:rPr>
          <w:rFonts w:ascii="Times New Roman" w:eastAsia="Times New Roman" w:hAnsi="Times New Roman" w:cs="David"/>
          <w:sz w:val="20"/>
          <w:szCs w:val="24"/>
          <w:rtl/>
        </w:rPr>
        <w:tab/>
      </w:r>
      <w:r w:rsidRPr="00435A20">
        <w:rPr>
          <w:rFonts w:ascii="Times New Roman" w:eastAsia="Times New Roman" w:hAnsi="Times New Roman" w:cs="David"/>
          <w:sz w:val="20"/>
          <w:szCs w:val="24"/>
          <w:u w:val="single"/>
          <w:rtl/>
        </w:rPr>
        <w:t>פרטי גמר</w:t>
      </w:r>
    </w:p>
    <w:p w14:paraId="3A9ECF9F" w14:textId="77777777" w:rsidR="00435A20" w:rsidRPr="00435A20" w:rsidRDefault="00435A20" w:rsidP="00435A20">
      <w:pPr>
        <w:widowControl w:val="0"/>
        <w:spacing w:before="0" w:beforeAutospacing="0" w:after="0" w:afterAutospacing="0" w:line="240" w:lineRule="auto"/>
        <w:ind w:right="720" w:firstLine="89"/>
        <w:jc w:val="both"/>
        <w:rPr>
          <w:rFonts w:ascii="Times New Roman" w:eastAsia="Times New Roman" w:hAnsi="Times New Roman" w:cs="David"/>
          <w:sz w:val="20"/>
          <w:szCs w:val="24"/>
          <w:rtl/>
        </w:rPr>
      </w:pPr>
    </w:p>
    <w:p w14:paraId="798FE312"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א.</w:t>
      </w:r>
      <w:r w:rsidRPr="00435A20">
        <w:rPr>
          <w:rFonts w:ascii="Times New Roman" w:eastAsia="Times New Roman" w:hAnsi="Times New Roman" w:cs="David"/>
          <w:sz w:val="20"/>
          <w:szCs w:val="24"/>
          <w:rtl/>
        </w:rPr>
        <w:tab/>
        <w:t>מדרגות.</w:t>
      </w:r>
    </w:p>
    <w:p w14:paraId="2007215A"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ב.</w:t>
      </w:r>
      <w:r w:rsidRPr="00435A20">
        <w:rPr>
          <w:rFonts w:ascii="Times New Roman" w:eastAsia="Times New Roman" w:hAnsi="Times New Roman" w:cs="David"/>
          <w:sz w:val="20"/>
          <w:szCs w:val="24"/>
          <w:rtl/>
        </w:rPr>
        <w:tab/>
        <w:t>ריצוף וחיפויים.</w:t>
      </w:r>
    </w:p>
    <w:p w14:paraId="4C973E41"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ג.</w:t>
      </w:r>
      <w:r w:rsidRPr="00435A20">
        <w:rPr>
          <w:rFonts w:ascii="Times New Roman" w:eastAsia="Times New Roman" w:hAnsi="Times New Roman" w:cs="David"/>
          <w:sz w:val="20"/>
          <w:szCs w:val="24"/>
          <w:rtl/>
        </w:rPr>
        <w:tab/>
        <w:t>אדני חלונות.</w:t>
      </w:r>
    </w:p>
    <w:p w14:paraId="613C252B"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ד.</w:t>
      </w:r>
      <w:r w:rsidRPr="00435A20">
        <w:rPr>
          <w:rFonts w:ascii="Times New Roman" w:eastAsia="Times New Roman" w:hAnsi="Times New Roman" w:cs="David"/>
          <w:sz w:val="20"/>
          <w:szCs w:val="24"/>
          <w:rtl/>
        </w:rPr>
        <w:tab/>
        <w:t>ספי מוזאיקה.</w:t>
      </w:r>
    </w:p>
    <w:p w14:paraId="5B6ACF7E"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ה.</w:t>
      </w:r>
      <w:r w:rsidRPr="00435A20">
        <w:rPr>
          <w:rFonts w:ascii="Times New Roman" w:eastAsia="Times New Roman" w:hAnsi="Times New Roman" w:cs="David"/>
          <w:sz w:val="20"/>
          <w:szCs w:val="24"/>
          <w:rtl/>
        </w:rPr>
        <w:tab/>
        <w:t>משטחי עבודה במטבח ובחדרי ש</w:t>
      </w:r>
      <w:r w:rsidR="006D652D">
        <w:rPr>
          <w:rFonts w:ascii="Times New Roman" w:eastAsia="Times New Roman" w:hAnsi="Times New Roman" w:cs="David" w:hint="cs"/>
          <w:sz w:val="20"/>
          <w:szCs w:val="24"/>
          <w:rtl/>
        </w:rPr>
        <w:t>י</w:t>
      </w:r>
      <w:r w:rsidRPr="00435A20">
        <w:rPr>
          <w:rFonts w:ascii="Times New Roman" w:eastAsia="Times New Roman" w:hAnsi="Times New Roman" w:cs="David"/>
          <w:sz w:val="20"/>
          <w:szCs w:val="24"/>
          <w:rtl/>
        </w:rPr>
        <w:t>רותים.</w:t>
      </w:r>
    </w:p>
    <w:p w14:paraId="2BA6EBB1"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ו.</w:t>
      </w:r>
      <w:r w:rsidRPr="00435A20">
        <w:rPr>
          <w:rFonts w:ascii="Times New Roman" w:eastAsia="Times New Roman" w:hAnsi="Times New Roman" w:cs="David"/>
          <w:sz w:val="20"/>
          <w:szCs w:val="24"/>
          <w:rtl/>
        </w:rPr>
        <w:tab/>
        <w:t>פרטי טיח פנים וחוץ.</w:t>
      </w:r>
    </w:p>
    <w:p w14:paraId="3DACB3C0"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lastRenderedPageBreak/>
        <w:t>ז.</w:t>
      </w:r>
      <w:r w:rsidRPr="00435A20">
        <w:rPr>
          <w:rFonts w:ascii="Times New Roman" w:eastAsia="Times New Roman" w:hAnsi="Times New Roman" w:cs="David"/>
          <w:sz w:val="20"/>
          <w:szCs w:val="24"/>
          <w:rtl/>
        </w:rPr>
        <w:tab/>
        <w:t>פרטי קירות מסך.</w:t>
      </w:r>
    </w:p>
    <w:p w14:paraId="2578AD69"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ח.</w:t>
      </w:r>
      <w:r w:rsidRPr="00435A20">
        <w:rPr>
          <w:rFonts w:ascii="Times New Roman" w:eastAsia="Times New Roman" w:hAnsi="Times New Roman" w:cs="David"/>
          <w:sz w:val="20"/>
          <w:szCs w:val="24"/>
          <w:rtl/>
        </w:rPr>
        <w:tab/>
        <w:t>פרטי נגרות.</w:t>
      </w:r>
    </w:p>
    <w:p w14:paraId="21A154C3"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ט.</w:t>
      </w:r>
      <w:r w:rsidRPr="00435A20">
        <w:rPr>
          <w:rFonts w:ascii="Times New Roman" w:eastAsia="Times New Roman" w:hAnsi="Times New Roman" w:cs="David"/>
          <w:sz w:val="20"/>
          <w:szCs w:val="24"/>
          <w:rtl/>
        </w:rPr>
        <w:tab/>
        <w:t>פרטי מסגרות.</w:t>
      </w:r>
    </w:p>
    <w:p w14:paraId="453D787C"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י.</w:t>
      </w:r>
      <w:r w:rsidRPr="00435A20">
        <w:rPr>
          <w:rFonts w:ascii="Times New Roman" w:eastAsia="Times New Roman" w:hAnsi="Times New Roman" w:cs="David"/>
          <w:sz w:val="20"/>
          <w:szCs w:val="24"/>
          <w:rtl/>
        </w:rPr>
        <w:tab/>
        <w:t>פרטי אלומיניום עקרוניים (תכניות ייצור יוכנו ע"י היצרן, יבוקרו ויאושרו ע"י המתכנן) כולל חזיתות כניסה ותיבות דואר.</w:t>
      </w:r>
    </w:p>
    <w:p w14:paraId="6243F700"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יא.</w:t>
      </w:r>
      <w:r w:rsidRPr="00435A20">
        <w:rPr>
          <w:rFonts w:ascii="Times New Roman" w:eastAsia="Times New Roman" w:hAnsi="Times New Roman" w:cs="David"/>
          <w:sz w:val="20"/>
          <w:szCs w:val="24"/>
          <w:rtl/>
        </w:rPr>
        <w:tab/>
        <w:t>פרטי מעקות.</w:t>
      </w:r>
    </w:p>
    <w:p w14:paraId="64679F8D" w14:textId="77777777" w:rsidR="00435A20" w:rsidRPr="00435A20" w:rsidRDefault="00761BB6"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Pr>
          <w:rFonts w:ascii="Times New Roman" w:eastAsia="Times New Roman" w:hAnsi="Times New Roman" w:cs="David"/>
          <w:sz w:val="20"/>
          <w:szCs w:val="24"/>
          <w:rtl/>
        </w:rPr>
        <w:t>יב.</w:t>
      </w:r>
      <w:r>
        <w:rPr>
          <w:rFonts w:ascii="Times New Roman" w:eastAsia="Times New Roman" w:hAnsi="Times New Roman" w:cs="David"/>
          <w:sz w:val="20"/>
          <w:szCs w:val="24"/>
          <w:rtl/>
        </w:rPr>
        <w:tab/>
        <w:t>פרטי גמר ס</w:t>
      </w:r>
      <w:r w:rsidR="00435A20" w:rsidRPr="00435A20">
        <w:rPr>
          <w:rFonts w:ascii="Times New Roman" w:eastAsia="Times New Roman" w:hAnsi="Times New Roman" w:cs="David"/>
          <w:sz w:val="20"/>
          <w:szCs w:val="24"/>
          <w:rtl/>
        </w:rPr>
        <w:t>פים ושיפולים בחדרי מדרגות.</w:t>
      </w:r>
    </w:p>
    <w:p w14:paraId="7660DB48" w14:textId="77777777" w:rsidR="00435A20" w:rsidRPr="00435A20" w:rsidRDefault="006D652D" w:rsidP="009607F9">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Pr>
          <w:rFonts w:ascii="Times New Roman" w:eastAsia="Times New Roman" w:hAnsi="Times New Roman" w:cs="David"/>
          <w:sz w:val="20"/>
          <w:szCs w:val="24"/>
          <w:rtl/>
        </w:rPr>
        <w:t>יג.</w:t>
      </w:r>
      <w:r w:rsidR="009607F9">
        <w:rPr>
          <w:rFonts w:ascii="Times New Roman" w:eastAsia="Times New Roman" w:hAnsi="Times New Roman" w:cs="David" w:hint="cs"/>
          <w:sz w:val="20"/>
          <w:szCs w:val="24"/>
          <w:rtl/>
        </w:rPr>
        <w:t xml:space="preserve">          </w:t>
      </w:r>
      <w:r w:rsidR="009607F9" w:rsidRPr="00B27B4C">
        <w:rPr>
          <w:rFonts w:ascii="Times New Roman" w:eastAsia="Times New Roman" w:hAnsi="Times New Roman" w:cs="David" w:hint="cs"/>
          <w:sz w:val="20"/>
          <w:szCs w:val="24"/>
          <w:rtl/>
          <w:lang w:eastAsia="he-IL"/>
        </w:rPr>
        <w:t>פרטי שילוט חוץ ופנים (ועד הבית).</w:t>
      </w:r>
    </w:p>
    <w:p w14:paraId="7CC94B0B"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יד.</w:t>
      </w:r>
      <w:r w:rsidRPr="00435A20">
        <w:rPr>
          <w:rFonts w:ascii="Times New Roman" w:eastAsia="Times New Roman" w:hAnsi="Times New Roman" w:cs="David"/>
          <w:sz w:val="20"/>
          <w:szCs w:val="24"/>
          <w:rtl/>
        </w:rPr>
        <w:tab/>
        <w:t>פרטי מתקני אשפה.</w:t>
      </w:r>
    </w:p>
    <w:p w14:paraId="5150E8CB"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טו.</w:t>
      </w:r>
      <w:r w:rsidRPr="00435A20">
        <w:rPr>
          <w:rFonts w:ascii="Times New Roman" w:eastAsia="Times New Roman" w:hAnsi="Times New Roman" w:cs="David"/>
          <w:sz w:val="20"/>
          <w:szCs w:val="24"/>
          <w:rtl/>
        </w:rPr>
        <w:tab/>
        <w:t>פרטי מחיצות.</w:t>
      </w:r>
    </w:p>
    <w:p w14:paraId="27FFA111"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טז.</w:t>
      </w:r>
      <w:r w:rsidRPr="00435A20">
        <w:rPr>
          <w:rFonts w:ascii="Times New Roman" w:eastAsia="Times New Roman" w:hAnsi="Times New Roman" w:cs="David"/>
          <w:sz w:val="20"/>
          <w:szCs w:val="24"/>
          <w:rtl/>
        </w:rPr>
        <w:tab/>
        <w:t>שערים.</w:t>
      </w:r>
    </w:p>
    <w:p w14:paraId="14D2E38B"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יז.</w:t>
      </w:r>
      <w:r w:rsidRPr="00435A20">
        <w:rPr>
          <w:rFonts w:ascii="Times New Roman" w:eastAsia="Times New Roman" w:hAnsi="Times New Roman" w:cs="David"/>
          <w:sz w:val="20"/>
          <w:szCs w:val="24"/>
          <w:rtl/>
        </w:rPr>
        <w:tab/>
      </w:r>
      <w:r w:rsidRPr="00435A20">
        <w:rPr>
          <w:rFonts w:ascii="Times New Roman" w:eastAsia="Times New Roman" w:hAnsi="Times New Roman" w:cs="David"/>
          <w:sz w:val="20"/>
          <w:szCs w:val="24"/>
        </w:rPr>
        <w:t>SKYLIGHTS</w:t>
      </w:r>
      <w:r w:rsidRPr="00435A20">
        <w:rPr>
          <w:rFonts w:ascii="Times New Roman" w:eastAsia="Times New Roman" w:hAnsi="Times New Roman" w:cs="David"/>
          <w:sz w:val="20"/>
          <w:szCs w:val="20"/>
          <w:rtl/>
        </w:rPr>
        <w:t>.</w:t>
      </w:r>
    </w:p>
    <w:p w14:paraId="79700137"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 xml:space="preserve">           </w:t>
      </w:r>
    </w:p>
    <w:p w14:paraId="58EBA43F" w14:textId="77777777" w:rsidR="00435A20" w:rsidRPr="00435A20"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rPr>
        <w:t xml:space="preserve"> </w:t>
      </w:r>
      <w:r w:rsidRPr="00435A20">
        <w:rPr>
          <w:rFonts w:ascii="Times New Roman" w:eastAsia="Times New Roman" w:hAnsi="Times New Roman" w:cs="David" w:hint="cs"/>
          <w:sz w:val="20"/>
          <w:szCs w:val="24"/>
          <w:rtl/>
          <w:lang w:eastAsia="he-IL"/>
        </w:rPr>
        <w:t>3</w:t>
      </w:r>
      <w:r w:rsidRPr="00435A20">
        <w:rPr>
          <w:rFonts w:ascii="Times New Roman" w:eastAsia="Times New Roman" w:hAnsi="Times New Roman" w:cs="David"/>
          <w:sz w:val="20"/>
          <w:szCs w:val="24"/>
          <w:rtl/>
          <w:lang w:eastAsia="he-IL"/>
        </w:rPr>
        <w:t>.8</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u w:val="single"/>
          <w:rtl/>
          <w:lang w:eastAsia="he-IL"/>
        </w:rPr>
        <w:t>תכניות שיווק</w:t>
      </w:r>
      <w:r w:rsidRPr="00435A20">
        <w:rPr>
          <w:rFonts w:ascii="Times New Roman" w:eastAsia="Times New Roman" w:hAnsi="Times New Roman" w:cs="David" w:hint="cs"/>
          <w:sz w:val="20"/>
          <w:szCs w:val="24"/>
          <w:rtl/>
          <w:lang w:eastAsia="he-IL"/>
        </w:rPr>
        <w:t xml:space="preserve"> </w:t>
      </w:r>
      <w:r w:rsidRPr="00435A20">
        <w:rPr>
          <w:rFonts w:ascii="Times New Roman" w:eastAsia="Times New Roman" w:hAnsi="Times New Roman" w:cs="David" w:hint="cs"/>
          <w:sz w:val="24"/>
          <w:szCs w:val="24"/>
          <w:rtl/>
          <w:lang w:eastAsia="he-IL"/>
        </w:rPr>
        <w:t>(בפרויקטים בהם מסחר ו/או משרדים)</w:t>
      </w:r>
      <w:r w:rsidRPr="00435A20">
        <w:rPr>
          <w:rFonts w:ascii="Times New Roman" w:eastAsia="Times New Roman" w:hAnsi="Times New Roman" w:cs="David"/>
          <w:sz w:val="20"/>
          <w:szCs w:val="24"/>
          <w:rtl/>
          <w:lang w:eastAsia="he-IL"/>
        </w:rPr>
        <w:t>:</w:t>
      </w:r>
    </w:p>
    <w:p w14:paraId="6308FC19" w14:textId="77777777" w:rsidR="00435A20" w:rsidRPr="00435A20" w:rsidRDefault="00435A20" w:rsidP="00435A20">
      <w:pPr>
        <w:widowControl w:val="0"/>
        <w:spacing w:before="0" w:beforeAutospacing="0" w:after="0" w:afterAutospacing="0" w:line="240" w:lineRule="auto"/>
        <w:ind w:left="651" w:right="651" w:hanging="720"/>
        <w:jc w:val="both"/>
        <w:rPr>
          <w:rFonts w:ascii="Times New Roman" w:eastAsia="Times New Roman" w:hAnsi="Times New Roman" w:cs="David"/>
          <w:sz w:val="20"/>
          <w:szCs w:val="24"/>
          <w:rtl/>
          <w:lang w:eastAsia="he-IL"/>
        </w:rPr>
      </w:pPr>
    </w:p>
    <w:p w14:paraId="6ABC248B"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א.</w:t>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sz w:val="20"/>
          <w:szCs w:val="24"/>
          <w:rtl/>
          <w:lang w:eastAsia="he-IL"/>
        </w:rPr>
        <w:t>אופציות לחלוקת שטחים למכירה/להשכרה וחשובי שטחים- 1:250.</w:t>
      </w:r>
    </w:p>
    <w:p w14:paraId="4ED2E40D"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lang w:eastAsia="he-IL"/>
        </w:rPr>
      </w:pPr>
      <w:r w:rsidRPr="00435A20">
        <w:rPr>
          <w:rFonts w:ascii="Times New Roman" w:eastAsia="Times New Roman" w:hAnsi="Times New Roman" w:cs="David" w:hint="cs"/>
          <w:sz w:val="20"/>
          <w:szCs w:val="24"/>
          <w:rtl/>
          <w:lang w:eastAsia="he-IL"/>
        </w:rPr>
        <w:t>ב.</w:t>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sz w:val="20"/>
          <w:szCs w:val="24"/>
          <w:rtl/>
          <w:lang w:eastAsia="he-IL"/>
        </w:rPr>
        <w:t>עדכון תכניות החלוקה בהתאם להתקדמות מו"מ וחתימת חוזים עם רוכשים/שוכרים.</w:t>
      </w:r>
    </w:p>
    <w:p w14:paraId="0B83B4B9"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lang w:eastAsia="he-IL"/>
        </w:rPr>
      </w:pPr>
      <w:r w:rsidRPr="00435A20">
        <w:rPr>
          <w:rFonts w:ascii="Times New Roman" w:eastAsia="Times New Roman" w:hAnsi="Times New Roman" w:cs="David" w:hint="cs"/>
          <w:sz w:val="20"/>
          <w:szCs w:val="24"/>
          <w:rtl/>
          <w:lang w:eastAsia="he-IL"/>
        </w:rPr>
        <w:t>ג.</w:t>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sz w:val="20"/>
          <w:szCs w:val="24"/>
          <w:rtl/>
          <w:lang w:eastAsia="he-IL"/>
        </w:rPr>
        <w:t>הכנת קטעי תכניות והעלתם על דיסקטים לכל חנות/משרד בנפרד כולל סימון מערכות – 1:50.</w:t>
      </w:r>
    </w:p>
    <w:p w14:paraId="56B8C332"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lang w:eastAsia="he-IL"/>
        </w:rPr>
      </w:pPr>
      <w:r w:rsidRPr="00435A20">
        <w:rPr>
          <w:rFonts w:ascii="Times New Roman" w:eastAsia="Times New Roman" w:hAnsi="Times New Roman" w:cs="David" w:hint="cs"/>
          <w:sz w:val="20"/>
          <w:szCs w:val="24"/>
          <w:rtl/>
          <w:lang w:eastAsia="he-IL"/>
        </w:rPr>
        <w:t>ד.</w:t>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sz w:val="20"/>
          <w:szCs w:val="24"/>
          <w:rtl/>
          <w:lang w:eastAsia="he-IL"/>
        </w:rPr>
        <w:t>חתכים עקרוניים של כל חנות/משרד, כולל סימון מערכות – 1:20.</w:t>
      </w:r>
    </w:p>
    <w:p w14:paraId="09253287"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lang w:eastAsia="he-IL"/>
        </w:rPr>
      </w:pPr>
      <w:r w:rsidRPr="00435A20">
        <w:rPr>
          <w:rFonts w:ascii="Times New Roman" w:eastAsia="Times New Roman" w:hAnsi="Times New Roman" w:cs="David" w:hint="cs"/>
          <w:sz w:val="20"/>
          <w:szCs w:val="24"/>
          <w:rtl/>
          <w:lang w:eastAsia="he-IL"/>
        </w:rPr>
        <w:t>ה.</w:t>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sz w:val="20"/>
          <w:szCs w:val="24"/>
          <w:rtl/>
          <w:lang w:eastAsia="he-IL"/>
        </w:rPr>
        <w:t>הנחיות תכנון לרוכשים/שוכרים. חוברת הנחיות לרוכש/לשוכר כולל דוגמאות לעיצוב חזיתות.</w:t>
      </w:r>
    </w:p>
    <w:p w14:paraId="731024F4"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lang w:eastAsia="he-IL"/>
        </w:rPr>
      </w:pP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sz w:val="20"/>
          <w:szCs w:val="24"/>
          <w:rtl/>
          <w:lang w:eastAsia="he-IL"/>
        </w:rPr>
        <w:t>בדיקה ואישור תכניות רוכשים/שוכרים.</w:t>
      </w:r>
    </w:p>
    <w:p w14:paraId="4D66A285"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ז.</w:t>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sz w:val="20"/>
          <w:szCs w:val="24"/>
          <w:rtl/>
          <w:lang w:eastAsia="he-IL"/>
        </w:rPr>
        <w:t>תכניות בקשה לר</w:t>
      </w:r>
      <w:r w:rsidR="00761BB6">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שיון עסק</w:t>
      </w:r>
      <w:r w:rsidRPr="00435A20">
        <w:rPr>
          <w:rFonts w:ascii="Times New Roman" w:eastAsia="Times New Roman" w:hAnsi="Times New Roman" w:cs="David" w:hint="cs"/>
          <w:sz w:val="20"/>
          <w:szCs w:val="24"/>
          <w:rtl/>
          <w:lang w:eastAsia="he-IL"/>
        </w:rPr>
        <w:t>.</w:t>
      </w:r>
    </w:p>
    <w:p w14:paraId="7575A826" w14:textId="77777777" w:rsidR="00435A20" w:rsidRPr="00435A20" w:rsidRDefault="00435A20" w:rsidP="00435A20">
      <w:pPr>
        <w:widowControl w:val="0"/>
        <w:spacing w:before="0" w:beforeAutospacing="0" w:after="0" w:afterAutospacing="0" w:line="240" w:lineRule="auto"/>
        <w:ind w:left="1785" w:hanging="567"/>
        <w:jc w:val="both"/>
        <w:rPr>
          <w:rFonts w:ascii="Times New Roman" w:eastAsia="Times New Roman" w:hAnsi="Times New Roman" w:cs="David"/>
          <w:sz w:val="20"/>
          <w:szCs w:val="24"/>
          <w:rtl/>
          <w:lang w:eastAsia="he-IL"/>
        </w:rPr>
      </w:pPr>
    </w:p>
    <w:p w14:paraId="3DC09FDC"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Pr>
      </w:pPr>
    </w:p>
    <w:p w14:paraId="21C17DAF" w14:textId="77777777" w:rsidR="00435A20" w:rsidRPr="00435A20" w:rsidRDefault="00435A20" w:rsidP="00435A20">
      <w:pPr>
        <w:widowControl w:val="0"/>
        <w:spacing w:before="0" w:beforeAutospacing="0" w:after="0" w:afterAutospacing="0" w:line="240" w:lineRule="auto"/>
        <w:ind w:left="720" w:right="1440" w:hanging="720"/>
        <w:jc w:val="both"/>
        <w:rPr>
          <w:rFonts w:ascii="Times New Roman" w:eastAsia="Times New Roman" w:hAnsi="Times New Roman" w:cs="David"/>
          <w:sz w:val="20"/>
          <w:szCs w:val="24"/>
          <w:rtl/>
        </w:rPr>
      </w:pPr>
    </w:p>
    <w:p w14:paraId="16FF7659"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616BEAA7" w14:textId="77777777" w:rsidR="00435A20" w:rsidRPr="00435A20" w:rsidRDefault="00435A20" w:rsidP="00435A20">
      <w:pPr>
        <w:widowControl w:val="0"/>
        <w:spacing w:before="0" w:beforeAutospacing="0" w:after="0" w:afterAutospacing="0" w:line="240" w:lineRule="auto"/>
        <w:ind w:left="1440" w:right="1440" w:hanging="720"/>
        <w:jc w:val="both"/>
        <w:rPr>
          <w:rFonts w:ascii="Times New Roman" w:eastAsia="Times New Roman" w:hAnsi="Times New Roman" w:cs="David"/>
          <w:sz w:val="20"/>
          <w:szCs w:val="24"/>
          <w:u w:val="single"/>
          <w:rtl/>
        </w:rPr>
      </w:pPr>
      <w:r w:rsidRPr="00435A20">
        <w:rPr>
          <w:rFonts w:ascii="Times New Roman" w:eastAsia="Times New Roman" w:hAnsi="Times New Roman" w:cs="David"/>
          <w:sz w:val="20"/>
          <w:szCs w:val="24"/>
          <w:rtl/>
        </w:rPr>
        <w:t>3.</w:t>
      </w:r>
      <w:r w:rsidRPr="00435A20">
        <w:rPr>
          <w:rFonts w:ascii="Times New Roman" w:eastAsia="Times New Roman" w:hAnsi="Times New Roman" w:cs="David" w:hint="cs"/>
          <w:sz w:val="20"/>
          <w:szCs w:val="24"/>
          <w:rtl/>
        </w:rPr>
        <w:t>9</w:t>
      </w:r>
      <w:r w:rsidRPr="00435A20">
        <w:rPr>
          <w:rFonts w:ascii="Times New Roman" w:eastAsia="Times New Roman" w:hAnsi="Times New Roman" w:cs="David"/>
          <w:sz w:val="20"/>
          <w:szCs w:val="24"/>
          <w:rtl/>
        </w:rPr>
        <w:tab/>
      </w:r>
      <w:r w:rsidRPr="00435A20">
        <w:rPr>
          <w:rFonts w:ascii="Times New Roman" w:eastAsia="Times New Roman" w:hAnsi="Times New Roman" w:cs="David"/>
          <w:sz w:val="20"/>
          <w:szCs w:val="24"/>
          <w:u w:val="single"/>
          <w:rtl/>
        </w:rPr>
        <w:t>עדכון תכניות וטבלאות</w:t>
      </w:r>
      <w:r w:rsidRPr="00435A20">
        <w:rPr>
          <w:rFonts w:ascii="Times New Roman" w:eastAsia="Times New Roman" w:hAnsi="Times New Roman" w:cs="David"/>
          <w:sz w:val="20"/>
          <w:szCs w:val="24"/>
          <w:rtl/>
        </w:rPr>
        <w:t>:</w:t>
      </w:r>
    </w:p>
    <w:p w14:paraId="0415FCF6" w14:textId="77777777" w:rsidR="00435A20" w:rsidRPr="00435A20" w:rsidRDefault="00435A20" w:rsidP="00435A20">
      <w:pPr>
        <w:widowControl w:val="0"/>
        <w:spacing w:before="0" w:beforeAutospacing="0" w:after="0" w:afterAutospacing="0" w:line="240" w:lineRule="auto"/>
        <w:ind w:right="720" w:firstLine="89"/>
        <w:jc w:val="both"/>
        <w:rPr>
          <w:rFonts w:ascii="Times New Roman" w:eastAsia="Times New Roman" w:hAnsi="Times New Roman" w:cs="David"/>
          <w:sz w:val="20"/>
          <w:szCs w:val="24"/>
          <w:rtl/>
        </w:rPr>
      </w:pPr>
    </w:p>
    <w:p w14:paraId="5A96193F"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א.</w:t>
      </w:r>
      <w:r w:rsidRPr="00435A20">
        <w:rPr>
          <w:rFonts w:ascii="Times New Roman" w:eastAsia="Times New Roman" w:hAnsi="Times New Roman" w:cs="David"/>
          <w:sz w:val="20"/>
          <w:szCs w:val="24"/>
          <w:rtl/>
        </w:rPr>
        <w:tab/>
        <w:t>עדכון תכניות מכירה</w:t>
      </w:r>
      <w:r w:rsidRPr="00435A20">
        <w:rPr>
          <w:rFonts w:ascii="Times New Roman" w:eastAsia="Times New Roman" w:hAnsi="Times New Roman" w:cs="David" w:hint="cs"/>
          <w:sz w:val="20"/>
          <w:szCs w:val="24"/>
          <w:rtl/>
        </w:rPr>
        <w:t>/השכרה</w:t>
      </w:r>
      <w:r w:rsidRPr="00435A20">
        <w:rPr>
          <w:rFonts w:ascii="Times New Roman" w:eastAsia="Times New Roman" w:hAnsi="Times New Roman" w:cs="David"/>
          <w:sz w:val="20"/>
          <w:szCs w:val="24"/>
          <w:rtl/>
        </w:rPr>
        <w:t xml:space="preserve"> ותכניות המכר לפי תכניות הב</w:t>
      </w:r>
      <w:r w:rsidRPr="00435A20">
        <w:rPr>
          <w:rFonts w:ascii="Times New Roman" w:eastAsia="Times New Roman" w:hAnsi="Times New Roman" w:cs="David" w:hint="cs"/>
          <w:sz w:val="20"/>
          <w:szCs w:val="24"/>
          <w:rtl/>
        </w:rPr>
        <w:t>י</w:t>
      </w:r>
      <w:r w:rsidRPr="00435A20">
        <w:rPr>
          <w:rFonts w:ascii="Times New Roman" w:eastAsia="Times New Roman" w:hAnsi="Times New Roman" w:cs="David"/>
          <w:sz w:val="20"/>
          <w:szCs w:val="24"/>
          <w:rtl/>
        </w:rPr>
        <w:t>צוע.</w:t>
      </w:r>
    </w:p>
    <w:p w14:paraId="4B536259"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ב.</w:t>
      </w:r>
      <w:r w:rsidRPr="00435A20">
        <w:rPr>
          <w:rFonts w:ascii="Times New Roman" w:eastAsia="Times New Roman" w:hAnsi="Times New Roman" w:cs="David"/>
          <w:sz w:val="20"/>
          <w:szCs w:val="24"/>
          <w:rtl/>
        </w:rPr>
        <w:tab/>
        <w:t>עדכון ח</w:t>
      </w:r>
      <w:r w:rsidRPr="00435A20">
        <w:rPr>
          <w:rFonts w:ascii="Times New Roman" w:eastAsia="Times New Roman" w:hAnsi="Times New Roman" w:cs="David" w:hint="cs"/>
          <w:sz w:val="20"/>
          <w:szCs w:val="24"/>
          <w:rtl/>
        </w:rPr>
        <w:t>י</w:t>
      </w:r>
      <w:r w:rsidRPr="00435A20">
        <w:rPr>
          <w:rFonts w:ascii="Times New Roman" w:eastAsia="Times New Roman" w:hAnsi="Times New Roman" w:cs="David"/>
          <w:sz w:val="20"/>
          <w:szCs w:val="24"/>
          <w:rtl/>
        </w:rPr>
        <w:t>שובי שטחים למכירה ולצורכי התחשבנות עם הקבלנים לפי תכניות הב</w:t>
      </w:r>
      <w:r w:rsidRPr="00435A20">
        <w:rPr>
          <w:rFonts w:ascii="Times New Roman" w:eastAsia="Times New Roman" w:hAnsi="Times New Roman" w:cs="David" w:hint="cs"/>
          <w:sz w:val="20"/>
          <w:szCs w:val="24"/>
          <w:rtl/>
        </w:rPr>
        <w:t>י</w:t>
      </w:r>
      <w:r w:rsidRPr="00435A20">
        <w:rPr>
          <w:rFonts w:ascii="Times New Roman" w:eastAsia="Times New Roman" w:hAnsi="Times New Roman" w:cs="David"/>
          <w:sz w:val="20"/>
          <w:szCs w:val="24"/>
          <w:rtl/>
        </w:rPr>
        <w:t>צוע</w:t>
      </w:r>
      <w:r w:rsidRPr="00435A20">
        <w:rPr>
          <w:rFonts w:ascii="Times New Roman" w:eastAsia="Times New Roman" w:hAnsi="Times New Roman" w:cs="David" w:hint="cs"/>
          <w:sz w:val="20"/>
          <w:szCs w:val="24"/>
          <w:rtl/>
        </w:rPr>
        <w:t>.</w:t>
      </w:r>
    </w:p>
    <w:p w14:paraId="58F0CFB7"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ג.</w:t>
      </w:r>
      <w:r w:rsidRPr="00435A20">
        <w:rPr>
          <w:rFonts w:ascii="Times New Roman" w:eastAsia="Times New Roman" w:hAnsi="Times New Roman" w:cs="David"/>
          <w:sz w:val="20"/>
          <w:szCs w:val="24"/>
          <w:rtl/>
        </w:rPr>
        <w:tab/>
        <w:t>עדכון תכניות/בקשות להיתרים.</w:t>
      </w:r>
    </w:p>
    <w:p w14:paraId="295D8216" w14:textId="77777777" w:rsidR="00435A20" w:rsidRPr="00435A20" w:rsidRDefault="00435A20" w:rsidP="00435A20">
      <w:pPr>
        <w:widowControl w:val="0"/>
        <w:spacing w:before="0" w:beforeAutospacing="0" w:after="0" w:afterAutospacing="0" w:line="240" w:lineRule="auto"/>
        <w:ind w:left="1440" w:firstLine="89"/>
        <w:jc w:val="both"/>
        <w:rPr>
          <w:rFonts w:ascii="Times New Roman" w:eastAsia="Times New Roman" w:hAnsi="Times New Roman" w:cs="David"/>
          <w:sz w:val="20"/>
          <w:szCs w:val="24"/>
          <w:rtl/>
        </w:rPr>
      </w:pPr>
    </w:p>
    <w:p w14:paraId="03546155" w14:textId="77777777" w:rsidR="00435A20" w:rsidRPr="00435A20"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3.</w:t>
      </w:r>
      <w:r w:rsidRPr="00435A20">
        <w:rPr>
          <w:rFonts w:ascii="Times New Roman" w:eastAsia="Times New Roman" w:hAnsi="Times New Roman" w:cs="David" w:hint="cs"/>
          <w:sz w:val="20"/>
          <w:szCs w:val="24"/>
          <w:rtl/>
        </w:rPr>
        <w:t>10</w:t>
      </w:r>
      <w:r w:rsidRPr="00435A20">
        <w:rPr>
          <w:rFonts w:ascii="Times New Roman" w:eastAsia="Times New Roman" w:hAnsi="Times New Roman" w:cs="David"/>
          <w:sz w:val="20"/>
          <w:szCs w:val="24"/>
          <w:rtl/>
        </w:rPr>
        <w:tab/>
        <w:t>כל תכנית ו/או פרט אחר שידרשו במהלך התכנון והביצוע על מנת לקבל עבודה מושלמת, בהתאם לשקול המנהל.</w:t>
      </w:r>
    </w:p>
    <w:p w14:paraId="5726BD77"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043F51EF" w14:textId="77777777" w:rsidR="00435A20" w:rsidRPr="00435A20"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3.1</w:t>
      </w:r>
      <w:r w:rsidRPr="00435A20">
        <w:rPr>
          <w:rFonts w:ascii="Times New Roman" w:eastAsia="Times New Roman" w:hAnsi="Times New Roman" w:cs="David" w:hint="cs"/>
          <w:sz w:val="20"/>
          <w:szCs w:val="24"/>
          <w:rtl/>
        </w:rPr>
        <w:t>1</w:t>
      </w:r>
      <w:r w:rsidRPr="00435A20">
        <w:rPr>
          <w:rFonts w:ascii="Times New Roman" w:eastAsia="Times New Roman" w:hAnsi="Times New Roman" w:cs="David"/>
          <w:sz w:val="20"/>
          <w:szCs w:val="24"/>
          <w:rtl/>
        </w:rPr>
        <w:tab/>
        <w:t xml:space="preserve">רשימות מעודכנות של תכניות כולל תאריך ומספר מהדורה – לפחות פעם בחודש. </w:t>
      </w:r>
    </w:p>
    <w:p w14:paraId="0C36DDD2" w14:textId="77777777" w:rsidR="00435A20" w:rsidRPr="00435A20" w:rsidRDefault="00435A20" w:rsidP="00435A20">
      <w:pPr>
        <w:widowControl w:val="0"/>
        <w:spacing w:before="0" w:beforeAutospacing="0" w:after="0" w:afterAutospacing="0" w:line="240" w:lineRule="auto"/>
        <w:ind w:left="740" w:firstLine="89"/>
        <w:jc w:val="both"/>
        <w:rPr>
          <w:rFonts w:ascii="Times New Roman" w:eastAsia="Times New Roman" w:hAnsi="Times New Roman" w:cs="David"/>
          <w:sz w:val="20"/>
          <w:szCs w:val="24"/>
          <w:rtl/>
        </w:rPr>
      </w:pPr>
    </w:p>
    <w:p w14:paraId="2FE88A45" w14:textId="77777777" w:rsidR="00435A20" w:rsidRPr="00435A20"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3.1</w:t>
      </w:r>
      <w:r w:rsidRPr="00435A20">
        <w:rPr>
          <w:rFonts w:ascii="Times New Roman" w:eastAsia="Times New Roman" w:hAnsi="Times New Roman" w:cs="David" w:hint="cs"/>
          <w:sz w:val="20"/>
          <w:szCs w:val="24"/>
          <w:rtl/>
        </w:rPr>
        <w:t>2</w:t>
      </w:r>
      <w:r w:rsidRPr="00435A20">
        <w:rPr>
          <w:rFonts w:ascii="Times New Roman" w:eastAsia="Times New Roman" w:hAnsi="Times New Roman" w:cs="David"/>
          <w:sz w:val="20"/>
          <w:szCs w:val="24"/>
          <w:rtl/>
        </w:rPr>
        <w:tab/>
        <w:t>מובהר בזאת שהתכניות יוכנו לפי ב</w:t>
      </w:r>
      <w:r w:rsidRPr="00435A20">
        <w:rPr>
          <w:rFonts w:ascii="Times New Roman" w:eastAsia="Times New Roman" w:hAnsi="Times New Roman" w:cs="David" w:hint="cs"/>
          <w:sz w:val="20"/>
          <w:szCs w:val="24"/>
          <w:rtl/>
        </w:rPr>
        <w:t>י</w:t>
      </w:r>
      <w:r w:rsidRPr="00435A20">
        <w:rPr>
          <w:rFonts w:ascii="Times New Roman" w:eastAsia="Times New Roman" w:hAnsi="Times New Roman" w:cs="David"/>
          <w:sz w:val="20"/>
          <w:szCs w:val="24"/>
          <w:rtl/>
        </w:rPr>
        <w:t>צוע בקטעים של הפרויקט ויכללו פתרונות לקטעי הביניים.</w:t>
      </w:r>
    </w:p>
    <w:p w14:paraId="070D4FC3" w14:textId="77777777" w:rsidR="00435A20" w:rsidRPr="00435A20" w:rsidRDefault="00435A20" w:rsidP="00435A20">
      <w:pPr>
        <w:widowControl w:val="0"/>
        <w:spacing w:before="0" w:beforeAutospacing="0" w:after="0" w:afterAutospacing="0" w:line="240" w:lineRule="auto"/>
        <w:ind w:left="1460" w:right="1460" w:firstLine="89"/>
        <w:jc w:val="both"/>
        <w:rPr>
          <w:rFonts w:ascii="Times New Roman" w:eastAsia="Times New Roman" w:hAnsi="Times New Roman" w:cs="David"/>
          <w:sz w:val="20"/>
          <w:szCs w:val="24"/>
          <w:rtl/>
        </w:rPr>
      </w:pPr>
    </w:p>
    <w:p w14:paraId="24B9A563" w14:textId="77777777" w:rsidR="00435A20" w:rsidRPr="00435A20"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3.13.</w:t>
      </w:r>
      <w:r w:rsidRPr="00435A20">
        <w:rPr>
          <w:rFonts w:ascii="Times New Roman" w:eastAsia="Times New Roman" w:hAnsi="Times New Roman" w:cs="David"/>
          <w:sz w:val="20"/>
          <w:szCs w:val="24"/>
          <w:rtl/>
        </w:rPr>
        <w:tab/>
        <w:t>כל שאר תכניות הביצוע המתחייבות מכל תקן ודין לרבות אך לא רק מחלקיו השונים של ת"י 1547 – "תכניות ביצוע לבניינים ולעבודות פיתוח סביבתי".</w:t>
      </w:r>
    </w:p>
    <w:p w14:paraId="010A8DA0" w14:textId="77777777" w:rsidR="00435A20" w:rsidRPr="00435A20" w:rsidRDefault="00435A20" w:rsidP="00435A20">
      <w:pPr>
        <w:widowControl w:val="0"/>
        <w:spacing w:before="0" w:beforeAutospacing="0" w:after="0" w:afterAutospacing="0" w:line="240" w:lineRule="auto"/>
        <w:ind w:right="84"/>
        <w:jc w:val="both"/>
        <w:rPr>
          <w:rFonts w:ascii="Times New Roman" w:eastAsia="Times New Roman" w:hAnsi="Times New Roman" w:cs="David"/>
          <w:sz w:val="20"/>
          <w:szCs w:val="24"/>
          <w:rtl/>
        </w:rPr>
      </w:pPr>
    </w:p>
    <w:p w14:paraId="0CE7F19E"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rPr>
        <w:t>4.</w:t>
      </w:r>
      <w:r w:rsidRPr="00435A20">
        <w:rPr>
          <w:rFonts w:ascii="Times New Roman" w:eastAsia="Times New Roman" w:hAnsi="Times New Roman" w:cs="David" w:hint="cs"/>
          <w:sz w:val="20"/>
          <w:szCs w:val="24"/>
          <w:rtl/>
        </w:rPr>
        <w:tab/>
      </w:r>
      <w:r w:rsidRPr="00435A20">
        <w:rPr>
          <w:rFonts w:ascii="Times New Roman" w:eastAsia="Times New Roman" w:hAnsi="Times New Roman" w:cs="David" w:hint="cs"/>
          <w:sz w:val="20"/>
          <w:szCs w:val="24"/>
          <w:rtl/>
          <w:lang w:eastAsia="he-IL"/>
        </w:rPr>
        <w:t>בניה טרומית/מתועשת:</w:t>
      </w:r>
    </w:p>
    <w:p w14:paraId="392D009C" w14:textId="77777777" w:rsidR="00435A20" w:rsidRPr="00435A20" w:rsidRDefault="00435A20" w:rsidP="00435A20">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במקרה ויוחלט על ביצוע המבנים כולם או מקצתם בבניה טרומית/מתועשת, יידרש המתכנן להכין, בנוסף לנ"ל, גם את התכניות המתאימות לבניה טרומית/מתועשת.</w:t>
      </w:r>
    </w:p>
    <w:p w14:paraId="0E7D2738"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72565686"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5.</w:t>
      </w:r>
      <w:r w:rsidRPr="00435A20">
        <w:rPr>
          <w:rFonts w:ascii="Times New Roman" w:eastAsia="Times New Roman" w:hAnsi="Times New Roman" w:cs="David"/>
          <w:sz w:val="20"/>
          <w:szCs w:val="24"/>
          <w:rtl/>
          <w:lang w:eastAsia="he-IL"/>
        </w:rPr>
        <w:tab/>
        <w:t>כל המסמכים והתכניות יערכו בשפה העברית.</w:t>
      </w:r>
    </w:p>
    <w:p w14:paraId="754241F2"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09E8D714" w14:textId="77777777" w:rsidR="00435A20" w:rsidRPr="00435A20" w:rsidRDefault="00435A20" w:rsidP="00435A20">
      <w:pPr>
        <w:widowControl w:val="0"/>
        <w:spacing w:before="0" w:beforeAutospacing="0" w:after="0" w:afterAutospacing="0" w:line="240" w:lineRule="auto"/>
        <w:ind w:right="84"/>
        <w:jc w:val="both"/>
        <w:rPr>
          <w:rFonts w:ascii="Times New Roman" w:eastAsia="Times New Roman" w:hAnsi="Times New Roman" w:cs="David"/>
          <w:sz w:val="20"/>
          <w:szCs w:val="24"/>
          <w:rtl/>
        </w:rPr>
      </w:pPr>
    </w:p>
    <w:p w14:paraId="448FDEFA" w14:textId="77777777" w:rsidR="00435A20" w:rsidRPr="00435A20" w:rsidRDefault="00435A20" w:rsidP="00435A2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rPr>
      </w:pPr>
    </w:p>
    <w:p w14:paraId="5E69E5F3" w14:textId="77777777" w:rsidR="00435A20" w:rsidRPr="00435A20" w:rsidRDefault="00435A20" w:rsidP="00435A20">
      <w:pPr>
        <w:widowControl w:val="0"/>
        <w:spacing w:before="0" w:beforeAutospacing="0" w:after="0" w:afterAutospacing="0" w:line="240" w:lineRule="auto"/>
        <w:ind w:right="720" w:hanging="720"/>
        <w:jc w:val="both"/>
        <w:rPr>
          <w:rFonts w:ascii="Times New Roman" w:eastAsia="Times New Roman" w:hAnsi="Times New Roman" w:cs="David"/>
          <w:sz w:val="20"/>
          <w:szCs w:val="24"/>
          <w:rtl/>
        </w:rPr>
      </w:pPr>
    </w:p>
    <w:p w14:paraId="1FA77FE9" w14:textId="77777777" w:rsidR="00435A20" w:rsidRPr="00435A20" w:rsidRDefault="00435A20" w:rsidP="00435A20">
      <w:pPr>
        <w:widowControl w:val="0"/>
        <w:spacing w:before="0" w:beforeAutospacing="0" w:after="0" w:afterAutospacing="0" w:line="240" w:lineRule="auto"/>
        <w:ind w:firstLine="720"/>
        <w:jc w:val="center"/>
        <w:outlineLvl w:val="7"/>
        <w:rPr>
          <w:rFonts w:ascii="Times New Roman" w:eastAsia="Times New Roman" w:hAnsi="Times New Roman" w:cs="David"/>
          <w:b/>
          <w:bCs/>
          <w:sz w:val="20"/>
          <w:szCs w:val="24"/>
          <w:rtl/>
          <w:lang w:eastAsia="he-IL"/>
        </w:rPr>
      </w:pPr>
      <w:r w:rsidRPr="00435A20">
        <w:rPr>
          <w:rFonts w:ascii="Times New Roman" w:eastAsia="Times New Roman" w:hAnsi="Times New Roman" w:cs="David"/>
          <w:color w:val="339966"/>
          <w:sz w:val="20"/>
          <w:szCs w:val="24"/>
          <w:rtl/>
        </w:rPr>
        <w:br w:type="page"/>
      </w:r>
    </w:p>
    <w:p w14:paraId="77E2BEF2" w14:textId="77777777" w:rsidR="00292C74" w:rsidRDefault="00292C74" w:rsidP="00435A20">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p>
    <w:p w14:paraId="50C437AF" w14:textId="77777777" w:rsidR="00435A20" w:rsidRPr="00435A20" w:rsidRDefault="00435A20" w:rsidP="00435A20">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435A20">
        <w:rPr>
          <w:rFonts w:ascii="Times New Roman" w:eastAsia="Times New Roman" w:hAnsi="Times New Roman" w:cs="David"/>
          <w:b/>
          <w:bCs/>
          <w:sz w:val="20"/>
          <w:szCs w:val="24"/>
          <w:u w:val="single"/>
          <w:rtl/>
          <w:lang w:eastAsia="he-IL"/>
        </w:rPr>
        <w:t>נספח "ט"</w:t>
      </w:r>
    </w:p>
    <w:p w14:paraId="12991276" w14:textId="77777777" w:rsidR="00435A20" w:rsidRPr="00435A20" w:rsidRDefault="00435A20" w:rsidP="00435A20">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15660333" w14:textId="77777777" w:rsidR="00292C74" w:rsidRPr="00292C74" w:rsidRDefault="00292C74" w:rsidP="00292C74">
      <w:pPr>
        <w:widowControl w:val="0"/>
        <w:spacing w:before="0" w:beforeAutospacing="0" w:after="0" w:afterAutospacing="0" w:line="240" w:lineRule="auto"/>
        <w:jc w:val="right"/>
        <w:rPr>
          <w:rFonts w:ascii="Times New Roman" w:eastAsia="Times New Roman" w:hAnsi="Times New Roman" w:cs="David"/>
          <w:sz w:val="20"/>
          <w:szCs w:val="24"/>
          <w:rtl/>
          <w:lang w:eastAsia="he-IL"/>
        </w:rPr>
      </w:pPr>
      <w:r w:rsidRPr="00292C74">
        <w:rPr>
          <w:rFonts w:ascii="Times New Roman" w:eastAsia="Times New Roman" w:hAnsi="Times New Roman" w:cs="David" w:hint="cs"/>
          <w:sz w:val="20"/>
          <w:szCs w:val="24"/>
          <w:rtl/>
          <w:lang w:eastAsia="he-IL"/>
        </w:rPr>
        <w:t xml:space="preserve">תאריך: </w:t>
      </w:r>
      <w:r w:rsidRPr="00292C74">
        <w:rPr>
          <w:rFonts w:ascii="Times New Roman" w:eastAsia="Times New Roman" w:hAnsi="Times New Roman" w:cs="David"/>
          <w:sz w:val="20"/>
          <w:szCs w:val="24"/>
          <w:lang w:eastAsia="he-IL"/>
        </w:rPr>
        <w:t>___________________</w:t>
      </w:r>
    </w:p>
    <w:p w14:paraId="05957633" w14:textId="77777777" w:rsidR="00292C74" w:rsidRDefault="00292C74" w:rsidP="00292C74">
      <w:pPr>
        <w:widowControl w:val="0"/>
        <w:bidi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51E43E9E" w14:textId="77777777" w:rsidR="00292C74" w:rsidRDefault="00292C74" w:rsidP="00292C74">
      <w:pPr>
        <w:widowControl w:val="0"/>
        <w:bidi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3C43272A" w14:textId="77777777" w:rsidR="00435A20" w:rsidRDefault="00435A20" w:rsidP="00292C74">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435A20">
        <w:rPr>
          <w:rFonts w:ascii="Times New Roman" w:eastAsia="Times New Roman" w:hAnsi="Times New Roman" w:cs="David"/>
          <w:b/>
          <w:bCs/>
          <w:sz w:val="20"/>
          <w:szCs w:val="24"/>
          <w:u w:val="single"/>
          <w:rtl/>
          <w:lang w:eastAsia="he-IL"/>
        </w:rPr>
        <w:t>דוגמא לנוסח אשור השלמת הפרויקט/קטע מהפרויקט</w:t>
      </w:r>
    </w:p>
    <w:p w14:paraId="77424215" w14:textId="77777777" w:rsidR="00292C74" w:rsidRDefault="00292C74" w:rsidP="00292C74">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p>
    <w:p w14:paraId="43EE18F0" w14:textId="77777777" w:rsidR="00292C74" w:rsidRDefault="00292C74" w:rsidP="00292C74">
      <w:pPr>
        <w:widowControl w:val="0"/>
        <w:bidi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203F8C07" w14:textId="77777777" w:rsidR="00292C74" w:rsidRDefault="00292C74" w:rsidP="00292C74">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40EB9E0B" w14:textId="77777777" w:rsidR="00435A20" w:rsidRPr="00435A20" w:rsidRDefault="00435A20" w:rsidP="00292C74">
      <w:pPr>
        <w:widowControl w:val="0"/>
        <w:spacing w:before="0" w:beforeAutospacing="0" w:after="0" w:afterAutospacing="0" w:line="240" w:lineRule="auto"/>
        <w:ind w:right="84"/>
        <w:jc w:val="both"/>
        <w:rPr>
          <w:rFonts w:ascii="Times New Roman" w:eastAsia="Times New Roman" w:hAnsi="Times New Roman" w:cs="David"/>
          <w:sz w:val="20"/>
          <w:szCs w:val="24"/>
          <w:rtl/>
          <w:lang w:eastAsia="he-IL"/>
        </w:rPr>
      </w:pPr>
    </w:p>
    <w:p w14:paraId="2A1ADA00" w14:textId="77777777" w:rsidR="00435A20" w:rsidRPr="00435A20" w:rsidRDefault="00435A20" w:rsidP="00435A2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329E8D8" w14:textId="77777777" w:rsidR="004F435D" w:rsidRPr="00B27B4C" w:rsidRDefault="004F435D" w:rsidP="004F435D">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59D6A52C" w14:textId="77777777" w:rsidR="004F435D" w:rsidRPr="00B27B4C" w:rsidRDefault="00F75FFF" w:rsidP="004F435D">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943540220"/>
          <w:placeholder>
            <w:docPart w:val="1FC585D0E59D44F5B2C39148D4556B9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31" w:author="Kook Sec" w:date="2025-05-21T14:30:00Z">
            <w:r w:rsidR="006B29C4">
              <w:rPr>
                <w:rFonts w:ascii="Times New Roman" w:eastAsia="Times New Roman" w:hAnsi="Times New Roman" w:cs="David" w:hint="cs"/>
                <w:color w:val="008000"/>
                <w:sz w:val="24"/>
                <w:szCs w:val="24"/>
                <w:rtl/>
                <w:lang w:eastAsia="he-IL"/>
              </w:rPr>
              <w:t>אפריקה התחדשות עירונית בע"מ</w:t>
            </w:r>
            <w:r w:rsidR="006B29C4">
              <w:rPr>
                <w:rFonts w:ascii="Times New Roman" w:eastAsia="Times New Roman" w:hAnsi="Times New Roman" w:cs="David" w:hint="cs"/>
                <w:color w:val="008000"/>
                <w:sz w:val="24"/>
                <w:szCs w:val="24"/>
                <w:rtl/>
                <w:lang w:eastAsia="he-IL"/>
              </w:rPr>
              <w:br/>
              <w:t>יוני נתניהו 1 ג' אור יהודה ת.ד 715</w:t>
            </w:r>
            <w:r w:rsidR="006B29C4">
              <w:rPr>
                <w:rFonts w:ascii="Times New Roman" w:eastAsia="Times New Roman" w:hAnsi="Times New Roman" w:cs="David" w:hint="cs"/>
                <w:color w:val="008000"/>
                <w:sz w:val="24"/>
                <w:szCs w:val="24"/>
                <w:rtl/>
                <w:lang w:eastAsia="he-IL"/>
              </w:rPr>
              <w:br/>
              <w:t>ח.פ 514639525</w:t>
            </w:r>
          </w:ins>
        </w:sdtContent>
      </w:sdt>
      <w:r w:rsidR="004F435D" w:rsidRPr="00B27B4C">
        <w:rPr>
          <w:rFonts w:ascii="Times New Roman" w:eastAsia="Times New Roman" w:hAnsi="Times New Roman" w:cs="David" w:hint="cs"/>
          <w:color w:val="008000"/>
          <w:sz w:val="24"/>
          <w:szCs w:val="24"/>
          <w:rtl/>
          <w:lang w:eastAsia="he-IL"/>
        </w:rPr>
        <w:br/>
      </w:r>
      <w:r w:rsidR="004F435D" w:rsidRPr="00B27B4C">
        <w:rPr>
          <w:rFonts w:ascii="Times New Roman" w:eastAsia="Times New Roman" w:hAnsi="Times New Roman" w:cs="David" w:hint="cs"/>
          <w:sz w:val="24"/>
          <w:szCs w:val="24"/>
          <w:rtl/>
          <w:lang w:eastAsia="he-IL"/>
        </w:rPr>
        <w:t>(</w:t>
      </w:r>
      <w:r w:rsidR="004F435D" w:rsidRPr="00B27B4C">
        <w:rPr>
          <w:rFonts w:ascii="Times New Roman" w:eastAsia="Times New Roman" w:hAnsi="Times New Roman" w:cs="David" w:hint="cs"/>
          <w:sz w:val="24"/>
          <w:szCs w:val="24"/>
          <w:u w:val="single"/>
          <w:rtl/>
          <w:lang w:eastAsia="he-IL"/>
        </w:rPr>
        <w:t>המזמין</w:t>
      </w:r>
      <w:r w:rsidR="004F435D" w:rsidRPr="00B27B4C">
        <w:rPr>
          <w:rFonts w:ascii="Times New Roman" w:eastAsia="Times New Roman" w:hAnsi="Times New Roman" w:cs="David" w:hint="cs"/>
          <w:sz w:val="24"/>
          <w:szCs w:val="24"/>
          <w:rtl/>
          <w:lang w:eastAsia="he-IL"/>
        </w:rPr>
        <w:t>)</w:t>
      </w:r>
    </w:p>
    <w:p w14:paraId="1A8B68BF" w14:textId="77777777" w:rsidR="00435A20" w:rsidRPr="00435A20" w:rsidRDefault="00435A20" w:rsidP="00435A2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13E201B" w14:textId="77777777" w:rsidR="00435A20" w:rsidRPr="00435A20" w:rsidRDefault="00435A20" w:rsidP="00435A2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776298E7" w14:textId="77777777" w:rsidR="00435A20" w:rsidRPr="00435A20" w:rsidRDefault="00435A20" w:rsidP="004F435D">
      <w:pPr>
        <w:widowControl w:val="0"/>
        <w:spacing w:before="0" w:beforeAutospacing="0" w:after="0" w:afterAutospacing="0" w:line="240" w:lineRule="auto"/>
        <w:ind w:right="84"/>
        <w:jc w:val="both"/>
        <w:rPr>
          <w:rFonts w:ascii="Times New Roman" w:eastAsia="Times New Roman" w:hAnsi="Times New Roman" w:cs="David"/>
          <w:sz w:val="24"/>
          <w:szCs w:val="24"/>
          <w:rtl/>
          <w:lang w:eastAsia="he-IL"/>
        </w:rPr>
      </w:pPr>
    </w:p>
    <w:p w14:paraId="1C90C1BE" w14:textId="77777777" w:rsidR="00435A20" w:rsidRPr="00435A20" w:rsidRDefault="00435A20" w:rsidP="00435A2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7865582F" w14:textId="77777777" w:rsidR="00435A20" w:rsidRPr="00435A20" w:rsidRDefault="00435A20" w:rsidP="004F435D">
      <w:pPr>
        <w:widowControl w:val="0"/>
        <w:spacing w:before="0" w:beforeAutospacing="0" w:after="0" w:afterAutospacing="0" w:line="480" w:lineRule="auto"/>
        <w:ind w:left="85" w:firstLine="6"/>
        <w:rPr>
          <w:rFonts w:ascii="Times New Roman" w:eastAsia="Times New Roman" w:hAnsi="Times New Roman" w:cs="David"/>
          <w:sz w:val="20"/>
          <w:szCs w:val="24"/>
          <w:rtl/>
          <w:lang w:eastAsia="he-IL"/>
        </w:rPr>
      </w:pPr>
      <w:r w:rsidRPr="00435A20">
        <w:rPr>
          <w:rFonts w:ascii="Times New Roman" w:eastAsia="Times New Roman" w:hAnsi="Times New Roman" w:cs="David"/>
          <w:sz w:val="24"/>
          <w:szCs w:val="24"/>
          <w:rtl/>
          <w:lang w:eastAsia="he-IL"/>
        </w:rPr>
        <w:t xml:space="preserve">אני הח"מ </w:t>
      </w:r>
      <w:sdt>
        <w:sdtPr>
          <w:rPr>
            <w:rFonts w:ascii="Times New Roman" w:eastAsia="Times New Roman" w:hAnsi="Times New Roman" w:cs="David"/>
            <w:bCs/>
            <w:color w:val="008000"/>
            <w:sz w:val="24"/>
            <w:szCs w:val="24"/>
            <w:rtl/>
            <w:lang w:eastAsia="he-IL"/>
          </w:rPr>
          <w:alias w:val="שם ספק"/>
          <w:tag w:val="cntSupllierName"/>
          <w:id w:val="614030120"/>
          <w:placeholder>
            <w:docPart w:val="229AAA44A0874516BB55209F3931072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32" w:author="Kook Sec" w:date="2025-05-21T14:47:00Z">
            <w:r w:rsidR="00F75FFF">
              <w:rPr>
                <w:rFonts w:ascii="Times New Roman" w:eastAsia="Times New Roman" w:hAnsi="Times New Roman" w:cs="David"/>
                <w:bCs/>
                <w:color w:val="008000"/>
                <w:sz w:val="24"/>
                <w:szCs w:val="24"/>
                <w:rtl/>
                <w:lang w:eastAsia="he-IL"/>
              </w:rPr>
              <w:t>רן בלנדר אדריכלות ובינוי ערים בע"מ</w:t>
            </w:r>
          </w:ins>
        </w:sdtContent>
      </w:sdt>
      <w:r w:rsidRPr="00435A20">
        <w:rPr>
          <w:rFonts w:ascii="Times New Roman" w:eastAsia="Times New Roman" w:hAnsi="Times New Roman" w:cs="David"/>
          <w:bCs/>
          <w:color w:val="008000"/>
          <w:sz w:val="24"/>
          <w:szCs w:val="24"/>
          <w:rtl/>
          <w:lang w:eastAsia="he-IL"/>
        </w:rPr>
        <w:t xml:space="preserve"> </w:t>
      </w:r>
      <w:r w:rsidRPr="00435A20">
        <w:rPr>
          <w:rFonts w:ascii="Times New Roman" w:eastAsia="Times New Roman" w:hAnsi="Times New Roman" w:cs="David"/>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54897955"/>
          <w:placeholder>
            <w:docPart w:val="E437B5A4C0204882B0D88C7DD4BFEDB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00741204" w:rsidRPr="004F435D">
            <w:rPr>
              <w:rStyle w:val="AutoFieldChar"/>
              <w:rFonts w:eastAsiaTheme="minorHAnsi"/>
              <w:color w:val="00B0F0"/>
              <w:rtl/>
            </w:rPr>
            <w:t>[שם אתר]</w:t>
          </w:r>
        </w:sdtContent>
      </w:sdt>
      <w:r w:rsidRPr="00435A20">
        <w:rPr>
          <w:rFonts w:ascii="Times New Roman" w:eastAsia="Times New Roman" w:hAnsi="Times New Roman" w:cs="David" w:hint="cs"/>
          <w:sz w:val="24"/>
          <w:szCs w:val="24"/>
          <w:rtl/>
          <w:lang w:eastAsia="he-IL"/>
        </w:rPr>
        <w:t xml:space="preserve"> </w:t>
      </w:r>
      <w:r w:rsidRPr="00435A20">
        <w:rPr>
          <w:rFonts w:ascii="Times New Roman" w:eastAsia="Times New Roman" w:hAnsi="Times New Roman" w:cs="David"/>
          <w:sz w:val="24"/>
          <w:szCs w:val="24"/>
          <w:rtl/>
          <w:lang w:eastAsia="he-IL"/>
        </w:rPr>
        <w:t>בקשר עם</w:t>
      </w:r>
      <w:r w:rsidRPr="00435A20">
        <w:rPr>
          <w:rFonts w:ascii="Times New Roman" w:eastAsia="Times New Roman" w:hAnsi="Times New Roman" w:cs="David"/>
          <w:color w:val="008000"/>
          <w:sz w:val="24"/>
          <w:szCs w:val="24"/>
          <w:rtl/>
          <w:lang w:eastAsia="he-IL"/>
        </w:rPr>
        <w:t xml:space="preserve"> </w:t>
      </w:r>
      <w:sdt>
        <w:sdtPr>
          <w:rPr>
            <w:rFonts w:ascii="Times New Roman" w:eastAsia="Times New Roman" w:hAnsi="Times New Roman" w:cs="David"/>
            <w:color w:val="008000"/>
            <w:sz w:val="24"/>
            <w:szCs w:val="24"/>
            <w:rtl/>
          </w:rPr>
          <w:alias w:val="תיאור עבודה"/>
          <w:tag w:val="cntJobDesc"/>
          <w:id w:val="-1277249606"/>
          <w:placeholder>
            <w:docPart w:val="3E62BC5DCC794E5DBF84670D0084D88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ins w:id="33" w:author="Kook Sec" w:date="2025-05-21T14:50:00Z">
            <w:r w:rsidR="00F75FFF">
              <w:rPr>
                <w:rFonts w:ascii="Times New Roman" w:eastAsia="Times New Roman" w:hAnsi="Times New Roman" w:cs="David"/>
                <w:color w:val="008000"/>
                <w:sz w:val="24"/>
                <w:szCs w:val="24"/>
                <w:rtl/>
              </w:rPr>
              <w:t>מגדל 19 קומות ו3 מבנים בני 8 קומות, 750 מ"ר מסחר מפוזר ב3 בניינים, 1000 מ"ר ציבורי מחולק בין 2 בניינים</w:t>
            </w:r>
          </w:ins>
        </w:sdtContent>
      </w:sdt>
      <w:r w:rsidRPr="00435A20">
        <w:rPr>
          <w:rFonts w:ascii="Times New Roman" w:eastAsia="Times New Roman" w:hAnsi="Times New Roman" w:cs="David"/>
          <w:sz w:val="24"/>
          <w:szCs w:val="24"/>
          <w:rtl/>
          <w:lang w:eastAsia="he-IL"/>
        </w:rPr>
        <w:t xml:space="preserve">, מאשר בזאת שהעבודות הנ"ל בוצעו והושלמו בהתאם </w:t>
      </w:r>
      <w:r w:rsidR="006D652D" w:rsidRPr="00435A20">
        <w:rPr>
          <w:rFonts w:ascii="Times New Roman" w:eastAsia="Times New Roman" w:hAnsi="Times New Roman" w:cs="David" w:hint="cs"/>
          <w:sz w:val="24"/>
          <w:szCs w:val="24"/>
          <w:rtl/>
          <w:lang w:eastAsia="he-IL"/>
        </w:rPr>
        <w:t>להנחיותי</w:t>
      </w:r>
      <w:r w:rsidR="006D652D" w:rsidRPr="00435A20">
        <w:rPr>
          <w:rFonts w:ascii="Times New Roman" w:eastAsia="Times New Roman" w:hAnsi="Times New Roman" w:cs="David" w:hint="eastAsia"/>
          <w:sz w:val="24"/>
          <w:szCs w:val="24"/>
          <w:rtl/>
          <w:lang w:eastAsia="he-IL"/>
        </w:rPr>
        <w:t>י</w:t>
      </w:r>
      <w:r w:rsidRPr="00435A20">
        <w:rPr>
          <w:rFonts w:ascii="Times New Roman" w:eastAsia="Times New Roman" w:hAnsi="Times New Roman" w:cs="David"/>
          <w:sz w:val="24"/>
          <w:szCs w:val="24"/>
          <w:rtl/>
          <w:lang w:eastAsia="he-IL"/>
        </w:rPr>
        <w:t xml:space="preserve">, </w:t>
      </w:r>
      <w:r w:rsidR="006D652D" w:rsidRPr="00435A20">
        <w:rPr>
          <w:rFonts w:ascii="Times New Roman" w:eastAsia="Times New Roman" w:hAnsi="Times New Roman" w:cs="David" w:hint="cs"/>
          <w:sz w:val="24"/>
          <w:szCs w:val="24"/>
          <w:rtl/>
          <w:lang w:eastAsia="he-IL"/>
        </w:rPr>
        <w:t>לתכניותי</w:t>
      </w:r>
      <w:r w:rsidR="006D652D" w:rsidRPr="00435A20">
        <w:rPr>
          <w:rFonts w:ascii="Times New Roman" w:eastAsia="Times New Roman" w:hAnsi="Times New Roman" w:cs="David" w:hint="eastAsia"/>
          <w:sz w:val="24"/>
          <w:szCs w:val="24"/>
          <w:rtl/>
          <w:lang w:eastAsia="he-IL"/>
        </w:rPr>
        <w:t>י</w:t>
      </w:r>
      <w:r w:rsidRPr="00435A20">
        <w:rPr>
          <w:rFonts w:ascii="Times New Roman" w:eastAsia="Times New Roman" w:hAnsi="Times New Roman" w:cs="David"/>
          <w:sz w:val="24"/>
          <w:szCs w:val="24"/>
          <w:rtl/>
          <w:lang w:eastAsia="he-IL"/>
        </w:rPr>
        <w:t>, בהתאם</w:t>
      </w:r>
      <w:r w:rsidRPr="00435A20">
        <w:rPr>
          <w:rFonts w:ascii="Times New Roman" w:eastAsia="Times New Roman" w:hAnsi="Times New Roman" w:cs="David"/>
          <w:sz w:val="20"/>
          <w:szCs w:val="24"/>
          <w:rtl/>
          <w:lang w:eastAsia="he-IL"/>
        </w:rPr>
        <w:t xml:space="preserve"> לתקנים מחייבים ולשביעות רצוני.</w:t>
      </w:r>
    </w:p>
    <w:p w14:paraId="62F4EBD2" w14:textId="77777777" w:rsidR="00435A20" w:rsidRPr="00435A20" w:rsidRDefault="00435A20" w:rsidP="00435A20">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6907D517" w14:textId="77777777" w:rsidR="00435A20" w:rsidRPr="00435A20" w:rsidRDefault="00435A20" w:rsidP="00435A2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C86D295" w14:textId="77777777" w:rsidR="00435A20" w:rsidRPr="00435A20" w:rsidRDefault="00435A20" w:rsidP="00435A2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B49884E" w14:textId="77777777" w:rsidR="00435A20" w:rsidRPr="00435A20" w:rsidRDefault="00435A20" w:rsidP="00435A2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EFEDAA6" w14:textId="77777777" w:rsidR="00435A20" w:rsidRPr="00435A20" w:rsidRDefault="00435A20" w:rsidP="00435A2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216E2A1" w14:textId="77777777" w:rsidR="00435A20" w:rsidRDefault="00435A20" w:rsidP="00435A20">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                                                                                      בכבוד רב,</w:t>
      </w:r>
    </w:p>
    <w:p w14:paraId="3301098A" w14:textId="77777777" w:rsidR="006D652D" w:rsidRDefault="007804CE" w:rsidP="00435A20">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w:t>
      </w:r>
    </w:p>
    <w:p w14:paraId="49D7BECF" w14:textId="77777777" w:rsidR="006D652D" w:rsidRDefault="006D652D" w:rsidP="00435A20">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4BFF692" w14:textId="77777777" w:rsidR="007804CE" w:rsidRPr="00435A20" w:rsidRDefault="007804CE" w:rsidP="00435A20">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____________________</w:t>
      </w:r>
    </w:p>
    <w:p w14:paraId="0363240C" w14:textId="77777777" w:rsidR="00435A20" w:rsidRPr="00435A20" w:rsidRDefault="00F75FFF" w:rsidP="00803AF2">
      <w:pPr>
        <w:widowControl w:val="0"/>
        <w:tabs>
          <w:tab w:val="center" w:pos="6920"/>
        </w:tabs>
        <w:spacing w:before="0" w:beforeAutospacing="0" w:after="0" w:afterAutospacing="0" w:line="240" w:lineRule="auto"/>
        <w:ind w:left="576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B0F0"/>
            <w:sz w:val="20"/>
            <w:szCs w:val="24"/>
            <w:rtl/>
            <w:lang w:eastAsia="he-IL"/>
          </w:rPr>
          <w:alias w:val="שם ספק"/>
          <w:tag w:val="cntSupllierName"/>
          <w:id w:val="-1741171859"/>
          <w:placeholder>
            <w:docPart w:val="6BD1C92BF3204567AFDA32640740E67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34" w:author="Kook Sec" w:date="2025-05-21T14:47:00Z">
            <w:r>
              <w:rPr>
                <w:rFonts w:ascii="Times New Roman" w:eastAsia="Times New Roman" w:hAnsi="Times New Roman" w:cs="David"/>
                <w:color w:val="00B0F0"/>
                <w:sz w:val="20"/>
                <w:szCs w:val="24"/>
                <w:rtl/>
                <w:lang w:eastAsia="he-IL"/>
              </w:rPr>
              <w:t>רן בלנדר אדריכלות ובינוי ערים בע"מ</w:t>
            </w:r>
          </w:ins>
        </w:sdtContent>
      </w:sdt>
    </w:p>
    <w:p w14:paraId="0D6A8E25" w14:textId="77777777" w:rsidR="00435A20" w:rsidRPr="00435A20" w:rsidRDefault="00435A20" w:rsidP="009D142E">
      <w:pPr>
        <w:pStyle w:val="AutoField"/>
        <w:bidi w:val="0"/>
      </w:pPr>
    </w:p>
    <w:p w14:paraId="4BDBD43E" w14:textId="77777777" w:rsidR="00435A20" w:rsidRPr="00435A20" w:rsidRDefault="00435A20" w:rsidP="00435A20">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435A20">
        <w:rPr>
          <w:rFonts w:ascii="Times New Roman" w:eastAsia="Times New Roman" w:hAnsi="Times New Roman" w:cs="David"/>
          <w:sz w:val="20"/>
          <w:szCs w:val="20"/>
          <w:rtl/>
          <w:lang w:eastAsia="he-IL"/>
        </w:rPr>
        <w:br w:type="page"/>
      </w:r>
      <w:r w:rsidRPr="00435A20">
        <w:rPr>
          <w:rFonts w:ascii="Times New Roman" w:eastAsia="Times New Roman" w:hAnsi="Times New Roman" w:cs="David"/>
          <w:b/>
          <w:bCs/>
          <w:sz w:val="24"/>
          <w:szCs w:val="24"/>
          <w:u w:val="single"/>
          <w:rtl/>
          <w:lang w:eastAsia="he-IL"/>
        </w:rPr>
        <w:lastRenderedPageBreak/>
        <w:t xml:space="preserve">נספח "י" </w:t>
      </w:r>
    </w:p>
    <w:p w14:paraId="4B6A2E35" w14:textId="77777777" w:rsidR="00435A20" w:rsidRPr="009607F9" w:rsidRDefault="009607F9" w:rsidP="009607F9">
      <w:pPr>
        <w:widowControl w:val="0"/>
        <w:bidi w:val="0"/>
        <w:spacing w:before="0" w:beforeAutospacing="0" w:after="0" w:afterAutospacing="0" w:line="240" w:lineRule="auto"/>
        <w:rPr>
          <w:rFonts w:ascii="Times New Roman" w:eastAsia="Times New Roman" w:hAnsi="Times New Roman" w:cs="David"/>
          <w:sz w:val="24"/>
          <w:szCs w:val="24"/>
          <w:lang w:eastAsia="he-IL"/>
        </w:rPr>
      </w:pPr>
      <w:r w:rsidRPr="009607F9">
        <w:rPr>
          <w:rFonts w:ascii="Times New Roman" w:eastAsia="Times New Roman" w:hAnsi="Times New Roman" w:cs="David" w:hint="cs"/>
          <w:sz w:val="24"/>
          <w:szCs w:val="24"/>
          <w:rtl/>
          <w:lang w:eastAsia="he-IL"/>
        </w:rPr>
        <w:t>תאריך:____________</w:t>
      </w:r>
    </w:p>
    <w:p w14:paraId="437B7F5F" w14:textId="77777777" w:rsidR="00292C74" w:rsidRDefault="00292C74" w:rsidP="00435A20">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73D22A5D" w14:textId="77777777" w:rsidR="00435A20" w:rsidRDefault="00435A20" w:rsidP="00435A20">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435A20">
        <w:rPr>
          <w:rFonts w:ascii="Times New Roman" w:eastAsia="Times New Roman" w:hAnsi="Times New Roman" w:cs="David"/>
          <w:b/>
          <w:bCs/>
          <w:sz w:val="24"/>
          <w:szCs w:val="24"/>
          <w:u w:val="single"/>
          <w:rtl/>
          <w:lang w:eastAsia="he-IL"/>
        </w:rPr>
        <w:t>דוגמא לנוסח הצהרת המתכנן בדבר היעדר תביעות</w:t>
      </w:r>
    </w:p>
    <w:p w14:paraId="60B01D3B" w14:textId="77777777" w:rsidR="00292C74" w:rsidRDefault="00292C74" w:rsidP="00435A20">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5F5E4C8E" w14:textId="77777777" w:rsidR="00435A20" w:rsidRPr="00435A20" w:rsidRDefault="00435A20" w:rsidP="00435A20">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3FABC18C" w14:textId="77777777" w:rsidR="00435A20" w:rsidRPr="00435A20" w:rsidRDefault="00435A20" w:rsidP="00CD1D82">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435A20">
        <w:rPr>
          <w:rFonts w:ascii="Times New Roman" w:eastAsia="Times New Roman" w:hAnsi="Times New Roman" w:cs="David"/>
          <w:sz w:val="24"/>
          <w:szCs w:val="24"/>
          <w:rtl/>
          <w:lang w:eastAsia="he-IL"/>
        </w:rPr>
        <w:t>לכבוד</w:t>
      </w:r>
      <w:r w:rsidRPr="00435A20">
        <w:rPr>
          <w:rFonts w:ascii="Times New Roman" w:eastAsia="Times New Roman" w:hAnsi="Times New Roman" w:cs="David"/>
          <w:color w:val="000000"/>
          <w:sz w:val="24"/>
          <w:szCs w:val="24"/>
          <w:rtl/>
          <w:lang w:eastAsia="he-IL"/>
        </w:rPr>
        <w:tab/>
      </w:r>
      <w:r w:rsidRPr="00435A20">
        <w:rPr>
          <w:rFonts w:ascii="Times New Roman" w:eastAsia="Times New Roman" w:hAnsi="Times New Roman" w:cs="David"/>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19263326"/>
          <w:placeholder>
            <w:docPart w:val="AD34FE11F88C430AA5417E49AD9FA9F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35" w:author="Kook Sec" w:date="2025-05-21T14:30:00Z">
            <w:r w:rsidR="006B29C4">
              <w:rPr>
                <w:rFonts w:ascii="Times New Roman" w:eastAsia="Times New Roman" w:hAnsi="Times New Roman" w:cs="David" w:hint="cs"/>
                <w:color w:val="008000"/>
                <w:sz w:val="24"/>
                <w:szCs w:val="24"/>
                <w:rtl/>
                <w:lang w:eastAsia="he-IL"/>
              </w:rPr>
              <w:t>אפריקה התחדשות עירונית בע"מ</w:t>
            </w:r>
            <w:r w:rsidR="006B29C4">
              <w:rPr>
                <w:rFonts w:ascii="Times New Roman" w:eastAsia="Times New Roman" w:hAnsi="Times New Roman" w:cs="David" w:hint="cs"/>
                <w:color w:val="008000"/>
                <w:sz w:val="24"/>
                <w:szCs w:val="24"/>
                <w:rtl/>
                <w:lang w:eastAsia="he-IL"/>
              </w:rPr>
              <w:br/>
              <w:t>יוני נתניהו 1 ג' אור יהודה ת.ד 715</w:t>
            </w:r>
            <w:r w:rsidR="006B29C4">
              <w:rPr>
                <w:rFonts w:ascii="Times New Roman" w:eastAsia="Times New Roman" w:hAnsi="Times New Roman" w:cs="David" w:hint="cs"/>
                <w:color w:val="008000"/>
                <w:sz w:val="24"/>
                <w:szCs w:val="24"/>
                <w:rtl/>
                <w:lang w:eastAsia="he-IL"/>
              </w:rPr>
              <w:br/>
              <w:t>ח.פ 514639525</w:t>
            </w:r>
          </w:ins>
        </w:sdtContent>
      </w:sdt>
    </w:p>
    <w:p w14:paraId="3B2CE928"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4F98071"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ג.א.נ.,</w:t>
      </w:r>
    </w:p>
    <w:p w14:paraId="32C151E2"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D6F14FB"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אנו הח"מ מצהירים בזאת שעם קבלת סך של </w:t>
      </w:r>
      <w:r w:rsidRPr="00435A20">
        <w:rPr>
          <w:rFonts w:ascii="Times New Roman" w:eastAsia="Times New Roman" w:hAnsi="Times New Roman" w:cs="David"/>
          <w:sz w:val="24"/>
          <w:szCs w:val="24"/>
          <w:u w:val="single"/>
          <w:rtl/>
          <w:lang w:eastAsia="he-IL"/>
        </w:rPr>
        <w:t xml:space="preserve">                </w:t>
      </w:r>
      <w:r w:rsidRPr="00435A20">
        <w:rPr>
          <w:rFonts w:ascii="Times New Roman" w:eastAsia="Times New Roman" w:hAnsi="Times New Roman" w:cs="David"/>
          <w:sz w:val="24"/>
          <w:szCs w:val="24"/>
          <w:rtl/>
          <w:lang w:eastAsia="he-IL"/>
        </w:rPr>
        <w:t xml:space="preserve"> ש"ח (להלן:"</w:t>
      </w:r>
      <w:r w:rsidRPr="00435A20">
        <w:rPr>
          <w:rFonts w:ascii="Times New Roman" w:eastAsia="Times New Roman" w:hAnsi="Times New Roman" w:cs="David"/>
          <w:b/>
          <w:bCs/>
          <w:sz w:val="24"/>
          <w:szCs w:val="24"/>
          <w:rtl/>
          <w:lang w:eastAsia="he-IL"/>
        </w:rPr>
        <w:t>היתרה הסופית</w:t>
      </w:r>
      <w:r w:rsidRPr="00435A20">
        <w:rPr>
          <w:rFonts w:ascii="Times New Roman" w:eastAsia="Times New Roman" w:hAnsi="Times New Roman" w:cs="David"/>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color w:val="008000"/>
            <w:sz w:val="24"/>
            <w:szCs w:val="24"/>
            <w:rtl/>
            <w:lang w:eastAsia="he-IL"/>
          </w:rPr>
          <w:alias w:val="שם אתר"/>
          <w:tag w:val="cntSite"/>
          <w:id w:val="1834028290"/>
          <w:placeholder>
            <w:docPart w:val="AECE8DE340EE4BB1977234467929410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00741204" w:rsidRPr="004F435D">
            <w:rPr>
              <w:rStyle w:val="AutoFieldChar"/>
              <w:rFonts w:eastAsiaTheme="minorHAnsi"/>
              <w:color w:val="00B0F0"/>
              <w:rtl/>
            </w:rPr>
            <w:t>[שם אתר]</w:t>
          </w:r>
        </w:sdtContent>
      </w:sdt>
      <w:r w:rsidRPr="00435A20">
        <w:rPr>
          <w:rFonts w:ascii="Times New Roman" w:eastAsia="Times New Roman" w:hAnsi="Times New Roman" w:cs="David"/>
          <w:sz w:val="24"/>
          <w:szCs w:val="24"/>
          <w:rtl/>
          <w:lang w:eastAsia="he-IL"/>
        </w:rPr>
        <w:t xml:space="preserve"> עפ"י חוזה מיום </w:t>
      </w:r>
      <w:r w:rsidRPr="00435A20">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80959440"/>
          <w:placeholder>
            <w:docPart w:val="EF1A3545D613437C85773AC44A8A241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00741204" w:rsidRPr="004F435D">
            <w:rPr>
              <w:rStyle w:val="AutoFieldChar"/>
              <w:rFonts w:eastAsiaTheme="minorHAnsi"/>
              <w:color w:val="00B0F0"/>
              <w:rtl/>
            </w:rPr>
            <w:t>[תאריך חתימת חוזה]</w:t>
          </w:r>
        </w:sdtContent>
      </w:sdt>
      <w:r w:rsidRPr="00435A20">
        <w:rPr>
          <w:rFonts w:ascii="Times New Roman" w:eastAsia="Times New Roman" w:hAnsi="Times New Roman" w:cs="David" w:hint="cs"/>
          <w:sz w:val="24"/>
          <w:szCs w:val="24"/>
          <w:rtl/>
          <w:lang w:eastAsia="he-IL"/>
        </w:rPr>
        <w:t xml:space="preserve"> </w:t>
      </w:r>
      <w:r w:rsidRPr="00435A20">
        <w:rPr>
          <w:rFonts w:ascii="Times New Roman" w:eastAsia="Times New Roman" w:hAnsi="Times New Roman" w:cs="David"/>
          <w:sz w:val="24"/>
          <w:szCs w:val="24"/>
          <w:rtl/>
          <w:lang w:eastAsia="he-IL"/>
        </w:rPr>
        <w:t>או עבור חלקן כמפורט להלן:</w:t>
      </w:r>
    </w:p>
    <w:p w14:paraId="6984BEC4"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______________________________________________________________________________________________________</w:t>
      </w:r>
      <w:r w:rsidRPr="00435A20">
        <w:rPr>
          <w:rFonts w:ascii="Times New Roman" w:eastAsia="Times New Roman" w:hAnsi="Times New Roman" w:cs="David" w:hint="cs"/>
          <w:sz w:val="24"/>
          <w:szCs w:val="24"/>
          <w:rtl/>
          <w:lang w:eastAsia="he-IL"/>
        </w:rPr>
        <w:t>____________</w:t>
      </w:r>
      <w:r w:rsidRPr="00435A20">
        <w:rPr>
          <w:rFonts w:ascii="Times New Roman" w:eastAsia="Times New Roman" w:hAnsi="Times New Roman" w:cs="David"/>
          <w:sz w:val="24"/>
          <w:szCs w:val="24"/>
          <w:rtl/>
          <w:lang w:eastAsia="he-IL"/>
        </w:rPr>
        <w:t>____________________________________</w:t>
      </w:r>
    </w:p>
    <w:p w14:paraId="24976063"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E59811E"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2ABB3CDB"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6C1A790B"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EA292E1"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4DE9B38E"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99A250E"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ידוע לנו כי אין בהצהרתנו זו כדי לגרוע מכל סעד לו זכאי המזמין על פי החוזה הנ"ל.</w:t>
      </w:r>
    </w:p>
    <w:p w14:paraId="498C5517"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7A92661"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1F32149B"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35A20">
        <w:rPr>
          <w:rFonts w:ascii="Times New Roman" w:eastAsia="Times New Roman" w:hAnsi="Times New Roman" w:cs="David"/>
          <w:b/>
          <w:bCs/>
          <w:sz w:val="24"/>
          <w:szCs w:val="24"/>
          <w:rtl/>
          <w:lang w:eastAsia="he-IL"/>
        </w:rPr>
        <w:t>ולראיה באנו על החתום:</w:t>
      </w:r>
    </w:p>
    <w:p w14:paraId="5F4D4F14"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3DFAB20"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היום </w:t>
      </w:r>
      <w:r w:rsidRPr="00435A20">
        <w:rPr>
          <w:rFonts w:ascii="Times New Roman" w:eastAsia="Times New Roman" w:hAnsi="Times New Roman" w:cs="David"/>
          <w:sz w:val="24"/>
          <w:szCs w:val="24"/>
          <w:u w:val="single"/>
          <w:rtl/>
          <w:lang w:eastAsia="he-IL"/>
        </w:rPr>
        <w:t xml:space="preserve">             </w:t>
      </w:r>
      <w:r w:rsidRPr="00435A20">
        <w:rPr>
          <w:rFonts w:ascii="Times New Roman" w:eastAsia="Times New Roman" w:hAnsi="Times New Roman" w:cs="David"/>
          <w:sz w:val="24"/>
          <w:szCs w:val="24"/>
          <w:rtl/>
          <w:lang w:eastAsia="he-IL"/>
        </w:rPr>
        <w:t xml:space="preserve"> לחודש </w:t>
      </w:r>
      <w:r w:rsidRPr="00435A20">
        <w:rPr>
          <w:rFonts w:ascii="Times New Roman" w:eastAsia="Times New Roman" w:hAnsi="Times New Roman" w:cs="David"/>
          <w:sz w:val="24"/>
          <w:szCs w:val="24"/>
          <w:u w:val="single"/>
          <w:rtl/>
          <w:lang w:eastAsia="he-IL"/>
        </w:rPr>
        <w:t xml:space="preserve">               </w:t>
      </w:r>
      <w:r w:rsidRPr="00435A20">
        <w:rPr>
          <w:rFonts w:ascii="Times New Roman" w:eastAsia="Times New Roman" w:hAnsi="Times New Roman" w:cs="David"/>
          <w:sz w:val="24"/>
          <w:szCs w:val="24"/>
          <w:rtl/>
          <w:lang w:eastAsia="he-IL"/>
        </w:rPr>
        <w:t xml:space="preserve"> לשנה _________</w:t>
      </w:r>
    </w:p>
    <w:p w14:paraId="26B4C3F1" w14:textId="77777777" w:rsidR="00435A20" w:rsidRPr="00435A20" w:rsidRDefault="00435A20" w:rsidP="00435A20">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7FCDBBCE" w14:textId="77777777" w:rsidR="007804CE" w:rsidRDefault="00435A20" w:rsidP="00435A20">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חתימה וחותמת המתכנן:</w:t>
      </w:r>
    </w:p>
    <w:p w14:paraId="12AAC413" w14:textId="77777777" w:rsidR="007804CE" w:rsidRDefault="007804CE" w:rsidP="00435A20">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3C30D8A8" w14:textId="77777777" w:rsidR="007804CE" w:rsidRDefault="007804CE" w:rsidP="00435A20">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______________________</w:t>
      </w:r>
    </w:p>
    <w:p w14:paraId="38F47102" w14:textId="77777777" w:rsidR="00435A20" w:rsidRPr="00435A20" w:rsidRDefault="007804CE" w:rsidP="00803AF2">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803AF2">
        <w:rPr>
          <w:rFonts w:ascii="Times New Roman" w:eastAsia="Times New Roman" w:hAnsi="Times New Roman" w:cs="David" w:hint="cs"/>
          <w:sz w:val="24"/>
          <w:szCs w:val="24"/>
          <w:lang w:eastAsia="he-IL"/>
        </w:rPr>
        <w:t xml:space="preserve"> </w:t>
      </w:r>
      <w:r>
        <w:rPr>
          <w:rFonts w:ascii="Times New Roman" w:eastAsia="Times New Roman" w:hAnsi="Times New Roman" w:cs="David" w:hint="cs"/>
          <w:sz w:val="24"/>
          <w:szCs w:val="24"/>
          <w:rtl/>
          <w:lang w:eastAsia="he-IL"/>
        </w:rPr>
        <w:t xml:space="preserve">         </w:t>
      </w:r>
      <w:r w:rsidR="00435A20" w:rsidRPr="00435A20">
        <w:rPr>
          <w:rFonts w:ascii="Times New Roman" w:eastAsia="Times New Roman" w:hAnsi="Times New Roman" w:cs="David"/>
          <w:sz w:val="24"/>
          <w:szCs w:val="24"/>
          <w:rtl/>
          <w:lang w:eastAsia="he-IL"/>
        </w:rPr>
        <w:t xml:space="preserve"> </w:t>
      </w:r>
      <w:sdt>
        <w:sdtPr>
          <w:rPr>
            <w:rFonts w:ascii="Times New Roman" w:eastAsia="Times New Roman" w:hAnsi="Times New Roman" w:cs="David"/>
            <w:color w:val="00B0F0"/>
            <w:sz w:val="20"/>
            <w:szCs w:val="24"/>
            <w:rtl/>
            <w:lang w:eastAsia="he-IL"/>
          </w:rPr>
          <w:alias w:val="שם ספק"/>
          <w:tag w:val="cntSupllierName"/>
          <w:id w:val="398176105"/>
          <w:placeholder>
            <w:docPart w:val="0AC4F942EBEB48E6A5E8BACA5D00956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36" w:author="Kook Sec" w:date="2025-05-21T14:47:00Z">
            <w:r w:rsidR="00F75FFF">
              <w:rPr>
                <w:rFonts w:ascii="Times New Roman" w:eastAsia="Times New Roman" w:hAnsi="Times New Roman" w:cs="David"/>
                <w:color w:val="00B0F0"/>
                <w:sz w:val="20"/>
                <w:szCs w:val="24"/>
                <w:rtl/>
                <w:lang w:eastAsia="he-IL"/>
              </w:rPr>
              <w:t>רן בלנדר אדריכלות ובינוי ערים בע"מ</w:t>
            </w:r>
          </w:ins>
        </w:sdtContent>
      </w:sdt>
    </w:p>
    <w:p w14:paraId="14A03A9D"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1F54730"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19B8F872"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35A20">
        <w:rPr>
          <w:rFonts w:ascii="Times New Roman" w:eastAsia="Times New Roman" w:hAnsi="Times New Roman" w:cs="David"/>
          <w:b/>
          <w:bCs/>
          <w:sz w:val="24"/>
          <w:szCs w:val="24"/>
          <w:rtl/>
          <w:lang w:eastAsia="he-IL"/>
        </w:rPr>
        <w:t>אישור</w:t>
      </w:r>
    </w:p>
    <w:p w14:paraId="681FF87D"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אני הח"מ ____________________ עו"ד/רו"ח מאשר כי ה"ה _________________שחתימתם בצירוף חותמת _________________ (להלן:"</w:t>
      </w:r>
      <w:r w:rsidRPr="00435A20">
        <w:rPr>
          <w:rFonts w:ascii="Times New Roman" w:eastAsia="Times New Roman" w:hAnsi="Times New Roman" w:cs="David"/>
          <w:b/>
          <w:bCs/>
          <w:sz w:val="24"/>
          <w:szCs w:val="24"/>
          <w:rtl/>
          <w:lang w:eastAsia="he-IL"/>
        </w:rPr>
        <w:t>החברה</w:t>
      </w:r>
      <w:r w:rsidRPr="00435A20">
        <w:rPr>
          <w:rFonts w:ascii="Times New Roman" w:eastAsia="Times New Roman" w:hAnsi="Times New Roman" w:cs="David"/>
          <w:sz w:val="24"/>
          <w:szCs w:val="24"/>
          <w:rtl/>
          <w:lang w:eastAsia="he-IL"/>
        </w:rPr>
        <w:t>") ו/או שמה המודפס מחייבת את החברה לכל דבר וענין, חתמו בפני על מסמך זה.</w:t>
      </w:r>
    </w:p>
    <w:p w14:paraId="2D8CD3C4" w14:textId="77777777" w:rsidR="00435A20" w:rsidRPr="00435A20" w:rsidRDefault="00435A20" w:rsidP="00435A20">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0EA4BF74" w14:textId="77777777" w:rsidR="00435A20" w:rsidRPr="00435A20" w:rsidRDefault="00435A20" w:rsidP="00435A20">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ab/>
      </w:r>
      <w:r w:rsidRPr="00435A20">
        <w:rPr>
          <w:rFonts w:ascii="Times New Roman" w:eastAsia="Times New Roman" w:hAnsi="Times New Roman" w:cs="David"/>
          <w:sz w:val="24"/>
          <w:szCs w:val="24"/>
          <w:rtl/>
          <w:lang w:eastAsia="he-IL"/>
        </w:rPr>
        <w:t xml:space="preserve">תאריך : _______   </w:t>
      </w:r>
      <w:r w:rsidRPr="00435A20">
        <w:rPr>
          <w:rFonts w:ascii="Times New Roman" w:eastAsia="Times New Roman" w:hAnsi="Times New Roman" w:cs="David"/>
          <w:sz w:val="24"/>
          <w:szCs w:val="24"/>
          <w:rtl/>
          <w:lang w:eastAsia="he-IL"/>
        </w:rPr>
        <w:tab/>
        <w:t>חתימה וחותמת עו"ד/רו"ח : _______________________</w:t>
      </w:r>
    </w:p>
    <w:p w14:paraId="61516FEC" w14:textId="77777777" w:rsidR="00435A20" w:rsidRPr="00435A20" w:rsidRDefault="00435A20" w:rsidP="00435A20">
      <w:pPr>
        <w:spacing w:before="0" w:beforeAutospacing="0" w:after="0" w:afterAutospacing="0" w:line="240" w:lineRule="auto"/>
        <w:rPr>
          <w:rFonts w:ascii="Times New Roman" w:eastAsia="Times New Roman" w:hAnsi="Times New Roman" w:cs="David"/>
          <w:sz w:val="20"/>
          <w:szCs w:val="24"/>
          <w:rtl/>
        </w:rPr>
      </w:pPr>
    </w:p>
    <w:p w14:paraId="0C3FA613" w14:textId="77777777" w:rsidR="001A69D5" w:rsidRPr="00134C85" w:rsidRDefault="001A69D5">
      <w:pPr>
        <w:rPr>
          <w:rFonts w:ascii="David" w:hAnsi="David" w:cs="David"/>
        </w:rPr>
      </w:pPr>
    </w:p>
    <w:sectPr w:rsidR="001A69D5" w:rsidRPr="00134C85" w:rsidSect="00435A20">
      <w:headerReference w:type="default" r:id="rId14"/>
      <w:footerReference w:type="default" r:id="rId15"/>
      <w:pgSz w:w="11906" w:h="16838"/>
      <w:pgMar w:top="709" w:right="1800" w:bottom="1440" w:left="1800" w:header="283" w:footer="283"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BA623F9" w14:textId="77777777" w:rsidR="006B29C4" w:rsidRDefault="006B29C4" w:rsidP="00AF234B">
      <w:pPr>
        <w:spacing w:before="0" w:after="0" w:line="240" w:lineRule="auto"/>
      </w:pPr>
      <w:r>
        <w:separator/>
      </w:r>
    </w:p>
  </w:endnote>
  <w:endnote w:type="continuationSeparator" w:id="0">
    <w:p w14:paraId="554F5AE3" w14:textId="77777777" w:rsidR="006B29C4" w:rsidRDefault="006B29C4" w:rsidP="00AF234B">
      <w:pPr>
        <w:spacing w:before="0" w:after="0" w:line="240" w:lineRule="auto"/>
      </w:pPr>
      <w:r>
        <w:continuationSeparator/>
      </w:r>
    </w:p>
  </w:endnote>
  <w:endnote w:type="continuationNotice" w:id="1">
    <w:p w14:paraId="2AF4A26B" w14:textId="77777777" w:rsidR="006B29C4" w:rsidRDefault="006B29C4">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avid">
    <w:altName w:val="Arial"/>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a8"/>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1"/>
      <w:gridCol w:w="1649"/>
      <w:gridCol w:w="2810"/>
      <w:gridCol w:w="232"/>
      <w:gridCol w:w="1043"/>
      <w:gridCol w:w="1761"/>
    </w:tblGrid>
    <w:tr w:rsidR="00972C9F" w14:paraId="0147A9AB" w14:textId="77777777" w:rsidTr="00725C16">
      <w:tc>
        <w:tcPr>
          <w:tcW w:w="753" w:type="dxa"/>
        </w:tcPr>
        <w:p w14:paraId="78AB9892" w14:textId="77777777" w:rsidR="00972C9F" w:rsidRPr="001A0C3C" w:rsidRDefault="00972C9F" w:rsidP="00725C16">
          <w:pPr>
            <w:pStyle w:val="a5"/>
            <w:rPr>
              <w:rFonts w:ascii="David" w:hAnsi="David"/>
              <w:sz w:val="20"/>
              <w:szCs w:val="20"/>
              <w:rtl/>
            </w:rPr>
          </w:pPr>
          <w:r>
            <w:rPr>
              <w:rFonts w:ascii="David" w:hAnsi="David" w:hint="cs"/>
              <w:sz w:val="20"/>
              <w:szCs w:val="20"/>
              <w:rtl/>
            </w:rPr>
            <w:t xml:space="preserve">פרויקט: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883" w:type="dxa"/>
            </w:tcPr>
            <w:p w14:paraId="6A09138B" w14:textId="77777777" w:rsidR="00972C9F" w:rsidRPr="00726C39" w:rsidRDefault="00F75FFF" w:rsidP="00725C16">
              <w:pPr>
                <w:pStyle w:val="a5"/>
                <w:rPr>
                  <w:rFonts w:ascii="David" w:hAnsi="David"/>
                  <w:color w:val="00B0F0"/>
                  <w:sz w:val="20"/>
                  <w:szCs w:val="20"/>
                  <w:rtl/>
                </w:rPr>
              </w:pPr>
              <w:ins w:id="37" w:author="Kook Sec" w:date="2025-05-21T14:48:00Z">
                <w:r>
                  <w:rPr>
                    <w:rFonts w:ascii="David" w:hAnsi="David"/>
                    <w:color w:val="00B0F0"/>
                    <w:sz w:val="20"/>
                    <w:szCs w:val="20"/>
                    <w:rtl/>
                  </w:rPr>
                  <w:t>דרך השלום 71-75</w:t>
                </w:r>
              </w:ins>
            </w:p>
          </w:tc>
        </w:sdtContent>
      </w:sdt>
      <w:tc>
        <w:tcPr>
          <w:tcW w:w="2232" w:type="dxa"/>
        </w:tcPr>
        <w:p w14:paraId="793FBB19" w14:textId="77777777" w:rsidR="00972C9F" w:rsidRPr="006F07FB" w:rsidRDefault="00972C9F" w:rsidP="00725C16">
          <w:pPr>
            <w:pStyle w:val="a5"/>
            <w:rPr>
              <w:rFonts w:ascii="David" w:hAnsi="David"/>
              <w:sz w:val="20"/>
              <w:szCs w:val="20"/>
              <w:rtl/>
            </w:rPr>
          </w:pPr>
          <w:r>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אדריכל מגורים ומסחר</w:t>
              </w:r>
            </w:sdtContent>
          </w:sdt>
        </w:p>
      </w:tc>
      <w:tc>
        <w:tcPr>
          <w:tcW w:w="236" w:type="dxa"/>
        </w:tcPr>
        <w:p w14:paraId="1CF994BC" w14:textId="77777777" w:rsidR="00972C9F" w:rsidRPr="008B5A36" w:rsidRDefault="00972C9F" w:rsidP="00725C16">
          <w:pPr>
            <w:pStyle w:val="a5"/>
            <w:rPr>
              <w:rFonts w:ascii="David" w:hAnsi="David"/>
              <w:sz w:val="16"/>
              <w:szCs w:val="16"/>
              <w:rtl/>
            </w:rPr>
          </w:pPr>
        </w:p>
      </w:tc>
      <w:tc>
        <w:tcPr>
          <w:tcW w:w="1129" w:type="dxa"/>
        </w:tcPr>
        <w:p w14:paraId="2DCBC471" w14:textId="77777777" w:rsidR="00972C9F" w:rsidRPr="001A0C3C" w:rsidRDefault="00972C9F" w:rsidP="00725C16">
          <w:pPr>
            <w:pStyle w:val="a5"/>
            <w:rPr>
              <w:rFonts w:ascii="David" w:hAnsi="David"/>
              <w:sz w:val="20"/>
              <w:szCs w:val="20"/>
              <w:rtl/>
            </w:rPr>
          </w:pPr>
          <w:r w:rsidRPr="001A0C3C">
            <w:rPr>
              <w:rFonts w:ascii="David" w:hAnsi="David"/>
              <w:sz w:val="20"/>
              <w:szCs w:val="20"/>
              <w:rtl/>
            </w:rPr>
            <w:t>מס' חוזה</w:t>
          </w:r>
          <w:r>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tcPr>
            <w:p w14:paraId="7D3BFC36" w14:textId="77777777" w:rsidR="00972C9F" w:rsidRPr="001A0C3C" w:rsidRDefault="00972C9F" w:rsidP="00725C16">
              <w:pPr>
                <w:pStyle w:val="a5"/>
                <w:rPr>
                  <w:rFonts w:ascii="David" w:hAnsi="David"/>
                  <w:sz w:val="20"/>
                  <w:szCs w:val="20"/>
                  <w:rtl/>
                </w:rPr>
              </w:pPr>
              <w:r>
                <w:rPr>
                  <w:rFonts w:ascii="David" w:hAnsi="David" w:hint="cs"/>
                  <w:sz w:val="20"/>
                  <w:szCs w:val="20"/>
                </w:rPr>
                <w:t>CONT-5-557</w:t>
              </w:r>
            </w:p>
          </w:tc>
        </w:sdtContent>
      </w:sdt>
    </w:tr>
    <w:tr w:rsidR="00972C9F" w14:paraId="43096B54" w14:textId="77777777" w:rsidTr="00725C16">
      <w:tc>
        <w:tcPr>
          <w:tcW w:w="753" w:type="dxa"/>
        </w:tcPr>
        <w:p w14:paraId="3544B6F3" w14:textId="77777777" w:rsidR="00972C9F" w:rsidRPr="001A0C3C" w:rsidRDefault="00972C9F" w:rsidP="00725C16">
          <w:pPr>
            <w:pStyle w:val="a5"/>
            <w:rPr>
              <w:rFonts w:ascii="David" w:hAnsi="David"/>
              <w:sz w:val="20"/>
              <w:szCs w:val="20"/>
              <w:rtl/>
            </w:rPr>
          </w:pPr>
          <w:r>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883" w:type="dxa"/>
            </w:tcPr>
            <w:p w14:paraId="282B5A1A" w14:textId="77777777" w:rsidR="00972C9F" w:rsidRPr="00726C39" w:rsidRDefault="00F75FFF" w:rsidP="00725C16">
              <w:pPr>
                <w:pStyle w:val="a5"/>
                <w:rPr>
                  <w:rFonts w:ascii="David" w:hAnsi="David"/>
                  <w:color w:val="00B0F0"/>
                  <w:sz w:val="20"/>
                  <w:szCs w:val="20"/>
                  <w:rtl/>
                </w:rPr>
              </w:pPr>
              <w:ins w:id="38" w:author="Kook Sec" w:date="2025-05-21T14:47:00Z">
                <w:r>
                  <w:rPr>
                    <w:rFonts w:ascii="David" w:hAnsi="David"/>
                    <w:color w:val="00B0F0"/>
                    <w:sz w:val="20"/>
                    <w:szCs w:val="20"/>
                    <w:rtl/>
                  </w:rPr>
                  <w:t>רן בלנדר אדריכלות ובינוי ערים בע"מ</w:t>
                </w:r>
              </w:ins>
            </w:p>
          </w:tc>
        </w:sdtContent>
      </w:sdt>
      <w:tc>
        <w:tcPr>
          <w:tcW w:w="2232" w:type="dxa"/>
        </w:tcPr>
        <w:tbl>
          <w:tblPr>
            <w:tblStyle w:val="a8"/>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972C9F" w:rsidRPr="00B213F4" w14:paraId="08BA8EB6" w14:textId="77777777" w:rsidTr="00250BF1">
            <w:trPr>
              <w:trHeight w:val="201"/>
            </w:trPr>
            <w:tc>
              <w:tcPr>
                <w:tcW w:w="926" w:type="dxa"/>
              </w:tcPr>
              <w:p w14:paraId="222C63E9" w14:textId="77777777" w:rsidR="00972C9F" w:rsidRPr="001A0C3C" w:rsidRDefault="00972C9F" w:rsidP="00725C16">
                <w:pPr>
                  <w:pStyle w:val="a5"/>
                  <w:rPr>
                    <w:rFonts w:ascii="David" w:hAnsi="David"/>
                    <w:sz w:val="20"/>
                    <w:szCs w:val="20"/>
                    <w:rtl/>
                  </w:rPr>
                </w:pPr>
                <w:r>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1C01B647" w14:textId="77777777" w:rsidR="00972C9F" w:rsidRPr="00B213F4" w:rsidRDefault="00972C9F" w:rsidP="00250BF1">
                    <w:pPr>
                      <w:pStyle w:val="a5"/>
                      <w:ind w:left="1" w:hanging="1"/>
                      <w:rPr>
                        <w:rFonts w:ascii="David" w:hAnsi="David"/>
                        <w:color w:val="00B0F0"/>
                        <w:sz w:val="20"/>
                        <w:szCs w:val="20"/>
                        <w:rtl/>
                      </w:rPr>
                    </w:pPr>
                    <w:r w:rsidRPr="00B213F4">
                      <w:rPr>
                        <w:rStyle w:val="a7"/>
                        <w:rFonts w:ascii="David" w:hAnsi="David"/>
                        <w:color w:val="00B0F0"/>
                        <w:sz w:val="20"/>
                        <w:szCs w:val="20"/>
                        <w:rtl/>
                      </w:rPr>
                      <w:t>[גרסת חוזה]</w:t>
                    </w:r>
                  </w:p>
                </w:tc>
              </w:sdtContent>
            </w:sdt>
          </w:tr>
        </w:tbl>
        <w:p w14:paraId="78018DD4" w14:textId="77777777" w:rsidR="00972C9F" w:rsidRPr="006F07FB" w:rsidRDefault="00972C9F" w:rsidP="00725C16">
          <w:pPr>
            <w:pStyle w:val="a5"/>
            <w:rPr>
              <w:rFonts w:ascii="David" w:hAnsi="David"/>
              <w:sz w:val="20"/>
              <w:szCs w:val="20"/>
              <w:rtl/>
            </w:rPr>
          </w:pPr>
        </w:p>
      </w:tc>
      <w:tc>
        <w:tcPr>
          <w:tcW w:w="236" w:type="dxa"/>
        </w:tcPr>
        <w:p w14:paraId="6EAAFEED" w14:textId="77777777" w:rsidR="00972C9F" w:rsidRPr="006F07FB" w:rsidRDefault="00972C9F" w:rsidP="00725C16">
          <w:pPr>
            <w:pStyle w:val="a5"/>
            <w:rPr>
              <w:rFonts w:ascii="David" w:hAnsi="David"/>
              <w:sz w:val="20"/>
              <w:szCs w:val="20"/>
              <w:rtl/>
            </w:rPr>
          </w:pPr>
        </w:p>
      </w:tc>
      <w:tc>
        <w:tcPr>
          <w:tcW w:w="1129" w:type="dxa"/>
        </w:tcPr>
        <w:p w14:paraId="3102CAE7" w14:textId="77777777" w:rsidR="00972C9F" w:rsidRPr="001A0C3C" w:rsidRDefault="00972C9F" w:rsidP="00725C16">
          <w:pPr>
            <w:pStyle w:val="a5"/>
            <w:rPr>
              <w:rFonts w:ascii="David" w:hAnsi="David"/>
              <w:sz w:val="20"/>
              <w:szCs w:val="20"/>
              <w:rtl/>
            </w:rPr>
          </w:pPr>
          <w:r w:rsidRPr="006F07FB">
            <w:rPr>
              <w:rFonts w:ascii="David" w:hAnsi="David" w:hint="cs"/>
              <w:sz w:val="20"/>
              <w:szCs w:val="20"/>
              <w:rtl/>
            </w:rPr>
            <w:t>סטטוס</w:t>
          </w:r>
          <w:r>
            <w:rPr>
              <w:rFonts w:ascii="David" w:hAnsi="David" w:hint="cs"/>
              <w:sz w:val="20"/>
              <w:szCs w:val="20"/>
              <w:rtl/>
            </w:rPr>
            <w:t>:</w:t>
          </w:r>
        </w:p>
      </w:tc>
      <w:tc>
        <w:tcPr>
          <w:tcW w:w="2073" w:type="dxa"/>
        </w:tcPr>
        <w:p w14:paraId="532EBCAF" w14:textId="77777777" w:rsidR="00972C9F" w:rsidRDefault="00F75FFF" w:rsidP="00725C16">
          <w:pPr>
            <w:pStyle w:val="a5"/>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972C9F" w:rsidRPr="00B213F4">
                <w:rPr>
                  <w:rStyle w:val="a7"/>
                  <w:rFonts w:ascii="David" w:hAnsi="David"/>
                  <w:color w:val="00B0F0"/>
                  <w:sz w:val="20"/>
                  <w:szCs w:val="20"/>
                  <w:rtl/>
                </w:rPr>
                <w:t>[סטטוס חוזה]</w:t>
              </w:r>
            </w:sdtContent>
          </w:sdt>
        </w:p>
      </w:tc>
    </w:tr>
    <w:tr w:rsidR="00972C9F" w14:paraId="0BE31DE1" w14:textId="77777777" w:rsidTr="00725C16">
      <w:tc>
        <w:tcPr>
          <w:tcW w:w="753" w:type="dxa"/>
        </w:tcPr>
        <w:p w14:paraId="5B67429E" w14:textId="77777777" w:rsidR="00972C9F" w:rsidRDefault="00972C9F" w:rsidP="00725C16">
          <w:pPr>
            <w:pStyle w:val="a5"/>
            <w:rPr>
              <w:rFonts w:ascii="David" w:hAnsi="David"/>
              <w:sz w:val="20"/>
              <w:szCs w:val="20"/>
              <w:rtl/>
            </w:rPr>
          </w:pPr>
        </w:p>
      </w:tc>
      <w:tc>
        <w:tcPr>
          <w:tcW w:w="1883" w:type="dxa"/>
        </w:tcPr>
        <w:p w14:paraId="23737DB8" w14:textId="77777777" w:rsidR="00972C9F" w:rsidRPr="00726C39" w:rsidRDefault="00972C9F" w:rsidP="00725C16">
          <w:pPr>
            <w:pStyle w:val="a5"/>
            <w:rPr>
              <w:rFonts w:ascii="David" w:hAnsi="David"/>
              <w:color w:val="00B0F0"/>
              <w:sz w:val="20"/>
              <w:szCs w:val="20"/>
              <w:rtl/>
            </w:rPr>
          </w:pPr>
        </w:p>
      </w:tc>
      <w:tc>
        <w:tcPr>
          <w:tcW w:w="2232" w:type="dxa"/>
        </w:tcPr>
        <w:p w14:paraId="20AAB8EA" w14:textId="77777777" w:rsidR="00972C9F" w:rsidRDefault="00972C9F" w:rsidP="00725C16">
          <w:pPr>
            <w:pStyle w:val="a5"/>
            <w:rPr>
              <w:rFonts w:ascii="David" w:hAnsi="David"/>
              <w:sz w:val="20"/>
              <w:szCs w:val="20"/>
              <w:rtl/>
            </w:rPr>
          </w:pPr>
        </w:p>
      </w:tc>
      <w:tc>
        <w:tcPr>
          <w:tcW w:w="236" w:type="dxa"/>
        </w:tcPr>
        <w:p w14:paraId="50849DE8" w14:textId="77777777" w:rsidR="00972C9F" w:rsidRPr="006F07FB" w:rsidRDefault="00972C9F" w:rsidP="00725C16">
          <w:pPr>
            <w:pStyle w:val="a5"/>
            <w:rPr>
              <w:rFonts w:ascii="David" w:hAnsi="David"/>
              <w:sz w:val="20"/>
              <w:szCs w:val="20"/>
              <w:rtl/>
            </w:rPr>
          </w:pPr>
        </w:p>
      </w:tc>
      <w:tc>
        <w:tcPr>
          <w:tcW w:w="1129" w:type="dxa"/>
        </w:tcPr>
        <w:p w14:paraId="0AAAB044" w14:textId="77777777" w:rsidR="00972C9F" w:rsidRPr="006F07FB" w:rsidRDefault="00972C9F" w:rsidP="00725C16">
          <w:pPr>
            <w:pStyle w:val="a5"/>
            <w:rPr>
              <w:rFonts w:ascii="David" w:hAnsi="David"/>
              <w:sz w:val="20"/>
              <w:szCs w:val="20"/>
              <w:rtl/>
            </w:rPr>
          </w:pPr>
        </w:p>
      </w:tc>
      <w:tc>
        <w:tcPr>
          <w:tcW w:w="2073" w:type="dxa"/>
        </w:tcPr>
        <w:p w14:paraId="5138D228" w14:textId="77777777" w:rsidR="00972C9F" w:rsidRDefault="00972C9F" w:rsidP="00725C16">
          <w:pPr>
            <w:pStyle w:val="a5"/>
            <w:rPr>
              <w:rFonts w:ascii="David" w:hAnsi="David"/>
              <w:sz w:val="20"/>
              <w:szCs w:val="20"/>
              <w:rtl/>
            </w:rPr>
          </w:pPr>
        </w:p>
      </w:tc>
    </w:tr>
  </w:tbl>
  <w:p w14:paraId="22FDEFF2" w14:textId="77777777" w:rsidR="00972C9F" w:rsidRPr="00250BF1" w:rsidRDefault="00972C9F" w:rsidP="00250BF1">
    <w:pPr>
      <w:spacing w:before="0" w:beforeAutospacing="0" w:after="0" w:afterAutospacing="0" w:line="240" w:lineRule="auto"/>
      <w:rPr>
        <w:rFonts w:ascii="Arial" w:hAnsi="Arial" w:cs="Arial"/>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7D98FA5" w14:textId="77777777" w:rsidR="006B29C4" w:rsidRDefault="006B29C4" w:rsidP="00AF234B">
      <w:pPr>
        <w:spacing w:before="0" w:after="0" w:line="240" w:lineRule="auto"/>
      </w:pPr>
      <w:r>
        <w:separator/>
      </w:r>
    </w:p>
  </w:footnote>
  <w:footnote w:type="continuationSeparator" w:id="0">
    <w:p w14:paraId="788B2FD9" w14:textId="77777777" w:rsidR="006B29C4" w:rsidRDefault="006B29C4" w:rsidP="00AF234B">
      <w:pPr>
        <w:spacing w:before="0" w:after="0" w:line="240" w:lineRule="auto"/>
      </w:pPr>
      <w:r>
        <w:continuationSeparator/>
      </w:r>
    </w:p>
  </w:footnote>
  <w:footnote w:type="continuationNotice" w:id="1">
    <w:p w14:paraId="30AD0CEB" w14:textId="77777777" w:rsidR="006B29C4" w:rsidRDefault="006B29C4">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999076219"/>
      <w:docPartObj>
        <w:docPartGallery w:val="Page Numbers (Top of Page)"/>
        <w:docPartUnique/>
      </w:docPartObj>
    </w:sdtPr>
    <w:sdtEndPr/>
    <w:sdtContent>
      <w:p w14:paraId="6EC047BD" w14:textId="77777777" w:rsidR="00972C9F" w:rsidRDefault="00972C9F">
        <w:pPr>
          <w:pStyle w:val="a3"/>
          <w:jc w:val="center"/>
        </w:pPr>
        <w:r>
          <w:fldChar w:fldCharType="begin"/>
        </w:r>
        <w:r>
          <w:instrText xml:space="preserve"> PAGE   \* MERGEFORMAT </w:instrText>
        </w:r>
        <w:r>
          <w:fldChar w:fldCharType="separate"/>
        </w:r>
        <w:r w:rsidR="00F75FFF">
          <w:rPr>
            <w:noProof/>
            <w:rtl/>
          </w:rPr>
          <w:t>2</w:t>
        </w:r>
        <w:r>
          <w:rPr>
            <w:noProof/>
          </w:rPr>
          <w:fldChar w:fldCharType="end"/>
        </w:r>
      </w:p>
    </w:sdtContent>
  </w:sdt>
  <w:p w14:paraId="618D182B" w14:textId="77777777" w:rsidR="00972C9F" w:rsidRDefault="00972C9F">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E98691B"/>
    <w:multiLevelType w:val="hybridMultilevel"/>
    <w:tmpl w:val="D3B4560E"/>
    <w:lvl w:ilvl="0" w:tplc="C5D05142">
      <w:start w:val="5"/>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abstractNum w:abstractNumId="1"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2"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3"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4" w15:restartNumberingAfterBreak="0">
    <w:nsid w:val="3AA57D66"/>
    <w:multiLevelType w:val="multilevel"/>
    <w:tmpl w:val="133A0DF4"/>
    <w:lvl w:ilvl="0">
      <w:start w:val="1"/>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5"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7"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8" w15:restartNumberingAfterBreak="0">
    <w:nsid w:val="45087700"/>
    <w:multiLevelType w:val="multilevel"/>
    <w:tmpl w:val="2EA6135C"/>
    <w:lvl w:ilvl="0">
      <w:start w:val="1"/>
      <w:numFmt w:val="decimal"/>
      <w:lvlText w:val="%1."/>
      <w:lvlJc w:val="left"/>
      <w:rPr>
        <w:rFonts w:ascii="David" w:eastAsia="Times New Roman" w:hAnsi="David" w:cs="David"/>
        <w:b/>
        <w:bCs/>
        <w:i w:val="0"/>
        <w:iCs w:val="0"/>
        <w:smallCaps w:val="0"/>
        <w:strike w:val="0"/>
        <w:color w:val="000000"/>
        <w:spacing w:val="0"/>
        <w:w w:val="100"/>
        <w:position w:val="0"/>
        <w:sz w:val="24"/>
        <w:szCs w:val="2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9" w15:restartNumberingAfterBreak="0">
    <w:nsid w:val="45AC0E31"/>
    <w:multiLevelType w:val="multilevel"/>
    <w:tmpl w:val="276C9FDC"/>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Times New Roman"/>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10" w15:restartNumberingAfterBreak="0">
    <w:nsid w:val="544646F6"/>
    <w:multiLevelType w:val="multilevel"/>
    <w:tmpl w:val="35EE388C"/>
    <w:lvl w:ilvl="0">
      <w:start w:val="2"/>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11" w15:restartNumberingAfterBreak="0">
    <w:nsid w:val="694E1553"/>
    <w:multiLevelType w:val="hybridMultilevel"/>
    <w:tmpl w:val="6436CD28"/>
    <w:lvl w:ilvl="0" w:tplc="5CA82448">
      <w:start w:val="1"/>
      <w:numFmt w:val="hebrew1"/>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2" w15:restartNumberingAfterBreak="0">
    <w:nsid w:val="6F526AB3"/>
    <w:multiLevelType w:val="multilevel"/>
    <w:tmpl w:val="988221A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3" w15:restartNumberingAfterBreak="0">
    <w:nsid w:val="7BA40EFF"/>
    <w:multiLevelType w:val="multilevel"/>
    <w:tmpl w:val="24064D6A"/>
    <w:lvl w:ilvl="0">
      <w:start w:val="1"/>
      <w:numFmt w:val="decimal"/>
      <w:isLgl/>
      <w:lvlText w:val="%1."/>
      <w:lvlJc w:val="center"/>
      <w:pPr>
        <w:tabs>
          <w:tab w:val="num" w:pos="360"/>
        </w:tabs>
        <w:ind w:left="360" w:right="360" w:hanging="72"/>
      </w:pPr>
      <w:rPr>
        <w:rFonts w:cs="Times New Roman" w:hint="default"/>
      </w:rPr>
    </w:lvl>
    <w:lvl w:ilvl="1">
      <w:start w:val="1"/>
      <w:numFmt w:val="decimal"/>
      <w:isLgl/>
      <w:lvlText w:val="%1.%2."/>
      <w:lvlJc w:val="center"/>
      <w:pPr>
        <w:tabs>
          <w:tab w:val="num" w:pos="792"/>
        </w:tabs>
        <w:ind w:left="792" w:right="792" w:hanging="432"/>
      </w:pPr>
      <w:rPr>
        <w:rFonts w:cs="Times New Roman" w:hint="default"/>
        <w:sz w:val="2"/>
        <w:szCs w:val="24"/>
      </w:rPr>
    </w:lvl>
    <w:lvl w:ilvl="2">
      <w:start w:val="1"/>
      <w:numFmt w:val="decimal"/>
      <w:isLgl/>
      <w:lvlText w:val="%1.%2.%3."/>
      <w:lvlJc w:val="center"/>
      <w:pPr>
        <w:tabs>
          <w:tab w:val="num" w:pos="1224"/>
        </w:tabs>
        <w:ind w:left="3062" w:right="3062" w:hanging="1928"/>
      </w:pPr>
      <w:rPr>
        <w:rFonts w:cs="Times New Roman" w:hint="default"/>
      </w:rPr>
    </w:lvl>
    <w:lvl w:ilvl="3">
      <w:start w:val="1"/>
      <w:numFmt w:val="decimal"/>
      <w:isLgl/>
      <w:lvlText w:val="%1.%2.%3.%4."/>
      <w:lvlJc w:val="right"/>
      <w:pPr>
        <w:tabs>
          <w:tab w:val="num" w:pos="1800"/>
        </w:tabs>
        <w:ind w:left="1728" w:right="1728" w:hanging="648"/>
      </w:pPr>
      <w:rPr>
        <w:rFonts w:cs="Times New Roman" w:hint="default"/>
      </w:rPr>
    </w:lvl>
    <w:lvl w:ilvl="4">
      <w:start w:val="1"/>
      <w:numFmt w:val="decimal"/>
      <w:lvlText w:val="%1.%2.%3.%4.%5."/>
      <w:lvlJc w:val="right"/>
      <w:pPr>
        <w:tabs>
          <w:tab w:val="num" w:pos="2520"/>
        </w:tabs>
        <w:ind w:left="2232" w:right="2232" w:hanging="792"/>
      </w:pPr>
      <w:rPr>
        <w:rFonts w:cs="Times New Roman" w:hint="default"/>
      </w:rPr>
    </w:lvl>
    <w:lvl w:ilvl="5">
      <w:start w:val="1"/>
      <w:numFmt w:val="decimal"/>
      <w:lvlText w:val="%1.%2.%3.%4.%5.%6."/>
      <w:lvlJc w:val="right"/>
      <w:pPr>
        <w:tabs>
          <w:tab w:val="num" w:pos="2880"/>
        </w:tabs>
        <w:ind w:left="2736" w:right="2736" w:hanging="936"/>
      </w:pPr>
      <w:rPr>
        <w:rFonts w:cs="Times New Roman" w:hint="default"/>
      </w:rPr>
    </w:lvl>
    <w:lvl w:ilvl="6">
      <w:start w:val="1"/>
      <w:numFmt w:val="decimal"/>
      <w:lvlText w:val="%1.%2.%3.%4.%5.%6.%7."/>
      <w:lvlJc w:val="right"/>
      <w:pPr>
        <w:tabs>
          <w:tab w:val="num" w:pos="3600"/>
        </w:tabs>
        <w:ind w:left="3240" w:right="3240" w:hanging="1080"/>
      </w:pPr>
      <w:rPr>
        <w:rFonts w:cs="Times New Roman" w:hint="default"/>
      </w:rPr>
    </w:lvl>
    <w:lvl w:ilvl="7">
      <w:start w:val="1"/>
      <w:numFmt w:val="decimal"/>
      <w:lvlText w:val="%1.%2.%3.%4.%5.%6.%7.%8."/>
      <w:lvlJc w:val="right"/>
      <w:pPr>
        <w:tabs>
          <w:tab w:val="num" w:pos="3960"/>
        </w:tabs>
        <w:ind w:left="3744" w:right="3744" w:hanging="1224"/>
      </w:pPr>
      <w:rPr>
        <w:rFonts w:cs="Times New Roman" w:hint="default"/>
      </w:rPr>
    </w:lvl>
    <w:lvl w:ilvl="8">
      <w:start w:val="1"/>
      <w:numFmt w:val="decimal"/>
      <w:lvlText w:val="%1.%2.%3.%4.%5.%6.%7.%8.%9."/>
      <w:lvlJc w:val="right"/>
      <w:pPr>
        <w:tabs>
          <w:tab w:val="num" w:pos="4680"/>
        </w:tabs>
        <w:ind w:left="4320" w:right="4320" w:hanging="1440"/>
      </w:pPr>
      <w:rPr>
        <w:rFonts w:cs="Times New Roman" w:hint="default"/>
      </w:rPr>
    </w:lvl>
  </w:abstractNum>
  <w:abstractNum w:abstractNumId="14"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13"/>
  </w:num>
  <w:num w:numId="2">
    <w:abstractNumId w:val="9"/>
  </w:num>
  <w:num w:numId="3">
    <w:abstractNumId w:val="12"/>
  </w:num>
  <w:num w:numId="4">
    <w:abstractNumId w:val="3"/>
  </w:num>
  <w:num w:numId="5">
    <w:abstractNumId w:val="14"/>
  </w:num>
  <w:num w:numId="6">
    <w:abstractNumId w:val="0"/>
  </w:num>
  <w:num w:numId="7">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
  </w:num>
  <w:num w:numId="10">
    <w:abstractNumId w:val="5"/>
  </w:num>
  <w:num w:numId="11">
    <w:abstractNumId w:val="11"/>
  </w:num>
  <w:num w:numId="1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8"/>
  </w:num>
  <w:num w:numId="15">
    <w:abstractNumId w:val="4"/>
  </w:num>
  <w:num w:numId="16">
    <w:abstractNumId w:val="1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Kook Sec">
    <w15:presenceInfo w15:providerId="AD" w15:userId="S-1-5-21-1915107579-1707952165-794563710-12495"/>
  </w15:person>
  <w15:person w15:author="מיה קאירי">
    <w15:presenceInfo w15:providerId="AD" w15:userId="S-1-5-21-1915107579-1707952165-794563710-13577"/>
  </w15:person>
  <w15:person w15:author="מיה קאירי [2]">
    <w15:presenceInfo w15:providerId="AD" w15:userId="S::maya.k@africa-israel.com::b8902db2-3cb0-49c3-84c2-e4f8b0cde0e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documentProtection w:edit="trackedChanges" w:enforcement="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02F8D"/>
    <w:rsid w:val="000141A8"/>
    <w:rsid w:val="000264C5"/>
    <w:rsid w:val="0004574D"/>
    <w:rsid w:val="0005626B"/>
    <w:rsid w:val="00075E55"/>
    <w:rsid w:val="000817A9"/>
    <w:rsid w:val="000B5325"/>
    <w:rsid w:val="000D16F6"/>
    <w:rsid w:val="00133A00"/>
    <w:rsid w:val="00134C85"/>
    <w:rsid w:val="00141F75"/>
    <w:rsid w:val="001A0C3C"/>
    <w:rsid w:val="001A6247"/>
    <w:rsid w:val="001A69D5"/>
    <w:rsid w:val="00214ACF"/>
    <w:rsid w:val="00220EC9"/>
    <w:rsid w:val="00221809"/>
    <w:rsid w:val="00250BF1"/>
    <w:rsid w:val="00290AFD"/>
    <w:rsid w:val="00292C74"/>
    <w:rsid w:val="002E4B45"/>
    <w:rsid w:val="004213A6"/>
    <w:rsid w:val="00435A20"/>
    <w:rsid w:val="004766D1"/>
    <w:rsid w:val="004B1FED"/>
    <w:rsid w:val="004F435D"/>
    <w:rsid w:val="005068BB"/>
    <w:rsid w:val="0051076C"/>
    <w:rsid w:val="00524458"/>
    <w:rsid w:val="00552E11"/>
    <w:rsid w:val="00563EE3"/>
    <w:rsid w:val="00634927"/>
    <w:rsid w:val="00651E31"/>
    <w:rsid w:val="006B279F"/>
    <w:rsid w:val="006B29C4"/>
    <w:rsid w:val="006B715E"/>
    <w:rsid w:val="006C2253"/>
    <w:rsid w:val="006D0D0F"/>
    <w:rsid w:val="006D652D"/>
    <w:rsid w:val="006E2906"/>
    <w:rsid w:val="0072103C"/>
    <w:rsid w:val="007259C9"/>
    <w:rsid w:val="00725C16"/>
    <w:rsid w:val="00741204"/>
    <w:rsid w:val="00742AE7"/>
    <w:rsid w:val="007529B4"/>
    <w:rsid w:val="00761BB6"/>
    <w:rsid w:val="007804CE"/>
    <w:rsid w:val="007C4330"/>
    <w:rsid w:val="007C5F95"/>
    <w:rsid w:val="007D5B33"/>
    <w:rsid w:val="007E01A6"/>
    <w:rsid w:val="00803905"/>
    <w:rsid w:val="00803AF2"/>
    <w:rsid w:val="00831F0C"/>
    <w:rsid w:val="008701D2"/>
    <w:rsid w:val="0087544D"/>
    <w:rsid w:val="008906F9"/>
    <w:rsid w:val="00891AD4"/>
    <w:rsid w:val="008B398D"/>
    <w:rsid w:val="008C64C6"/>
    <w:rsid w:val="008E2700"/>
    <w:rsid w:val="00942177"/>
    <w:rsid w:val="009607F9"/>
    <w:rsid w:val="00966136"/>
    <w:rsid w:val="00972C9F"/>
    <w:rsid w:val="00993153"/>
    <w:rsid w:val="009C033B"/>
    <w:rsid w:val="009D142E"/>
    <w:rsid w:val="009E74BA"/>
    <w:rsid w:val="00AD339E"/>
    <w:rsid w:val="00AD61A5"/>
    <w:rsid w:val="00AE5088"/>
    <w:rsid w:val="00AF234B"/>
    <w:rsid w:val="00B02A29"/>
    <w:rsid w:val="00B33CA0"/>
    <w:rsid w:val="00B7244F"/>
    <w:rsid w:val="00BA7779"/>
    <w:rsid w:val="00BE17B4"/>
    <w:rsid w:val="00C3453F"/>
    <w:rsid w:val="00C94921"/>
    <w:rsid w:val="00CA5E20"/>
    <w:rsid w:val="00CC7EFF"/>
    <w:rsid w:val="00CD1D82"/>
    <w:rsid w:val="00D50152"/>
    <w:rsid w:val="00DD7DA1"/>
    <w:rsid w:val="00E31467"/>
    <w:rsid w:val="00E43B1F"/>
    <w:rsid w:val="00E53D18"/>
    <w:rsid w:val="00E679C7"/>
    <w:rsid w:val="00E812B0"/>
    <w:rsid w:val="00E838AD"/>
    <w:rsid w:val="00EC37B6"/>
    <w:rsid w:val="00F06583"/>
    <w:rsid w:val="00F24119"/>
    <w:rsid w:val="00F468F1"/>
    <w:rsid w:val="00F6368F"/>
    <w:rsid w:val="00F75FFF"/>
    <w:rsid w:val="00FA17C3"/>
    <w:rsid w:val="00FB451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F7AF390"/>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435A20"/>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2">
    <w:name w:val="heading 2"/>
    <w:basedOn w:val="a"/>
    <w:next w:val="a"/>
    <w:link w:val="20"/>
    <w:qFormat/>
    <w:rsid w:val="00435A20"/>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3">
    <w:name w:val="heading 3"/>
    <w:basedOn w:val="a"/>
    <w:next w:val="a"/>
    <w:link w:val="30"/>
    <w:qFormat/>
    <w:rsid w:val="00435A20"/>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4">
    <w:name w:val="heading 4"/>
    <w:basedOn w:val="a"/>
    <w:next w:val="a"/>
    <w:link w:val="40"/>
    <w:qFormat/>
    <w:rsid w:val="00435A20"/>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5">
    <w:name w:val="heading 5"/>
    <w:basedOn w:val="a"/>
    <w:next w:val="a"/>
    <w:link w:val="50"/>
    <w:qFormat/>
    <w:rsid w:val="00435A20"/>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6">
    <w:name w:val="heading 6"/>
    <w:basedOn w:val="a"/>
    <w:next w:val="a"/>
    <w:link w:val="60"/>
    <w:qFormat/>
    <w:rsid w:val="00435A20"/>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7">
    <w:name w:val="heading 7"/>
    <w:basedOn w:val="a"/>
    <w:next w:val="a"/>
    <w:link w:val="70"/>
    <w:qFormat/>
    <w:rsid w:val="00435A20"/>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8">
    <w:name w:val="heading 8"/>
    <w:basedOn w:val="a"/>
    <w:next w:val="a"/>
    <w:link w:val="80"/>
    <w:qFormat/>
    <w:rsid w:val="00435A20"/>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9">
    <w:name w:val="heading 9"/>
    <w:basedOn w:val="a"/>
    <w:next w:val="a"/>
    <w:link w:val="90"/>
    <w:qFormat/>
    <w:rsid w:val="00435A20"/>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rsid w:val="00AF234B"/>
  </w:style>
  <w:style w:type="character" w:styleId="a7">
    <w:name w:val="Placeholder Text"/>
    <w:basedOn w:val="a0"/>
    <w:uiPriority w:val="99"/>
    <w:semiHidden/>
    <w:rsid w:val="00552E11"/>
    <w:rPr>
      <w:color w:val="808080"/>
    </w:rPr>
  </w:style>
  <w:style w:type="table" w:styleId="a8">
    <w:name w:val="Table Grid"/>
    <w:basedOn w:val="a1"/>
    <w:uiPriority w:val="5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כותרת 1 תו"/>
    <w:basedOn w:val="a0"/>
    <w:link w:val="1"/>
    <w:rsid w:val="00435A20"/>
    <w:rPr>
      <w:rFonts w:ascii="Times New Roman" w:eastAsia="Times New Roman" w:hAnsi="Times New Roman" w:cs="David"/>
      <w:sz w:val="20"/>
      <w:szCs w:val="24"/>
      <w:lang w:eastAsia="he-IL"/>
    </w:rPr>
  </w:style>
  <w:style w:type="character" w:customStyle="1" w:styleId="20">
    <w:name w:val="כותרת 2 תו"/>
    <w:basedOn w:val="a0"/>
    <w:link w:val="2"/>
    <w:rsid w:val="00435A20"/>
    <w:rPr>
      <w:rFonts w:ascii="Times New Roman" w:eastAsia="Times New Roman" w:hAnsi="Times New Roman" w:cs="David"/>
      <w:bCs/>
      <w:sz w:val="20"/>
      <w:szCs w:val="24"/>
      <w:lang w:eastAsia="he-IL"/>
    </w:rPr>
  </w:style>
  <w:style w:type="character" w:customStyle="1" w:styleId="30">
    <w:name w:val="כותרת 3 תו"/>
    <w:basedOn w:val="a0"/>
    <w:link w:val="3"/>
    <w:rsid w:val="00435A20"/>
    <w:rPr>
      <w:rFonts w:ascii="Times New Roman" w:eastAsia="Times New Roman" w:hAnsi="Times New Roman" w:cs="David"/>
      <w:b/>
      <w:bCs/>
      <w:sz w:val="20"/>
      <w:szCs w:val="24"/>
      <w:u w:val="single"/>
      <w:lang w:eastAsia="he-IL"/>
    </w:rPr>
  </w:style>
  <w:style w:type="character" w:customStyle="1" w:styleId="40">
    <w:name w:val="כותרת 4 תו"/>
    <w:basedOn w:val="a0"/>
    <w:link w:val="4"/>
    <w:rsid w:val="00435A20"/>
    <w:rPr>
      <w:rFonts w:ascii="Times New Roman" w:eastAsia="Times New Roman" w:hAnsi="Times New Roman" w:cs="David"/>
      <w:bCs/>
      <w:sz w:val="20"/>
      <w:szCs w:val="24"/>
      <w:u w:val="single"/>
      <w:lang w:eastAsia="he-IL"/>
    </w:rPr>
  </w:style>
  <w:style w:type="character" w:customStyle="1" w:styleId="50">
    <w:name w:val="כותרת 5 תו"/>
    <w:basedOn w:val="a0"/>
    <w:link w:val="5"/>
    <w:rsid w:val="00435A20"/>
    <w:rPr>
      <w:rFonts w:ascii="Times New Roman" w:eastAsia="Times New Roman" w:hAnsi="Times New Roman" w:cs="David"/>
      <w:sz w:val="20"/>
      <w:szCs w:val="24"/>
      <w:lang w:eastAsia="he-IL"/>
    </w:rPr>
  </w:style>
  <w:style w:type="character" w:customStyle="1" w:styleId="60">
    <w:name w:val="כותרת 6 תו"/>
    <w:basedOn w:val="a0"/>
    <w:link w:val="6"/>
    <w:rsid w:val="00435A20"/>
    <w:rPr>
      <w:rFonts w:ascii="Times New Roman" w:eastAsia="Times New Roman" w:hAnsi="Times New Roman" w:cs="David"/>
      <w:sz w:val="20"/>
      <w:szCs w:val="24"/>
      <w:u w:val="single"/>
      <w:lang w:eastAsia="he-IL"/>
    </w:rPr>
  </w:style>
  <w:style w:type="character" w:customStyle="1" w:styleId="70">
    <w:name w:val="כותרת 7 תו"/>
    <w:basedOn w:val="a0"/>
    <w:link w:val="7"/>
    <w:rsid w:val="00435A20"/>
    <w:rPr>
      <w:rFonts w:ascii="Times New Roman" w:eastAsia="Times New Roman" w:hAnsi="Times New Roman" w:cs="David"/>
      <w:sz w:val="20"/>
      <w:szCs w:val="24"/>
      <w:lang w:eastAsia="he-IL"/>
    </w:rPr>
  </w:style>
  <w:style w:type="character" w:customStyle="1" w:styleId="80">
    <w:name w:val="כותרת 8 תו"/>
    <w:basedOn w:val="a0"/>
    <w:link w:val="8"/>
    <w:rsid w:val="00435A20"/>
    <w:rPr>
      <w:rFonts w:ascii="Times New Roman" w:eastAsia="Times New Roman" w:hAnsi="Times New Roman" w:cs="David"/>
      <w:color w:val="339966"/>
      <w:sz w:val="20"/>
      <w:szCs w:val="24"/>
      <w:lang w:eastAsia="he-IL"/>
    </w:rPr>
  </w:style>
  <w:style w:type="character" w:customStyle="1" w:styleId="90">
    <w:name w:val="כותרת 9 תו"/>
    <w:basedOn w:val="a0"/>
    <w:link w:val="9"/>
    <w:rsid w:val="00435A20"/>
    <w:rPr>
      <w:rFonts w:ascii="Times New Roman" w:eastAsia="Times New Roman" w:hAnsi="Times New Roman" w:cs="David"/>
      <w:bCs/>
      <w:sz w:val="20"/>
      <w:szCs w:val="24"/>
      <w:u w:val="single"/>
      <w:lang w:eastAsia="he-IL"/>
    </w:rPr>
  </w:style>
  <w:style w:type="numbering" w:customStyle="1" w:styleId="NoList1">
    <w:name w:val="No List1"/>
    <w:next w:val="a2"/>
    <w:semiHidden/>
    <w:rsid w:val="00435A20"/>
  </w:style>
  <w:style w:type="paragraph" w:styleId="a9">
    <w:name w:val="Body Text"/>
    <w:basedOn w:val="a"/>
    <w:link w:val="aa"/>
    <w:rsid w:val="00435A20"/>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435A20"/>
    <w:rPr>
      <w:rFonts w:ascii="Times New Roman" w:eastAsia="Times New Roman" w:hAnsi="Times New Roman" w:cs="David"/>
      <w:sz w:val="20"/>
      <w:szCs w:val="24"/>
      <w:lang w:eastAsia="he-IL"/>
    </w:rPr>
  </w:style>
  <w:style w:type="paragraph" w:styleId="ab">
    <w:name w:val="Title"/>
    <w:basedOn w:val="a"/>
    <w:link w:val="ac"/>
    <w:qFormat/>
    <w:rsid w:val="00435A20"/>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435A20"/>
    <w:rPr>
      <w:rFonts w:ascii="Times New Roman" w:eastAsia="Times New Roman" w:hAnsi="Times New Roman" w:cs="David"/>
      <w:bCs/>
      <w:i/>
      <w:iCs/>
      <w:sz w:val="32"/>
      <w:szCs w:val="32"/>
      <w:u w:val="single"/>
      <w:lang w:eastAsia="he-IL"/>
    </w:rPr>
  </w:style>
  <w:style w:type="character" w:styleId="ad">
    <w:name w:val="page number"/>
    <w:basedOn w:val="a0"/>
    <w:rsid w:val="00435A20"/>
  </w:style>
  <w:style w:type="paragraph" w:styleId="ae">
    <w:name w:val="Block Text"/>
    <w:basedOn w:val="a"/>
    <w:rsid w:val="00435A20"/>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styleId="af">
    <w:name w:val="Balloon Text"/>
    <w:basedOn w:val="a"/>
    <w:link w:val="af0"/>
    <w:semiHidden/>
    <w:rsid w:val="00435A20"/>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0">
    <w:name w:val="טקסט בלונים תו"/>
    <w:basedOn w:val="a0"/>
    <w:link w:val="af"/>
    <w:semiHidden/>
    <w:rsid w:val="00435A20"/>
    <w:rPr>
      <w:rFonts w:ascii="Tahoma" w:eastAsia="Times New Roman" w:hAnsi="Tahoma" w:cs="Tahoma"/>
      <w:sz w:val="16"/>
      <w:szCs w:val="16"/>
      <w:lang w:eastAsia="he-IL"/>
    </w:rPr>
  </w:style>
  <w:style w:type="paragraph" w:customStyle="1" w:styleId="11">
    <w:name w:val="חתימה1"/>
    <w:basedOn w:val="a"/>
    <w:rsid w:val="00435A20"/>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1">
    <w:name w:val="רשימה מימין"/>
    <w:basedOn w:val="11"/>
    <w:rsid w:val="00435A20"/>
    <w:pPr>
      <w:ind w:left="540" w:hanging="540"/>
    </w:pPr>
    <w:rPr>
      <w:szCs w:val="22"/>
    </w:rPr>
  </w:style>
  <w:style w:type="paragraph" w:customStyle="1" w:styleId="af2">
    <w:name w:val="חתימה קו אחד"/>
    <w:basedOn w:val="11"/>
    <w:rsid w:val="00435A20"/>
    <w:pPr>
      <w:tabs>
        <w:tab w:val="left" w:pos="2880"/>
        <w:tab w:val="left" w:pos="5220"/>
        <w:tab w:val="left" w:pos="7740"/>
      </w:tabs>
      <w:ind w:left="360"/>
    </w:pPr>
    <w:rPr>
      <w:sz w:val="22"/>
      <w:szCs w:val="22"/>
    </w:rPr>
  </w:style>
  <w:style w:type="paragraph" w:customStyle="1" w:styleId="12">
    <w:name w:val="חתימה קו 1 נקודות"/>
    <w:basedOn w:val="11"/>
    <w:rsid w:val="00435A20"/>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customStyle="1" w:styleId="Heading31">
    <w:name w:val="Heading 31"/>
    <w:basedOn w:val="a"/>
    <w:next w:val="a"/>
    <w:rsid w:val="00435A20"/>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11">
    <w:name w:val="Heading 11"/>
    <w:basedOn w:val="a"/>
    <w:next w:val="a"/>
    <w:rsid w:val="00435A20"/>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er1">
    <w:name w:val="Header1"/>
    <w:basedOn w:val="a"/>
    <w:rsid w:val="00435A20"/>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Heading61">
    <w:name w:val="Heading 61"/>
    <w:basedOn w:val="a"/>
    <w:next w:val="a"/>
    <w:rsid w:val="00435A20"/>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af3">
    <w:name w:val="סגנון"/>
    <w:basedOn w:val="a"/>
    <w:next w:val="ae"/>
    <w:rsid w:val="00435A20"/>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customStyle="1" w:styleId="BodyTextIndent1">
    <w:name w:val="Body Text Indent1"/>
    <w:basedOn w:val="a"/>
    <w:rsid w:val="00435A20"/>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customStyle="1" w:styleId="Heading21">
    <w:name w:val="Heading 21"/>
    <w:basedOn w:val="a"/>
    <w:next w:val="a"/>
    <w:rsid w:val="00435A20"/>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42">
    <w:name w:val="Heading 42"/>
    <w:basedOn w:val="a"/>
    <w:next w:val="a"/>
    <w:rsid w:val="00435A20"/>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435A20"/>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71">
    <w:name w:val="Heading 71"/>
    <w:basedOn w:val="a"/>
    <w:next w:val="a"/>
    <w:rsid w:val="00435A20"/>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435A20"/>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435A20"/>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Footer1">
    <w:name w:val="Footer1"/>
    <w:basedOn w:val="a"/>
    <w:rsid w:val="00435A20"/>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435A20"/>
    <w:rPr>
      <w:rFonts w:cs="Times New Roman"/>
    </w:rPr>
  </w:style>
  <w:style w:type="paragraph" w:styleId="31">
    <w:name w:val="Body Text Indent 3"/>
    <w:basedOn w:val="a"/>
    <w:link w:val="32"/>
    <w:rsid w:val="00435A20"/>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0"/>
    <w:link w:val="31"/>
    <w:rsid w:val="00435A20"/>
    <w:rPr>
      <w:rFonts w:ascii="Times New Roman" w:eastAsia="Times New Roman" w:hAnsi="Times New Roman" w:cs="David"/>
      <w:sz w:val="24"/>
      <w:szCs w:val="24"/>
      <w:lang w:eastAsia="he-IL"/>
    </w:rPr>
  </w:style>
  <w:style w:type="paragraph" w:styleId="21">
    <w:name w:val="Body Text Indent 2"/>
    <w:basedOn w:val="a"/>
    <w:link w:val="22"/>
    <w:rsid w:val="00435A20"/>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435A20"/>
    <w:rPr>
      <w:rFonts w:ascii="Times New Roman" w:eastAsia="Times New Roman" w:hAnsi="Times New Roman" w:cs="David"/>
      <w:sz w:val="20"/>
      <w:szCs w:val="24"/>
      <w:lang w:eastAsia="he-IL"/>
    </w:rPr>
  </w:style>
  <w:style w:type="paragraph" w:styleId="af4">
    <w:name w:val="Document Map"/>
    <w:basedOn w:val="a"/>
    <w:link w:val="af5"/>
    <w:rsid w:val="00435A20"/>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5">
    <w:name w:val="מפת מסמך תו"/>
    <w:basedOn w:val="a0"/>
    <w:link w:val="af4"/>
    <w:rsid w:val="00435A20"/>
    <w:rPr>
      <w:rFonts w:ascii="Tahoma" w:eastAsia="Times New Roman" w:hAnsi="Tahoma" w:cs="Tahoma"/>
      <w:sz w:val="20"/>
      <w:szCs w:val="20"/>
      <w:shd w:val="clear" w:color="auto" w:fill="000080"/>
      <w:lang w:eastAsia="he-IL"/>
    </w:rPr>
  </w:style>
  <w:style w:type="paragraph" w:customStyle="1" w:styleId="Heading41">
    <w:name w:val="Heading 41"/>
    <w:basedOn w:val="a"/>
    <w:next w:val="a"/>
    <w:rsid w:val="00435A20"/>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435A20"/>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435A20"/>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435A20"/>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435A20"/>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435A20"/>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AutoField">
    <w:name w:val="AutoField"/>
    <w:basedOn w:val="a"/>
    <w:link w:val="AutoFieldChar"/>
    <w:qFormat/>
    <w:rsid w:val="009D142E"/>
    <w:pPr>
      <w:widowControl w:val="0"/>
      <w:tabs>
        <w:tab w:val="left" w:pos="515"/>
      </w:tabs>
      <w:spacing w:line="240" w:lineRule="auto"/>
      <w:ind w:left="1792" w:hanging="1792"/>
      <w:jc w:val="both"/>
    </w:pPr>
    <w:rPr>
      <w:rFonts w:ascii="Times New Roman" w:eastAsia="Times New Roman" w:hAnsi="Times New Roman" w:cs="David"/>
      <w:sz w:val="24"/>
      <w:szCs w:val="24"/>
      <w:lang w:eastAsia="he-IL"/>
    </w:rPr>
  </w:style>
  <w:style w:type="character" w:customStyle="1" w:styleId="AutoFieldChar">
    <w:name w:val="AutoField Char"/>
    <w:basedOn w:val="a0"/>
    <w:link w:val="AutoField"/>
    <w:rsid w:val="009D142E"/>
    <w:rPr>
      <w:rFonts w:ascii="Times New Roman" w:eastAsia="Times New Roman" w:hAnsi="Times New Roman" w:cs="David"/>
      <w:sz w:val="24"/>
      <w:szCs w:val="24"/>
      <w:lang w:eastAsia="he-IL"/>
    </w:rPr>
  </w:style>
  <w:style w:type="paragraph" w:styleId="af6">
    <w:name w:val="List Paragraph"/>
    <w:basedOn w:val="a"/>
    <w:uiPriority w:val="34"/>
    <w:qFormat/>
    <w:rsid w:val="007E01A6"/>
    <w:pPr>
      <w:ind w:left="720"/>
      <w:contextualSpacing/>
    </w:pPr>
  </w:style>
  <w:style w:type="paragraph" w:customStyle="1" w:styleId="af7">
    <w:name w:val="היסט_כפול"/>
    <w:basedOn w:val="a"/>
    <w:rsid w:val="00725C16"/>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 w:type="paragraph" w:styleId="af8">
    <w:name w:val="Revision"/>
    <w:hidden/>
    <w:uiPriority w:val="99"/>
    <w:semiHidden/>
    <w:rsid w:val="000264C5"/>
    <w:pPr>
      <w:spacing w:after="0" w:line="240" w:lineRule="auto"/>
    </w:pPr>
  </w:style>
  <w:style w:type="table" w:customStyle="1" w:styleId="13">
    <w:name w:val="רשת טבלה1"/>
    <w:basedOn w:val="a1"/>
    <w:next w:val="a8"/>
    <w:uiPriority w:val="59"/>
    <w:rsid w:val="000264C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6127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14" Type="http://schemas.openxmlformats.org/officeDocument/2006/relationships/header" Target="header1.xml"/><Relationship Id="rId9"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65CA1F306D5444C7BECD6EB0B641733F"/>
        <w:category>
          <w:name w:val="General"/>
          <w:gallery w:val="placeholder"/>
        </w:category>
        <w:types>
          <w:type w:val="bbPlcHdr"/>
        </w:types>
        <w:behaviors>
          <w:behavior w:val="content"/>
        </w:behaviors>
        <w:guid w:val="{2D3A1D9C-755F-4465-A001-224124BCA7AF}"/>
      </w:docPartPr>
      <w:docPartBody>
        <w:p w:rsidR="007A6519" w:rsidRDefault="007A6519">
          <w:r w:rsidRPr="00117634">
            <w:rPr>
              <w:rStyle w:val="a3"/>
              <w:rtl/>
            </w:rPr>
            <w:t>[תאריך חתימת חוזה]</w:t>
          </w:r>
        </w:p>
      </w:docPartBody>
    </w:docPart>
    <w:docPart>
      <w:docPartPr>
        <w:name w:val="62D576052A154CD28531C6B81578C6FD"/>
        <w:category>
          <w:name w:val="General"/>
          <w:gallery w:val="placeholder"/>
        </w:category>
        <w:types>
          <w:type w:val="bbPlcHdr"/>
        </w:types>
        <w:behaviors>
          <w:behavior w:val="content"/>
        </w:behaviors>
        <w:guid w:val="{FB53173A-1072-4332-B96E-F28C794DECE0}"/>
      </w:docPartPr>
      <w:docPartBody>
        <w:p w:rsidR="007A6519" w:rsidRDefault="007A6519">
          <w:r w:rsidRPr="00117634">
            <w:rPr>
              <w:rStyle w:val="a3"/>
              <w:rtl/>
            </w:rPr>
            <w:t>[צד א בחוזה]</w:t>
          </w:r>
        </w:p>
      </w:docPartBody>
    </w:docPart>
    <w:docPart>
      <w:docPartPr>
        <w:name w:val="96914D508BEF4F929B7501A5DB87B1A0"/>
        <w:category>
          <w:name w:val="General"/>
          <w:gallery w:val="placeholder"/>
        </w:category>
        <w:types>
          <w:type w:val="bbPlcHdr"/>
        </w:types>
        <w:behaviors>
          <w:behavior w:val="content"/>
        </w:behaviors>
        <w:guid w:val="{6B62FA07-10A3-4995-BBF5-284D297D9D1D}"/>
      </w:docPartPr>
      <w:docPartBody>
        <w:p w:rsidR="001F1B02" w:rsidRDefault="001F1B02">
          <w:r w:rsidRPr="00855FA4">
            <w:rPr>
              <w:rStyle w:val="a3"/>
              <w:rtl/>
            </w:rPr>
            <w:t>[רשות מקומית]</w:t>
          </w:r>
        </w:p>
      </w:docPartBody>
    </w:docPart>
    <w:docPart>
      <w:docPartPr>
        <w:name w:val="9409EF5BCD3D468095C6148150842900"/>
        <w:category>
          <w:name w:val="General"/>
          <w:gallery w:val="placeholder"/>
        </w:category>
        <w:types>
          <w:type w:val="bbPlcHdr"/>
        </w:types>
        <w:behaviors>
          <w:behavior w:val="content"/>
        </w:behaviors>
        <w:guid w:val="{29109670-B7B4-4779-8DA1-4B10D0B4A4BA}"/>
      </w:docPartPr>
      <w:docPartBody>
        <w:p w:rsidR="001F1B02" w:rsidRDefault="001F1B02">
          <w:r w:rsidRPr="00855FA4">
            <w:rPr>
              <w:rStyle w:val="a3"/>
              <w:rtl/>
            </w:rPr>
            <w:t>[שם אתר]</w:t>
          </w:r>
        </w:p>
      </w:docPartBody>
    </w:docPart>
    <w:docPart>
      <w:docPartPr>
        <w:name w:val="37FA6C6CE818462EAD865C5146D00396"/>
        <w:category>
          <w:name w:val="General"/>
          <w:gallery w:val="placeholder"/>
        </w:category>
        <w:types>
          <w:type w:val="bbPlcHdr"/>
        </w:types>
        <w:behaviors>
          <w:behavior w:val="content"/>
        </w:behaviors>
        <w:guid w:val="{B5B6DB59-D76C-4469-8D31-49BF2D8C809F}"/>
      </w:docPartPr>
      <w:docPartBody>
        <w:p w:rsidR="001F1B02" w:rsidRDefault="001F1B02">
          <w:r w:rsidRPr="00855FA4">
            <w:rPr>
              <w:rStyle w:val="a3"/>
              <w:rtl/>
            </w:rPr>
            <w:t>[שם הפרויקט]</w:t>
          </w:r>
        </w:p>
      </w:docPartBody>
    </w:docPart>
    <w:docPart>
      <w:docPartPr>
        <w:name w:val="0048A4A0C4724B3EB9951F4945FA6880"/>
        <w:category>
          <w:name w:val="General"/>
          <w:gallery w:val="placeholder"/>
        </w:category>
        <w:types>
          <w:type w:val="bbPlcHdr"/>
        </w:types>
        <w:behaviors>
          <w:behavior w:val="content"/>
        </w:behaviors>
        <w:guid w:val="{F2D20F0B-0328-4612-B7FE-2D79D43D70AA}"/>
      </w:docPartPr>
      <w:docPartBody>
        <w:p w:rsidR="001F1B02" w:rsidRDefault="001F1B02">
          <w:r w:rsidRPr="00855FA4">
            <w:rPr>
              <w:rStyle w:val="a3"/>
              <w:rtl/>
            </w:rPr>
            <w:t>[רשות מקומית]</w:t>
          </w:r>
        </w:p>
      </w:docPartBody>
    </w:docPart>
    <w:docPart>
      <w:docPartPr>
        <w:name w:val="539C051A59DD4739B773D24F6837E458"/>
        <w:category>
          <w:name w:val="General"/>
          <w:gallery w:val="placeholder"/>
        </w:category>
        <w:types>
          <w:type w:val="bbPlcHdr"/>
        </w:types>
        <w:behaviors>
          <w:behavior w:val="content"/>
        </w:behaviors>
        <w:guid w:val="{A8252001-D985-4A56-AC23-57BA04CC39BA}"/>
      </w:docPartPr>
      <w:docPartBody>
        <w:p w:rsidR="001F1B02" w:rsidRDefault="001F1B02">
          <w:r w:rsidRPr="00855FA4">
            <w:rPr>
              <w:rStyle w:val="a3"/>
              <w:rtl/>
            </w:rPr>
            <w:t>[אחוז השתתפות צד א]</w:t>
          </w:r>
        </w:p>
      </w:docPartBody>
    </w:docPart>
    <w:docPart>
      <w:docPartPr>
        <w:name w:val="FD7736BE372A4461A53597749112E49E"/>
        <w:category>
          <w:name w:val="General"/>
          <w:gallery w:val="placeholder"/>
        </w:category>
        <w:types>
          <w:type w:val="bbPlcHdr"/>
        </w:types>
        <w:behaviors>
          <w:behavior w:val="content"/>
        </w:behaviors>
        <w:guid w:val="{15E5D1ED-0364-47DA-BF8D-400C1ABB13A4}"/>
      </w:docPartPr>
      <w:docPartBody>
        <w:p w:rsidR="001F1B02" w:rsidRDefault="001F1B02">
          <w:r w:rsidRPr="00855FA4">
            <w:rPr>
              <w:rStyle w:val="a3"/>
              <w:rtl/>
            </w:rPr>
            <w:t>[נקודות מדד]</w:t>
          </w:r>
        </w:p>
      </w:docPartBody>
    </w:docPart>
    <w:docPart>
      <w:docPartPr>
        <w:name w:val="F316C7C6273D466581BD3E5F03CCF46E"/>
        <w:category>
          <w:name w:val="General"/>
          <w:gallery w:val="placeholder"/>
        </w:category>
        <w:types>
          <w:type w:val="bbPlcHdr"/>
        </w:types>
        <w:behaviors>
          <w:behavior w:val="content"/>
        </w:behaviors>
        <w:guid w:val="{55E2A4AD-6C5D-4F81-9AC7-A3475F44B1F6}"/>
      </w:docPartPr>
      <w:docPartBody>
        <w:p w:rsidR="0079296E" w:rsidRDefault="001F1B02">
          <w:r w:rsidRPr="00855FA4">
            <w:rPr>
              <w:rStyle w:val="a3"/>
              <w:rtl/>
            </w:rPr>
            <w:t>[תאריך חתימת חוזה]</w:t>
          </w:r>
        </w:p>
      </w:docPartBody>
    </w:docPart>
    <w:docPart>
      <w:docPartPr>
        <w:name w:val="EDD1EF130B6140F08122010E513EF203"/>
        <w:category>
          <w:name w:val="General"/>
          <w:gallery w:val="placeholder"/>
        </w:category>
        <w:types>
          <w:type w:val="bbPlcHdr"/>
        </w:types>
        <w:behaviors>
          <w:behavior w:val="content"/>
        </w:behaviors>
        <w:guid w:val="{8C93E21D-1A32-4930-B70D-BE9CA10AEAAE}"/>
      </w:docPartPr>
      <w:docPartBody>
        <w:p w:rsidR="0079296E" w:rsidRDefault="001F1B02">
          <w:r w:rsidRPr="00855FA4">
            <w:rPr>
              <w:rStyle w:val="a3"/>
              <w:rtl/>
            </w:rPr>
            <w:t>[שם ספק]</w:t>
          </w:r>
        </w:p>
      </w:docPartBody>
    </w:docPart>
    <w:docPart>
      <w:docPartPr>
        <w:name w:val="5F7EEAD868D4429F83C333087C4B36C8"/>
        <w:category>
          <w:name w:val="General"/>
          <w:gallery w:val="placeholder"/>
        </w:category>
        <w:types>
          <w:type w:val="bbPlcHdr"/>
        </w:types>
        <w:behaviors>
          <w:behavior w:val="content"/>
        </w:behaviors>
        <w:guid w:val="{C7266958-F44F-4C99-9E49-7F972850D247}"/>
      </w:docPartPr>
      <w:docPartBody>
        <w:p w:rsidR="0079296E" w:rsidRDefault="001F1B02">
          <w:r w:rsidRPr="00855FA4">
            <w:rPr>
              <w:rStyle w:val="a3"/>
              <w:rtl/>
            </w:rPr>
            <w:t>[שם ספק]</w:t>
          </w:r>
        </w:p>
      </w:docPartBody>
    </w:docPart>
    <w:docPart>
      <w:docPartPr>
        <w:name w:val="12A68F5930FB43589928856FB660F658"/>
        <w:category>
          <w:name w:val="General"/>
          <w:gallery w:val="placeholder"/>
        </w:category>
        <w:types>
          <w:type w:val="bbPlcHdr"/>
        </w:types>
        <w:behaviors>
          <w:behavior w:val="content"/>
        </w:behaviors>
        <w:guid w:val="{02C108B1-53C8-41C1-871D-95D20A13B953}"/>
      </w:docPartPr>
      <w:docPartBody>
        <w:p w:rsidR="0079296E" w:rsidRDefault="001F1B02">
          <w:r w:rsidRPr="00855FA4">
            <w:rPr>
              <w:rStyle w:val="a3"/>
              <w:rtl/>
            </w:rPr>
            <w:t>[שם ספק]</w:t>
          </w:r>
        </w:p>
      </w:docPartBody>
    </w:docPart>
    <w:docPart>
      <w:docPartPr>
        <w:name w:val="B57B0F4EB9C14F02B7E63AC6E8419186"/>
        <w:category>
          <w:name w:val="General"/>
          <w:gallery w:val="placeholder"/>
        </w:category>
        <w:types>
          <w:type w:val="bbPlcHdr"/>
        </w:types>
        <w:behaviors>
          <w:behavior w:val="content"/>
        </w:behaviors>
        <w:guid w:val="{95616F50-FD0B-4571-A8F2-F13AEEB6004A}"/>
      </w:docPartPr>
      <w:docPartBody>
        <w:p w:rsidR="0079296E" w:rsidRDefault="001F1B02">
          <w:r w:rsidRPr="00855FA4">
            <w:rPr>
              <w:rStyle w:val="a3"/>
              <w:rtl/>
            </w:rPr>
            <w:t>[שם ספק]</w:t>
          </w:r>
        </w:p>
      </w:docPartBody>
    </w:docPart>
    <w:docPart>
      <w:docPartPr>
        <w:name w:val="B13DAA06D5564166A3EA70FA99D4A21D"/>
        <w:category>
          <w:name w:val="General"/>
          <w:gallery w:val="placeholder"/>
        </w:category>
        <w:types>
          <w:type w:val="bbPlcHdr"/>
        </w:types>
        <w:behaviors>
          <w:behavior w:val="content"/>
        </w:behaviors>
        <w:guid w:val="{9B44BA64-E08B-466C-88FE-DC18CA839A93}"/>
      </w:docPartPr>
      <w:docPartBody>
        <w:p w:rsidR="0079296E" w:rsidRDefault="001F1B02">
          <w:r w:rsidRPr="00855FA4">
            <w:rPr>
              <w:rStyle w:val="a3"/>
              <w:rtl/>
            </w:rPr>
            <w:t>[שם ספק]</w:t>
          </w:r>
        </w:p>
      </w:docPartBody>
    </w:docPart>
    <w:docPart>
      <w:docPartPr>
        <w:name w:val="DEDCFBE5F84C45B88A61A0FC1C9F01E2"/>
        <w:category>
          <w:name w:val="General"/>
          <w:gallery w:val="placeholder"/>
        </w:category>
        <w:types>
          <w:type w:val="bbPlcHdr"/>
        </w:types>
        <w:behaviors>
          <w:behavior w:val="content"/>
        </w:behaviors>
        <w:guid w:val="{78687AAF-85F7-4505-B04A-2CD00C3E708A}"/>
      </w:docPartPr>
      <w:docPartBody>
        <w:p w:rsidR="0079296E" w:rsidRDefault="001F1B02">
          <w:r w:rsidRPr="00855FA4">
            <w:rPr>
              <w:rStyle w:val="a3"/>
              <w:rtl/>
            </w:rPr>
            <w:t>[שם ספק]</w:t>
          </w:r>
        </w:p>
      </w:docPartBody>
    </w:docPart>
    <w:docPart>
      <w:docPartPr>
        <w:name w:val="E437B5A4C0204882B0D88C7DD4BFEDBC"/>
        <w:category>
          <w:name w:val="General"/>
          <w:gallery w:val="placeholder"/>
        </w:category>
        <w:types>
          <w:type w:val="bbPlcHdr"/>
        </w:types>
        <w:behaviors>
          <w:behavior w:val="content"/>
        </w:behaviors>
        <w:guid w:val="{3ECC55C5-0C72-49B7-90C5-ADDB1634F06A}"/>
      </w:docPartPr>
      <w:docPartBody>
        <w:p w:rsidR="0079296E" w:rsidRDefault="001F1B02">
          <w:r w:rsidRPr="00855FA4">
            <w:rPr>
              <w:rStyle w:val="a3"/>
              <w:rtl/>
            </w:rPr>
            <w:t>[שם אתר]</w:t>
          </w:r>
        </w:p>
      </w:docPartBody>
    </w:docPart>
    <w:docPart>
      <w:docPartPr>
        <w:name w:val="3E62BC5DCC794E5DBF84670D0084D88E"/>
        <w:category>
          <w:name w:val="General"/>
          <w:gallery w:val="placeholder"/>
        </w:category>
        <w:types>
          <w:type w:val="bbPlcHdr"/>
        </w:types>
        <w:behaviors>
          <w:behavior w:val="content"/>
        </w:behaviors>
        <w:guid w:val="{421B5237-7869-44DB-A79F-D24162697AB1}"/>
      </w:docPartPr>
      <w:docPartBody>
        <w:p w:rsidR="0079296E" w:rsidRDefault="001F1B02">
          <w:r w:rsidRPr="00855FA4">
            <w:rPr>
              <w:rStyle w:val="a3"/>
              <w:rtl/>
            </w:rPr>
            <w:t>[תיאור עבודה]</w:t>
          </w:r>
        </w:p>
      </w:docPartBody>
    </w:docPart>
    <w:docPart>
      <w:docPartPr>
        <w:name w:val="AECE8DE340EE4BB19772344679294107"/>
        <w:category>
          <w:name w:val="General"/>
          <w:gallery w:val="placeholder"/>
        </w:category>
        <w:types>
          <w:type w:val="bbPlcHdr"/>
        </w:types>
        <w:behaviors>
          <w:behavior w:val="content"/>
        </w:behaviors>
        <w:guid w:val="{718FC86C-0E46-4428-8D29-30A1DE82BCE2}"/>
      </w:docPartPr>
      <w:docPartBody>
        <w:p w:rsidR="0079296E" w:rsidRDefault="001F1B02">
          <w:r w:rsidRPr="00855FA4">
            <w:rPr>
              <w:rStyle w:val="a3"/>
              <w:rtl/>
            </w:rPr>
            <w:t>[שם אתר]</w:t>
          </w:r>
        </w:p>
      </w:docPartBody>
    </w:docPart>
    <w:docPart>
      <w:docPartPr>
        <w:name w:val="EF1A3545D613437C85773AC44A8A2418"/>
        <w:category>
          <w:name w:val="General"/>
          <w:gallery w:val="placeholder"/>
        </w:category>
        <w:types>
          <w:type w:val="bbPlcHdr"/>
        </w:types>
        <w:behaviors>
          <w:behavior w:val="content"/>
        </w:behaviors>
        <w:guid w:val="{19EC855A-0396-4AB6-B381-6AFBC266D90A}"/>
      </w:docPartPr>
      <w:docPartBody>
        <w:p w:rsidR="0079296E" w:rsidRDefault="001F1B02">
          <w:r w:rsidRPr="00855FA4">
            <w:rPr>
              <w:rStyle w:val="a3"/>
              <w:rtl/>
            </w:rPr>
            <w:t>[תאריך חתימת חוזה]</w:t>
          </w:r>
        </w:p>
      </w:docPartBody>
    </w:docPart>
    <w:docPart>
      <w:docPartPr>
        <w:name w:val="784FCD41F80F40C589F0CD018D0F0FB7"/>
        <w:category>
          <w:name w:val="General"/>
          <w:gallery w:val="placeholder"/>
        </w:category>
        <w:types>
          <w:type w:val="bbPlcHdr"/>
        </w:types>
        <w:behaviors>
          <w:behavior w:val="content"/>
        </w:behaviors>
        <w:guid w:val="{8DD2C97B-05B0-40D0-B257-8CC984F2842B}"/>
      </w:docPartPr>
      <w:docPartBody>
        <w:p w:rsidR="00753FEA" w:rsidRDefault="0079296E">
          <w:r w:rsidRPr="005770D1">
            <w:rPr>
              <w:rStyle w:val="a3"/>
              <w:rtl/>
            </w:rPr>
            <w:t>[שדה נוסף 2]</w:t>
          </w:r>
        </w:p>
      </w:docPartBody>
    </w:docPart>
    <w:docPart>
      <w:docPartPr>
        <w:name w:val="6BA25365AEE14B85A0089DB034E49E7E"/>
        <w:category>
          <w:name w:val="General"/>
          <w:gallery w:val="placeholder"/>
        </w:category>
        <w:types>
          <w:type w:val="bbPlcHdr"/>
        </w:types>
        <w:behaviors>
          <w:behavior w:val="content"/>
        </w:behaviors>
        <w:guid w:val="{86E6CDB2-8E11-44CC-8BD7-5E4F7D78CDF9}"/>
      </w:docPartPr>
      <w:docPartBody>
        <w:p w:rsidR="00753FEA" w:rsidRDefault="0079296E">
          <w:r w:rsidRPr="005770D1">
            <w:rPr>
              <w:rStyle w:val="a3"/>
              <w:rtl/>
            </w:rPr>
            <w:t>[שדה נוסף 1]</w:t>
          </w:r>
        </w:p>
      </w:docPartBody>
    </w:docPart>
    <w:docPart>
      <w:docPartPr>
        <w:name w:val="EB50BB8246404083A9E2FDC9F1B64642"/>
        <w:category>
          <w:name w:val="General"/>
          <w:gallery w:val="placeholder"/>
        </w:category>
        <w:types>
          <w:type w:val="bbPlcHdr"/>
        </w:types>
        <w:behaviors>
          <w:behavior w:val="content"/>
        </w:behaviors>
        <w:guid w:val="{B69EBDCC-4EB8-4F7D-8918-AA29B5CA1EFD}"/>
      </w:docPartPr>
      <w:docPartBody>
        <w:p w:rsidR="00753FEA" w:rsidRDefault="0079296E">
          <w:r w:rsidRPr="005770D1">
            <w:rPr>
              <w:rStyle w:val="a3"/>
              <w:rtl/>
            </w:rPr>
            <w:t>[שדה נוסף 3]</w:t>
          </w:r>
        </w:p>
      </w:docPartBody>
    </w:docPart>
    <w:docPart>
      <w:docPartPr>
        <w:name w:val="EA601E4CD431459F95474054E7066FFE"/>
        <w:category>
          <w:name w:val="General"/>
          <w:gallery w:val="placeholder"/>
        </w:category>
        <w:types>
          <w:type w:val="bbPlcHdr"/>
        </w:types>
        <w:behaviors>
          <w:behavior w:val="content"/>
        </w:behaviors>
        <w:guid w:val="{9FB56CEC-59CB-401F-98F1-5E9FC182EA87}"/>
      </w:docPartPr>
      <w:docPartBody>
        <w:p w:rsidR="00753FEA" w:rsidRDefault="0079296E">
          <w:r w:rsidRPr="005770D1">
            <w:rPr>
              <w:rStyle w:val="a3"/>
              <w:rtl/>
            </w:rPr>
            <w:t>[שדה נוסף 4]</w:t>
          </w:r>
        </w:p>
      </w:docPartBody>
    </w:docPart>
    <w:docPart>
      <w:docPartPr>
        <w:name w:val="59F3D6F8431343AFA0229A95FD7D6EBE"/>
        <w:category>
          <w:name w:val="General"/>
          <w:gallery w:val="placeholder"/>
        </w:category>
        <w:types>
          <w:type w:val="bbPlcHdr"/>
        </w:types>
        <w:behaviors>
          <w:behavior w:val="content"/>
        </w:behaviors>
        <w:guid w:val="{AE7FD76C-7B78-4AF9-9D0E-69FDCC2C0625}"/>
      </w:docPartPr>
      <w:docPartBody>
        <w:p w:rsidR="00753FEA" w:rsidRDefault="0079296E">
          <w:r w:rsidRPr="005770D1">
            <w:rPr>
              <w:rStyle w:val="a3"/>
              <w:rtl/>
            </w:rPr>
            <w:t>[שדה נוסף 5]</w:t>
          </w:r>
        </w:p>
      </w:docPartBody>
    </w:docPart>
    <w:docPart>
      <w:docPartPr>
        <w:name w:val="D86FFA13F3C947708D6601BC22E25292"/>
        <w:category>
          <w:name w:val="General"/>
          <w:gallery w:val="placeholder"/>
        </w:category>
        <w:types>
          <w:type w:val="bbPlcHdr"/>
        </w:types>
        <w:behaviors>
          <w:behavior w:val="content"/>
        </w:behaviors>
        <w:guid w:val="{1289D866-DC55-4280-9D70-1CC317D7FC42}"/>
      </w:docPartPr>
      <w:docPartBody>
        <w:p w:rsidR="00753FEA" w:rsidRDefault="0079296E">
          <w:r w:rsidRPr="005770D1">
            <w:rPr>
              <w:rStyle w:val="a3"/>
              <w:rtl/>
            </w:rPr>
            <w:t>[שדה נוסף 6]</w:t>
          </w:r>
        </w:p>
      </w:docPartBody>
    </w:docPart>
    <w:docPart>
      <w:docPartPr>
        <w:name w:val="2F3D4EE59AE243289F28F06F5E10638C"/>
        <w:category>
          <w:name w:val="General"/>
          <w:gallery w:val="placeholder"/>
        </w:category>
        <w:types>
          <w:type w:val="bbPlcHdr"/>
        </w:types>
        <w:behaviors>
          <w:behavior w:val="content"/>
        </w:behaviors>
        <w:guid w:val="{224D622D-F876-4003-8456-E9642AE02A77}"/>
      </w:docPartPr>
      <w:docPartBody>
        <w:p w:rsidR="007D75B4" w:rsidRDefault="00753FEA">
          <w:r w:rsidRPr="00B10541">
            <w:rPr>
              <w:rStyle w:val="a3"/>
              <w:rtl/>
            </w:rPr>
            <w:t>[סוג מדד כותרת]</w:t>
          </w:r>
        </w:p>
      </w:docPartBody>
    </w:docPart>
    <w:docPart>
      <w:docPartPr>
        <w:name w:val="7FA9CCEA6498400B9A3825121A639DEE"/>
        <w:category>
          <w:name w:val="General"/>
          <w:gallery w:val="placeholder"/>
        </w:category>
        <w:types>
          <w:type w:val="bbPlcHdr"/>
        </w:types>
        <w:behaviors>
          <w:behavior w:val="content"/>
        </w:behaviors>
        <w:guid w:val="{6EDFF850-1E5C-40A1-817A-EB331F97D71C}"/>
      </w:docPartPr>
      <w:docPartBody>
        <w:p w:rsidR="0063068D" w:rsidRDefault="007D75B4">
          <w:r w:rsidRPr="00747ED4">
            <w:rPr>
              <w:rStyle w:val="a3"/>
              <w:rtl/>
            </w:rPr>
            <w:t>[תבנית חוזה]</w:t>
          </w:r>
        </w:p>
      </w:docPartBody>
    </w:docPart>
    <w:docPart>
      <w:docPartPr>
        <w:name w:val="FA1449019F9E4CF4BFDAD14DBBBEA065"/>
        <w:category>
          <w:name w:val="כללי"/>
          <w:gallery w:val="placeholder"/>
        </w:category>
        <w:types>
          <w:type w:val="bbPlcHdr"/>
        </w:types>
        <w:behaviors>
          <w:behavior w:val="content"/>
        </w:behaviors>
        <w:guid w:val="{1B1746A2-070D-4C68-A509-D111E9BDEE57}"/>
      </w:docPartPr>
      <w:docPartBody>
        <w:p w:rsidR="006356D4" w:rsidRDefault="00C47B57" w:rsidP="00C47B57">
          <w:pPr>
            <w:pStyle w:val="FA1449019F9E4CF4BFDAD14DBBBEA065"/>
          </w:pPr>
          <w:r w:rsidRPr="004D0396">
            <w:rPr>
              <w:rStyle w:val="a3"/>
              <w:rtl/>
            </w:rPr>
            <w:t>[שם הפרויקט]</w:t>
          </w:r>
        </w:p>
      </w:docPartBody>
    </w:docPart>
    <w:docPart>
      <w:docPartPr>
        <w:name w:val="1F5CCDFB4E69458181B69D67A73897E9"/>
        <w:category>
          <w:name w:val="כללי"/>
          <w:gallery w:val="placeholder"/>
        </w:category>
        <w:types>
          <w:type w:val="bbPlcHdr"/>
        </w:types>
        <w:behaviors>
          <w:behavior w:val="content"/>
        </w:behaviors>
        <w:guid w:val="{D1C57987-E23B-4419-856F-47BDB53D399C}"/>
      </w:docPartPr>
      <w:docPartBody>
        <w:p w:rsidR="006356D4" w:rsidRDefault="00C47B57" w:rsidP="00C47B57">
          <w:pPr>
            <w:pStyle w:val="1F5CCDFB4E69458181B69D67A73897E9"/>
          </w:pPr>
          <w:r w:rsidRPr="004D0396">
            <w:rPr>
              <w:rStyle w:val="a3"/>
              <w:rtl/>
            </w:rPr>
            <w:t>[שם אתר]</w:t>
          </w:r>
        </w:p>
      </w:docPartBody>
    </w:docPart>
    <w:docPart>
      <w:docPartPr>
        <w:name w:val="05C7E99336E04E30BF74697B1239F60B"/>
        <w:category>
          <w:name w:val="כללי"/>
          <w:gallery w:val="placeholder"/>
        </w:category>
        <w:types>
          <w:type w:val="bbPlcHdr"/>
        </w:types>
        <w:behaviors>
          <w:behavior w:val="content"/>
        </w:behaviors>
        <w:guid w:val="{E7E99D59-4441-4EC4-AB13-99FE438CAEE3}"/>
      </w:docPartPr>
      <w:docPartBody>
        <w:p w:rsidR="0059075A" w:rsidRDefault="00D7346C" w:rsidP="00D7346C">
          <w:pPr>
            <w:pStyle w:val="05C7E99336E04E30BF74697B1239F60B"/>
          </w:pPr>
          <w:r w:rsidRPr="00033B28">
            <w:rPr>
              <w:rStyle w:val="a3"/>
              <w:rtl/>
            </w:rPr>
            <w:t>[מדד בגין/ידוע - כותרת]</w:t>
          </w:r>
        </w:p>
      </w:docPartBody>
    </w:docPart>
    <w:docPart>
      <w:docPartPr>
        <w:name w:val="8939F1DEA66E448CB0B96606F59D742C"/>
        <w:category>
          <w:name w:val="כללי"/>
          <w:gallery w:val="placeholder"/>
        </w:category>
        <w:types>
          <w:type w:val="bbPlcHdr"/>
        </w:types>
        <w:behaviors>
          <w:behavior w:val="content"/>
        </w:behaviors>
        <w:guid w:val="{51330F47-3810-41A9-8D8E-CFD4E753E854}"/>
      </w:docPartPr>
      <w:docPartBody>
        <w:p w:rsidR="0059075A" w:rsidRDefault="00D7346C" w:rsidP="00D7346C">
          <w:pPr>
            <w:pStyle w:val="8939F1DEA66E448CB0B96606F59D742C"/>
          </w:pPr>
          <w:r w:rsidRPr="003059F5">
            <w:rPr>
              <w:rStyle w:val="a3"/>
              <w:rtl/>
            </w:rPr>
            <w:t>[מדד בסיס]</w:t>
          </w:r>
        </w:p>
      </w:docPartBody>
    </w:docPart>
    <w:docPart>
      <w:docPartPr>
        <w:name w:val="229AAA44A0874516BB55209F39310720"/>
        <w:category>
          <w:name w:val="כללי"/>
          <w:gallery w:val="placeholder"/>
        </w:category>
        <w:types>
          <w:type w:val="bbPlcHdr"/>
        </w:types>
        <w:behaviors>
          <w:behavior w:val="content"/>
        </w:behaviors>
        <w:guid w:val="{3D4A7077-C71E-4DAC-BC3E-2D655E35D449}"/>
      </w:docPartPr>
      <w:docPartBody>
        <w:p w:rsidR="0059075A" w:rsidRDefault="0059075A">
          <w:r w:rsidRPr="00F936C8">
            <w:rPr>
              <w:rStyle w:val="a3"/>
              <w:rtl/>
            </w:rPr>
            <w:t>[שם ספק]</w:t>
          </w:r>
        </w:p>
      </w:docPartBody>
    </w:docPart>
    <w:docPart>
      <w:docPartPr>
        <w:name w:val="230F295A2A3D4DF8856C41137321881A"/>
        <w:category>
          <w:name w:val="כללי"/>
          <w:gallery w:val="placeholder"/>
        </w:category>
        <w:types>
          <w:type w:val="bbPlcHdr"/>
        </w:types>
        <w:behaviors>
          <w:behavior w:val="content"/>
        </w:behaviors>
        <w:guid w:val="{BA280C4C-8C88-40CB-9C70-317000881F2D}"/>
      </w:docPartPr>
      <w:docPartBody>
        <w:p w:rsidR="00F55DCB" w:rsidRDefault="00F55DCB">
          <w:r w:rsidRPr="00C5438E">
            <w:rPr>
              <w:rStyle w:val="a3"/>
              <w:rtl/>
            </w:rPr>
            <w:t>[שם הפרויקט]</w:t>
          </w:r>
        </w:p>
      </w:docPartBody>
    </w:docPart>
    <w:docPart>
      <w:docPartPr>
        <w:name w:val="26048B97AC884473AAA2C9E9F3E5AF41"/>
        <w:category>
          <w:name w:val="כללי"/>
          <w:gallery w:val="placeholder"/>
        </w:category>
        <w:types>
          <w:type w:val="bbPlcHdr"/>
        </w:types>
        <w:behaviors>
          <w:behavior w:val="content"/>
        </w:behaviors>
        <w:guid w:val="{B7BF8972-7B3B-4026-9643-86B078D71B06}"/>
      </w:docPartPr>
      <w:docPartBody>
        <w:p w:rsidR="00700FC1" w:rsidRDefault="00F55DCB" w:rsidP="00F55DCB">
          <w:pPr>
            <w:pStyle w:val="26048B97AC884473AAA2C9E9F3E5AF41"/>
          </w:pPr>
          <w:r w:rsidRPr="00C5438E">
            <w:rPr>
              <w:rStyle w:val="a3"/>
              <w:rtl/>
            </w:rPr>
            <w:t>[צדדים נוספים]</w:t>
          </w:r>
        </w:p>
      </w:docPartBody>
    </w:docPart>
    <w:docPart>
      <w:docPartPr>
        <w:name w:val="99908AF8A95D41AD8449AF8994C02AE7"/>
        <w:category>
          <w:name w:val="כללי"/>
          <w:gallery w:val="placeholder"/>
        </w:category>
        <w:types>
          <w:type w:val="bbPlcHdr"/>
        </w:types>
        <w:behaviors>
          <w:behavior w:val="content"/>
        </w:behaviors>
        <w:guid w:val="{AB947879-4837-4BCC-9EC6-D55F5B805B2F}"/>
      </w:docPartPr>
      <w:docPartBody>
        <w:p w:rsidR="008C0E31" w:rsidRDefault="00700FC1">
          <w:r w:rsidRPr="00E44462">
            <w:rPr>
              <w:rStyle w:val="a3"/>
              <w:rtl/>
            </w:rPr>
            <w:t>[צד א בחוזה]</w:t>
          </w:r>
        </w:p>
      </w:docPartBody>
    </w:docPart>
    <w:docPart>
      <w:docPartPr>
        <w:name w:val="1FC585D0E59D44F5B2C39148D4556B9B"/>
        <w:category>
          <w:name w:val="כללי"/>
          <w:gallery w:val="placeholder"/>
        </w:category>
        <w:types>
          <w:type w:val="bbPlcHdr"/>
        </w:types>
        <w:behaviors>
          <w:behavior w:val="content"/>
        </w:behaviors>
        <w:guid w:val="{D709ECFB-BE82-4C10-AD9E-48D439DAC96F}"/>
      </w:docPartPr>
      <w:docPartBody>
        <w:p w:rsidR="008C0E31" w:rsidRDefault="00700FC1">
          <w:r w:rsidRPr="00E44462">
            <w:rPr>
              <w:rStyle w:val="a3"/>
              <w:rtl/>
            </w:rPr>
            <w:t>[צד א בחוזה]</w:t>
          </w:r>
        </w:p>
      </w:docPartBody>
    </w:docPart>
    <w:docPart>
      <w:docPartPr>
        <w:name w:val="AD34FE11F88C430AA5417E49AD9FA9F9"/>
        <w:category>
          <w:name w:val="כללי"/>
          <w:gallery w:val="placeholder"/>
        </w:category>
        <w:types>
          <w:type w:val="bbPlcHdr"/>
        </w:types>
        <w:behaviors>
          <w:behavior w:val="content"/>
        </w:behaviors>
        <w:guid w:val="{CE72D366-3B75-43F1-8DB9-C0FF6DE211E2}"/>
      </w:docPartPr>
      <w:docPartBody>
        <w:p w:rsidR="008C0E31" w:rsidRDefault="00700FC1" w:rsidP="00700FC1">
          <w:pPr>
            <w:pStyle w:val="AD34FE11F88C430AA5417E49AD9FA9F9"/>
          </w:pPr>
          <w:r w:rsidRPr="00E44462">
            <w:rPr>
              <w:rStyle w:val="a3"/>
              <w:rtl/>
            </w:rPr>
            <w:t>[צד א בחוזה]</w:t>
          </w:r>
        </w:p>
      </w:docPartBody>
    </w:docPart>
    <w:docPart>
      <w:docPartPr>
        <w:name w:val="10AE26A04A8C43849BE0A9410057F49A"/>
        <w:category>
          <w:name w:val="כללי"/>
          <w:gallery w:val="placeholder"/>
        </w:category>
        <w:types>
          <w:type w:val="bbPlcHdr"/>
        </w:types>
        <w:behaviors>
          <w:behavior w:val="content"/>
        </w:behaviors>
        <w:guid w:val="{E86534BE-89FD-4E20-940E-4798965F90F9}"/>
      </w:docPartPr>
      <w:docPartBody>
        <w:p w:rsidR="006C28FF" w:rsidRDefault="00132158">
          <w:r w:rsidRPr="003E6FC4">
            <w:rPr>
              <w:rStyle w:val="a3"/>
              <w:rtl/>
            </w:rPr>
            <w:t>[שם צד א]</w:t>
          </w:r>
        </w:p>
      </w:docPartBody>
    </w:docPart>
    <w:docPart>
      <w:docPartPr>
        <w:name w:val="A3318365BF944B97B96F002FB5DCE952"/>
        <w:category>
          <w:name w:val="כללי"/>
          <w:gallery w:val="placeholder"/>
        </w:category>
        <w:types>
          <w:type w:val="bbPlcHdr"/>
        </w:types>
        <w:behaviors>
          <w:behavior w:val="content"/>
        </w:behaviors>
        <w:guid w:val="{CF8FB420-ED60-4671-86D1-F42FF741B68A}"/>
      </w:docPartPr>
      <w:docPartBody>
        <w:p w:rsidR="006C28FF" w:rsidRDefault="00132158">
          <w:r w:rsidRPr="003E6FC4">
            <w:rPr>
              <w:rStyle w:val="a3"/>
              <w:rtl/>
            </w:rPr>
            <w:t>[שם ספק]</w:t>
          </w:r>
        </w:p>
      </w:docPartBody>
    </w:docPart>
    <w:docPart>
      <w:docPartPr>
        <w:name w:val="6BD1C92BF3204567AFDA32640740E678"/>
        <w:category>
          <w:name w:val="כללי"/>
          <w:gallery w:val="placeholder"/>
        </w:category>
        <w:types>
          <w:type w:val="bbPlcHdr"/>
        </w:types>
        <w:behaviors>
          <w:behavior w:val="content"/>
        </w:behaviors>
        <w:guid w:val="{BF2440CB-1419-44BA-B9BD-5786FB52031F}"/>
      </w:docPartPr>
      <w:docPartBody>
        <w:p w:rsidR="006C28FF" w:rsidRDefault="00132158" w:rsidP="00132158">
          <w:pPr>
            <w:pStyle w:val="6BD1C92BF3204567AFDA32640740E678"/>
          </w:pPr>
          <w:r w:rsidRPr="003E6FC4">
            <w:rPr>
              <w:rStyle w:val="a3"/>
              <w:rtl/>
            </w:rPr>
            <w:t>[שם ספק]</w:t>
          </w:r>
        </w:p>
      </w:docPartBody>
    </w:docPart>
    <w:docPart>
      <w:docPartPr>
        <w:name w:val="0AC4F942EBEB48E6A5E8BACA5D009560"/>
        <w:category>
          <w:name w:val="כללי"/>
          <w:gallery w:val="placeholder"/>
        </w:category>
        <w:types>
          <w:type w:val="bbPlcHdr"/>
        </w:types>
        <w:behaviors>
          <w:behavior w:val="content"/>
        </w:behaviors>
        <w:guid w:val="{457F389E-B63A-4864-840E-40C31DFFBA7F}"/>
      </w:docPartPr>
      <w:docPartBody>
        <w:p w:rsidR="006C28FF" w:rsidRDefault="00132158" w:rsidP="00132158">
          <w:pPr>
            <w:pStyle w:val="0AC4F942EBEB48E6A5E8BACA5D009560"/>
          </w:pPr>
          <w:r w:rsidRPr="003E6FC4">
            <w:rPr>
              <w:rStyle w:val="a3"/>
              <w:rtl/>
            </w:rPr>
            <w:t>[שם ספק]</w:t>
          </w:r>
        </w:p>
      </w:docPartBody>
    </w:docPart>
    <w:docPart>
      <w:docPartPr>
        <w:name w:val="023E6D2BC70548D19B218BB1684CD88C"/>
        <w:category>
          <w:name w:val="כללי"/>
          <w:gallery w:val="placeholder"/>
        </w:category>
        <w:types>
          <w:type w:val="bbPlcHdr"/>
        </w:types>
        <w:behaviors>
          <w:behavior w:val="content"/>
        </w:behaviors>
        <w:guid w:val="{4B09EDD9-8FBC-4B2E-80F5-3AAA53700CA9}"/>
      </w:docPartPr>
      <w:docPartBody>
        <w:p w:rsidR="000B2E07" w:rsidRDefault="005F5487" w:rsidP="005F5487">
          <w:pPr>
            <w:pStyle w:val="023E6D2BC70548D19B218BB1684CD88C"/>
          </w:pPr>
          <w:r w:rsidRPr="00EA1993">
            <w:rPr>
              <w:rStyle w:val="a3"/>
              <w:rtl/>
            </w:rPr>
            <w:t>[צדדים נוספים]</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avid">
    <w:altName w:val="Arial"/>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B2E07"/>
    <w:rsid w:val="00132158"/>
    <w:rsid w:val="001613AA"/>
    <w:rsid w:val="001F1B02"/>
    <w:rsid w:val="00337892"/>
    <w:rsid w:val="0059075A"/>
    <w:rsid w:val="005F5487"/>
    <w:rsid w:val="006057B8"/>
    <w:rsid w:val="0063068D"/>
    <w:rsid w:val="006356D4"/>
    <w:rsid w:val="006865A5"/>
    <w:rsid w:val="006C28FF"/>
    <w:rsid w:val="00700FC1"/>
    <w:rsid w:val="00753FEA"/>
    <w:rsid w:val="0079296E"/>
    <w:rsid w:val="007A6519"/>
    <w:rsid w:val="007D75B4"/>
    <w:rsid w:val="008C0E31"/>
    <w:rsid w:val="0096384C"/>
    <w:rsid w:val="009A4F2D"/>
    <w:rsid w:val="009F5F51"/>
    <w:rsid w:val="00A52818"/>
    <w:rsid w:val="00C47B57"/>
    <w:rsid w:val="00D7346C"/>
    <w:rsid w:val="00DA5437"/>
    <w:rsid w:val="00E93386"/>
    <w:rsid w:val="00E964FA"/>
    <w:rsid w:val="00EB49A5"/>
    <w:rsid w:val="00F55DCB"/>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5F5487"/>
    <w:rPr>
      <w:color w:val="808080"/>
    </w:rPr>
  </w:style>
  <w:style w:type="paragraph" w:customStyle="1" w:styleId="FA1449019F9E4CF4BFDAD14DBBBEA065">
    <w:name w:val="FA1449019F9E4CF4BFDAD14DBBBEA065"/>
    <w:rsid w:val="00C47B57"/>
    <w:pPr>
      <w:bidi/>
    </w:pPr>
  </w:style>
  <w:style w:type="paragraph" w:customStyle="1" w:styleId="1F5CCDFB4E69458181B69D67A73897E9">
    <w:name w:val="1F5CCDFB4E69458181B69D67A73897E9"/>
    <w:rsid w:val="00C47B57"/>
    <w:pPr>
      <w:bidi/>
    </w:pPr>
  </w:style>
  <w:style w:type="paragraph" w:customStyle="1" w:styleId="05C7E99336E04E30BF74697B1239F60B">
    <w:name w:val="05C7E99336E04E30BF74697B1239F60B"/>
    <w:rsid w:val="00D7346C"/>
    <w:pPr>
      <w:bidi/>
    </w:pPr>
  </w:style>
  <w:style w:type="paragraph" w:customStyle="1" w:styleId="8939F1DEA66E448CB0B96606F59D742C">
    <w:name w:val="8939F1DEA66E448CB0B96606F59D742C"/>
    <w:rsid w:val="00D7346C"/>
    <w:pPr>
      <w:bidi/>
    </w:pPr>
  </w:style>
  <w:style w:type="paragraph" w:customStyle="1" w:styleId="26048B97AC884473AAA2C9E9F3E5AF41">
    <w:name w:val="26048B97AC884473AAA2C9E9F3E5AF41"/>
    <w:rsid w:val="00F55DCB"/>
    <w:pPr>
      <w:bidi/>
    </w:pPr>
  </w:style>
  <w:style w:type="paragraph" w:customStyle="1" w:styleId="AD34FE11F88C430AA5417E49AD9FA9F9">
    <w:name w:val="AD34FE11F88C430AA5417E49AD9FA9F9"/>
    <w:rsid w:val="00700FC1"/>
    <w:pPr>
      <w:bidi/>
    </w:pPr>
  </w:style>
  <w:style w:type="paragraph" w:customStyle="1" w:styleId="6BD1C92BF3204567AFDA32640740E678">
    <w:name w:val="6BD1C92BF3204567AFDA32640740E678"/>
    <w:rsid w:val="00132158"/>
    <w:pPr>
      <w:bidi/>
    </w:pPr>
  </w:style>
  <w:style w:type="paragraph" w:customStyle="1" w:styleId="0AC4F942EBEB48E6A5E8BACA5D009560">
    <w:name w:val="0AC4F942EBEB48E6A5E8BACA5D009560"/>
    <w:rsid w:val="00132158"/>
    <w:pPr>
      <w:bidi/>
    </w:pPr>
  </w:style>
  <w:style w:type="paragraph" w:customStyle="1" w:styleId="023E6D2BC70548D19B218BB1684CD88C">
    <w:name w:val="023E6D2BC70548D19B218BB1684CD88C"/>
    <w:rsid w:val="005F5487"/>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4.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5.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B95431-39F7-4943-9683-ED4B0595ACBA}"/>
</file>

<file path=customXml/itemProps2.xml><?xml version="1.0" encoding="utf-8"?>
<ds:datastoreItem xmlns:ds="http://schemas.openxmlformats.org/officeDocument/2006/customXml" ds:itemID="{19381418-8ABF-4017-996B-57015B068E3D}"/>
</file>

<file path=customXml/itemProps3.xml><?xml version="1.0" encoding="utf-8"?>
<ds:datastoreItem xmlns:ds="http://schemas.openxmlformats.org/officeDocument/2006/customXml" ds:itemID="{81709D4C-33DC-48CC-AC7E-130A245806EE}"/>
</file>

<file path=customXml/itemProps4.xml><?xml version="1.0" encoding="utf-8"?>
<ds:datastoreItem xmlns:ds="http://schemas.openxmlformats.org/officeDocument/2006/customXml" ds:itemID="{CB3F4EDA-E7A8-426C-9C5F-E345AF3DE930}"/>
</file>

<file path=customXml/itemProps5.xml><?xml version="1.0" encoding="utf-8"?>
<ds:datastoreItem xmlns:ds="http://schemas.openxmlformats.org/officeDocument/2006/customXml" ds:itemID="{A87B05C3-2FB0-4CB7-965C-D31F9131C0A5}"/>
</file>

<file path=customXml/itemProps6.xml><?xml version="1.0" encoding="utf-8"?>
<ds:datastoreItem xmlns:ds="http://schemas.openxmlformats.org/officeDocument/2006/customXml" ds:itemID="{1C6BC690-4450-4AA0-9950-F02C7E64275C}"/>
</file>

<file path=docProps/app.xml><?xml version="1.0" encoding="utf-8"?>
<Properties xmlns="http://schemas.openxmlformats.org/officeDocument/2006/extended-properties" xmlns:vt="http://schemas.openxmlformats.org/officeDocument/2006/docPropsVTypes">
  <Template>Normal</Template>
  <TotalTime>25</TotalTime>
  <Pages>43</Pages>
  <Words>13200</Words>
  <Characters>66005</Characters>
  <Application>Microsoft Office Word</Application>
  <DocSecurity>0</DocSecurity>
  <Lines>550</Lines>
  <Paragraphs>158</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79047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Kook Sec</dc:creator>
  <cp:keywords/>
  <dc:description/>
  <cp:lastModifiedBy>Kook Sec</cp:lastModifiedBy>
  <cp:revision>1</cp:revision>
  <dcterms:created xsi:type="dcterms:W3CDTF">2025-05-21T11:28:00Z</dcterms:created>
  <dcterms:modified xsi:type="dcterms:W3CDTF">2025-05-21T11:53:00Z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fb08086a-46d2-4c05-bbb3-d23f88f0bfea</vt:lpwstr>
  </property>
</Properties>
</file>