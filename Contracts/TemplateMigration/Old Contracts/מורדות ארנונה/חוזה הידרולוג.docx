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DF47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p>
    <w:p w14:paraId="5B392E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BCC4FA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818151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6317BE2D" wp14:editId="20E7AEA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EEE6E1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C018A6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72713"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12CA55"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E91531"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ECB7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282FBBA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3F4E23"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56556" w14:textId="77777777" w:rsidR="00FC280C" w:rsidRPr="00FC280C" w:rsidRDefault="00FC280C" w:rsidP="00FC280C">
      <w:pPr>
        <w:widowControl w:val="0"/>
        <w:spacing w:before="0" w:beforeAutospacing="0" w:after="0" w:afterAutospacing="0" w:line="240" w:lineRule="auto"/>
        <w:jc w:val="center"/>
        <w:rPr>
          <w:ins w:id="0" w:author="Kook Sec" w:date="2021-08-30T10:41:00Z"/>
          <w:rFonts w:ascii="Times New Roman" w:eastAsia="Times New Roman" w:hAnsi="Times New Roman" w:cs="David"/>
          <w:bCs/>
          <w:sz w:val="32"/>
          <w:szCs w:val="32"/>
          <w:u w:val="single"/>
          <w:rtl/>
          <w:lang w:eastAsia="he-IL"/>
        </w:rPr>
      </w:pPr>
      <w:ins w:id="1" w:author="Kook Sec" w:date="2021-08-30T10:42:00Z">
        <w:r w:rsidRPr="00FC280C">
          <w:rPr>
            <w:noProof/>
            <w:rtl/>
          </w:rPr>
          <w:drawing>
            <wp:inline distT="0" distB="0" distL="0" distR="0" wp14:anchorId="7324CCA8" wp14:editId="65CC3081">
              <wp:extent cx="5276850" cy="80010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800100"/>
                      </a:xfrm>
                      <a:prstGeom prst="rect">
                        <a:avLst/>
                      </a:prstGeom>
                      <a:noFill/>
                      <a:ln>
                        <a:noFill/>
                      </a:ln>
                    </pic:spPr>
                  </pic:pic>
                </a:graphicData>
              </a:graphic>
            </wp:inline>
          </w:drawing>
        </w:r>
      </w:ins>
    </w:p>
    <w:p w14:paraId="592D7F2A" w14:textId="77777777" w:rsidR="00C2594C" w:rsidRPr="00DE0948" w:rsidDel="00FC280C" w:rsidRDefault="00C2594C" w:rsidP="00DE0948">
      <w:pPr>
        <w:widowControl w:val="0"/>
        <w:spacing w:before="0" w:beforeAutospacing="0" w:after="0" w:afterAutospacing="0" w:line="240" w:lineRule="auto"/>
        <w:jc w:val="center"/>
        <w:rPr>
          <w:del w:id="2" w:author="Kook Sec" w:date="2021-08-30T10:41:00Z"/>
          <w:rFonts w:ascii="Times New Roman" w:eastAsia="Times New Roman" w:hAnsi="Times New Roman" w:cs="David"/>
          <w:bCs/>
          <w:sz w:val="24"/>
          <w:szCs w:val="24"/>
          <w:u w:val="single"/>
          <w:rtl/>
          <w:lang w:eastAsia="he-IL"/>
        </w:rPr>
      </w:pPr>
    </w:p>
    <w:p w14:paraId="41744FE4" w14:textId="77777777" w:rsidR="00DE0948" w:rsidRPr="00C2594C" w:rsidDel="00FC280C" w:rsidRDefault="00D229FD" w:rsidP="00C2594C">
      <w:pPr>
        <w:widowControl w:val="0"/>
        <w:spacing w:before="0" w:beforeAutospacing="0" w:after="0" w:afterAutospacing="0" w:line="240" w:lineRule="auto"/>
        <w:jc w:val="center"/>
        <w:rPr>
          <w:del w:id="3" w:author="Kook Sec" w:date="2021-08-30T10:41:00Z"/>
          <w:rFonts w:ascii="Times New Roman" w:eastAsia="Times New Roman" w:hAnsi="Times New Roman" w:cs="David"/>
          <w:bCs/>
          <w:color w:val="00B0F0"/>
          <w:sz w:val="32"/>
          <w:szCs w:val="32"/>
          <w:u w:val="single"/>
          <w:rtl/>
          <w:lang w:eastAsia="he-IL"/>
        </w:rPr>
      </w:pPr>
      <w:customXmlDelRangeStart w:id="4" w:author="Kook Sec" w:date="2021-08-30T10:41:00Z"/>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4"/>
          <w:customXmlDelRangeStart w:id="5" w:author="Kook Sec" w:date="2021-08-30T10:41:00Z"/>
        </w:sdtContent>
      </w:sdt>
      <w:customXmlDelRangeEnd w:id="5"/>
    </w:p>
    <w:p w14:paraId="2629AB4E" w14:textId="77777777" w:rsidR="00C2594C" w:rsidRPr="00C2594C" w:rsidDel="00FC280C" w:rsidRDefault="00C2594C" w:rsidP="00DE0948">
      <w:pPr>
        <w:widowControl w:val="0"/>
        <w:spacing w:before="0" w:beforeAutospacing="0" w:after="0" w:afterAutospacing="0" w:line="240" w:lineRule="auto"/>
        <w:jc w:val="center"/>
        <w:rPr>
          <w:del w:id="6" w:author="Kook Sec" w:date="2021-08-30T10:41:00Z"/>
          <w:rFonts w:ascii="Times New Roman" w:eastAsia="Times New Roman" w:hAnsi="Times New Roman" w:cs="David"/>
          <w:bCs/>
          <w:color w:val="00B0F0"/>
          <w:sz w:val="32"/>
          <w:szCs w:val="32"/>
          <w:u w:val="single"/>
          <w:rtl/>
          <w:lang w:eastAsia="he-IL"/>
        </w:rPr>
      </w:pPr>
    </w:p>
    <w:p w14:paraId="279DA222" w14:textId="77777777" w:rsidR="00DE0948" w:rsidRPr="00C2594C" w:rsidDel="00FC280C" w:rsidRDefault="00D229FD" w:rsidP="00DE0948">
      <w:pPr>
        <w:widowControl w:val="0"/>
        <w:spacing w:before="0" w:beforeAutospacing="0" w:after="0" w:afterAutospacing="0" w:line="240" w:lineRule="auto"/>
        <w:jc w:val="center"/>
        <w:rPr>
          <w:del w:id="7" w:author="Kook Sec" w:date="2021-08-30T10:41:00Z"/>
          <w:rFonts w:ascii="Times New Roman" w:eastAsia="Times New Roman" w:hAnsi="Times New Roman" w:cs="David"/>
          <w:bCs/>
          <w:color w:val="00B0F0"/>
          <w:sz w:val="32"/>
          <w:szCs w:val="32"/>
          <w:u w:val="single"/>
          <w:rtl/>
          <w:lang w:eastAsia="he-IL"/>
        </w:rPr>
      </w:pPr>
      <w:customXmlDelRangeStart w:id="8" w:author="Kook Sec" w:date="2021-08-30T10:41:00Z"/>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8"/>
          <w:customXmlDelRangeStart w:id="9" w:author="Kook Sec" w:date="2021-08-30T10:41:00Z"/>
        </w:sdtContent>
      </w:sdt>
      <w:customXmlDelRangeEnd w:id="9"/>
    </w:p>
    <w:p w14:paraId="6561C12D"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23CB87B"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7E3E6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D72E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9DCE3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FC630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70D27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7434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BB92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2BE5C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A51B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CC3B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AC8E6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E0FB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0D4EC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936B8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90E7F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1FEB5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941EB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ABEC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25949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C306F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EF8AA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A6D66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7AF31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CBDD5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750B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0247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E4CF7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F7CBF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58A45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A6514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88613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0647B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F9C49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F7CCE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7C203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ECD292"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56F6CA"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4695BA"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7DEABB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1835E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C0395E">
            <w:rPr>
              <w:rStyle w:val="AutoFieldsChar"/>
              <w:color w:val="00B0F0"/>
              <w:rtl/>
            </w:rPr>
            <w:t>[תאריך חתימת חוזה]</w:t>
          </w:r>
        </w:sdtContent>
      </w:sdt>
    </w:p>
    <w:p w14:paraId="08D7A80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545592E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F1352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920552"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Calibri" w:eastAsia="Calibri" w:hAnsi="Calibri" w:cs="Arial"/>
          <w:color w:val="800080"/>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5E2EBEF" w14:textId="77777777" w:rsidR="00DE0948" w:rsidRPr="00DE0948" w:rsidRDefault="00FC280C">
          <w:pPr>
            <w:widowControl w:val="0"/>
            <w:spacing w:before="0" w:beforeAutospacing="0" w:after="0" w:afterAutospacing="0" w:line="240" w:lineRule="auto"/>
            <w:ind w:left="2880" w:hanging="15"/>
            <w:rPr>
              <w:rFonts w:ascii="Times New Roman" w:eastAsia="Times New Roman" w:hAnsi="Times New Roman" w:cs="David"/>
              <w:color w:val="008000"/>
              <w:sz w:val="24"/>
              <w:szCs w:val="24"/>
              <w:rtl/>
            </w:rPr>
            <w:pPrChange w:id="10" w:author="Kook Sec" w:date="2021-08-30T10:43:00Z">
              <w:pPr>
                <w:widowControl w:val="0"/>
                <w:spacing w:before="0" w:beforeAutospacing="0" w:after="0" w:afterAutospacing="0" w:line="240" w:lineRule="auto"/>
                <w:ind w:left="2880" w:firstLine="720"/>
              </w:pPr>
            </w:pPrChange>
          </w:pPr>
          <w:ins w:id="11" w:author="Kook Sec" w:date="2021-08-30T10:43:00Z">
            <w:r w:rsidRPr="00FC280C">
              <w:rPr>
                <w:rFonts w:ascii="Calibri" w:eastAsia="Calibri" w:hAnsi="Calibri" w:cs="Arial"/>
                <w:color w:val="800080"/>
                <w:rtl/>
              </w:rPr>
              <w:t>א.מ. ישראל מגורים פיתוח בע"מ</w:t>
            </w:r>
          </w:ins>
          <w:r>
            <w:rPr>
              <w:rFonts w:ascii="Calibri" w:eastAsia="Calibri" w:hAnsi="Calibri" w:cs="Arial"/>
              <w:color w:val="800080"/>
              <w:rtl/>
            </w:rPr>
            <w:br/>
          </w:r>
          <w:ins w:id="12" w:author="Kook Sec" w:date="2021-08-30T10:43:00Z">
            <w:r w:rsidRPr="00FC280C">
              <w:rPr>
                <w:rFonts w:ascii="Calibri" w:eastAsia="Calibri" w:hAnsi="Calibri" w:cs="Arial"/>
                <w:color w:val="800080"/>
                <w:rtl/>
              </w:rPr>
              <w:t>יוני נתניהו 1 ג' אור יהודה</w:t>
            </w:r>
          </w:ins>
          <w:r>
            <w:rPr>
              <w:rFonts w:ascii="Calibri" w:eastAsia="Calibri" w:hAnsi="Calibri" w:cs="Arial"/>
              <w:color w:val="800080"/>
              <w:rtl/>
            </w:rPr>
            <w:br/>
          </w:r>
          <w:ins w:id="13" w:author="Kook Sec" w:date="2021-08-30T10:43:00Z">
            <w:r w:rsidRPr="00FC280C">
              <w:rPr>
                <w:rFonts w:ascii="Calibri" w:eastAsia="Calibri" w:hAnsi="Calibri" w:cs="Arial"/>
                <w:color w:val="800080"/>
                <w:rtl/>
              </w:rPr>
              <w:t>513313148</w:t>
            </w:r>
          </w:ins>
          <w:r>
            <w:rPr>
              <w:rFonts w:ascii="Calibri" w:eastAsia="Calibri" w:hAnsi="Calibri" w:cs="Arial"/>
              <w:color w:val="800080"/>
              <w:rtl/>
            </w:rPr>
            <w:br/>
          </w:r>
        </w:p>
      </w:sdtContent>
    </w:sdt>
    <w:p w14:paraId="1D82252A"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24D8811E"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20DE32F8"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7560A1F"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0ACEF95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13F58CA" w14:textId="77777777" w:rsidR="00DE0948" w:rsidRPr="00DE0948" w:rsidRDefault="0095534C">
          <w:pPr>
            <w:widowControl w:val="0"/>
            <w:spacing w:before="0" w:beforeAutospacing="0" w:after="0" w:afterAutospacing="0" w:line="240" w:lineRule="auto"/>
            <w:ind w:left="2880" w:firstLine="26"/>
            <w:rPr>
              <w:rFonts w:ascii="Times New Roman" w:eastAsia="Times New Roman" w:hAnsi="Times New Roman" w:cs="David"/>
              <w:sz w:val="24"/>
              <w:szCs w:val="24"/>
              <w:rtl/>
              <w:lang w:eastAsia="he-IL"/>
            </w:rPr>
            <w:pPrChange w:id="14" w:author="Kook Sec" w:date="2021-08-30T11:10:00Z">
              <w:pPr>
                <w:widowControl w:val="0"/>
                <w:spacing w:before="0" w:beforeAutospacing="0" w:after="0" w:afterAutospacing="0" w:line="240" w:lineRule="auto"/>
                <w:ind w:left="2880" w:firstLine="720"/>
              </w:pPr>
            </w:pPrChange>
          </w:pPr>
          <w:del w:id="15" w:author="Kook Sec" w:date="2021-08-30T11:10:00Z">
            <w:r w:rsidDel="0095534C">
              <w:rPr>
                <w:rFonts w:ascii="Times New Roman" w:eastAsia="Times New Roman" w:hAnsi="Times New Roman" w:cs="David"/>
                <w:color w:val="800080"/>
                <w:sz w:val="24"/>
                <w:szCs w:val="24"/>
                <w:rtl/>
              </w:rPr>
              <w:br/>
            </w:r>
          </w:del>
          <w:ins w:id="16" w:author="Kook Sec" w:date="2021-08-30T11:10:00Z">
            <w:r w:rsidRPr="0095534C">
              <w:rPr>
                <w:rFonts w:ascii="Times New Roman" w:eastAsia="Times New Roman" w:hAnsi="Times New Roman" w:cs="David"/>
                <w:color w:val="800080"/>
                <w:sz w:val="24"/>
                <w:szCs w:val="24"/>
                <w:rtl/>
              </w:rPr>
              <w:t>צוק הידרולוגיה והסביבה בע"מ</w:t>
            </w:r>
            <w:r>
              <w:rPr>
                <w:rFonts w:ascii="Times New Roman" w:eastAsia="Times New Roman" w:hAnsi="Times New Roman" w:cs="David"/>
                <w:color w:val="800080"/>
                <w:sz w:val="24"/>
                <w:szCs w:val="24"/>
                <w:rtl/>
              </w:rPr>
              <w:br/>
            </w:r>
            <w:proofErr w:type="spellStart"/>
            <w:r>
              <w:rPr>
                <w:rFonts w:ascii="Times New Roman" w:eastAsia="Times New Roman" w:hAnsi="Times New Roman" w:cs="David" w:hint="cs"/>
                <w:color w:val="800080"/>
                <w:sz w:val="24"/>
                <w:szCs w:val="24"/>
                <w:rtl/>
              </w:rPr>
              <w:t>קרית</w:t>
            </w:r>
            <w:proofErr w:type="spellEnd"/>
            <w:r>
              <w:rPr>
                <w:rFonts w:ascii="Times New Roman" w:eastAsia="Times New Roman" w:hAnsi="Times New Roman" w:cs="David" w:hint="cs"/>
                <w:color w:val="800080"/>
                <w:sz w:val="24"/>
                <w:szCs w:val="24"/>
                <w:rtl/>
              </w:rPr>
              <w:t xml:space="preserve"> אונו ת.ד </w:t>
            </w:r>
          </w:ins>
          <w:ins w:id="17" w:author="Kook Sec" w:date="2021-08-30T11:11:00Z">
            <w:r>
              <w:rPr>
                <w:rFonts w:ascii="Times New Roman" w:eastAsia="Times New Roman" w:hAnsi="Times New Roman" w:cs="David" w:hint="cs"/>
                <w:color w:val="800080"/>
                <w:sz w:val="24"/>
                <w:szCs w:val="24"/>
                <w:rtl/>
              </w:rPr>
              <w:t>64 5510001</w:t>
            </w:r>
          </w:ins>
          <w:r>
            <w:rPr>
              <w:rFonts w:ascii="Times New Roman" w:eastAsia="Times New Roman" w:hAnsi="Times New Roman" w:cs="David"/>
              <w:color w:val="800080"/>
              <w:sz w:val="24"/>
              <w:szCs w:val="24"/>
              <w:rtl/>
            </w:rPr>
            <w:br/>
          </w:r>
          <w:ins w:id="18" w:author="Kook Sec" w:date="2021-08-30T11:11:00Z">
            <w:r>
              <w:rPr>
                <w:rFonts w:ascii="Times New Roman" w:eastAsia="Times New Roman" w:hAnsi="Times New Roman" w:cs="David" w:hint="cs"/>
                <w:color w:val="800080"/>
                <w:sz w:val="24"/>
                <w:szCs w:val="24"/>
                <w:rtl/>
              </w:rPr>
              <w:t>515385383</w:t>
            </w:r>
          </w:ins>
        </w:p>
      </w:sdtContent>
    </w:sdt>
    <w:p w14:paraId="363E1859"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0738D571"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2A6111FD"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8FBEAC1"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369D1C5"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2DA13C5F"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1D95DF22"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למונחים הבאים יהא הפרוש הנקוב </w:t>
      </w:r>
      <w:proofErr w:type="spellStart"/>
      <w:r w:rsidRPr="00DE0948">
        <w:rPr>
          <w:rFonts w:ascii="Times New Roman" w:eastAsia="Times New Roman" w:hAnsi="Times New Roman" w:cs="David"/>
          <w:sz w:val="24"/>
          <w:szCs w:val="24"/>
          <w:rtl/>
          <w:lang w:eastAsia="he-IL"/>
        </w:rPr>
        <w:t>בצידם</w:t>
      </w:r>
      <w:proofErr w:type="spellEnd"/>
      <w:r w:rsidRPr="00DE0948">
        <w:rPr>
          <w:rFonts w:ascii="Times New Roman" w:eastAsia="Times New Roman" w:hAnsi="Times New Roman" w:cs="David"/>
          <w:sz w:val="24"/>
          <w:szCs w:val="24"/>
          <w:rtl/>
          <w:lang w:eastAsia="he-IL"/>
        </w:rPr>
        <w:t xml:space="preserve"> דהיינו:</w:t>
      </w:r>
    </w:p>
    <w:p w14:paraId="199DCDEE"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5F1EE3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3D4D7EA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00234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5D575D5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7BA4FC6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3737919"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FF975C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28D20D"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90F066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747FEC"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005C3B8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65809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6A03F28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lastRenderedPageBreak/>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347D32F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4219E1F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FF64B9"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1C807CA" w14:textId="77777777" w:rsidR="00DE0948" w:rsidRPr="00DE0948" w:rsidRDefault="00681BEB">
      <w:pPr>
        <w:widowControl w:val="0"/>
        <w:tabs>
          <w:tab w:val="left" w:pos="1316"/>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Change w:id="19" w:author="Kook Sec" w:date="2021-08-30T10:57:00Z">
          <w:pPr>
            <w:widowControl w:val="0"/>
            <w:tabs>
              <w:tab w:val="left" w:pos="1932"/>
            </w:tabs>
            <w:spacing w:before="0" w:beforeAutospacing="0" w:after="0" w:afterAutospacing="0" w:line="240" w:lineRule="auto"/>
            <w:ind w:left="1932" w:hanging="1134"/>
            <w:jc w:val="both"/>
          </w:pPr>
        </w:pPrChange>
      </w:pPr>
      <w:ins w:id="20" w:author="Kook Sec" w:date="2021-08-30T10:57:00Z">
        <w:r>
          <w:rPr>
            <w:rFonts w:ascii="Times New Roman" w:eastAsia="Times New Roman" w:hAnsi="Times New Roman" w:cs="David"/>
            <w:sz w:val="24"/>
            <w:szCs w:val="24"/>
            <w:rtl/>
            <w:lang w:eastAsia="he-IL"/>
          </w:rPr>
          <w:tab/>
        </w:r>
      </w:ins>
    </w:p>
    <w:p w14:paraId="51DFB08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0D83938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BBF077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8D67B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5DD1E13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57BA5BEA"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36504CA"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7575789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A1514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65B8628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6DA84B9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69312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1A8EA545"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6D66F94B"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276990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3ADA434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6254573B"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8A35B1B"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0DEB1180"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0E0B0430"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57AC711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0D7C50E9"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7538B948"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1C28F9AB"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AFEC7FF"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B4B684A"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26ECB30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619CECB5"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5C31BB70"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7AF08FC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79C99CB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w:t>
      </w:r>
      <w:proofErr w:type="spellEnd"/>
      <w:r w:rsidRPr="00DE0948">
        <w:rPr>
          <w:rFonts w:ascii="Times New Roman" w:eastAsia="Times New Roman" w:hAnsi="Times New Roman" w:cs="David"/>
          <w:sz w:val="24"/>
          <w:szCs w:val="24"/>
          <w:rtl/>
          <w:lang w:eastAsia="he-IL"/>
        </w:rPr>
        <w:t xml:space="preserve">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468CF77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28FE368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w:t>
      </w:r>
      <w:r w:rsidRPr="00DE0948">
        <w:rPr>
          <w:rFonts w:ascii="Times New Roman" w:eastAsia="Times New Roman" w:hAnsi="Times New Roman" w:cs="David"/>
          <w:sz w:val="24"/>
          <w:szCs w:val="24"/>
          <w:rtl/>
          <w:lang w:eastAsia="he-IL"/>
        </w:rPr>
        <w:lastRenderedPageBreak/>
        <w:t>גבוהה, תוך ציות לדין ולהנחת דעת המזמין, ותוך שמירת לוחות הזמנים והמסגרת התקציבית, שייקבעו על ידי המזמין.</w:t>
      </w:r>
    </w:p>
    <w:p w14:paraId="3B7E5F3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7A168A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4DC1D27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1FB3578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3E31900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DE0948">
        <w:rPr>
          <w:rFonts w:ascii="Times New Roman" w:eastAsia="Times New Roman" w:hAnsi="Times New Roman" w:cs="David"/>
          <w:sz w:val="24"/>
          <w:szCs w:val="24"/>
          <w:rtl/>
          <w:lang w:eastAsia="he-IL"/>
        </w:rPr>
        <w:t>הכל</w:t>
      </w:r>
      <w:proofErr w:type="spellEnd"/>
      <w:r w:rsidRPr="00DE0948">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0E6F99B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6A69B3C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742314D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0E34863"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w:t>
      </w:r>
      <w:proofErr w:type="spellStart"/>
      <w:r w:rsidRPr="00DE0948">
        <w:rPr>
          <w:rFonts w:ascii="Times New Roman" w:eastAsia="Times New Roman" w:hAnsi="Times New Roman" w:cs="David" w:hint="cs"/>
          <w:sz w:val="24"/>
          <w:szCs w:val="24"/>
          <w:rtl/>
          <w:lang w:eastAsia="he-IL"/>
        </w:rPr>
        <w:t>רמדורנט</w:t>
      </w:r>
      <w:proofErr w:type="spellEnd"/>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של </w:t>
      </w:r>
      <w:proofErr w:type="spellStart"/>
      <w:r w:rsidRPr="00DE0948">
        <w:rPr>
          <w:rFonts w:ascii="Times New Roman" w:eastAsia="Times New Roman" w:hAnsi="Times New Roman" w:cs="David"/>
          <w:sz w:val="24"/>
          <w:szCs w:val="24"/>
          <w:rtl/>
          <w:lang w:eastAsia="he-IL"/>
        </w:rPr>
        <w:t>רמדור</w:t>
      </w:r>
      <w:proofErr w:type="spellEnd"/>
      <w:r w:rsidRPr="00DE0948">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2A5CAE2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4091936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2BD123E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proofErr w:type="spellStart"/>
      <w:r w:rsidRPr="00DE0948">
        <w:rPr>
          <w:rFonts w:ascii="Times New Roman" w:eastAsia="Times New Roman" w:hAnsi="Times New Roman" w:cs="David" w:hint="cs"/>
          <w:b/>
          <w:sz w:val="24"/>
          <w:szCs w:val="24"/>
          <w:rtl/>
          <w:lang w:eastAsia="he-IL"/>
        </w:rPr>
        <w:t>המצ"ב</w:t>
      </w:r>
      <w:proofErr w:type="spellEnd"/>
      <w:r w:rsidRPr="00DE0948">
        <w:rPr>
          <w:rFonts w:ascii="Times New Roman" w:eastAsia="Times New Roman" w:hAnsi="Times New Roman" w:cs="David" w:hint="cs"/>
          <w:b/>
          <w:sz w:val="24"/>
          <w:szCs w:val="24"/>
          <w:rtl/>
          <w:lang w:eastAsia="he-IL"/>
        </w:rPr>
        <w:t>,</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15B6E1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B9A8CDD"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731B02CD"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E4770E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45C22BB3"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4513424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0EE265E1"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1E6B122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0CA50CF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32EFE1B6"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37B2C581"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604FBD27"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w:t>
      </w:r>
      <w:proofErr w:type="spellStart"/>
      <w:r w:rsidRPr="00DE0948">
        <w:rPr>
          <w:rFonts w:ascii="Times New Roman" w:eastAsia="Times New Roman" w:hAnsi="Times New Roman" w:cs="David"/>
          <w:sz w:val="24"/>
          <w:szCs w:val="24"/>
          <w:rtl/>
          <w:lang w:eastAsia="he-IL"/>
        </w:rPr>
        <w:t>ליתן</w:t>
      </w:r>
      <w:proofErr w:type="spellEnd"/>
      <w:r w:rsidRPr="00DE0948">
        <w:rPr>
          <w:rFonts w:ascii="Times New Roman" w:eastAsia="Times New Roman" w:hAnsi="Times New Roman" w:cs="David"/>
          <w:sz w:val="24"/>
          <w:szCs w:val="24"/>
          <w:rtl/>
          <w:lang w:eastAsia="he-IL"/>
        </w:rPr>
        <w:t xml:space="preserve">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6E18727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סמכויות המנהל</w:t>
      </w:r>
    </w:p>
    <w:p w14:paraId="3AEBE4EC"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6B9F34D"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26B781F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w:t>
      </w:r>
      <w:proofErr w:type="spellStart"/>
      <w:r w:rsidRPr="00DE0948">
        <w:rPr>
          <w:rFonts w:ascii="Times New Roman" w:eastAsia="Times New Roman" w:hAnsi="Times New Roman" w:cs="David" w:hint="cs"/>
          <w:b/>
          <w:sz w:val="24"/>
          <w:szCs w:val="24"/>
          <w:rtl/>
          <w:lang w:eastAsia="he-IL"/>
        </w:rPr>
        <w:t>המצ"ב</w:t>
      </w:r>
      <w:proofErr w:type="spellEnd"/>
      <w:r w:rsidRPr="00DE0948">
        <w:rPr>
          <w:rFonts w:ascii="Times New Roman" w:eastAsia="Times New Roman" w:hAnsi="Times New Roman" w:cs="David"/>
          <w:sz w:val="24"/>
          <w:szCs w:val="24"/>
          <w:rtl/>
          <w:lang w:eastAsia="he-IL"/>
        </w:rPr>
        <w:t>.</w:t>
      </w:r>
    </w:p>
    <w:p w14:paraId="690225B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126DCBC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92F532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4795F26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5E81678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256EA26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20583D6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437796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F39ED2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 xml:space="preserve">רק בהימלא כל התנאים </w:t>
      </w:r>
      <w:r w:rsidRPr="00DE0948">
        <w:rPr>
          <w:rFonts w:ascii="Times New Roman" w:eastAsia="Times New Roman" w:hAnsi="Times New Roman" w:cs="David"/>
          <w:sz w:val="24"/>
          <w:szCs w:val="24"/>
          <w:rtl/>
          <w:lang w:eastAsia="he-IL"/>
        </w:rPr>
        <w:lastRenderedPageBreak/>
        <w:t>המצטברים הבאים ולמשך הזמן שהמנהל יקבע, דהיינו:</w:t>
      </w:r>
    </w:p>
    <w:p w14:paraId="3C4B4DE1"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2FF77560"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35EA609"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1149006"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2CE5E71C"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0ADFE81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4AD7F97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A8B64FC"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30AE0E4F"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2067C2B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proofErr w:type="spellStart"/>
      <w:r w:rsidRPr="00DE0948">
        <w:rPr>
          <w:rFonts w:ascii="Times New Roman" w:eastAsia="Times New Roman" w:hAnsi="Times New Roman" w:cs="David" w:hint="cs"/>
          <w:b/>
          <w:sz w:val="24"/>
          <w:szCs w:val="24"/>
          <w:rtl/>
          <w:lang w:eastAsia="he-IL"/>
        </w:rPr>
        <w:t>המצ"ב</w:t>
      </w:r>
      <w:proofErr w:type="spellEnd"/>
      <w:r w:rsidRPr="00DE0948">
        <w:rPr>
          <w:rFonts w:ascii="Times New Roman" w:eastAsia="Times New Roman" w:hAnsi="Times New Roman" w:cs="David" w:hint="cs"/>
          <w:b/>
          <w:sz w:val="24"/>
          <w:szCs w:val="24"/>
          <w:rtl/>
          <w:lang w:eastAsia="he-IL"/>
        </w:rPr>
        <w:t xml:space="preserve">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47A5D46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3FD238CD"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7ED9F1F3"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0A24038C"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22A8C689"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FD543D8"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739899A5"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404B4986"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235079D1"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w:t>
      </w:r>
      <w:r w:rsidRPr="00DE0948">
        <w:rPr>
          <w:rFonts w:ascii="Times New Roman" w:eastAsia="Times New Roman" w:hAnsi="Times New Roman" w:cs="David"/>
          <w:sz w:val="24"/>
          <w:szCs w:val="24"/>
          <w:rtl/>
          <w:lang w:eastAsia="he-IL"/>
        </w:rPr>
        <w:lastRenderedPageBreak/>
        <w:t xml:space="preserve">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w:t>
      </w:r>
      <w:proofErr w:type="spellStart"/>
      <w:r w:rsidRPr="00DE0948">
        <w:rPr>
          <w:rFonts w:ascii="Times New Roman" w:eastAsia="Times New Roman" w:hAnsi="Times New Roman" w:cs="David"/>
          <w:sz w:val="24"/>
          <w:szCs w:val="24"/>
          <w:rtl/>
          <w:lang w:eastAsia="he-IL"/>
        </w:rPr>
        <w:t>רמדורנט</w:t>
      </w:r>
      <w:proofErr w:type="spellEnd"/>
      <w:r w:rsidRPr="00DE0948">
        <w:rPr>
          <w:rFonts w:ascii="Times New Roman" w:eastAsia="Times New Roman" w:hAnsi="Times New Roman" w:cs="David"/>
          <w:sz w:val="24"/>
          <w:szCs w:val="24"/>
          <w:rtl/>
          <w:lang w:eastAsia="he-IL"/>
        </w:rPr>
        <w:t xml:space="preserve">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15DFC2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DE0948">
        <w:rPr>
          <w:rFonts w:ascii="Times New Roman" w:eastAsia="Times New Roman" w:hAnsi="Times New Roman" w:cs="David"/>
          <w:sz w:val="24"/>
          <w:szCs w:val="24"/>
          <w:rtl/>
          <w:lang w:eastAsia="he-IL"/>
        </w:rPr>
        <w:t>לשלמם</w:t>
      </w:r>
      <w:proofErr w:type="spellEnd"/>
      <w:r w:rsidRPr="00DE0948">
        <w:rPr>
          <w:rFonts w:ascii="Times New Roman" w:eastAsia="Times New Roman" w:hAnsi="Times New Roman" w:cs="David"/>
          <w:sz w:val="24"/>
          <w:szCs w:val="24"/>
          <w:rtl/>
          <w:lang w:eastAsia="he-IL"/>
        </w:rPr>
        <w:t xml:space="preserve">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6D9E301D"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8A8B6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proofErr w:type="spellStart"/>
      <w:r w:rsidRPr="00DE0948">
        <w:rPr>
          <w:rFonts w:ascii="Times New Roman" w:eastAsia="Times New Roman" w:hAnsi="Times New Roman" w:cs="David" w:hint="cs"/>
          <w:sz w:val="24"/>
          <w:szCs w:val="24"/>
          <w:rtl/>
          <w:lang w:eastAsia="he-IL"/>
        </w:rPr>
        <w:t>המצ"ב</w:t>
      </w:r>
      <w:proofErr w:type="spellEnd"/>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2B63CC4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2EA08747"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F726D35"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3D46FDB"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47D40A16"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C93CC8E"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w:t>
      </w:r>
      <w:proofErr w:type="spellStart"/>
      <w:r w:rsidRPr="00DE0948">
        <w:rPr>
          <w:rFonts w:ascii="Times New Roman" w:eastAsia="Times New Roman" w:hAnsi="Times New Roman" w:cs="David" w:hint="cs"/>
          <w:b/>
          <w:sz w:val="24"/>
          <w:szCs w:val="24"/>
          <w:rtl/>
          <w:lang w:eastAsia="he-IL"/>
        </w:rPr>
        <w:t>המצ"ב</w:t>
      </w:r>
      <w:proofErr w:type="spellEnd"/>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3D1B1FE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54A3C339"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29854789"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791626D6"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1DCD84D"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7062E5D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D18BAE8"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58C72089" w14:textId="77777777" w:rsidR="006A2EA5"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6A3801D5" w14:textId="77777777" w:rsidR="002E5E38"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01AB2EF6"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1F353A0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58001442"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616002C"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5114371" w14:textId="77777777" w:rsidR="006A2EA5" w:rsidRPr="00013687" w:rsidRDefault="006A2EA5" w:rsidP="006A2EA5">
      <w:pPr>
        <w:pStyle w:val="af9"/>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2552D60"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8BAA838"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D45F36"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D555FA1"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F426221"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0BB602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F63D184"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36994A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4780955"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7C0ACCB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55D0D61"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DD72E5D"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31A5D61"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57D49E7"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288D97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70B8D10"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12F68B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2D02BE3"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730784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198353A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DE0948">
        <w:rPr>
          <w:rFonts w:ascii="Times New Roman" w:eastAsia="Times New Roman" w:hAnsi="Times New Roman" w:cs="David"/>
          <w:sz w:val="24"/>
          <w:szCs w:val="24"/>
          <w:rtl/>
          <w:lang w:eastAsia="he-IL"/>
        </w:rPr>
        <w:t>המצ"ב</w:t>
      </w:r>
      <w:proofErr w:type="spellEnd"/>
      <w:r w:rsidRPr="00DE0948">
        <w:rPr>
          <w:rFonts w:ascii="Times New Roman" w:eastAsia="Times New Roman" w:hAnsi="Times New Roman" w:cs="David"/>
          <w:sz w:val="24"/>
          <w:szCs w:val="24"/>
          <w:rtl/>
          <w:lang w:eastAsia="he-IL"/>
        </w:rPr>
        <w:t xml:space="preserve">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5E2DCE8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1E58806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DE0948">
        <w:rPr>
          <w:rFonts w:ascii="Times New Roman" w:eastAsia="Times New Roman" w:hAnsi="Times New Roman" w:cs="David"/>
          <w:sz w:val="24"/>
          <w:szCs w:val="24"/>
          <w:rtl/>
          <w:lang w:eastAsia="he-IL"/>
        </w:rPr>
        <w:t>הכל</w:t>
      </w:r>
      <w:proofErr w:type="spellEnd"/>
      <w:r w:rsidRPr="00DE0948">
        <w:rPr>
          <w:rFonts w:ascii="Times New Roman" w:eastAsia="Times New Roman" w:hAnsi="Times New Roman" w:cs="David"/>
          <w:sz w:val="24"/>
          <w:szCs w:val="24"/>
          <w:rtl/>
          <w:lang w:eastAsia="he-IL"/>
        </w:rPr>
        <w:t xml:space="preserve"> לפי העניין.</w:t>
      </w:r>
    </w:p>
    <w:p w14:paraId="4443098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AD20BAF"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471731E2"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DE0948">
        <w:rPr>
          <w:rFonts w:ascii="Times New Roman" w:eastAsia="Times New Roman" w:hAnsi="Times New Roman" w:cs="David"/>
          <w:sz w:val="24"/>
          <w:szCs w:val="24"/>
          <w:rtl/>
          <w:lang w:eastAsia="he-IL"/>
        </w:rPr>
        <w:t>לשנותן</w:t>
      </w:r>
      <w:proofErr w:type="spellEnd"/>
      <w:r w:rsidRPr="00DE0948">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FE187DC"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6A25FE2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4E94FCD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 xml:space="preserve">י הדין ו/או </w:t>
      </w:r>
      <w:proofErr w:type="spellStart"/>
      <w:r w:rsidRPr="00DE0948">
        <w:rPr>
          <w:rFonts w:ascii="Times New Roman" w:eastAsia="Times New Roman" w:hAnsi="Times New Roman" w:cs="David"/>
          <w:color w:val="000000"/>
          <w:sz w:val="24"/>
          <w:szCs w:val="24"/>
          <w:rtl/>
          <w:lang w:eastAsia="he-IL"/>
        </w:rPr>
        <w:t>מכח</w:t>
      </w:r>
      <w:proofErr w:type="spellEnd"/>
      <w:r w:rsidRPr="00DE0948">
        <w:rPr>
          <w:rFonts w:ascii="Times New Roman" w:eastAsia="Times New Roman" w:hAnsi="Times New Roman" w:cs="David"/>
          <w:color w:val="000000"/>
          <w:sz w:val="24"/>
          <w:szCs w:val="24"/>
          <w:rtl/>
          <w:lang w:eastAsia="he-IL"/>
        </w:rPr>
        <w:t xml:space="preserve"> צו הרחבה ו/או </w:t>
      </w:r>
      <w:proofErr w:type="spellStart"/>
      <w:r w:rsidRPr="00DE0948">
        <w:rPr>
          <w:rFonts w:ascii="Times New Roman" w:eastAsia="Times New Roman" w:hAnsi="Times New Roman" w:cs="David"/>
          <w:color w:val="000000"/>
          <w:sz w:val="24"/>
          <w:szCs w:val="24"/>
          <w:rtl/>
          <w:lang w:eastAsia="he-IL"/>
        </w:rPr>
        <w:t>מכח</w:t>
      </w:r>
      <w:proofErr w:type="spellEnd"/>
      <w:r w:rsidRPr="00DE0948">
        <w:rPr>
          <w:rFonts w:ascii="Times New Roman" w:eastAsia="Times New Roman" w:hAnsi="Times New Roman" w:cs="David"/>
          <w:color w:val="000000"/>
          <w:sz w:val="24"/>
          <w:szCs w:val="24"/>
          <w:rtl/>
          <w:lang w:eastAsia="he-IL"/>
        </w:rPr>
        <w:t xml:space="preserve"> הסכם כלשהו על עובד</w:t>
      </w:r>
      <w:r w:rsidRPr="00DE0948">
        <w:rPr>
          <w:rFonts w:ascii="Times New Roman" w:eastAsia="Times New Roman" w:hAnsi="Times New Roman" w:cs="David" w:hint="cs"/>
          <w:sz w:val="24"/>
          <w:szCs w:val="24"/>
          <w:rtl/>
          <w:lang w:eastAsia="he-IL"/>
        </w:rPr>
        <w:t>.</w:t>
      </w:r>
    </w:p>
    <w:p w14:paraId="44B4543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w:t>
      </w:r>
      <w:proofErr w:type="spellStart"/>
      <w:r w:rsidRPr="00DE0948">
        <w:rPr>
          <w:rFonts w:ascii="Times New Roman" w:eastAsia="Times New Roman" w:hAnsi="Times New Roman" w:cs="David" w:hint="cs"/>
          <w:color w:val="000000"/>
          <w:sz w:val="24"/>
          <w:szCs w:val="24"/>
          <w:rtl/>
          <w:lang w:eastAsia="he-IL"/>
        </w:rPr>
        <w:t>שלוחיו</w:t>
      </w:r>
      <w:proofErr w:type="spellEnd"/>
      <w:r w:rsidRPr="00DE0948">
        <w:rPr>
          <w:rFonts w:ascii="Times New Roman" w:eastAsia="Times New Roman" w:hAnsi="Times New Roman" w:cs="David" w:hint="cs"/>
          <w:color w:val="000000"/>
          <w:sz w:val="24"/>
          <w:szCs w:val="24"/>
          <w:rtl/>
          <w:lang w:eastAsia="he-IL"/>
        </w:rPr>
        <w:t xml:space="preserve">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0F9DD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5327357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23B19C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059CC2D"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w:t>
      </w:r>
      <w:r w:rsidRPr="00DE0948">
        <w:rPr>
          <w:rFonts w:ascii="Times New Roman" w:eastAsia="Times New Roman" w:hAnsi="Times New Roman" w:cs="David"/>
          <w:color w:val="000000"/>
          <w:sz w:val="24"/>
          <w:szCs w:val="24"/>
          <w:rtl/>
          <w:lang w:eastAsia="he-IL"/>
        </w:rPr>
        <w:lastRenderedPageBreak/>
        <w:t>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1FFABA1C"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70C27CE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703E23EC"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1AF5008F"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4423301C"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14F98AED"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4453570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4C3E727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12BA5803"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11CF2C95"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53EDFA2A"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6BA2F346"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655BB259"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 </w:t>
      </w:r>
      <w:r w:rsidRPr="00DE0948">
        <w:rPr>
          <w:rFonts w:ascii="Times New Roman" w:eastAsia="Times New Roman" w:hAnsi="Times New Roman" w:cs="David"/>
          <w:sz w:val="24"/>
          <w:szCs w:val="24"/>
          <w:rtl/>
          <w:lang w:eastAsia="he-IL"/>
        </w:rPr>
        <w:lastRenderedPageBreak/>
        <w:t>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09D5EC28"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6ED17C9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5A69B2D"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139C0F3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64FFE91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489F430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0DBF5B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16DEC2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108A3D9"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2382B152" w14:textId="77777777" w:rsidR="002E5E38"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7D9696F"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AAEAE94"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3A6C22C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617F234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657945B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78745F0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236EC924"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C274111"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38F824F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22AEA78B"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15E3F7D"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37B6568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69227B1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ADA145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B4A999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w:t>
      </w:r>
      <w:proofErr w:type="spellStart"/>
      <w:r w:rsidRPr="00DE0948">
        <w:rPr>
          <w:rFonts w:ascii="Times New Roman" w:eastAsia="Times New Roman" w:hAnsi="Times New Roman" w:cs="David" w:hint="cs"/>
          <w:sz w:val="24"/>
          <w:szCs w:val="24"/>
          <w:rtl/>
          <w:lang w:eastAsia="he-IL"/>
        </w:rPr>
        <w:t>שלוחיו</w:t>
      </w:r>
      <w:proofErr w:type="spellEnd"/>
      <w:r w:rsidRPr="00DE0948">
        <w:rPr>
          <w:rFonts w:ascii="Times New Roman" w:eastAsia="Times New Roman" w:hAnsi="Times New Roman" w:cs="David" w:hint="cs"/>
          <w:sz w:val="24"/>
          <w:szCs w:val="24"/>
          <w:rtl/>
          <w:lang w:eastAsia="he-IL"/>
        </w:rPr>
        <w:t xml:space="preserve">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07F3A70E"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295C6C19"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59ABD4C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300E73AB"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35782264"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CCC23C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1E8668A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2568DDA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430D12FC"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79E1EEB"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3815014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8DDD2F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0F2F1A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w:t>
      </w:r>
      <w:proofErr w:type="spellStart"/>
      <w:r w:rsidRPr="00DE0948">
        <w:rPr>
          <w:rFonts w:ascii="Times New Roman" w:eastAsia="Times New Roman" w:hAnsi="Times New Roman" w:cs="David"/>
          <w:sz w:val="24"/>
          <w:szCs w:val="24"/>
          <w:rtl/>
          <w:lang w:eastAsia="he-IL"/>
        </w:rPr>
        <w:t>כויתור</w:t>
      </w:r>
      <w:proofErr w:type="spellEnd"/>
      <w:r w:rsidRPr="00DE0948">
        <w:rPr>
          <w:rFonts w:ascii="Times New Roman" w:eastAsia="Times New Roman" w:hAnsi="Times New Roman" w:cs="David"/>
          <w:sz w:val="24"/>
          <w:szCs w:val="24"/>
          <w:rtl/>
          <w:lang w:eastAsia="he-IL"/>
        </w:rPr>
        <w:t xml:space="preserve">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proofErr w:type="spellStart"/>
      <w:r w:rsidRPr="00DE0948">
        <w:rPr>
          <w:rFonts w:ascii="Times New Roman" w:eastAsia="Times New Roman" w:hAnsi="Times New Roman" w:cs="David"/>
          <w:sz w:val="24"/>
          <w:szCs w:val="24"/>
          <w:rtl/>
          <w:lang w:eastAsia="he-IL"/>
        </w:rPr>
        <w:t>כויתור</w:t>
      </w:r>
      <w:proofErr w:type="spellEnd"/>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532C3AD3"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מבלי לגרוע מכלליות האמור לעיל -</w:t>
      </w:r>
    </w:p>
    <w:p w14:paraId="62D9973A"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08B7F76"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12A5A138"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726A287"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DE0948">
        <w:rPr>
          <w:rFonts w:ascii="Times New Roman" w:eastAsia="Times New Roman" w:hAnsi="Times New Roman" w:cs="David"/>
          <w:sz w:val="24"/>
          <w:szCs w:val="24"/>
          <w:rtl/>
          <w:lang w:eastAsia="he-IL"/>
        </w:rPr>
        <w:t>לס"ק</w:t>
      </w:r>
      <w:proofErr w:type="spellEnd"/>
      <w:r w:rsidRPr="00DE0948">
        <w:rPr>
          <w:rFonts w:ascii="Times New Roman" w:eastAsia="Times New Roman" w:hAnsi="Times New Roman" w:cs="David"/>
          <w:sz w:val="24"/>
          <w:szCs w:val="24"/>
          <w:rtl/>
          <w:lang w:eastAsia="he-IL"/>
        </w:rPr>
        <w:t xml:space="preserve"> זה.</w:t>
      </w:r>
    </w:p>
    <w:p w14:paraId="2036164C"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560221D2"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AD868AE"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B34AA8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E80178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DE0948">
        <w:rPr>
          <w:rFonts w:ascii="Times New Roman" w:eastAsia="Times New Roman" w:hAnsi="Times New Roman" w:cs="David"/>
          <w:sz w:val="24"/>
          <w:szCs w:val="24"/>
          <w:rtl/>
          <w:lang w:eastAsia="he-IL"/>
        </w:rPr>
        <w:t>מורשי</w:t>
      </w:r>
      <w:proofErr w:type="spellEnd"/>
      <w:r w:rsidRPr="00DE0948">
        <w:rPr>
          <w:rFonts w:ascii="Times New Roman" w:eastAsia="Times New Roman" w:hAnsi="Times New Roman" w:cs="David"/>
          <w:sz w:val="24"/>
          <w:szCs w:val="24"/>
          <w:rtl/>
          <w:lang w:eastAsia="he-IL"/>
        </w:rPr>
        <w:t xml:space="preserve"> החתימה של המזמין.</w:t>
      </w:r>
    </w:p>
    <w:p w14:paraId="53126463"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03A21079"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7B5E91A6"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76068723"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737B310A"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815390E" w14:textId="77777777" w:rsidR="006B6001" w:rsidRPr="00803AF2"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1" w:author="Kook Sec" w:date="2021-08-30T11:10:00Z">
            <w:r w:rsidR="0095534C" w:rsidRPr="0095534C">
              <w:rPr>
                <w:rFonts w:ascii="Times New Roman" w:eastAsia="Times New Roman" w:hAnsi="Times New Roman" w:cs="David"/>
                <w:color w:val="00B0F0"/>
                <w:sz w:val="20"/>
                <w:szCs w:val="24"/>
                <w:u w:val="single"/>
                <w:rtl/>
                <w:lang w:eastAsia="he-IL"/>
                <w:rPrChange w:id="22" w:author="Kook Sec" w:date="2021-08-30T11:12:00Z">
                  <w:rPr>
                    <w:rFonts w:ascii="Times New Roman" w:eastAsia="Times New Roman" w:hAnsi="Times New Roman" w:cs="David"/>
                    <w:color w:val="00B0F0"/>
                    <w:sz w:val="20"/>
                    <w:szCs w:val="24"/>
                    <w:rtl/>
                    <w:lang w:eastAsia="he-IL"/>
                  </w:rPr>
                </w:rPrChange>
              </w:rPr>
              <w:t>צוק הידרולוגיה והסביבה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3" w:author="Kook Sec" w:date="2021-08-30T11:12:00Z">
            <w:r w:rsidR="0095534C" w:rsidRPr="0095534C">
              <w:rPr>
                <w:rFonts w:ascii="Times New Roman" w:eastAsia="Times New Roman" w:hAnsi="Times New Roman" w:cs="David"/>
                <w:color w:val="00B0F0"/>
                <w:sz w:val="20"/>
                <w:szCs w:val="24"/>
                <w:u w:val="single"/>
                <w:rtl/>
                <w:lang w:eastAsia="he-IL"/>
                <w:rPrChange w:id="24" w:author="Kook Sec" w:date="2021-08-30T11:12:00Z">
                  <w:rPr>
                    <w:rFonts w:ascii="David" w:hAnsi="David"/>
                    <w:color w:val="00B0F0"/>
                    <w:sz w:val="20"/>
                    <w:szCs w:val="20"/>
                    <w:rtl/>
                  </w:rPr>
                </w:rPrChange>
              </w:rPr>
              <w:t>א.מ. ישראל מגורים פיתוח בע"מ</w:t>
            </w:r>
          </w:ins>
        </w:sdtContent>
      </w:sdt>
    </w:p>
    <w:p w14:paraId="413AA1A2"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01578BA3"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1694A025"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5ED05A32"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7A2122B0" w14:textId="77777777" w:rsidR="00FE4560" w:rsidDel="0095534C" w:rsidRDefault="00FE4560" w:rsidP="006B6001">
      <w:pPr>
        <w:widowControl w:val="0"/>
        <w:spacing w:before="0" w:beforeAutospacing="0" w:after="0" w:afterAutospacing="0" w:line="240" w:lineRule="auto"/>
        <w:jc w:val="both"/>
        <w:rPr>
          <w:del w:id="25" w:author="Kook Sec" w:date="2021-08-30T11:12:00Z"/>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643CBF75" w14:textId="77777777" w:rsidR="006B6001" w:rsidRPr="00435A20" w:rsidDel="0095534C" w:rsidRDefault="006B6001">
      <w:pPr>
        <w:widowControl w:val="0"/>
        <w:spacing w:before="0" w:beforeAutospacing="0" w:after="0" w:afterAutospacing="0" w:line="240" w:lineRule="auto"/>
        <w:jc w:val="both"/>
        <w:rPr>
          <w:del w:id="26" w:author="Kook Sec" w:date="2021-08-30T11:12:00Z"/>
          <w:rFonts w:ascii="Times New Roman" w:eastAsia="Times New Roman" w:hAnsi="Times New Roman" w:cs="David"/>
          <w:sz w:val="20"/>
          <w:szCs w:val="24"/>
          <w:rtl/>
          <w:lang w:eastAsia="he-IL"/>
        </w:rPr>
        <w:pPrChange w:id="27" w:author="Kook Sec" w:date="2021-08-30T11:12:00Z">
          <w:pPr>
            <w:widowControl w:val="0"/>
            <w:spacing w:before="0" w:beforeAutospacing="0" w:after="0" w:afterAutospacing="0" w:line="240" w:lineRule="auto"/>
            <w:jc w:val="both"/>
          </w:pPr>
        </w:pPrChange>
      </w:pPr>
    </w:p>
    <w:p w14:paraId="0989DFB9"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0958651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1F2C107C"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78811DB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CF56E"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8" w:author="Kook Sec" w:date="2021-08-30T11:12:00Z">
            <w:r w:rsidR="0095534C">
              <w:rPr>
                <w:rFonts w:ascii="Times New Roman" w:eastAsia="Times New Roman" w:hAnsi="Times New Roman" w:cs="David" w:hint="cs"/>
                <w:color w:val="008000"/>
                <w:sz w:val="24"/>
                <w:szCs w:val="24"/>
                <w:rtl/>
                <w:lang w:eastAsia="he-IL"/>
              </w:rPr>
              <w:t>ירושלים</w:t>
            </w:r>
          </w:ins>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B0F0"/>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1-08-30T11:13:00Z">
            <w:r w:rsidR="0095534C" w:rsidRPr="0095534C">
              <w:rPr>
                <w:rFonts w:ascii="Times New Roman" w:eastAsia="Times New Roman" w:hAnsi="Times New Roman" w:cs="David"/>
                <w:color w:val="00B0F0"/>
                <w:sz w:val="24"/>
                <w:szCs w:val="24"/>
                <w:rtl/>
              </w:rPr>
              <w:t xml:space="preserve">מורדות ארנונה, </w:t>
            </w:r>
          </w:ins>
        </w:sdtContent>
      </w:sdt>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0" w:author="Kook Sec" w:date="2021-08-30T10:57:00Z">
            <w:r w:rsidR="00681BEB">
              <w:rPr>
                <w:rFonts w:ascii="Times New Roman" w:eastAsia="Times New Roman" w:hAnsi="Times New Roman" w:cs="David" w:hint="cs"/>
                <w:color w:val="008000"/>
                <w:sz w:val="24"/>
                <w:szCs w:val="24"/>
                <w:rtl/>
                <w:lang w:eastAsia="he-IL"/>
              </w:rPr>
              <w:t>א.מ. ישראל מגורים פיתוח בע"מ</w:t>
            </w:r>
          </w:ins>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540469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E1E41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5D7684" w:rsidRPr="00B90A18">
            <w:rPr>
              <w:rStyle w:val="AutoFieldsChar"/>
              <w:color w:val="00B0F0"/>
              <w:rtl/>
            </w:rPr>
            <w:t>[שדה נוסף 2]</w:t>
          </w:r>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5D7684" w:rsidRPr="00B90A18">
            <w:rPr>
              <w:rStyle w:val="AutoFieldsChar"/>
              <w:color w:val="00B0F0"/>
              <w:rtl/>
            </w:rPr>
            <w:t>[שדה נוסף 1]</w:t>
          </w:r>
        </w:sdtContent>
      </w:sdt>
    </w:p>
    <w:p w14:paraId="0DF7B473"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DE0948">
        <w:rPr>
          <w:rFonts w:ascii="Times New Roman" w:eastAsia="Times New Roman" w:hAnsi="Times New Roman" w:cs="David"/>
          <w:sz w:val="24"/>
          <w:szCs w:val="24"/>
          <w:rtl/>
          <w:lang w:eastAsia="he-IL"/>
        </w:rPr>
        <w:t>בתב"ע</w:t>
      </w:r>
      <w:proofErr w:type="spellEnd"/>
      <w:r w:rsidRPr="00DE0948">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DE0948">
        <w:rPr>
          <w:rFonts w:ascii="Times New Roman" w:eastAsia="Times New Roman" w:hAnsi="Times New Roman" w:cs="David"/>
          <w:sz w:val="24"/>
          <w:szCs w:val="24"/>
          <w:rtl/>
          <w:lang w:eastAsia="he-IL"/>
        </w:rPr>
        <w:t>בתב"ע</w:t>
      </w:r>
      <w:proofErr w:type="spellEnd"/>
      <w:r w:rsidRPr="00DE0948">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DE0948">
        <w:rPr>
          <w:rFonts w:ascii="Times New Roman" w:eastAsia="Times New Roman" w:hAnsi="Times New Roman" w:cs="David"/>
          <w:sz w:val="24"/>
          <w:szCs w:val="24"/>
          <w:rtl/>
          <w:lang w:eastAsia="he-IL"/>
        </w:rPr>
        <w:t>התב"ע</w:t>
      </w:r>
      <w:proofErr w:type="spellEnd"/>
      <w:r w:rsidRPr="00DE0948">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72D269E1"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34CF3B"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31" w:author="Kook Sec" w:date="2021-08-30T11:12:00Z">
            <w:r w:rsidR="0095534C">
              <w:rPr>
                <w:rFonts w:ascii="Times New Roman" w:eastAsia="Times New Roman" w:hAnsi="Times New Roman" w:cs="David"/>
                <w:color w:val="008000"/>
                <w:sz w:val="24"/>
                <w:szCs w:val="24"/>
                <w:rtl/>
              </w:rPr>
              <w:t>ירושלים</w:t>
            </w:r>
          </w:ins>
        </w:sdtContent>
      </w:sdt>
    </w:p>
    <w:p w14:paraId="3DFED2E4"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73ED411A"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6FE77F3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7B201"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32" w:author="Kook Sec" w:date="2021-08-30T11:14:00Z">
            <w:r w:rsidR="0095534C">
              <w:rPr>
                <w:rFonts w:ascii="Times New Roman" w:eastAsia="Times New Roman" w:hAnsi="Times New Roman" w:cs="David" w:hint="cs"/>
                <w:color w:val="008000"/>
                <w:sz w:val="24"/>
                <w:szCs w:val="24"/>
                <w:rtl/>
                <w:lang w:eastAsia="he-IL"/>
              </w:rPr>
              <w:t xml:space="preserve">אבי </w:t>
            </w:r>
            <w:proofErr w:type="spellStart"/>
            <w:r w:rsidR="0095534C">
              <w:rPr>
                <w:rFonts w:ascii="Times New Roman" w:eastAsia="Times New Roman" w:hAnsi="Times New Roman" w:cs="David" w:hint="cs"/>
                <w:color w:val="008000"/>
                <w:sz w:val="24"/>
                <w:szCs w:val="24"/>
                <w:rtl/>
                <w:lang w:eastAsia="he-IL"/>
              </w:rPr>
              <w:t>ברטי</w:t>
            </w:r>
            <w:proofErr w:type="spellEnd"/>
            <w:r w:rsidR="0095534C">
              <w:rPr>
                <w:rFonts w:ascii="Times New Roman" w:eastAsia="Times New Roman" w:hAnsi="Times New Roman" w:cs="David" w:hint="cs"/>
                <w:color w:val="008000"/>
                <w:sz w:val="24"/>
                <w:szCs w:val="24"/>
                <w:rtl/>
                <w:lang w:eastAsia="he-IL"/>
              </w:rPr>
              <w:t xml:space="preserve"> לוי</w:t>
            </w:r>
          </w:ins>
        </w:sdtContent>
      </w:sdt>
    </w:p>
    <w:p w14:paraId="0544883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1295947"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A52C95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7502F28F"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0D203DA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E90FB3" w14:textId="77777777"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5D7684" w:rsidRPr="00B90A18">
            <w:rPr>
              <w:rStyle w:val="AutoFieldsChar"/>
              <w:color w:val="00B0F0"/>
              <w:rtl/>
            </w:rPr>
            <w:t>[שדה נוסף 4]</w:t>
          </w:r>
        </w:sdtContent>
      </w:sdt>
    </w:p>
    <w:p w14:paraId="100C0113" w14:textId="77777777"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5D7684" w:rsidRPr="00B90A18">
            <w:rPr>
              <w:rStyle w:val="AutoFieldsChar"/>
              <w:color w:val="00B0F0"/>
              <w:rtl/>
            </w:rPr>
            <w:t>[שדה נוסף 5]</w:t>
          </w:r>
        </w:sdtContent>
      </w:sdt>
    </w:p>
    <w:p w14:paraId="3791EE7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76771D"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5D7684" w:rsidRPr="00B90A18">
            <w:rPr>
              <w:rStyle w:val="AutoFieldsChar"/>
              <w:color w:val="00B0F0"/>
              <w:rtl/>
            </w:rPr>
            <w:t>[שדה נוסף 6]</w:t>
          </w:r>
        </w:sdtContent>
      </w:sdt>
    </w:p>
    <w:p w14:paraId="7FC48798"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92E05C"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AB5F2ED"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354F34"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52C6750"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38457B5"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72586F5"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5B7346D"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063281E"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3706DDAB" w14:textId="77777777" w:rsidR="00DE0948" w:rsidRPr="00DE0948" w:rsidRDefault="00D229FD"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ins w:id="33" w:author="Kook Sec" w:date="2021-08-30T11:14:00Z">
            <w:r w:rsidR="0095534C">
              <w:rPr>
                <w:rFonts w:ascii="Times New Roman" w:eastAsia="Times New Roman" w:hAnsi="Times New Roman" w:cs="David" w:hint="cs"/>
                <w:color w:val="008000"/>
                <w:sz w:val="24"/>
                <w:szCs w:val="24"/>
                <w:rtl/>
              </w:rPr>
              <w:t>100%</w:t>
            </w:r>
          </w:ins>
        </w:sdtContent>
      </w:sdt>
      <w:r w:rsidR="0012688C">
        <w:rPr>
          <w:rFonts w:ascii="Times New Roman" w:eastAsia="Times New Roman" w:hAnsi="Times New Roman" w:cs="David" w:hint="cs"/>
          <w:color w:val="008000"/>
          <w:sz w:val="24"/>
          <w:szCs w:val="24"/>
          <w:rtl/>
        </w:rPr>
        <w:t xml:space="preserve"> </w:t>
      </w:r>
    </w:p>
    <w:p w14:paraId="1D72A9A3"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2E294C0"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9716EF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FBB55DE"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00DA18D1"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9F6C472"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1ADB1DF0"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3183AEE" w14:textId="77777777" w:rsidR="00FE4560"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Pr>
          <w:rFonts w:ascii="Times New Roman" w:eastAsia="Times New Roman" w:hAnsi="Times New Roman" w:cs="David"/>
          <w:sz w:val="24"/>
          <w:szCs w:val="20"/>
          <w:rtl/>
        </w:rPr>
        <w:br w:type="page"/>
      </w:r>
    </w:p>
    <w:p w14:paraId="3399A5E3"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87DBEBF"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7B0B7196"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01117D49"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16FFFB51"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755902D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34" w:name="OLE_LINK3"/>
      <w:bookmarkStart w:id="35"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72CE7164"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74E100FC"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76EFC6E5"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67AE291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1F6A3DFB"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49D880A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11CB6E0B"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הידרולוגי של התנהגות רום מפלסי מי התהום באזור</w:t>
      </w:r>
      <w:r w:rsidRPr="00DE0948">
        <w:rPr>
          <w:rFonts w:ascii="Times New Roman" w:eastAsia="Times New Roman" w:hAnsi="Times New Roman" w:cs="David" w:hint="cs"/>
          <w:sz w:val="24"/>
          <w:szCs w:val="24"/>
          <w:rtl/>
          <w:lang w:eastAsia="he-IL"/>
        </w:rPr>
        <w:t>.</w:t>
      </w:r>
    </w:p>
    <w:p w14:paraId="44494F66"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המערכת ההידרולוגית האזורית בסביבות מיקום הפרויקט וקבלת מסקנות באשר לרום המומלץ לאימוץ כבסיס לתכנון</w:t>
      </w:r>
      <w:r w:rsidRPr="00DE0948">
        <w:rPr>
          <w:rFonts w:ascii="Times New Roman" w:eastAsia="Times New Roman" w:hAnsi="Times New Roman" w:cs="David" w:hint="cs"/>
          <w:sz w:val="24"/>
          <w:szCs w:val="24"/>
          <w:rtl/>
          <w:lang w:eastAsia="he-IL"/>
        </w:rPr>
        <w:t>.</w:t>
      </w:r>
    </w:p>
    <w:p w14:paraId="4B77C6C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תכנון מערכת השפלת</w:t>
      </w:r>
      <w:r w:rsidRPr="00DE0948">
        <w:rPr>
          <w:rFonts w:ascii="Times New Roman" w:eastAsia="Times New Roman" w:hAnsi="Times New Roman" w:cs="David" w:hint="cs"/>
          <w:sz w:val="24"/>
          <w:szCs w:val="24"/>
          <w:rtl/>
          <w:lang w:eastAsia="he-IL"/>
        </w:rPr>
        <w:t xml:space="preserve"> והחדרת</w:t>
      </w:r>
      <w:r w:rsidRPr="00DE0948">
        <w:rPr>
          <w:rFonts w:ascii="Times New Roman" w:eastAsia="Times New Roman" w:hAnsi="Times New Roman" w:cs="David"/>
          <w:sz w:val="24"/>
          <w:szCs w:val="24"/>
          <w:rtl/>
          <w:lang w:eastAsia="he-IL"/>
        </w:rPr>
        <w:t xml:space="preserve"> מי תהום לביצוע המרתפים התת קרקעיים</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כולל </w:t>
      </w:r>
      <w:r w:rsidRPr="00DE0948">
        <w:rPr>
          <w:rFonts w:ascii="Times New Roman" w:eastAsia="Times New Roman" w:hAnsi="Times New Roman" w:cs="David" w:hint="cs"/>
          <w:sz w:val="24"/>
          <w:szCs w:val="24"/>
          <w:rtl/>
          <w:lang w:eastAsia="he-IL"/>
        </w:rPr>
        <w:t>ניתוח טכנו-כלכלי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לבחינת </w:t>
      </w:r>
      <w:r w:rsidRPr="00DE0948">
        <w:rPr>
          <w:rFonts w:ascii="Times New Roman" w:eastAsia="Times New Roman" w:hAnsi="Times New Roman" w:cs="David"/>
          <w:sz w:val="24"/>
          <w:szCs w:val="24"/>
          <w:rtl/>
          <w:lang w:eastAsia="he-IL"/>
        </w:rPr>
        <w:t>חלופות לביצוע ההשפלה</w:t>
      </w:r>
      <w:r w:rsidRPr="00DE0948">
        <w:rPr>
          <w:rFonts w:ascii="Times New Roman" w:eastAsia="Times New Roman" w:hAnsi="Times New Roman" w:cs="David" w:hint="cs"/>
          <w:sz w:val="24"/>
          <w:szCs w:val="24"/>
          <w:rtl/>
          <w:lang w:eastAsia="he-IL"/>
        </w:rPr>
        <w:t xml:space="preserve"> וההחדרה, קבלת אישורי</w:t>
      </w:r>
      <w:r w:rsidRPr="00DE0948">
        <w:rPr>
          <w:rFonts w:ascii="Times New Roman" w:eastAsia="Times New Roman" w:hAnsi="Times New Roman" w:cs="David"/>
          <w:sz w:val="24"/>
          <w:szCs w:val="24"/>
          <w:rtl/>
          <w:lang w:eastAsia="he-IL"/>
        </w:rPr>
        <w:t xml:space="preserve"> הרשויות וה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w:t>
      </w:r>
    </w:p>
    <w:p w14:paraId="4D10DDFD" w14:textId="77777777" w:rsidR="00DE0948" w:rsidRPr="00DE0948" w:rsidRDefault="00DE0948"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 xml:space="preserve">כל התכנון יותאם לדרישות הרשויות (רשות המים, הרשות המקומית וכדומה)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כולל קבלת כל האישורים הנדרשים.</w:t>
      </w:r>
      <w:bookmarkStart w:id="36" w:name="OLE_LINK5"/>
      <w:bookmarkStart w:id="37" w:name="OLE_LINK6"/>
      <w:bookmarkEnd w:id="34"/>
      <w:bookmarkEnd w:id="35"/>
    </w:p>
    <w:p w14:paraId="1B2100C3"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38" w:name="OLE_LINK7"/>
      <w:bookmarkStart w:id="39"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5C27081D"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606F211E"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22565AE9"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65EA5C68"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36"/>
    <w:bookmarkEnd w:id="37"/>
    <w:bookmarkEnd w:id="38"/>
    <w:bookmarkEnd w:id="39"/>
    <w:p w14:paraId="6AE7F1B9"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F312E48" w14:textId="7777777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7CC96588" w14:textId="77777777" w:rsidR="00FE4560"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5490964"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DFA2C40"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318074CF"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280DEFDC"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39B7896A"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511F6DB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קבלת תדריך תכנון מנציג המזמין, מהאדריכל, </w:t>
      </w:r>
      <w:proofErr w:type="spellStart"/>
      <w:r w:rsidRPr="00DE0948">
        <w:rPr>
          <w:rFonts w:ascii="Times New Roman" w:eastAsia="Times New Roman" w:hAnsi="Times New Roman" w:cs="David"/>
          <w:sz w:val="24"/>
          <w:szCs w:val="24"/>
          <w:rtl/>
          <w:lang w:eastAsia="he-IL"/>
        </w:rPr>
        <w:t>מהקונסטרוקטור</w:t>
      </w:r>
      <w:proofErr w:type="spellEnd"/>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3DC0E6E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2C66716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7119353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6F1B4CA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055996F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5902316A"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442E909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496EC07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8DA3826"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26A8D60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3626DA2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w:t>
      </w:r>
      <w:proofErr w:type="spellStart"/>
      <w:r w:rsidRPr="00DE0948">
        <w:rPr>
          <w:rFonts w:ascii="Times New Roman" w:eastAsia="Times New Roman" w:hAnsi="Times New Roman" w:cs="David" w:hint="cs"/>
          <w:sz w:val="24"/>
          <w:szCs w:val="24"/>
          <w:rtl/>
          <w:lang w:eastAsia="he-IL"/>
        </w:rPr>
        <w:t>וכו</w:t>
      </w:r>
      <w:proofErr w:type="spellEnd"/>
      <w:r w:rsidRPr="00DE0948">
        <w:rPr>
          <w:rFonts w:ascii="Times New Roman" w:eastAsia="Times New Roman" w:hAnsi="Times New Roman" w:cs="David" w:hint="cs"/>
          <w:sz w:val="24"/>
          <w:szCs w:val="24"/>
          <w:rtl/>
          <w:lang w:eastAsia="he-IL"/>
        </w:rPr>
        <w:t>'.</w:t>
      </w:r>
    </w:p>
    <w:p w14:paraId="0B8BD25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0E1090EC"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2C946E4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55564FC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w:t>
      </w:r>
      <w:proofErr w:type="spellStart"/>
      <w:r w:rsidRPr="00DE0948">
        <w:rPr>
          <w:rFonts w:ascii="Times New Roman" w:eastAsia="Times New Roman" w:hAnsi="Times New Roman" w:cs="David" w:hint="cs"/>
          <w:sz w:val="24"/>
          <w:szCs w:val="24"/>
          <w:rtl/>
          <w:lang w:eastAsia="he-IL"/>
        </w:rPr>
        <w:t>וכו</w:t>
      </w:r>
      <w:proofErr w:type="spellEnd"/>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יפורטו </w:t>
      </w:r>
      <w:proofErr w:type="spellStart"/>
      <w:r w:rsidRPr="00DE0948">
        <w:rPr>
          <w:rFonts w:ascii="Times New Roman" w:eastAsia="Times New Roman" w:hAnsi="Times New Roman" w:cs="David"/>
          <w:sz w:val="24"/>
          <w:szCs w:val="24"/>
          <w:rtl/>
          <w:lang w:eastAsia="he-IL"/>
        </w:rPr>
        <w:t>בקנ"מ</w:t>
      </w:r>
      <w:proofErr w:type="spellEnd"/>
      <w:r w:rsidRPr="00DE0948">
        <w:rPr>
          <w:rFonts w:ascii="Times New Roman" w:eastAsia="Times New Roman" w:hAnsi="Times New Roman" w:cs="David"/>
          <w:sz w:val="24"/>
          <w:szCs w:val="24"/>
          <w:rtl/>
          <w:lang w:eastAsia="he-IL"/>
        </w:rPr>
        <w:t xml:space="preserve"> הנדרש, השיפועים, האביזרים וכד'. </w:t>
      </w:r>
    </w:p>
    <w:p w14:paraId="6B3FB73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0665D4F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w:t>
      </w:r>
      <w:proofErr w:type="spellStart"/>
      <w:r w:rsidRPr="00DE0948">
        <w:rPr>
          <w:rFonts w:ascii="Times New Roman" w:eastAsia="Times New Roman" w:hAnsi="Times New Roman" w:cs="David"/>
          <w:sz w:val="24"/>
          <w:szCs w:val="24"/>
          <w:rtl/>
          <w:lang w:eastAsia="he-IL"/>
        </w:rPr>
        <w:t>ובק.מ</w:t>
      </w:r>
      <w:proofErr w:type="spellEnd"/>
      <w:r w:rsidRPr="00DE0948">
        <w:rPr>
          <w:rFonts w:ascii="Times New Roman" w:eastAsia="Times New Roman" w:hAnsi="Times New Roman" w:cs="David"/>
          <w:sz w:val="24"/>
          <w:szCs w:val="24"/>
          <w:rtl/>
          <w:lang w:eastAsia="he-IL"/>
        </w:rPr>
        <w:t xml:space="preserve">. שיקבע ע"י נציג המזמין. כתבי הכמויות יוכנו לפי מתכונת הנהוגה אצל המזמין של מכללי </w:t>
      </w:r>
      <w:r w:rsidRPr="00DE0948">
        <w:rPr>
          <w:rFonts w:ascii="Times New Roman" w:eastAsia="Times New Roman" w:hAnsi="Times New Roman" w:cs="David"/>
          <w:sz w:val="24"/>
          <w:szCs w:val="24"/>
          <w:rtl/>
          <w:lang w:eastAsia="he-IL"/>
        </w:rPr>
        <w:lastRenderedPageBreak/>
        <w:t xml:space="preserve">עבודות ו/או כמויות מפורטות למדידה. לפי דרישת המנהל יוכנו כתבי כמויות בחלוקה לפי אזורים. </w:t>
      </w:r>
    </w:p>
    <w:p w14:paraId="0BA6C82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1858D57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2301D52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w:t>
      </w:r>
      <w:proofErr w:type="spellStart"/>
      <w:r w:rsidRPr="00DE0948">
        <w:rPr>
          <w:rFonts w:ascii="Times New Roman" w:eastAsia="Times New Roman" w:hAnsi="Times New Roman" w:cs="David" w:hint="cs"/>
          <w:sz w:val="24"/>
          <w:szCs w:val="24"/>
          <w:rtl/>
          <w:lang w:eastAsia="he-IL"/>
        </w:rPr>
        <w:t>וכו</w:t>
      </w:r>
      <w:proofErr w:type="spellEnd"/>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185BF9D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1B8D56F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184D5C9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AE56B5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DE0948">
        <w:rPr>
          <w:rFonts w:ascii="Times New Roman" w:eastAsia="Times New Roman" w:hAnsi="Times New Roman" w:cs="David"/>
          <w:sz w:val="24"/>
          <w:szCs w:val="24"/>
          <w:rtl/>
          <w:lang w:eastAsia="he-IL"/>
        </w:rPr>
        <w:t>יב</w:t>
      </w:r>
      <w:proofErr w:type="spellEnd"/>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7E54A134"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Pr>
          <w:rFonts w:ascii="Times New Roman" w:eastAsia="Times New Roman" w:hAnsi="Times New Roman" w:cs="David"/>
          <w:sz w:val="24"/>
          <w:szCs w:val="24"/>
          <w:rtl/>
          <w:lang w:eastAsia="he-IL"/>
        </w:rPr>
        <w:t>יג</w:t>
      </w:r>
      <w:proofErr w:type="spellEnd"/>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0FB9409A"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50F01F66"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26F16286"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155D79B0"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E120198"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53D407F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0841C60E"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5E57B338"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658344A8"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77EDCEA6"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791DAC8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2711C41"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8558F4D"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156764D4"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3A93DA0E"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למזמין והשתתפות בבירורים עם קבלני העבודות בין במהלך ביצוע העבודות ובין לאחר מכן, לתביעות בגין שינויים ולגמר חשבון סופי, לגבי </w:t>
      </w:r>
      <w:r w:rsidRPr="00DE0948">
        <w:rPr>
          <w:rFonts w:ascii="Times New Roman" w:eastAsia="Times New Roman" w:hAnsi="Times New Roman" w:cs="David"/>
          <w:sz w:val="24"/>
          <w:szCs w:val="24"/>
          <w:rtl/>
          <w:lang w:eastAsia="he-IL"/>
        </w:rPr>
        <w:lastRenderedPageBreak/>
        <w:t>מחירים חריגים ו/או הבהרת כוונות המפרט וכתב הכמויות, לרבות סיוע ככל הנדרש בכל בוררות או הליך משפטי בין המזמין לבין קבלני העבודות.</w:t>
      </w:r>
    </w:p>
    <w:p w14:paraId="55211809"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71A40003"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3BA15EC3"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8BD396E"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4E50FB97"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13D0A667"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468C6907"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13A6007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626BD327"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5D9072C8"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099046E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7EFD33D4"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52BA4E64"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505E2E44"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4821BBAC"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51298E93"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DE0948">
        <w:rPr>
          <w:rFonts w:ascii="Times New Roman" w:eastAsia="Times New Roman" w:hAnsi="Times New Roman" w:cs="David"/>
          <w:sz w:val="24"/>
          <w:szCs w:val="24"/>
          <w:rtl/>
          <w:lang w:eastAsia="he-IL"/>
        </w:rPr>
        <w:t>הכל</w:t>
      </w:r>
      <w:proofErr w:type="spellEnd"/>
      <w:r w:rsidRPr="00DE0948">
        <w:rPr>
          <w:rFonts w:ascii="Times New Roman" w:eastAsia="Times New Roman" w:hAnsi="Times New Roman" w:cs="David"/>
          <w:sz w:val="24"/>
          <w:szCs w:val="24"/>
          <w:rtl/>
          <w:lang w:eastAsia="he-IL"/>
        </w:rPr>
        <w:t xml:space="preserve"> כפי שיפורט בנספח ד'.</w:t>
      </w:r>
    </w:p>
    <w:p w14:paraId="424F761E"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7D733922"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4863BE32"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35844CEC"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2F87BB8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31C997" w14:textId="77777777" w:rsidR="00FE4560" w:rsidDel="0095534C" w:rsidRDefault="00FE4560" w:rsidP="00DE0948">
      <w:pPr>
        <w:widowControl w:val="0"/>
        <w:spacing w:before="0" w:beforeAutospacing="0" w:after="0" w:afterAutospacing="0" w:line="240" w:lineRule="auto"/>
        <w:jc w:val="center"/>
        <w:rPr>
          <w:del w:id="40" w:author="Kook Sec" w:date="2021-08-30T11:14:00Z"/>
          <w:rFonts w:ascii="Times New Roman" w:eastAsia="Times New Roman" w:hAnsi="Times New Roman" w:cs="David"/>
          <w:bCs/>
          <w:sz w:val="20"/>
          <w:szCs w:val="24"/>
          <w:u w:val="single"/>
          <w:rtl/>
          <w:lang w:eastAsia="he-IL"/>
        </w:rPr>
      </w:pPr>
      <w:del w:id="41" w:author="Kook Sec" w:date="2021-08-30T11:14:00Z">
        <w:r w:rsidDel="0095534C">
          <w:rPr>
            <w:rFonts w:ascii="Times New Roman" w:eastAsia="Times New Roman" w:hAnsi="Times New Roman" w:cs="David"/>
            <w:bCs/>
            <w:sz w:val="20"/>
            <w:szCs w:val="24"/>
            <w:u w:val="single"/>
            <w:rtl/>
            <w:lang w:eastAsia="he-IL"/>
          </w:rPr>
          <w:br w:type="page"/>
        </w:r>
      </w:del>
    </w:p>
    <w:p w14:paraId="620F6B63" w14:textId="77777777" w:rsidR="00DE0948" w:rsidRPr="00DE0948" w:rsidDel="0095534C" w:rsidRDefault="00DE0948">
      <w:pPr>
        <w:widowControl w:val="0"/>
        <w:spacing w:before="0" w:beforeAutospacing="0" w:after="0" w:afterAutospacing="0" w:line="240" w:lineRule="auto"/>
        <w:jc w:val="center"/>
        <w:rPr>
          <w:del w:id="42" w:author="Kook Sec" w:date="2021-08-30T11:14:00Z"/>
          <w:rFonts w:ascii="Times New Roman" w:eastAsia="Times New Roman" w:hAnsi="Times New Roman" w:cs="David"/>
          <w:bCs/>
          <w:sz w:val="20"/>
          <w:szCs w:val="24"/>
          <w:u w:val="single"/>
          <w:rtl/>
          <w:lang w:eastAsia="he-IL"/>
        </w:rPr>
        <w:pPrChange w:id="43" w:author="Kook Sec" w:date="2021-08-30T11:14:00Z">
          <w:pPr>
            <w:widowControl w:val="0"/>
            <w:spacing w:before="0" w:beforeAutospacing="0" w:after="0" w:afterAutospacing="0" w:line="240" w:lineRule="auto"/>
            <w:jc w:val="center"/>
          </w:pPr>
        </w:pPrChange>
      </w:pPr>
    </w:p>
    <w:p w14:paraId="0497A46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488A214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2AE32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6658300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371126"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B99B6C5"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30586D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130028"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31F9E9C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B89682E"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16E891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8E5C7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87F5ADE"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CDAB3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352F7D5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E8F45B"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w:t>
      </w:r>
      <w:proofErr w:type="spellStart"/>
      <w:r w:rsidRPr="00DE0948">
        <w:rPr>
          <w:rFonts w:ascii="Times New Roman" w:eastAsia="Times New Roman" w:hAnsi="Times New Roman" w:cs="David" w:hint="cs"/>
          <w:sz w:val="24"/>
          <w:szCs w:val="24"/>
          <w:rtl/>
          <w:lang w:eastAsia="he-IL"/>
        </w:rPr>
        <w:t>וכו</w:t>
      </w:r>
      <w:proofErr w:type="spellEnd"/>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78F34143"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71BB16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u w:val="single"/>
          <w:rtl/>
          <w:lang w:eastAsia="he-IL"/>
        </w:rPr>
        <w:t>לו"ז עקרוני</w:t>
      </w:r>
      <w:r w:rsidRPr="00DE0948">
        <w:rPr>
          <w:rFonts w:ascii="Times New Roman" w:eastAsia="Times New Roman" w:hAnsi="Times New Roman" w:cs="David" w:hint="cs"/>
          <w:sz w:val="20"/>
          <w:szCs w:val="24"/>
          <w:rtl/>
          <w:lang w:eastAsia="he-IL"/>
        </w:rPr>
        <w:t>:</w:t>
      </w:r>
    </w:p>
    <w:p w14:paraId="6C72C02B"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9433174"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מוקדם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p>
    <w:p w14:paraId="71CCDE1E"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סופי להיתרים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5B7220D4"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מפורט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44624FA3"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יציאה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0A960C44"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לביצוע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39613D55"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627ABB4C"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19702F26"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FCD84CA"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A6C3E3C" w14:textId="1C2E3510"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del w:id="44" w:author="Kook Sec" w:date="2021-10-21T13:20:00Z">
        <w:r w:rsidRPr="00C521D8" w:rsidDel="00D229FD">
          <w:rPr>
            <w:rFonts w:ascii="Times New Roman" w:eastAsia="Times New Roman" w:hAnsi="Times New Roman" w:cs="David"/>
            <w:sz w:val="24"/>
            <w:szCs w:val="24"/>
            <w:rtl/>
            <w:lang w:eastAsia="he-IL"/>
          </w:rPr>
          <w:delText xml:space="preserve">_________ </w:delText>
        </w:r>
      </w:del>
      <w:ins w:id="45" w:author="Kook Sec" w:date="2021-10-21T13:48:00Z">
        <w:r w:rsidR="002D4FF9">
          <w:rPr>
            <w:rFonts w:ascii="Times New Roman" w:eastAsia="Times New Roman" w:hAnsi="Times New Roman" w:cs="David" w:hint="cs"/>
            <w:sz w:val="24"/>
            <w:szCs w:val="24"/>
            <w:rtl/>
            <w:lang w:eastAsia="he-IL"/>
          </w:rPr>
          <w:t>10</w:t>
        </w:r>
      </w:ins>
      <w:ins w:id="46" w:author="Kook Sec" w:date="2021-10-21T13:47:00Z">
        <w:r w:rsidR="002D4FF9">
          <w:rPr>
            <w:rFonts w:ascii="Times New Roman" w:eastAsia="Times New Roman" w:hAnsi="Times New Roman" w:cs="David" w:hint="cs"/>
            <w:sz w:val="24"/>
            <w:szCs w:val="24"/>
            <w:rtl/>
            <w:lang w:eastAsia="he-IL"/>
          </w:rPr>
          <w:t>,</w:t>
        </w:r>
      </w:ins>
      <w:ins w:id="47" w:author="Kook Sec" w:date="2021-10-21T13:48:00Z">
        <w:r w:rsidR="002D4FF9">
          <w:rPr>
            <w:rFonts w:ascii="Times New Roman" w:eastAsia="Times New Roman" w:hAnsi="Times New Roman" w:cs="David" w:hint="cs"/>
            <w:sz w:val="24"/>
            <w:szCs w:val="24"/>
            <w:rtl/>
            <w:lang w:eastAsia="he-IL"/>
          </w:rPr>
          <w:t>620</w:t>
        </w:r>
      </w:ins>
      <w:ins w:id="48" w:author="Kook Sec" w:date="2021-10-21T13:20:00Z">
        <w:r w:rsidR="00D823E9">
          <w:rPr>
            <w:rFonts w:ascii="Times New Roman" w:eastAsia="Times New Roman" w:hAnsi="Times New Roman" w:cs="David"/>
            <w:sz w:val="24"/>
            <w:szCs w:val="24"/>
            <w:lang w:eastAsia="he-IL"/>
          </w:rPr>
          <w:t xml:space="preserve"> </w:t>
        </w:r>
        <w:r w:rsidR="00D823E9">
          <w:rPr>
            <w:rFonts w:ascii="Times New Roman" w:eastAsia="Times New Roman" w:hAnsi="Times New Roman" w:cs="David" w:hint="cs"/>
            <w:sz w:val="24"/>
            <w:szCs w:val="24"/>
            <w:rtl/>
            <w:lang w:eastAsia="he-IL"/>
          </w:rPr>
          <w:t xml:space="preserve"> </w:t>
        </w:r>
      </w:ins>
      <w:del w:id="49" w:author="Kook Sec" w:date="2021-10-21T13:20:00Z">
        <w:r w:rsidRPr="00C521D8" w:rsidDel="00D823E9">
          <w:rPr>
            <w:rFonts w:ascii="Times New Roman" w:eastAsia="Times New Roman" w:hAnsi="Times New Roman" w:cs="David"/>
            <w:sz w:val="24"/>
            <w:szCs w:val="24"/>
            <w:rtl/>
            <w:lang w:eastAsia="he-IL"/>
          </w:rPr>
          <w:delText>ש"ח</w:delText>
        </w:r>
      </w:del>
      <w:ins w:id="50" w:author="Kook Sec" w:date="2021-10-21T13:20:00Z">
        <w:r w:rsidR="00D823E9">
          <w:rPr>
            <w:rFonts w:ascii="Times New Roman" w:eastAsia="Times New Roman" w:hAnsi="Times New Roman" w:cs="David" w:hint="cs"/>
            <w:sz w:val="24"/>
            <w:szCs w:val="24"/>
            <w:rtl/>
            <w:lang w:eastAsia="he-IL"/>
          </w:rPr>
          <w:t>ש"ח</w:t>
        </w:r>
      </w:ins>
      <w:r w:rsidRPr="00C521D8">
        <w:rPr>
          <w:rFonts w:ascii="Times New Roman" w:eastAsia="Times New Roman" w:hAnsi="Times New Roman" w:cs="David"/>
          <w:sz w:val="24"/>
          <w:szCs w:val="24"/>
          <w:rtl/>
          <w:lang w:eastAsia="he-IL"/>
        </w:rPr>
        <w:t xml:space="preserve"> (במילים </w:t>
      </w:r>
      <w:del w:id="51" w:author="Kook Sec" w:date="2021-10-21T13:42:00Z">
        <w:r w:rsidRPr="00C521D8" w:rsidDel="002D4FF9">
          <w:rPr>
            <w:rFonts w:ascii="Times New Roman" w:eastAsia="Times New Roman" w:hAnsi="Times New Roman" w:cs="David"/>
            <w:sz w:val="24"/>
            <w:szCs w:val="24"/>
            <w:rtl/>
            <w:lang w:eastAsia="he-IL"/>
          </w:rPr>
          <w:delText>_</w:delText>
        </w:r>
      </w:del>
      <w:ins w:id="52" w:author="Kook Sec" w:date="2021-10-21T13:48:00Z">
        <w:r w:rsidR="002D4FF9">
          <w:rPr>
            <w:rFonts w:ascii="Times New Roman" w:eastAsia="Times New Roman" w:hAnsi="Times New Roman" w:cs="David" w:hint="cs"/>
            <w:sz w:val="24"/>
            <w:szCs w:val="24"/>
            <w:rtl/>
            <w:lang w:eastAsia="he-IL"/>
          </w:rPr>
          <w:t>עשר אלף שש</w:t>
        </w:r>
      </w:ins>
      <w:ins w:id="53" w:author="Kook Sec" w:date="2021-10-21T13:47:00Z">
        <w:r w:rsidR="002D4FF9">
          <w:rPr>
            <w:rFonts w:ascii="Times New Roman" w:eastAsia="Times New Roman" w:hAnsi="Times New Roman" w:cs="David" w:hint="cs"/>
            <w:sz w:val="24"/>
            <w:szCs w:val="24"/>
            <w:rtl/>
            <w:lang w:eastAsia="he-IL"/>
          </w:rPr>
          <w:t xml:space="preserve"> מאות </w:t>
        </w:r>
      </w:ins>
      <w:ins w:id="54" w:author="Kook Sec" w:date="2021-10-21T13:49:00Z">
        <w:r w:rsidR="002D4FF9">
          <w:rPr>
            <w:rFonts w:ascii="Times New Roman" w:eastAsia="Times New Roman" w:hAnsi="Times New Roman" w:cs="David" w:hint="cs"/>
            <w:sz w:val="24"/>
            <w:szCs w:val="24"/>
            <w:rtl/>
            <w:lang w:eastAsia="he-IL"/>
          </w:rPr>
          <w:t>ו</w:t>
        </w:r>
      </w:ins>
      <w:bookmarkStart w:id="55" w:name="_GoBack"/>
      <w:bookmarkEnd w:id="55"/>
      <w:ins w:id="56" w:author="Kook Sec" w:date="2021-10-21T13:47:00Z">
        <w:r w:rsidR="002D4FF9">
          <w:rPr>
            <w:rFonts w:ascii="Times New Roman" w:eastAsia="Times New Roman" w:hAnsi="Times New Roman" w:cs="David" w:hint="cs"/>
            <w:sz w:val="24"/>
            <w:szCs w:val="24"/>
            <w:rtl/>
            <w:lang w:eastAsia="he-IL"/>
          </w:rPr>
          <w:t xml:space="preserve">עשרים </w:t>
        </w:r>
      </w:ins>
      <w:del w:id="57" w:author="Kook Sec" w:date="2021-10-21T13:42:00Z">
        <w:r w:rsidRPr="00C521D8" w:rsidDel="002D4FF9">
          <w:rPr>
            <w:rFonts w:ascii="Times New Roman" w:eastAsia="Times New Roman" w:hAnsi="Times New Roman" w:cs="David"/>
            <w:sz w:val="24"/>
            <w:szCs w:val="24"/>
            <w:rtl/>
            <w:lang w:eastAsia="he-IL"/>
          </w:rPr>
          <w:delText xml:space="preserve">_____________  </w:delText>
        </w:r>
      </w:del>
      <w:del w:id="58" w:author="Kook Sec" w:date="2021-10-21T13:47:00Z">
        <w:r w:rsidRPr="00C521D8" w:rsidDel="002D4FF9">
          <w:rPr>
            <w:rFonts w:ascii="Times New Roman" w:eastAsia="Times New Roman" w:hAnsi="Times New Roman" w:cs="David"/>
            <w:sz w:val="24"/>
            <w:szCs w:val="24"/>
            <w:rtl/>
            <w:lang w:eastAsia="he-IL"/>
          </w:rPr>
          <w:delText>ש"ח</w:delText>
        </w:r>
      </w:del>
      <w:ins w:id="59" w:author="Kook Sec" w:date="2021-10-21T13:47:00Z">
        <w:r w:rsidR="002D4FF9">
          <w:rPr>
            <w:rFonts w:ascii="Times New Roman" w:eastAsia="Times New Roman" w:hAnsi="Times New Roman" w:cs="David" w:hint="cs"/>
            <w:sz w:val="24"/>
            <w:szCs w:val="24"/>
            <w:rtl/>
            <w:lang w:eastAsia="he-IL"/>
          </w:rPr>
          <w:t>₪</w:t>
        </w:r>
      </w:ins>
      <w:r w:rsidRPr="00C521D8">
        <w:rPr>
          <w:rFonts w:ascii="Times New Roman" w:eastAsia="Times New Roman" w:hAnsi="Times New Roman" w:cs="David"/>
          <w:sz w:val="24"/>
          <w:szCs w:val="24"/>
          <w:rtl/>
          <w:lang w:eastAsia="he-IL"/>
        </w:rPr>
        <w:t>)</w:t>
      </w:r>
      <w:del w:id="60" w:author="Kook Sec" w:date="2021-10-21T13:48:00Z">
        <w:r w:rsidRPr="00C521D8" w:rsidDel="002D4FF9">
          <w:rPr>
            <w:rFonts w:ascii="Times New Roman" w:eastAsia="Times New Roman" w:hAnsi="Times New Roman" w:cs="David"/>
            <w:sz w:val="24"/>
            <w:szCs w:val="24"/>
            <w:rtl/>
            <w:lang w:eastAsia="he-IL"/>
          </w:rPr>
          <w:delText>לכל מבנה ראשוני</w:delText>
        </w:r>
      </w:del>
      <w:r w:rsidRPr="00C521D8">
        <w:rPr>
          <w:rFonts w:ascii="Times New Roman" w:eastAsia="Times New Roman" w:hAnsi="Times New Roman" w:cs="David"/>
          <w:sz w:val="24"/>
          <w:szCs w:val="24"/>
          <w:rtl/>
          <w:lang w:eastAsia="he-IL"/>
        </w:rPr>
        <w:t xml:space="preserve">. </w:t>
      </w:r>
    </w:p>
    <w:p w14:paraId="759C3938" w14:textId="3DCE95E0" w:rsidR="004538E5" w:rsidRPr="00C521D8" w:rsidRDefault="004538E5" w:rsidP="002D4FF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61" w:author="Kook Sec" w:date="2021-10-21T13:48:00Z">
          <w:pPr>
            <w:widowControl w:val="0"/>
            <w:spacing w:before="120" w:beforeAutospacing="0" w:after="60" w:afterAutospacing="0" w:line="240" w:lineRule="auto"/>
            <w:ind w:left="1440" w:hanging="720"/>
            <w:jc w:val="both"/>
          </w:pPr>
        </w:pPrChange>
      </w:pPr>
      <w:r w:rsidRPr="00C521D8">
        <w:rPr>
          <w:rFonts w:ascii="Times New Roman" w:eastAsia="Times New Roman" w:hAnsi="Times New Roman" w:cs="David"/>
          <w:sz w:val="24"/>
          <w:szCs w:val="24"/>
          <w:rtl/>
          <w:lang w:eastAsia="he-IL"/>
        </w:rPr>
        <w:t>1.2</w:t>
      </w:r>
      <w:del w:id="62" w:author="Kook Sec" w:date="2021-10-21T13:48:00Z">
        <w:r w:rsidRPr="00C521D8" w:rsidDel="002D4FF9">
          <w:rPr>
            <w:rFonts w:ascii="Times New Roman" w:eastAsia="Times New Roman" w:hAnsi="Times New Roman" w:cs="David"/>
            <w:sz w:val="24"/>
            <w:szCs w:val="24"/>
            <w:rtl/>
            <w:lang w:eastAsia="he-IL"/>
          </w:rPr>
          <w:tab/>
        </w:r>
        <w:r w:rsidRPr="00C521D8" w:rsidDel="002D4FF9">
          <w:rPr>
            <w:rFonts w:ascii="Times New Roman" w:eastAsia="Times New Roman" w:hAnsi="Times New Roman" w:cs="David" w:hint="cs"/>
            <w:sz w:val="24"/>
            <w:szCs w:val="24"/>
            <w:rtl/>
            <w:lang w:eastAsia="he-IL"/>
          </w:rPr>
          <w:delText xml:space="preserve">תמורת ביצוע שירותי היועץ ישולם </w:delText>
        </w:r>
        <w:r w:rsidRPr="00C521D8" w:rsidDel="002D4FF9">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r w:rsidRPr="00C521D8">
        <w:rPr>
          <w:rFonts w:ascii="Times New Roman" w:eastAsia="Times New Roman" w:hAnsi="Times New Roman" w:cs="David"/>
          <w:sz w:val="24"/>
          <w:szCs w:val="24"/>
          <w:rtl/>
          <w:lang w:eastAsia="he-IL"/>
        </w:rPr>
        <w:t xml:space="preserve"> </w:t>
      </w:r>
    </w:p>
    <w:p w14:paraId="054C06BE"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50AB61FE" w14:textId="77777777" w:rsidR="004538E5" w:rsidRPr="00C521D8"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59DB253D"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 xml:space="preserve">כניותיו של המתכנן. </w:t>
      </w:r>
    </w:p>
    <w:p w14:paraId="47307871"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9895461"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המתכנן,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1476D21A"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D66E026" w14:textId="77777777"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EB1EE31"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B0BA637"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8F472B5"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14E164CB"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5E48DD3"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4C219578"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3F6FF0D0"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44763BB2"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06DCF73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05448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73240FA4"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97903C8"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4292FD94"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1C16DC27"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4087F4A"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היתרי בניה</w:t>
      </w:r>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כל אישורי הרשויות הנדרשים </w:t>
      </w:r>
      <w:r w:rsidRPr="00DE0948">
        <w:rPr>
          <w:rFonts w:ascii="Times New Roman" w:eastAsia="Times New Roman" w:hAnsi="Times New Roman" w:cs="David"/>
          <w:sz w:val="24"/>
          <w:szCs w:val="24"/>
          <w:rtl/>
          <w:lang w:eastAsia="he-IL"/>
        </w:rPr>
        <w:t>–</w:t>
      </w:r>
      <w:r w:rsidR="00B90A18">
        <w:rPr>
          <w:rFonts w:ascii="Times New Roman" w:eastAsia="Times New Roman" w:hAnsi="Times New Roman" w:cs="David" w:hint="cs"/>
          <w:sz w:val="24"/>
          <w:szCs w:val="24"/>
          <w:rtl/>
          <w:lang w:eastAsia="he-IL"/>
        </w:rPr>
        <w:t xml:space="preserve"> רשות המים, וכדומה).................................................................................</w:t>
      </w:r>
      <w:r w:rsidRPr="00DE0948">
        <w:rPr>
          <w:rFonts w:ascii="Times New Roman" w:eastAsia="Times New Roman" w:hAnsi="Times New Roman" w:cs="David"/>
          <w:sz w:val="24"/>
          <w:szCs w:val="24"/>
          <w:rtl/>
          <w:lang w:eastAsia="he-IL"/>
        </w:rPr>
        <w:t>20%</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4507F96C"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לאחר גמר התכנון המפורט והמכרזים, ואישור עבודות שלב זה</w:t>
      </w:r>
    </w:p>
    <w:p w14:paraId="5DF87F45" w14:textId="77777777" w:rsidR="00DE0948" w:rsidRPr="00DE0948" w:rsidRDefault="00B90A1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ע"י המזמין</w:t>
      </w:r>
      <w:r>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rtl/>
          <w:lang w:eastAsia="he-IL"/>
        </w:rPr>
        <w:t>30</w:t>
      </w:r>
      <w:r w:rsidR="00DE0948" w:rsidRPr="00DE0948">
        <w:rPr>
          <w:rFonts w:ascii="Times New Roman" w:eastAsia="Times New Roman" w:hAnsi="Times New Roman" w:cs="David"/>
          <w:sz w:val="24"/>
          <w:szCs w:val="24"/>
          <w:rtl/>
          <w:lang w:eastAsia="he-IL"/>
        </w:rPr>
        <w:t>%</w:t>
      </w:r>
    </w:p>
    <w:p w14:paraId="21376E82"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במהלך ביצוע הפיקוח העליון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25</w:t>
      </w:r>
      <w:r w:rsidRPr="00DE0948">
        <w:rPr>
          <w:rFonts w:ascii="Times New Roman" w:eastAsia="Times New Roman" w:hAnsi="Times New Roman" w:cs="David"/>
          <w:sz w:val="24"/>
          <w:szCs w:val="24"/>
          <w:rtl/>
          <w:lang w:eastAsia="he-IL"/>
        </w:rPr>
        <w:t>%</w:t>
      </w:r>
    </w:p>
    <w:p w14:paraId="66972F0A"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50F48D37"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50DA571D"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העבודות ואישורם ע"י המתכנן והמזמין, וקבלת אישור אכלוס</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3%</w:t>
      </w:r>
    </w:p>
    <w:p w14:paraId="634CCF18"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 xml:space="preserve">לאחר גמר הפקוח העליון, </w:t>
      </w:r>
      <w:r w:rsidRPr="00DE0948">
        <w:rPr>
          <w:rFonts w:ascii="Times New Roman" w:eastAsia="Times New Roman" w:hAnsi="Times New Roman" w:cs="David" w:hint="cs"/>
          <w:sz w:val="24"/>
          <w:szCs w:val="24"/>
          <w:rtl/>
          <w:lang w:eastAsia="he-IL"/>
        </w:rPr>
        <w:t>תיקונ</w:t>
      </w:r>
      <w:r w:rsidRPr="00DE0948">
        <w:rPr>
          <w:rFonts w:ascii="Times New Roman" w:eastAsia="Times New Roman" w:hAnsi="Times New Roman" w:cs="David" w:hint="eastAsia"/>
          <w:sz w:val="24"/>
          <w:szCs w:val="24"/>
          <w:rtl/>
          <w:lang w:eastAsia="he-IL"/>
        </w:rPr>
        <w:t>י</w:t>
      </w:r>
      <w:r w:rsidRPr="00DE0948">
        <w:rPr>
          <w:rFonts w:ascii="Times New Roman" w:eastAsia="Times New Roman" w:hAnsi="Times New Roman" w:cs="David"/>
          <w:sz w:val="24"/>
          <w:szCs w:val="24"/>
          <w:rtl/>
          <w:lang w:eastAsia="he-IL"/>
        </w:rPr>
        <w:t xml:space="preserve"> הבדק וקבלת תעודת גמר </w:t>
      </w:r>
    </w:p>
    <w:p w14:paraId="14B1CA93"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לפרויקט, אישור המתכנן בכתב להשלמת הפרויקט בהתאם </w:t>
      </w:r>
    </w:p>
    <w:p w14:paraId="03B530BD" w14:textId="77777777" w:rsidR="00DE0948" w:rsidRPr="00DE0948" w:rsidRDefault="00973EDE"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DE0948" w:rsidRPr="00DE0948">
        <w:rPr>
          <w:rFonts w:ascii="Times New Roman" w:eastAsia="Times New Roman" w:hAnsi="Times New Roman" w:cs="David"/>
          <w:sz w:val="24"/>
          <w:szCs w:val="24"/>
          <w:rtl/>
          <w:lang w:eastAsia="he-IL"/>
        </w:rPr>
        <w:t xml:space="preserve">כניותיו, לתקנים מחייבים ולשביעות רצונו </w:t>
      </w:r>
      <w:r w:rsidR="00B90A1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2%</w:t>
      </w:r>
    </w:p>
    <w:p w14:paraId="591B7323"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D1CF390"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2AB899BB"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06EE5A2D"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01062F84"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65599326"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86EFB7D"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14B2B1D2" w14:textId="77777777" w:rsidR="00DE0948" w:rsidRPr="00DE0948" w:rsidDel="0095534C" w:rsidRDefault="0095534C">
      <w:pPr>
        <w:widowControl w:val="0"/>
        <w:spacing w:before="240" w:beforeAutospacing="0" w:after="60" w:afterAutospacing="0" w:line="240" w:lineRule="auto"/>
        <w:outlineLvl w:val="4"/>
        <w:rPr>
          <w:del w:id="63" w:author="Kook Sec" w:date="2021-08-30T11:15:00Z"/>
          <w:rFonts w:ascii="Times New Roman" w:eastAsia="Times New Roman" w:hAnsi="Times New Roman" w:cs="David"/>
          <w:b/>
          <w:bCs/>
          <w:i/>
          <w:iCs/>
          <w:sz w:val="24"/>
          <w:szCs w:val="24"/>
          <w:rtl/>
          <w:lang w:eastAsia="he-IL"/>
        </w:rPr>
        <w:pPrChange w:id="64" w:author="Kook Sec" w:date="2021-08-30T11:15:00Z">
          <w:pPr>
            <w:widowControl w:val="0"/>
            <w:spacing w:before="240" w:beforeAutospacing="0" w:after="60" w:afterAutospacing="0" w:line="240" w:lineRule="auto"/>
            <w:jc w:val="right"/>
            <w:outlineLvl w:val="4"/>
          </w:pPr>
        </w:pPrChange>
      </w:pPr>
      <w:ins w:id="65" w:author="Kook Sec" w:date="2021-08-30T11:15:00Z">
        <w:r>
          <w:rPr>
            <w:rFonts w:ascii="Times New Roman" w:eastAsia="Times New Roman" w:hAnsi="Times New Roman" w:cs="David" w:hint="cs"/>
            <w:sz w:val="24"/>
            <w:szCs w:val="24"/>
            <w:rtl/>
            <w:lang w:eastAsia="he-IL"/>
          </w:rPr>
          <w:t xml:space="preserve">  </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r w:rsidR="00DE0948" w:rsidRPr="00270213">
        <w:rPr>
          <w:rFonts w:ascii="Times New Roman" w:eastAsia="Times New Roman" w:hAnsi="Times New Roman" w:cs="David"/>
          <w:sz w:val="24"/>
          <w:szCs w:val="24"/>
          <w:rtl/>
          <w:lang w:eastAsia="he-IL"/>
        </w:rPr>
        <w:t>תאריך</w:t>
      </w:r>
      <w:r w:rsidR="00DE0948"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5D7684" w:rsidRPr="00B90A18">
            <w:rPr>
              <w:rStyle w:val="a7"/>
              <w:rFonts w:ascii="David" w:hAnsi="David" w:cs="David"/>
              <w:color w:val="00B0F0"/>
              <w:rtl/>
            </w:rPr>
            <w:t>[תאריך חתימת חוזה]</w:t>
          </w:r>
        </w:sdtContent>
      </w:sdt>
      <w:r w:rsidR="00DE0948" w:rsidRPr="00DE0948">
        <w:rPr>
          <w:rFonts w:ascii="Times New Roman" w:eastAsia="Times New Roman" w:hAnsi="Times New Roman" w:cs="David"/>
          <w:b/>
          <w:i/>
          <w:iCs/>
          <w:color w:val="FF0000"/>
          <w:sz w:val="24"/>
          <w:szCs w:val="24"/>
          <w:rtl/>
          <w:lang w:eastAsia="he-IL"/>
        </w:rPr>
        <w:br/>
      </w:r>
    </w:p>
    <w:p w14:paraId="265C7CBD" w14:textId="77777777" w:rsidR="00DE0948" w:rsidRPr="00DE0948" w:rsidRDefault="00DE0948">
      <w:pPr>
        <w:widowControl w:val="0"/>
        <w:spacing w:before="240" w:beforeAutospacing="0" w:after="60" w:afterAutospacing="0" w:line="240" w:lineRule="auto"/>
        <w:outlineLvl w:val="4"/>
        <w:rPr>
          <w:rFonts w:ascii="Times New Roman" w:eastAsia="Times New Roman" w:hAnsi="Times New Roman" w:cs="David"/>
          <w:sz w:val="24"/>
          <w:szCs w:val="24"/>
          <w:rtl/>
          <w:lang w:eastAsia="he-IL"/>
        </w:rPr>
        <w:pPrChange w:id="66" w:author="Kook Sec" w:date="2021-08-30T11:15:00Z">
          <w:pPr>
            <w:widowControl w:val="0"/>
            <w:spacing w:before="0" w:beforeAutospacing="0" w:after="0" w:afterAutospacing="0" w:line="240" w:lineRule="auto"/>
            <w:jc w:val="both"/>
          </w:pPr>
        </w:pPrChange>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52A2205" w14:textId="77777777" w:rsidR="00DE0948" w:rsidRPr="00DE0948" w:rsidRDefault="00FC280C" w:rsidP="002E5E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ins w:id="67" w:author="Kook Sec" w:date="2021-08-30T10:43: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7C67FEF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CAD522D"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60365958"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200E6C5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604576"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8"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9"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0"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5C55AE9C" w14:textId="77777777" w:rsidR="00DE0948" w:rsidRPr="0095534C" w:rsidRDefault="00DE0948" w:rsidP="00DE0948">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71" w:author="Kook Sec" w:date="2021-08-30T11:15:00Z">
            <w:rPr>
              <w:rFonts w:ascii="Times New Roman" w:eastAsia="Times New Roman" w:hAnsi="Times New Roman" w:cs="David"/>
              <w:sz w:val="24"/>
              <w:szCs w:val="24"/>
              <w:rtl/>
              <w:lang w:eastAsia="he-IL"/>
            </w:rPr>
          </w:rPrChange>
        </w:rPr>
      </w:pPr>
    </w:p>
    <w:p w14:paraId="5E188258" w14:textId="77777777"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2"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3" w:author="Kook Sec" w:date="2021-08-30T10:57:00Z">
            <w:r w:rsidR="00681BEB">
              <w:rPr>
                <w:rFonts w:ascii="Times New Roman" w:eastAsia="Times New Roman" w:hAnsi="Times New Roman" w:cs="David"/>
                <w:sz w:val="24"/>
                <w:szCs w:val="24"/>
                <w:u w:val="single"/>
                <w:rtl/>
                <w:lang w:eastAsia="he-IL"/>
              </w:rPr>
              <w:t>א.מ. ישראל מגורים פיתוח בע"מ</w:t>
            </w:r>
          </w:ins>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6D4D447B" w14:textId="77777777" w:rsidR="00DE0948" w:rsidRPr="0095534C" w:rsidRDefault="00DE0948" w:rsidP="00DE0948">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74" w:author="Kook Sec" w:date="2021-08-30T11:15:00Z">
            <w:rPr>
              <w:rFonts w:ascii="Times New Roman" w:eastAsia="Times New Roman" w:hAnsi="Times New Roman" w:cs="David"/>
              <w:sz w:val="24"/>
              <w:szCs w:val="24"/>
              <w:rtl/>
              <w:lang w:eastAsia="he-IL"/>
            </w:rPr>
          </w:rPrChange>
        </w:rPr>
      </w:pPr>
    </w:p>
    <w:p w14:paraId="48490CB5"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5"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3579567E" w14:textId="77777777" w:rsidR="00DE0948" w:rsidRPr="0095534C"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76" w:author="Kook Sec" w:date="2021-08-30T11:15:00Z">
            <w:rPr>
              <w:rFonts w:ascii="Times New Roman" w:eastAsia="Times New Roman" w:hAnsi="Times New Roman" w:cs="David"/>
              <w:sz w:val="24"/>
              <w:szCs w:val="24"/>
              <w:rtl/>
              <w:lang w:eastAsia="he-IL"/>
            </w:rPr>
          </w:rPrChange>
        </w:rPr>
      </w:pPr>
    </w:p>
    <w:p w14:paraId="0AF7F858" w14:textId="77777777"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7" w:author="Kook Sec" w:date="2021-08-30T11:10:00Z">
            <w:r w:rsidR="0095534C">
              <w:rPr>
                <w:rStyle w:val="AutoFieldsChar"/>
                <w:rtl/>
              </w:rPr>
              <w:t>צוק הידרולוגיה והסביבה בע"מ</w:t>
            </w:r>
          </w:ins>
        </w:sdtContent>
      </w:sdt>
      <w:r w:rsidR="00270213">
        <w:rPr>
          <w:rStyle w:val="AutoFieldsChar"/>
          <w:rFonts w:hint="cs"/>
          <w:rtl/>
        </w:rPr>
        <w:t>.</w:t>
      </w:r>
    </w:p>
    <w:p w14:paraId="65FEEFE7" w14:textId="77777777" w:rsidR="00DE0948" w:rsidRPr="0095534C"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78" w:author="Kook Sec" w:date="2021-08-30T11:16:00Z">
            <w:rPr>
              <w:rFonts w:ascii="Times New Roman" w:eastAsia="Times New Roman" w:hAnsi="Times New Roman" w:cs="David"/>
              <w:sz w:val="24"/>
              <w:szCs w:val="24"/>
              <w:rtl/>
              <w:lang w:eastAsia="he-IL"/>
            </w:rPr>
          </w:rPrChange>
        </w:rPr>
      </w:pPr>
    </w:p>
    <w:p w14:paraId="00466A02"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285D7039" w14:textId="77777777" w:rsidR="00DE0948" w:rsidRPr="0095534C" w:rsidRDefault="00DE0948" w:rsidP="00DE0948">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79" w:author="Kook Sec" w:date="2021-08-30T11:16:00Z">
            <w:rPr>
              <w:rFonts w:ascii="Times New Roman" w:eastAsia="Times New Roman" w:hAnsi="Times New Roman" w:cs="David"/>
              <w:sz w:val="24"/>
              <w:szCs w:val="24"/>
              <w:rtl/>
              <w:lang w:eastAsia="he-IL"/>
            </w:rPr>
          </w:rPrChange>
        </w:rPr>
      </w:pPr>
    </w:p>
    <w:p w14:paraId="23A6F59B"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728F454" w14:textId="77777777" w:rsidR="00DE0948" w:rsidRPr="0095534C" w:rsidRDefault="00DE0948" w:rsidP="00DE0948">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80" w:author="Kook Sec" w:date="2021-08-30T11:16:00Z">
            <w:rPr>
              <w:rFonts w:ascii="Times New Roman" w:eastAsia="Times New Roman" w:hAnsi="Times New Roman" w:cs="David"/>
              <w:sz w:val="24"/>
              <w:szCs w:val="24"/>
              <w:rtl/>
              <w:lang w:eastAsia="he-IL"/>
            </w:rPr>
          </w:rPrChange>
        </w:rPr>
      </w:pPr>
    </w:p>
    <w:p w14:paraId="59321D1F"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72940999" w14:textId="77777777" w:rsidR="00DE0948" w:rsidRPr="0095534C" w:rsidRDefault="00DE0948" w:rsidP="00DE0948">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81" w:author="Kook Sec" w:date="2021-08-30T11:16:00Z">
            <w:rPr>
              <w:rFonts w:ascii="Times New Roman" w:eastAsia="Times New Roman" w:hAnsi="Times New Roman" w:cs="David"/>
              <w:sz w:val="24"/>
              <w:szCs w:val="24"/>
              <w:rtl/>
              <w:lang w:eastAsia="he-IL"/>
            </w:rPr>
          </w:rPrChange>
        </w:rPr>
      </w:pPr>
    </w:p>
    <w:p w14:paraId="34411C88"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40F06140"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0CFB7E7"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82" w:author="Kook Sec" w:date="2021-08-30T11:15:00Z">
        <w:r w:rsidRPr="009130F0" w:rsidDel="0095534C">
          <w:rPr>
            <w:rFonts w:ascii="Times New Roman" w:eastAsia="Times New Roman" w:hAnsi="Times New Roman" w:cs="David" w:hint="cs"/>
            <w:color w:val="00B0F0"/>
            <w:sz w:val="24"/>
            <w:szCs w:val="24"/>
            <w:rtl/>
            <w:lang w:eastAsia="he-IL"/>
          </w:rPr>
          <w:delText xml:space="preserve">                </w:delText>
        </w:r>
      </w:del>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3" w:author="Kook Sec" w:date="2021-08-30T11:10:00Z">
            <w:r w:rsidR="0095534C">
              <w:rPr>
                <w:rStyle w:val="AutoFieldsChar"/>
                <w:rtl/>
              </w:rPr>
              <w:t>צוק הידרולוגיה והסביבה בע"מ</w:t>
            </w:r>
          </w:ins>
        </w:sdtContent>
      </w:sdt>
    </w:p>
    <w:p w14:paraId="1BCF0917"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709C679B"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3B3FA49D"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139AE5E4"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387220EA"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51EFF">
        <w:rPr>
          <w:rFonts w:ascii="Times New Roman" w:eastAsia="Times New Roman" w:hAnsi="Times New Roman" w:cs="David"/>
          <w:sz w:val="24"/>
          <w:szCs w:val="24"/>
          <w:highlight w:val="yellow"/>
          <w:rtl/>
          <w:lang w:eastAsia="he-IL"/>
        </w:rPr>
        <w:t>*מחק את המיותר</w:t>
      </w:r>
    </w:p>
    <w:p w14:paraId="0D65769F" w14:textId="77777777" w:rsidR="00FE4560" w:rsidDel="0095534C" w:rsidRDefault="00FE4560" w:rsidP="00DE0948">
      <w:pPr>
        <w:widowControl w:val="0"/>
        <w:spacing w:before="0" w:beforeAutospacing="0" w:after="0" w:afterAutospacing="0" w:line="240" w:lineRule="auto"/>
        <w:jc w:val="both"/>
        <w:rPr>
          <w:del w:id="84" w:author="Kook Sec" w:date="2021-08-30T11:16:00Z"/>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8845B6D" w14:textId="77777777" w:rsidR="00151EFF" w:rsidDel="0095534C" w:rsidRDefault="00151EFF">
      <w:pPr>
        <w:widowControl w:val="0"/>
        <w:spacing w:before="0" w:beforeAutospacing="0" w:after="0" w:afterAutospacing="0" w:line="240" w:lineRule="auto"/>
        <w:jc w:val="both"/>
        <w:rPr>
          <w:del w:id="85" w:author="Kook Sec" w:date="2021-08-30T11:16:00Z"/>
          <w:rFonts w:ascii="Times New Roman" w:eastAsia="Times New Roman" w:hAnsi="Times New Roman" w:cs="David"/>
          <w:bCs/>
          <w:sz w:val="24"/>
          <w:szCs w:val="24"/>
          <w:u w:val="single"/>
          <w:rtl/>
          <w:lang w:eastAsia="he-IL"/>
        </w:rPr>
        <w:pPrChange w:id="86" w:author="Kook Sec" w:date="2021-08-30T11:16:00Z">
          <w:pPr>
            <w:widowControl w:val="0"/>
            <w:spacing w:before="0" w:beforeAutospacing="0" w:after="0" w:afterAutospacing="0" w:line="240" w:lineRule="auto"/>
            <w:jc w:val="both"/>
          </w:pPr>
        </w:pPrChange>
      </w:pPr>
    </w:p>
    <w:p w14:paraId="58B417C6" w14:textId="77777777" w:rsidR="00151EFF"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000E318"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0D14D33C" w14:textId="77777777" w:rsidR="00535F97" w:rsidRPr="002419E5"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2F84B28" w14:textId="77777777" w:rsidR="00535F97" w:rsidRPr="0009511C" w:rsidRDefault="00535F97" w:rsidP="00535F97">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A683DBC"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4C15270B"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287B15A"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0AABBA2B"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911A962" w14:textId="77777777" w:rsidR="00535F97" w:rsidRPr="0095534C" w:rsidRDefault="00535F97" w:rsidP="00535F97">
      <w:pPr>
        <w:tabs>
          <w:tab w:val="left" w:pos="283"/>
          <w:tab w:val="left" w:pos="708"/>
        </w:tabs>
        <w:spacing w:line="240" w:lineRule="auto"/>
        <w:ind w:left="283" w:hanging="283"/>
        <w:jc w:val="both"/>
        <w:rPr>
          <w:rFonts w:ascii="David" w:eastAsia="Calibri" w:hAnsi="David" w:cs="David"/>
          <w:sz w:val="16"/>
          <w:szCs w:val="16"/>
          <w:rtl/>
          <w:rPrChange w:id="87" w:author="Kook Sec" w:date="2021-08-30T11:16:00Z">
            <w:rPr>
              <w:rFonts w:ascii="David" w:eastAsia="Calibri" w:hAnsi="David" w:cs="David"/>
              <w:sz w:val="24"/>
              <w:szCs w:val="24"/>
              <w:rtl/>
            </w:rPr>
          </w:rPrChange>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59C036C"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D3C1296"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w:t>
      </w:r>
      <w:del w:id="88" w:author="Kook Sec" w:date="2021-08-30T11:17:00Z">
        <w:r w:rsidRPr="0009511C" w:rsidDel="0095534C">
          <w:rPr>
            <w:rFonts w:ascii="David" w:eastAsia="Calibri" w:hAnsi="David" w:cs="David" w:hint="cs"/>
            <w:sz w:val="24"/>
            <w:szCs w:val="24"/>
            <w:rtl/>
          </w:rPr>
          <w:delText xml:space="preserve"> </w:delText>
        </w:r>
      </w:del>
      <w:ins w:id="89" w:author="Kook Sec" w:date="2021-08-30T11:17:00Z">
        <w:r w:rsidR="0095534C">
          <w:rPr>
            <w:rFonts w:ascii="David" w:eastAsia="Calibri" w:hAnsi="David" w:cs="David" w:hint="cs"/>
            <w:sz w:val="24"/>
            <w:szCs w:val="24"/>
            <w:rtl/>
          </w:rPr>
          <w:t xml:space="preserve"> </w:t>
        </w:r>
      </w:ins>
      <w:r w:rsidRPr="0009511C">
        <w:rPr>
          <w:rFonts w:ascii="David" w:eastAsia="Calibri" w:hAnsi="David" w:cs="David" w:hint="cs"/>
          <w:sz w:val="24"/>
          <w:szCs w:val="24"/>
          <w:rtl/>
        </w:rPr>
        <w:t xml:space="preserve">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4A1E1DA"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1624E7A"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3694F7A"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7A1AB4C9"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D968F6F" w14:textId="77777777" w:rsidR="00535F97" w:rsidRPr="0009511C" w:rsidRDefault="00535F97" w:rsidP="00535F97">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4097E73" w14:textId="77777777" w:rsidR="00535F97" w:rsidRPr="0009511C" w:rsidRDefault="00535F97" w:rsidP="00535F97">
      <w:pPr>
        <w:ind w:left="364"/>
        <w:contextualSpacing/>
        <w:rPr>
          <w:rFonts w:ascii="Times New Roman" w:eastAsia="Calibri" w:hAnsi="Times New Roman" w:cs="Arial"/>
          <w:rtl/>
        </w:rPr>
      </w:pPr>
    </w:p>
    <w:p w14:paraId="3B44D59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C4186A"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E98AAD"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79E577"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64DF2C"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D265C4"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96CE51"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75E985"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8C62F7"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BD7ACB"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1C8827"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A001C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721A2B"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62D7C3"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FC27A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8B483A"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5EC93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5AFFD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162E1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F3887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C7222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764C1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512BD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0B1CF6"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62E50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F836D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5BFFD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739880"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AE50D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5F7ED4"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14C20"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2261E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2EBE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F0E8F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2622B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0EE8A0"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FF1EA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481FC0"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F6C106"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57C676"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65A16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EE45C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F8079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48D279"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4BF4DE4" w14:textId="77777777" w:rsidR="00535F97" w:rsidRPr="002419E5"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A1BE6E4"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B75821D" w14:textId="77777777" w:rsidR="00535F97" w:rsidRPr="00400B84" w:rsidRDefault="00535F97" w:rsidP="00535F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35F97" w:rsidRPr="0009511C" w14:paraId="781E7420" w14:textId="77777777" w:rsidTr="00FC280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60D3860"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4388A4D"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35F97" w:rsidRPr="0009511C" w14:paraId="6BDC8F23" w14:textId="77777777" w:rsidTr="00FC280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359ECC1"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35F97" w:rsidRPr="0009511C" w14:paraId="3CAE13D6" w14:textId="77777777" w:rsidTr="00FC280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76C288E"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B5C865B"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79B48CC"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B4477A0"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35F97" w:rsidRPr="0009511C" w14:paraId="746DE6BF" w14:textId="77777777" w:rsidTr="00FC280C">
        <w:trPr>
          <w:trHeight w:val="551"/>
        </w:trPr>
        <w:tc>
          <w:tcPr>
            <w:tcW w:w="4068" w:type="dxa"/>
            <w:tcBorders>
              <w:top w:val="single" w:sz="4" w:space="0" w:color="auto"/>
              <w:left w:val="single" w:sz="4" w:space="0" w:color="auto"/>
              <w:bottom w:val="single" w:sz="4" w:space="0" w:color="auto"/>
              <w:right w:val="single" w:sz="4" w:space="0" w:color="auto"/>
            </w:tcBorders>
            <w:hideMark/>
          </w:tcPr>
          <w:p w14:paraId="7D3BC2FE"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8B48AB3"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139DBC1"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3B05626"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p>
          <w:p w14:paraId="7EE5E43D"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47202B4"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4DE87B0"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p>
          <w:p w14:paraId="58082BAD"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C80634A"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p>
        </w:tc>
      </w:tr>
      <w:tr w:rsidR="00535F97" w:rsidRPr="0009511C" w14:paraId="6C87EE8B" w14:textId="77777777" w:rsidTr="00FC280C">
        <w:trPr>
          <w:trHeight w:val="571"/>
        </w:trPr>
        <w:tc>
          <w:tcPr>
            <w:tcW w:w="4068" w:type="dxa"/>
            <w:tcBorders>
              <w:top w:val="single" w:sz="4" w:space="0" w:color="auto"/>
              <w:left w:val="single" w:sz="4" w:space="0" w:color="auto"/>
              <w:bottom w:val="single" w:sz="4" w:space="0" w:color="auto"/>
              <w:right w:val="single" w:sz="4" w:space="0" w:color="auto"/>
            </w:tcBorders>
            <w:hideMark/>
          </w:tcPr>
          <w:p w14:paraId="373A1790"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AA6B1A0"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7F91772"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0565D4" w14:textId="77777777" w:rsidR="00535F97" w:rsidRPr="0009511C" w:rsidRDefault="00535F97" w:rsidP="00FC280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2041C5" w14:textId="77777777" w:rsidR="00535F97" w:rsidRPr="0009511C" w:rsidRDefault="00535F97" w:rsidP="00FC280C">
            <w:pPr>
              <w:spacing w:before="0" w:beforeAutospacing="0" w:after="0" w:afterAutospacing="0" w:line="256" w:lineRule="auto"/>
              <w:rPr>
                <w:rFonts w:ascii="David" w:eastAsia="Calibri" w:hAnsi="David" w:cs="David"/>
                <w:b/>
                <w:sz w:val="24"/>
                <w:szCs w:val="24"/>
                <w:lang w:eastAsia="he-IL"/>
              </w:rPr>
            </w:pPr>
          </w:p>
        </w:tc>
      </w:tr>
      <w:tr w:rsidR="00535F97" w:rsidRPr="0009511C" w14:paraId="58D92932" w14:textId="77777777" w:rsidTr="00FC280C">
        <w:trPr>
          <w:trHeight w:val="391"/>
        </w:trPr>
        <w:tc>
          <w:tcPr>
            <w:tcW w:w="4068" w:type="dxa"/>
            <w:tcBorders>
              <w:top w:val="single" w:sz="4" w:space="0" w:color="auto"/>
              <w:left w:val="single" w:sz="4" w:space="0" w:color="auto"/>
              <w:bottom w:val="single" w:sz="4" w:space="0" w:color="auto"/>
              <w:right w:val="single" w:sz="4" w:space="0" w:color="auto"/>
            </w:tcBorders>
            <w:hideMark/>
          </w:tcPr>
          <w:p w14:paraId="35D72B61"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AA7FCD6"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99B53FE" w14:textId="77777777" w:rsidR="00535F97" w:rsidRPr="0009511C" w:rsidRDefault="00535F97" w:rsidP="00FC280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F1FE3C" w14:textId="77777777" w:rsidR="00535F97" w:rsidRPr="0009511C" w:rsidRDefault="00535F97" w:rsidP="00FC280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B2F7CC" w14:textId="77777777" w:rsidR="00535F97" w:rsidRPr="0009511C" w:rsidRDefault="00535F97" w:rsidP="00FC280C">
            <w:pPr>
              <w:spacing w:before="0" w:beforeAutospacing="0" w:after="0" w:afterAutospacing="0" w:line="256" w:lineRule="auto"/>
              <w:rPr>
                <w:rFonts w:ascii="David" w:eastAsia="Calibri" w:hAnsi="David" w:cs="David"/>
                <w:b/>
                <w:sz w:val="24"/>
                <w:szCs w:val="24"/>
                <w:lang w:eastAsia="he-IL"/>
              </w:rPr>
            </w:pPr>
          </w:p>
        </w:tc>
      </w:tr>
    </w:tbl>
    <w:p w14:paraId="1E0E4612" w14:textId="77777777" w:rsidR="00535F97" w:rsidRPr="0009511C" w:rsidRDefault="00535F97" w:rsidP="00535F97">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35F97" w:rsidRPr="0009511C" w14:paraId="1A133C6F" w14:textId="77777777" w:rsidTr="00FC280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4A2F164"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35F97" w:rsidRPr="0009511C" w14:paraId="08E1308B" w14:textId="77777777" w:rsidTr="00FC280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F021D27"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F254F2A"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p w14:paraId="155ACA9D"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71BA008"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D7392F"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B99797"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F95BB0"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B3F54FE"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AC56E3"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98E084C"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35F97" w:rsidRPr="0009511C" w14:paraId="2F6C267D" w14:textId="77777777" w:rsidTr="00FC280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20FEB4F"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7C312FB"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1BC2CDC"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B11A931"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F94C29F"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8FB377C"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88C7547"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F7BE77A" w14:textId="77777777" w:rsidR="00535F97" w:rsidRPr="0009511C" w:rsidRDefault="00535F97" w:rsidP="00FC280C">
            <w:pPr>
              <w:spacing w:before="0" w:beforeAutospacing="0" w:after="0" w:afterAutospacing="0" w:line="256" w:lineRule="auto"/>
              <w:rPr>
                <w:rFonts w:ascii="David" w:eastAsia="Calibri" w:hAnsi="David" w:cs="David"/>
                <w:sz w:val="24"/>
                <w:szCs w:val="24"/>
                <w:lang w:eastAsia="he-IL"/>
              </w:rPr>
            </w:pPr>
          </w:p>
        </w:tc>
      </w:tr>
      <w:tr w:rsidR="00535F97" w:rsidRPr="0009511C" w14:paraId="66681262" w14:textId="77777777" w:rsidTr="00FC280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30D43DA"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EF0F61D"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D1E69EF"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2D2E6E5"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FF09658"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BC45575"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0F38C7"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1020AE1" w14:textId="77777777" w:rsidR="00535F97" w:rsidRPr="0009511C" w:rsidRDefault="00535F97" w:rsidP="00FC280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35F97" w:rsidRPr="0009511C" w14:paraId="5AA08D56" w14:textId="77777777" w:rsidTr="00FC280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1961FBB"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74C1284"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C6F13A9"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C52460F"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B569D78"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4E3CD47"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246D79E"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2CA6C10" w14:textId="77777777" w:rsidR="00535F97" w:rsidRPr="0009511C" w:rsidRDefault="00535F97" w:rsidP="00FC280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35F97" w:rsidRPr="0009511C" w14:paraId="3A5AF15A" w14:textId="77777777" w:rsidTr="00FC280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C5AFFD2"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A15047D" w14:textId="77777777" w:rsidR="00535F97" w:rsidRPr="0009511C" w:rsidRDefault="00535F97" w:rsidP="00FC280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35A0A27" w14:textId="77777777" w:rsidR="00535F97" w:rsidRPr="0009511C" w:rsidRDefault="00535F97" w:rsidP="00FC280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442C5F" w14:textId="77777777" w:rsidR="00535F97" w:rsidRPr="0009511C" w:rsidRDefault="00535F97" w:rsidP="00FC280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26706D0" w14:textId="77777777" w:rsidR="00535F97" w:rsidRPr="0009511C" w:rsidRDefault="00535F97" w:rsidP="00FC280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57D2C4A" w14:textId="77777777" w:rsidR="00535F97" w:rsidRPr="0009511C" w:rsidRDefault="00535F97" w:rsidP="00FC280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18B461" w14:textId="77777777" w:rsidR="00535F97" w:rsidRPr="0009511C" w:rsidRDefault="00535F97" w:rsidP="00FC280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4CCA823" w14:textId="77777777" w:rsidR="00535F97" w:rsidRPr="0009511C" w:rsidRDefault="00535F97" w:rsidP="00FC280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DE9CABC" w14:textId="77777777" w:rsidR="00535F97" w:rsidRPr="0009511C" w:rsidRDefault="00535F97" w:rsidP="00535F97">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0AA06EA2" w14:textId="77777777" w:rsidTr="00FC280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D135B40"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35F97" w:rsidRPr="0009511C" w14:paraId="527CB968" w14:textId="77777777" w:rsidTr="00FC280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7C10229"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5E1B4CF" w14:textId="77777777" w:rsidR="00535F97" w:rsidRPr="0009511C" w:rsidRDefault="00535F97" w:rsidP="00535F97">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1392891A" w14:textId="77777777" w:rsidTr="00FC280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EE21D81"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535F97" w:rsidRPr="0009511C" w14:paraId="29DD6536" w14:textId="77777777" w:rsidTr="00FC280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7A25680" w14:textId="77777777" w:rsidR="00535F97" w:rsidRPr="0009511C" w:rsidRDefault="00535F97"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D809412"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38BD4D02"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514010BB"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3C59" w:rsidRPr="0009511C" w14:paraId="10347C60" w14:textId="77777777" w:rsidTr="00FC280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1CEA8F5" w14:textId="77777777" w:rsidR="00B63C59" w:rsidRPr="0009511C" w:rsidRDefault="00B63C59" w:rsidP="00FC280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63C59" w:rsidRPr="0009511C" w14:paraId="749AD803" w14:textId="77777777" w:rsidTr="00FC280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8941949" w14:textId="77777777" w:rsidR="00B63C59" w:rsidRPr="0009511C" w:rsidRDefault="00B63C59" w:rsidP="00FC280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35DEAC4"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75044ED2" w14:textId="77777777" w:rsidR="00DE0948" w:rsidRPr="00DE0948" w:rsidRDefault="00535F97"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150C49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2931A9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706FFA1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DAC331" w14:textId="77777777" w:rsidR="00B63C59" w:rsidRDefault="00B63C59"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D7ED922"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lastRenderedPageBreak/>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365CDF3E"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23ED2AF6"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5C95E63F"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DAEF8A4"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3C85B226"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70103E55"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3A343D9D"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proofErr w:type="spellStart"/>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דלוחין</w:t>
      </w:r>
      <w:proofErr w:type="spellEnd"/>
      <w:r w:rsidR="00DE0948" w:rsidRPr="00DE0948">
        <w:rPr>
          <w:rFonts w:ascii="Times New Roman" w:eastAsia="Times New Roman" w:hAnsi="Times New Roman" w:cs="David"/>
          <w:sz w:val="24"/>
          <w:szCs w:val="24"/>
          <w:rtl/>
          <w:lang w:eastAsia="he-IL"/>
        </w:rPr>
        <w:t xml:space="preserve">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012C77E5"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22004716"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7FB3E7FD"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33D7C7D0" w14:textId="77777777"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78195232" w14:textId="77777777" w:rsidR="00DE0948" w:rsidRPr="00DE0948" w:rsidRDefault="00DE0948"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 xml:space="preserve">חו"ד ניתוח </w:t>
      </w:r>
      <w:r w:rsidRPr="00DE0948">
        <w:rPr>
          <w:rFonts w:ascii="Times New Roman" w:eastAsia="Times New Roman" w:hAnsi="Times New Roman" w:cs="David"/>
          <w:sz w:val="24"/>
          <w:szCs w:val="24"/>
          <w:rtl/>
          <w:lang w:eastAsia="he-IL"/>
        </w:rPr>
        <w:t>הידרולוגי של התנהגות רום מפלסי מי התהום באזור</w:t>
      </w:r>
      <w:r w:rsidRPr="00DE0948">
        <w:rPr>
          <w:rFonts w:ascii="Times New Roman" w:eastAsia="Times New Roman" w:hAnsi="Times New Roman" w:cs="David" w:hint="cs"/>
          <w:sz w:val="24"/>
          <w:szCs w:val="24"/>
          <w:rtl/>
          <w:lang w:eastAsia="he-IL"/>
        </w:rPr>
        <w:t xml:space="preserve"> וצפי לעליית הרום בעתיד.</w:t>
      </w:r>
    </w:p>
    <w:p w14:paraId="7E734DFC" w14:textId="77777777" w:rsidR="00DE0948" w:rsidRPr="00DE0948" w:rsidRDefault="00151EFF"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פרטים, כתבי כמויות ואומדנים מפורטים לתכנון </w:t>
      </w:r>
      <w:r w:rsidR="00DE0948" w:rsidRPr="00DE0948">
        <w:rPr>
          <w:rFonts w:ascii="Times New Roman" w:eastAsia="Times New Roman" w:hAnsi="Times New Roman" w:cs="David"/>
          <w:sz w:val="24"/>
          <w:szCs w:val="24"/>
          <w:rtl/>
          <w:lang w:eastAsia="he-IL"/>
        </w:rPr>
        <w:t>מערכת השפלת והחדרת מי תהום לביצוע המרתפים התת קרקעיים</w:t>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 xml:space="preserve"> כולל ניתוח טכנו-כלכלי לבחינת חלופות לביצוע ההשפלה וההחדרה</w:t>
      </w:r>
      <w:r w:rsidR="00DE0948" w:rsidRPr="00DE0948">
        <w:rPr>
          <w:rFonts w:ascii="Times New Roman" w:eastAsia="Times New Roman" w:hAnsi="Times New Roman" w:cs="David" w:hint="cs"/>
          <w:sz w:val="24"/>
          <w:szCs w:val="24"/>
          <w:rtl/>
          <w:lang w:eastAsia="he-IL"/>
        </w:rPr>
        <w:t>.</w:t>
      </w:r>
    </w:p>
    <w:p w14:paraId="2883A646"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5D8E8A4B"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405C484C"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2F4E586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A294F3"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57392231"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45E18BA4"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8B6E43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1B5F44A4"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0D915E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3292B76"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D7515BA"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7FCF3B76" w14:textId="77777777" w:rsidR="00DE0948" w:rsidRPr="00DE0948" w:rsidRDefault="00D229FD"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0" w:author="Kook Sec" w:date="2021-08-30T10:43:00Z">
            <w:r w:rsidR="00FC280C">
              <w:rPr>
                <w:rFonts w:ascii="Times New Roman" w:eastAsia="Times New Roman" w:hAnsi="Times New Roman" w:cs="David" w:hint="cs"/>
                <w:color w:val="008000"/>
                <w:sz w:val="24"/>
                <w:szCs w:val="24"/>
                <w:rtl/>
                <w:lang w:eastAsia="he-IL"/>
              </w:rPr>
              <w:t>א.מ. ישראל מגורים פיתוח בע"מ</w:t>
            </w:r>
            <w:r w:rsidR="00FC280C">
              <w:rPr>
                <w:rFonts w:ascii="Times New Roman" w:eastAsia="Times New Roman" w:hAnsi="Times New Roman" w:cs="David" w:hint="cs"/>
                <w:color w:val="008000"/>
                <w:sz w:val="24"/>
                <w:szCs w:val="24"/>
                <w:rtl/>
                <w:lang w:eastAsia="he-IL"/>
              </w:rPr>
              <w:br/>
              <w:t>יוני נתניהו 1 ג' אור יהודה</w:t>
            </w:r>
            <w:r w:rsidR="00FC280C">
              <w:rPr>
                <w:rFonts w:ascii="Times New Roman" w:eastAsia="Times New Roman" w:hAnsi="Times New Roman" w:cs="David" w:hint="cs"/>
                <w:color w:val="008000"/>
                <w:sz w:val="24"/>
                <w:szCs w:val="24"/>
                <w:rtl/>
                <w:lang w:eastAsia="he-IL"/>
              </w:rPr>
              <w:br/>
              <w:t>513313148</w:t>
            </w:r>
            <w:r w:rsidR="00FC280C">
              <w:rPr>
                <w:rFonts w:ascii="Times New Roman" w:eastAsia="Times New Roman" w:hAnsi="Times New Roman" w:cs="David" w:hint="cs"/>
                <w:color w:val="008000"/>
                <w:sz w:val="24"/>
                <w:szCs w:val="24"/>
                <w:rtl/>
                <w:lang w:eastAsia="he-IL"/>
              </w:rPr>
              <w:br/>
            </w:r>
          </w:ins>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4C29153A"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F20398B"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4C83C7"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6853EA"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682421" w14:textId="77777777"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1"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2" w:author="Kook Sec" w:date="2021-08-30T11:14:00Z">
            <w:r w:rsidR="0095534C">
              <w:rPr>
                <w:rFonts w:ascii="Times New Roman" w:eastAsia="Times New Roman" w:hAnsi="Times New Roman" w:cs="David" w:hint="cs"/>
                <w:sz w:val="24"/>
                <w:szCs w:val="24"/>
                <w:rtl/>
                <w:lang w:eastAsia="he-IL"/>
              </w:rPr>
              <w:t xml:space="preserve">מורדות ארנונה, </w:t>
            </w:r>
          </w:ins>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6942D4" w:rsidRPr="00CD21D7">
            <w:rPr>
              <w:rStyle w:val="AutoFieldsChar"/>
              <w:color w:val="00B0F0"/>
              <w:u w:val="single"/>
              <w:rtl/>
            </w:rPr>
            <w:t>[תיאור עבודה]</w:t>
          </w:r>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3B3EE40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BE927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804F835"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1B2C62C"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269535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DADE8ED"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33CD7CCE"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6D39B7DC"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5A4F68A2" w14:textId="77777777" w:rsidR="00151EFF" w:rsidRPr="00DE0948" w:rsidRDefault="00D229FD"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3"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p>
    <w:p w14:paraId="336DF67A"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lastRenderedPageBreak/>
        <w:t xml:space="preserve">נספח "י" </w:t>
      </w:r>
    </w:p>
    <w:p w14:paraId="1C95882E"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F9608B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29D9B45E"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FE94A19" w14:textId="77777777"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4" w:author="Kook Sec" w:date="2021-08-30T10:43:00Z">
            <w:r w:rsidR="00FC280C">
              <w:rPr>
                <w:rFonts w:ascii="Times New Roman" w:eastAsia="Times New Roman" w:hAnsi="Times New Roman" w:cs="David"/>
                <w:color w:val="00B0F0"/>
                <w:sz w:val="24"/>
                <w:szCs w:val="24"/>
                <w:rtl/>
                <w:lang w:eastAsia="he-IL"/>
              </w:rPr>
              <w:t>א.מ. ישראל מגורים פיתוח בע"מ</w:t>
            </w:r>
            <w:r w:rsidR="00FC280C">
              <w:rPr>
                <w:rFonts w:ascii="Times New Roman" w:eastAsia="Times New Roman" w:hAnsi="Times New Roman" w:cs="David"/>
                <w:color w:val="00B0F0"/>
                <w:sz w:val="24"/>
                <w:szCs w:val="24"/>
                <w:rtl/>
                <w:lang w:eastAsia="he-IL"/>
              </w:rPr>
              <w:br/>
              <w:t>יוני נתניהו 1 ג' אור יהודה</w:t>
            </w:r>
            <w:r w:rsidR="00FC280C">
              <w:rPr>
                <w:rFonts w:ascii="Times New Roman" w:eastAsia="Times New Roman" w:hAnsi="Times New Roman" w:cs="David"/>
                <w:color w:val="00B0F0"/>
                <w:sz w:val="24"/>
                <w:szCs w:val="24"/>
                <w:rtl/>
                <w:lang w:eastAsia="he-IL"/>
              </w:rPr>
              <w:br/>
              <w:t>513313148</w:t>
            </w:r>
            <w:r w:rsidR="00FC280C">
              <w:rPr>
                <w:rFonts w:ascii="Times New Roman" w:eastAsia="Times New Roman" w:hAnsi="Times New Roman" w:cs="David"/>
                <w:color w:val="00B0F0"/>
                <w:sz w:val="24"/>
                <w:szCs w:val="24"/>
                <w:rtl/>
                <w:lang w:eastAsia="he-IL"/>
              </w:rPr>
              <w:br/>
            </w:r>
          </w:ins>
        </w:sdtContent>
      </w:sdt>
    </w:p>
    <w:p w14:paraId="53CC73A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7DADF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DE0948">
        <w:rPr>
          <w:rFonts w:ascii="Times New Roman" w:eastAsia="Times New Roman" w:hAnsi="Times New Roman" w:cs="David" w:hint="cs"/>
          <w:sz w:val="24"/>
          <w:szCs w:val="24"/>
          <w:rtl/>
          <w:lang w:eastAsia="he-IL"/>
        </w:rPr>
        <w:t>ג.א.נ</w:t>
      </w:r>
      <w:proofErr w:type="spellEnd"/>
      <w:r w:rsidRPr="00DE0948">
        <w:rPr>
          <w:rFonts w:ascii="Times New Roman" w:eastAsia="Times New Roman" w:hAnsi="Times New Roman" w:cs="David" w:hint="cs"/>
          <w:sz w:val="24"/>
          <w:szCs w:val="24"/>
          <w:rtl/>
          <w:lang w:eastAsia="he-IL"/>
        </w:rPr>
        <w:t>.,</w:t>
      </w:r>
    </w:p>
    <w:p w14:paraId="21872CC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CD9E8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w:t>
      </w:r>
      <w:proofErr w:type="spellStart"/>
      <w:r w:rsidRPr="00DE0948">
        <w:rPr>
          <w:rFonts w:ascii="Times New Roman" w:eastAsia="Times New Roman" w:hAnsi="Times New Roman" w:cs="David" w:hint="cs"/>
          <w:sz w:val="24"/>
          <w:szCs w:val="24"/>
          <w:rtl/>
          <w:lang w:eastAsia="he-IL"/>
        </w:rPr>
        <w:t>להלן:"</w:t>
      </w:r>
      <w:r w:rsidRPr="00DE0948">
        <w:rPr>
          <w:rFonts w:ascii="Times New Roman" w:eastAsia="Times New Roman" w:hAnsi="Times New Roman" w:cs="David" w:hint="cs"/>
          <w:b/>
          <w:bCs/>
          <w:sz w:val="24"/>
          <w:szCs w:val="24"/>
          <w:rtl/>
          <w:lang w:eastAsia="he-IL"/>
        </w:rPr>
        <w:t>היתרה</w:t>
      </w:r>
      <w:proofErr w:type="spellEnd"/>
      <w:r w:rsidRPr="00DE0948">
        <w:rPr>
          <w:rFonts w:ascii="Times New Roman" w:eastAsia="Times New Roman" w:hAnsi="Times New Roman" w:cs="David" w:hint="cs"/>
          <w:b/>
          <w:bCs/>
          <w:sz w:val="24"/>
          <w:szCs w:val="24"/>
          <w:rtl/>
          <w:lang w:eastAsia="he-IL"/>
        </w:rPr>
        <w:t xml:space="preserve">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5" w:author="Kook Sec" w:date="2021-08-30T11:14:00Z">
            <w:r w:rsidR="0095534C">
              <w:rPr>
                <w:rFonts w:ascii="Times New Roman" w:eastAsia="Times New Roman" w:hAnsi="Times New Roman" w:cs="David" w:hint="cs"/>
                <w:color w:val="008000"/>
                <w:sz w:val="24"/>
                <w:szCs w:val="24"/>
                <w:rtl/>
                <w:lang w:eastAsia="he-IL"/>
              </w:rPr>
              <w:t xml:space="preserve">מורדות ארנונה, </w:t>
            </w:r>
          </w:ins>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B90A18">
            <w:rPr>
              <w:rStyle w:val="AutoFieldsChar"/>
              <w:color w:val="00B0F0"/>
              <w:rtl/>
            </w:rPr>
            <w:t>[תאריך חתימת חוזה]</w:t>
          </w:r>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4048029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2597B79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69FA4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4B4913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E34207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CDFFC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DB000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9D4BA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A6D606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1905F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07DDA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10CF3D9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7A8F3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6DD5F8A4"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4B0918E"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44CCD6AB"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1542F0C"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59D996F"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6" w:author="Kook Sec" w:date="2021-08-30T11:10:00Z">
            <w:r w:rsidR="0095534C">
              <w:rPr>
                <w:rFonts w:ascii="Times New Roman" w:eastAsia="Times New Roman" w:hAnsi="Times New Roman" w:cs="David"/>
                <w:color w:val="008000"/>
                <w:sz w:val="24"/>
                <w:szCs w:val="24"/>
                <w:rtl/>
                <w:lang w:eastAsia="he-IL"/>
              </w:rPr>
              <w:t>צוק הידרולוגיה והסביבה בע"מ</w:t>
            </w:r>
          </w:ins>
        </w:sdtContent>
      </w:sdt>
    </w:p>
    <w:p w14:paraId="5A13E209"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7D346C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4F17D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51400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101258F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DE0948">
        <w:rPr>
          <w:rFonts w:ascii="Times New Roman" w:eastAsia="Times New Roman" w:hAnsi="Times New Roman" w:cs="David" w:hint="cs"/>
          <w:sz w:val="24"/>
          <w:szCs w:val="24"/>
          <w:rtl/>
          <w:lang w:eastAsia="he-IL"/>
        </w:rPr>
        <w:t>להלן:"</w:t>
      </w:r>
      <w:r w:rsidRPr="00DE0948">
        <w:rPr>
          <w:rFonts w:ascii="Times New Roman" w:eastAsia="Times New Roman" w:hAnsi="Times New Roman" w:cs="David" w:hint="cs"/>
          <w:b/>
          <w:bCs/>
          <w:sz w:val="24"/>
          <w:szCs w:val="24"/>
          <w:rtl/>
          <w:lang w:eastAsia="he-IL"/>
        </w:rPr>
        <w:t>החברה</w:t>
      </w:r>
      <w:proofErr w:type="spellEnd"/>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AEB97FB"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B323E05"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4182046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EEF0C7"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7097DF9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0D691014"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129A848B"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4CDB8197"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1C07676F" w14:textId="77777777" w:rsidR="001A69D5" w:rsidRPr="00DE0948" w:rsidRDefault="001A69D5" w:rsidP="00DE0948">
      <w:pPr>
        <w:rPr>
          <w:rtl/>
        </w:rPr>
      </w:pPr>
    </w:p>
    <w:sectPr w:rsidR="001A69D5" w:rsidRPr="00DE0948" w:rsidSect="0095534C">
      <w:headerReference w:type="default" r:id="rId15"/>
      <w:footerReference w:type="default" r:id="rId16"/>
      <w:pgSz w:w="11906" w:h="16838"/>
      <w:pgMar w:top="1170" w:right="1800" w:bottom="851" w:left="1800" w:header="708" w:footer="130" w:gutter="0"/>
      <w:cols w:space="708"/>
      <w:bidi/>
      <w:rtlGutter/>
      <w:docGrid w:linePitch="360"/>
      <w:sectPrChange w:id="101" w:author="Kook Sec" w:date="2021-08-30T11:17:00Z">
        <w:sectPr w:rsidR="001A69D5" w:rsidRPr="00DE0948" w:rsidSect="0095534C">
          <w:pgMar w:top="1440" w:right="1800" w:bottom="851" w:left="1800" w:header="708" w:footer="13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C49AEE" w14:textId="77777777" w:rsidR="00D229FD" w:rsidRDefault="00D229FD" w:rsidP="00AF234B">
      <w:pPr>
        <w:spacing w:before="0" w:after="0" w:line="240" w:lineRule="auto"/>
      </w:pPr>
      <w:r>
        <w:separator/>
      </w:r>
    </w:p>
  </w:endnote>
  <w:endnote w:type="continuationSeparator" w:id="0">
    <w:p w14:paraId="13F7E9D0" w14:textId="77777777" w:rsidR="00D229FD" w:rsidRDefault="00D229FD" w:rsidP="00AF234B">
      <w:pPr>
        <w:spacing w:before="0" w:after="0" w:line="240" w:lineRule="auto"/>
      </w:pPr>
      <w:r>
        <w:continuationSeparator/>
      </w:r>
    </w:p>
  </w:endnote>
  <w:endnote w:type="continuationNotice" w:id="1">
    <w:p w14:paraId="0B2789C3" w14:textId="77777777" w:rsidR="00D229FD" w:rsidRDefault="00D229F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229FD" w:rsidRPr="005A1DAC" w14:paraId="699CEF5F" w14:textId="77777777" w:rsidTr="005A1DAC">
      <w:tc>
        <w:tcPr>
          <w:tcW w:w="810" w:type="dxa"/>
        </w:tcPr>
        <w:p w14:paraId="0A2C3557"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s="Arial"/>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D06EE1F" w14:textId="77777777" w:rsidR="00D229FD" w:rsidRPr="005A1DAC" w:rsidRDefault="00D229FD" w:rsidP="005A1DAC">
              <w:pPr>
                <w:tabs>
                  <w:tab w:val="center" w:pos="4153"/>
                  <w:tab w:val="right" w:pos="8306"/>
                </w:tabs>
                <w:spacing w:before="0" w:after="0" w:line="240" w:lineRule="auto"/>
                <w:rPr>
                  <w:rFonts w:ascii="David" w:hAnsi="David"/>
                  <w:color w:val="00B0F0"/>
                  <w:sz w:val="20"/>
                  <w:szCs w:val="20"/>
                  <w:rtl/>
                </w:rPr>
              </w:pPr>
              <w:ins w:id="97" w:author="Kook Sec" w:date="2021-08-30T10:57:00Z">
                <w:r w:rsidRPr="00681BEB">
                  <w:rPr>
                    <w:rFonts w:ascii="David" w:hAnsi="David" w:cs="Arial"/>
                    <w:color w:val="00B0F0"/>
                    <w:sz w:val="20"/>
                    <w:szCs w:val="20"/>
                    <w:rtl/>
                  </w:rPr>
                  <w:t>א.מ. ישראל מגורים פיתוח בע"מ</w:t>
                </w:r>
              </w:ins>
            </w:p>
          </w:tc>
        </w:sdtContent>
      </w:sdt>
      <w:tc>
        <w:tcPr>
          <w:tcW w:w="2810" w:type="dxa"/>
        </w:tcPr>
        <w:p w14:paraId="6DE9F8D8"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הידרולוג</w:t>
              </w:r>
            </w:sdtContent>
          </w:sdt>
        </w:p>
      </w:tc>
      <w:tc>
        <w:tcPr>
          <w:tcW w:w="233" w:type="dxa"/>
        </w:tcPr>
        <w:p w14:paraId="43FC71A7" w14:textId="77777777" w:rsidR="00D229FD" w:rsidRPr="005A1DAC" w:rsidRDefault="00D229FD" w:rsidP="005A1DAC">
          <w:pPr>
            <w:tabs>
              <w:tab w:val="center" w:pos="4153"/>
              <w:tab w:val="right" w:pos="8306"/>
            </w:tabs>
            <w:spacing w:before="0" w:after="0" w:line="240" w:lineRule="auto"/>
            <w:rPr>
              <w:rFonts w:ascii="David" w:hAnsi="David"/>
              <w:sz w:val="16"/>
              <w:szCs w:val="16"/>
              <w:rtl/>
            </w:rPr>
          </w:pPr>
        </w:p>
      </w:tc>
      <w:tc>
        <w:tcPr>
          <w:tcW w:w="1044" w:type="dxa"/>
        </w:tcPr>
        <w:p w14:paraId="46A0DED2"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2490FF40" w14:textId="1EF88FB7" w:rsidR="00D229FD" w:rsidRPr="005A1DAC" w:rsidRDefault="00D229FD" w:rsidP="005A1DAC">
              <w:pPr>
                <w:tabs>
                  <w:tab w:val="center" w:pos="4153"/>
                  <w:tab w:val="right" w:pos="8306"/>
                </w:tabs>
                <w:spacing w:before="0" w:after="0" w:line="240" w:lineRule="auto"/>
                <w:rPr>
                  <w:rFonts w:ascii="David" w:hAnsi="David"/>
                  <w:sz w:val="20"/>
                  <w:szCs w:val="20"/>
                  <w:rtl/>
                </w:rPr>
              </w:pPr>
              <w:del w:id="98" w:author="Kook Sec" w:date="2021-10-21T12:24:00Z">
                <w:r w:rsidDel="00D229FD">
                  <w:rPr>
                    <w:rFonts w:ascii="David" w:hAnsi="David" w:hint="cs"/>
                    <w:sz w:val="20"/>
                    <w:szCs w:val="20"/>
                  </w:rPr>
                  <w:delText>CONT-5-667</w:delText>
                </w:r>
              </w:del>
              <w:ins w:id="99" w:author="Kook Sec" w:date="2021-10-21T12:24:00Z">
                <w:r>
                  <w:rPr>
                    <w:rFonts w:ascii="David" w:hAnsi="David" w:hint="cs"/>
                    <w:sz w:val="20"/>
                    <w:szCs w:val="20"/>
                  </w:rPr>
                  <w:t>CO</w:t>
                </w:r>
                <w:r>
                  <w:rPr>
                    <w:rFonts w:ascii="David" w:hAnsi="David" w:hint="cs"/>
                    <w:sz w:val="20"/>
                    <w:szCs w:val="20"/>
                    <w:rtl/>
                  </w:rPr>
                  <w:t>NT-10-2111</w:t>
                </w:r>
              </w:ins>
            </w:p>
          </w:tc>
        </w:sdtContent>
      </w:sdt>
    </w:tr>
    <w:tr w:rsidR="00D229FD" w:rsidRPr="005A1DAC" w14:paraId="66EE02E8" w14:textId="77777777" w:rsidTr="005A1DAC">
      <w:tc>
        <w:tcPr>
          <w:tcW w:w="810" w:type="dxa"/>
        </w:tcPr>
        <w:p w14:paraId="44980766"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7609F83" w14:textId="77777777" w:rsidR="00D229FD" w:rsidRPr="005A1DAC" w:rsidRDefault="00D229FD" w:rsidP="005A1DAC">
              <w:pPr>
                <w:tabs>
                  <w:tab w:val="center" w:pos="4153"/>
                  <w:tab w:val="right" w:pos="8306"/>
                </w:tabs>
                <w:spacing w:before="0" w:after="0" w:line="240" w:lineRule="auto"/>
                <w:rPr>
                  <w:rFonts w:ascii="David" w:hAnsi="David"/>
                  <w:color w:val="00B0F0"/>
                  <w:sz w:val="20"/>
                  <w:szCs w:val="20"/>
                  <w:rtl/>
                </w:rPr>
              </w:pPr>
              <w:ins w:id="100" w:author="Kook Sec" w:date="2021-08-30T11:10:00Z">
                <w:r>
                  <w:rPr>
                    <w:rFonts w:ascii="David" w:hAnsi="David" w:hint="cs"/>
                    <w:color w:val="00B0F0"/>
                    <w:sz w:val="20"/>
                    <w:szCs w:val="20"/>
                    <w:rtl/>
                  </w:rPr>
                  <w:t>צוק הידרולוגיה והסביבה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229FD" w:rsidRPr="005A1DAC" w14:paraId="696E6237" w14:textId="77777777" w:rsidTr="00FC280C">
            <w:trPr>
              <w:trHeight w:val="201"/>
            </w:trPr>
            <w:tc>
              <w:tcPr>
                <w:tcW w:w="926" w:type="dxa"/>
              </w:tcPr>
              <w:p w14:paraId="70D414B1"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32ABBAC" w14:textId="77777777" w:rsidR="00D229FD" w:rsidRPr="005A1DAC" w:rsidRDefault="00D229FD" w:rsidP="005A1DAC">
                    <w:pPr>
                      <w:tabs>
                        <w:tab w:val="center" w:pos="4153"/>
                        <w:tab w:val="right" w:pos="8306"/>
                      </w:tabs>
                      <w:spacing w:before="0" w:after="0" w:line="240" w:lineRule="auto"/>
                      <w:ind w:left="1" w:hanging="1"/>
                      <w:rPr>
                        <w:rFonts w:ascii="David" w:hAnsi="David"/>
                        <w:color w:val="00B0F0"/>
                        <w:sz w:val="20"/>
                        <w:szCs w:val="20"/>
                        <w:rtl/>
                      </w:rPr>
                    </w:pPr>
                    <w:r w:rsidRPr="005A1DAC">
                      <w:rPr>
                        <w:rFonts w:ascii="David" w:hAnsi="David"/>
                        <w:color w:val="00B0F0"/>
                        <w:sz w:val="20"/>
                        <w:szCs w:val="20"/>
                        <w:rtl/>
                      </w:rPr>
                      <w:t>[גרסת חוזה]</w:t>
                    </w:r>
                  </w:p>
                </w:tc>
              </w:sdtContent>
            </w:sdt>
          </w:tr>
        </w:tbl>
        <w:p w14:paraId="4ABAC2AE"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233" w:type="dxa"/>
        </w:tcPr>
        <w:p w14:paraId="79CB59DC"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1044" w:type="dxa"/>
        </w:tcPr>
        <w:p w14:paraId="09434629"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74E74279" w14:textId="77777777" w:rsidR="00D229FD" w:rsidRPr="005A1DAC" w:rsidRDefault="00D229FD"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5A1DAC">
                <w:rPr>
                  <w:rFonts w:ascii="David" w:hAnsi="David"/>
                  <w:color w:val="00B0F0"/>
                  <w:sz w:val="20"/>
                  <w:szCs w:val="20"/>
                  <w:rtl/>
                </w:rPr>
                <w:t>[סטטוס חוזה]</w:t>
              </w:r>
            </w:sdtContent>
          </w:sdt>
        </w:p>
      </w:tc>
    </w:tr>
    <w:tr w:rsidR="00D229FD" w:rsidRPr="005A1DAC" w14:paraId="123000FF" w14:textId="77777777" w:rsidTr="005A1DAC">
      <w:trPr>
        <w:trHeight w:val="80"/>
      </w:trPr>
      <w:tc>
        <w:tcPr>
          <w:tcW w:w="810" w:type="dxa"/>
        </w:tcPr>
        <w:p w14:paraId="53F26E4C"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1646" w:type="dxa"/>
        </w:tcPr>
        <w:p w14:paraId="167E48A8" w14:textId="77777777" w:rsidR="00D229FD" w:rsidRPr="005A1DAC" w:rsidRDefault="00D229FD"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05B60FDB"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233" w:type="dxa"/>
        </w:tcPr>
        <w:p w14:paraId="348AE83A"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1044" w:type="dxa"/>
        </w:tcPr>
        <w:p w14:paraId="4FFBBE3A"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c>
        <w:tcPr>
          <w:tcW w:w="1763" w:type="dxa"/>
        </w:tcPr>
        <w:p w14:paraId="07BDAA04" w14:textId="77777777" w:rsidR="00D229FD" w:rsidRPr="005A1DAC" w:rsidRDefault="00D229FD" w:rsidP="005A1DAC">
          <w:pPr>
            <w:tabs>
              <w:tab w:val="center" w:pos="4153"/>
              <w:tab w:val="right" w:pos="8306"/>
            </w:tabs>
            <w:spacing w:before="0" w:after="0" w:line="240" w:lineRule="auto"/>
            <w:rPr>
              <w:rFonts w:ascii="David" w:hAnsi="David"/>
              <w:sz w:val="20"/>
              <w:szCs w:val="20"/>
              <w:rtl/>
            </w:rPr>
          </w:pPr>
        </w:p>
      </w:tc>
    </w:tr>
  </w:tbl>
  <w:p w14:paraId="56A2EA30" w14:textId="77777777" w:rsidR="00D229FD" w:rsidRPr="0012688C" w:rsidRDefault="00D229FD"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xml:space="preserve">© </w:t>
    </w:r>
    <w:proofErr w:type="spellStart"/>
    <w:r w:rsidRPr="005A1DAC">
      <w:rPr>
        <w:rFonts w:ascii="Arial" w:hAnsi="Arial" w:cs="Arial"/>
        <w:sz w:val="16"/>
        <w:szCs w:val="16"/>
        <w:rtl/>
      </w:rPr>
      <w:t>וקסלר</w:t>
    </w:r>
    <w:proofErr w:type="spellEnd"/>
    <w:r w:rsidRPr="005A1DA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4973E" w14:textId="77777777" w:rsidR="00D229FD" w:rsidRDefault="00D229FD" w:rsidP="00AF234B">
      <w:pPr>
        <w:spacing w:before="0" w:after="0" w:line="240" w:lineRule="auto"/>
      </w:pPr>
      <w:r>
        <w:separator/>
      </w:r>
    </w:p>
  </w:footnote>
  <w:footnote w:type="continuationSeparator" w:id="0">
    <w:p w14:paraId="4B6CA5CE" w14:textId="77777777" w:rsidR="00D229FD" w:rsidRDefault="00D229FD" w:rsidP="00AF234B">
      <w:pPr>
        <w:spacing w:before="0" w:after="0" w:line="240" w:lineRule="auto"/>
      </w:pPr>
      <w:r>
        <w:continuationSeparator/>
      </w:r>
    </w:p>
  </w:footnote>
  <w:footnote w:type="continuationNotice" w:id="1">
    <w:p w14:paraId="0382207A" w14:textId="77777777" w:rsidR="00D229FD" w:rsidRDefault="00D229F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Content>
      <w:p w14:paraId="5C295AFC" w14:textId="77777777" w:rsidR="00D229FD" w:rsidRDefault="00D229FD" w:rsidP="00CF334C">
        <w:pPr>
          <w:pStyle w:val="a3"/>
          <w:jc w:val="center"/>
        </w:pPr>
        <w:r>
          <w:fldChar w:fldCharType="begin"/>
        </w:r>
        <w:r>
          <w:instrText xml:space="preserve"> PAGE   \* MERGEFORMAT </w:instrText>
        </w:r>
        <w:r>
          <w:fldChar w:fldCharType="separate"/>
        </w:r>
        <w:r>
          <w:rPr>
            <w:noProof/>
            <w:rtl/>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6"/>
  </w:num>
  <w:num w:numId="3">
    <w:abstractNumId w:val="4"/>
  </w:num>
  <w:num w:numId="4">
    <w:abstractNumId w:val="3"/>
  </w:num>
  <w:num w:numId="5">
    <w:abstractNumId w:val="8"/>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1475"/>
    <w:rsid w:val="000613F6"/>
    <w:rsid w:val="000A39FE"/>
    <w:rsid w:val="000F0EF8"/>
    <w:rsid w:val="0012688C"/>
    <w:rsid w:val="00134C85"/>
    <w:rsid w:val="00151EFF"/>
    <w:rsid w:val="001A0C3C"/>
    <w:rsid w:val="001A69D5"/>
    <w:rsid w:val="001D4EC2"/>
    <w:rsid w:val="001E0876"/>
    <w:rsid w:val="00210955"/>
    <w:rsid w:val="00214ACF"/>
    <w:rsid w:val="00225FC0"/>
    <w:rsid w:val="002436F3"/>
    <w:rsid w:val="00264D14"/>
    <w:rsid w:val="00270213"/>
    <w:rsid w:val="00272745"/>
    <w:rsid w:val="00291ECA"/>
    <w:rsid w:val="002B2234"/>
    <w:rsid w:val="002D4FF9"/>
    <w:rsid w:val="002E5E38"/>
    <w:rsid w:val="004538E5"/>
    <w:rsid w:val="00510E77"/>
    <w:rsid w:val="00535F97"/>
    <w:rsid w:val="00552E11"/>
    <w:rsid w:val="005A1DAC"/>
    <w:rsid w:val="005B6AFF"/>
    <w:rsid w:val="005D6E29"/>
    <w:rsid w:val="005D7684"/>
    <w:rsid w:val="00650D2D"/>
    <w:rsid w:val="00666119"/>
    <w:rsid w:val="00681BEB"/>
    <w:rsid w:val="006942D4"/>
    <w:rsid w:val="006A2EA5"/>
    <w:rsid w:val="006B6001"/>
    <w:rsid w:val="007107E4"/>
    <w:rsid w:val="0072103C"/>
    <w:rsid w:val="00877D5E"/>
    <w:rsid w:val="008C64C6"/>
    <w:rsid w:val="00942177"/>
    <w:rsid w:val="0095534C"/>
    <w:rsid w:val="00973EDE"/>
    <w:rsid w:val="009F52EC"/>
    <w:rsid w:val="00A17DE8"/>
    <w:rsid w:val="00A24B63"/>
    <w:rsid w:val="00A42271"/>
    <w:rsid w:val="00AD327D"/>
    <w:rsid w:val="00AF234B"/>
    <w:rsid w:val="00B404AC"/>
    <w:rsid w:val="00B5510D"/>
    <w:rsid w:val="00B63C59"/>
    <w:rsid w:val="00B90A18"/>
    <w:rsid w:val="00BD1E53"/>
    <w:rsid w:val="00BD5FDA"/>
    <w:rsid w:val="00BD72C4"/>
    <w:rsid w:val="00BE0D09"/>
    <w:rsid w:val="00BE17B4"/>
    <w:rsid w:val="00BF0AA7"/>
    <w:rsid w:val="00C0395E"/>
    <w:rsid w:val="00C2594C"/>
    <w:rsid w:val="00CC2293"/>
    <w:rsid w:val="00CD21D7"/>
    <w:rsid w:val="00CF334C"/>
    <w:rsid w:val="00CF5395"/>
    <w:rsid w:val="00D229FD"/>
    <w:rsid w:val="00D32FC6"/>
    <w:rsid w:val="00D823E9"/>
    <w:rsid w:val="00DE0948"/>
    <w:rsid w:val="00E679C7"/>
    <w:rsid w:val="00E870A8"/>
    <w:rsid w:val="00EC37B6"/>
    <w:rsid w:val="00F753B4"/>
    <w:rsid w:val="00FC280C"/>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7CADB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table" w:customStyle="1" w:styleId="13">
    <w:name w:val="רשת טבלה1"/>
    <w:basedOn w:val="a1"/>
    <w:next w:val="a8"/>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glossaryDocument" Target="glossary/document.xml"/><Relationship Id="rId14" Type="http://schemas.openxmlformats.org/officeDocument/2006/relationships/image" Target="media/image2.emf"/><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a3"/>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a3"/>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a3"/>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a3"/>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a3"/>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a3"/>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a3"/>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a3"/>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a3"/>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a3"/>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a3"/>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a3"/>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a3"/>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a3"/>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a3"/>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a3"/>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a3"/>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0657B"/>
    <w:rsid w:val="001605B5"/>
    <w:rsid w:val="00172407"/>
    <w:rsid w:val="002B5C57"/>
    <w:rsid w:val="0032380B"/>
    <w:rsid w:val="003D3172"/>
    <w:rsid w:val="0048792C"/>
    <w:rsid w:val="00625A6F"/>
    <w:rsid w:val="006865A5"/>
    <w:rsid w:val="00765A9F"/>
    <w:rsid w:val="00843B45"/>
    <w:rsid w:val="00874A5F"/>
    <w:rsid w:val="00B3302D"/>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3302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D2FBA14F674E437E865037339D267F51">
    <w:name w:val="D2FBA14F674E437E865037339D267F51"/>
    <w:rsid w:val="00625A6F"/>
    <w:pPr>
      <w:bidi/>
    </w:pPr>
  </w:style>
  <w:style w:type="paragraph" w:customStyle="1" w:styleId="97E284EA75A34FACB005DCAE06435E34">
    <w:name w:val="97E284EA75A34FACB005DCAE06435E34"/>
    <w:rsid w:val="00625A6F"/>
    <w:pPr>
      <w:bidi/>
    </w:pPr>
  </w:style>
  <w:style w:type="paragraph" w:customStyle="1" w:styleId="3261740D3CA549FDAA41DADF852C1EFD">
    <w:name w:val="3261740D3CA549FDAA41DADF852C1EFD"/>
    <w:rsid w:val="00625A6F"/>
    <w:pPr>
      <w:bidi/>
    </w:pPr>
  </w:style>
  <w:style w:type="paragraph" w:customStyle="1" w:styleId="92C6E5245E5A4C92A630C31ECEBC3F22">
    <w:name w:val="92C6E5245E5A4C92A630C31ECEBC3F22"/>
    <w:rsid w:val="0048792C"/>
    <w:pPr>
      <w:bidi/>
    </w:pPr>
  </w:style>
  <w:style w:type="paragraph" w:customStyle="1" w:styleId="C8DE813B165744099237B63CE7F3471D">
    <w:name w:val="C8DE813B165744099237B63CE7F3471D"/>
    <w:rsid w:val="0048792C"/>
    <w:pPr>
      <w:bidi/>
    </w:pPr>
  </w:style>
  <w:style w:type="paragraph" w:customStyle="1" w:styleId="C1E27E0B98764899B74C81957ACFBBCE">
    <w:name w:val="C1E27E0B98764899B74C81957ACFBBCE"/>
    <w:rsid w:val="0048792C"/>
    <w:pPr>
      <w:bidi/>
    </w:pPr>
  </w:style>
  <w:style w:type="paragraph" w:customStyle="1" w:styleId="100F8D6EBF4D492CA1113BDD89F9A6DE">
    <w:name w:val="100F8D6EBF4D492CA1113BDD89F9A6DE"/>
    <w:rsid w:val="0048792C"/>
    <w:pPr>
      <w:bidi/>
    </w:pPr>
  </w:style>
  <w:style w:type="paragraph" w:customStyle="1" w:styleId="09BD84F0955440ABA7084C2F8A65293B">
    <w:name w:val="09BD84F0955440ABA7084C2F8A65293B"/>
    <w:rsid w:val="0048792C"/>
    <w:pPr>
      <w:bidi/>
    </w:pPr>
  </w:style>
  <w:style w:type="paragraph" w:customStyle="1" w:styleId="2D53514091734E568749FEB6FD908725">
    <w:name w:val="2D53514091734E568749FEB6FD908725"/>
    <w:rsid w:val="0048792C"/>
    <w:pPr>
      <w:bidi/>
    </w:pPr>
  </w:style>
  <w:style w:type="paragraph" w:customStyle="1" w:styleId="8F875825C426415990C94C9A78A126E7">
    <w:name w:val="8F875825C426415990C94C9A78A126E7"/>
    <w:rsid w:val="0048792C"/>
    <w:pPr>
      <w:bidi/>
    </w:pPr>
  </w:style>
  <w:style w:type="paragraph" w:customStyle="1" w:styleId="25D0311E27A342C8861984DAE7EFB40A">
    <w:name w:val="25D0311E27A342C8861984DAE7EFB40A"/>
    <w:rsid w:val="0048792C"/>
    <w:pPr>
      <w:bidi/>
    </w:pPr>
  </w:style>
  <w:style w:type="paragraph" w:customStyle="1" w:styleId="D18CCEA4B9C342C38E8CDBA78CD40BC8">
    <w:name w:val="D18CCEA4B9C342C38E8CDBA78CD40BC8"/>
    <w:rsid w:val="0048792C"/>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619B0219C3B41ADA171C6EC64F796A2">
    <w:name w:val="7619B0219C3B41ADA171C6EC64F796A2"/>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 w:type="paragraph" w:customStyle="1" w:styleId="54D6459D1970477F88F12C93CA2362A1">
    <w:name w:val="54D6459D1970477F88F12C93CA2362A1"/>
    <w:rsid w:val="00843B45"/>
    <w:pPr>
      <w:bidi/>
    </w:pPr>
  </w:style>
  <w:style w:type="paragraph" w:customStyle="1" w:styleId="607E54105C234BC99FA6F97F249A76B2">
    <w:name w:val="607E54105C234BC99FA6F97F249A76B2"/>
    <w:rsid w:val="00843B45"/>
    <w:pPr>
      <w:bidi/>
    </w:pPr>
  </w:style>
  <w:style w:type="paragraph" w:customStyle="1" w:styleId="ADBB57557BB542EFACD9E5380FB54DBD">
    <w:name w:val="ADBB57557BB542EFACD9E5380FB54DBD"/>
    <w:rsid w:val="00843B45"/>
    <w:pPr>
      <w:bidi/>
    </w:pPr>
  </w:style>
  <w:style w:type="paragraph" w:customStyle="1" w:styleId="98E5B4BDEFF046EF94C9CE19C32B852C">
    <w:name w:val="98E5B4BDEFF046EF94C9CE19C32B852C"/>
    <w:rsid w:val="00843B45"/>
    <w:pPr>
      <w:bidi/>
    </w:pPr>
  </w:style>
  <w:style w:type="paragraph" w:customStyle="1" w:styleId="2653AE5CA11B43699E2078201B276021">
    <w:name w:val="2653AE5CA11B43699E2078201B276021"/>
    <w:rsid w:val="00843B45"/>
    <w:pPr>
      <w:bidi/>
    </w:pPr>
  </w:style>
  <w:style w:type="paragraph" w:customStyle="1" w:styleId="72C7766839FD403986C3CFC4A120398E">
    <w:name w:val="72C7766839FD403986C3CFC4A120398E"/>
    <w:rsid w:val="00843B45"/>
    <w:pPr>
      <w:bidi/>
    </w:pPr>
  </w:style>
  <w:style w:type="paragraph" w:customStyle="1" w:styleId="21348A9DB30B407992BBE96F5BF0BC13">
    <w:name w:val="21348A9DB30B407992BBE96F5BF0BC13"/>
    <w:rsid w:val="00B3302D"/>
  </w:style>
  <w:style w:type="paragraph" w:customStyle="1" w:styleId="0A404432DCC54CDC8B940DC646B7233D">
    <w:name w:val="0A404432DCC54CDC8B940DC646B7233D"/>
    <w:rsid w:val="00B3302D"/>
  </w:style>
  <w:style w:type="paragraph" w:customStyle="1" w:styleId="B99659C3B926474B8F10193168B5F214">
    <w:name w:val="B99659C3B926474B8F10193168B5F214"/>
    <w:rsid w:val="00B3302D"/>
  </w:style>
  <w:style w:type="paragraph" w:customStyle="1" w:styleId="6E7A9D4BA23A4A59AA885A359E8A1A48">
    <w:name w:val="6E7A9D4BA23A4A59AA885A359E8A1A48"/>
    <w:rsid w:val="00B330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חוזה תבנית הידרולוג" ma:contentTypeID="0x010100398782B37190B343ABC5A26867A4FDE21A00AA35F2BAF1EC0A409E77CE19B93D45FD" ma:contentTypeVersion="175" ma:contentTypeDescription="" ma:contentTypeScope="" ma:versionID="b3a8554dac4f98848b28bcf38295ae40">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BF866-8454-4E3A-9BEA-CD032ABF2B37}"/>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94DF38D2-A56B-49C2-8AB7-6AFC3553F3D5}">
  <ds:schemaRefs>
    <ds:schemaRef ds:uri="http://schemas.microsoft.com/office/2006/metadata/customXsn"/>
  </ds:schemaRefs>
</ds:datastoreItem>
</file>

<file path=customXml/itemProps5.xml><?xml version="1.0" encoding="utf-8"?>
<ds:datastoreItem xmlns:ds="http://schemas.openxmlformats.org/officeDocument/2006/customXml" ds:itemID="{DA20E260-9E0A-42AC-B159-DBD21E467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17706AF-B065-4D31-B059-E3B113509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9146</Words>
  <Characters>52135</Characters>
  <Application>Microsoft Office Word</Application>
  <DocSecurity>0</DocSecurity>
  <Lines>434</Lines>
  <Paragraphs>122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2021-10-21T10:50:00Z</dcterms:created>
  <dcterms:modified xsi:type="dcterms:W3CDTF">2021-10-21T10:50:00Z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a4b97b04-392b-457a-bb43-707e2323a4b9</vt:lpwstr>
  </property>
</Properties>
</file>