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19BE8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p>
    <w:p w14:paraId="2CAEBFC5"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46FFBF0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1E65721B" wp14:editId="34D749A8">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C50874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8625B7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5B2E83"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140201"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9D8C7F"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23BD7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4427D26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BF62E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43101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CC1A3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16991C" w14:textId="77777777" w:rsidR="00034D68" w:rsidRPr="00034D68" w:rsidRDefault="00034D68" w:rsidP="00034D68">
      <w:pPr>
        <w:widowControl w:val="0"/>
        <w:spacing w:before="0" w:beforeAutospacing="0" w:after="0" w:afterAutospacing="0" w:line="240" w:lineRule="auto"/>
        <w:jc w:val="center"/>
        <w:rPr>
          <w:ins w:id="0" w:author="Kook Sec" w:date="2021-01-14T12:49:00Z"/>
          <w:rFonts w:ascii="Times New Roman" w:eastAsia="Times New Roman" w:hAnsi="Times New Roman" w:cs="David"/>
          <w:bCs/>
          <w:sz w:val="32"/>
          <w:szCs w:val="32"/>
          <w:u w:val="single"/>
          <w:rtl/>
          <w:lang w:eastAsia="he-IL"/>
        </w:rPr>
      </w:pPr>
    </w:p>
    <w:p w14:paraId="7CFC7493" w14:textId="77777777" w:rsidR="00034D68" w:rsidRPr="00034D68" w:rsidRDefault="00034D68" w:rsidP="00034D68">
      <w:pPr>
        <w:widowControl w:val="0"/>
        <w:spacing w:before="0" w:beforeAutospacing="0" w:after="0" w:afterAutospacing="0" w:line="240" w:lineRule="auto"/>
        <w:ind w:left="1440" w:firstLine="720"/>
        <w:rPr>
          <w:ins w:id="1" w:author="Kook Sec" w:date="2021-01-14T12:49:00Z"/>
          <w:rFonts w:ascii="Times New Roman" w:eastAsia="Times New Roman" w:hAnsi="Times New Roman" w:cs="David"/>
          <w:bCs/>
          <w:sz w:val="32"/>
          <w:szCs w:val="32"/>
          <w:u w:val="single"/>
          <w:rtl/>
          <w:lang w:eastAsia="he-IL"/>
        </w:rPr>
      </w:pPr>
      <w:ins w:id="2" w:author="Kook Sec" w:date="2021-01-14T12:49:00Z">
        <w:r w:rsidRPr="00034D68">
          <w:rPr>
            <w:rFonts w:ascii="Times New Roman" w:eastAsia="Times New Roman" w:hAnsi="Times New Roman" w:cs="David"/>
            <w:bCs/>
            <w:sz w:val="32"/>
            <w:szCs w:val="32"/>
            <w:u w:val="single"/>
            <w:rtl/>
            <w:lang w:eastAsia="he-IL"/>
          </w:rPr>
          <w:t>א.מ. ישראל מגורים פיתוח בע"מ</w:t>
        </w:r>
      </w:ins>
    </w:p>
    <w:p w14:paraId="7C112E73" w14:textId="77777777" w:rsidR="00034D68" w:rsidRPr="00034D68" w:rsidRDefault="00034D68" w:rsidP="00034D68">
      <w:pPr>
        <w:widowControl w:val="0"/>
        <w:spacing w:before="0" w:beforeAutospacing="0" w:after="0" w:afterAutospacing="0" w:line="240" w:lineRule="auto"/>
        <w:rPr>
          <w:ins w:id="3" w:author="Kook Sec" w:date="2021-01-14T12:49:00Z"/>
          <w:rFonts w:ascii="Times New Roman" w:eastAsia="Times New Roman" w:hAnsi="Times New Roman" w:cs="David"/>
          <w:bCs/>
          <w:sz w:val="32"/>
          <w:szCs w:val="32"/>
          <w:u w:val="single"/>
          <w:rtl/>
          <w:lang w:eastAsia="he-IL"/>
        </w:rPr>
      </w:pPr>
    </w:p>
    <w:p w14:paraId="3A2FE624" w14:textId="77777777" w:rsidR="00034D68" w:rsidRPr="00034D68" w:rsidRDefault="00034D68" w:rsidP="00034D68">
      <w:pPr>
        <w:widowControl w:val="0"/>
        <w:spacing w:before="0" w:beforeAutospacing="0" w:after="0" w:afterAutospacing="0" w:line="240" w:lineRule="auto"/>
        <w:jc w:val="center"/>
        <w:rPr>
          <w:ins w:id="4" w:author="Kook Sec" w:date="2021-01-14T12:49:00Z"/>
          <w:rFonts w:ascii="Times New Roman" w:eastAsia="Times New Roman" w:hAnsi="Times New Roman" w:cs="David"/>
          <w:bCs/>
          <w:sz w:val="32"/>
          <w:szCs w:val="32"/>
          <w:u w:val="single"/>
          <w:rtl/>
          <w:lang w:eastAsia="he-IL"/>
        </w:rPr>
      </w:pPr>
      <w:ins w:id="5" w:author="Kook Sec" w:date="2021-01-14T12:49:00Z">
        <w:r w:rsidRPr="00034D68">
          <w:rPr>
            <w:rFonts w:ascii="Times New Roman" w:eastAsia="Times New Roman" w:hAnsi="Times New Roman" w:cs="David"/>
            <w:bCs/>
            <w:sz w:val="32"/>
            <w:szCs w:val="32"/>
            <w:u w:val="single"/>
            <w:rtl/>
            <w:lang w:eastAsia="he-IL"/>
          </w:rPr>
          <w:t>מורדות ארנונה</w:t>
        </w:r>
        <w:r w:rsidRPr="00034D68" w:rsidDel="004B4EDB">
          <w:rPr>
            <w:rFonts w:ascii="Times New Roman" w:eastAsia="Times New Roman" w:hAnsi="Times New Roman" w:cs="David"/>
            <w:bCs/>
            <w:sz w:val="32"/>
            <w:szCs w:val="32"/>
            <w:u w:val="single"/>
            <w:rtl/>
            <w:lang w:eastAsia="he-IL"/>
          </w:rPr>
          <w:t xml:space="preserve"> </w:t>
        </w:r>
      </w:ins>
    </w:p>
    <w:p w14:paraId="5A9CD05D" w14:textId="77777777" w:rsidR="00034D68" w:rsidRPr="00034D68" w:rsidRDefault="00034D68" w:rsidP="00034D68">
      <w:pPr>
        <w:widowControl w:val="0"/>
        <w:spacing w:before="0" w:beforeAutospacing="0" w:after="0" w:afterAutospacing="0" w:line="240" w:lineRule="auto"/>
        <w:jc w:val="center"/>
        <w:rPr>
          <w:ins w:id="6" w:author="Kook Sec" w:date="2021-01-14T12:49:00Z"/>
          <w:rFonts w:ascii="Times New Roman" w:eastAsia="Times New Roman" w:hAnsi="Times New Roman" w:cs="David"/>
          <w:bCs/>
          <w:sz w:val="32"/>
          <w:szCs w:val="32"/>
          <w:rtl/>
          <w:lang w:eastAsia="he-IL"/>
        </w:rPr>
      </w:pPr>
    </w:p>
    <w:p w14:paraId="4CF25F18" w14:textId="77777777" w:rsidR="007561C6" w:rsidRPr="00B27B4C" w:rsidDel="00034D68" w:rsidRDefault="007561C6" w:rsidP="007561C6">
      <w:pPr>
        <w:widowControl w:val="0"/>
        <w:spacing w:before="0" w:beforeAutospacing="0" w:after="0" w:afterAutospacing="0" w:line="240" w:lineRule="auto"/>
        <w:jc w:val="center"/>
        <w:rPr>
          <w:del w:id="7" w:author="Kook Sec" w:date="2021-01-14T12:49:00Z"/>
          <w:rFonts w:ascii="Times New Roman" w:eastAsia="Times New Roman" w:hAnsi="Times New Roman" w:cs="David"/>
          <w:bCs/>
          <w:sz w:val="32"/>
          <w:szCs w:val="32"/>
          <w:u w:val="single"/>
          <w:rtl/>
          <w:lang w:eastAsia="he-IL"/>
        </w:rPr>
      </w:pPr>
    </w:p>
    <w:customXmlDelRangeStart w:id="8" w:author="Kook Sec" w:date="2021-01-14T12:49: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8"/>
        <w:p w14:paraId="0936F75C" w14:textId="77777777" w:rsidR="007561C6" w:rsidRPr="00B27B4C" w:rsidDel="00034D68" w:rsidRDefault="006D6368" w:rsidP="007561C6">
          <w:pPr>
            <w:widowControl w:val="0"/>
            <w:spacing w:before="0" w:beforeAutospacing="0" w:after="0" w:afterAutospacing="0" w:line="240" w:lineRule="auto"/>
            <w:jc w:val="center"/>
            <w:rPr>
              <w:del w:id="9" w:author="Kook Sec" w:date="2021-01-14T12:49:00Z"/>
              <w:rFonts w:ascii="Times New Roman" w:eastAsia="Times New Roman" w:hAnsi="Times New Roman" w:cs="David"/>
              <w:bCs/>
              <w:sz w:val="32"/>
              <w:szCs w:val="32"/>
              <w:u w:val="single"/>
              <w:rtl/>
              <w:lang w:eastAsia="he-IL"/>
            </w:rPr>
          </w:pPr>
        </w:p>
        <w:customXmlDelRangeStart w:id="10" w:author="Kook Sec" w:date="2021-01-14T12:49:00Z"/>
      </w:sdtContent>
    </w:sdt>
    <w:customXmlDelRangeEnd w:id="10"/>
    <w:p w14:paraId="1CBC3D85" w14:textId="77777777" w:rsidR="007561C6" w:rsidRPr="00B27B4C" w:rsidDel="00034D68" w:rsidRDefault="007561C6" w:rsidP="007561C6">
      <w:pPr>
        <w:widowControl w:val="0"/>
        <w:spacing w:before="0" w:beforeAutospacing="0" w:after="0" w:afterAutospacing="0" w:line="240" w:lineRule="auto"/>
        <w:jc w:val="center"/>
        <w:rPr>
          <w:del w:id="11" w:author="Kook Sec" w:date="2021-01-14T12:49:00Z"/>
          <w:rFonts w:ascii="Times New Roman" w:eastAsia="Times New Roman" w:hAnsi="Times New Roman" w:cs="David"/>
          <w:bCs/>
          <w:sz w:val="32"/>
          <w:szCs w:val="32"/>
          <w:u w:val="single"/>
          <w:rtl/>
          <w:lang w:eastAsia="he-IL"/>
        </w:rPr>
      </w:pPr>
    </w:p>
    <w:customXmlDelRangeStart w:id="12" w:author="Kook Sec" w:date="2021-01-14T12:49:00Z"/>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2"/>
        <w:p w14:paraId="7C90DA86" w14:textId="77777777" w:rsidR="007561C6" w:rsidRPr="00B27B4C" w:rsidRDefault="006D6368"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customXmlDelRangeStart w:id="13" w:author="Kook Sec" w:date="2021-01-14T12:49:00Z"/>
      </w:sdtContent>
    </w:sdt>
    <w:customXmlDelRangeEnd w:id="13"/>
    <w:p w14:paraId="5C1C444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73824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5A942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236E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31A94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38668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C14EE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FD17A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809DA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2C2C6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FCF5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B1523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AB97C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EB06B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6E38C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852C5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03F89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6404D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1B1D2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3A21A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2AF91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A397E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074A4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B9DCC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57038D"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30027A"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23DBDC6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A2822E" w14:textId="77777777"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F57198" w:rsidRPr="007561C6">
            <w:rPr>
              <w:rStyle w:val="AutoFieldsChar"/>
              <w:color w:val="00B0F0"/>
              <w:rtl/>
            </w:rPr>
            <w:t>[תאריך חתימת חוזה]</w:t>
          </w:r>
        </w:sdtContent>
      </w:sdt>
    </w:p>
    <w:p w14:paraId="2968EBBD"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3928810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1EA114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A5ABAE"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eastAsia="Times New Roman" w:cs="Arial"/>
          <w:color w:val="800080"/>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DB818B6" w14:textId="77777777" w:rsidR="000B5DC0" w:rsidRPr="000B5DC0" w:rsidRDefault="00034D68">
          <w:pPr>
            <w:widowControl w:val="0"/>
            <w:spacing w:before="0" w:beforeAutospacing="0" w:after="0" w:afterAutospacing="0" w:line="240" w:lineRule="auto"/>
            <w:ind w:left="2880" w:firstLine="26"/>
            <w:rPr>
              <w:rFonts w:ascii="Times New Roman" w:eastAsia="Times New Roman" w:hAnsi="Times New Roman" w:cs="David"/>
              <w:color w:val="008000"/>
              <w:sz w:val="24"/>
              <w:szCs w:val="24"/>
              <w:rtl/>
            </w:rPr>
            <w:pPrChange w:id="14" w:author="Kook Sec" w:date="2021-01-14T12:49:00Z">
              <w:pPr>
                <w:widowControl w:val="0"/>
                <w:spacing w:before="0" w:beforeAutospacing="0" w:after="0" w:afterAutospacing="0" w:line="240" w:lineRule="auto"/>
                <w:ind w:left="2880" w:firstLine="720"/>
              </w:pPr>
            </w:pPrChange>
          </w:pPr>
          <w:ins w:id="15" w:author="Kook Sec" w:date="2021-01-14T12:49:00Z">
            <w:r w:rsidRPr="00034D68">
              <w:rPr>
                <w:rFonts w:eastAsia="Times New Roman" w:cs="Arial"/>
                <w:color w:val="800080"/>
                <w:rtl/>
              </w:rPr>
              <w:t>א.מ. ישראל מגורים פיתוח בע"מ</w:t>
            </w:r>
          </w:ins>
          <w:r>
            <w:rPr>
              <w:rFonts w:eastAsia="Times New Roman" w:cs="Arial"/>
              <w:color w:val="800080"/>
              <w:rtl/>
            </w:rPr>
            <w:br/>
          </w:r>
          <w:ins w:id="16" w:author="Kook Sec" w:date="2021-01-14T12:49:00Z">
            <w:r w:rsidRPr="00034D68">
              <w:rPr>
                <w:rFonts w:eastAsia="Times New Roman" w:cs="Arial"/>
                <w:color w:val="800080"/>
                <w:rtl/>
              </w:rPr>
              <w:t>יוני נתניהו 1 ג' אור יהודה</w:t>
            </w:r>
          </w:ins>
          <w:r>
            <w:rPr>
              <w:rFonts w:eastAsia="Times New Roman" w:cs="Arial"/>
              <w:color w:val="800080"/>
              <w:rtl/>
            </w:rPr>
            <w:br/>
          </w:r>
          <w:ins w:id="17" w:author="Kook Sec" w:date="2021-01-14T12:49:00Z">
            <w:r w:rsidRPr="00034D68">
              <w:rPr>
                <w:rFonts w:eastAsia="Times New Roman" w:cs="Arial"/>
                <w:color w:val="800080"/>
                <w:rtl/>
              </w:rPr>
              <w:t xml:space="preserve">513313148     </w:t>
            </w:r>
          </w:ins>
          <w:r>
            <w:rPr>
              <w:rFonts w:eastAsia="Times New Roman" w:cs="Arial"/>
              <w:color w:val="800080"/>
              <w:rtl/>
            </w:rPr>
            <w:br/>
          </w:r>
        </w:p>
      </w:sdtContent>
    </w:sdt>
    <w:p w14:paraId="2A98EA8A"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476A839A"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5C47921F"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0BD8DAC"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42F0D43A" w14:textId="77777777" w:rsidR="000B5DC0" w:rsidRPr="000B5DC0" w:rsidRDefault="000B5DC0">
      <w:pPr>
        <w:widowControl w:val="0"/>
        <w:spacing w:before="0" w:beforeAutospacing="0" w:after="0" w:afterAutospacing="0" w:line="240" w:lineRule="auto"/>
        <w:ind w:hanging="64"/>
        <w:jc w:val="center"/>
        <w:rPr>
          <w:rFonts w:ascii="Times New Roman" w:eastAsia="Times New Roman" w:hAnsi="Times New Roman" w:cs="David"/>
          <w:sz w:val="20"/>
          <w:szCs w:val="24"/>
          <w:rtl/>
          <w:lang w:eastAsia="he-IL"/>
        </w:rPr>
        <w:pPrChange w:id="18" w:author="Kook Sec" w:date="2021-01-14T12:52:00Z">
          <w:pPr>
            <w:widowControl w:val="0"/>
            <w:spacing w:before="0" w:beforeAutospacing="0" w:after="0" w:afterAutospacing="0" w:line="240" w:lineRule="auto"/>
            <w:jc w:val="center"/>
          </w:pPr>
        </w:pPrChange>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C0A9F9F" w14:textId="7CAF3573" w:rsidR="000B5DC0" w:rsidRPr="000B5DC0" w:rsidRDefault="00034D68">
          <w:pPr>
            <w:widowControl w:val="0"/>
            <w:spacing w:before="0" w:beforeAutospacing="0" w:after="0" w:afterAutospacing="0" w:line="240" w:lineRule="auto"/>
            <w:ind w:left="2186" w:firstLine="720"/>
            <w:rPr>
              <w:rFonts w:ascii="Times New Roman" w:eastAsia="Times New Roman" w:hAnsi="Times New Roman" w:cs="David"/>
              <w:sz w:val="20"/>
              <w:szCs w:val="24"/>
              <w:rtl/>
              <w:lang w:eastAsia="he-IL"/>
            </w:rPr>
            <w:pPrChange w:id="19" w:author="Kook Sec" w:date="2021-01-14T12:52:00Z">
              <w:pPr>
                <w:widowControl w:val="0"/>
                <w:spacing w:before="0" w:beforeAutospacing="0" w:after="0" w:afterAutospacing="0" w:line="240" w:lineRule="auto"/>
                <w:ind w:left="2880" w:firstLine="720"/>
              </w:pPr>
            </w:pPrChange>
          </w:pPr>
          <w:del w:id="20" w:author="Kook Sec" w:date="2021-01-14T12:51:00Z">
            <w:r w:rsidDel="00034D68">
              <w:rPr>
                <w:rFonts w:ascii="Times New Roman" w:eastAsia="Times New Roman" w:hAnsi="Times New Roman" w:cs="David"/>
                <w:color w:val="800080"/>
                <w:sz w:val="24"/>
                <w:szCs w:val="24"/>
                <w:rtl/>
              </w:rPr>
              <w:br/>
            </w:r>
          </w:del>
          <w:del w:id="21" w:author="Kook Sec" w:date="2021-01-14T12:59:00Z">
            <w:r w:rsidDel="00414D5C">
              <w:rPr>
                <w:rFonts w:ascii="Times New Roman" w:eastAsia="Times New Roman" w:hAnsi="Times New Roman" w:cs="David"/>
                <w:color w:val="800080"/>
                <w:sz w:val="24"/>
                <w:szCs w:val="24"/>
                <w:rtl/>
              </w:rPr>
              <w:br/>
            </w:r>
          </w:del>
          <w:proofErr w:type="spellStart"/>
          <w:ins w:id="22" w:author="Kook Sec" w:date="2021-01-14T12:59:00Z">
            <w:r w:rsidR="00414D5C">
              <w:rPr>
                <w:rFonts w:ascii="Times New Roman" w:eastAsia="Times New Roman" w:hAnsi="Times New Roman" w:cs="David" w:hint="cs"/>
                <w:color w:val="800080"/>
                <w:sz w:val="24"/>
                <w:szCs w:val="24"/>
                <w:rtl/>
              </w:rPr>
              <w:t>צסלר</w:t>
            </w:r>
            <w:proofErr w:type="spellEnd"/>
            <w:r w:rsidR="00414D5C">
              <w:rPr>
                <w:rFonts w:ascii="Times New Roman" w:eastAsia="Times New Roman" w:hAnsi="Times New Roman" w:cs="David" w:hint="cs"/>
                <w:color w:val="800080"/>
                <w:sz w:val="24"/>
                <w:szCs w:val="24"/>
                <w:rtl/>
              </w:rPr>
              <w:t xml:space="preserve"> סלומון בע"מ</w:t>
            </w:r>
          </w:ins>
          <w:r w:rsidR="00414D5C">
            <w:rPr>
              <w:rFonts w:ascii="Times New Roman" w:eastAsia="Times New Roman" w:hAnsi="Times New Roman" w:cs="David"/>
              <w:color w:val="800080"/>
              <w:sz w:val="24"/>
              <w:szCs w:val="24"/>
              <w:rtl/>
            </w:rPr>
            <w:br/>
          </w:r>
          <w:ins w:id="23" w:author="Kook Sec" w:date="2021-01-14T12:59:00Z">
            <w:r w:rsidR="00414D5C">
              <w:rPr>
                <w:rFonts w:ascii="Times New Roman" w:eastAsia="Times New Roman" w:hAnsi="Times New Roman" w:cs="David" w:hint="cs"/>
                <w:color w:val="800080"/>
                <w:sz w:val="24"/>
                <w:szCs w:val="24"/>
                <w:rtl/>
              </w:rPr>
              <w:t xml:space="preserve">              הסיי</w:t>
            </w:r>
          </w:ins>
          <w:ins w:id="24" w:author="Kook Sec" w:date="2021-01-14T13:00:00Z">
            <w:r w:rsidR="00414D5C">
              <w:rPr>
                <w:rFonts w:ascii="Times New Roman" w:eastAsia="Times New Roman" w:hAnsi="Times New Roman" w:cs="David" w:hint="cs"/>
                <w:color w:val="800080"/>
                <w:sz w:val="24"/>
                <w:szCs w:val="24"/>
                <w:rtl/>
              </w:rPr>
              <w:t>פן 34 עין ורד ת.ד 289 קדימה צורן</w:t>
            </w:r>
          </w:ins>
          <w:r w:rsidR="00414D5C">
            <w:rPr>
              <w:rFonts w:ascii="Times New Roman" w:eastAsia="Times New Roman" w:hAnsi="Times New Roman" w:cs="David"/>
              <w:color w:val="800080"/>
              <w:sz w:val="24"/>
              <w:szCs w:val="24"/>
              <w:rtl/>
            </w:rPr>
            <w:br/>
          </w:r>
          <w:ins w:id="25" w:author="Kook Sec" w:date="2021-01-14T13:00:00Z">
            <w:r w:rsidR="00414D5C">
              <w:rPr>
                <w:rFonts w:ascii="Times New Roman" w:eastAsia="Times New Roman" w:hAnsi="Times New Roman" w:cs="David" w:hint="cs"/>
                <w:color w:val="800080"/>
                <w:sz w:val="24"/>
                <w:szCs w:val="24"/>
                <w:rtl/>
              </w:rPr>
              <w:t xml:space="preserve">              514800762</w:t>
            </w:r>
          </w:ins>
        </w:p>
      </w:sdtContent>
    </w:sdt>
    <w:p w14:paraId="2E9A557A"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71CE046E"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078CEB5F"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42E5548"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08A86B8"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1D5F1956"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645BBF92"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למונחים הבאים יהא הפרוש הנקוב </w:t>
      </w:r>
      <w:proofErr w:type="spellStart"/>
      <w:r w:rsidRPr="000B5DC0">
        <w:rPr>
          <w:rFonts w:ascii="Times New Roman" w:eastAsia="Times New Roman" w:hAnsi="Times New Roman" w:cs="David"/>
          <w:sz w:val="20"/>
          <w:szCs w:val="24"/>
          <w:rtl/>
          <w:lang w:eastAsia="he-IL"/>
        </w:rPr>
        <w:t>בצידם</w:t>
      </w:r>
      <w:proofErr w:type="spellEnd"/>
      <w:r w:rsidRPr="000B5DC0">
        <w:rPr>
          <w:rFonts w:ascii="Times New Roman" w:eastAsia="Times New Roman" w:hAnsi="Times New Roman" w:cs="David"/>
          <w:sz w:val="20"/>
          <w:szCs w:val="24"/>
          <w:rtl/>
          <w:lang w:eastAsia="he-IL"/>
        </w:rPr>
        <w:t xml:space="preserve"> דהיינו:</w:t>
      </w:r>
    </w:p>
    <w:p w14:paraId="2ED1413F"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CC0D55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7CC65BE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C178B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7940508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335F362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AD0C45"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7BCA35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D1EB49"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23C245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4AE8C1"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w:t>
      </w:r>
      <w:r w:rsidRPr="000B5DC0">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6CD03B6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84ECF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058378E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1FC20019"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708A922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F16B30D"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4DFA00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0A65F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23F6645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7311A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5F78FD2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3F95621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0E0F5C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3141C2F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E03D6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2F9FF4C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267D584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B025D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4DA84341"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4B28FD83"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E926FD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52D88DF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58CB7CC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17E805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3D0D425F"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40B81106"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7071FD3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600B8E8D"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3668AF55"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691B303C"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3165E43"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C2B22D5"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3DE40DD6"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70F39704"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4BF5713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2204E8B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316105A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w:t>
      </w:r>
      <w:proofErr w:type="spellEnd"/>
      <w:r w:rsidRPr="000B5DC0">
        <w:rPr>
          <w:rFonts w:ascii="Times New Roman" w:eastAsia="Times New Roman" w:hAnsi="Times New Roman" w:cs="David"/>
          <w:sz w:val="20"/>
          <w:szCs w:val="24"/>
          <w:rtl/>
          <w:lang w:eastAsia="he-IL"/>
        </w:rPr>
        <w:t xml:space="preserve">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7223C37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w:t>
      </w:r>
      <w:r w:rsidRPr="000B5DC0">
        <w:rPr>
          <w:rFonts w:ascii="Times New Roman" w:eastAsia="Times New Roman" w:hAnsi="Times New Roman" w:cs="David"/>
          <w:sz w:val="20"/>
          <w:szCs w:val="24"/>
          <w:rtl/>
          <w:lang w:eastAsia="he-IL"/>
        </w:rPr>
        <w:lastRenderedPageBreak/>
        <w:t xml:space="preserve">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610DC11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7B5265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2B8D683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6AE318A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2535E4B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1F93E16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0739EFC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54AF645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67A9B51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495693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של </w:t>
      </w:r>
      <w:proofErr w:type="spellStart"/>
      <w:r w:rsidRPr="000B5DC0">
        <w:rPr>
          <w:rFonts w:ascii="Times New Roman" w:eastAsia="Times New Roman" w:hAnsi="Times New Roman" w:cs="David"/>
          <w:sz w:val="20"/>
          <w:szCs w:val="24"/>
          <w:rtl/>
          <w:lang w:eastAsia="he-IL"/>
        </w:rPr>
        <w:t>רמדור</w:t>
      </w:r>
      <w:proofErr w:type="spellEnd"/>
      <w:r w:rsidRPr="000B5DC0">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22F1EA07"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35ABC50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19B2065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DA91F6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C2775C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50DF5E8A"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43AB3E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7B1410E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4BD9A7B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7804E97B"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6F7DFC2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4F3E864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2CB2619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52565A6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55D73A5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lastRenderedPageBreak/>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w:t>
      </w:r>
      <w:proofErr w:type="spellStart"/>
      <w:r w:rsidRPr="000B5DC0">
        <w:rPr>
          <w:rFonts w:ascii="Times New Roman" w:eastAsia="Times New Roman" w:hAnsi="Times New Roman" w:cs="David"/>
          <w:sz w:val="20"/>
          <w:szCs w:val="24"/>
          <w:rtl/>
          <w:lang w:eastAsia="he-IL"/>
        </w:rPr>
        <w:t>ליתן</w:t>
      </w:r>
      <w:proofErr w:type="spellEnd"/>
      <w:r w:rsidRPr="000B5DC0">
        <w:rPr>
          <w:rFonts w:ascii="Times New Roman" w:eastAsia="Times New Roman" w:hAnsi="Times New Roman" w:cs="David"/>
          <w:sz w:val="20"/>
          <w:szCs w:val="24"/>
          <w:rtl/>
          <w:lang w:eastAsia="he-IL"/>
        </w:rPr>
        <w:t xml:space="preserve">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3CE637C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66F5D5A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0117E9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3A335A4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5F1B185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D814162"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52B6118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2DCB92C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75CBC11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24BBDB3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5D6701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E967C9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lastRenderedPageBreak/>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E36981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5F750E5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8B3AF4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0579C1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0C0D11A1"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6C6A021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39DEF37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92EDE3E"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5610CB56"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D5581C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3460797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 xml:space="preserve">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7420EA0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2DBFDF6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34EAFEE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36411D5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7B0F420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3652C4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2B60BE4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3970171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שליחויות.</w:t>
      </w:r>
    </w:p>
    <w:p w14:paraId="1C318AEB"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xml:space="preserve">@ / מערכת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 xml:space="preserve">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3AB258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0B5DC0">
        <w:rPr>
          <w:rFonts w:ascii="Times New Roman" w:eastAsia="Times New Roman" w:hAnsi="Times New Roman" w:cs="David"/>
          <w:sz w:val="20"/>
          <w:szCs w:val="24"/>
          <w:rtl/>
          <w:lang w:eastAsia="he-IL"/>
        </w:rPr>
        <w:t>לשלמם</w:t>
      </w:r>
      <w:proofErr w:type="spellEnd"/>
      <w:r w:rsidRPr="000B5DC0">
        <w:rPr>
          <w:rFonts w:ascii="Times New Roman" w:eastAsia="Times New Roman" w:hAnsi="Times New Roman" w:cs="David"/>
          <w:sz w:val="20"/>
          <w:szCs w:val="24"/>
          <w:rtl/>
          <w:lang w:eastAsia="he-IL"/>
        </w:rPr>
        <w:t xml:space="preserve">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47CA67F5"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B02EE4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7A7C168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0579E34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010321F"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85F8C40"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04946DE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D494475"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w:t>
      </w:r>
      <w:proofErr w:type="spellStart"/>
      <w:r w:rsidRPr="00F57198">
        <w:rPr>
          <w:rFonts w:ascii="Times New Roman" w:eastAsia="Times New Roman" w:hAnsi="Times New Roman" w:cs="David" w:hint="cs"/>
          <w:b/>
          <w:sz w:val="20"/>
          <w:szCs w:val="24"/>
          <w:rtl/>
          <w:lang w:eastAsia="he-IL"/>
        </w:rPr>
        <w:t>המצ"ב</w:t>
      </w:r>
      <w:proofErr w:type="spellEnd"/>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0ED41AE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lastRenderedPageBreak/>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7A1957C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39484B4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257D87D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BD105C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7CD8098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6F320AC"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38390DA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7FCE593F"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A42B6F5"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C718C3A" w14:textId="77777777" w:rsidR="004528C9" w:rsidRPr="00013687" w:rsidRDefault="004528C9" w:rsidP="004528C9">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B1D61E5"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14132FC"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D4DA824" w14:textId="77777777"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7384891"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544BFA9"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979A03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A0363EB"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F1D32B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E2EA81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6EF42518"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273FEB47"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A31C97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30A25A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7527E0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2BAE6DB"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47373E7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D6546E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15F0C87"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w:t>
      </w:r>
      <w:r>
        <w:rPr>
          <w:rFonts w:ascii="Times New Roman" w:eastAsia="Times New Roman" w:hAnsi="Times New Roman" w:cs="David" w:hint="cs"/>
          <w:sz w:val="20"/>
          <w:szCs w:val="24"/>
          <w:rtl/>
          <w:lang w:eastAsia="he-IL"/>
        </w:rPr>
        <w:lastRenderedPageBreak/>
        <w:t xml:space="preserve">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6705861"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2EFB6A10" w14:textId="77777777"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7E20C61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4A5B8DB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35584B9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1759D7B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לפי העניין.</w:t>
      </w:r>
    </w:p>
    <w:p w14:paraId="6CB4A5B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9459C4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2E89C230" w14:textId="77777777"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0B5DC0">
        <w:rPr>
          <w:rFonts w:ascii="Times New Roman" w:eastAsia="Times New Roman" w:hAnsi="Times New Roman" w:cs="David"/>
          <w:sz w:val="20"/>
          <w:szCs w:val="24"/>
          <w:rtl/>
          <w:lang w:eastAsia="he-IL"/>
        </w:rPr>
        <w:t>לשנותן</w:t>
      </w:r>
      <w:proofErr w:type="spellEnd"/>
      <w:r w:rsidRPr="000B5DC0">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5EB7637"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6523007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0AD578A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 xml:space="preserve">י הדין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צו הרחבה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הסכם כלשהו על עובד</w:t>
      </w:r>
      <w:r w:rsidRPr="000B5DC0">
        <w:rPr>
          <w:rFonts w:ascii="Times New Roman" w:eastAsia="Times New Roman" w:hAnsi="Times New Roman" w:cs="David" w:hint="cs"/>
          <w:sz w:val="20"/>
          <w:szCs w:val="24"/>
          <w:rtl/>
          <w:lang w:eastAsia="he-IL"/>
        </w:rPr>
        <w:t>.</w:t>
      </w:r>
    </w:p>
    <w:p w14:paraId="3A83351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w:t>
      </w:r>
      <w:proofErr w:type="spellStart"/>
      <w:r w:rsidRPr="000B5DC0">
        <w:rPr>
          <w:rFonts w:ascii="Times New Roman" w:eastAsia="Times New Roman" w:hAnsi="Times New Roman" w:cs="David" w:hint="cs"/>
          <w:color w:val="000000"/>
          <w:sz w:val="24"/>
          <w:szCs w:val="24"/>
          <w:rtl/>
          <w:lang w:eastAsia="he-IL"/>
        </w:rPr>
        <w:t>שלוחיו</w:t>
      </w:r>
      <w:proofErr w:type="spellEnd"/>
      <w:r w:rsidRPr="000B5DC0">
        <w:rPr>
          <w:rFonts w:ascii="Times New Roman" w:eastAsia="Times New Roman" w:hAnsi="Times New Roman" w:cs="David" w:hint="cs"/>
          <w:color w:val="000000"/>
          <w:sz w:val="24"/>
          <w:szCs w:val="24"/>
          <w:rtl/>
          <w:lang w:eastAsia="he-IL"/>
        </w:rPr>
        <w:t xml:space="preserve">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w:t>
      </w:r>
      <w:r w:rsidRPr="000B5DC0">
        <w:rPr>
          <w:rFonts w:ascii="Times New Roman" w:eastAsia="Times New Roman" w:hAnsi="Times New Roman" w:cs="David"/>
          <w:color w:val="000000"/>
          <w:sz w:val="24"/>
          <w:szCs w:val="24"/>
          <w:rtl/>
          <w:lang w:eastAsia="he-IL"/>
        </w:rPr>
        <w:lastRenderedPageBreak/>
        <w:t>שהיא כאמור כנגד המזמין.</w:t>
      </w:r>
    </w:p>
    <w:p w14:paraId="5698FF6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w:t>
      </w:r>
      <w:proofErr w:type="spellStart"/>
      <w:r w:rsidRPr="000B5DC0">
        <w:rPr>
          <w:rFonts w:ascii="Times New Roman" w:eastAsia="Times New Roman" w:hAnsi="Times New Roman" w:cs="David"/>
          <w:sz w:val="20"/>
          <w:szCs w:val="24"/>
          <w:rtl/>
          <w:lang w:eastAsia="he-IL"/>
        </w:rPr>
        <w:t>ישא</w:t>
      </w:r>
      <w:proofErr w:type="spellEnd"/>
      <w:r w:rsidRPr="000B5DC0">
        <w:rPr>
          <w:rFonts w:ascii="Times New Roman" w:eastAsia="Times New Roman" w:hAnsi="Times New Roman" w:cs="David"/>
          <w:sz w:val="20"/>
          <w:szCs w:val="24"/>
          <w:rtl/>
          <w:lang w:eastAsia="he-IL"/>
        </w:rPr>
        <w:t xml:space="preserve">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468A43B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155B48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FFA829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1870D0DF"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3B09B1B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DF35D84"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7C579F50"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4887C4C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1B943AB1"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209C679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w:t>
      </w:r>
      <w:r w:rsidRPr="000B5DC0">
        <w:rPr>
          <w:rFonts w:ascii="Times New Roman" w:eastAsia="Times New Roman" w:hAnsi="Times New Roman" w:cs="David"/>
          <w:sz w:val="20"/>
          <w:szCs w:val="24"/>
          <w:rtl/>
          <w:lang w:eastAsia="he-IL"/>
        </w:rPr>
        <w:lastRenderedPageBreak/>
        <w:t>הסעיפים 12.1.3 ו- 12.1.4 לעיל.</w:t>
      </w:r>
    </w:p>
    <w:p w14:paraId="2B3E52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11026C8F"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250B69B7"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41E35B0F"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4A293686"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2A1D97FC"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4C5C6833"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10165B9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4C3D13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73E41B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1A6CB4D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5761A8D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898188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DF2B323"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לנכות מכל סכום שיגיע לו את הסכומים שהמזמין נשא בהם בשל כך, בתוספת 15% </w:t>
      </w:r>
      <w:r w:rsidRPr="000B5DC0">
        <w:rPr>
          <w:rFonts w:ascii="Times New Roman" w:eastAsia="Times New Roman" w:hAnsi="Times New Roman" w:cs="David"/>
          <w:sz w:val="20"/>
          <w:szCs w:val="24"/>
          <w:rtl/>
          <w:lang w:eastAsia="he-IL"/>
        </w:rPr>
        <w:lastRenderedPageBreak/>
        <w:t>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2CF1E5B"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ECC5E54"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214B8B1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6A24C62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1FD1BDB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4C6844F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572A7AA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3AFC74A"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597D0FF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2DDA456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9A575FB"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4BABF7C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1F4E303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59D79E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55AD31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w:t>
      </w:r>
      <w:proofErr w:type="spellStart"/>
      <w:r w:rsidRPr="000B5DC0">
        <w:rPr>
          <w:rFonts w:ascii="Times New Roman" w:eastAsia="Times New Roman" w:hAnsi="Times New Roman" w:cs="David" w:hint="cs"/>
          <w:sz w:val="20"/>
          <w:szCs w:val="24"/>
          <w:rtl/>
          <w:lang w:eastAsia="he-IL"/>
        </w:rPr>
        <w:t>שלוחיו</w:t>
      </w:r>
      <w:proofErr w:type="spellEnd"/>
      <w:r w:rsidRPr="000B5DC0">
        <w:rPr>
          <w:rFonts w:ascii="Times New Roman" w:eastAsia="Times New Roman" w:hAnsi="Times New Roman" w:cs="David" w:hint="cs"/>
          <w:sz w:val="20"/>
          <w:szCs w:val="24"/>
          <w:rtl/>
          <w:lang w:eastAsia="he-IL"/>
        </w:rPr>
        <w:t xml:space="preserve">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1861AF7E"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w:t>
      </w:r>
      <w:r w:rsidRPr="000B5DC0">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769631D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7B02E05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38665948"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497BDE9F"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0184DD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2F6EB69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455F093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69F10DFE"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FB2BE03"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673052C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3E4866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1048BF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167A29D9"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67A4164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הסכמה מצד המזמין או המנהל או המתכנן לסטות מתנאי החוזה במקרה מסוים לא תהווה תקדים ולא ילמדו ממנה גזירה שווה למקרה אחר.</w:t>
      </w:r>
    </w:p>
    <w:p w14:paraId="1CF6FD8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4A69012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95F131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B5DC0">
        <w:rPr>
          <w:rFonts w:ascii="Times New Roman" w:eastAsia="Times New Roman" w:hAnsi="Times New Roman" w:cs="David"/>
          <w:sz w:val="24"/>
          <w:szCs w:val="24"/>
          <w:rtl/>
          <w:lang w:eastAsia="he-IL"/>
        </w:rPr>
        <w:t>לס"ק</w:t>
      </w:r>
      <w:proofErr w:type="spellEnd"/>
      <w:r w:rsidRPr="000B5DC0">
        <w:rPr>
          <w:rFonts w:ascii="Times New Roman" w:eastAsia="Times New Roman" w:hAnsi="Times New Roman" w:cs="David"/>
          <w:sz w:val="24"/>
          <w:szCs w:val="24"/>
          <w:rtl/>
          <w:lang w:eastAsia="he-IL"/>
        </w:rPr>
        <w:t xml:space="preserve"> זה.</w:t>
      </w:r>
    </w:p>
    <w:p w14:paraId="0F6BF083"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3AF689F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F168672"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E30771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4567A1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0B5DC0">
        <w:rPr>
          <w:rFonts w:ascii="Times New Roman" w:eastAsia="Times New Roman" w:hAnsi="Times New Roman" w:cs="David"/>
          <w:sz w:val="20"/>
          <w:szCs w:val="24"/>
          <w:rtl/>
          <w:lang w:eastAsia="he-IL"/>
        </w:rPr>
        <w:t>מורשי</w:t>
      </w:r>
      <w:proofErr w:type="spellEnd"/>
      <w:r w:rsidRPr="000B5DC0">
        <w:rPr>
          <w:rFonts w:ascii="Times New Roman" w:eastAsia="Times New Roman" w:hAnsi="Times New Roman" w:cs="David"/>
          <w:sz w:val="20"/>
          <w:szCs w:val="24"/>
          <w:rtl/>
          <w:lang w:eastAsia="he-IL"/>
        </w:rPr>
        <w:t xml:space="preserve"> החתימה של המזמין.</w:t>
      </w:r>
    </w:p>
    <w:p w14:paraId="6497778F"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21D29EA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1DA0F2"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3B43ECE"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4DA24FA"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FC950E1"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29309B36"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8BF276E"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58855E"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016242" w14:textId="173EA786"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26" w:author="Kook Sec" w:date="2021-01-14T13:01:00Z">
            <w:r w:rsidR="00152099">
              <w:rPr>
                <w:rFonts w:ascii="Times New Roman" w:eastAsia="Times New Roman" w:hAnsi="Times New Roman" w:cs="David"/>
                <w:color w:val="00B0F0"/>
                <w:sz w:val="20"/>
                <w:szCs w:val="24"/>
                <w:rtl/>
                <w:lang w:eastAsia="he-IL"/>
              </w:rPr>
              <w:t>צסלר</w:t>
            </w:r>
            <w:proofErr w:type="spellEnd"/>
            <w:r w:rsidR="00152099">
              <w:rPr>
                <w:rFonts w:ascii="Times New Roman" w:eastAsia="Times New Roman" w:hAnsi="Times New Roman" w:cs="David"/>
                <w:color w:val="00B0F0"/>
                <w:sz w:val="20"/>
                <w:szCs w:val="24"/>
                <w:rtl/>
                <w:lang w:eastAsia="he-IL"/>
              </w:rPr>
              <w:t xml:space="preserve"> סלומון בע"מ</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7" w:author="Kook Sec" w:date="2021-01-14T13:02:00Z">
            <w:r w:rsidR="006D6368">
              <w:rPr>
                <w:rFonts w:ascii="Times New Roman" w:eastAsia="Times New Roman" w:hAnsi="Times New Roman" w:cs="David" w:hint="cs"/>
                <w:color w:val="00B0F0"/>
                <w:sz w:val="20"/>
                <w:szCs w:val="24"/>
                <w:u w:val="single"/>
                <w:rtl/>
                <w:lang w:eastAsia="he-IL"/>
              </w:rPr>
              <w:t>א.מ ישראל מגורים פיתוח בע"מ</w:t>
            </w:r>
          </w:ins>
        </w:sdtContent>
      </w:sdt>
    </w:p>
    <w:p w14:paraId="7B234228"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12AE03F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DB42A5"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988FF4"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D75F9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5A7A85B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695663"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923ECA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023BAB7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2D2542"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CFB1D95"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8AACE5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BAF16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DCC5B7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3DE4DB5"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257F24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2F7036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94A96A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D8277C1" w14:textId="77777777"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1392752"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8A6202C"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782D185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750BB21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BB4F1A" w14:textId="6AF0334E"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8" w:author="Kook Sec" w:date="2021-01-14T13:03:00Z">
            <w:r w:rsidR="006D6368">
              <w:rPr>
                <w:rFonts w:ascii="Times New Roman" w:eastAsia="Times New Roman" w:hAnsi="Times New Roman" w:cs="David"/>
                <w:color w:val="008000"/>
                <w:sz w:val="24"/>
                <w:szCs w:val="24"/>
                <w:rtl/>
                <w:lang w:eastAsia="he-IL"/>
              </w:rPr>
              <w:t>ירושלים</w:t>
            </w:r>
          </w:ins>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F57198" w:rsidRPr="00BD05C4">
            <w:rPr>
              <w:rStyle w:val="AutoFieldsChar"/>
              <w:color w:val="00B0F0"/>
              <w:rtl/>
            </w:rPr>
            <w:t>[שם אתר]</w:t>
          </w:r>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29" w:author="Kook Sec" w:date="2021-01-14T12:54:00Z">
            <w:r w:rsidR="00034D68">
              <w:rPr>
                <w:rFonts w:ascii="Times New Roman" w:eastAsia="Times New Roman" w:hAnsi="Times New Roman" w:cs="David"/>
                <w:color w:val="008000"/>
                <w:sz w:val="24"/>
                <w:szCs w:val="24"/>
                <w:rtl/>
              </w:rPr>
              <w:t>א.מ. ישראל מגורים פיתוח בע"מ</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8D68E4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1E3BD2"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F57198" w:rsidRPr="00BD05C4">
            <w:rPr>
              <w:rStyle w:val="AutoFieldsChar"/>
              <w:color w:val="00B0F0"/>
              <w:rtl/>
            </w:rPr>
            <w:t>[שדה נוסף 2]</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F57198" w:rsidRPr="00BD05C4">
            <w:rPr>
              <w:rStyle w:val="AutoFieldsChar"/>
              <w:color w:val="00B0F0"/>
              <w:rtl/>
            </w:rPr>
            <w:t>[שדה נוסף 1]</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74E9E04C"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ובתכניות הבינוי על תיקוניהם ולספק את השירותים כנדרש לשם בניית הפרויקט עפ"י </w:t>
      </w:r>
      <w:proofErr w:type="spellStart"/>
      <w:r w:rsidRPr="000B5DC0">
        <w:rPr>
          <w:rFonts w:ascii="Times New Roman" w:eastAsia="Times New Roman" w:hAnsi="Times New Roman" w:cs="David"/>
          <w:sz w:val="24"/>
          <w:szCs w:val="24"/>
          <w:rtl/>
          <w:lang w:eastAsia="he-IL"/>
        </w:rPr>
        <w:t>התב"ע</w:t>
      </w:r>
      <w:proofErr w:type="spellEnd"/>
      <w:r w:rsidRPr="000B5DC0">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4B4EAAEF"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007F3F" w14:textId="30F3A7C3"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0" w:author="Kook Sec" w:date="2021-01-14T13:03:00Z">
            <w:r w:rsidR="006D6368">
              <w:rPr>
                <w:rFonts w:ascii="Times New Roman" w:eastAsia="Times New Roman" w:hAnsi="Times New Roman" w:cs="David" w:hint="cs"/>
                <w:color w:val="008000"/>
                <w:sz w:val="24"/>
                <w:szCs w:val="24"/>
                <w:rtl/>
              </w:rPr>
              <w:t>ירושלים</w:t>
            </w:r>
          </w:ins>
        </w:sdtContent>
      </w:sdt>
    </w:p>
    <w:p w14:paraId="421E675B"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236FF53D"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191FDD3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60EFF" w14:textId="688CD564"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31" w:author="Kook Sec" w:date="2021-01-14T13:03:00Z">
            <w:r w:rsidR="006D6368">
              <w:rPr>
                <w:rFonts w:ascii="Times New Roman" w:eastAsia="Times New Roman" w:hAnsi="Times New Roman" w:cs="David" w:hint="cs"/>
                <w:color w:val="008000"/>
                <w:sz w:val="24"/>
                <w:szCs w:val="24"/>
                <w:rtl/>
                <w:lang w:eastAsia="he-IL"/>
              </w:rPr>
              <w:t>שירי סלומון</w:t>
            </w:r>
          </w:ins>
        </w:sdtContent>
      </w:sdt>
    </w:p>
    <w:p w14:paraId="2A2A373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093EB4E"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w:t>
      </w:r>
      <w:proofErr w:type="spellStart"/>
      <w:r w:rsidR="00D231CD" w:rsidRPr="00D231CD">
        <w:rPr>
          <w:rFonts w:ascii="Times New Roman" w:eastAsia="Times New Roman" w:hAnsi="Times New Roman" w:cs="David"/>
          <w:sz w:val="24"/>
          <w:szCs w:val="24"/>
          <w:rtl/>
          <w:lang w:eastAsia="he-IL"/>
        </w:rPr>
        <w:t>מימד</w:t>
      </w:r>
      <w:proofErr w:type="spellEnd"/>
      <w:r w:rsidR="00D231CD" w:rsidRPr="00D231CD">
        <w:rPr>
          <w:rFonts w:ascii="Times New Roman" w:eastAsia="Times New Roman" w:hAnsi="Times New Roman" w:cs="David"/>
          <w:sz w:val="24"/>
          <w:szCs w:val="24"/>
          <w:rtl/>
          <w:lang w:eastAsia="he-IL"/>
        </w:rPr>
        <w:t xml:space="preserve">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35B6D206"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1A3FCF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4B2D09F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E522D4"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F57198" w:rsidRPr="00BD05C4">
            <w:rPr>
              <w:rStyle w:val="AutoFieldsChar"/>
              <w:color w:val="00B0F0"/>
              <w:rtl/>
            </w:rPr>
            <w:t>[שדה נוסף 4]</w:t>
          </w:r>
        </w:sdtContent>
      </w:sdt>
    </w:p>
    <w:p w14:paraId="0675D26C"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57198" w:rsidRPr="00BD05C4">
            <w:rPr>
              <w:rStyle w:val="AutoFieldsChar"/>
              <w:color w:val="00B0F0"/>
              <w:rtl/>
            </w:rPr>
            <w:t>[שדה נוסף 5]</w:t>
          </w:r>
        </w:sdtContent>
      </w:sdt>
    </w:p>
    <w:p w14:paraId="71161D9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796DE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57198" w:rsidRPr="00BD05C4">
            <w:rPr>
              <w:rStyle w:val="AutoFieldsChar"/>
              <w:color w:val="00B0F0"/>
              <w:rtl/>
            </w:rPr>
            <w:t>[שדה נוסף 6]</w:t>
          </w:r>
        </w:sdtContent>
      </w:sdt>
    </w:p>
    <w:p w14:paraId="657A77D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55024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2644F89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02A04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62CBF705"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45D0673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671562A1"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3A75A1A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4DC7D52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49A75E"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52A68555" w14:textId="4D1DF96D" w:rsidR="000B5DC0" w:rsidRPr="000B5DC0" w:rsidRDefault="006D6368"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ins w:id="32" w:author="Kook Sec" w:date="2021-01-14T13:03:00Z">
            <w:r>
              <w:rPr>
                <w:rFonts w:ascii="Times New Roman" w:eastAsia="Times New Roman" w:hAnsi="Times New Roman" w:cs="David" w:hint="cs"/>
                <w:color w:val="008000"/>
                <w:sz w:val="24"/>
                <w:szCs w:val="24"/>
                <w:rtl/>
              </w:rPr>
              <w:t>100%</w:t>
            </w:r>
          </w:ins>
        </w:sdtContent>
      </w:sdt>
    </w:p>
    <w:p w14:paraId="5955F2F5"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51567C1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E45FF0"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3D41809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EFB56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4B0F8E0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C9942A"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0645EA6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3D138E"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תכנון אדריכלות גנים ונוף במגרש/ים פרטיים, לרבות </w:t>
      </w:r>
      <w:proofErr w:type="spellStart"/>
      <w:r w:rsidRPr="000B5DC0">
        <w:rPr>
          <w:rFonts w:ascii="Times New Roman" w:eastAsia="Times New Roman" w:hAnsi="Times New Roman" w:cs="David"/>
          <w:sz w:val="24"/>
          <w:szCs w:val="24"/>
          <w:rtl/>
          <w:lang w:eastAsia="he-IL"/>
        </w:rPr>
        <w:t>בשצ"פים</w:t>
      </w:r>
      <w:proofErr w:type="spellEnd"/>
      <w:r w:rsidRPr="000B5DC0">
        <w:rPr>
          <w:rFonts w:ascii="Times New Roman" w:eastAsia="Times New Roman" w:hAnsi="Times New Roman" w:cs="David"/>
          <w:sz w:val="24"/>
          <w:szCs w:val="24"/>
          <w:rtl/>
          <w:lang w:eastAsia="he-IL"/>
        </w:rPr>
        <w:t xml:space="preserve"> ובמדרכות שבהיקפו/ם.</w:t>
      </w:r>
    </w:p>
    <w:p w14:paraId="19240EA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תכנון אדריכלות גנים ונוף בשטחים ציבוריים: </w:t>
      </w:r>
      <w:proofErr w:type="spellStart"/>
      <w:r w:rsidRPr="000B5DC0">
        <w:rPr>
          <w:rFonts w:ascii="Times New Roman" w:eastAsia="Times New Roman" w:hAnsi="Times New Roman" w:cs="David"/>
          <w:sz w:val="24"/>
          <w:szCs w:val="24"/>
          <w:rtl/>
          <w:lang w:eastAsia="he-IL"/>
        </w:rPr>
        <w:t>שצ"פים</w:t>
      </w:r>
      <w:proofErr w:type="spellEnd"/>
      <w:r w:rsidRPr="000B5DC0">
        <w:rPr>
          <w:rFonts w:ascii="Times New Roman" w:eastAsia="Times New Roman" w:hAnsi="Times New Roman" w:cs="David"/>
          <w:sz w:val="24"/>
          <w:szCs w:val="24"/>
          <w:rtl/>
          <w:lang w:eastAsia="he-IL"/>
        </w:rPr>
        <w:t>, דרכים, דרכים משולבות.</w:t>
      </w:r>
    </w:p>
    <w:p w14:paraId="1752A48A"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587EF861"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1A0B8E9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4868DE5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7A257F25"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0B8BB7B7"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0A1391F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D38A32"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6D69755B"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1C8120F"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73696F6F"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2EE4F90D"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21333EB7"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5F9C7E6"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A769F18"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3C21BB5"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8ADCD3D"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1EA778E0"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D4E971"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0C5325"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t>פירוט השירותים</w:t>
      </w:r>
      <w:r w:rsidRPr="000B5DC0">
        <w:rPr>
          <w:rFonts w:ascii="Times New Roman" w:eastAsia="Times New Roman" w:hAnsi="Times New Roman" w:cs="David"/>
          <w:sz w:val="24"/>
          <w:szCs w:val="24"/>
          <w:rtl/>
          <w:lang w:eastAsia="he-IL"/>
        </w:rPr>
        <w:t>:</w:t>
      </w:r>
    </w:p>
    <w:p w14:paraId="2BDE63AC"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DA27DED"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2DC5A8AB"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12E46B1C"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5FEDD37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70C5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7202678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4BCAFD"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33B7376F"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D669E7"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w:t>
      </w:r>
      <w:proofErr w:type="spellStart"/>
      <w:r w:rsidRPr="000B5DC0">
        <w:rPr>
          <w:rFonts w:ascii="Times New Roman" w:eastAsia="Times New Roman" w:hAnsi="Times New Roman" w:cs="David"/>
          <w:sz w:val="24"/>
          <w:szCs w:val="24"/>
          <w:rtl/>
          <w:lang w:eastAsia="he-IL"/>
        </w:rPr>
        <w:t>רדיוסי</w:t>
      </w:r>
      <w:proofErr w:type="spellEnd"/>
      <w:r w:rsidRPr="000B5DC0">
        <w:rPr>
          <w:rFonts w:ascii="Times New Roman" w:eastAsia="Times New Roman" w:hAnsi="Times New Roman" w:cs="David"/>
          <w:sz w:val="24"/>
          <w:szCs w:val="24"/>
          <w:rtl/>
          <w:lang w:eastAsia="he-IL"/>
        </w:rPr>
        <w:t xml:space="preserve"> בטחון, מפגעי רעש, זיהום אויר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 וביקור בשטח התכנון.</w:t>
      </w:r>
    </w:p>
    <w:p w14:paraId="3AA98ED2"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5D8E83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3D50EB8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46895A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1B42DC7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F0FF00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51775A7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AD643B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סיוע לאדריכל להכנת תכניות מוקדמות במספר חלופות, המתארות את פריסת שימושי הקרקע, פריסת </w:t>
      </w:r>
      <w:proofErr w:type="spellStart"/>
      <w:r w:rsidRPr="000B5DC0">
        <w:rPr>
          <w:rFonts w:ascii="Times New Roman" w:eastAsia="Times New Roman" w:hAnsi="Times New Roman" w:cs="David"/>
          <w:sz w:val="24"/>
          <w:szCs w:val="24"/>
          <w:rtl/>
          <w:lang w:eastAsia="he-IL"/>
        </w:rPr>
        <w:t>צפיפויות</w:t>
      </w:r>
      <w:proofErr w:type="spellEnd"/>
      <w:r w:rsidRPr="000B5DC0">
        <w:rPr>
          <w:rFonts w:ascii="Times New Roman" w:eastAsia="Times New Roman" w:hAnsi="Times New Roman" w:cs="David"/>
          <w:sz w:val="24"/>
          <w:szCs w:val="24"/>
          <w:rtl/>
          <w:lang w:eastAsia="he-IL"/>
        </w:rPr>
        <w:t xml:space="preserve">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38EFF3E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w:t>
      </w:r>
      <w:proofErr w:type="spellStart"/>
      <w:r w:rsidRPr="000B5DC0">
        <w:rPr>
          <w:rFonts w:ascii="Times New Roman" w:eastAsia="Times New Roman" w:hAnsi="Times New Roman" w:cs="David"/>
          <w:sz w:val="24"/>
          <w:szCs w:val="24"/>
          <w:rtl/>
          <w:lang w:eastAsia="he-IL"/>
        </w:rPr>
        <w:t>תכסיות</w:t>
      </w:r>
      <w:proofErr w:type="spellEnd"/>
      <w:r w:rsidRPr="000B5DC0">
        <w:rPr>
          <w:rFonts w:ascii="Times New Roman" w:eastAsia="Times New Roman" w:hAnsi="Times New Roman" w:cs="David"/>
          <w:sz w:val="24"/>
          <w:szCs w:val="24"/>
          <w:rtl/>
          <w:lang w:eastAsia="he-IL"/>
        </w:rPr>
        <w:t xml:space="preserve">, חתכים עקרוניים ואיורים מוגדלים לקטעים אופייניים. </w:t>
      </w:r>
    </w:p>
    <w:p w14:paraId="686CE90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534213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2BEAD78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5B37B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2576953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1466DE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 xml:space="preserve">פגישות והתייעצויות עם המזמין, יועציו המשפטיים, האדריכל, היועצים האחרים והרשויות לבחינת האפשרויות לקדום אישור התכנון </w:t>
      </w:r>
      <w:r w:rsidRPr="000B5DC0">
        <w:rPr>
          <w:rFonts w:ascii="Times New Roman" w:eastAsia="Times New Roman" w:hAnsi="Times New Roman" w:cs="David"/>
          <w:sz w:val="24"/>
          <w:szCs w:val="24"/>
          <w:rtl/>
          <w:lang w:eastAsia="he-IL"/>
        </w:rPr>
        <w:lastRenderedPageBreak/>
        <w:t>במסגרת סמכויות הועדה המקומית, או במסגרת סמכויות הועדה המחוזית.</w:t>
      </w:r>
    </w:p>
    <w:p w14:paraId="15F3802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8913D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w:t>
      </w:r>
    </w:p>
    <w:p w14:paraId="5ACB029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2FFCE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010608C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F8B927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087F70E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C19E77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יג</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הצגת אפשרויות מימוש הבינוי המוצע בשלבים.</w:t>
      </w:r>
    </w:p>
    <w:p w14:paraId="28D0980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564B39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634B3F9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8D2539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 xml:space="preserve">השלמת מסמכים ונתונים, הכנסת תיקונים ושינויים במסמכי התכניות, הכנת חלופות חדשות נוספות, </w:t>
      </w:r>
      <w:proofErr w:type="spellStart"/>
      <w:r w:rsidRPr="000B5DC0">
        <w:rPr>
          <w:rFonts w:ascii="Times New Roman" w:eastAsia="Times New Roman" w:hAnsi="Times New Roman" w:cs="David"/>
          <w:sz w:val="24"/>
          <w:szCs w:val="24"/>
          <w:rtl/>
          <w:lang w:eastAsia="he-IL"/>
        </w:rPr>
        <w:t>הכל</w:t>
      </w:r>
      <w:proofErr w:type="spellEnd"/>
      <w:r w:rsidRPr="000B5DC0">
        <w:rPr>
          <w:rFonts w:ascii="Times New Roman" w:eastAsia="Times New Roman" w:hAnsi="Times New Roman" w:cs="David"/>
          <w:sz w:val="24"/>
          <w:szCs w:val="24"/>
          <w:rtl/>
          <w:lang w:eastAsia="he-IL"/>
        </w:rPr>
        <w:t xml:space="preserve"> לפי דרישת המזמין ו/או לפי דרישת הרשויות המוסמכות, באישור המזמין, עד למתן תוקף לתכנית.</w:t>
      </w:r>
    </w:p>
    <w:p w14:paraId="17DEF29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F0CB5E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טז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05AAA00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DCB03B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705A5A0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53C6A3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יח</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09C4090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9A9F0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יט</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06D4328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5A2399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0B88D8B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EF6D9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4B4B92F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52038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בירור ברשויות המוסמכות ו/או גורמים אחרים, בקשר לנושאים </w:t>
      </w:r>
      <w:r w:rsidRPr="000B5DC0">
        <w:rPr>
          <w:rFonts w:ascii="Times New Roman" w:eastAsia="Times New Roman" w:hAnsi="Times New Roman" w:cs="David"/>
          <w:sz w:val="24"/>
          <w:szCs w:val="24"/>
          <w:rtl/>
          <w:lang w:eastAsia="he-IL"/>
        </w:rPr>
        <w:lastRenderedPageBreak/>
        <w:t>הקשורים בתכנון או בקבלת אישור הרשויות הנ"ל לביצועו.</w:t>
      </w:r>
    </w:p>
    <w:p w14:paraId="3E5DCD7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A071B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הכנת תכניות מוקדמות במספר חלופות לפי דרישת המנהל ובתאום עם 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3937AD1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F7E78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0B5DC0">
        <w:rPr>
          <w:rFonts w:ascii="Times New Roman" w:eastAsia="Times New Roman" w:hAnsi="Times New Roman" w:cs="David"/>
          <w:sz w:val="24"/>
          <w:szCs w:val="24"/>
          <w:rtl/>
          <w:lang w:eastAsia="he-IL"/>
        </w:rPr>
        <w:t>פילרים</w:t>
      </w:r>
      <w:proofErr w:type="spellEnd"/>
      <w:r w:rsidRPr="000B5DC0">
        <w:rPr>
          <w:rFonts w:ascii="Times New Roman" w:eastAsia="Times New Roman" w:hAnsi="Times New Roman" w:cs="David"/>
          <w:sz w:val="24"/>
          <w:szCs w:val="24"/>
          <w:rtl/>
          <w:lang w:eastAsia="he-IL"/>
        </w:rPr>
        <w:t>, מונים, תחנות טרנספורמציה, חדרי בזק.</w:t>
      </w:r>
    </w:p>
    <w:p w14:paraId="6C7A0B4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0F3F1E"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60F52ED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13299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2F2ED81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242B6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0DA26B8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B041B12"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578F532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75382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1BF7691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D865630"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25A5654D"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552C0A2C"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158F139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w:t>
      </w:r>
      <w:proofErr w:type="spellStart"/>
      <w:r w:rsidRPr="000B5DC0">
        <w:rPr>
          <w:rFonts w:ascii="Times New Roman" w:eastAsia="Times New Roman" w:hAnsi="Times New Roman" w:cs="David"/>
          <w:sz w:val="24"/>
          <w:szCs w:val="24"/>
          <w:rtl/>
          <w:lang w:eastAsia="he-IL"/>
        </w:rPr>
        <w:t>לרשויות,וטיפול</w:t>
      </w:r>
      <w:proofErr w:type="spellEnd"/>
      <w:r w:rsidRPr="000B5DC0">
        <w:rPr>
          <w:rFonts w:ascii="Times New Roman" w:eastAsia="Times New Roman" w:hAnsi="Times New Roman" w:cs="David"/>
          <w:sz w:val="24"/>
          <w:szCs w:val="24"/>
          <w:rtl/>
          <w:lang w:eastAsia="he-IL"/>
        </w:rPr>
        <w:t xml:space="preserve"> באישורם, כולל קבלת היתרי בניה מתוקנים.</w:t>
      </w:r>
    </w:p>
    <w:p w14:paraId="2CEFB7B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67A6E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3A79861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31ADCD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18977AA1"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6482764"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העברת הנחיות ומסמכים לבעלי מקצוע אחרים לשם הכנת הדמיות, פרספקטיביות, מודלים ותכניות מכירה משולבות בגרפיקה, בדיקת </w:t>
      </w:r>
      <w:r w:rsidRPr="000B5DC0">
        <w:rPr>
          <w:rFonts w:ascii="Times New Roman" w:eastAsia="Times New Roman" w:hAnsi="Times New Roman" w:cs="David"/>
          <w:sz w:val="24"/>
          <w:szCs w:val="24"/>
          <w:rtl/>
          <w:lang w:eastAsia="he-IL"/>
        </w:rPr>
        <w:lastRenderedPageBreak/>
        <w:t>עבודתם של בעלי המקצוע, מתן הערות ואישור.</w:t>
      </w:r>
    </w:p>
    <w:p w14:paraId="191BE3F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E0492B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707DE54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28D1AA5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0E81760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79A700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1AC92CF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2CFBB5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6652620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887314"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6AB37E6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030477AF" w14:textId="77777777" w:rsidR="000B5DC0" w:rsidRPr="00BD05C4" w:rsidRDefault="000B5DC0" w:rsidP="00BD05C4">
      <w:pPr>
        <w:pStyle w:val="af6"/>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w:t>
      </w:r>
      <w:proofErr w:type="spellStart"/>
      <w:r w:rsidRPr="00BD05C4">
        <w:rPr>
          <w:rFonts w:ascii="Times New Roman" w:eastAsia="Times New Roman" w:hAnsi="Times New Roman" w:cs="David"/>
          <w:sz w:val="24"/>
          <w:szCs w:val="24"/>
          <w:rtl/>
          <w:lang w:eastAsia="he-IL"/>
        </w:rPr>
        <w:t>הכל</w:t>
      </w:r>
      <w:proofErr w:type="spellEnd"/>
      <w:r w:rsidRPr="00BD05C4">
        <w:rPr>
          <w:rFonts w:ascii="Times New Roman" w:eastAsia="Times New Roman" w:hAnsi="Times New Roman" w:cs="David"/>
          <w:sz w:val="24"/>
          <w:szCs w:val="24"/>
          <w:rtl/>
          <w:lang w:eastAsia="he-IL"/>
        </w:rPr>
        <w:t xml:space="preserve"> </w:t>
      </w:r>
      <w:proofErr w:type="spellStart"/>
      <w:r w:rsidRPr="00BD05C4">
        <w:rPr>
          <w:rFonts w:ascii="Times New Roman" w:eastAsia="Times New Roman" w:hAnsi="Times New Roman" w:cs="David"/>
          <w:sz w:val="24"/>
          <w:szCs w:val="24"/>
          <w:rtl/>
          <w:lang w:eastAsia="he-IL"/>
        </w:rPr>
        <w:t>בקנ"מ</w:t>
      </w:r>
      <w:proofErr w:type="spellEnd"/>
      <w:r w:rsidRPr="00BD05C4">
        <w:rPr>
          <w:rFonts w:ascii="Times New Roman" w:eastAsia="Times New Roman" w:hAnsi="Times New Roman" w:cs="David"/>
          <w:sz w:val="24"/>
          <w:szCs w:val="24"/>
          <w:rtl/>
          <w:lang w:eastAsia="he-IL"/>
        </w:rPr>
        <w:t xml:space="preserve"> המאפשר ביצוע מושלם של העבודה בתחומים הבאים: </w:t>
      </w:r>
    </w:p>
    <w:p w14:paraId="5D7019BD"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w:t>
      </w:r>
      <w:proofErr w:type="spellStart"/>
      <w:r w:rsidRPr="000B5DC0">
        <w:rPr>
          <w:rFonts w:ascii="Times New Roman" w:eastAsia="Times New Roman" w:hAnsi="Times New Roman" w:cs="David"/>
          <w:sz w:val="24"/>
          <w:szCs w:val="24"/>
          <w:rtl/>
          <w:lang w:eastAsia="he-IL"/>
        </w:rPr>
        <w:t>השקייה</w:t>
      </w:r>
      <w:proofErr w:type="spellEnd"/>
      <w:r w:rsidRPr="000B5DC0">
        <w:rPr>
          <w:rFonts w:ascii="Times New Roman" w:eastAsia="Times New Roman" w:hAnsi="Times New Roman" w:cs="David"/>
          <w:sz w:val="24"/>
          <w:szCs w:val="24"/>
          <w:rtl/>
          <w:lang w:eastAsia="he-IL"/>
        </w:rPr>
        <w:t xml:space="preserve">,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30984519"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5C9FADF7"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4E1CD6B"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הכנת פרטים </w:t>
      </w:r>
      <w:proofErr w:type="spellStart"/>
      <w:r w:rsidRPr="000B5DC0">
        <w:rPr>
          <w:rFonts w:ascii="Times New Roman" w:eastAsia="Times New Roman" w:hAnsi="Times New Roman" w:cs="David"/>
          <w:sz w:val="24"/>
          <w:szCs w:val="24"/>
          <w:rtl/>
          <w:lang w:eastAsia="he-IL"/>
        </w:rPr>
        <w:t>בקנ"מ</w:t>
      </w:r>
      <w:proofErr w:type="spellEnd"/>
      <w:r w:rsidRPr="000B5DC0">
        <w:rPr>
          <w:rFonts w:ascii="Times New Roman" w:eastAsia="Times New Roman" w:hAnsi="Times New Roman" w:cs="David"/>
          <w:sz w:val="24"/>
          <w:szCs w:val="24"/>
          <w:rtl/>
          <w:lang w:eastAsia="he-IL"/>
        </w:rPr>
        <w:t xml:space="preserve">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15928945"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31A8D83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357C4A2B"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7C361B5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42C338D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566842FB"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78DE7DD5"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0A8E4EBE"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106F73F7"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1EC0934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5CDE4495"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5FA00C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72FC239C"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4DEF11A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678528C7"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7A7A56D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4261B225"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38FC190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3A58BE04"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797E7A30"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422825F"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3AF01E9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28D2B43E"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36596E2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1FE316B9"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65EB8129" w14:textId="77777777"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16C6E67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7839A7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3ECA05D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74F3344"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646EA4F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3BAD1A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10A93B2"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D0CFD4"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4EC1F2BF"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18A779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381B569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D4C9AE"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7D49BE5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11847A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6B80C985"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6BFF1F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4CB1A9DA"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6CE015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381624B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48B96F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3A2A44D6"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9FA2CF"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4135833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CF8A32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2998513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3712F8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w:t>
      </w:r>
      <w:r w:rsidRPr="000B5DC0">
        <w:rPr>
          <w:rFonts w:ascii="Times New Roman" w:eastAsia="Times New Roman" w:hAnsi="Times New Roman" w:cs="David"/>
          <w:sz w:val="24"/>
          <w:szCs w:val="24"/>
          <w:rtl/>
          <w:lang w:eastAsia="he-IL"/>
        </w:rPr>
        <w:tab/>
        <w:t>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838575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647C22AF"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4B919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331DAEB7"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4C4804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517A809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3A49F7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3D8653F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54F623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על דרך של הצטרפות כנתבע ו/או מסירת עדות מטעם המזמין והמצאת כל מסמך בקשר עם התכנון אשר דרוש למזמין לשם </w:t>
      </w:r>
      <w:proofErr w:type="spellStart"/>
      <w:r w:rsidRPr="000B5DC0">
        <w:rPr>
          <w:rFonts w:ascii="Times New Roman" w:eastAsia="Times New Roman" w:hAnsi="Times New Roman" w:cs="David"/>
          <w:sz w:val="24"/>
          <w:szCs w:val="24"/>
          <w:rtl/>
          <w:lang w:eastAsia="he-IL"/>
        </w:rPr>
        <w:t>נהול</w:t>
      </w:r>
      <w:proofErr w:type="spellEnd"/>
      <w:r w:rsidRPr="000B5DC0">
        <w:rPr>
          <w:rFonts w:ascii="Times New Roman" w:eastAsia="Times New Roman" w:hAnsi="Times New Roman" w:cs="David"/>
          <w:sz w:val="24"/>
          <w:szCs w:val="24"/>
          <w:rtl/>
          <w:lang w:eastAsia="he-IL"/>
        </w:rPr>
        <w:t xml:space="preserve"> ההגנה, לפי דרישת המזמין ומיד עם דרישתו הראשונה.</w:t>
      </w:r>
    </w:p>
    <w:p w14:paraId="31771EF6"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EB947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05AA7B1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3FB74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F670DE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F8D8BDE"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243BB6E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21E40A6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446F75B2"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0302FF91"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2512FF3F"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64D6D5C0"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20D30AA2"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5B4BA132"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7F73EBC7"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1D2931B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065469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58512A0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C52F7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73BAF6E4"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669E830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15D3F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6272D4C5"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A59826C"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06ED68EA"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CDEA043"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63B72093"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0369995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2D8F8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3FE8FD5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4C131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985A92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7B64B4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72B90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27316AB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D8675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200710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FD1B3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A0B037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910CA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9F386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43000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6448F6"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584FBEFC"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065EBD8A"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7B9A118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09E4872"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334E1B73"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567FE30B"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Content>
          <w:r w:rsidR="00F57198" w:rsidRPr="00AB51FC">
            <w:rPr>
              <w:rStyle w:val="a7"/>
              <w:color w:val="00B0F0"/>
              <w:rtl/>
            </w:rPr>
            <w:t>[היקף החוזה/נתוני עלות]</w:t>
          </w:r>
        </w:sdtContent>
      </w:sdt>
      <w:r w:rsidRPr="000B5DC0">
        <w:rPr>
          <w:rFonts w:ascii="Times New Roman" w:eastAsia="Times New Roman" w:hAnsi="Times New Roman" w:cs="David"/>
          <w:color w:val="008000"/>
          <w:sz w:val="24"/>
          <w:szCs w:val="24"/>
          <w:rtl/>
        </w:rPr>
        <w:t>.</w:t>
      </w:r>
    </w:p>
    <w:p w14:paraId="0335F5CA"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48230339"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023F8E6F"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5B47F1F1"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F57198" w:rsidRPr="00AB51FC">
            <w:rPr>
              <w:rStyle w:val="a7"/>
              <w:color w:val="00B0F0"/>
              <w:rtl/>
            </w:rPr>
            <w:t>[סוג מדד כותרת]</w:t>
          </w:r>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F57198" w:rsidRPr="00AB51FC">
            <w:rPr>
              <w:rStyle w:val="a7"/>
              <w:color w:val="00B0F0"/>
              <w:rtl/>
            </w:rPr>
            <w:t>[מדד בגין/ידוע - כותרת]</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F57198" w:rsidRPr="00AB51FC">
            <w:rPr>
              <w:rStyle w:val="a7"/>
              <w:color w:val="00B0F0"/>
              <w:rtl/>
            </w:rPr>
            <w:t>[מדד בסיס]</w:t>
          </w:r>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F57198" w:rsidRPr="008C30FE">
            <w:rPr>
              <w:rStyle w:val="a7"/>
              <w:color w:val="00B0F0"/>
              <w:rtl/>
            </w:rPr>
            <w:t>[נקודות מדד]</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72199E8A"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5BE40BDE"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F57198" w:rsidRPr="00250AB0">
            <w:rPr>
              <w:rStyle w:val="a7"/>
              <w:color w:val="00B0F0"/>
              <w:rtl/>
            </w:rPr>
            <w:t>[סוג מדד כותרת]</w:t>
          </w:r>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56A827AD"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0C07047F"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04443E27"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4911129E"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2F0416EF"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4AF09901"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B2A8E76"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7AA8093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75DC8B"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139A9372"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1732D0"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11052A7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0E3A9CA1"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799782F5"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4487F33B"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E8AEC9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22A2FB4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18EA2E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380BE556"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3B69EC49"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9A7067"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64D70EFC"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966C525"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6A5EFFC"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06F484B2" w14:textId="3ECFC5B2" w:rsidR="000B5DC0" w:rsidRPr="000B5DC0" w:rsidDel="006D6368" w:rsidRDefault="000B5DC0" w:rsidP="000B5DC0">
      <w:pPr>
        <w:widowControl w:val="0"/>
        <w:spacing w:before="0" w:beforeAutospacing="0" w:after="0" w:afterAutospacing="0" w:line="240" w:lineRule="auto"/>
        <w:ind w:left="89"/>
        <w:jc w:val="both"/>
        <w:rPr>
          <w:del w:id="33" w:author="Kook Sec" w:date="2021-01-14T13:08:00Z"/>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r>
      <w:del w:id="34" w:author="Kook Sec" w:date="2021-01-14T13:08:00Z">
        <w:r w:rsidRPr="000B5DC0" w:rsidDel="006D6368">
          <w:rPr>
            <w:rFonts w:ascii="Times New Roman" w:eastAsia="Times New Roman" w:hAnsi="Times New Roman" w:cs="David"/>
            <w:sz w:val="20"/>
            <w:szCs w:val="24"/>
            <w:rtl/>
            <w:lang w:eastAsia="he-IL"/>
          </w:rPr>
          <w:delText>לאחר גמר התכנון המוקדם, כאמור בנספח ב', ואישור עבודות שלב זה</w:delText>
        </w:r>
      </w:del>
    </w:p>
    <w:p w14:paraId="6D935496" w14:textId="16C84D6A" w:rsidR="000B5DC0" w:rsidRPr="000B5DC0" w:rsidRDefault="004C7407" w:rsidP="006D6368">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Change w:id="35" w:author="Kook Sec" w:date="2021-01-14T13:08:00Z">
          <w:pPr>
            <w:widowControl w:val="0"/>
            <w:spacing w:before="0" w:beforeAutospacing="0" w:after="0" w:afterAutospacing="0" w:line="240" w:lineRule="auto"/>
            <w:ind w:left="89" w:right="-426"/>
            <w:jc w:val="both"/>
          </w:pPr>
        </w:pPrChange>
      </w:pPr>
      <w:del w:id="36" w:author="Kook Sec" w:date="2021-01-14T13:08:00Z">
        <w:r w:rsidDel="006D6368">
          <w:rPr>
            <w:rFonts w:ascii="Times New Roman" w:eastAsia="Times New Roman" w:hAnsi="Times New Roman" w:cs="David"/>
            <w:sz w:val="20"/>
            <w:szCs w:val="24"/>
            <w:rtl/>
            <w:lang w:eastAsia="he-IL"/>
          </w:rPr>
          <w:tab/>
        </w:r>
        <w:r w:rsidDel="006D6368">
          <w:rPr>
            <w:rFonts w:ascii="Times New Roman" w:eastAsia="Times New Roman" w:hAnsi="Times New Roman" w:cs="David"/>
            <w:sz w:val="20"/>
            <w:szCs w:val="24"/>
            <w:rtl/>
            <w:lang w:eastAsia="he-IL"/>
          </w:rPr>
          <w:tab/>
          <w:delText>על ידי המזמין</w:delText>
        </w:r>
      </w:del>
      <w:ins w:id="37" w:author="Kook Sec" w:date="2021-01-14T13:08:00Z">
        <w:r w:rsidR="006D6368">
          <w:rPr>
            <w:rFonts w:ascii="Times New Roman" w:eastAsia="Times New Roman" w:hAnsi="Times New Roman" w:cs="David" w:hint="cs"/>
            <w:sz w:val="20"/>
            <w:szCs w:val="24"/>
            <w:rtl/>
            <w:lang w:eastAsia="he-IL"/>
          </w:rPr>
          <w:t>תכנון מוקדם</w:t>
        </w:r>
      </w:ins>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ins w:id="38" w:author="Kook Sec" w:date="2021-01-14T13:08:00Z">
        <w:r w:rsidR="006D6368" w:rsidRPr="004C7407">
          <w:rPr>
            <w:rFonts w:ascii="Times New Roman" w:eastAsia="Times New Roman" w:hAnsi="Times New Roman" w:cs="David" w:hint="cs"/>
            <w:sz w:val="20"/>
            <w:szCs w:val="24"/>
            <w:u w:val="dotted"/>
            <w:rtl/>
            <w:lang w:eastAsia="he-IL"/>
          </w:rPr>
          <w:t xml:space="preserve">         </w:t>
        </w:r>
      </w:ins>
      <w:r w:rsidRPr="004C7407">
        <w:rPr>
          <w:rFonts w:ascii="Times New Roman" w:eastAsia="Times New Roman" w:hAnsi="Times New Roman" w:cs="David" w:hint="cs"/>
          <w:sz w:val="20"/>
          <w:szCs w:val="24"/>
          <w:u w:val="dotted"/>
          <w:rtl/>
          <w:lang w:eastAsia="he-IL"/>
        </w:rPr>
        <w:t xml:space="preserve">  </w:t>
      </w:r>
      <w:bookmarkStart w:id="39" w:name="_Hlk61522117"/>
      <w:r w:rsidRPr="004C7407">
        <w:rPr>
          <w:rFonts w:ascii="Times New Roman" w:eastAsia="Times New Roman" w:hAnsi="Times New Roman" w:cs="David" w:hint="cs"/>
          <w:sz w:val="20"/>
          <w:szCs w:val="24"/>
          <w:u w:val="dotted"/>
          <w:rtl/>
          <w:lang w:eastAsia="he-IL"/>
        </w:rPr>
        <w:t xml:space="preserve">         </w:t>
      </w:r>
      <w:bookmarkEnd w:id="39"/>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del w:id="40" w:author="Kook Sec" w:date="2021-01-14T13:08:00Z">
        <w:r w:rsidR="000B5DC0" w:rsidRPr="000B5DC0" w:rsidDel="006D6368">
          <w:rPr>
            <w:rFonts w:ascii="Times New Roman" w:eastAsia="Times New Roman" w:hAnsi="Times New Roman" w:cs="David"/>
            <w:sz w:val="20"/>
            <w:szCs w:val="24"/>
            <w:rtl/>
            <w:lang w:eastAsia="he-IL"/>
          </w:rPr>
          <w:delText>10</w:delText>
        </w:r>
      </w:del>
      <w:ins w:id="41" w:author="Kook Sec" w:date="2021-01-14T13:08:00Z">
        <w:r w:rsidR="006D6368" w:rsidRPr="000B5DC0">
          <w:rPr>
            <w:rFonts w:ascii="Times New Roman" w:eastAsia="Times New Roman" w:hAnsi="Times New Roman" w:cs="David"/>
            <w:sz w:val="20"/>
            <w:szCs w:val="24"/>
            <w:rtl/>
            <w:lang w:eastAsia="he-IL"/>
          </w:rPr>
          <w:t>1</w:t>
        </w:r>
        <w:r w:rsidR="006D6368">
          <w:rPr>
            <w:rFonts w:ascii="Times New Roman" w:eastAsia="Times New Roman" w:hAnsi="Times New Roman" w:cs="David" w:hint="cs"/>
            <w:sz w:val="20"/>
            <w:szCs w:val="24"/>
            <w:rtl/>
            <w:lang w:eastAsia="he-IL"/>
          </w:rPr>
          <w:t>5</w:t>
        </w:r>
      </w:ins>
      <w:r w:rsidR="000B5DC0" w:rsidRPr="000B5DC0">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w:t>
      </w:r>
    </w:p>
    <w:p w14:paraId="4820F9F9" w14:textId="2406B1A2" w:rsidR="000B5DC0" w:rsidRPr="000B5DC0" w:rsidDel="0067159C" w:rsidRDefault="000B5DC0" w:rsidP="000B5DC0">
      <w:pPr>
        <w:widowControl w:val="0"/>
        <w:spacing w:before="0" w:beforeAutospacing="0" w:after="0" w:afterAutospacing="0" w:line="240" w:lineRule="auto"/>
        <w:ind w:left="89"/>
        <w:jc w:val="both"/>
        <w:rPr>
          <w:del w:id="42" w:author="Kook Sec" w:date="2021-01-14T13:09:00Z"/>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r>
      <w:del w:id="43" w:author="Kook Sec" w:date="2021-01-14T13:09:00Z">
        <w:r w:rsidRPr="000B5DC0" w:rsidDel="0067159C">
          <w:rPr>
            <w:rFonts w:ascii="Times New Roman" w:eastAsia="Times New Roman" w:hAnsi="Times New Roman" w:cs="David"/>
            <w:sz w:val="20"/>
            <w:szCs w:val="24"/>
            <w:rtl/>
            <w:lang w:eastAsia="he-IL"/>
          </w:rPr>
          <w:delText>לאחר גמר התכנון הסופי, כאמור בנספח ב' ואישור עבודות שלב זה</w:delText>
        </w:r>
      </w:del>
    </w:p>
    <w:p w14:paraId="3422AC7C" w14:textId="2B389EEF" w:rsidR="000B5DC0" w:rsidRPr="000B5DC0" w:rsidRDefault="000B5DC0" w:rsidP="0067159C">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Change w:id="44" w:author="Kook Sec" w:date="2021-01-14T13:09:00Z">
          <w:pPr>
            <w:widowControl w:val="0"/>
            <w:spacing w:before="0" w:beforeAutospacing="0" w:after="0" w:afterAutospacing="0" w:line="240" w:lineRule="auto"/>
            <w:ind w:left="89" w:right="-709"/>
            <w:jc w:val="both"/>
          </w:pPr>
        </w:pPrChange>
      </w:pPr>
      <w:del w:id="45" w:author="Kook Sec" w:date="2021-01-14T13:09:00Z">
        <w:r w:rsidRPr="000B5DC0" w:rsidDel="0067159C">
          <w:rPr>
            <w:rFonts w:ascii="Times New Roman" w:eastAsia="Times New Roman" w:hAnsi="Times New Roman" w:cs="David"/>
            <w:sz w:val="20"/>
            <w:szCs w:val="24"/>
            <w:rtl/>
            <w:lang w:eastAsia="he-IL"/>
          </w:rPr>
          <w:tab/>
        </w:r>
        <w:r w:rsidRPr="000B5DC0" w:rsidDel="0067159C">
          <w:rPr>
            <w:rFonts w:ascii="Times New Roman" w:eastAsia="Times New Roman" w:hAnsi="Times New Roman" w:cs="David"/>
            <w:sz w:val="20"/>
            <w:szCs w:val="24"/>
            <w:rtl/>
            <w:lang w:eastAsia="he-IL"/>
          </w:rPr>
          <w:tab/>
          <w:delText>על ידי המזמין</w:delText>
        </w:r>
      </w:del>
      <w:ins w:id="46" w:author="Kook Sec" w:date="2021-01-14T13:09:00Z">
        <w:r w:rsidR="0067159C">
          <w:rPr>
            <w:rFonts w:ascii="Times New Roman" w:eastAsia="Times New Roman" w:hAnsi="Times New Roman" w:cs="David" w:hint="cs"/>
            <w:sz w:val="20"/>
            <w:szCs w:val="24"/>
            <w:rtl/>
            <w:lang w:eastAsia="he-IL"/>
          </w:rPr>
          <w:t>תכנון סופי ותיאום מול הרשות</w:t>
        </w:r>
      </w:ins>
      <w:ins w:id="47" w:author="Kook Sec" w:date="2021-01-14T13:11:00Z">
        <w:r w:rsidR="0067159C">
          <w:rPr>
            <w:rFonts w:ascii="Times New Roman" w:eastAsia="Times New Roman" w:hAnsi="Times New Roman" w:cs="David" w:hint="cs"/>
            <w:sz w:val="20"/>
            <w:szCs w:val="24"/>
            <w:rtl/>
            <w:lang w:eastAsia="he-IL"/>
          </w:rPr>
          <w:t xml:space="preserve">    </w:t>
        </w:r>
      </w:ins>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ins w:id="48" w:author="Kook Sec" w:date="2021-01-14T13:11:00Z">
        <w:r w:rsidR="0067159C" w:rsidRPr="004C7407">
          <w:rPr>
            <w:rFonts w:ascii="Times New Roman" w:eastAsia="Times New Roman" w:hAnsi="Times New Roman" w:cs="David"/>
            <w:sz w:val="20"/>
            <w:szCs w:val="24"/>
            <w:u w:val="dotted"/>
            <w:rtl/>
            <w:lang w:eastAsia="he-IL"/>
          </w:rPr>
          <w:tab/>
        </w:r>
      </w:ins>
      <w:del w:id="49" w:author="Kook Sec" w:date="2021-01-14T13:11:00Z">
        <w:r w:rsidRPr="004C7407" w:rsidDel="0067159C">
          <w:rPr>
            <w:rFonts w:ascii="Times New Roman" w:eastAsia="Times New Roman" w:hAnsi="Times New Roman" w:cs="David"/>
            <w:sz w:val="20"/>
            <w:szCs w:val="24"/>
            <w:u w:val="dotted"/>
            <w:rtl/>
            <w:lang w:eastAsia="he-IL"/>
          </w:rPr>
          <w:tab/>
        </w:r>
      </w:del>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ins w:id="50" w:author="Kook Sec" w:date="2021-01-14T13:11:00Z">
        <w:r w:rsidR="0067159C">
          <w:rPr>
            <w:rFonts w:ascii="Times New Roman" w:eastAsia="Times New Roman" w:hAnsi="Times New Roman" w:cs="David" w:hint="cs"/>
            <w:sz w:val="20"/>
            <w:szCs w:val="24"/>
            <w:u w:val="dotted"/>
            <w:rtl/>
            <w:lang w:eastAsia="he-IL"/>
          </w:rPr>
          <w:t xml:space="preserve">       </w:t>
        </w:r>
      </w:ins>
      <w:del w:id="51" w:author="Kook Sec" w:date="2021-01-14T13:10:00Z">
        <w:r w:rsidR="004C7407" w:rsidRPr="004C7407" w:rsidDel="0067159C">
          <w:rPr>
            <w:rFonts w:ascii="Times New Roman" w:eastAsia="Times New Roman" w:hAnsi="Times New Roman" w:cs="David" w:hint="cs"/>
            <w:sz w:val="20"/>
            <w:szCs w:val="24"/>
            <w:u w:val="dotted"/>
            <w:rtl/>
            <w:lang w:eastAsia="he-IL"/>
          </w:rPr>
          <w:delText xml:space="preserve">        </w:delText>
        </w:r>
        <w:r w:rsidRPr="004C7407" w:rsidDel="0067159C">
          <w:rPr>
            <w:rFonts w:ascii="Times New Roman" w:eastAsia="Times New Roman" w:hAnsi="Times New Roman" w:cs="David"/>
            <w:sz w:val="20"/>
            <w:szCs w:val="24"/>
            <w:u w:val="dotted"/>
            <w:rtl/>
            <w:lang w:eastAsia="he-IL"/>
          </w:rPr>
          <w:tab/>
        </w:r>
        <w:r w:rsidRPr="004C7407" w:rsidDel="0067159C">
          <w:rPr>
            <w:rFonts w:ascii="Times New Roman" w:eastAsia="Times New Roman" w:hAnsi="Times New Roman" w:cs="David"/>
            <w:sz w:val="20"/>
            <w:szCs w:val="24"/>
            <w:u w:val="dotted"/>
            <w:rtl/>
            <w:lang w:eastAsia="he-IL"/>
          </w:rPr>
          <w:tab/>
        </w:r>
        <w:r w:rsidRPr="000B5DC0" w:rsidDel="0067159C">
          <w:rPr>
            <w:rFonts w:ascii="Times New Roman" w:eastAsia="Times New Roman" w:hAnsi="Times New Roman" w:cs="David"/>
            <w:sz w:val="20"/>
            <w:szCs w:val="24"/>
            <w:rtl/>
            <w:lang w:eastAsia="he-IL"/>
          </w:rPr>
          <w:delText>15</w:delText>
        </w:r>
      </w:del>
      <w:ins w:id="52" w:author="Kook Sec" w:date="2021-01-14T13:10:00Z">
        <w:r w:rsidR="0067159C">
          <w:rPr>
            <w:rFonts w:ascii="Times New Roman" w:eastAsia="Times New Roman" w:hAnsi="Times New Roman" w:cs="David" w:hint="cs"/>
            <w:sz w:val="20"/>
            <w:szCs w:val="24"/>
            <w:rtl/>
            <w:lang w:eastAsia="he-IL"/>
          </w:rPr>
          <w:t>30</w:t>
        </w:r>
      </w:ins>
      <w:r w:rsidRPr="000B5DC0">
        <w:rPr>
          <w:rFonts w:ascii="Times New Roman" w:eastAsia="Times New Roman" w:hAnsi="Times New Roman" w:cs="David"/>
          <w:sz w:val="20"/>
          <w:szCs w:val="24"/>
          <w:rtl/>
          <w:lang w:eastAsia="he-IL"/>
        </w:rPr>
        <w:t>%</w:t>
      </w:r>
    </w:p>
    <w:p w14:paraId="313FE185" w14:textId="02FB7D09"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r>
      <w:del w:id="53" w:author="Kook Sec" w:date="2021-01-14T13:11:00Z">
        <w:r w:rsidRPr="000B5DC0" w:rsidDel="0067159C">
          <w:rPr>
            <w:rFonts w:ascii="Times New Roman" w:eastAsia="Times New Roman" w:hAnsi="Times New Roman" w:cs="David"/>
            <w:sz w:val="20"/>
            <w:szCs w:val="24"/>
            <w:rtl/>
            <w:lang w:eastAsia="he-IL"/>
          </w:rPr>
          <w:delText>לאחר אישור הבקשות להיתרי בניה והוצאת היתרי בניה</w:delText>
        </w:r>
      </w:del>
      <w:ins w:id="54" w:author="Kook Sec" w:date="2021-01-14T13:11:00Z">
        <w:r w:rsidR="0067159C">
          <w:rPr>
            <w:rFonts w:ascii="Times New Roman" w:eastAsia="Times New Roman" w:hAnsi="Times New Roman" w:cs="David" w:hint="cs"/>
            <w:sz w:val="20"/>
            <w:szCs w:val="24"/>
            <w:rtl/>
            <w:lang w:eastAsia="he-IL"/>
          </w:rPr>
          <w:t>אישור הרשות קבלת היתר בניה</w:t>
        </w:r>
      </w:ins>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ins w:id="55" w:author="Kook Sec" w:date="2021-01-14T13:11:00Z">
        <w:r w:rsidR="0067159C" w:rsidRPr="004C7407">
          <w:rPr>
            <w:rFonts w:ascii="Times New Roman" w:eastAsia="Times New Roman" w:hAnsi="Times New Roman" w:cs="David"/>
            <w:sz w:val="20"/>
            <w:szCs w:val="24"/>
            <w:u w:val="dotted"/>
            <w:rtl/>
            <w:lang w:eastAsia="he-IL"/>
          </w:rPr>
          <w:tab/>
        </w:r>
        <w:r w:rsidR="0067159C" w:rsidRPr="004C7407">
          <w:rPr>
            <w:rFonts w:ascii="Times New Roman" w:eastAsia="Times New Roman" w:hAnsi="Times New Roman" w:cs="David"/>
            <w:sz w:val="20"/>
            <w:szCs w:val="24"/>
            <w:u w:val="dotted"/>
            <w:rtl/>
            <w:lang w:eastAsia="he-IL"/>
          </w:rPr>
          <w:tab/>
        </w:r>
      </w:ins>
      <w:r w:rsidRPr="004C7407">
        <w:rPr>
          <w:rFonts w:ascii="Times New Roman" w:eastAsia="Times New Roman" w:hAnsi="Times New Roman" w:cs="David"/>
          <w:sz w:val="20"/>
          <w:szCs w:val="24"/>
          <w:u w:val="dotted"/>
          <w:rtl/>
          <w:lang w:eastAsia="he-IL"/>
        </w:rPr>
        <w:tab/>
      </w:r>
      <w:ins w:id="56" w:author="Kook Sec" w:date="2021-01-14T13:12:00Z">
        <w:r w:rsidR="0067159C">
          <w:rPr>
            <w:rFonts w:ascii="Times New Roman" w:eastAsia="Times New Roman" w:hAnsi="Times New Roman" w:cs="David" w:hint="cs"/>
            <w:sz w:val="20"/>
            <w:szCs w:val="24"/>
            <w:u w:val="dotted"/>
            <w:rtl/>
            <w:lang w:eastAsia="he-IL"/>
          </w:rPr>
          <w:t xml:space="preserve">            </w:t>
        </w:r>
      </w:ins>
      <w:r w:rsidR="004C7407">
        <w:rPr>
          <w:rFonts w:ascii="Times New Roman" w:eastAsia="Times New Roman" w:hAnsi="Times New Roman" w:cs="David" w:hint="cs"/>
          <w:sz w:val="20"/>
          <w:szCs w:val="24"/>
          <w:rtl/>
          <w:lang w:eastAsia="he-IL"/>
        </w:rPr>
        <w:t xml:space="preserve"> </w:t>
      </w:r>
      <w:del w:id="57" w:author="Kook Sec" w:date="2021-01-14T13:11:00Z">
        <w:r w:rsidRPr="000B5DC0" w:rsidDel="0067159C">
          <w:rPr>
            <w:rFonts w:ascii="Times New Roman" w:eastAsia="Times New Roman" w:hAnsi="Times New Roman" w:cs="David"/>
            <w:sz w:val="20"/>
            <w:szCs w:val="24"/>
            <w:rtl/>
            <w:lang w:eastAsia="he-IL"/>
          </w:rPr>
          <w:delText>8</w:delText>
        </w:r>
      </w:del>
      <w:ins w:id="58" w:author="Kook Sec" w:date="2021-01-14T13:11:00Z">
        <w:r w:rsidR="0067159C">
          <w:rPr>
            <w:rFonts w:ascii="Times New Roman" w:eastAsia="Times New Roman" w:hAnsi="Times New Roman" w:cs="David" w:hint="cs"/>
            <w:sz w:val="20"/>
            <w:szCs w:val="24"/>
            <w:rtl/>
            <w:lang w:eastAsia="he-IL"/>
          </w:rPr>
          <w:t>10</w:t>
        </w:r>
      </w:ins>
      <w:r w:rsidRPr="000B5DC0">
        <w:rPr>
          <w:rFonts w:ascii="Times New Roman" w:eastAsia="Times New Roman" w:hAnsi="Times New Roman" w:cs="David"/>
          <w:sz w:val="20"/>
          <w:szCs w:val="24"/>
          <w:rtl/>
          <w:lang w:eastAsia="he-IL"/>
        </w:rPr>
        <w:t>%</w:t>
      </w:r>
    </w:p>
    <w:p w14:paraId="7ABB884D" w14:textId="4ADE1128" w:rsidR="000B5DC0" w:rsidRPr="000B5DC0" w:rsidDel="0067159C" w:rsidRDefault="000B5DC0" w:rsidP="000B5DC0">
      <w:pPr>
        <w:widowControl w:val="0"/>
        <w:spacing w:before="0" w:beforeAutospacing="0" w:after="0" w:afterAutospacing="0" w:line="240" w:lineRule="auto"/>
        <w:ind w:left="89"/>
        <w:jc w:val="both"/>
        <w:rPr>
          <w:del w:id="59" w:author="Kook Sec" w:date="2021-01-14T13:12:00Z"/>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r>
      <w:del w:id="60" w:author="Kook Sec" w:date="2021-01-14T13:12:00Z">
        <w:r w:rsidRPr="000B5DC0" w:rsidDel="0067159C">
          <w:rPr>
            <w:rFonts w:ascii="Times New Roman" w:eastAsia="Times New Roman" w:hAnsi="Times New Roman" w:cs="David"/>
            <w:sz w:val="20"/>
            <w:szCs w:val="24"/>
            <w:rtl/>
            <w:lang w:eastAsia="he-IL"/>
          </w:rPr>
          <w:delText xml:space="preserve">לאחר גמר התכנון המפורט והמכרזים, ואישור עבודות שלב זה על </w:delText>
        </w:r>
      </w:del>
    </w:p>
    <w:p w14:paraId="0768DBC6" w14:textId="61076C85" w:rsidR="000B5DC0" w:rsidRPr="000B5DC0" w:rsidRDefault="000B5DC0" w:rsidP="0067159C">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Change w:id="61" w:author="Kook Sec" w:date="2021-01-14T13:12:00Z">
          <w:pPr>
            <w:widowControl w:val="0"/>
            <w:spacing w:before="0" w:beforeAutospacing="0" w:after="0" w:afterAutospacing="0" w:line="240" w:lineRule="auto"/>
            <w:ind w:left="89" w:right="-426"/>
            <w:jc w:val="both"/>
          </w:pPr>
        </w:pPrChange>
      </w:pPr>
      <w:del w:id="62" w:author="Kook Sec" w:date="2021-01-14T13:12:00Z">
        <w:r w:rsidRPr="000B5DC0" w:rsidDel="0067159C">
          <w:rPr>
            <w:rFonts w:ascii="Times New Roman" w:eastAsia="Times New Roman" w:hAnsi="Times New Roman" w:cs="David"/>
            <w:sz w:val="20"/>
            <w:szCs w:val="24"/>
            <w:rtl/>
            <w:lang w:eastAsia="he-IL"/>
          </w:rPr>
          <w:tab/>
        </w:r>
        <w:r w:rsidRPr="000B5DC0" w:rsidDel="0067159C">
          <w:rPr>
            <w:rFonts w:ascii="Times New Roman" w:eastAsia="Times New Roman" w:hAnsi="Times New Roman" w:cs="David"/>
            <w:sz w:val="20"/>
            <w:szCs w:val="24"/>
            <w:rtl/>
            <w:lang w:eastAsia="he-IL"/>
          </w:rPr>
          <w:tab/>
          <w:delText>ידי המזמין</w:delText>
        </w:r>
      </w:del>
      <w:ins w:id="63" w:author="Kook Sec" w:date="2021-01-14T13:12:00Z">
        <w:r w:rsidR="0067159C">
          <w:rPr>
            <w:rFonts w:ascii="Times New Roman" w:eastAsia="Times New Roman" w:hAnsi="Times New Roman" w:cs="David" w:hint="cs"/>
            <w:sz w:val="20"/>
            <w:szCs w:val="24"/>
            <w:rtl/>
            <w:lang w:eastAsia="he-IL"/>
          </w:rPr>
          <w:t>תכנון מפורט</w:t>
        </w:r>
      </w:ins>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del w:id="64" w:author="Kook Sec" w:date="2021-01-14T13:12:00Z">
        <w:r w:rsidRPr="000B5DC0" w:rsidDel="0067159C">
          <w:rPr>
            <w:rFonts w:ascii="Times New Roman" w:eastAsia="Times New Roman" w:hAnsi="Times New Roman" w:cs="David"/>
            <w:sz w:val="20"/>
            <w:szCs w:val="24"/>
            <w:rtl/>
            <w:lang w:eastAsia="he-IL"/>
          </w:rPr>
          <w:delText>30</w:delText>
        </w:r>
      </w:del>
      <w:ins w:id="65" w:author="Kook Sec" w:date="2021-01-14T13:12:00Z">
        <w:r w:rsidR="0067159C">
          <w:rPr>
            <w:rFonts w:ascii="Times New Roman" w:eastAsia="Times New Roman" w:hAnsi="Times New Roman" w:cs="David" w:hint="cs"/>
            <w:sz w:val="20"/>
            <w:szCs w:val="24"/>
            <w:rtl/>
            <w:lang w:eastAsia="he-IL"/>
          </w:rPr>
          <w:t>1</w:t>
        </w:r>
        <w:r w:rsidR="0067159C" w:rsidRPr="000B5DC0">
          <w:rPr>
            <w:rFonts w:ascii="Times New Roman" w:eastAsia="Times New Roman" w:hAnsi="Times New Roman" w:cs="David"/>
            <w:sz w:val="20"/>
            <w:szCs w:val="24"/>
            <w:rtl/>
            <w:lang w:eastAsia="he-IL"/>
          </w:rPr>
          <w:t>0</w:t>
        </w:r>
      </w:ins>
      <w:r w:rsidRPr="000B5DC0">
        <w:rPr>
          <w:rFonts w:ascii="Times New Roman" w:eastAsia="Times New Roman" w:hAnsi="Times New Roman" w:cs="David"/>
          <w:sz w:val="20"/>
          <w:szCs w:val="24"/>
          <w:rtl/>
          <w:lang w:eastAsia="he-IL"/>
        </w:rPr>
        <w:t>%</w:t>
      </w:r>
    </w:p>
    <w:p w14:paraId="5CC400B0" w14:textId="728E71CB"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r>
      <w:del w:id="66" w:author="Kook Sec" w:date="2021-01-14T13:12:00Z">
        <w:r w:rsidRPr="000B5DC0" w:rsidDel="0067159C">
          <w:rPr>
            <w:rFonts w:ascii="Times New Roman" w:eastAsia="Times New Roman" w:hAnsi="Times New Roman" w:cs="David"/>
            <w:sz w:val="20"/>
            <w:szCs w:val="24"/>
            <w:rtl/>
            <w:lang w:eastAsia="he-IL"/>
          </w:rPr>
          <w:delText>לאחר גמר הוצאת תכניות לביצוע</w:delText>
        </w:r>
        <w:r w:rsidRPr="000B5DC0" w:rsidDel="0067159C">
          <w:rPr>
            <w:rFonts w:ascii="Times New Roman" w:eastAsia="Times New Roman" w:hAnsi="Times New Roman" w:cs="David"/>
            <w:sz w:val="20"/>
            <w:szCs w:val="24"/>
            <w:rtl/>
            <w:lang w:eastAsia="he-IL"/>
          </w:rPr>
          <w:tab/>
        </w:r>
      </w:del>
      <w:ins w:id="67" w:author="Kook Sec" w:date="2021-01-14T13:12:00Z">
        <w:r w:rsidR="0067159C">
          <w:rPr>
            <w:rFonts w:ascii="Times New Roman" w:eastAsia="Times New Roman" w:hAnsi="Times New Roman" w:cs="David" w:hint="cs"/>
            <w:sz w:val="20"/>
            <w:szCs w:val="24"/>
            <w:rtl/>
            <w:lang w:eastAsia="he-IL"/>
          </w:rPr>
          <w:t xml:space="preserve">עריכת תכניות למכרז             </w:t>
        </w:r>
      </w:ins>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ins w:id="68" w:author="Kook Sec" w:date="2021-01-14T13:13:00Z">
        <w:r w:rsidR="0067159C" w:rsidRPr="004C7407">
          <w:rPr>
            <w:rFonts w:ascii="Times New Roman" w:eastAsia="Times New Roman" w:hAnsi="Times New Roman" w:cs="David"/>
            <w:sz w:val="20"/>
            <w:szCs w:val="24"/>
            <w:u w:val="dotted"/>
            <w:rtl/>
            <w:lang w:eastAsia="he-IL"/>
          </w:rPr>
          <w:tab/>
        </w:r>
      </w:ins>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del w:id="69" w:author="Kook Sec" w:date="2021-01-14T13:13:00Z">
        <w:r w:rsidRPr="000B5DC0" w:rsidDel="0067159C">
          <w:rPr>
            <w:rFonts w:ascii="Times New Roman" w:eastAsia="Times New Roman" w:hAnsi="Times New Roman" w:cs="David"/>
            <w:sz w:val="20"/>
            <w:szCs w:val="24"/>
            <w:rtl/>
            <w:lang w:eastAsia="he-IL"/>
          </w:rPr>
          <w:delText>12</w:delText>
        </w:r>
      </w:del>
      <w:ins w:id="70" w:author="Kook Sec" w:date="2021-01-14T13:13:00Z">
        <w:r w:rsidR="0067159C">
          <w:rPr>
            <w:rFonts w:ascii="Times New Roman" w:eastAsia="Times New Roman" w:hAnsi="Times New Roman" w:cs="David" w:hint="cs"/>
            <w:sz w:val="20"/>
            <w:szCs w:val="24"/>
            <w:rtl/>
            <w:lang w:eastAsia="he-IL"/>
          </w:rPr>
          <w:t>10</w:t>
        </w:r>
      </w:ins>
      <w:r w:rsidRPr="000B5DC0">
        <w:rPr>
          <w:rFonts w:ascii="Times New Roman" w:eastAsia="Times New Roman" w:hAnsi="Times New Roman" w:cs="David"/>
          <w:sz w:val="20"/>
          <w:szCs w:val="24"/>
          <w:rtl/>
          <w:lang w:eastAsia="he-IL"/>
        </w:rPr>
        <w:t>%</w:t>
      </w:r>
    </w:p>
    <w:p w14:paraId="665B3DE5" w14:textId="3CD74346"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r>
      <w:del w:id="71" w:author="Kook Sec" w:date="2021-01-14T13:13:00Z">
        <w:r w:rsidRPr="000B5DC0" w:rsidDel="0067159C">
          <w:rPr>
            <w:rFonts w:ascii="Times New Roman" w:eastAsia="Times New Roman" w:hAnsi="Times New Roman" w:cs="David"/>
            <w:sz w:val="20"/>
            <w:szCs w:val="24"/>
            <w:rtl/>
            <w:lang w:eastAsia="he-IL"/>
          </w:rPr>
          <w:delText>במהלך ביצוע הפיקוח העליון</w:delText>
        </w:r>
      </w:del>
      <w:ins w:id="72" w:author="Kook Sec" w:date="2021-01-14T13:13:00Z">
        <w:r w:rsidR="0067159C">
          <w:rPr>
            <w:rFonts w:ascii="Times New Roman" w:eastAsia="Times New Roman" w:hAnsi="Times New Roman" w:cs="David" w:hint="cs"/>
            <w:sz w:val="20"/>
            <w:szCs w:val="24"/>
            <w:rtl/>
            <w:lang w:eastAsia="he-IL"/>
          </w:rPr>
          <w:t>עריכת תכניות לביצוע</w:t>
        </w:r>
      </w:ins>
      <w:r w:rsidR="004C7407">
        <w:rPr>
          <w:rFonts w:ascii="Times New Roman" w:eastAsia="Times New Roman" w:hAnsi="Times New Roman" w:cs="David" w:hint="cs"/>
          <w:sz w:val="20"/>
          <w:szCs w:val="24"/>
          <w:rtl/>
          <w:lang w:eastAsia="he-IL"/>
        </w:rPr>
        <w:t xml:space="preserve"> </w:t>
      </w:r>
      <w:ins w:id="73" w:author="Kook Sec" w:date="2021-01-14T13:14:00Z">
        <w:r w:rsidR="0067159C">
          <w:rPr>
            <w:rFonts w:ascii="Times New Roman" w:eastAsia="Times New Roman" w:hAnsi="Times New Roman" w:cs="David" w:hint="cs"/>
            <w:sz w:val="20"/>
            <w:szCs w:val="24"/>
            <w:rtl/>
            <w:lang w:eastAsia="he-IL"/>
          </w:rPr>
          <w:t xml:space="preserve">     </w:t>
        </w:r>
      </w:ins>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ins w:id="74" w:author="Kook Sec" w:date="2021-01-14T13:13:00Z">
        <w:r w:rsidR="0067159C" w:rsidRPr="004C7407">
          <w:rPr>
            <w:rFonts w:ascii="Times New Roman" w:eastAsia="Times New Roman" w:hAnsi="Times New Roman" w:cs="David"/>
            <w:sz w:val="20"/>
            <w:szCs w:val="24"/>
            <w:u w:val="dotted"/>
            <w:rtl/>
            <w:lang w:eastAsia="he-IL"/>
          </w:rPr>
          <w:tab/>
        </w:r>
      </w:ins>
      <w:r w:rsidR="004C7407" w:rsidRPr="004C7407">
        <w:rPr>
          <w:rFonts w:ascii="Times New Roman" w:eastAsia="Times New Roman" w:hAnsi="Times New Roman" w:cs="David" w:hint="cs"/>
          <w:sz w:val="20"/>
          <w:szCs w:val="24"/>
          <w:u w:val="dotted"/>
          <w:rtl/>
          <w:lang w:eastAsia="he-IL"/>
        </w:rPr>
        <w:t xml:space="preserve">       </w:t>
      </w:r>
      <w:ins w:id="75" w:author="Kook Sec" w:date="2021-01-14T13:13:00Z">
        <w:r w:rsidR="0067159C" w:rsidRPr="004C7407">
          <w:rPr>
            <w:rFonts w:ascii="Times New Roman" w:eastAsia="Times New Roman" w:hAnsi="Times New Roman" w:cs="David"/>
            <w:sz w:val="20"/>
            <w:szCs w:val="24"/>
            <w:u w:val="dotted"/>
            <w:rtl/>
            <w:lang w:eastAsia="he-IL"/>
          </w:rPr>
          <w:tab/>
        </w:r>
      </w:ins>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del w:id="76" w:author="Kook Sec" w:date="2021-01-14T13:13:00Z">
        <w:r w:rsidRPr="000B5DC0" w:rsidDel="0067159C">
          <w:rPr>
            <w:rFonts w:ascii="Times New Roman" w:eastAsia="Times New Roman" w:hAnsi="Times New Roman" w:cs="David"/>
            <w:sz w:val="20"/>
            <w:szCs w:val="24"/>
            <w:rtl/>
            <w:lang w:eastAsia="he-IL"/>
          </w:rPr>
          <w:delText>15</w:delText>
        </w:r>
      </w:del>
      <w:ins w:id="77" w:author="Kook Sec" w:date="2021-01-14T13:13:00Z">
        <w:r w:rsidR="0067159C">
          <w:rPr>
            <w:rFonts w:ascii="Times New Roman" w:eastAsia="Times New Roman" w:hAnsi="Times New Roman" w:cs="David" w:hint="cs"/>
            <w:sz w:val="20"/>
            <w:szCs w:val="24"/>
            <w:rtl/>
            <w:lang w:eastAsia="he-IL"/>
          </w:rPr>
          <w:t>10</w:t>
        </w:r>
      </w:ins>
      <w:r w:rsidRPr="000B5DC0">
        <w:rPr>
          <w:rFonts w:ascii="Times New Roman" w:eastAsia="Times New Roman" w:hAnsi="Times New Roman" w:cs="David"/>
          <w:sz w:val="20"/>
          <w:szCs w:val="24"/>
          <w:rtl/>
          <w:lang w:eastAsia="he-IL"/>
        </w:rPr>
        <w:t>%</w:t>
      </w:r>
      <w:r w:rsidR="004C7407">
        <w:rPr>
          <w:rFonts w:ascii="Times New Roman" w:eastAsia="Times New Roman" w:hAnsi="Times New Roman" w:cs="David" w:hint="cs"/>
          <w:sz w:val="20"/>
          <w:szCs w:val="24"/>
          <w:rtl/>
          <w:lang w:eastAsia="he-IL"/>
        </w:rPr>
        <w:t xml:space="preserve">        </w:t>
      </w:r>
    </w:p>
    <w:p w14:paraId="556271DA" w14:textId="1763C556" w:rsidR="000B5DC0" w:rsidRPr="000B5DC0" w:rsidDel="0067159C" w:rsidRDefault="000B5DC0" w:rsidP="0067159C">
      <w:pPr>
        <w:widowControl w:val="0"/>
        <w:spacing w:before="0" w:beforeAutospacing="0" w:after="0" w:afterAutospacing="0" w:line="240" w:lineRule="auto"/>
        <w:ind w:left="89"/>
        <w:jc w:val="both"/>
        <w:rPr>
          <w:del w:id="78" w:author="Kook Sec" w:date="2021-01-14T13:14:00Z"/>
          <w:rFonts w:ascii="Times New Roman" w:eastAsia="Times New Roman" w:hAnsi="Times New Roman" w:cs="David"/>
          <w:sz w:val="20"/>
          <w:szCs w:val="24"/>
          <w:rtl/>
          <w:lang w:eastAsia="he-IL"/>
        </w:rPr>
        <w:pPrChange w:id="79" w:author="Kook Sec" w:date="2021-01-14T13:14:00Z">
          <w:pPr>
            <w:widowControl w:val="0"/>
            <w:spacing w:before="0" w:beforeAutospacing="0" w:after="0" w:afterAutospacing="0" w:line="240" w:lineRule="auto"/>
            <w:ind w:left="89"/>
            <w:jc w:val="both"/>
          </w:pPr>
        </w:pPrChange>
      </w:pPr>
      <w:r w:rsidRPr="000B5DC0">
        <w:rPr>
          <w:rFonts w:ascii="Times New Roman" w:eastAsia="Times New Roman" w:hAnsi="Times New Roman" w:cs="David"/>
          <w:sz w:val="20"/>
          <w:szCs w:val="24"/>
          <w:rtl/>
          <w:lang w:eastAsia="he-IL"/>
        </w:rPr>
        <w:tab/>
      </w:r>
      <w:del w:id="80" w:author="Kook Sec" w:date="2021-01-14T13:14:00Z">
        <w:r w:rsidRPr="000B5DC0" w:rsidDel="0067159C">
          <w:rPr>
            <w:rFonts w:ascii="Times New Roman" w:eastAsia="Times New Roman" w:hAnsi="Times New Roman" w:cs="David"/>
            <w:sz w:val="20"/>
            <w:szCs w:val="24"/>
            <w:rtl/>
            <w:lang w:eastAsia="he-IL"/>
          </w:rPr>
          <w:delText>1.7</w:delText>
        </w:r>
        <w:r w:rsidRPr="000B5DC0" w:rsidDel="0067159C">
          <w:rPr>
            <w:rFonts w:ascii="Times New Roman" w:eastAsia="Times New Roman" w:hAnsi="Times New Roman" w:cs="David"/>
            <w:sz w:val="20"/>
            <w:szCs w:val="24"/>
            <w:rtl/>
            <w:lang w:eastAsia="he-IL"/>
          </w:rPr>
          <w:tab/>
          <w:delText>לאחר גמר ביצוע העבודות בהתאם לחוזה זה, הפעלת הפרויקט</w:delText>
        </w:r>
      </w:del>
    </w:p>
    <w:p w14:paraId="3CB6951B" w14:textId="699639A0" w:rsidR="000B5DC0" w:rsidRPr="000B5DC0" w:rsidDel="0067159C" w:rsidRDefault="000B5DC0" w:rsidP="0067159C">
      <w:pPr>
        <w:widowControl w:val="0"/>
        <w:spacing w:before="0" w:beforeAutospacing="0" w:after="0" w:afterAutospacing="0" w:line="240" w:lineRule="auto"/>
        <w:ind w:left="89"/>
        <w:jc w:val="both"/>
        <w:rPr>
          <w:del w:id="81" w:author="Kook Sec" w:date="2021-01-14T13:14:00Z"/>
          <w:rFonts w:ascii="Times New Roman" w:eastAsia="Times New Roman" w:hAnsi="Times New Roman" w:cs="David"/>
          <w:sz w:val="20"/>
          <w:szCs w:val="24"/>
          <w:rtl/>
          <w:lang w:eastAsia="he-IL"/>
        </w:rPr>
        <w:pPrChange w:id="82" w:author="Kook Sec" w:date="2021-01-14T13:14:00Z">
          <w:pPr>
            <w:widowControl w:val="0"/>
            <w:spacing w:before="0" w:beforeAutospacing="0" w:after="0" w:afterAutospacing="0" w:line="240" w:lineRule="auto"/>
            <w:ind w:left="89"/>
            <w:jc w:val="both"/>
          </w:pPr>
        </w:pPrChange>
      </w:pPr>
      <w:del w:id="83" w:author="Kook Sec" w:date="2021-01-14T13:14:00Z">
        <w:r w:rsidRPr="000B5DC0" w:rsidDel="0067159C">
          <w:rPr>
            <w:rFonts w:ascii="Times New Roman" w:eastAsia="Times New Roman" w:hAnsi="Times New Roman" w:cs="David"/>
            <w:sz w:val="20"/>
            <w:szCs w:val="24"/>
            <w:rtl/>
            <w:lang w:eastAsia="he-IL"/>
          </w:rPr>
          <w:tab/>
        </w:r>
        <w:r w:rsidRPr="000B5DC0" w:rsidDel="0067159C">
          <w:rPr>
            <w:rFonts w:ascii="Times New Roman" w:eastAsia="Times New Roman" w:hAnsi="Times New Roman" w:cs="David"/>
            <w:sz w:val="20"/>
            <w:szCs w:val="24"/>
            <w:rtl/>
            <w:lang w:eastAsia="he-IL"/>
          </w:rPr>
          <w:tab/>
          <w:delText xml:space="preserve">וקבלתו על ידי המזמין, ולאחר בדיקת החשבונות הסופיים של </w:delText>
        </w:r>
      </w:del>
    </w:p>
    <w:p w14:paraId="43830FA4" w14:textId="432D909B" w:rsidR="000B5DC0" w:rsidRPr="000B5DC0" w:rsidDel="0067159C" w:rsidRDefault="000B5DC0" w:rsidP="0067159C">
      <w:pPr>
        <w:widowControl w:val="0"/>
        <w:spacing w:before="0" w:beforeAutospacing="0" w:after="0" w:afterAutospacing="0" w:line="240" w:lineRule="auto"/>
        <w:ind w:left="89"/>
        <w:jc w:val="both"/>
        <w:rPr>
          <w:del w:id="84" w:author="Kook Sec" w:date="2021-01-14T13:14:00Z"/>
          <w:rFonts w:ascii="Times New Roman" w:eastAsia="Times New Roman" w:hAnsi="Times New Roman" w:cs="David"/>
          <w:sz w:val="20"/>
          <w:szCs w:val="24"/>
          <w:rtl/>
          <w:lang w:eastAsia="he-IL"/>
        </w:rPr>
        <w:pPrChange w:id="85" w:author="Kook Sec" w:date="2021-01-14T13:14:00Z">
          <w:pPr>
            <w:widowControl w:val="0"/>
            <w:spacing w:before="0" w:beforeAutospacing="0" w:after="0" w:afterAutospacing="0" w:line="240" w:lineRule="auto"/>
            <w:ind w:left="89"/>
            <w:jc w:val="both"/>
          </w:pPr>
        </w:pPrChange>
      </w:pPr>
      <w:del w:id="86" w:author="Kook Sec" w:date="2021-01-14T13:14:00Z">
        <w:r w:rsidRPr="000B5DC0" w:rsidDel="0067159C">
          <w:rPr>
            <w:rFonts w:ascii="Times New Roman" w:eastAsia="Times New Roman" w:hAnsi="Times New Roman" w:cs="David"/>
            <w:sz w:val="20"/>
            <w:szCs w:val="24"/>
            <w:rtl/>
            <w:lang w:eastAsia="he-IL"/>
          </w:rPr>
          <w:tab/>
        </w:r>
        <w:r w:rsidRPr="000B5DC0" w:rsidDel="0067159C">
          <w:rPr>
            <w:rFonts w:ascii="Times New Roman" w:eastAsia="Times New Roman" w:hAnsi="Times New Roman" w:cs="David"/>
            <w:sz w:val="20"/>
            <w:szCs w:val="24"/>
            <w:rtl/>
            <w:lang w:eastAsia="he-IL"/>
          </w:rPr>
          <w:tab/>
          <w:delText xml:space="preserve">העבודות ושל הספקים בתכנון המתכנן ואישורם על ידי המזמין, </w:delText>
        </w:r>
      </w:del>
    </w:p>
    <w:p w14:paraId="491E7A80" w14:textId="5CA4E806" w:rsidR="000B5DC0" w:rsidRPr="000B5DC0" w:rsidRDefault="000B5DC0" w:rsidP="0067159C">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del w:id="87" w:author="Kook Sec" w:date="2021-01-14T13:14:00Z">
        <w:r w:rsidRPr="000B5DC0" w:rsidDel="0067159C">
          <w:rPr>
            <w:rFonts w:ascii="Times New Roman" w:eastAsia="Times New Roman" w:hAnsi="Times New Roman" w:cs="David"/>
            <w:sz w:val="20"/>
            <w:szCs w:val="24"/>
            <w:rtl/>
            <w:lang w:eastAsia="he-IL"/>
          </w:rPr>
          <w:tab/>
        </w:r>
        <w:r w:rsidRPr="000B5DC0" w:rsidDel="0067159C">
          <w:rPr>
            <w:rFonts w:ascii="Times New Roman" w:eastAsia="Times New Roman" w:hAnsi="Times New Roman" w:cs="David"/>
            <w:sz w:val="20"/>
            <w:szCs w:val="24"/>
            <w:rtl/>
            <w:lang w:eastAsia="he-IL"/>
          </w:rPr>
          <w:tab/>
          <w:delText>וקבלת אישור לאכלוס</w:delText>
        </w:r>
      </w:del>
      <w:r w:rsidRPr="000B5DC0">
        <w:rPr>
          <w:rFonts w:ascii="Times New Roman" w:eastAsia="Times New Roman" w:hAnsi="Times New Roman" w:cs="David"/>
          <w:sz w:val="20"/>
          <w:szCs w:val="24"/>
          <w:rtl/>
          <w:lang w:eastAsia="he-IL"/>
        </w:rPr>
        <w:t>1.</w:t>
      </w:r>
      <w:r w:rsidR="0067159C">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ab/>
        <w:t>פיקוח עליון</w:t>
      </w:r>
      <w:r w:rsidR="0067159C">
        <w:rPr>
          <w:rFonts w:ascii="Times New Roman" w:eastAsia="Times New Roman" w:hAnsi="Times New Roman" w:cs="David" w:hint="cs"/>
          <w:sz w:val="20"/>
          <w:szCs w:val="24"/>
          <w:rtl/>
          <w:lang w:eastAsia="he-IL"/>
        </w:rPr>
        <w:t xml:space="preserve">           </w:t>
      </w:r>
      <w:r w:rsidR="0067159C">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0067159C">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67159C" w:rsidRPr="004C7407">
        <w:rPr>
          <w:rFonts w:ascii="Times New Roman" w:eastAsia="Times New Roman" w:hAnsi="Times New Roman" w:cs="David"/>
          <w:sz w:val="20"/>
          <w:szCs w:val="24"/>
          <w:u w:val="dotted"/>
          <w:rtl/>
          <w:lang w:eastAsia="he-IL"/>
        </w:rPr>
        <w:tab/>
      </w:r>
      <w:r w:rsidR="0067159C">
        <w:rPr>
          <w:rFonts w:ascii="Times New Roman" w:eastAsia="Times New Roman" w:hAnsi="Times New Roman" w:cs="David" w:hint="cs"/>
          <w:sz w:val="20"/>
          <w:szCs w:val="24"/>
          <w:u w:val="dotted"/>
          <w:rtl/>
          <w:lang w:eastAsia="he-IL"/>
        </w:rPr>
        <w:t xml:space="preserve"> </w:t>
      </w:r>
      <w:bookmarkStart w:id="88" w:name="_Hlk61522639"/>
      <w:r w:rsidR="0067159C">
        <w:rPr>
          <w:rFonts w:ascii="Times New Roman" w:eastAsia="Times New Roman" w:hAnsi="Times New Roman" w:cs="David" w:hint="cs"/>
          <w:sz w:val="20"/>
          <w:szCs w:val="24"/>
          <w:u w:val="dotted"/>
          <w:rtl/>
          <w:lang w:eastAsia="he-IL"/>
        </w:rPr>
        <w:t xml:space="preserve">      </w:t>
      </w:r>
      <w:bookmarkEnd w:id="88"/>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0067159C">
        <w:rPr>
          <w:rFonts w:ascii="Times New Roman" w:eastAsia="Times New Roman" w:hAnsi="Times New Roman" w:cs="David" w:hint="cs"/>
          <w:sz w:val="20"/>
          <w:szCs w:val="24"/>
          <w:rtl/>
          <w:lang w:eastAsia="he-IL"/>
        </w:rPr>
        <w:t>15</w:t>
      </w:r>
      <w:r w:rsidRPr="000B5DC0">
        <w:rPr>
          <w:rFonts w:ascii="Times New Roman" w:eastAsia="Times New Roman" w:hAnsi="Times New Roman" w:cs="David"/>
          <w:sz w:val="20"/>
          <w:szCs w:val="24"/>
          <w:rtl/>
          <w:lang w:eastAsia="he-IL"/>
        </w:rPr>
        <w:t>%</w:t>
      </w:r>
      <w:r w:rsidR="0067159C">
        <w:rPr>
          <w:rFonts w:ascii="Times New Roman" w:eastAsia="Times New Roman" w:hAnsi="Times New Roman" w:cs="David"/>
          <w:sz w:val="20"/>
          <w:szCs w:val="24"/>
          <w:rtl/>
          <w:lang w:eastAsia="he-IL"/>
        </w:rPr>
        <w:tab/>
      </w:r>
      <w:r w:rsidR="0067159C">
        <w:rPr>
          <w:rFonts w:ascii="Times New Roman" w:eastAsia="Times New Roman" w:hAnsi="Times New Roman" w:cs="David" w:hint="cs"/>
          <w:sz w:val="20"/>
          <w:szCs w:val="24"/>
          <w:rtl/>
          <w:lang w:eastAsia="he-IL"/>
        </w:rPr>
        <w:t xml:space="preserve">    </w:t>
      </w:r>
    </w:p>
    <w:p w14:paraId="314E6175"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26FDA0FE"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6B1601CB"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bookmarkStart w:id="89" w:name="_GoBack"/>
      <w:bookmarkEnd w:id="89"/>
    </w:p>
    <w:p w14:paraId="464FBA90"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ז' לחוזה.</w:t>
      </w:r>
    </w:p>
    <w:p w14:paraId="7BB4FCDA"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69552F87"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040D4376"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0BE1AB2F"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6B70EF15"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6690DDA1"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Pr="007E01A6">
            <w:rPr>
              <w:rStyle w:val="AutoFieldChar"/>
              <w:rFonts w:eastAsiaTheme="minorHAnsi"/>
              <w:color w:val="00B0F0"/>
              <w:rtl/>
            </w:rPr>
            <w:t>[תאריך חתימת חוזה]</w:t>
          </w:r>
        </w:sdtContent>
      </w:sdt>
      <w:r w:rsidRPr="00435A20">
        <w:rPr>
          <w:rFonts w:ascii="Times New Roman" w:eastAsia="Times New Roman" w:hAnsi="Times New Roman" w:cs="David"/>
          <w:bCs/>
          <w:color w:val="FF0000"/>
          <w:sz w:val="24"/>
          <w:szCs w:val="24"/>
          <w:rtl/>
          <w:lang w:eastAsia="he-IL"/>
        </w:rPr>
        <w:br/>
      </w:r>
    </w:p>
    <w:p w14:paraId="5E9363F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77006CD" w14:textId="77777777" w:rsidR="00DF6A6B" w:rsidRPr="00435A20" w:rsidRDefault="00034D68"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90" w:author="Kook Sec" w:date="2021-01-14T12:50: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 xml:space="preserve">513313148     </w:t>
            </w:r>
            <w:r>
              <w:rPr>
                <w:rFonts w:ascii="Times New Roman" w:eastAsia="Times New Roman" w:hAnsi="Times New Roman" w:cs="David"/>
                <w:color w:val="008000"/>
                <w:sz w:val="24"/>
                <w:szCs w:val="24"/>
                <w:rtl/>
                <w:lang w:eastAsia="he-IL"/>
              </w:rPr>
              <w:br/>
            </w:r>
          </w:ins>
        </w:p>
      </w:sdtContent>
    </w:sdt>
    <w:p w14:paraId="7FC1C62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7DBC4A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5513DF2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664ECFA"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18E41EC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7E21D9" w14:textId="108EB7E4"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1"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2"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3"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3BE53BFA"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3ABDDD" w14:textId="60FB23F6"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4"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5" w:author="Kook Sec" w:date="2021-01-14T12:54:00Z">
            <w:r w:rsidR="00034D68">
              <w:rPr>
                <w:rFonts w:ascii="Times New Roman" w:eastAsia="Times New Roman" w:hAnsi="Times New Roman" w:cs="David"/>
                <w:bCs/>
                <w:color w:val="008000"/>
                <w:sz w:val="24"/>
                <w:szCs w:val="24"/>
                <w:rtl/>
                <w:lang w:eastAsia="he-IL"/>
              </w:rPr>
              <w:t>א.מ. ישראל מגורים פיתוח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C92A22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64587C" w14:textId="7AC75DCE"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6"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04A37979"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0E77C411" w14:textId="3BF973A8"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7"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23A980FE"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8C6485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29D1468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8BB9F4"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69AAB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C72FF5"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13879F0D"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ED6F6B"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33D83077"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7C821D8"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3C7226E" w14:textId="1F118C63"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98"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p>
    <w:p w14:paraId="298089F6"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3397E74"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0FB50B0D"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2F759C35"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כתובת:__________</w:t>
      </w:r>
    </w:p>
    <w:p w14:paraId="4DF676B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0335460B" w14:textId="77777777"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DCCB544"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2152BE0F"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7E521372" w14:textId="77777777" w:rsidR="00C77045" w:rsidRPr="0009511C" w:rsidRDefault="00C77045" w:rsidP="00C7704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DC0FFFD"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60296540"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2F1E2802"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32F1B3D0"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7D8BF94B"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DE79E11"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9A7DAB4"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77DEDD9"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51AA275"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9D72976"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E5E6E3B"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7B7A984" w14:textId="77777777" w:rsidR="00C77045" w:rsidRPr="0009511C" w:rsidRDefault="00C77045" w:rsidP="00C7704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5BEF3638" w14:textId="77777777" w:rsidR="00C77045" w:rsidRPr="0009511C" w:rsidRDefault="00C77045" w:rsidP="00C77045">
      <w:pPr>
        <w:ind w:left="364"/>
        <w:contextualSpacing/>
        <w:rPr>
          <w:rFonts w:ascii="Times New Roman" w:eastAsia="Calibri" w:hAnsi="Times New Roman" w:cs="Arial"/>
          <w:rtl/>
        </w:rPr>
      </w:pPr>
    </w:p>
    <w:p w14:paraId="02FFF98F"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15960D"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2A45EC"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C92702"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EA3B03"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E6C046"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6B23A2"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42CE67"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F50303"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814968"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4E9E0EA"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B664B73"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693779"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81D560"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E3BB77"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9B73D0"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B6B32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03A8A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6AAF98"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DF1D48"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731C6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16CC6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ABF670"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1A05EC"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620368"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2969F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D444D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61A07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56673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C3D08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2483F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E6A2C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FF40D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66AFA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6D5AB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3D9EB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FE4E23"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085A0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7272B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A6DA53"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127CD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4B2F87"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6AFA1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0989CB"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9F7FC20" w14:textId="7777777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9902720"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A39C5C0" w14:textId="77777777" w:rsidR="00C77045" w:rsidRPr="00400B84" w:rsidRDefault="00C77045" w:rsidP="00C770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77045" w:rsidRPr="0009511C" w14:paraId="329F78EE" w14:textId="77777777" w:rsidTr="00034D68">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5642965"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E94EEF0"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C77045" w:rsidRPr="0009511C" w14:paraId="30BED76C" w14:textId="77777777" w:rsidTr="00034D68">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AEF1329"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77045" w:rsidRPr="0009511C" w14:paraId="0C48C8ED" w14:textId="77777777" w:rsidTr="00034D68">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45B27AC"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80DB85E"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166C18C"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E1BD1B3"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C77045" w:rsidRPr="0009511C" w14:paraId="1A60AF1E" w14:textId="77777777" w:rsidTr="00034D68">
        <w:trPr>
          <w:trHeight w:val="551"/>
        </w:trPr>
        <w:tc>
          <w:tcPr>
            <w:tcW w:w="4068" w:type="dxa"/>
            <w:tcBorders>
              <w:top w:val="single" w:sz="4" w:space="0" w:color="auto"/>
              <w:left w:val="single" w:sz="4" w:space="0" w:color="auto"/>
              <w:bottom w:val="single" w:sz="4" w:space="0" w:color="auto"/>
              <w:right w:val="single" w:sz="4" w:space="0" w:color="auto"/>
            </w:tcBorders>
            <w:hideMark/>
          </w:tcPr>
          <w:p w14:paraId="5F50DA2D"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BCEE563"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B42D62B"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E1EE2E0"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p>
          <w:p w14:paraId="21F26825"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B9212D4"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DE9427B"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p>
          <w:p w14:paraId="58A83F13"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988A64D"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p>
        </w:tc>
      </w:tr>
      <w:tr w:rsidR="00C77045" w:rsidRPr="0009511C" w14:paraId="21E26000" w14:textId="77777777" w:rsidTr="00034D68">
        <w:trPr>
          <w:trHeight w:val="571"/>
        </w:trPr>
        <w:tc>
          <w:tcPr>
            <w:tcW w:w="4068" w:type="dxa"/>
            <w:tcBorders>
              <w:top w:val="single" w:sz="4" w:space="0" w:color="auto"/>
              <w:left w:val="single" w:sz="4" w:space="0" w:color="auto"/>
              <w:bottom w:val="single" w:sz="4" w:space="0" w:color="auto"/>
              <w:right w:val="single" w:sz="4" w:space="0" w:color="auto"/>
            </w:tcBorders>
            <w:hideMark/>
          </w:tcPr>
          <w:p w14:paraId="0A2ACEE5"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74FD520"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CAFED5D"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31E03A" w14:textId="77777777" w:rsidR="00C77045" w:rsidRPr="0009511C" w:rsidRDefault="00C77045" w:rsidP="00034D68">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73E9EF" w14:textId="77777777" w:rsidR="00C77045" w:rsidRPr="0009511C" w:rsidRDefault="00C77045" w:rsidP="00034D68">
            <w:pPr>
              <w:spacing w:before="0" w:beforeAutospacing="0" w:after="0" w:afterAutospacing="0" w:line="256" w:lineRule="auto"/>
              <w:rPr>
                <w:rFonts w:ascii="David" w:eastAsia="Calibri" w:hAnsi="David" w:cs="David"/>
                <w:b/>
                <w:sz w:val="24"/>
                <w:szCs w:val="24"/>
                <w:lang w:eastAsia="he-IL"/>
              </w:rPr>
            </w:pPr>
          </w:p>
        </w:tc>
      </w:tr>
      <w:tr w:rsidR="00C77045" w:rsidRPr="0009511C" w14:paraId="06A49186" w14:textId="77777777" w:rsidTr="00034D68">
        <w:trPr>
          <w:trHeight w:val="391"/>
        </w:trPr>
        <w:tc>
          <w:tcPr>
            <w:tcW w:w="4068" w:type="dxa"/>
            <w:tcBorders>
              <w:top w:val="single" w:sz="4" w:space="0" w:color="auto"/>
              <w:left w:val="single" w:sz="4" w:space="0" w:color="auto"/>
              <w:bottom w:val="single" w:sz="4" w:space="0" w:color="auto"/>
              <w:right w:val="single" w:sz="4" w:space="0" w:color="auto"/>
            </w:tcBorders>
            <w:hideMark/>
          </w:tcPr>
          <w:p w14:paraId="0489A23E"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F21C784"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DEFE620" w14:textId="77777777" w:rsidR="00C77045" w:rsidRPr="0009511C" w:rsidRDefault="00C77045" w:rsidP="00034D68">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5C24EE" w14:textId="77777777" w:rsidR="00C77045" w:rsidRPr="0009511C" w:rsidRDefault="00C77045" w:rsidP="00034D68">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0186FD" w14:textId="77777777" w:rsidR="00C77045" w:rsidRPr="0009511C" w:rsidRDefault="00C77045" w:rsidP="00034D68">
            <w:pPr>
              <w:spacing w:before="0" w:beforeAutospacing="0" w:after="0" w:afterAutospacing="0" w:line="256" w:lineRule="auto"/>
              <w:rPr>
                <w:rFonts w:ascii="David" w:eastAsia="Calibri" w:hAnsi="David" w:cs="David"/>
                <w:b/>
                <w:sz w:val="24"/>
                <w:szCs w:val="24"/>
                <w:lang w:eastAsia="he-IL"/>
              </w:rPr>
            </w:pPr>
          </w:p>
        </w:tc>
      </w:tr>
    </w:tbl>
    <w:p w14:paraId="726F6D96" w14:textId="77777777" w:rsidR="00C77045" w:rsidRPr="0009511C" w:rsidRDefault="00C77045" w:rsidP="00C7704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77045" w:rsidRPr="0009511C" w14:paraId="27E64A66" w14:textId="77777777" w:rsidTr="00034D68">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7CBFE44"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C77045" w:rsidRPr="0009511C" w14:paraId="1A638C6D" w14:textId="77777777" w:rsidTr="00034D68">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8C100C6"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F477DFA"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p w14:paraId="64B8B5B0"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D1F00EC"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9732B5C"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2534927"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2A4A1D"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16A186B"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E37B190"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9A3C257"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C77045" w:rsidRPr="0009511C" w14:paraId="43030C88" w14:textId="77777777" w:rsidTr="00034D68">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80EFF25" w14:textId="77777777" w:rsidR="00C77045" w:rsidRPr="0009511C" w:rsidRDefault="00C77045" w:rsidP="00034D68">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25F2E91" w14:textId="77777777" w:rsidR="00C77045" w:rsidRPr="0009511C" w:rsidRDefault="00C77045" w:rsidP="00034D68">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88A61E4" w14:textId="77777777" w:rsidR="00C77045" w:rsidRPr="0009511C" w:rsidRDefault="00C77045" w:rsidP="00034D68">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FDA5359" w14:textId="77777777" w:rsidR="00C77045" w:rsidRPr="0009511C" w:rsidRDefault="00C77045" w:rsidP="00034D68">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5BC7045" w14:textId="77777777" w:rsidR="00C77045" w:rsidRPr="0009511C" w:rsidRDefault="00C77045" w:rsidP="00034D68">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92BF97B"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70ECB9D"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DA5F709" w14:textId="77777777" w:rsidR="00C77045" w:rsidRPr="0009511C" w:rsidRDefault="00C77045" w:rsidP="00034D68">
            <w:pPr>
              <w:spacing w:before="0" w:beforeAutospacing="0" w:after="0" w:afterAutospacing="0" w:line="256" w:lineRule="auto"/>
              <w:rPr>
                <w:rFonts w:ascii="David" w:eastAsia="Calibri" w:hAnsi="David" w:cs="David"/>
                <w:sz w:val="24"/>
                <w:szCs w:val="24"/>
                <w:lang w:eastAsia="he-IL"/>
              </w:rPr>
            </w:pPr>
          </w:p>
        </w:tc>
      </w:tr>
      <w:tr w:rsidR="00C77045" w:rsidRPr="0009511C" w14:paraId="0EB7815E" w14:textId="77777777" w:rsidTr="00034D6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7048556"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37C1C78"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B5CF479"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81B875E"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2510F1"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007C7B0"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584987B"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ADA95F3" w14:textId="77777777" w:rsidR="00C77045" w:rsidRPr="0009511C" w:rsidRDefault="00C77045" w:rsidP="00034D68">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C77045" w:rsidRPr="0009511C" w14:paraId="61B2D1CD" w14:textId="77777777" w:rsidTr="00034D6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0EAB0D1"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68E0836"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1DDC1A2"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35A184D"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2632183"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0095968"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1B7DB2D"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5601281" w14:textId="77777777" w:rsidR="00C77045" w:rsidRPr="0009511C" w:rsidRDefault="00C77045" w:rsidP="00034D68">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C77045" w:rsidRPr="0009511C" w14:paraId="7769F7FA" w14:textId="77777777" w:rsidTr="00034D6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42797BE"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DF50794" w14:textId="77777777" w:rsidR="00C77045" w:rsidRPr="0009511C" w:rsidRDefault="00C77045" w:rsidP="00034D68">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C306B0B" w14:textId="77777777" w:rsidR="00C77045" w:rsidRPr="0009511C" w:rsidRDefault="00C77045" w:rsidP="00034D68">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8875A44" w14:textId="77777777" w:rsidR="00C77045" w:rsidRPr="0009511C" w:rsidRDefault="00C77045" w:rsidP="00034D68">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B9EB14E" w14:textId="77777777" w:rsidR="00C77045" w:rsidRPr="0009511C" w:rsidRDefault="00C77045" w:rsidP="00034D68">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204C591" w14:textId="77777777" w:rsidR="00C77045" w:rsidRPr="0009511C" w:rsidRDefault="00C77045" w:rsidP="00034D68">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C1C2969" w14:textId="77777777" w:rsidR="00C77045" w:rsidRPr="0009511C" w:rsidRDefault="00C77045" w:rsidP="00034D6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F6D83E7" w14:textId="77777777" w:rsidR="00C77045" w:rsidRPr="0009511C" w:rsidRDefault="00C77045" w:rsidP="00034D68">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375B2177" w14:textId="77777777" w:rsidR="00C77045" w:rsidRPr="0009511C" w:rsidRDefault="00C77045" w:rsidP="00C7704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5E13977D" w14:textId="77777777" w:rsidTr="00034D68">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E1F9E95"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C77045" w:rsidRPr="0009511C" w14:paraId="24674375" w14:textId="77777777" w:rsidTr="00034D68">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0A77CB0"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89398FA" w14:textId="77777777" w:rsidR="00C77045" w:rsidRPr="0009511C" w:rsidRDefault="00C77045" w:rsidP="00C7704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2B7C5A34" w14:textId="77777777" w:rsidTr="00034D68">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1606E82"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C77045" w:rsidRPr="0009511C" w14:paraId="18159823" w14:textId="77777777" w:rsidTr="00034D68">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C9D42B9"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F7A43E5" w14:textId="77777777" w:rsidR="00C77045" w:rsidRPr="0009511C" w:rsidRDefault="00C77045" w:rsidP="00C7704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5DCCBAD8" w14:textId="77777777" w:rsidTr="00034D68">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08B5F1D" w14:textId="77777777" w:rsidR="00C77045" w:rsidRPr="0009511C" w:rsidRDefault="00C77045" w:rsidP="00034D6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77045" w:rsidRPr="0009511C" w14:paraId="422B0744" w14:textId="77777777" w:rsidTr="00034D68">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228CC1C" w14:textId="77777777" w:rsidR="00C77045" w:rsidRPr="0009511C" w:rsidRDefault="00C77045" w:rsidP="00034D68">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7C2A548" w14:textId="77777777" w:rsidR="00C77045" w:rsidRPr="0009511C" w:rsidRDefault="00C77045" w:rsidP="00C77045">
      <w:pPr>
        <w:spacing w:before="0" w:beforeAutospacing="0" w:after="200" w:afterAutospacing="0" w:line="276" w:lineRule="auto"/>
        <w:rPr>
          <w:rFonts w:ascii="David" w:eastAsia="Calibri" w:hAnsi="David" w:cs="David"/>
          <w:sz w:val="24"/>
          <w:szCs w:val="24"/>
          <w:rtl/>
          <w:lang w:eastAsia="he-IL"/>
        </w:rPr>
      </w:pPr>
    </w:p>
    <w:p w14:paraId="514B6C02" w14:textId="77777777" w:rsidR="00C77045" w:rsidRPr="00B27B4C" w:rsidRDefault="00C77045" w:rsidP="00C770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7B730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BF989E5"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F2BFDAB"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lastRenderedPageBreak/>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45AF5D1E"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73941320"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12AE9A8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6BEAAA"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7A16549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B941E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23567F"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39BA3CD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38BC39B4"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27FE7A1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89DC98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0849E4D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DDC66F"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7812431F"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6FA6024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EB368E4"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53CBC4B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B46DB80"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785FA5B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8659D73"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3D56065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283E0EF9"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6FD1385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86BC2F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69244C2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3089A79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w:t>
      </w:r>
      <w:proofErr w:type="spellStart"/>
      <w:r w:rsidRPr="000B5DC0">
        <w:rPr>
          <w:rFonts w:ascii="Times New Roman" w:eastAsia="Times New Roman" w:hAnsi="Times New Roman" w:cs="David"/>
          <w:sz w:val="20"/>
          <w:szCs w:val="24"/>
          <w:rtl/>
          <w:lang w:eastAsia="he-IL"/>
        </w:rPr>
        <w:t>בקנ"מ</w:t>
      </w:r>
      <w:proofErr w:type="spellEnd"/>
      <w:r w:rsidRPr="000B5DC0">
        <w:rPr>
          <w:rFonts w:ascii="Times New Roman" w:eastAsia="Times New Roman" w:hAnsi="Times New Roman" w:cs="David"/>
          <w:sz w:val="20"/>
          <w:szCs w:val="24"/>
          <w:rtl/>
          <w:lang w:eastAsia="he-IL"/>
        </w:rPr>
        <w:t xml:space="preserve">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מנחים, תכנון עקרוני </w:t>
      </w:r>
      <w:proofErr w:type="spellStart"/>
      <w:r w:rsidRPr="000B5DC0">
        <w:rPr>
          <w:rFonts w:ascii="Times New Roman" w:eastAsia="Times New Roman" w:hAnsi="Times New Roman" w:cs="David"/>
          <w:sz w:val="20"/>
          <w:szCs w:val="24"/>
          <w:rtl/>
          <w:lang w:eastAsia="he-IL"/>
        </w:rPr>
        <w:t>לשצ"פים</w:t>
      </w:r>
      <w:proofErr w:type="spellEnd"/>
      <w:r w:rsidRPr="000B5DC0">
        <w:rPr>
          <w:rFonts w:ascii="Times New Roman" w:eastAsia="Times New Roman" w:hAnsi="Times New Roman" w:cs="David"/>
          <w:sz w:val="20"/>
          <w:szCs w:val="24"/>
          <w:rtl/>
          <w:lang w:eastAsia="he-IL"/>
        </w:rPr>
        <w:t>.</w:t>
      </w:r>
    </w:p>
    <w:p w14:paraId="2BEF33A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129C9749"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1C647F4C"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6744DCA"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46D92DA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14B92F6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1F5BF35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593D6B5"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33A09FC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1DFD04"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D8061F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13BF117"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339CD29A"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2483038"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466E98C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E6F7BC"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06BAB60D"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43E6C087"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0674D08A"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4A70FB46"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B648EA9"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0BC1C842"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242C3DF5"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519966"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76BD23"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42D4D0"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EAF50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45C6A944" w14:textId="77777777" w:rsidR="000B5DC0" w:rsidRPr="000B5DC0" w:rsidRDefault="006D6368"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9" w:author="Kook Sec" w:date="2021-01-14T12:50:00Z">
            <w:r w:rsidR="00034D68">
              <w:rPr>
                <w:rFonts w:ascii="Times New Roman" w:eastAsia="Times New Roman" w:hAnsi="Times New Roman" w:cs="David"/>
                <w:color w:val="008000"/>
                <w:sz w:val="24"/>
                <w:szCs w:val="24"/>
                <w:rtl/>
                <w:lang w:eastAsia="he-IL"/>
              </w:rPr>
              <w:t>א.מ. ישראל מגורים פיתוח בע"מ</w:t>
            </w:r>
            <w:r w:rsidR="00034D68">
              <w:rPr>
                <w:rFonts w:ascii="Times New Roman" w:eastAsia="Times New Roman" w:hAnsi="Times New Roman" w:cs="David"/>
                <w:color w:val="008000"/>
                <w:sz w:val="24"/>
                <w:szCs w:val="24"/>
                <w:rtl/>
                <w:lang w:eastAsia="he-IL"/>
              </w:rPr>
              <w:br/>
              <w:t>יוני נתניהו 1 ג' אור יהודה</w:t>
            </w:r>
            <w:r w:rsidR="00034D68">
              <w:rPr>
                <w:rFonts w:ascii="Times New Roman" w:eastAsia="Times New Roman" w:hAnsi="Times New Roman" w:cs="David"/>
                <w:color w:val="008000"/>
                <w:sz w:val="24"/>
                <w:szCs w:val="24"/>
                <w:rtl/>
                <w:lang w:eastAsia="he-IL"/>
              </w:rPr>
              <w:br/>
              <w:t xml:space="preserve">513313148     </w:t>
            </w:r>
            <w:r w:rsidR="00034D68">
              <w:rPr>
                <w:rFonts w:ascii="Times New Roman" w:eastAsia="Times New Roman" w:hAnsi="Times New Roman" w:cs="David"/>
                <w:color w:val="008000"/>
                <w:sz w:val="24"/>
                <w:szCs w:val="24"/>
                <w:rtl/>
                <w:lang w:eastAsia="he-IL"/>
              </w:rPr>
              <w:br/>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715877A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F26B33"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076C5B"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BD496F4"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AFFBD0" w14:textId="43B78379"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100"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AA6191" w:rsidRPr="00ED6C9C">
            <w:rPr>
              <w:rStyle w:val="a7"/>
              <w:color w:val="00B0F0"/>
              <w:rtl/>
            </w:rPr>
            <w:t>[שם אתר]</w:t>
          </w:r>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AA6191" w:rsidRPr="00ED6C9C">
            <w:rPr>
              <w:rStyle w:val="a7"/>
              <w:color w:val="00B0F0"/>
              <w:rtl/>
            </w:rPr>
            <w:t>[תיאור עבודה]</w:t>
          </w:r>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6B5C2710"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9537C1C"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CD1C36"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BFF585"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3AC81C"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1B9703"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4B7D3ACF"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1E46068C"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7F75D92F"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6719E658" w14:textId="45294289" w:rsidR="00AA6191" w:rsidRPr="00B27B4C" w:rsidRDefault="006D6368"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101"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p>
    <w:p w14:paraId="67A6AAFD"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7FFA90C3"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4A907569"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2F51EA1"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30A4C607"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C4DD59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11078335"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68414611"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02" w:author="Kook Sec" w:date="2021-01-14T12:50:00Z">
            <w:r w:rsidR="00034D68">
              <w:rPr>
                <w:rFonts w:ascii="Times New Roman" w:eastAsia="Times New Roman" w:hAnsi="Times New Roman" w:cs="David"/>
                <w:color w:val="008000"/>
                <w:sz w:val="24"/>
                <w:szCs w:val="24"/>
                <w:rtl/>
                <w:lang w:eastAsia="he-IL"/>
              </w:rPr>
              <w:t>א.מ. ישראל מגורים פיתוח בע"מ</w:t>
            </w:r>
            <w:r w:rsidR="00034D68">
              <w:rPr>
                <w:rFonts w:ascii="Times New Roman" w:eastAsia="Times New Roman" w:hAnsi="Times New Roman" w:cs="David"/>
                <w:color w:val="008000"/>
                <w:sz w:val="24"/>
                <w:szCs w:val="24"/>
                <w:rtl/>
                <w:lang w:eastAsia="he-IL"/>
              </w:rPr>
              <w:br/>
              <w:t>יוני נתניהו 1 ג' אור יהודה</w:t>
            </w:r>
            <w:r w:rsidR="00034D68">
              <w:rPr>
                <w:rFonts w:ascii="Times New Roman" w:eastAsia="Times New Roman" w:hAnsi="Times New Roman" w:cs="David"/>
                <w:color w:val="008000"/>
                <w:sz w:val="24"/>
                <w:szCs w:val="24"/>
                <w:rtl/>
                <w:lang w:eastAsia="he-IL"/>
              </w:rPr>
              <w:br/>
              <w:t xml:space="preserve">513313148     </w:t>
            </w:r>
            <w:r w:rsidR="00034D68">
              <w:rPr>
                <w:rFonts w:ascii="Times New Roman" w:eastAsia="Times New Roman" w:hAnsi="Times New Roman" w:cs="David"/>
                <w:color w:val="008000"/>
                <w:sz w:val="24"/>
                <w:szCs w:val="24"/>
                <w:rtl/>
                <w:lang w:eastAsia="he-IL"/>
              </w:rPr>
              <w:br/>
            </w:r>
          </w:ins>
        </w:sdtContent>
      </w:sdt>
    </w:p>
    <w:p w14:paraId="2B29F4C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9F969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ג.א.נ</w:t>
      </w:r>
      <w:proofErr w:type="spellEnd"/>
      <w:r w:rsidRPr="000B5DC0">
        <w:rPr>
          <w:rFonts w:ascii="Times New Roman" w:eastAsia="Times New Roman" w:hAnsi="Times New Roman" w:cs="David"/>
          <w:sz w:val="24"/>
          <w:szCs w:val="24"/>
          <w:rtl/>
          <w:lang w:eastAsia="he-IL"/>
        </w:rPr>
        <w:t>.,</w:t>
      </w:r>
    </w:p>
    <w:p w14:paraId="1C61BA3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326849"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היתרה</w:t>
      </w:r>
      <w:proofErr w:type="spellEnd"/>
      <w:r w:rsidRPr="000B5DC0">
        <w:rPr>
          <w:rFonts w:ascii="Times New Roman" w:eastAsia="Times New Roman" w:hAnsi="Times New Roman" w:cs="David"/>
          <w:b/>
          <w:bCs/>
          <w:sz w:val="24"/>
          <w:szCs w:val="24"/>
          <w:rtl/>
          <w:lang w:eastAsia="he-IL"/>
        </w:rPr>
        <w:t xml:space="preserve">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5731FE" w:rsidRPr="00ED6C9C">
            <w:rPr>
              <w:rStyle w:val="a7"/>
              <w:color w:val="00B0F0"/>
              <w:rtl/>
            </w:rPr>
            <w:t>[שם אתר]</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731FE" w:rsidRPr="00ED6C9C">
            <w:rPr>
              <w:rStyle w:val="a7"/>
              <w:color w:val="00B0F0"/>
              <w:rtl/>
            </w:rPr>
            <w:t>[תאריך חתימת חוזה]</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64D7A63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401062D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AC002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48DFD2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634C09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CD466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E11FC2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03939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7B4150C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3C4F57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609331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29F9CBE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112361"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7F8729BC"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F5907E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15913DCE"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FFCB850"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1D37C2E9"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F3D2335"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77C9BCB"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3271982F" w14:textId="4BB599AE"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103" w:author="Kook Sec" w:date="2021-01-14T13:01:00Z">
            <w:r w:rsidR="00152099">
              <w:rPr>
                <w:rFonts w:ascii="Times New Roman" w:eastAsia="Times New Roman" w:hAnsi="Times New Roman" w:cs="David"/>
                <w:color w:val="008000"/>
                <w:sz w:val="24"/>
                <w:szCs w:val="24"/>
                <w:rtl/>
                <w:lang w:eastAsia="he-IL"/>
              </w:rPr>
              <w:t>צסלר</w:t>
            </w:r>
            <w:proofErr w:type="spellEnd"/>
            <w:r w:rsidR="00152099">
              <w:rPr>
                <w:rFonts w:ascii="Times New Roman" w:eastAsia="Times New Roman" w:hAnsi="Times New Roman" w:cs="David"/>
                <w:color w:val="008000"/>
                <w:sz w:val="24"/>
                <w:szCs w:val="24"/>
                <w:rtl/>
                <w:lang w:eastAsia="he-IL"/>
              </w:rPr>
              <w:t xml:space="preserve"> סלומון בע"מ</w:t>
            </w:r>
          </w:ins>
        </w:sdtContent>
      </w:sdt>
    </w:p>
    <w:p w14:paraId="4AE809F5"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2D2CF66"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2C6B5C4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2DBF58D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החברה</w:t>
      </w:r>
      <w:proofErr w:type="spellEnd"/>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20C13762"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F76724F"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6E0C1404"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6068DD0E"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31F548D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9F72E87"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0AC0B827"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7D2EAB" w14:textId="77777777" w:rsidR="006D6368" w:rsidRDefault="006D6368" w:rsidP="00AF234B">
      <w:pPr>
        <w:spacing w:before="0" w:after="0" w:line="240" w:lineRule="auto"/>
      </w:pPr>
      <w:r>
        <w:separator/>
      </w:r>
    </w:p>
  </w:endnote>
  <w:endnote w:type="continuationSeparator" w:id="0">
    <w:p w14:paraId="78A38D1A" w14:textId="77777777" w:rsidR="006D6368" w:rsidRDefault="006D636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D6368" w:rsidRPr="00B17476" w14:paraId="10734862" w14:textId="77777777" w:rsidTr="00B17476">
      <w:tc>
        <w:tcPr>
          <w:tcW w:w="810" w:type="dxa"/>
        </w:tcPr>
        <w:p w14:paraId="3FFEF0EB"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eastAsia="Times New Roman" w:hAnsi="David" w:cs="Arial"/>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26D2C15" w14:textId="77777777" w:rsidR="006D6368" w:rsidRPr="00B17476" w:rsidRDefault="006D6368" w:rsidP="00B17476">
              <w:pPr>
                <w:tabs>
                  <w:tab w:val="center" w:pos="4153"/>
                  <w:tab w:val="right" w:pos="8306"/>
                </w:tabs>
                <w:spacing w:before="0" w:after="0" w:line="240" w:lineRule="auto"/>
                <w:rPr>
                  <w:rFonts w:ascii="David" w:hAnsi="David"/>
                  <w:color w:val="00B0F0"/>
                  <w:sz w:val="20"/>
                  <w:szCs w:val="20"/>
                  <w:rtl/>
                </w:rPr>
              </w:pPr>
              <w:ins w:id="104" w:author="Kook Sec" w:date="2021-01-14T12:54:00Z">
                <w:r w:rsidRPr="00034D68">
                  <w:rPr>
                    <w:rFonts w:ascii="David" w:eastAsia="Times New Roman" w:hAnsi="David" w:cs="Arial"/>
                    <w:color w:val="00B0F0"/>
                    <w:sz w:val="20"/>
                    <w:szCs w:val="20"/>
                    <w:rtl/>
                  </w:rPr>
                  <w:t>א.מ. ישראל מגורים פיתוח בע"מ</w:t>
                </w:r>
              </w:ins>
            </w:p>
          </w:tc>
        </w:sdtContent>
      </w:sdt>
      <w:tc>
        <w:tcPr>
          <w:tcW w:w="2810" w:type="dxa"/>
        </w:tcPr>
        <w:p w14:paraId="2140EAC3"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אדריכלות נוף</w:t>
              </w:r>
            </w:sdtContent>
          </w:sdt>
        </w:p>
      </w:tc>
      <w:tc>
        <w:tcPr>
          <w:tcW w:w="233" w:type="dxa"/>
        </w:tcPr>
        <w:p w14:paraId="527AF91B" w14:textId="77777777" w:rsidR="006D6368" w:rsidRPr="00B17476" w:rsidRDefault="006D6368" w:rsidP="00B17476">
          <w:pPr>
            <w:tabs>
              <w:tab w:val="center" w:pos="4153"/>
              <w:tab w:val="right" w:pos="8306"/>
            </w:tabs>
            <w:spacing w:before="0" w:after="0" w:line="240" w:lineRule="auto"/>
            <w:rPr>
              <w:rFonts w:ascii="David" w:hAnsi="David"/>
              <w:sz w:val="16"/>
              <w:szCs w:val="16"/>
              <w:rtl/>
            </w:rPr>
          </w:pPr>
        </w:p>
      </w:tc>
      <w:tc>
        <w:tcPr>
          <w:tcW w:w="1044" w:type="dxa"/>
        </w:tcPr>
        <w:p w14:paraId="52B35879"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455607BA" w14:textId="4EC2F75F" w:rsidR="006D6368" w:rsidRPr="00B17476" w:rsidRDefault="006D6368" w:rsidP="00B17476">
              <w:pPr>
                <w:tabs>
                  <w:tab w:val="center" w:pos="4153"/>
                  <w:tab w:val="right" w:pos="8306"/>
                </w:tabs>
                <w:spacing w:before="0" w:after="0" w:line="240" w:lineRule="auto"/>
                <w:rPr>
                  <w:rFonts w:ascii="David" w:hAnsi="David"/>
                  <w:sz w:val="20"/>
                  <w:szCs w:val="20"/>
                  <w:rtl/>
                </w:rPr>
              </w:pPr>
              <w:del w:id="105" w:author="Kook Sec" w:date="2021-01-14T12:59:00Z">
                <w:r w:rsidDel="00414D5C">
                  <w:rPr>
                    <w:rFonts w:ascii="David" w:hAnsi="David" w:hint="cs"/>
                    <w:sz w:val="20"/>
                    <w:szCs w:val="20"/>
                  </w:rPr>
                  <w:delText>CONT-5-563</w:delText>
                </w:r>
              </w:del>
              <w:ins w:id="106" w:author="Kook Sec" w:date="2021-01-14T12:59:00Z">
                <w:r>
                  <w:rPr>
                    <w:rFonts w:ascii="David" w:hAnsi="David" w:hint="cs"/>
                    <w:sz w:val="20"/>
                    <w:szCs w:val="20"/>
                  </w:rPr>
                  <w:t>CO</w:t>
                </w:r>
                <w:r>
                  <w:rPr>
                    <w:rFonts w:ascii="David" w:hAnsi="David" w:hint="cs"/>
                    <w:sz w:val="20"/>
                    <w:szCs w:val="20"/>
                    <w:rtl/>
                  </w:rPr>
                  <w:t>NT-10-2000</w:t>
                </w:r>
              </w:ins>
            </w:p>
          </w:tc>
        </w:sdtContent>
      </w:sdt>
    </w:tr>
    <w:tr w:rsidR="006D6368" w:rsidRPr="00B17476" w14:paraId="50D3723A" w14:textId="77777777" w:rsidTr="00B17476">
      <w:tc>
        <w:tcPr>
          <w:tcW w:w="810" w:type="dxa"/>
        </w:tcPr>
        <w:p w14:paraId="31AC9AF7"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Times New Roman" w:eastAsia="Times New Roman" w:hAnsi="Times New Roman" w:cs="David"/>
            <w:sz w:val="20"/>
            <w:szCs w:val="24"/>
            <w:rtl/>
            <w:lang w:eastAsia="he-I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45C1B485" w14:textId="548E5A94" w:rsidR="006D6368" w:rsidRPr="00B17476" w:rsidRDefault="006D6368" w:rsidP="00152099">
              <w:pPr>
                <w:tabs>
                  <w:tab w:val="center" w:pos="4153"/>
                  <w:tab w:val="right" w:pos="8306"/>
                </w:tabs>
                <w:spacing w:before="0" w:after="0" w:line="240" w:lineRule="auto"/>
                <w:rPr>
                  <w:rFonts w:ascii="David" w:hAnsi="David"/>
                  <w:color w:val="00B0F0"/>
                  <w:sz w:val="20"/>
                  <w:szCs w:val="20"/>
                  <w:rtl/>
                </w:rPr>
              </w:pPr>
              <w:proofErr w:type="spellStart"/>
              <w:ins w:id="107" w:author="Kook Sec" w:date="2021-01-14T13:01:00Z">
                <w:r w:rsidRPr="00152099">
                  <w:rPr>
                    <w:rFonts w:ascii="Times New Roman" w:eastAsia="Times New Roman" w:hAnsi="Times New Roman" w:cs="David"/>
                    <w:sz w:val="20"/>
                    <w:szCs w:val="24"/>
                    <w:rtl/>
                    <w:lang w:eastAsia="he-IL"/>
                  </w:rPr>
                  <w:t>צסלר</w:t>
                </w:r>
                <w:proofErr w:type="spellEnd"/>
                <w:r w:rsidRPr="00152099">
                  <w:rPr>
                    <w:rFonts w:ascii="Times New Roman" w:eastAsia="Times New Roman" w:hAnsi="Times New Roman" w:cs="David"/>
                    <w:sz w:val="20"/>
                    <w:szCs w:val="24"/>
                    <w:rtl/>
                    <w:lang w:eastAsia="he-IL"/>
                  </w:rPr>
                  <w:t xml:space="preserve"> סלומון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D6368" w:rsidRPr="00B17476" w14:paraId="63D94040" w14:textId="77777777" w:rsidTr="005B2092">
            <w:trPr>
              <w:trHeight w:val="201"/>
            </w:trPr>
            <w:tc>
              <w:tcPr>
                <w:tcW w:w="926" w:type="dxa"/>
              </w:tcPr>
              <w:p w14:paraId="33373466"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7E1FDFA" w14:textId="77777777" w:rsidR="006D6368" w:rsidRPr="00B17476" w:rsidRDefault="006D6368" w:rsidP="00B17476">
                    <w:pPr>
                      <w:tabs>
                        <w:tab w:val="center" w:pos="4153"/>
                        <w:tab w:val="right" w:pos="8306"/>
                      </w:tabs>
                      <w:spacing w:before="0" w:after="0" w:line="240" w:lineRule="auto"/>
                      <w:ind w:left="1" w:hanging="1"/>
                      <w:rPr>
                        <w:rFonts w:ascii="David" w:hAnsi="David"/>
                        <w:color w:val="00B0F0"/>
                        <w:sz w:val="20"/>
                        <w:szCs w:val="20"/>
                        <w:rtl/>
                      </w:rPr>
                    </w:pPr>
                    <w:r w:rsidRPr="00B17476">
                      <w:rPr>
                        <w:rFonts w:ascii="David" w:hAnsi="David"/>
                        <w:color w:val="00B0F0"/>
                        <w:sz w:val="20"/>
                        <w:szCs w:val="20"/>
                        <w:rtl/>
                      </w:rPr>
                      <w:t>[גרסת חוזה]</w:t>
                    </w:r>
                  </w:p>
                </w:tc>
              </w:sdtContent>
            </w:sdt>
          </w:tr>
        </w:tbl>
        <w:p w14:paraId="2082CEB0"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p>
      </w:tc>
      <w:tc>
        <w:tcPr>
          <w:tcW w:w="233" w:type="dxa"/>
        </w:tcPr>
        <w:p w14:paraId="553FFDF1"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p>
      </w:tc>
      <w:tc>
        <w:tcPr>
          <w:tcW w:w="1044" w:type="dxa"/>
        </w:tcPr>
        <w:p w14:paraId="12FDF5BF"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33C96925" w14:textId="77777777" w:rsidR="006D6368" w:rsidRPr="00B17476" w:rsidRDefault="006D6368"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B17476">
                <w:rPr>
                  <w:rFonts w:ascii="David" w:hAnsi="David"/>
                  <w:color w:val="00B0F0"/>
                  <w:sz w:val="20"/>
                  <w:szCs w:val="20"/>
                  <w:rtl/>
                </w:rPr>
                <w:t>[סטטוס חוזה]</w:t>
              </w:r>
            </w:sdtContent>
          </w:sdt>
        </w:p>
      </w:tc>
    </w:tr>
    <w:tr w:rsidR="006D6368" w:rsidRPr="00B17476" w14:paraId="504EE8FF" w14:textId="77777777" w:rsidTr="00B17476">
      <w:trPr>
        <w:trHeight w:val="80"/>
      </w:trPr>
      <w:tc>
        <w:tcPr>
          <w:tcW w:w="810" w:type="dxa"/>
        </w:tcPr>
        <w:p w14:paraId="5AD20757"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p>
      </w:tc>
      <w:tc>
        <w:tcPr>
          <w:tcW w:w="1646" w:type="dxa"/>
        </w:tcPr>
        <w:p w14:paraId="46708081" w14:textId="77777777" w:rsidR="006D6368" w:rsidRPr="00B17476" w:rsidRDefault="006D6368"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64FE9DEB"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p>
      </w:tc>
      <w:tc>
        <w:tcPr>
          <w:tcW w:w="233" w:type="dxa"/>
        </w:tcPr>
        <w:p w14:paraId="16FD1E09"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p>
      </w:tc>
      <w:tc>
        <w:tcPr>
          <w:tcW w:w="1044" w:type="dxa"/>
        </w:tcPr>
        <w:p w14:paraId="0775F4B2"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p>
      </w:tc>
      <w:tc>
        <w:tcPr>
          <w:tcW w:w="1763" w:type="dxa"/>
        </w:tcPr>
        <w:p w14:paraId="533917B2" w14:textId="77777777" w:rsidR="006D6368" w:rsidRPr="00B17476" w:rsidRDefault="006D6368" w:rsidP="00B17476">
          <w:pPr>
            <w:tabs>
              <w:tab w:val="center" w:pos="4153"/>
              <w:tab w:val="right" w:pos="8306"/>
            </w:tabs>
            <w:spacing w:before="0" w:after="0" w:line="240" w:lineRule="auto"/>
            <w:rPr>
              <w:rFonts w:ascii="David" w:hAnsi="David"/>
              <w:sz w:val="20"/>
              <w:szCs w:val="20"/>
              <w:rtl/>
            </w:rPr>
          </w:pPr>
        </w:p>
      </w:tc>
    </w:tr>
  </w:tbl>
  <w:p w14:paraId="7E4D5699" w14:textId="77777777" w:rsidR="006D6368" w:rsidRPr="00B17476" w:rsidRDefault="006D6368"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xml:space="preserve">© </w:t>
    </w:r>
    <w:proofErr w:type="spellStart"/>
    <w:r w:rsidRPr="00B17476">
      <w:rPr>
        <w:rFonts w:ascii="Arial" w:hAnsi="Arial" w:cs="Arial"/>
        <w:sz w:val="16"/>
        <w:szCs w:val="16"/>
        <w:rtl/>
      </w:rPr>
      <w:t>וקסלר</w:t>
    </w:r>
    <w:proofErr w:type="spellEnd"/>
    <w:r w:rsidRPr="00B17476">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4D6100" w14:textId="77777777" w:rsidR="006D6368" w:rsidRDefault="006D6368" w:rsidP="00AF234B">
      <w:pPr>
        <w:spacing w:before="0" w:after="0" w:line="240" w:lineRule="auto"/>
      </w:pPr>
      <w:r>
        <w:separator/>
      </w:r>
    </w:p>
  </w:footnote>
  <w:footnote w:type="continuationSeparator" w:id="0">
    <w:p w14:paraId="644140BC" w14:textId="77777777" w:rsidR="006D6368" w:rsidRDefault="006D6368"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Content>
      <w:p w14:paraId="7653FBE6" w14:textId="77777777" w:rsidR="006D6368" w:rsidRDefault="006D6368">
        <w:pPr>
          <w:pStyle w:val="a3"/>
          <w:jc w:val="center"/>
        </w:pPr>
        <w:r>
          <w:fldChar w:fldCharType="begin"/>
        </w:r>
        <w:r>
          <w:instrText xml:space="preserve"> PAGE   \* MERGEFORMAT </w:instrText>
        </w:r>
        <w:r>
          <w:fldChar w:fldCharType="separate"/>
        </w:r>
        <w:r>
          <w:rPr>
            <w:noProof/>
            <w:rtl/>
          </w:rPr>
          <w:t>2</w:t>
        </w:r>
        <w:r>
          <w:rPr>
            <w:noProof/>
            <w:rtl/>
          </w:rPr>
          <w:t>1</w:t>
        </w:r>
        <w:r>
          <w:rPr>
            <w:noProof/>
          </w:rPr>
          <w:fldChar w:fldCharType="end"/>
        </w:r>
      </w:p>
    </w:sdtContent>
  </w:sdt>
  <w:p w14:paraId="0EF3A3D7" w14:textId="77777777" w:rsidR="006D6368" w:rsidRDefault="006D636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34D68"/>
    <w:rsid w:val="00042DE7"/>
    <w:rsid w:val="000B5DC0"/>
    <w:rsid w:val="00110276"/>
    <w:rsid w:val="00134C85"/>
    <w:rsid w:val="00152099"/>
    <w:rsid w:val="001525CB"/>
    <w:rsid w:val="001A0C3C"/>
    <w:rsid w:val="001A5FE2"/>
    <w:rsid w:val="001A69D5"/>
    <w:rsid w:val="002075CA"/>
    <w:rsid w:val="00214ACF"/>
    <w:rsid w:val="00250AB0"/>
    <w:rsid w:val="00370DA1"/>
    <w:rsid w:val="00373FDE"/>
    <w:rsid w:val="003C6E03"/>
    <w:rsid w:val="00414D5C"/>
    <w:rsid w:val="00440B5A"/>
    <w:rsid w:val="004528C9"/>
    <w:rsid w:val="004C7407"/>
    <w:rsid w:val="00501673"/>
    <w:rsid w:val="005336F2"/>
    <w:rsid w:val="00552E11"/>
    <w:rsid w:val="005731FE"/>
    <w:rsid w:val="005763BD"/>
    <w:rsid w:val="0058321B"/>
    <w:rsid w:val="005B2092"/>
    <w:rsid w:val="00607ADA"/>
    <w:rsid w:val="006160EF"/>
    <w:rsid w:val="00666259"/>
    <w:rsid w:val="0067159C"/>
    <w:rsid w:val="006B4EB8"/>
    <w:rsid w:val="006C7BFC"/>
    <w:rsid w:val="006D6368"/>
    <w:rsid w:val="0072103C"/>
    <w:rsid w:val="007561C6"/>
    <w:rsid w:val="007C4B64"/>
    <w:rsid w:val="008C30FE"/>
    <w:rsid w:val="008C64C6"/>
    <w:rsid w:val="00934595"/>
    <w:rsid w:val="00942177"/>
    <w:rsid w:val="00A267D5"/>
    <w:rsid w:val="00AA6191"/>
    <w:rsid w:val="00AB51FC"/>
    <w:rsid w:val="00AC51CF"/>
    <w:rsid w:val="00AF234B"/>
    <w:rsid w:val="00B17476"/>
    <w:rsid w:val="00B56B1E"/>
    <w:rsid w:val="00B705B0"/>
    <w:rsid w:val="00BD05C4"/>
    <w:rsid w:val="00BE17B4"/>
    <w:rsid w:val="00C01318"/>
    <w:rsid w:val="00C30059"/>
    <w:rsid w:val="00C77045"/>
    <w:rsid w:val="00CD158F"/>
    <w:rsid w:val="00D231CD"/>
    <w:rsid w:val="00D8516B"/>
    <w:rsid w:val="00DF6A6B"/>
    <w:rsid w:val="00E03315"/>
    <w:rsid w:val="00E679C7"/>
    <w:rsid w:val="00EA5C37"/>
    <w:rsid w:val="00EC37B6"/>
    <w:rsid w:val="00F57198"/>
    <w:rsid w:val="00F66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28EB4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370DA1"/>
    <w:rPr>
      <w:rFonts w:ascii="Times New Roman" w:eastAsia="Times New Roman" w:hAnsi="Times New Roman" w:cs="David"/>
      <w:sz w:val="20"/>
      <w:szCs w:val="24"/>
      <w:lang w:eastAsia="he-IL"/>
    </w:rPr>
  </w:style>
  <w:style w:type="character" w:customStyle="1" w:styleId="20">
    <w:name w:val="כותרת 2 תו"/>
    <w:basedOn w:val="a0"/>
    <w:link w:val="2"/>
    <w:rsid w:val="00370DA1"/>
    <w:rPr>
      <w:rFonts w:ascii="Times New Roman" w:eastAsia="Times New Roman" w:hAnsi="Times New Roman" w:cs="David"/>
      <w:bCs/>
      <w:sz w:val="20"/>
      <w:szCs w:val="24"/>
      <w:lang w:eastAsia="he-IL"/>
    </w:rPr>
  </w:style>
  <w:style w:type="character" w:customStyle="1" w:styleId="30">
    <w:name w:val="כותרת 3 תו"/>
    <w:basedOn w:val="a0"/>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370DA1"/>
    <w:rPr>
      <w:rFonts w:ascii="Times New Roman" w:eastAsia="Times New Roman" w:hAnsi="Times New Roman" w:cs="David"/>
      <w:sz w:val="20"/>
      <w:szCs w:val="24"/>
      <w:lang w:eastAsia="he-IL"/>
    </w:rPr>
  </w:style>
  <w:style w:type="character" w:customStyle="1" w:styleId="60">
    <w:name w:val="כותרת 6 תו"/>
    <w:basedOn w:val="a0"/>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0"/>
    <w:link w:val="7"/>
    <w:rsid w:val="00370DA1"/>
    <w:rPr>
      <w:rFonts w:ascii="Times New Roman" w:eastAsia="Times New Roman" w:hAnsi="Times New Roman" w:cs="David"/>
      <w:sz w:val="20"/>
      <w:szCs w:val="24"/>
      <w:lang w:eastAsia="he-IL"/>
    </w:rPr>
  </w:style>
  <w:style w:type="character" w:customStyle="1" w:styleId="80">
    <w:name w:val="כותרת 8 תו"/>
    <w:basedOn w:val="a0"/>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2"/>
    <w:semiHidden/>
    <w:unhideWhenUsed/>
    <w:rsid w:val="00370DA1"/>
  </w:style>
  <w:style w:type="paragraph" w:styleId="a9">
    <w:name w:val="Body Text"/>
    <w:basedOn w:val="a"/>
    <w:link w:val="aa"/>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370DA1"/>
    <w:rPr>
      <w:rFonts w:ascii="Times New Roman" w:eastAsia="Times New Roman" w:hAnsi="Times New Roman" w:cs="David"/>
      <w:sz w:val="20"/>
      <w:szCs w:val="24"/>
      <w:lang w:eastAsia="he-IL"/>
    </w:rPr>
  </w:style>
  <w:style w:type="paragraph" w:styleId="ab">
    <w:name w:val="Title"/>
    <w:basedOn w:val="a"/>
    <w:link w:val="ac"/>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370DA1"/>
    <w:rPr>
      <w:rFonts w:ascii="Times New Roman" w:eastAsia="Times New Roman" w:hAnsi="Times New Roman" w:cs="David"/>
      <w:bCs/>
      <w:i/>
      <w:iCs/>
      <w:sz w:val="32"/>
      <w:szCs w:val="32"/>
      <w:u w:val="single"/>
      <w:lang w:eastAsia="he-IL"/>
    </w:rPr>
  </w:style>
  <w:style w:type="character" w:styleId="ad">
    <w:name w:val="page number"/>
    <w:basedOn w:val="a0"/>
    <w:rsid w:val="00370DA1"/>
  </w:style>
  <w:style w:type="paragraph" w:styleId="ae">
    <w:name w:val="Block Text"/>
    <w:basedOn w:val="a"/>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
    <w:name w:val="סגנון"/>
    <w:basedOn w:val="a"/>
    <w:next w:val="ae"/>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0">
    <w:name w:val="רשימה מימין"/>
    <w:basedOn w:val="11"/>
    <w:rsid w:val="00370DA1"/>
    <w:pPr>
      <w:ind w:left="540" w:hanging="540"/>
    </w:pPr>
    <w:rPr>
      <w:szCs w:val="22"/>
    </w:rPr>
  </w:style>
  <w:style w:type="paragraph" w:customStyle="1" w:styleId="af1">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2">
    <w:name w:val="Balloon Text"/>
    <w:basedOn w:val="a"/>
    <w:link w:val="af3"/>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3">
    <w:name w:val="טקסט בלונים תו"/>
    <w:basedOn w:val="a0"/>
    <w:link w:val="af2"/>
    <w:semiHidden/>
    <w:rsid w:val="00370DA1"/>
    <w:rPr>
      <w:rFonts w:ascii="Tahoma" w:eastAsia="Times New Roman" w:hAnsi="Tahoma" w:cs="Tahoma"/>
      <w:sz w:val="16"/>
      <w:szCs w:val="16"/>
      <w:lang w:eastAsia="he-IL"/>
    </w:rPr>
  </w:style>
  <w:style w:type="paragraph" w:customStyle="1" w:styleId="BodyTextIndent1">
    <w:name w:val="Body Text Indent1"/>
    <w:basedOn w:val="a"/>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370DA1"/>
    <w:rPr>
      <w:rFonts w:ascii="Times New Roman" w:eastAsia="Times New Roman" w:hAnsi="Times New Roman" w:cs="David"/>
      <w:sz w:val="24"/>
      <w:szCs w:val="24"/>
      <w:lang w:eastAsia="he-IL"/>
    </w:rPr>
  </w:style>
  <w:style w:type="paragraph" w:styleId="21">
    <w:name w:val="Body Text Indent 2"/>
    <w:basedOn w:val="a"/>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370DA1"/>
    <w:rPr>
      <w:rFonts w:ascii="Times New Roman" w:eastAsia="Times New Roman" w:hAnsi="Times New Roman" w:cs="David"/>
      <w:sz w:val="20"/>
      <w:szCs w:val="24"/>
      <w:lang w:eastAsia="he-IL"/>
    </w:rPr>
  </w:style>
  <w:style w:type="paragraph" w:styleId="af4">
    <w:name w:val="Document Map"/>
    <w:basedOn w:val="a"/>
    <w:link w:val="af5"/>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370DA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5"/>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a6"/>
    <w:link w:val="AutoFields"/>
    <w:rsid w:val="00F57198"/>
    <w:rPr>
      <w:rFonts w:ascii="David" w:hAnsi="David" w:cs="David"/>
      <w:color w:val="00B050"/>
      <w:sz w:val="20"/>
      <w:szCs w:val="24"/>
    </w:rPr>
  </w:style>
  <w:style w:type="numbering" w:customStyle="1" w:styleId="NoList2">
    <w:name w:val="No List2"/>
    <w:next w:val="a2"/>
    <w:semiHidden/>
    <w:rsid w:val="000B5DC0"/>
  </w:style>
  <w:style w:type="paragraph" w:styleId="af6">
    <w:name w:val="List Paragraph"/>
    <w:basedOn w:val="a"/>
    <w:uiPriority w:val="34"/>
    <w:qFormat/>
    <w:rsid w:val="00BD05C4"/>
    <w:pPr>
      <w:ind w:left="720"/>
      <w:contextualSpacing/>
    </w:pPr>
  </w:style>
  <w:style w:type="paragraph" w:customStyle="1" w:styleId="AutoField">
    <w:name w:val="AutoField"/>
    <w:basedOn w:val="a"/>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DF6A6B"/>
    <w:rPr>
      <w:rFonts w:ascii="Times New Roman" w:eastAsia="Times New Roman" w:hAnsi="Times New Roman" w:cs="David"/>
      <w:sz w:val="24"/>
      <w:szCs w:val="24"/>
      <w:lang w:eastAsia="he-IL"/>
    </w:rPr>
  </w:style>
  <w:style w:type="table" w:customStyle="1" w:styleId="13">
    <w:name w:val="רשת טבלה1"/>
    <w:basedOn w:val="a1"/>
    <w:next w:val="a8"/>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a3"/>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a3"/>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a3"/>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a3"/>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a3"/>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a3"/>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a3"/>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a3"/>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a3"/>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a3"/>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a3"/>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a3"/>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a3"/>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a3"/>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a3"/>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a3"/>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a3"/>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a3"/>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a3"/>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a3"/>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a3"/>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a3"/>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a3"/>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a3"/>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a3"/>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a3"/>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a3"/>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a3"/>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a3"/>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a3"/>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a3"/>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a3"/>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a3"/>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a3"/>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a3"/>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a3"/>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a3"/>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a3"/>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a3"/>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a3"/>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a3"/>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a3"/>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a3"/>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1131C"/>
    <w:rsid w:val="00037D50"/>
    <w:rsid w:val="00135E8C"/>
    <w:rsid w:val="00175749"/>
    <w:rsid w:val="001B5A10"/>
    <w:rsid w:val="002E4440"/>
    <w:rsid w:val="003E2F1D"/>
    <w:rsid w:val="006865A5"/>
    <w:rsid w:val="006B0147"/>
    <w:rsid w:val="00774A49"/>
    <w:rsid w:val="007A56EA"/>
    <w:rsid w:val="007B1F0A"/>
    <w:rsid w:val="008F590B"/>
    <w:rsid w:val="00A3542E"/>
    <w:rsid w:val="00B01448"/>
    <w:rsid w:val="00B6041C"/>
    <w:rsid w:val="00C470D4"/>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144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openxmlformats.org/package/2006/metadata/core-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84DAC9E2-745F-457D-82D1-85DB98448B8A}"/>
</file>

<file path=customXml/itemProps4.xml><?xml version="1.0" encoding="utf-8"?>
<ds:datastoreItem xmlns:ds="http://schemas.openxmlformats.org/officeDocument/2006/customXml" ds:itemID="{A4C959FB-46B1-4D0E-9F5C-CAC9D129EC5E}">
  <ds:schemaRefs>
    <ds:schemaRef ds:uri="http://schemas.microsoft.com/office/2006/metadata/customXsn"/>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9FC905AE-8AD2-42FB-8375-F2E3869B2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10131</Words>
  <Characters>57747</Characters>
  <Application>Microsoft Office Word</Application>
  <DocSecurity>0</DocSecurity>
  <Lines>481</Lines>
  <Paragraphs>135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2021-01-14T11:22:00Z</dcterms:created>
  <dcterms:modified xsi:type="dcterms:W3CDTF">2021-01-14T11:22:00Z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03dc2434-2eab-42ee-a7ee-3f022fec5f3d</vt:lpwstr>
  </property>
</Properties>
</file>