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11D545" w14:textId="77777777" w:rsidR="00EB5A81" w:rsidRDefault="00EB5A81" w:rsidP="00EB5A81">
      <w:pPr>
        <w:ind w:left="240"/>
        <w:jc w:val="center"/>
        <w:rPr>
          <w:bCs/>
          <w:color w:val="000000"/>
          <w:sz w:val="24"/>
          <w:szCs w:val="24"/>
          <w:u w:val="single"/>
          <w:rtl/>
        </w:rPr>
      </w:pPr>
    </w:p>
    <w:p w14:paraId="3F2FA9F5" w14:textId="77777777" w:rsidR="00EB5A81" w:rsidRDefault="00EB5A81" w:rsidP="00EB5A81">
      <w:pPr>
        <w:ind w:left="240"/>
        <w:jc w:val="center"/>
        <w:rPr>
          <w:bCs/>
          <w:color w:val="000000"/>
          <w:sz w:val="24"/>
          <w:szCs w:val="24"/>
          <w:u w:val="single"/>
          <w:rtl/>
        </w:rPr>
      </w:pPr>
    </w:p>
    <w:p w14:paraId="2297F971" w14:textId="77777777" w:rsidR="00EB5A81" w:rsidRDefault="00EB5A81" w:rsidP="00EB5A81">
      <w:pPr>
        <w:ind w:left="240"/>
        <w:jc w:val="center"/>
        <w:rPr>
          <w:bCs/>
          <w:color w:val="000000"/>
          <w:sz w:val="24"/>
          <w:szCs w:val="24"/>
          <w:u w:val="single"/>
          <w:rtl/>
        </w:rPr>
      </w:pPr>
    </w:p>
    <w:p w14:paraId="3B492AEF" w14:textId="77777777" w:rsidR="00EB5A81" w:rsidRDefault="00EB5A81" w:rsidP="00EB5A81">
      <w:pPr>
        <w:ind w:left="240"/>
        <w:jc w:val="center"/>
        <w:rPr>
          <w:bCs/>
          <w:color w:val="000000"/>
          <w:sz w:val="24"/>
          <w:szCs w:val="24"/>
          <w:u w:val="single"/>
          <w:rtl/>
        </w:rPr>
      </w:pPr>
    </w:p>
    <w:p w14:paraId="0100E639" w14:textId="77777777" w:rsidR="00EB5A81" w:rsidRDefault="00EB5A81" w:rsidP="00EB5A81">
      <w:pPr>
        <w:ind w:left="240"/>
        <w:jc w:val="center"/>
        <w:rPr>
          <w:bCs/>
          <w:color w:val="000000"/>
          <w:sz w:val="24"/>
          <w:szCs w:val="24"/>
          <w:u w:val="single"/>
          <w:rtl/>
        </w:rPr>
      </w:pPr>
    </w:p>
    <w:p w14:paraId="1A8CD28E" w14:textId="77777777" w:rsidR="00EB5A81" w:rsidRDefault="00EB5A81" w:rsidP="00EB5A81">
      <w:pPr>
        <w:ind w:left="240"/>
        <w:jc w:val="center"/>
        <w:rPr>
          <w:bCs/>
          <w:color w:val="000000"/>
          <w:sz w:val="24"/>
          <w:szCs w:val="24"/>
          <w:u w:val="single"/>
          <w:rtl/>
        </w:rPr>
      </w:pPr>
    </w:p>
    <w:p w14:paraId="27764DC2" w14:textId="77777777" w:rsidR="00EB5A81" w:rsidRDefault="00EB5A81" w:rsidP="00EB5A81">
      <w:pPr>
        <w:pStyle w:val="ab"/>
        <w:rPr>
          <w:noProof/>
          <w:rtl/>
          <w:lang w:eastAsia="en-US"/>
        </w:rPr>
      </w:pPr>
    </w:p>
    <w:p w14:paraId="0091C4FD" w14:textId="77777777" w:rsidR="00EB5A81" w:rsidRDefault="00EB5A81" w:rsidP="00EB5A81">
      <w:pPr>
        <w:pStyle w:val="ab"/>
        <w:rPr>
          <w:noProof/>
          <w:rtl/>
          <w:lang w:eastAsia="en-US"/>
        </w:rPr>
      </w:pPr>
    </w:p>
    <w:p w14:paraId="733ECDE6" w14:textId="77777777" w:rsidR="00EB5A81" w:rsidRPr="009663E1" w:rsidRDefault="00EB5A81" w:rsidP="00EB5A81">
      <w:pPr>
        <w:pStyle w:val="ab"/>
        <w:rPr>
          <w:i w:val="0"/>
          <w:iCs w:val="0"/>
          <w:u w:val="none"/>
          <w:rtl/>
        </w:rPr>
      </w:pPr>
      <w:r w:rsidRPr="009663E1">
        <w:rPr>
          <w:noProof/>
          <w:u w:val="none"/>
          <w:lang w:eastAsia="en-US"/>
        </w:rPr>
        <w:drawing>
          <wp:inline distT="0" distB="0" distL="0" distR="0" wp14:anchorId="0C9C9FF1" wp14:editId="6FB0893C">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4B6DEAA7" w14:textId="77777777" w:rsidR="00EB5A81" w:rsidRPr="009663E1" w:rsidRDefault="00EB5A81" w:rsidP="00EB5A81">
      <w:pPr>
        <w:pStyle w:val="ab"/>
        <w:rPr>
          <w:i w:val="0"/>
          <w:iCs w:val="0"/>
          <w:u w:val="none"/>
          <w:rtl/>
        </w:rPr>
      </w:pPr>
    </w:p>
    <w:p w14:paraId="52CFDA44" w14:textId="77777777" w:rsidR="00EB5A81" w:rsidRDefault="00EB5A81" w:rsidP="00EB5A81">
      <w:pPr>
        <w:pStyle w:val="ab"/>
        <w:rPr>
          <w:i w:val="0"/>
          <w:iCs w:val="0"/>
          <w:rtl/>
        </w:rPr>
      </w:pPr>
    </w:p>
    <w:p w14:paraId="0AF53521" w14:textId="77777777" w:rsidR="00FA6134" w:rsidRDefault="00FA6134" w:rsidP="00EB5A81">
      <w:pPr>
        <w:pStyle w:val="ab"/>
        <w:rPr>
          <w:i w:val="0"/>
          <w:iCs w:val="0"/>
          <w:rtl/>
        </w:rPr>
      </w:pPr>
    </w:p>
    <w:p w14:paraId="7C03DEF8" w14:textId="77777777" w:rsidR="00FA6134" w:rsidRDefault="00FA6134" w:rsidP="00EB5A81">
      <w:pPr>
        <w:pStyle w:val="ab"/>
        <w:rPr>
          <w:i w:val="0"/>
          <w:iCs w:val="0"/>
          <w:rtl/>
        </w:rPr>
      </w:pPr>
    </w:p>
    <w:p w14:paraId="3B8DC1D6" w14:textId="77777777" w:rsidR="00FA6134" w:rsidRDefault="00FA6134" w:rsidP="00EB5A81">
      <w:pPr>
        <w:pStyle w:val="ab"/>
        <w:rPr>
          <w:i w:val="0"/>
          <w:iCs w:val="0"/>
          <w:rtl/>
        </w:rPr>
      </w:pPr>
    </w:p>
    <w:p w14:paraId="4851FE64" w14:textId="77777777" w:rsidR="00EB5A81" w:rsidRDefault="00EB5A81" w:rsidP="00EB5A81">
      <w:pPr>
        <w:pStyle w:val="ab"/>
        <w:rPr>
          <w:i w:val="0"/>
          <w:iCs w:val="0"/>
          <w:rtl/>
        </w:rPr>
      </w:pPr>
      <w:r>
        <w:rPr>
          <w:rFonts w:hint="cs"/>
          <w:i w:val="0"/>
          <w:iCs w:val="0"/>
          <w:rtl/>
        </w:rPr>
        <w:t>חוזה חברת ניהול ופיקוח פרויקטים</w:t>
      </w:r>
    </w:p>
    <w:p w14:paraId="0C991F64" w14:textId="77777777" w:rsidR="00EB5A81" w:rsidRDefault="00EB5A81" w:rsidP="00EB5A81">
      <w:pPr>
        <w:pStyle w:val="ab"/>
        <w:rPr>
          <w:i w:val="0"/>
          <w:iCs w:val="0"/>
          <w:rtl/>
        </w:rPr>
      </w:pPr>
    </w:p>
    <w:p w14:paraId="695609BB" w14:textId="77777777" w:rsidR="00EB5A81" w:rsidRPr="00E31259" w:rsidRDefault="00EB5A81" w:rsidP="00EB5A81">
      <w:pPr>
        <w:pStyle w:val="ab"/>
        <w:rPr>
          <w:i w:val="0"/>
          <w:iCs w:val="0"/>
          <w:color w:val="00B0F0"/>
          <w:rtl/>
        </w:rPr>
      </w:pPr>
    </w:p>
    <w:p w14:paraId="24C032F0" w14:textId="77777777" w:rsidR="00FA6134" w:rsidRPr="00E31259" w:rsidRDefault="00FA6134" w:rsidP="00EB5A81">
      <w:pPr>
        <w:pStyle w:val="ab"/>
        <w:rPr>
          <w:i w:val="0"/>
          <w:iCs w:val="0"/>
          <w:color w:val="00B0F0"/>
          <w:rtl/>
        </w:rPr>
      </w:pPr>
    </w:p>
    <w:p w14:paraId="7C6ED928"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438DC7AC"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131D9F1" w14:textId="77777777" w:rsidR="00FA6134" w:rsidRPr="00E31259" w:rsidRDefault="000C4B8C" w:rsidP="000C4B8C">
          <w:pPr>
            <w:widowControl w:val="0"/>
            <w:jc w:val="center"/>
            <w:rPr>
              <w:rFonts w:ascii="Times New Roman" w:eastAsia="Times New Roman" w:hAnsi="Times New Roman"/>
              <w:bCs/>
              <w:color w:val="00B0F0"/>
              <w:sz w:val="32"/>
              <w:szCs w:val="32"/>
              <w:u w:val="single"/>
              <w:rtl/>
              <w:lang w:eastAsia="he-IL"/>
            </w:rPr>
          </w:pPr>
          <w:r w:rsidRPr="000C4B8C">
            <w:rPr>
              <w:rFonts w:ascii="Times New Roman" w:eastAsia="Times New Roman" w:hAnsi="Times New Roman"/>
              <w:bCs/>
              <w:sz w:val="32"/>
              <w:szCs w:val="32"/>
              <w:u w:val="single"/>
              <w:rtl/>
              <w:lang w:eastAsia="he-IL"/>
            </w:rPr>
            <w:t>א.מ. ישראל מגורים פיתוח בע"מ</w:t>
          </w:r>
        </w:p>
      </w:sdtContent>
    </w:sdt>
    <w:p w14:paraId="6082BED3"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2DFA169" w14:textId="77777777" w:rsidR="00FA6134" w:rsidRPr="00E31259" w:rsidRDefault="000C4B8C" w:rsidP="00FA6134">
          <w:pPr>
            <w:widowControl w:val="0"/>
            <w:jc w:val="center"/>
            <w:rPr>
              <w:rFonts w:ascii="Times New Roman" w:eastAsia="Times New Roman" w:hAnsi="Times New Roman"/>
              <w:bCs/>
              <w:color w:val="00B0F0"/>
              <w:sz w:val="32"/>
              <w:szCs w:val="32"/>
              <w:u w:val="single"/>
              <w:rtl/>
              <w:lang w:eastAsia="he-IL"/>
            </w:rPr>
          </w:pPr>
          <w:r w:rsidRPr="000C4B8C">
            <w:rPr>
              <w:rFonts w:ascii="Times New Roman" w:eastAsia="Times New Roman" w:hAnsi="Times New Roman"/>
              <w:bCs/>
              <w:sz w:val="32"/>
              <w:szCs w:val="32"/>
              <w:u w:val="single"/>
              <w:rtl/>
              <w:lang w:eastAsia="he-IL"/>
            </w:rPr>
            <w:t>מורדות ארנונה</w:t>
          </w:r>
        </w:p>
      </w:sdtContent>
    </w:sdt>
    <w:p w14:paraId="283FFD2E" w14:textId="77777777" w:rsidR="00EB5A81" w:rsidRPr="00E31259" w:rsidRDefault="00EB5A81" w:rsidP="00EB5A81">
      <w:pPr>
        <w:ind w:left="240"/>
        <w:jc w:val="center"/>
        <w:rPr>
          <w:bCs/>
          <w:color w:val="00B0F0"/>
          <w:sz w:val="24"/>
          <w:szCs w:val="24"/>
          <w:u w:val="single"/>
          <w:rtl/>
        </w:rPr>
      </w:pPr>
    </w:p>
    <w:p w14:paraId="39E0A4DA" w14:textId="77777777" w:rsidR="00EB5A81" w:rsidRPr="00E31259" w:rsidRDefault="00EB5A81" w:rsidP="00EB5A81">
      <w:pPr>
        <w:ind w:left="240"/>
        <w:jc w:val="center"/>
        <w:rPr>
          <w:bCs/>
          <w:color w:val="00B0F0"/>
          <w:sz w:val="24"/>
          <w:szCs w:val="24"/>
          <w:u w:val="single"/>
          <w:rtl/>
        </w:rPr>
      </w:pPr>
    </w:p>
    <w:p w14:paraId="7A21228C" w14:textId="77777777" w:rsidR="00EB5A81" w:rsidRPr="00E31259" w:rsidRDefault="00EB5A81" w:rsidP="00EB5A81">
      <w:pPr>
        <w:ind w:left="240"/>
        <w:jc w:val="center"/>
        <w:rPr>
          <w:bCs/>
          <w:color w:val="00B0F0"/>
          <w:sz w:val="24"/>
          <w:szCs w:val="24"/>
          <w:u w:val="single"/>
          <w:rtl/>
        </w:rPr>
      </w:pPr>
    </w:p>
    <w:p w14:paraId="64374F84" w14:textId="77777777" w:rsidR="00EB5A81" w:rsidRPr="00E31259" w:rsidRDefault="00EB5A81" w:rsidP="00EB5A81">
      <w:pPr>
        <w:ind w:left="240"/>
        <w:jc w:val="center"/>
        <w:rPr>
          <w:bCs/>
          <w:color w:val="00B0F0"/>
          <w:sz w:val="24"/>
          <w:szCs w:val="24"/>
          <w:u w:val="single"/>
          <w:rtl/>
        </w:rPr>
      </w:pPr>
    </w:p>
    <w:p w14:paraId="38F26221" w14:textId="77777777" w:rsidR="00EB5A81" w:rsidRDefault="00EB5A81" w:rsidP="00EB5A81">
      <w:pPr>
        <w:ind w:left="240"/>
        <w:jc w:val="center"/>
        <w:rPr>
          <w:bCs/>
          <w:color w:val="000000"/>
          <w:sz w:val="24"/>
          <w:szCs w:val="24"/>
          <w:u w:val="single"/>
          <w:rtl/>
        </w:rPr>
      </w:pPr>
    </w:p>
    <w:p w14:paraId="45AB6A66" w14:textId="77777777" w:rsidR="00EB5A81" w:rsidRDefault="00EB5A81" w:rsidP="00EB5A81">
      <w:pPr>
        <w:ind w:left="240"/>
        <w:jc w:val="center"/>
        <w:rPr>
          <w:bCs/>
          <w:color w:val="000000"/>
          <w:sz w:val="24"/>
          <w:szCs w:val="24"/>
          <w:u w:val="single"/>
          <w:rtl/>
        </w:rPr>
      </w:pPr>
    </w:p>
    <w:p w14:paraId="5C1D9FCC" w14:textId="77777777" w:rsidR="00EB5A81" w:rsidRDefault="00EB5A81" w:rsidP="00EB5A81">
      <w:pPr>
        <w:ind w:left="240"/>
        <w:jc w:val="center"/>
        <w:rPr>
          <w:bCs/>
          <w:color w:val="000000"/>
          <w:sz w:val="24"/>
          <w:szCs w:val="24"/>
          <w:u w:val="single"/>
          <w:rtl/>
        </w:rPr>
      </w:pPr>
    </w:p>
    <w:p w14:paraId="77883FA8" w14:textId="77777777" w:rsidR="00EB5A81" w:rsidRDefault="00EB5A81" w:rsidP="00EB5A81">
      <w:pPr>
        <w:ind w:left="240"/>
        <w:jc w:val="center"/>
        <w:rPr>
          <w:bCs/>
          <w:color w:val="000000"/>
          <w:sz w:val="24"/>
          <w:szCs w:val="24"/>
          <w:u w:val="single"/>
          <w:rtl/>
        </w:rPr>
      </w:pPr>
    </w:p>
    <w:p w14:paraId="40FEF51C" w14:textId="77777777" w:rsidR="00EB5A81" w:rsidRDefault="00EB5A81" w:rsidP="00EB5A81">
      <w:pPr>
        <w:ind w:left="240"/>
        <w:jc w:val="center"/>
        <w:rPr>
          <w:bCs/>
          <w:color w:val="000000"/>
          <w:sz w:val="24"/>
          <w:szCs w:val="24"/>
          <w:u w:val="single"/>
          <w:rtl/>
        </w:rPr>
      </w:pPr>
    </w:p>
    <w:p w14:paraId="100E0E5D" w14:textId="77777777" w:rsidR="00EB5A81" w:rsidRDefault="00EB5A81" w:rsidP="00EB5A81">
      <w:pPr>
        <w:ind w:left="240"/>
        <w:jc w:val="center"/>
        <w:rPr>
          <w:bCs/>
          <w:color w:val="000000"/>
          <w:sz w:val="24"/>
          <w:szCs w:val="24"/>
          <w:u w:val="single"/>
          <w:rtl/>
        </w:rPr>
      </w:pPr>
    </w:p>
    <w:p w14:paraId="0649BB70" w14:textId="77777777" w:rsidR="00EB5A81" w:rsidRDefault="00EB5A81" w:rsidP="00EB5A81">
      <w:pPr>
        <w:ind w:left="240"/>
        <w:jc w:val="center"/>
        <w:rPr>
          <w:bCs/>
          <w:color w:val="000000"/>
          <w:sz w:val="24"/>
          <w:szCs w:val="24"/>
          <w:u w:val="single"/>
          <w:rtl/>
        </w:rPr>
      </w:pPr>
    </w:p>
    <w:p w14:paraId="55A86D43" w14:textId="77777777" w:rsidR="00EB5A81" w:rsidRDefault="00EB5A81" w:rsidP="00EB5A81">
      <w:pPr>
        <w:ind w:left="240"/>
        <w:jc w:val="center"/>
        <w:rPr>
          <w:bCs/>
          <w:color w:val="000000"/>
          <w:sz w:val="24"/>
          <w:szCs w:val="24"/>
          <w:u w:val="single"/>
          <w:rtl/>
        </w:rPr>
      </w:pPr>
    </w:p>
    <w:p w14:paraId="3974784F" w14:textId="77777777" w:rsidR="00EB5A81" w:rsidRDefault="00EB5A81" w:rsidP="00EB5A81">
      <w:pPr>
        <w:ind w:left="240"/>
        <w:jc w:val="center"/>
        <w:rPr>
          <w:bCs/>
          <w:color w:val="000000"/>
          <w:sz w:val="24"/>
          <w:szCs w:val="24"/>
          <w:u w:val="single"/>
          <w:rtl/>
        </w:rPr>
      </w:pPr>
    </w:p>
    <w:p w14:paraId="443847CA" w14:textId="77777777" w:rsidR="00EB5A81" w:rsidRDefault="00EB5A81" w:rsidP="00EB5A81">
      <w:pPr>
        <w:ind w:left="240"/>
        <w:jc w:val="center"/>
        <w:rPr>
          <w:bCs/>
          <w:color w:val="000000"/>
          <w:sz w:val="24"/>
          <w:szCs w:val="24"/>
          <w:u w:val="single"/>
          <w:rtl/>
        </w:rPr>
      </w:pPr>
    </w:p>
    <w:p w14:paraId="3E26E919" w14:textId="77777777" w:rsidR="00EB5A81" w:rsidRDefault="00EB5A81" w:rsidP="00EB5A81">
      <w:pPr>
        <w:ind w:left="240"/>
        <w:jc w:val="center"/>
        <w:rPr>
          <w:bCs/>
          <w:color w:val="000000"/>
          <w:sz w:val="24"/>
          <w:szCs w:val="24"/>
          <w:u w:val="single"/>
          <w:rtl/>
        </w:rPr>
      </w:pPr>
    </w:p>
    <w:p w14:paraId="75C94051" w14:textId="77777777" w:rsidR="00EB5A81" w:rsidRDefault="00EB5A81" w:rsidP="00EB5A81">
      <w:pPr>
        <w:ind w:left="240"/>
        <w:jc w:val="center"/>
        <w:rPr>
          <w:bCs/>
          <w:color w:val="000000"/>
          <w:sz w:val="24"/>
          <w:szCs w:val="24"/>
          <w:u w:val="single"/>
          <w:rtl/>
        </w:rPr>
      </w:pPr>
    </w:p>
    <w:p w14:paraId="44B55445" w14:textId="77777777" w:rsidR="00EB5A81" w:rsidRDefault="00EB5A81" w:rsidP="00EB5A81">
      <w:pPr>
        <w:ind w:left="240"/>
        <w:jc w:val="center"/>
        <w:rPr>
          <w:bCs/>
          <w:color w:val="000000"/>
          <w:sz w:val="24"/>
          <w:szCs w:val="24"/>
          <w:u w:val="single"/>
          <w:rtl/>
        </w:rPr>
      </w:pPr>
    </w:p>
    <w:p w14:paraId="7B6EA3D2" w14:textId="77777777" w:rsidR="00EB5A81" w:rsidRDefault="00EB5A81" w:rsidP="00EB5A81">
      <w:pPr>
        <w:ind w:left="240"/>
        <w:jc w:val="center"/>
        <w:rPr>
          <w:bCs/>
          <w:color w:val="000000"/>
          <w:sz w:val="24"/>
          <w:szCs w:val="24"/>
          <w:u w:val="single"/>
          <w:rtl/>
        </w:rPr>
      </w:pPr>
    </w:p>
    <w:p w14:paraId="5E8F9770" w14:textId="77777777" w:rsidR="00EB5A81" w:rsidRDefault="00EB5A81" w:rsidP="00EB5A81">
      <w:pPr>
        <w:ind w:left="240"/>
        <w:jc w:val="center"/>
        <w:rPr>
          <w:bCs/>
          <w:color w:val="000000"/>
          <w:sz w:val="24"/>
          <w:szCs w:val="24"/>
          <w:u w:val="single"/>
          <w:rtl/>
        </w:rPr>
      </w:pPr>
    </w:p>
    <w:p w14:paraId="45B1901C" w14:textId="77777777" w:rsidR="00EB5A81" w:rsidRDefault="00EB5A81" w:rsidP="00EB5A81">
      <w:pPr>
        <w:ind w:left="240"/>
        <w:jc w:val="center"/>
        <w:rPr>
          <w:bCs/>
          <w:color w:val="000000"/>
          <w:sz w:val="24"/>
          <w:szCs w:val="24"/>
          <w:u w:val="single"/>
          <w:rtl/>
        </w:rPr>
      </w:pPr>
    </w:p>
    <w:p w14:paraId="47F255A4" w14:textId="77777777" w:rsidR="00EB5A81" w:rsidRDefault="00EB5A81" w:rsidP="00EB5A81">
      <w:pPr>
        <w:ind w:left="240"/>
        <w:jc w:val="center"/>
        <w:rPr>
          <w:bCs/>
          <w:color w:val="000000"/>
          <w:sz w:val="24"/>
          <w:szCs w:val="24"/>
          <w:u w:val="single"/>
          <w:rtl/>
        </w:rPr>
      </w:pPr>
    </w:p>
    <w:p w14:paraId="36CC5BC1" w14:textId="77777777" w:rsidR="00EB5A81" w:rsidRDefault="00EB5A81" w:rsidP="00EB5A81">
      <w:pPr>
        <w:ind w:left="240"/>
        <w:jc w:val="center"/>
        <w:rPr>
          <w:bCs/>
          <w:color w:val="000000"/>
          <w:sz w:val="24"/>
          <w:szCs w:val="24"/>
          <w:u w:val="single"/>
          <w:rtl/>
        </w:rPr>
      </w:pPr>
    </w:p>
    <w:p w14:paraId="58E8D986" w14:textId="77777777" w:rsidR="00EB5A81" w:rsidRDefault="00EB5A81" w:rsidP="00EB5A81">
      <w:pPr>
        <w:ind w:left="240"/>
        <w:jc w:val="center"/>
        <w:rPr>
          <w:bCs/>
          <w:color w:val="000000"/>
          <w:sz w:val="24"/>
          <w:szCs w:val="24"/>
          <w:u w:val="single"/>
          <w:rtl/>
        </w:rPr>
      </w:pPr>
    </w:p>
    <w:p w14:paraId="77EDBE6C" w14:textId="77777777" w:rsidR="00EB5A81" w:rsidRDefault="00EB5A81" w:rsidP="00EB5A81">
      <w:pPr>
        <w:ind w:left="240"/>
        <w:jc w:val="center"/>
        <w:rPr>
          <w:bCs/>
          <w:color w:val="000000"/>
          <w:sz w:val="24"/>
          <w:szCs w:val="24"/>
          <w:u w:val="single"/>
          <w:rtl/>
        </w:rPr>
      </w:pPr>
    </w:p>
    <w:p w14:paraId="76AF1FC8" w14:textId="77777777" w:rsidR="00EB5A81" w:rsidRDefault="00EB5A81" w:rsidP="00EB5A81">
      <w:pPr>
        <w:ind w:left="240"/>
        <w:jc w:val="center"/>
        <w:rPr>
          <w:bCs/>
          <w:color w:val="000000"/>
          <w:sz w:val="24"/>
          <w:szCs w:val="24"/>
          <w:u w:val="single"/>
          <w:rtl/>
        </w:rPr>
      </w:pPr>
    </w:p>
    <w:p w14:paraId="376320E3" w14:textId="77777777" w:rsidR="00EB5A81" w:rsidRDefault="00EB5A81" w:rsidP="00EB5A81">
      <w:pPr>
        <w:ind w:left="240"/>
        <w:jc w:val="center"/>
        <w:rPr>
          <w:bCs/>
          <w:color w:val="000000"/>
          <w:sz w:val="24"/>
          <w:szCs w:val="24"/>
          <w:u w:val="single"/>
          <w:rtl/>
        </w:rPr>
      </w:pPr>
    </w:p>
    <w:p w14:paraId="70F16739" w14:textId="77777777" w:rsidR="00EB5A81" w:rsidRDefault="00EB5A81" w:rsidP="00EB5A81">
      <w:pPr>
        <w:ind w:left="240"/>
        <w:jc w:val="center"/>
        <w:rPr>
          <w:bCs/>
          <w:color w:val="000000"/>
          <w:sz w:val="24"/>
          <w:szCs w:val="24"/>
          <w:u w:val="single"/>
          <w:rtl/>
        </w:rPr>
      </w:pPr>
    </w:p>
    <w:p w14:paraId="7811EFD6" w14:textId="77777777" w:rsidR="00EB5A81" w:rsidRDefault="00EB5A81" w:rsidP="00EB5A81">
      <w:pPr>
        <w:rPr>
          <w:bCs/>
          <w:color w:val="000000"/>
          <w:sz w:val="24"/>
          <w:szCs w:val="24"/>
          <w:u w:val="single"/>
          <w:rtl/>
        </w:rPr>
      </w:pPr>
      <w:r>
        <w:rPr>
          <w:bCs/>
          <w:color w:val="000000"/>
          <w:sz w:val="24"/>
          <w:szCs w:val="24"/>
          <w:u w:val="single"/>
          <w:rtl/>
        </w:rPr>
        <w:br w:type="page"/>
      </w:r>
    </w:p>
    <w:p w14:paraId="632AE7F1"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0010E47E" w14:textId="77777777" w:rsidR="00FA6134" w:rsidRDefault="00FA6134" w:rsidP="00076D28">
      <w:pPr>
        <w:ind w:left="240"/>
        <w:jc w:val="center"/>
        <w:rPr>
          <w:color w:val="000000"/>
          <w:sz w:val="24"/>
          <w:szCs w:val="24"/>
          <w:rtl/>
        </w:rPr>
      </w:pPr>
    </w:p>
    <w:p w14:paraId="231A6462"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76D28" w:rsidRPr="00FA6134">
            <w:rPr>
              <w:rStyle w:val="a7"/>
              <w:rFonts w:hint="cs"/>
              <w:color w:val="00B0F0"/>
              <w:rtl/>
            </w:rPr>
            <w:t>[תאריך</w:t>
          </w:r>
          <w:r w:rsidR="00076D28" w:rsidRPr="00FA6134">
            <w:rPr>
              <w:rStyle w:val="a7"/>
              <w:color w:val="00B0F0"/>
              <w:rtl/>
            </w:rPr>
            <w:t xml:space="preserve"> </w:t>
          </w:r>
          <w:r w:rsidR="00076D28" w:rsidRPr="00FA6134">
            <w:rPr>
              <w:rStyle w:val="a7"/>
              <w:rFonts w:hint="cs"/>
              <w:color w:val="00B0F0"/>
              <w:rtl/>
            </w:rPr>
            <w:t>חתימת</w:t>
          </w:r>
          <w:r w:rsidR="00076D28" w:rsidRPr="00FA6134">
            <w:rPr>
              <w:rStyle w:val="a7"/>
              <w:color w:val="00B0F0"/>
              <w:rtl/>
            </w:rPr>
            <w:t xml:space="preserve"> </w:t>
          </w:r>
          <w:r w:rsidR="00076D28" w:rsidRPr="00FA6134">
            <w:rPr>
              <w:rStyle w:val="a7"/>
              <w:rFonts w:hint="cs"/>
              <w:color w:val="00B0F0"/>
              <w:rtl/>
            </w:rPr>
            <w:t>חוזה]</w:t>
          </w:r>
        </w:sdtContent>
      </w:sdt>
    </w:p>
    <w:p w14:paraId="4689B654" w14:textId="77777777" w:rsidR="00EB5A81" w:rsidRPr="009014A0" w:rsidRDefault="00EB5A81" w:rsidP="00EB5A81">
      <w:pPr>
        <w:ind w:left="240"/>
        <w:jc w:val="center"/>
        <w:rPr>
          <w:color w:val="000000"/>
          <w:sz w:val="24"/>
          <w:szCs w:val="24"/>
          <w:rtl/>
        </w:rPr>
      </w:pPr>
    </w:p>
    <w:p w14:paraId="2C249ADF"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13561523" w14:textId="77777777" w:rsidR="00FA6134" w:rsidRPr="00365D99" w:rsidRDefault="00DA31D6" w:rsidP="00EB5A81">
      <w:pPr>
        <w:tabs>
          <w:tab w:val="left" w:pos="840"/>
          <w:tab w:val="left" w:pos="1980"/>
        </w:tabs>
        <w:ind w:left="1560" w:hanging="1320"/>
        <w:jc w:val="center"/>
        <w:rPr>
          <w:sz w:val="24"/>
          <w:szCs w:val="24"/>
          <w:rtl/>
        </w:rPr>
      </w:pPr>
      <w:sdt>
        <w:sdtPr>
          <w:rPr>
            <w:rtl/>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C46D5F" w:rsidRPr="00365D99">
            <w:rPr>
              <w:rtl/>
            </w:rPr>
            <w:t>א.מ. ישראל מגורים פיתוח בע"מ</w:t>
          </w:r>
          <w:r w:rsidR="00C46D5F" w:rsidRPr="00365D99">
            <w:t xml:space="preserve"> </w:t>
          </w:r>
          <w:r w:rsidR="00C46D5F" w:rsidRPr="00365D99">
            <w:rPr>
              <w:rtl/>
            </w:rPr>
            <w:t>יהודה</w:t>
          </w:r>
        </w:sdtContent>
      </w:sdt>
      <w:r w:rsidR="00076D28" w:rsidRPr="00365D99">
        <w:rPr>
          <w:sz w:val="24"/>
          <w:szCs w:val="24"/>
          <w:rtl/>
        </w:rPr>
        <w:t xml:space="preserve"> </w:t>
      </w:r>
    </w:p>
    <w:p w14:paraId="68759510" w14:textId="77777777" w:rsidR="00C46D5F" w:rsidRPr="00365D99" w:rsidRDefault="00C46D5F" w:rsidP="00EB5A81">
      <w:pPr>
        <w:tabs>
          <w:tab w:val="left" w:pos="840"/>
          <w:tab w:val="left" w:pos="1980"/>
        </w:tabs>
        <w:ind w:left="1560" w:hanging="1320"/>
        <w:jc w:val="center"/>
        <w:rPr>
          <w:rtl/>
        </w:rPr>
      </w:pPr>
      <w:r w:rsidRPr="00365D99">
        <w:rPr>
          <w:rtl/>
        </w:rPr>
        <w:t>יוני נתניהו 1 ג' אור יהודה</w:t>
      </w:r>
    </w:p>
    <w:p w14:paraId="01E46D3E" w14:textId="77777777" w:rsidR="00C46D5F" w:rsidRDefault="00C46D5F" w:rsidP="00EB5A81">
      <w:pPr>
        <w:tabs>
          <w:tab w:val="left" w:pos="840"/>
          <w:tab w:val="left" w:pos="1980"/>
        </w:tabs>
        <w:ind w:left="1560" w:hanging="1320"/>
        <w:jc w:val="center"/>
        <w:rPr>
          <w:color w:val="000000"/>
          <w:sz w:val="24"/>
          <w:szCs w:val="24"/>
          <w:rtl/>
        </w:rPr>
      </w:pPr>
      <w:r>
        <w:rPr>
          <w:rFonts w:hint="cs"/>
          <w:color w:val="000000"/>
          <w:sz w:val="24"/>
          <w:szCs w:val="24"/>
          <w:rtl/>
        </w:rPr>
        <w:t>514957786</w:t>
      </w:r>
    </w:p>
    <w:p w14:paraId="333FA29D"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2B4E38A1"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72DF4FED" w14:textId="77777777" w:rsidR="00FA6134" w:rsidRDefault="00FA6134" w:rsidP="00EB5A81">
      <w:pPr>
        <w:ind w:left="240"/>
        <w:jc w:val="center"/>
        <w:rPr>
          <w:bCs/>
          <w:color w:val="000000"/>
          <w:sz w:val="24"/>
          <w:szCs w:val="24"/>
          <w:rtl/>
        </w:rPr>
      </w:pPr>
    </w:p>
    <w:p w14:paraId="7C0A3653"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6E933091" w14:textId="7EB1C678" w:rsidR="00FA6134" w:rsidRDefault="00DA31D6" w:rsidP="000C4B8C">
      <w:pPr>
        <w:tabs>
          <w:tab w:val="left" w:pos="840"/>
          <w:tab w:val="left" w:pos="1980"/>
        </w:tabs>
        <w:ind w:left="1560" w:hanging="1320"/>
        <w:jc w:val="center"/>
        <w:rPr>
          <w:color w:val="000000"/>
          <w:sz w:val="24"/>
          <w:szCs w:val="24"/>
          <w:rtl/>
        </w:rPr>
      </w:pPr>
      <w:r>
        <w:rPr>
          <w:rFonts w:hint="cs"/>
          <w:color w:val="000000"/>
          <w:sz w:val="24"/>
          <w:szCs w:val="24"/>
          <w:rtl/>
        </w:rPr>
        <w:t>אלעד דוד בע"מ</w:t>
      </w:r>
    </w:p>
    <w:p w14:paraId="1FBB191F" w14:textId="07397D43" w:rsidR="00C46D5F" w:rsidRDefault="00C46D5F" w:rsidP="00DA31D6">
      <w:pPr>
        <w:tabs>
          <w:tab w:val="left" w:pos="840"/>
          <w:tab w:val="left" w:pos="1980"/>
        </w:tabs>
        <w:ind w:left="1560" w:hanging="1320"/>
        <w:jc w:val="center"/>
        <w:rPr>
          <w:color w:val="000000"/>
          <w:sz w:val="24"/>
          <w:szCs w:val="24"/>
          <w:rtl/>
        </w:rPr>
      </w:pPr>
      <w:r w:rsidRPr="000C4B8C">
        <w:rPr>
          <w:color w:val="000000"/>
          <w:sz w:val="24"/>
          <w:szCs w:val="24"/>
          <w:rtl/>
        </w:rPr>
        <w:t xml:space="preserve">רח' </w:t>
      </w:r>
      <w:r w:rsidR="00DA31D6">
        <w:rPr>
          <w:rFonts w:hint="cs"/>
          <w:color w:val="000000"/>
          <w:sz w:val="24"/>
          <w:szCs w:val="24"/>
          <w:rtl/>
        </w:rPr>
        <w:t>קלמנטינה 6 פרדס חנה כרכור</w:t>
      </w:r>
    </w:p>
    <w:p w14:paraId="67BF8A35" w14:textId="5100E3D1" w:rsidR="00C46D5F" w:rsidRDefault="00C46D5F" w:rsidP="00DA31D6">
      <w:pPr>
        <w:tabs>
          <w:tab w:val="left" w:pos="840"/>
          <w:tab w:val="left" w:pos="1980"/>
        </w:tabs>
        <w:ind w:left="1560" w:hanging="1320"/>
        <w:jc w:val="center"/>
        <w:rPr>
          <w:color w:val="000000"/>
          <w:sz w:val="24"/>
          <w:szCs w:val="24"/>
        </w:rPr>
      </w:pPr>
      <w:r w:rsidRPr="000C4B8C">
        <w:rPr>
          <w:color w:val="000000"/>
          <w:sz w:val="24"/>
          <w:szCs w:val="24"/>
          <w:rtl/>
        </w:rPr>
        <w:t xml:space="preserve">ח.פ </w:t>
      </w:r>
      <w:r w:rsidR="00DA31D6">
        <w:rPr>
          <w:rFonts w:hint="cs"/>
          <w:color w:val="000000"/>
          <w:sz w:val="24"/>
          <w:szCs w:val="24"/>
          <w:rtl/>
        </w:rPr>
        <w:t>515300127</w:t>
      </w:r>
      <w:r w:rsidRPr="000C4B8C">
        <w:rPr>
          <w:color w:val="000000"/>
          <w:sz w:val="24"/>
          <w:szCs w:val="24"/>
          <w:rtl/>
        </w:rPr>
        <w:t xml:space="preserve">  </w:t>
      </w:r>
    </w:p>
    <w:p w14:paraId="3A260C30"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60AE6DB8"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1EB41558" w14:textId="77777777" w:rsidR="00EB5A81" w:rsidRDefault="00EB5A81" w:rsidP="00EB5A81">
      <w:pPr>
        <w:tabs>
          <w:tab w:val="right" w:pos="8100"/>
        </w:tabs>
        <w:ind w:left="240"/>
        <w:jc w:val="both"/>
        <w:rPr>
          <w:color w:val="000000"/>
          <w:sz w:val="24"/>
          <w:szCs w:val="24"/>
          <w:rtl/>
        </w:rPr>
      </w:pPr>
    </w:p>
    <w:p w14:paraId="7DA3A137" w14:textId="77777777" w:rsidR="00EB5A81" w:rsidRPr="009014A0" w:rsidRDefault="00EB5A81" w:rsidP="00EB5A81">
      <w:pPr>
        <w:tabs>
          <w:tab w:val="right" w:pos="8100"/>
        </w:tabs>
        <w:ind w:left="240"/>
        <w:jc w:val="both"/>
        <w:rPr>
          <w:color w:val="000000"/>
          <w:sz w:val="24"/>
          <w:szCs w:val="24"/>
          <w:rtl/>
        </w:rPr>
      </w:pPr>
    </w:p>
    <w:p w14:paraId="096CA96E"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28AC8A8C" w14:textId="77777777" w:rsidR="00EB5A81" w:rsidRPr="009014A0" w:rsidRDefault="00EB5A81" w:rsidP="00EB5A81">
      <w:pPr>
        <w:ind w:left="1180" w:hanging="940"/>
        <w:jc w:val="both"/>
        <w:rPr>
          <w:color w:val="000000"/>
          <w:sz w:val="24"/>
          <w:szCs w:val="24"/>
          <w:rtl/>
        </w:rPr>
      </w:pPr>
    </w:p>
    <w:p w14:paraId="7E4BEF6D"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422D2F3E" w14:textId="77777777" w:rsidR="00EB5A81" w:rsidRPr="009014A0" w:rsidRDefault="00EB5A81" w:rsidP="00EB5A81">
      <w:pPr>
        <w:ind w:left="1180" w:hanging="940"/>
        <w:jc w:val="center"/>
        <w:rPr>
          <w:color w:val="000000"/>
          <w:sz w:val="24"/>
          <w:szCs w:val="24"/>
          <w:rtl/>
        </w:rPr>
      </w:pPr>
    </w:p>
    <w:p w14:paraId="5A7A4719"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2006614D" w14:textId="77777777" w:rsidR="00EB5A81" w:rsidRPr="009014A0" w:rsidRDefault="00EB5A81" w:rsidP="00EB5A81">
      <w:pPr>
        <w:pStyle w:val="1"/>
        <w:ind w:left="720"/>
        <w:rPr>
          <w:b/>
          <w:bCs/>
          <w:sz w:val="24"/>
          <w:u w:val="single"/>
        </w:rPr>
      </w:pPr>
    </w:p>
    <w:p w14:paraId="2FCF8AEF"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4811C2FF" w14:textId="77777777" w:rsidR="00EB5A81" w:rsidRPr="009014A0" w:rsidRDefault="00EB5A81" w:rsidP="00EB5A81">
      <w:pPr>
        <w:pStyle w:val="2"/>
        <w:ind w:left="1440"/>
        <w:jc w:val="both"/>
        <w:rPr>
          <w:b/>
          <w:bCs w:val="0"/>
          <w:sz w:val="24"/>
          <w:u w:val="single"/>
          <w:rtl/>
        </w:rPr>
      </w:pPr>
    </w:p>
    <w:p w14:paraId="6C72981C"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0342647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2514A0C4" w14:textId="77777777" w:rsidR="00EB5A81" w:rsidRPr="009014A0" w:rsidRDefault="00EB5A81" w:rsidP="00EB5A81">
      <w:pPr>
        <w:tabs>
          <w:tab w:val="left" w:pos="4260"/>
        </w:tabs>
        <w:ind w:left="3880" w:hanging="2940"/>
        <w:jc w:val="both"/>
        <w:rPr>
          <w:color w:val="000000"/>
          <w:sz w:val="24"/>
          <w:szCs w:val="24"/>
          <w:rtl/>
        </w:rPr>
      </w:pPr>
    </w:p>
    <w:p w14:paraId="236844E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7227A675" w14:textId="77777777" w:rsidR="00EB5A81" w:rsidRPr="009014A0" w:rsidRDefault="00EB5A81" w:rsidP="00EB5A81">
      <w:pPr>
        <w:tabs>
          <w:tab w:val="left" w:pos="4260"/>
        </w:tabs>
        <w:ind w:left="3880" w:hanging="2940"/>
        <w:jc w:val="both"/>
        <w:rPr>
          <w:color w:val="000000"/>
          <w:sz w:val="24"/>
          <w:szCs w:val="24"/>
          <w:rtl/>
        </w:rPr>
      </w:pPr>
    </w:p>
    <w:p w14:paraId="7629C93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lastRenderedPageBreak/>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3C1946C8" w14:textId="77777777" w:rsidR="00EB5A81" w:rsidRPr="009014A0" w:rsidRDefault="00EB5A81" w:rsidP="00EB5A81">
      <w:pPr>
        <w:tabs>
          <w:tab w:val="left" w:pos="4260"/>
        </w:tabs>
        <w:ind w:left="3880" w:hanging="2940"/>
        <w:jc w:val="both"/>
        <w:rPr>
          <w:color w:val="000000"/>
          <w:sz w:val="24"/>
          <w:szCs w:val="24"/>
          <w:rtl/>
        </w:rPr>
      </w:pPr>
    </w:p>
    <w:p w14:paraId="30BD2D9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648BBA66" w14:textId="77777777" w:rsidR="00EB5A81" w:rsidRPr="009014A0" w:rsidRDefault="00EB5A81" w:rsidP="00EB5A81">
      <w:pPr>
        <w:tabs>
          <w:tab w:val="left" w:pos="4260"/>
        </w:tabs>
        <w:ind w:left="3880" w:hanging="2940"/>
        <w:jc w:val="both"/>
        <w:rPr>
          <w:color w:val="000000"/>
          <w:sz w:val="24"/>
          <w:szCs w:val="24"/>
          <w:rtl/>
        </w:rPr>
      </w:pPr>
    </w:p>
    <w:p w14:paraId="5F7AB72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01D0C2FD" w14:textId="77777777" w:rsidR="00EB5A81" w:rsidRPr="009014A0" w:rsidRDefault="00EB5A81" w:rsidP="00EB5A81">
      <w:pPr>
        <w:tabs>
          <w:tab w:val="left" w:pos="4260"/>
        </w:tabs>
        <w:ind w:left="3880" w:hanging="2940"/>
        <w:jc w:val="both"/>
        <w:rPr>
          <w:color w:val="000000"/>
          <w:sz w:val="24"/>
          <w:szCs w:val="24"/>
          <w:rtl/>
        </w:rPr>
      </w:pPr>
    </w:p>
    <w:p w14:paraId="40D50E6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48961228" w14:textId="77777777" w:rsidR="00EB5A81" w:rsidRPr="009014A0" w:rsidRDefault="00EB5A81" w:rsidP="00EB5A81">
      <w:pPr>
        <w:tabs>
          <w:tab w:val="left" w:pos="4260"/>
        </w:tabs>
        <w:ind w:left="3880" w:hanging="2940"/>
        <w:jc w:val="both"/>
        <w:rPr>
          <w:color w:val="000000"/>
          <w:sz w:val="24"/>
          <w:szCs w:val="24"/>
          <w:rtl/>
        </w:rPr>
      </w:pPr>
    </w:p>
    <w:p w14:paraId="404374BA"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76E1E87F" w14:textId="77777777" w:rsidR="00EB5A81" w:rsidRPr="009014A0" w:rsidRDefault="00EB5A81" w:rsidP="00EB5A81">
      <w:pPr>
        <w:tabs>
          <w:tab w:val="left" w:pos="4260"/>
        </w:tabs>
        <w:ind w:left="3880" w:hanging="2940"/>
        <w:jc w:val="both"/>
        <w:rPr>
          <w:bCs/>
          <w:color w:val="000000"/>
          <w:sz w:val="24"/>
          <w:szCs w:val="24"/>
          <w:rtl/>
        </w:rPr>
      </w:pPr>
    </w:p>
    <w:p w14:paraId="53A143A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6CAE2148" w14:textId="77777777" w:rsidR="00EB5A81" w:rsidRPr="009014A0" w:rsidRDefault="00EB5A81" w:rsidP="00EB5A81">
      <w:pPr>
        <w:tabs>
          <w:tab w:val="left" w:pos="3800"/>
        </w:tabs>
        <w:ind w:left="3820" w:hanging="2360"/>
        <w:jc w:val="both"/>
        <w:rPr>
          <w:color w:val="000000"/>
          <w:sz w:val="24"/>
          <w:szCs w:val="24"/>
          <w:rtl/>
        </w:rPr>
      </w:pPr>
    </w:p>
    <w:p w14:paraId="6F3FB466"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79F8A6F6" w14:textId="77777777" w:rsidR="00EB5A81" w:rsidRPr="009014A0" w:rsidRDefault="00EB5A81" w:rsidP="00EB5A81">
      <w:pPr>
        <w:tabs>
          <w:tab w:val="left" w:pos="4260"/>
        </w:tabs>
        <w:ind w:left="3880" w:hanging="2940"/>
        <w:jc w:val="both"/>
        <w:rPr>
          <w:color w:val="000000"/>
          <w:sz w:val="24"/>
          <w:szCs w:val="24"/>
          <w:rtl/>
        </w:rPr>
      </w:pPr>
    </w:p>
    <w:p w14:paraId="532A1996"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112470D4" w14:textId="77777777" w:rsidR="00EB5A81" w:rsidRPr="009014A0" w:rsidRDefault="00EB5A81" w:rsidP="00EB5A81">
      <w:pPr>
        <w:tabs>
          <w:tab w:val="left" w:pos="4260"/>
        </w:tabs>
        <w:ind w:left="4580" w:hanging="2940"/>
        <w:jc w:val="both"/>
        <w:rPr>
          <w:color w:val="000000"/>
          <w:sz w:val="24"/>
          <w:szCs w:val="24"/>
          <w:rtl/>
        </w:rPr>
      </w:pPr>
    </w:p>
    <w:p w14:paraId="3E09269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001B5EAF" w14:textId="77777777" w:rsidR="00EB5A81" w:rsidRPr="00341985" w:rsidRDefault="00EB5A81" w:rsidP="00EB5A81">
      <w:pPr>
        <w:pStyle w:val="2"/>
        <w:ind w:left="1460"/>
        <w:jc w:val="both"/>
        <w:rPr>
          <w:b/>
          <w:bCs w:val="0"/>
          <w:sz w:val="24"/>
        </w:rPr>
      </w:pPr>
    </w:p>
    <w:p w14:paraId="350C068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2963A0FF" w14:textId="77777777" w:rsidR="00EB5A81" w:rsidRPr="00341985" w:rsidRDefault="00EB5A81" w:rsidP="00EB5A81">
      <w:pPr>
        <w:pStyle w:val="2"/>
        <w:ind w:left="1440"/>
        <w:jc w:val="both"/>
        <w:rPr>
          <w:b/>
          <w:bCs w:val="0"/>
          <w:sz w:val="24"/>
          <w:rtl/>
        </w:rPr>
      </w:pPr>
    </w:p>
    <w:p w14:paraId="6E2415B9"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79625829" w14:textId="77777777" w:rsidR="00EB5A81" w:rsidRPr="00341985" w:rsidRDefault="00EB5A81" w:rsidP="00EB5A81">
      <w:pPr>
        <w:pStyle w:val="24"/>
        <w:rPr>
          <w:b/>
          <w:sz w:val="24"/>
          <w:szCs w:val="24"/>
          <w:rtl/>
        </w:rPr>
      </w:pPr>
    </w:p>
    <w:p w14:paraId="4CDD03C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55E6858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079DEB5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5059DA72"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221E1498"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7708C223"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260CBE6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51F0B79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1AC06E68"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63584EFD" w14:textId="77777777" w:rsidR="00A955A9"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4DDB3D7D" w14:textId="77777777" w:rsidR="00EB5A81" w:rsidRPr="00341985" w:rsidRDefault="00A955A9" w:rsidP="005D36FC">
      <w:pPr>
        <w:pStyle w:val="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6ED2CEBB"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2851D279"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66042D38" w14:textId="77777777" w:rsidR="00EB5A81" w:rsidRPr="00341985" w:rsidRDefault="00EB5A81" w:rsidP="00EB5A81">
      <w:pPr>
        <w:ind w:left="1560" w:hanging="700"/>
        <w:jc w:val="both"/>
        <w:rPr>
          <w:b/>
          <w:color w:val="000000"/>
          <w:sz w:val="24"/>
          <w:szCs w:val="24"/>
          <w:rtl/>
        </w:rPr>
      </w:pPr>
    </w:p>
    <w:p w14:paraId="49479F33"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5BB349E8" w14:textId="77777777" w:rsidR="00EB5A81" w:rsidRPr="00341985" w:rsidRDefault="00EB5A81" w:rsidP="00EB5A81">
      <w:pPr>
        <w:pStyle w:val="1"/>
        <w:ind w:left="720"/>
        <w:rPr>
          <w:b/>
          <w:sz w:val="24"/>
          <w:u w:val="single"/>
          <w:rtl/>
        </w:rPr>
      </w:pPr>
    </w:p>
    <w:p w14:paraId="0827361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63526D36" w14:textId="77777777" w:rsidR="00EB5A81" w:rsidRPr="00341985" w:rsidRDefault="00EB5A81" w:rsidP="00EB5A81">
      <w:pPr>
        <w:pStyle w:val="2"/>
        <w:ind w:left="1440"/>
        <w:jc w:val="both"/>
        <w:rPr>
          <w:b/>
          <w:bCs w:val="0"/>
          <w:sz w:val="24"/>
          <w:rtl/>
        </w:rPr>
      </w:pPr>
    </w:p>
    <w:p w14:paraId="6C34A98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3B596682" w14:textId="77777777" w:rsidR="00EB5A81" w:rsidRPr="00341985" w:rsidRDefault="00EB5A81" w:rsidP="00EB5A81">
      <w:pPr>
        <w:pStyle w:val="2"/>
        <w:jc w:val="both"/>
        <w:rPr>
          <w:b/>
          <w:bCs w:val="0"/>
          <w:sz w:val="24"/>
          <w:rtl/>
        </w:rPr>
      </w:pPr>
    </w:p>
    <w:p w14:paraId="6FBE4C6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72873BE7" w14:textId="77777777" w:rsidR="00EB5A81" w:rsidRPr="00341985" w:rsidRDefault="00EB5A81" w:rsidP="00EB5A81">
      <w:pPr>
        <w:pStyle w:val="2"/>
        <w:jc w:val="both"/>
        <w:rPr>
          <w:b/>
          <w:bCs w:val="0"/>
          <w:sz w:val="24"/>
          <w:rtl/>
        </w:rPr>
      </w:pPr>
    </w:p>
    <w:p w14:paraId="4911F73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5146D5C5" w14:textId="77777777" w:rsidR="00EB5A81" w:rsidRPr="00341985" w:rsidRDefault="00EB5A81" w:rsidP="00EB5A81">
      <w:pPr>
        <w:pStyle w:val="2"/>
        <w:jc w:val="both"/>
        <w:rPr>
          <w:b/>
          <w:bCs w:val="0"/>
          <w:sz w:val="24"/>
          <w:rtl/>
        </w:rPr>
      </w:pPr>
    </w:p>
    <w:p w14:paraId="2583D50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4D8FA3E3" w14:textId="77777777" w:rsidR="00EB5A81" w:rsidRPr="00341985" w:rsidRDefault="00EB5A81" w:rsidP="00EB5A81">
      <w:pPr>
        <w:pStyle w:val="2"/>
        <w:jc w:val="both"/>
        <w:rPr>
          <w:b/>
          <w:bCs w:val="0"/>
          <w:sz w:val="24"/>
          <w:rtl/>
        </w:rPr>
      </w:pPr>
    </w:p>
    <w:p w14:paraId="1A8F2677"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צוע המבנה וכל העבודות המתבצעות בקשר אליו, הכל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00C36565"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63159613" w14:textId="77777777" w:rsidR="00EB5A81" w:rsidRPr="00341985" w:rsidRDefault="00EB5A81" w:rsidP="00EB5A81">
      <w:pPr>
        <w:ind w:left="1560" w:hanging="700"/>
        <w:jc w:val="both"/>
        <w:rPr>
          <w:b/>
          <w:color w:val="000000"/>
          <w:sz w:val="24"/>
          <w:szCs w:val="24"/>
          <w:rtl/>
        </w:rPr>
      </w:pPr>
    </w:p>
    <w:p w14:paraId="4E2B548F"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6F57C857" w14:textId="77777777" w:rsidR="00EB5A81" w:rsidRPr="00341985" w:rsidRDefault="00EB5A81" w:rsidP="00EB5A81">
      <w:pPr>
        <w:ind w:left="1560" w:hanging="700"/>
        <w:jc w:val="both"/>
        <w:rPr>
          <w:b/>
          <w:color w:val="000000"/>
          <w:sz w:val="24"/>
          <w:szCs w:val="24"/>
          <w:rtl/>
        </w:rPr>
      </w:pPr>
    </w:p>
    <w:p w14:paraId="15AD9C0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4046A981" w14:textId="77777777" w:rsidR="00EB5A81" w:rsidRPr="00341985" w:rsidRDefault="00EB5A81" w:rsidP="00EB5A81">
      <w:pPr>
        <w:pStyle w:val="2"/>
        <w:jc w:val="both"/>
        <w:rPr>
          <w:b/>
          <w:bCs w:val="0"/>
          <w:sz w:val="24"/>
          <w:rtl/>
        </w:rPr>
      </w:pPr>
    </w:p>
    <w:p w14:paraId="71E19D37"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775941A3" w14:textId="77777777" w:rsidR="00EB5A81" w:rsidRPr="001622E3" w:rsidRDefault="00EB5A81" w:rsidP="00EB5A81">
      <w:pPr>
        <w:pStyle w:val="af3"/>
        <w:rPr>
          <w:sz w:val="24"/>
          <w:szCs w:val="24"/>
          <w:u w:val="single"/>
          <w:rtl/>
        </w:rPr>
      </w:pPr>
    </w:p>
    <w:p w14:paraId="3637F164"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lastRenderedPageBreak/>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1B3467D1"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447F7246"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684FCDDB" w14:textId="77777777" w:rsidR="00EB5A81" w:rsidRPr="00341985" w:rsidRDefault="00EB5A81" w:rsidP="00EB5A81">
      <w:pPr>
        <w:pStyle w:val="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58993003"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07D3BAAF" w14:textId="77777777" w:rsidR="00EB5A81" w:rsidRDefault="00EB5A81" w:rsidP="00EB5A81">
      <w:pPr>
        <w:pStyle w:val="2"/>
        <w:jc w:val="both"/>
        <w:rPr>
          <w:sz w:val="24"/>
          <w:rtl/>
        </w:rPr>
      </w:pPr>
    </w:p>
    <w:p w14:paraId="60AD8C03"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7CE13105" w14:textId="77777777" w:rsidR="00EB5A81" w:rsidRPr="00341985" w:rsidRDefault="00EB5A81" w:rsidP="00EB5A81">
      <w:pPr>
        <w:pStyle w:val="1"/>
        <w:ind w:left="720"/>
        <w:rPr>
          <w:sz w:val="24"/>
          <w:u w:val="single"/>
          <w:rtl/>
        </w:rPr>
      </w:pPr>
    </w:p>
    <w:p w14:paraId="6622762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531C1215" w14:textId="77777777" w:rsidR="00EB5A81" w:rsidRPr="00341985" w:rsidRDefault="00EB5A81" w:rsidP="00EB5A81">
      <w:pPr>
        <w:pStyle w:val="2"/>
        <w:ind w:left="1440"/>
        <w:jc w:val="both"/>
        <w:rPr>
          <w:bCs w:val="0"/>
          <w:sz w:val="24"/>
          <w:rtl/>
        </w:rPr>
      </w:pPr>
    </w:p>
    <w:p w14:paraId="76EE8DE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38C62AA3" w14:textId="77777777" w:rsidR="00EB5A81" w:rsidRPr="00341985" w:rsidRDefault="00EB5A81" w:rsidP="00EB5A81">
      <w:pPr>
        <w:pStyle w:val="2"/>
        <w:jc w:val="both"/>
        <w:rPr>
          <w:bCs w:val="0"/>
          <w:sz w:val="24"/>
          <w:rtl/>
        </w:rPr>
      </w:pPr>
    </w:p>
    <w:p w14:paraId="255E7BB8" w14:textId="77777777" w:rsidR="00EB5A81" w:rsidRPr="00341985" w:rsidRDefault="00EB5A81" w:rsidP="00EB5A81">
      <w:pPr>
        <w:pStyle w:val="2"/>
        <w:ind w:left="1440"/>
        <w:jc w:val="both"/>
        <w:rPr>
          <w:bCs w:val="0"/>
          <w:sz w:val="24"/>
          <w:rtl/>
        </w:rPr>
      </w:pPr>
      <w:r w:rsidRPr="00341985">
        <w:rPr>
          <w:rFonts w:hint="cs"/>
          <w:bCs w:val="0"/>
          <w:sz w:val="24"/>
          <w:rt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34BD06C7" w14:textId="77777777" w:rsidR="00EB5A81" w:rsidRDefault="00EB5A81" w:rsidP="00EB5A81">
      <w:pPr>
        <w:pStyle w:val="2"/>
        <w:ind w:left="1440"/>
        <w:jc w:val="both"/>
        <w:rPr>
          <w:sz w:val="24"/>
          <w:rtl/>
        </w:rPr>
      </w:pPr>
    </w:p>
    <w:p w14:paraId="52B9DE54"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3F9314C8"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08911573"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40F0999F"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69422F1E"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2B16813E"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1968FE38" w14:textId="77777777" w:rsidR="00EB5A81" w:rsidRDefault="00EB5A81" w:rsidP="00EB5A81">
      <w:pPr>
        <w:ind w:left="1440"/>
        <w:jc w:val="both"/>
        <w:rPr>
          <w:szCs w:val="24"/>
          <w:rtl/>
        </w:rPr>
      </w:pPr>
    </w:p>
    <w:p w14:paraId="6BED63E3" w14:textId="77777777" w:rsidR="00EB5A81" w:rsidRDefault="00EB5A81" w:rsidP="00EB5A81">
      <w:pPr>
        <w:ind w:left="1440"/>
        <w:jc w:val="both"/>
        <w:rPr>
          <w:szCs w:val="24"/>
          <w:rtl/>
        </w:rPr>
      </w:pPr>
      <w:r>
        <w:rPr>
          <w:rFonts w:hint="cs"/>
          <w:szCs w:val="24"/>
          <w:rtl/>
        </w:rPr>
        <w:lastRenderedPageBreak/>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0D1DE87D" w14:textId="77777777" w:rsidR="00EB5A81" w:rsidRDefault="00EB5A81" w:rsidP="00EB5A81">
      <w:pPr>
        <w:pStyle w:val="2"/>
        <w:jc w:val="both"/>
        <w:rPr>
          <w:sz w:val="24"/>
          <w:rtl/>
        </w:rPr>
      </w:pPr>
    </w:p>
    <w:p w14:paraId="4F6CC1F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1A5A6100" w14:textId="77777777" w:rsidR="00EB5A81" w:rsidRDefault="00EB5A81" w:rsidP="00EB5A81">
      <w:pPr>
        <w:pStyle w:val="2"/>
        <w:jc w:val="both"/>
        <w:rPr>
          <w:sz w:val="24"/>
          <w:rtl/>
        </w:rPr>
      </w:pPr>
    </w:p>
    <w:p w14:paraId="1847F3ED"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1B65840C"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208775A3" w14:textId="77777777" w:rsidR="00EB5A81" w:rsidRPr="009014A0" w:rsidRDefault="00EB5A81" w:rsidP="00EB5A81">
      <w:pPr>
        <w:ind w:left="1560" w:hanging="700"/>
        <w:jc w:val="both"/>
        <w:rPr>
          <w:color w:val="000000"/>
          <w:sz w:val="24"/>
          <w:szCs w:val="24"/>
          <w:rtl/>
        </w:rPr>
      </w:pPr>
    </w:p>
    <w:p w14:paraId="07B8A750"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51F76B46" w14:textId="77777777" w:rsidR="00EB5A81" w:rsidRPr="009014A0" w:rsidRDefault="00EB5A81" w:rsidP="00EB5A81">
      <w:pPr>
        <w:jc w:val="both"/>
        <w:rPr>
          <w:color w:val="000000"/>
          <w:sz w:val="24"/>
          <w:szCs w:val="24"/>
          <w:rtl/>
        </w:rPr>
      </w:pPr>
    </w:p>
    <w:p w14:paraId="1BDB33A6"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43592B44" w14:textId="77777777" w:rsidR="00EB5A81" w:rsidRPr="009014A0" w:rsidRDefault="00EB5A81" w:rsidP="00EB5A81">
      <w:pPr>
        <w:ind w:left="1560" w:hanging="700"/>
        <w:jc w:val="both"/>
        <w:rPr>
          <w:color w:val="000000"/>
          <w:sz w:val="24"/>
          <w:szCs w:val="24"/>
          <w:rtl/>
        </w:rPr>
      </w:pPr>
    </w:p>
    <w:p w14:paraId="4EDD9FE0"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274B3BDA" w14:textId="77777777" w:rsidR="00EB5A81" w:rsidRDefault="00EB5A81" w:rsidP="00EB5A81">
      <w:pPr>
        <w:ind w:left="1560" w:hanging="700"/>
        <w:rPr>
          <w:color w:val="000000"/>
          <w:sz w:val="24"/>
          <w:szCs w:val="24"/>
          <w:rtl/>
        </w:rPr>
      </w:pPr>
    </w:p>
    <w:p w14:paraId="0C43EE1E"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lastRenderedPageBreak/>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2512B929" w14:textId="77777777" w:rsidR="00EB5A81" w:rsidRPr="009014A0" w:rsidRDefault="00EB5A81" w:rsidP="00EB5A81">
      <w:pPr>
        <w:ind w:left="1560" w:hanging="700"/>
        <w:jc w:val="both"/>
        <w:rPr>
          <w:color w:val="000000"/>
          <w:sz w:val="24"/>
          <w:szCs w:val="24"/>
          <w:rtl/>
        </w:rPr>
      </w:pPr>
    </w:p>
    <w:p w14:paraId="5A561F94"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350647C2" w14:textId="77777777" w:rsidR="00EB5A81" w:rsidRPr="009014A0" w:rsidRDefault="00EB5A81" w:rsidP="00EB5A81">
      <w:pPr>
        <w:ind w:left="1560" w:hanging="700"/>
        <w:jc w:val="both"/>
        <w:rPr>
          <w:color w:val="000000"/>
          <w:sz w:val="24"/>
          <w:szCs w:val="24"/>
          <w:rtl/>
        </w:rPr>
      </w:pPr>
    </w:p>
    <w:p w14:paraId="4CFBB2E5"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6F0AD7BA"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0E02E0ED" w14:textId="77777777" w:rsidR="00EB5A81" w:rsidRPr="009014A0" w:rsidRDefault="00EB5A81" w:rsidP="00EB5A81">
      <w:pPr>
        <w:jc w:val="both"/>
        <w:rPr>
          <w:color w:val="000000"/>
          <w:sz w:val="24"/>
          <w:szCs w:val="24"/>
          <w:rtl/>
        </w:rPr>
      </w:pPr>
    </w:p>
    <w:p w14:paraId="1F7B9C5F"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642AABCC" w14:textId="77777777" w:rsidR="00EB5A81" w:rsidRPr="009014A0" w:rsidRDefault="00EB5A81" w:rsidP="00EB5A81">
      <w:pPr>
        <w:ind w:left="1560" w:hanging="700"/>
        <w:jc w:val="both"/>
        <w:rPr>
          <w:color w:val="000000"/>
          <w:sz w:val="24"/>
          <w:szCs w:val="24"/>
          <w:rtl/>
        </w:rPr>
      </w:pPr>
    </w:p>
    <w:p w14:paraId="540D8F4B"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273F1673" w14:textId="77777777" w:rsidR="00EB5A81" w:rsidRPr="009014A0" w:rsidRDefault="00EB5A81" w:rsidP="00EB5A81">
      <w:pPr>
        <w:pStyle w:val="1"/>
        <w:ind w:left="720"/>
        <w:rPr>
          <w:b/>
          <w:bCs/>
          <w:sz w:val="24"/>
          <w:u w:val="single"/>
          <w:rtl/>
        </w:rPr>
      </w:pPr>
    </w:p>
    <w:p w14:paraId="3A4D0A5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3891F61C" w14:textId="77777777" w:rsidR="00EB5A81" w:rsidRPr="00341985" w:rsidRDefault="00EB5A81" w:rsidP="00EB5A81">
      <w:pPr>
        <w:pStyle w:val="2"/>
        <w:ind w:left="1440"/>
        <w:jc w:val="both"/>
        <w:rPr>
          <w:b/>
          <w:bCs w:val="0"/>
          <w:sz w:val="24"/>
          <w:rtl/>
        </w:rPr>
      </w:pPr>
    </w:p>
    <w:p w14:paraId="529B4F7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2B45348B" w14:textId="77777777" w:rsidR="00EB5A81" w:rsidRPr="00341985" w:rsidRDefault="00EB5A81" w:rsidP="00EB5A81">
      <w:pPr>
        <w:pStyle w:val="2"/>
        <w:jc w:val="both"/>
        <w:rPr>
          <w:b/>
          <w:bCs w:val="0"/>
          <w:sz w:val="24"/>
          <w:rtl/>
        </w:rPr>
      </w:pPr>
    </w:p>
    <w:p w14:paraId="18FD92F0"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52FABDE1" w14:textId="77777777" w:rsidR="00EB5A81" w:rsidRPr="009014A0" w:rsidRDefault="00EB5A81" w:rsidP="00EB5A81">
      <w:pPr>
        <w:ind w:left="1560" w:hanging="700"/>
        <w:jc w:val="both"/>
        <w:rPr>
          <w:color w:val="000000"/>
          <w:sz w:val="24"/>
          <w:szCs w:val="24"/>
          <w:rtl/>
        </w:rPr>
      </w:pPr>
    </w:p>
    <w:p w14:paraId="78533F85"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2CB8C8E7" w14:textId="77777777" w:rsidR="00EB5A81" w:rsidRPr="009014A0" w:rsidRDefault="00EB5A81" w:rsidP="00EB5A81">
      <w:pPr>
        <w:pStyle w:val="1"/>
        <w:ind w:left="720"/>
        <w:rPr>
          <w:b/>
          <w:bCs/>
          <w:sz w:val="24"/>
          <w:u w:val="single"/>
          <w:rtl/>
        </w:rPr>
      </w:pPr>
    </w:p>
    <w:p w14:paraId="48001BD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4739ADE0" w14:textId="77777777" w:rsidR="00EB5A81" w:rsidRPr="009A0CF9" w:rsidRDefault="00EB5A81" w:rsidP="00EB5A81">
      <w:pPr>
        <w:pStyle w:val="2"/>
        <w:ind w:left="1440"/>
        <w:jc w:val="both"/>
        <w:rPr>
          <w:sz w:val="24"/>
          <w:rtl/>
        </w:rPr>
      </w:pPr>
    </w:p>
    <w:p w14:paraId="0AD033E2"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w:t>
      </w:r>
      <w:r w:rsidRPr="00341985">
        <w:rPr>
          <w:b/>
          <w:bCs w:val="0"/>
          <w:sz w:val="24"/>
          <w:rtl/>
        </w:rPr>
        <w:lastRenderedPageBreak/>
        <w:t>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70631FD8" w14:textId="77777777" w:rsidR="00EB5A81" w:rsidRPr="00341985" w:rsidRDefault="00EB5A81" w:rsidP="00EB5A81">
      <w:pPr>
        <w:pStyle w:val="2"/>
        <w:jc w:val="both"/>
        <w:rPr>
          <w:b/>
          <w:bCs w:val="0"/>
          <w:sz w:val="24"/>
          <w:rtl/>
        </w:rPr>
      </w:pPr>
    </w:p>
    <w:p w14:paraId="25C98AE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3FE23C8C" w14:textId="77777777" w:rsidR="00EB5A81" w:rsidRPr="00341985" w:rsidRDefault="00EB5A81" w:rsidP="00EB5A81">
      <w:pPr>
        <w:pStyle w:val="2"/>
        <w:jc w:val="both"/>
        <w:rPr>
          <w:b/>
          <w:bCs w:val="0"/>
          <w:sz w:val="24"/>
          <w:rtl/>
        </w:rPr>
      </w:pPr>
    </w:p>
    <w:p w14:paraId="65399A07"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6DD6F035" w14:textId="77777777" w:rsidR="00EB5A81" w:rsidRPr="00341985" w:rsidRDefault="00EB5A81" w:rsidP="00EB5A81">
      <w:pPr>
        <w:pStyle w:val="2"/>
        <w:ind w:left="1440"/>
        <w:jc w:val="both"/>
        <w:rPr>
          <w:b/>
          <w:bCs w:val="0"/>
          <w:sz w:val="24"/>
          <w:rtl/>
        </w:rPr>
      </w:pPr>
    </w:p>
    <w:p w14:paraId="69CA102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07DA550E" w14:textId="77777777" w:rsidR="00EB5A81" w:rsidRPr="00341985" w:rsidRDefault="00EB5A81" w:rsidP="00EB5A81">
      <w:pPr>
        <w:pStyle w:val="2"/>
        <w:jc w:val="both"/>
        <w:rPr>
          <w:b/>
          <w:bCs w:val="0"/>
          <w:sz w:val="24"/>
          <w:rtl/>
        </w:rPr>
      </w:pPr>
    </w:p>
    <w:p w14:paraId="5DFDA5FE"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66D5EC0B" w14:textId="77777777" w:rsidR="00EB5A81" w:rsidRPr="00341985" w:rsidRDefault="00EB5A81" w:rsidP="00EB5A81">
      <w:pPr>
        <w:ind w:left="1560" w:hanging="700"/>
        <w:jc w:val="both"/>
        <w:rPr>
          <w:b/>
          <w:color w:val="000000"/>
          <w:sz w:val="24"/>
          <w:szCs w:val="24"/>
          <w:rtl/>
        </w:rPr>
      </w:pPr>
    </w:p>
    <w:p w14:paraId="37CD5BFB"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5C4E7AEF" w14:textId="77777777" w:rsidR="00EB5A81" w:rsidRPr="00341985" w:rsidRDefault="00EB5A81" w:rsidP="00EB5A81">
      <w:pPr>
        <w:pStyle w:val="1"/>
        <w:ind w:left="720"/>
        <w:rPr>
          <w:b/>
          <w:sz w:val="24"/>
          <w:u w:val="single"/>
          <w:rtl/>
        </w:rPr>
      </w:pPr>
    </w:p>
    <w:p w14:paraId="49CEF8FE"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2432FDC5"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533E2BB5" w14:textId="77777777" w:rsidR="00EB5A81" w:rsidRPr="00341985" w:rsidRDefault="00EB5A81" w:rsidP="00EB5A81">
      <w:pPr>
        <w:pStyle w:val="2"/>
        <w:ind w:left="1440"/>
        <w:jc w:val="both"/>
        <w:rPr>
          <w:b/>
          <w:bCs w:val="0"/>
          <w:sz w:val="24"/>
        </w:rPr>
      </w:pPr>
    </w:p>
    <w:p w14:paraId="131FA0FD"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3F6FC268" w14:textId="77777777" w:rsidR="00EB5A81" w:rsidRPr="009014A0" w:rsidRDefault="00EB5A81" w:rsidP="00EB5A81">
      <w:pPr>
        <w:pStyle w:val="2"/>
        <w:ind w:left="1440"/>
        <w:jc w:val="both"/>
        <w:rPr>
          <w:sz w:val="24"/>
          <w:rtl/>
        </w:rPr>
      </w:pPr>
    </w:p>
    <w:p w14:paraId="3D81E7F9"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3BAD0D48" w14:textId="77777777" w:rsidR="00EB5A81" w:rsidRPr="009014A0" w:rsidRDefault="00EB5A81" w:rsidP="00EB5A81">
      <w:pPr>
        <w:ind w:left="1440" w:hanging="700"/>
        <w:jc w:val="both"/>
        <w:rPr>
          <w:color w:val="000000"/>
          <w:sz w:val="24"/>
          <w:szCs w:val="24"/>
          <w:rtl/>
        </w:rPr>
      </w:pPr>
    </w:p>
    <w:p w14:paraId="78E3441E"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41B91F3F" w14:textId="77777777" w:rsidR="00EB5A81" w:rsidRPr="009014A0" w:rsidRDefault="00EB5A81" w:rsidP="00EB5A81">
      <w:pPr>
        <w:ind w:left="2120" w:hanging="700"/>
        <w:jc w:val="both"/>
        <w:rPr>
          <w:color w:val="000000"/>
          <w:sz w:val="24"/>
          <w:szCs w:val="24"/>
          <w:rtl/>
        </w:rPr>
      </w:pPr>
    </w:p>
    <w:p w14:paraId="75F08089"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26800101" w14:textId="77777777" w:rsidR="00EB5A81" w:rsidRPr="00341985" w:rsidRDefault="00EB5A81" w:rsidP="00EB5A81">
      <w:pPr>
        <w:pStyle w:val="2"/>
        <w:ind w:left="1440"/>
        <w:jc w:val="both"/>
        <w:rPr>
          <w:sz w:val="24"/>
          <w:rtl/>
        </w:rPr>
      </w:pPr>
    </w:p>
    <w:p w14:paraId="17B3594F"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5675EC49" w14:textId="77777777" w:rsidR="00EB5A81" w:rsidRPr="00341985" w:rsidRDefault="00EB5A81" w:rsidP="00EB5A81">
      <w:pPr>
        <w:pStyle w:val="3"/>
        <w:ind w:left="2160"/>
        <w:rPr>
          <w:sz w:val="24"/>
          <w:u w:val="none"/>
          <w:rtl/>
        </w:rPr>
      </w:pPr>
    </w:p>
    <w:p w14:paraId="04F69C64"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03DA6313" w14:textId="77777777" w:rsidR="00EB5A81" w:rsidRPr="00341985" w:rsidRDefault="00EB5A81" w:rsidP="00EB5A81">
      <w:pPr>
        <w:pStyle w:val="3"/>
        <w:rPr>
          <w:b w:val="0"/>
          <w:bCs w:val="0"/>
          <w:sz w:val="24"/>
          <w:u w:val="none"/>
          <w:rtl/>
        </w:rPr>
      </w:pPr>
    </w:p>
    <w:p w14:paraId="6C1792F6"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5F6DD702" w14:textId="77777777" w:rsidR="00EB5A81" w:rsidRPr="009014A0" w:rsidRDefault="00EB5A81" w:rsidP="00E31259">
      <w:pPr>
        <w:jc w:val="both"/>
        <w:rPr>
          <w:color w:val="000000"/>
          <w:sz w:val="24"/>
          <w:szCs w:val="24"/>
          <w:rtl/>
        </w:rPr>
      </w:pPr>
    </w:p>
    <w:p w14:paraId="13DE5A72"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54407E69" w14:textId="77777777" w:rsidR="00EB5A81" w:rsidRPr="00341985" w:rsidRDefault="00EB5A81" w:rsidP="00EB5A81">
      <w:pPr>
        <w:pStyle w:val="1"/>
        <w:ind w:left="720"/>
        <w:rPr>
          <w:sz w:val="24"/>
          <w:u w:val="single"/>
          <w:rtl/>
        </w:rPr>
      </w:pPr>
    </w:p>
    <w:p w14:paraId="493E686C"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7A38CEBF"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70607B95" w14:textId="77777777" w:rsidR="00EB5A81" w:rsidRPr="00341985" w:rsidRDefault="00EB5A81" w:rsidP="00EB5A81">
      <w:pPr>
        <w:jc w:val="both"/>
        <w:rPr>
          <w:color w:val="000000"/>
          <w:sz w:val="24"/>
          <w:szCs w:val="24"/>
          <w:rtl/>
        </w:rPr>
      </w:pPr>
    </w:p>
    <w:p w14:paraId="4071E942"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6D0E52A1"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5984D988" w14:textId="77777777" w:rsidR="00EB5A81" w:rsidRPr="00341985" w:rsidRDefault="00EB5A81" w:rsidP="00EB5A81">
      <w:pPr>
        <w:ind w:left="1440" w:hanging="700"/>
        <w:jc w:val="both"/>
        <w:rPr>
          <w:color w:val="000000"/>
          <w:sz w:val="24"/>
          <w:szCs w:val="24"/>
          <w:rtl/>
        </w:rPr>
      </w:pPr>
    </w:p>
    <w:p w14:paraId="589A17BD"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2A8D85A1" w14:textId="77777777" w:rsidR="00EB5A81" w:rsidRPr="00341985" w:rsidRDefault="00EB5A81" w:rsidP="00EB5A81">
      <w:pPr>
        <w:pStyle w:val="2"/>
        <w:jc w:val="both"/>
        <w:rPr>
          <w:bCs w:val="0"/>
          <w:sz w:val="24"/>
          <w:rtl/>
        </w:rPr>
      </w:pPr>
    </w:p>
    <w:p w14:paraId="124C2E6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0F9D191C"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18D90C09"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59AF65F9"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38E7DDD8" w14:textId="77777777" w:rsidR="00EB5A81" w:rsidRPr="00341985" w:rsidRDefault="00EB5A81" w:rsidP="00EB5A81">
      <w:pPr>
        <w:ind w:left="1440"/>
        <w:jc w:val="both"/>
        <w:rPr>
          <w:color w:val="000000"/>
          <w:sz w:val="24"/>
          <w:szCs w:val="24"/>
          <w:rtl/>
        </w:rPr>
      </w:pPr>
    </w:p>
    <w:p w14:paraId="32367FE3" w14:textId="77777777" w:rsidR="00EB5A81" w:rsidRDefault="00EB5A81" w:rsidP="00EB5A81">
      <w:pPr>
        <w:pStyle w:val="1"/>
        <w:keepNext w:val="0"/>
        <w:numPr>
          <w:ilvl w:val="0"/>
          <w:numId w:val="15"/>
        </w:numPr>
        <w:ind w:left="740"/>
        <w:rPr>
          <w:b/>
          <w:bCs/>
          <w:sz w:val="24"/>
          <w:u w:val="single"/>
          <w:rtl/>
        </w:rPr>
      </w:pPr>
      <w:r w:rsidRPr="000521ED">
        <w:rPr>
          <w:b/>
          <w:bCs/>
          <w:sz w:val="24"/>
          <w:u w:val="single"/>
          <w:rtl/>
        </w:rPr>
        <w:lastRenderedPageBreak/>
        <w:t>אחריות וב</w:t>
      </w:r>
      <w:r w:rsidRPr="000521ED">
        <w:rPr>
          <w:rFonts w:hint="cs"/>
          <w:b/>
          <w:bCs/>
          <w:sz w:val="24"/>
          <w:u w:val="single"/>
          <w:rtl/>
        </w:rPr>
        <w:t>י</w:t>
      </w:r>
      <w:r w:rsidRPr="000521ED">
        <w:rPr>
          <w:b/>
          <w:bCs/>
          <w:sz w:val="24"/>
          <w:u w:val="single"/>
          <w:rtl/>
        </w:rPr>
        <w:t>טוח</w:t>
      </w:r>
    </w:p>
    <w:p w14:paraId="6FD4E7D3" w14:textId="77777777" w:rsidR="00013309" w:rsidRDefault="00013309" w:rsidP="00BC1995">
      <w:pPr>
        <w:rPr>
          <w:rtl/>
          <w:lang w:eastAsia="he-IL"/>
        </w:rPr>
      </w:pPr>
    </w:p>
    <w:p w14:paraId="55CE8AFA" w14:textId="77777777" w:rsidR="00013309" w:rsidRPr="00BC1995" w:rsidRDefault="00013309" w:rsidP="00BC1995">
      <w:pPr>
        <w:ind w:left="720"/>
        <w:rPr>
          <w:lang w:eastAsia="he-IL"/>
        </w:rPr>
      </w:pPr>
      <w:r w:rsidRPr="000521ED">
        <w:rPr>
          <w:b/>
          <w:bCs/>
          <w:sz w:val="24"/>
          <w:u w:val="single"/>
          <w:rtl/>
        </w:rPr>
        <w:t>אחריות</w:t>
      </w:r>
    </w:p>
    <w:p w14:paraId="6FB68670" w14:textId="77777777" w:rsidR="00EB5A81" w:rsidRPr="00341985" w:rsidRDefault="00EB5A81" w:rsidP="00EB5A81">
      <w:pPr>
        <w:pStyle w:val="1"/>
        <w:ind w:left="720"/>
        <w:rPr>
          <w:sz w:val="24"/>
          <w:u w:val="single"/>
          <w:rtl/>
        </w:rPr>
      </w:pPr>
    </w:p>
    <w:p w14:paraId="48506CE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506F8BD9" w14:textId="77777777" w:rsidR="00EB5A81" w:rsidRPr="00341985" w:rsidRDefault="00EB5A81" w:rsidP="00EB5A81">
      <w:pPr>
        <w:pStyle w:val="3"/>
        <w:ind w:left="2180"/>
        <w:rPr>
          <w:b w:val="0"/>
          <w:bCs w:val="0"/>
          <w:sz w:val="24"/>
          <w:rtl/>
        </w:rPr>
      </w:pPr>
    </w:p>
    <w:p w14:paraId="6254F62C"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7074D6DD" w14:textId="77777777" w:rsidR="00EB5A81" w:rsidRPr="000521ED" w:rsidRDefault="00EB5A81" w:rsidP="00EB5A81">
      <w:pPr>
        <w:pStyle w:val="3"/>
        <w:ind w:left="2180"/>
        <w:rPr>
          <w:b w:val="0"/>
          <w:bCs w:val="0"/>
          <w:sz w:val="24"/>
          <w:u w:val="none"/>
        </w:rPr>
      </w:pPr>
    </w:p>
    <w:p w14:paraId="4D63D72B"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0A426245" w14:textId="77777777" w:rsidR="00EB5A81" w:rsidRPr="000521ED" w:rsidRDefault="00EB5A81" w:rsidP="00EB5A81">
      <w:pPr>
        <w:pStyle w:val="3"/>
        <w:ind w:left="2160"/>
        <w:rPr>
          <w:b w:val="0"/>
          <w:bCs w:val="0"/>
          <w:sz w:val="24"/>
          <w:u w:val="none"/>
          <w:rtl/>
        </w:rPr>
      </w:pPr>
    </w:p>
    <w:p w14:paraId="2FC095C8"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0A3EF3A6" w14:textId="77777777" w:rsidR="00EB5A81" w:rsidRPr="000521ED" w:rsidRDefault="00EB5A81" w:rsidP="00EB5A81">
      <w:pPr>
        <w:pStyle w:val="3"/>
        <w:rPr>
          <w:b w:val="0"/>
          <w:bCs w:val="0"/>
          <w:sz w:val="24"/>
          <w:u w:val="none"/>
          <w:rtl/>
        </w:rPr>
      </w:pPr>
    </w:p>
    <w:p w14:paraId="2C15E08D"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E54525E" w14:textId="77777777" w:rsidR="00EB5A81" w:rsidRPr="000521ED" w:rsidRDefault="00EB5A81" w:rsidP="00EB5A81">
      <w:pPr>
        <w:pStyle w:val="3"/>
        <w:ind w:left="2160"/>
        <w:rPr>
          <w:b w:val="0"/>
          <w:bCs w:val="0"/>
          <w:sz w:val="24"/>
          <w:u w:val="none"/>
          <w:rtl/>
        </w:rPr>
      </w:pPr>
    </w:p>
    <w:p w14:paraId="63E8D57C"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7652E11E" w14:textId="77777777" w:rsidR="00EB5A81" w:rsidRPr="00341985" w:rsidRDefault="00EB5A81" w:rsidP="00EB5A81">
      <w:pPr>
        <w:pStyle w:val="3"/>
        <w:rPr>
          <w:b w:val="0"/>
          <w:bCs w:val="0"/>
          <w:sz w:val="24"/>
          <w:rtl/>
        </w:rPr>
      </w:pPr>
    </w:p>
    <w:p w14:paraId="64932B64"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7CF47FF4" w14:textId="77777777" w:rsidR="00EB5A81" w:rsidRPr="00341985" w:rsidRDefault="00EB5A81" w:rsidP="00EB5A81">
      <w:pPr>
        <w:tabs>
          <w:tab w:val="left" w:pos="5940"/>
        </w:tabs>
        <w:jc w:val="both"/>
        <w:rPr>
          <w:color w:val="000000"/>
          <w:sz w:val="24"/>
          <w:szCs w:val="24"/>
          <w:rtl/>
        </w:rPr>
      </w:pPr>
    </w:p>
    <w:p w14:paraId="4ADDB1A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35F5DB0B" w14:textId="77777777" w:rsidR="00EB5A81" w:rsidRPr="00341985" w:rsidRDefault="00EB5A81" w:rsidP="00EB5A81">
      <w:pPr>
        <w:pStyle w:val="2"/>
        <w:ind w:left="1440"/>
        <w:jc w:val="both"/>
        <w:rPr>
          <w:bCs w:val="0"/>
          <w:sz w:val="24"/>
          <w:rtl/>
        </w:rPr>
      </w:pPr>
    </w:p>
    <w:p w14:paraId="33E0FA6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58F23CB8" w14:textId="77777777" w:rsidR="00EB5A81" w:rsidRPr="00341985" w:rsidRDefault="00EB5A81" w:rsidP="00EB5A81">
      <w:pPr>
        <w:pStyle w:val="2"/>
        <w:jc w:val="both"/>
        <w:rPr>
          <w:bCs w:val="0"/>
          <w:sz w:val="24"/>
          <w:rtl/>
        </w:rPr>
      </w:pPr>
    </w:p>
    <w:p w14:paraId="601044B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6B2A2E6C" w14:textId="77777777" w:rsidR="00EB5A81" w:rsidRPr="00341985" w:rsidRDefault="00EB5A81" w:rsidP="00EB5A81">
      <w:pPr>
        <w:pStyle w:val="2"/>
        <w:jc w:val="both"/>
        <w:rPr>
          <w:bCs w:val="0"/>
          <w:sz w:val="24"/>
          <w:rtl/>
        </w:rPr>
      </w:pPr>
    </w:p>
    <w:p w14:paraId="4C43D9AC" w14:textId="77777777" w:rsidR="00EB5A81" w:rsidRDefault="00EB5A81" w:rsidP="00EB5A81">
      <w:pPr>
        <w:pStyle w:val="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 xml:space="preserve">צוע שרותי המפקח, לרבות כל הפעולות הכרוכות בכך, </w:t>
      </w:r>
      <w:r w:rsidRPr="00341985">
        <w:rPr>
          <w:bCs w:val="0"/>
          <w:color w:val="000000"/>
          <w:sz w:val="24"/>
          <w:rtl/>
        </w:rPr>
        <w:lastRenderedPageBreak/>
        <w:t>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62027FD0" w14:textId="77777777" w:rsidR="00D64618" w:rsidRDefault="00D64618" w:rsidP="00BC1995">
      <w:pPr>
        <w:ind w:left="1440"/>
        <w:rPr>
          <w:b/>
          <w:bCs/>
          <w:sz w:val="24"/>
          <w:u w:val="single"/>
          <w:rtl/>
        </w:rPr>
      </w:pPr>
    </w:p>
    <w:p w14:paraId="14EE30B9"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10CFDABD" w14:textId="77777777" w:rsidR="00D64618" w:rsidRDefault="00D64618" w:rsidP="00BC1995">
      <w:pPr>
        <w:ind w:left="1440"/>
        <w:rPr>
          <w:rtl/>
        </w:rPr>
      </w:pPr>
    </w:p>
    <w:p w14:paraId="11073A9D" w14:textId="77777777" w:rsidR="00A955A9" w:rsidRPr="005D36FC" w:rsidRDefault="00A955A9" w:rsidP="005D36FC">
      <w:pPr>
        <w:pStyle w:val="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5D60441E" w14:textId="77777777" w:rsidR="00A955A9" w:rsidRPr="005D36FC" w:rsidRDefault="00A955A9" w:rsidP="005D36FC">
      <w:pPr>
        <w:rPr>
          <w:lang w:eastAsia="he-IL"/>
        </w:rPr>
      </w:pPr>
    </w:p>
    <w:p w14:paraId="51221DBF" w14:textId="77777777" w:rsidR="00A955A9" w:rsidRPr="005D36FC" w:rsidRDefault="00A955A9" w:rsidP="005D36FC">
      <w:pPr>
        <w:pStyle w:val="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24DC02FA" w14:textId="77777777" w:rsidR="00A955A9" w:rsidRPr="005D36FC" w:rsidRDefault="00A955A9" w:rsidP="005D36FC">
      <w:pPr>
        <w:rPr>
          <w:rtl/>
          <w:lang w:eastAsia="he-IL"/>
        </w:rPr>
      </w:pPr>
    </w:p>
    <w:p w14:paraId="276AFB7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4E3D4152" w14:textId="77777777" w:rsidR="00A955A9" w:rsidRPr="005D36FC" w:rsidRDefault="00A955A9" w:rsidP="005D36FC">
      <w:pPr>
        <w:rPr>
          <w:rtl/>
          <w:lang w:eastAsia="he-IL"/>
        </w:rPr>
      </w:pPr>
    </w:p>
    <w:p w14:paraId="1EFFB8C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535FDFBD" w14:textId="77777777" w:rsidR="00A955A9" w:rsidRPr="005D36FC" w:rsidRDefault="00A955A9" w:rsidP="005D36FC">
      <w:pPr>
        <w:rPr>
          <w:rtl/>
          <w:lang w:eastAsia="he-IL"/>
        </w:rPr>
      </w:pPr>
    </w:p>
    <w:p w14:paraId="201739C4"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360FE175" w14:textId="77777777" w:rsidR="00A955A9" w:rsidRPr="005D36FC" w:rsidRDefault="00A955A9" w:rsidP="005D36FC">
      <w:pPr>
        <w:rPr>
          <w:rtl/>
          <w:lang w:eastAsia="he-IL"/>
        </w:rPr>
      </w:pPr>
    </w:p>
    <w:p w14:paraId="1A490366"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7E1414E0" w14:textId="77777777" w:rsidR="00A955A9" w:rsidRPr="005D36FC" w:rsidRDefault="00A955A9" w:rsidP="005D36FC">
      <w:pPr>
        <w:rPr>
          <w:rtl/>
          <w:lang w:eastAsia="he-IL"/>
        </w:rPr>
      </w:pPr>
    </w:p>
    <w:p w14:paraId="6371D7C0"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216EBCB0" w14:textId="77777777" w:rsidR="00A955A9" w:rsidRPr="005D36FC" w:rsidRDefault="00A955A9" w:rsidP="005D36FC">
      <w:pPr>
        <w:rPr>
          <w:rtl/>
          <w:lang w:eastAsia="he-IL"/>
        </w:rPr>
      </w:pPr>
    </w:p>
    <w:p w14:paraId="304980E8" w14:textId="77777777" w:rsidR="00A955A9"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w:t>
      </w:r>
      <w:r w:rsidR="00A955A9" w:rsidRPr="005D36FC">
        <w:rPr>
          <w:bCs w:val="0"/>
          <w:color w:val="000000"/>
          <w:sz w:val="24"/>
          <w:rtl/>
        </w:rPr>
        <w:lastRenderedPageBreak/>
        <w:t xml:space="preserve">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0EE31D60" w14:textId="77777777" w:rsidR="00A955A9" w:rsidRPr="005D36FC" w:rsidRDefault="00A955A9" w:rsidP="005D36FC">
      <w:pPr>
        <w:rPr>
          <w:rtl/>
          <w:lang w:eastAsia="he-IL"/>
        </w:rPr>
      </w:pPr>
    </w:p>
    <w:p w14:paraId="39EA9E3A"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78C4F34E" w14:textId="77777777" w:rsidR="00A955A9" w:rsidRPr="005D36FC" w:rsidRDefault="00A955A9" w:rsidP="005D36FC">
      <w:pPr>
        <w:rPr>
          <w:rtl/>
          <w:lang w:eastAsia="he-IL"/>
        </w:rPr>
      </w:pPr>
    </w:p>
    <w:p w14:paraId="36B6E82E"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1F5F578" w14:textId="77777777" w:rsidR="003770FB" w:rsidRPr="005D36FC" w:rsidRDefault="003770FB" w:rsidP="005D36FC">
      <w:pPr>
        <w:rPr>
          <w:rtl/>
          <w:lang w:eastAsia="he-IL"/>
        </w:rPr>
      </w:pPr>
    </w:p>
    <w:p w14:paraId="73D6BE61"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10527B83" w14:textId="77777777" w:rsidR="00A955A9" w:rsidRPr="005D36FC" w:rsidRDefault="00A955A9" w:rsidP="005D36FC">
      <w:pPr>
        <w:rPr>
          <w:rtl/>
          <w:lang w:eastAsia="he-IL"/>
        </w:rPr>
      </w:pPr>
    </w:p>
    <w:p w14:paraId="4759163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3FB5728D" w14:textId="77777777" w:rsidR="00A955A9" w:rsidRPr="005D36FC" w:rsidRDefault="00A955A9" w:rsidP="005D36FC">
      <w:pPr>
        <w:rPr>
          <w:rtl/>
          <w:lang w:eastAsia="he-IL"/>
        </w:rPr>
      </w:pPr>
    </w:p>
    <w:p w14:paraId="2EF864C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0A3E6901" w14:textId="77777777" w:rsidR="00A955A9" w:rsidRPr="005D36FC" w:rsidRDefault="00A955A9" w:rsidP="005D36FC">
      <w:pPr>
        <w:rPr>
          <w:lang w:eastAsia="he-IL"/>
        </w:rPr>
      </w:pPr>
    </w:p>
    <w:p w14:paraId="174F0EE0" w14:textId="77777777" w:rsidR="00A955A9" w:rsidRPr="005D36FC"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4EFA741A" w14:textId="77777777" w:rsidR="00EB5A81" w:rsidRPr="005D36FC" w:rsidRDefault="00EB5A81" w:rsidP="005D36FC">
      <w:pPr>
        <w:pStyle w:val="2"/>
        <w:keepNext w:val="0"/>
        <w:tabs>
          <w:tab w:val="left" w:pos="1440"/>
        </w:tabs>
        <w:ind w:left="1460"/>
        <w:jc w:val="both"/>
        <w:rPr>
          <w:bCs w:val="0"/>
          <w:color w:val="000000"/>
          <w:sz w:val="24"/>
          <w:rtl/>
        </w:rPr>
      </w:pPr>
    </w:p>
    <w:p w14:paraId="7944E348" w14:textId="77777777" w:rsidR="00EB5A81" w:rsidRPr="005D36FC" w:rsidRDefault="00EB5A81" w:rsidP="005D36FC">
      <w:pPr>
        <w:pStyle w:val="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62D03931" w14:textId="77777777" w:rsidR="00EB5A81" w:rsidRPr="00341985" w:rsidRDefault="00EB5A81" w:rsidP="00EB5A81">
      <w:pPr>
        <w:jc w:val="both"/>
        <w:rPr>
          <w:color w:val="000000"/>
          <w:sz w:val="24"/>
          <w:szCs w:val="24"/>
          <w:rtl/>
        </w:rPr>
      </w:pPr>
    </w:p>
    <w:p w14:paraId="692EE657"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474773C4" w14:textId="77777777" w:rsidR="00EB5A81" w:rsidRPr="00341985" w:rsidRDefault="00EB5A81" w:rsidP="00EB5A81">
      <w:pPr>
        <w:pStyle w:val="1"/>
        <w:ind w:left="720"/>
        <w:rPr>
          <w:sz w:val="24"/>
          <w:u w:val="single"/>
          <w:rtl/>
        </w:rPr>
      </w:pPr>
    </w:p>
    <w:p w14:paraId="1B311014"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44429BFE"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4A67391D" w14:textId="77777777" w:rsidR="00EB5A81" w:rsidRPr="00341985" w:rsidRDefault="00EB5A81" w:rsidP="00EB5A81">
      <w:pPr>
        <w:ind w:left="1560" w:hanging="700"/>
        <w:jc w:val="both"/>
        <w:rPr>
          <w:color w:val="000000"/>
          <w:sz w:val="24"/>
          <w:szCs w:val="24"/>
          <w:rtl/>
        </w:rPr>
      </w:pPr>
    </w:p>
    <w:p w14:paraId="7506DF3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23ADCDA5" w14:textId="77777777" w:rsidR="00EB5A81" w:rsidRPr="00341985" w:rsidRDefault="00EB5A81" w:rsidP="00EB5A81">
      <w:pPr>
        <w:pStyle w:val="2"/>
        <w:ind w:left="1440"/>
        <w:jc w:val="both"/>
        <w:rPr>
          <w:bCs w:val="0"/>
          <w:sz w:val="24"/>
          <w:rtl/>
        </w:rPr>
      </w:pPr>
    </w:p>
    <w:p w14:paraId="5DB7013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50B77A3E" w14:textId="77777777" w:rsidR="00EB5A81" w:rsidRPr="00341985" w:rsidRDefault="00EB5A81" w:rsidP="00EB5A81">
      <w:pPr>
        <w:pStyle w:val="2"/>
        <w:ind w:left="1440"/>
        <w:jc w:val="both"/>
        <w:rPr>
          <w:bCs w:val="0"/>
          <w:sz w:val="24"/>
          <w:rtl/>
        </w:rPr>
      </w:pPr>
    </w:p>
    <w:p w14:paraId="29D98AB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19AC7C48" w14:textId="77777777" w:rsidR="00EB5A81" w:rsidRPr="00341985" w:rsidRDefault="00EB5A81" w:rsidP="00EB5A81">
      <w:pPr>
        <w:pStyle w:val="2"/>
        <w:jc w:val="both"/>
        <w:rPr>
          <w:bCs w:val="0"/>
          <w:sz w:val="24"/>
          <w:rtl/>
        </w:rPr>
      </w:pPr>
    </w:p>
    <w:p w14:paraId="0928A72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77A16A91" w14:textId="77777777" w:rsidR="00EB5A81" w:rsidRPr="00341985" w:rsidRDefault="00EB5A81" w:rsidP="00EB5A81">
      <w:pPr>
        <w:pStyle w:val="2"/>
        <w:ind w:left="1440"/>
        <w:jc w:val="both"/>
        <w:rPr>
          <w:bCs w:val="0"/>
          <w:sz w:val="24"/>
          <w:rtl/>
        </w:rPr>
      </w:pPr>
    </w:p>
    <w:p w14:paraId="06822FFF"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4B77EBBB"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529B3136" w14:textId="77777777" w:rsidR="00EB5A81" w:rsidRPr="00341985" w:rsidRDefault="00EB5A81" w:rsidP="00EB5A81">
      <w:pPr>
        <w:pStyle w:val="3"/>
        <w:ind w:left="2160"/>
        <w:rPr>
          <w:b w:val="0"/>
          <w:bCs w:val="0"/>
          <w:sz w:val="24"/>
          <w:rtl/>
        </w:rPr>
      </w:pPr>
    </w:p>
    <w:p w14:paraId="26BBBB03"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0B022621"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6C7D70C4" w14:textId="77777777" w:rsidR="00EB5A81" w:rsidRPr="00341985" w:rsidRDefault="00EB5A81" w:rsidP="00EB5A81">
      <w:pPr>
        <w:jc w:val="both"/>
        <w:rPr>
          <w:color w:val="000000"/>
          <w:sz w:val="24"/>
          <w:szCs w:val="24"/>
          <w:rtl/>
        </w:rPr>
      </w:pPr>
    </w:p>
    <w:p w14:paraId="235BF28F"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19752C65" w14:textId="77777777" w:rsidR="00EB5A81" w:rsidRPr="00341985" w:rsidRDefault="00EB5A81" w:rsidP="00EB5A81">
      <w:pPr>
        <w:pStyle w:val="4"/>
        <w:ind w:left="2880"/>
        <w:jc w:val="both"/>
        <w:rPr>
          <w:bCs w:val="0"/>
          <w:u w:val="none"/>
          <w:rtl/>
        </w:rPr>
      </w:pPr>
    </w:p>
    <w:p w14:paraId="3F34ED5E"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6C82FE58" w14:textId="77777777" w:rsidR="00EB5A81" w:rsidRPr="00341985" w:rsidRDefault="00EB5A81" w:rsidP="00EB5A81">
      <w:pPr>
        <w:pStyle w:val="4"/>
        <w:jc w:val="both"/>
        <w:rPr>
          <w:bCs w:val="0"/>
          <w:sz w:val="24"/>
          <w:u w:val="none"/>
          <w:rtl/>
        </w:rPr>
      </w:pPr>
    </w:p>
    <w:p w14:paraId="786475F1"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410DA80B" w14:textId="77777777" w:rsidR="00EB5A81" w:rsidRPr="00341985" w:rsidRDefault="00EB5A81" w:rsidP="00EB5A81">
      <w:pPr>
        <w:pStyle w:val="3"/>
        <w:ind w:left="2160"/>
        <w:rPr>
          <w:b w:val="0"/>
          <w:bCs w:val="0"/>
          <w:sz w:val="24"/>
          <w:rtl/>
        </w:rPr>
      </w:pPr>
    </w:p>
    <w:p w14:paraId="43F493D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18D7D9B9" w14:textId="77777777" w:rsidR="00EB5A81" w:rsidRPr="00341985" w:rsidRDefault="00EB5A81" w:rsidP="00EB5A81">
      <w:pPr>
        <w:pStyle w:val="2"/>
        <w:ind w:left="1440"/>
        <w:jc w:val="both"/>
        <w:rPr>
          <w:bCs w:val="0"/>
          <w:sz w:val="24"/>
          <w:rtl/>
        </w:rPr>
      </w:pPr>
    </w:p>
    <w:p w14:paraId="2BC86068"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41273339" w14:textId="77777777" w:rsidR="00EB5A81" w:rsidRPr="00341985" w:rsidRDefault="00EB5A81" w:rsidP="00EB5A81">
      <w:pPr>
        <w:ind w:left="1560" w:hanging="700"/>
        <w:jc w:val="both"/>
        <w:rPr>
          <w:color w:val="000000"/>
          <w:sz w:val="24"/>
          <w:szCs w:val="24"/>
          <w:rtl/>
        </w:rPr>
      </w:pPr>
    </w:p>
    <w:p w14:paraId="17E4E973"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43DCAF27" w14:textId="77777777" w:rsidR="00EB5A81" w:rsidRPr="00341985" w:rsidRDefault="00EB5A81" w:rsidP="00EB5A81">
      <w:pPr>
        <w:pStyle w:val="1"/>
        <w:ind w:left="720"/>
        <w:rPr>
          <w:sz w:val="24"/>
          <w:u w:val="single"/>
          <w:rtl/>
        </w:rPr>
      </w:pPr>
    </w:p>
    <w:p w14:paraId="043844D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7DB66FA7" w14:textId="77777777" w:rsidR="00EB5A81" w:rsidRPr="00341985" w:rsidRDefault="00EB5A81" w:rsidP="00EB5A81">
      <w:pPr>
        <w:pStyle w:val="2"/>
        <w:ind w:left="1440"/>
        <w:jc w:val="both"/>
        <w:rPr>
          <w:bCs w:val="0"/>
          <w:sz w:val="24"/>
          <w:rtl/>
        </w:rPr>
      </w:pPr>
    </w:p>
    <w:p w14:paraId="5AE661A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533D844F" w14:textId="77777777" w:rsidR="00EB5A81" w:rsidRPr="00341985" w:rsidRDefault="00EB5A81" w:rsidP="00EB5A81">
      <w:pPr>
        <w:pStyle w:val="2"/>
        <w:jc w:val="both"/>
        <w:rPr>
          <w:bCs w:val="0"/>
          <w:sz w:val="24"/>
          <w:rtl/>
        </w:rPr>
      </w:pPr>
    </w:p>
    <w:p w14:paraId="7A09A47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5EF733EF" w14:textId="77777777" w:rsidR="00EB5A81" w:rsidRPr="00341985" w:rsidRDefault="00EB5A81" w:rsidP="00EB5A81">
      <w:pPr>
        <w:pStyle w:val="2"/>
        <w:jc w:val="both"/>
        <w:rPr>
          <w:bCs w:val="0"/>
          <w:sz w:val="24"/>
          <w:rtl/>
        </w:rPr>
      </w:pPr>
    </w:p>
    <w:p w14:paraId="4C903569"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535DD1F6" w14:textId="77777777" w:rsidR="00EB5A81" w:rsidRPr="00341985" w:rsidRDefault="00EB5A81" w:rsidP="00EB5A81">
      <w:pPr>
        <w:pStyle w:val="1"/>
        <w:ind w:left="720"/>
        <w:rPr>
          <w:sz w:val="24"/>
          <w:u w:val="single"/>
          <w:rtl/>
        </w:rPr>
      </w:pPr>
    </w:p>
    <w:p w14:paraId="514CBBE2"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07D0AE10" w14:textId="77777777" w:rsidR="00EB5A81" w:rsidRPr="00341985" w:rsidRDefault="00EB5A81" w:rsidP="00EB5A81">
      <w:pPr>
        <w:jc w:val="both"/>
        <w:rPr>
          <w:color w:val="000000"/>
          <w:sz w:val="24"/>
          <w:szCs w:val="24"/>
          <w:rtl/>
        </w:rPr>
      </w:pPr>
    </w:p>
    <w:p w14:paraId="6BB250E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32D7D8B6" w14:textId="77777777" w:rsidR="00EB5A81" w:rsidRPr="00341985" w:rsidRDefault="00EB5A81" w:rsidP="00EB5A81">
      <w:pPr>
        <w:pStyle w:val="2"/>
        <w:ind w:left="1440"/>
        <w:jc w:val="both"/>
        <w:rPr>
          <w:bCs w:val="0"/>
          <w:sz w:val="24"/>
          <w:rtl/>
        </w:rPr>
      </w:pPr>
    </w:p>
    <w:p w14:paraId="1DA18993"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59277C81" w14:textId="77777777" w:rsidR="00EB5A81" w:rsidRPr="00341985" w:rsidRDefault="00EB5A81" w:rsidP="00EB5A81">
      <w:pPr>
        <w:jc w:val="both"/>
        <w:rPr>
          <w:color w:val="000000"/>
          <w:sz w:val="24"/>
          <w:szCs w:val="24"/>
          <w:rtl/>
        </w:rPr>
      </w:pPr>
    </w:p>
    <w:p w14:paraId="5AE0523A" w14:textId="77777777" w:rsidR="00EB5A81" w:rsidRPr="00BC1995" w:rsidRDefault="00EB5A81" w:rsidP="00EB5A81">
      <w:pPr>
        <w:pStyle w:val="1"/>
        <w:keepNext w:val="0"/>
        <w:numPr>
          <w:ilvl w:val="0"/>
          <w:numId w:val="15"/>
        </w:numPr>
        <w:ind w:left="740"/>
        <w:rPr>
          <w:b/>
          <w:bCs/>
          <w:sz w:val="24"/>
          <w:u w:val="single"/>
        </w:rPr>
      </w:pPr>
      <w:r w:rsidRPr="00BC1995">
        <w:rPr>
          <w:b/>
          <w:bCs/>
          <w:sz w:val="24"/>
          <w:u w:val="single"/>
          <w:rtl/>
        </w:rPr>
        <w:t>סודיות</w:t>
      </w:r>
    </w:p>
    <w:p w14:paraId="6ABF7474" w14:textId="77777777" w:rsidR="00EB5A81" w:rsidRPr="00341985" w:rsidRDefault="00EB5A81" w:rsidP="00EB5A81">
      <w:pPr>
        <w:pStyle w:val="1"/>
        <w:ind w:left="720"/>
        <w:rPr>
          <w:sz w:val="24"/>
          <w:u w:val="single"/>
          <w:rtl/>
        </w:rPr>
      </w:pPr>
    </w:p>
    <w:p w14:paraId="4DE369D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286160C9" w14:textId="77777777" w:rsidR="00EB5A81" w:rsidRPr="00341985" w:rsidRDefault="00EB5A81" w:rsidP="00EB5A81">
      <w:pPr>
        <w:pStyle w:val="2"/>
        <w:ind w:left="1440"/>
        <w:jc w:val="both"/>
        <w:rPr>
          <w:bCs w:val="0"/>
          <w:sz w:val="24"/>
          <w:rtl/>
        </w:rPr>
      </w:pPr>
    </w:p>
    <w:p w14:paraId="3ACAD18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11D48E45" w14:textId="77777777" w:rsidR="00EB5A81" w:rsidRPr="00341985" w:rsidRDefault="00EB5A81" w:rsidP="00EB5A81">
      <w:pPr>
        <w:pStyle w:val="2"/>
        <w:jc w:val="both"/>
        <w:rPr>
          <w:bCs w:val="0"/>
          <w:sz w:val="24"/>
          <w:rtl/>
        </w:rPr>
      </w:pPr>
    </w:p>
    <w:p w14:paraId="2262B453"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3FACA407" w14:textId="77777777" w:rsidR="00EB5A81" w:rsidRPr="00341985" w:rsidRDefault="00EB5A81" w:rsidP="00EB5A81">
      <w:pPr>
        <w:tabs>
          <w:tab w:val="left" w:pos="1580"/>
        </w:tabs>
        <w:ind w:left="2320" w:hanging="1460"/>
        <w:jc w:val="both"/>
        <w:rPr>
          <w:color w:val="000000"/>
          <w:sz w:val="24"/>
          <w:szCs w:val="24"/>
          <w:rtl/>
        </w:rPr>
      </w:pPr>
    </w:p>
    <w:p w14:paraId="5D1D6C25" w14:textId="77777777" w:rsidR="00EB5A81" w:rsidRPr="00341985" w:rsidRDefault="00EB5A81" w:rsidP="00EB5A81">
      <w:pPr>
        <w:pStyle w:val="1"/>
        <w:ind w:left="20"/>
        <w:rPr>
          <w:sz w:val="24"/>
          <w:u w:val="single"/>
        </w:rPr>
      </w:pPr>
    </w:p>
    <w:p w14:paraId="4CCAABD8"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162F6699" w14:textId="77777777" w:rsidR="00EB5A81" w:rsidRPr="00341985" w:rsidRDefault="00EB5A81" w:rsidP="00EB5A81">
      <w:pPr>
        <w:pStyle w:val="1"/>
        <w:ind w:left="720"/>
        <w:rPr>
          <w:sz w:val="24"/>
          <w:u w:val="single"/>
          <w:rtl/>
        </w:rPr>
      </w:pPr>
    </w:p>
    <w:p w14:paraId="337FA8F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4382CE99" w14:textId="77777777" w:rsidR="00EB5A81" w:rsidRPr="00341985" w:rsidRDefault="00EB5A81" w:rsidP="00EB5A81">
      <w:pPr>
        <w:pStyle w:val="2"/>
        <w:ind w:left="740"/>
        <w:jc w:val="both"/>
        <w:rPr>
          <w:bCs w:val="0"/>
          <w:sz w:val="24"/>
        </w:rPr>
      </w:pPr>
    </w:p>
    <w:p w14:paraId="0C3C9183"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0AA6FE79"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437D1E0E"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31F6DE79" w14:textId="77777777" w:rsidR="00EB5A81" w:rsidRPr="00341985" w:rsidRDefault="00EB5A81" w:rsidP="00EB5A81">
      <w:pPr>
        <w:ind w:left="2160"/>
        <w:jc w:val="both"/>
        <w:rPr>
          <w:color w:val="000000"/>
          <w:sz w:val="24"/>
          <w:szCs w:val="24"/>
          <w:rtl/>
        </w:rPr>
      </w:pPr>
    </w:p>
    <w:p w14:paraId="66C1843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28F973DE" w14:textId="77777777" w:rsidR="00EB5A81" w:rsidRPr="00341985" w:rsidRDefault="00EB5A81" w:rsidP="00EB5A81">
      <w:pPr>
        <w:pStyle w:val="2"/>
        <w:ind w:left="1440"/>
        <w:jc w:val="both"/>
        <w:rPr>
          <w:bCs w:val="0"/>
          <w:sz w:val="24"/>
          <w:rtl/>
        </w:rPr>
      </w:pPr>
    </w:p>
    <w:p w14:paraId="04DECF3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72C1047D" w14:textId="77777777" w:rsidR="00EB5A81" w:rsidRPr="00341985" w:rsidRDefault="00EB5A81" w:rsidP="00EB5A81">
      <w:pPr>
        <w:pStyle w:val="2"/>
        <w:jc w:val="both"/>
        <w:rPr>
          <w:bCs w:val="0"/>
          <w:sz w:val="24"/>
          <w:rtl/>
        </w:rPr>
      </w:pPr>
    </w:p>
    <w:p w14:paraId="71D62B7D"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404F52D2" w14:textId="77777777" w:rsidR="00EB5A81" w:rsidRPr="00341985" w:rsidRDefault="00EB5A81" w:rsidP="00EB5A81">
      <w:pPr>
        <w:pStyle w:val="2"/>
        <w:ind w:left="1440"/>
        <w:jc w:val="both"/>
        <w:rPr>
          <w:bCs w:val="0"/>
          <w:sz w:val="24"/>
          <w:rtl/>
        </w:rPr>
      </w:pPr>
    </w:p>
    <w:p w14:paraId="3E29183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 xml:space="preserve">אי קיום של תנאי מתנאי החוזה, </w:t>
      </w:r>
      <w:r w:rsidRPr="00341985">
        <w:rPr>
          <w:bCs w:val="0"/>
          <w:sz w:val="24"/>
          <w:rtl/>
        </w:rPr>
        <w:lastRenderedPageBreak/>
        <w:t>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49937663" w14:textId="77777777" w:rsidR="00EB5A81" w:rsidRPr="00341985" w:rsidRDefault="00EB5A81" w:rsidP="00EB5A81">
      <w:pPr>
        <w:pStyle w:val="2"/>
        <w:jc w:val="both"/>
        <w:rPr>
          <w:bCs w:val="0"/>
          <w:sz w:val="24"/>
          <w:rtl/>
        </w:rPr>
      </w:pPr>
    </w:p>
    <w:p w14:paraId="39317D7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3AA745B4" w14:textId="77777777" w:rsidR="00EB5A81" w:rsidRPr="00341985" w:rsidRDefault="00EB5A81" w:rsidP="00EB5A81">
      <w:pPr>
        <w:pStyle w:val="2"/>
        <w:jc w:val="both"/>
        <w:rPr>
          <w:bCs w:val="0"/>
          <w:sz w:val="24"/>
          <w:rtl/>
        </w:rPr>
      </w:pPr>
    </w:p>
    <w:p w14:paraId="3E29CD7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64BBA46B" w14:textId="77777777" w:rsidR="00EB5A81" w:rsidRPr="00341985" w:rsidRDefault="00EB5A81" w:rsidP="00EB5A81">
      <w:pPr>
        <w:pStyle w:val="2"/>
        <w:jc w:val="both"/>
        <w:rPr>
          <w:bCs w:val="0"/>
          <w:sz w:val="24"/>
          <w:rtl/>
        </w:rPr>
      </w:pPr>
    </w:p>
    <w:p w14:paraId="0D9F8F7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3D4E8B1D"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093B9FB2" w14:textId="77777777" w:rsidR="00EB5A81" w:rsidRPr="00341985" w:rsidRDefault="00EB5A81" w:rsidP="00EB5A81">
      <w:pPr>
        <w:pStyle w:val="2"/>
        <w:ind w:left="2160"/>
        <w:jc w:val="both"/>
        <w:rPr>
          <w:bCs w:val="0"/>
          <w:sz w:val="24"/>
          <w:rtl/>
        </w:rPr>
      </w:pPr>
    </w:p>
    <w:p w14:paraId="4F6A201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355D130E" w14:textId="77777777" w:rsidR="00EB5A81" w:rsidRPr="00341985" w:rsidRDefault="00EB5A81" w:rsidP="00EB5A81">
      <w:pPr>
        <w:pStyle w:val="2"/>
        <w:jc w:val="both"/>
        <w:rPr>
          <w:bCs w:val="0"/>
          <w:sz w:val="24"/>
          <w:rtl/>
        </w:rPr>
      </w:pPr>
    </w:p>
    <w:p w14:paraId="4EB0C29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6E2732FD"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70DBFCF5" w14:textId="77777777" w:rsidR="00EB5A81" w:rsidRPr="00341985" w:rsidRDefault="00EB5A81" w:rsidP="00EB5A81">
      <w:pPr>
        <w:ind w:left="1560" w:hanging="700"/>
        <w:jc w:val="both"/>
        <w:rPr>
          <w:sz w:val="24"/>
          <w:szCs w:val="24"/>
          <w:rtl/>
        </w:rPr>
      </w:pPr>
    </w:p>
    <w:p w14:paraId="42843652" w14:textId="77777777" w:rsidR="00EB5A81" w:rsidRPr="00341985" w:rsidRDefault="00EB5A81" w:rsidP="00EB5A81">
      <w:pPr>
        <w:ind w:left="1560" w:hanging="700"/>
        <w:jc w:val="both"/>
        <w:rPr>
          <w:sz w:val="24"/>
          <w:szCs w:val="24"/>
          <w:rtl/>
        </w:rPr>
      </w:pPr>
    </w:p>
    <w:p w14:paraId="6524B03E"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4B8A2D2A"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0EF37AA7" w14:textId="50EC8095" w:rsidR="00C46D5F" w:rsidRPr="00C46D5F" w:rsidRDefault="00365D99" w:rsidP="00365D99">
      <w:pPr>
        <w:widowControl w:val="0"/>
        <w:tabs>
          <w:tab w:val="center" w:pos="1649"/>
          <w:tab w:val="center" w:pos="7177"/>
        </w:tabs>
        <w:rPr>
          <w:rFonts w:ascii="Times New Roman" w:eastAsia="Times New Roman" w:hAnsi="Times New Roman"/>
          <w:sz w:val="20"/>
          <w:szCs w:val="24"/>
          <w:rtl/>
          <w:lang w:eastAsia="he-IL"/>
        </w:rPr>
      </w:pPr>
      <w:r>
        <w:rPr>
          <w:rFonts w:ascii="Times New Roman" w:eastAsia="Times New Roman" w:hAnsi="Times New Roman" w:hint="cs"/>
          <w:sz w:val="20"/>
          <w:szCs w:val="24"/>
          <w:u w:val="single"/>
          <w:rtl/>
          <w:lang w:eastAsia="he-IL"/>
        </w:rPr>
        <w:t xml:space="preserve">       אלעד דוד </w:t>
      </w:r>
      <w:r w:rsidR="00C46D5F" w:rsidRPr="00365D99">
        <w:rPr>
          <w:rFonts w:ascii="Times New Roman" w:eastAsia="Times New Roman" w:hAnsi="Times New Roman"/>
          <w:sz w:val="20"/>
          <w:szCs w:val="24"/>
          <w:u w:val="single"/>
          <w:rtl/>
          <w:lang w:eastAsia="he-IL"/>
        </w:rPr>
        <w:t>בע"מ</w:t>
      </w:r>
      <w:r w:rsidR="00C46D5F" w:rsidRPr="00365D99">
        <w:rPr>
          <w:rFonts w:ascii="Times New Roman" w:eastAsia="Times New Roman" w:hAnsi="Times New Roman"/>
          <w:sz w:val="20"/>
          <w:szCs w:val="24"/>
          <w:u w:val="single"/>
          <w:rtl/>
          <w:lang w:eastAsia="he-IL"/>
        </w:rPr>
        <w:tab/>
      </w:r>
      <w:r>
        <w:rPr>
          <w:rFonts w:ascii="Times New Roman" w:eastAsia="Times New Roman" w:hAnsi="Times New Roman" w:hint="cs"/>
          <w:sz w:val="20"/>
          <w:szCs w:val="24"/>
          <w:u w:val="single"/>
          <w:rtl/>
          <w:lang w:eastAsia="he-IL"/>
        </w:rPr>
        <w:t xml:space="preserve">              </w:t>
      </w:r>
      <w:r w:rsidRPr="00365D99">
        <w:rPr>
          <w:rFonts w:ascii="Times New Roman" w:eastAsia="Times New Roman" w:hAnsi="Times New Roman" w:hint="cs"/>
          <w:sz w:val="20"/>
          <w:szCs w:val="24"/>
          <w:rtl/>
          <w:lang w:eastAsia="he-IL"/>
        </w:rPr>
        <w:t xml:space="preserve">                                          </w:t>
      </w:r>
      <w:r>
        <w:rPr>
          <w:rFonts w:ascii="Times New Roman" w:eastAsia="Times New Roman" w:hAnsi="Times New Roman" w:hint="cs"/>
          <w:sz w:val="20"/>
          <w:szCs w:val="24"/>
          <w:u w:val="single"/>
          <w:rtl/>
          <w:lang w:eastAsia="he-IL"/>
        </w:rPr>
        <w:t xml:space="preserve">           </w:t>
      </w:r>
      <w:r w:rsidR="00C46D5F" w:rsidRPr="00365D99">
        <w:rPr>
          <w:rFonts w:ascii="Times New Roman" w:eastAsia="Times New Roman" w:hAnsi="Times New Roman"/>
          <w:sz w:val="20"/>
          <w:szCs w:val="24"/>
          <w:u w:val="single"/>
          <w:rtl/>
          <w:lang w:eastAsia="he-IL"/>
        </w:rPr>
        <w:t xml:space="preserve">א.מ ישראל מגורים </w:t>
      </w:r>
      <w:r w:rsidR="00C46D5F" w:rsidRPr="00365D99">
        <w:rPr>
          <w:rFonts w:ascii="Times New Roman" w:eastAsia="Times New Roman" w:hAnsi="Times New Roman" w:hint="eastAsia"/>
          <w:sz w:val="20"/>
          <w:szCs w:val="24"/>
          <w:u w:val="single"/>
          <w:rtl/>
          <w:lang w:eastAsia="he-IL"/>
        </w:rPr>
        <w:t>פיתוח</w:t>
      </w:r>
      <w:r w:rsidR="00C46D5F" w:rsidRPr="00365D99">
        <w:rPr>
          <w:rFonts w:ascii="Times New Roman" w:eastAsia="Times New Roman" w:hAnsi="Times New Roman"/>
          <w:sz w:val="20"/>
          <w:szCs w:val="24"/>
          <w:u w:val="single"/>
          <w:rtl/>
          <w:lang w:eastAsia="he-IL"/>
        </w:rPr>
        <w:t xml:space="preserve"> בע"מ</w:t>
      </w:r>
    </w:p>
    <w:p w14:paraId="181AFC89" w14:textId="3D611C4B" w:rsidR="00C46D5F" w:rsidRPr="00E70812" w:rsidRDefault="00C46D5F" w:rsidP="00E70812">
      <w:pPr>
        <w:widowControl w:val="0"/>
        <w:tabs>
          <w:tab w:val="center" w:pos="1649"/>
          <w:tab w:val="center" w:pos="7177"/>
        </w:tabs>
        <w:jc w:val="both"/>
        <w:rPr>
          <w:rFonts w:ascii="Times New Roman" w:eastAsia="Times New Roman" w:hAnsi="Times New Roman"/>
          <w:sz w:val="20"/>
          <w:szCs w:val="24"/>
          <w:rtl/>
          <w:lang w:eastAsia="he-IL"/>
        </w:rPr>
      </w:pPr>
      <w:r w:rsidRPr="00C46D5F">
        <w:rPr>
          <w:rFonts w:ascii="Times New Roman" w:eastAsia="Times New Roman" w:hAnsi="Times New Roman"/>
          <w:sz w:val="20"/>
          <w:szCs w:val="24"/>
          <w:rtl/>
          <w:lang w:eastAsia="he-IL"/>
        </w:rPr>
        <w:tab/>
        <w:t>המפקח</w:t>
      </w:r>
      <w:r w:rsidRPr="00C46D5F">
        <w:rPr>
          <w:rFonts w:ascii="Times New Roman" w:eastAsia="Times New Roman" w:hAnsi="Times New Roman"/>
          <w:sz w:val="20"/>
          <w:szCs w:val="24"/>
          <w:rtl/>
          <w:lang w:eastAsia="he-IL"/>
        </w:rPr>
        <w:tab/>
      </w:r>
      <w:r w:rsidR="00365D99">
        <w:rPr>
          <w:rFonts w:ascii="Times New Roman" w:eastAsia="Times New Roman" w:hAnsi="Times New Roman" w:hint="cs"/>
          <w:sz w:val="20"/>
          <w:szCs w:val="24"/>
          <w:rtl/>
          <w:lang w:eastAsia="he-IL"/>
        </w:rPr>
        <w:t xml:space="preserve">                                                                                           </w:t>
      </w:r>
      <w:r w:rsidRPr="00C46D5F">
        <w:rPr>
          <w:rFonts w:ascii="Times New Roman" w:eastAsia="Times New Roman" w:hAnsi="Times New Roman"/>
          <w:sz w:val="20"/>
          <w:szCs w:val="24"/>
          <w:rtl/>
          <w:lang w:eastAsia="he-IL"/>
        </w:rPr>
        <w:t xml:space="preserve"> המזמין</w:t>
      </w:r>
    </w:p>
    <w:p w14:paraId="49512195"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88229FE"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491DF72"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2B360104"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1D1BFCF"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lastRenderedPageBreak/>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76B83B5E"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14CA76D1"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363CF888"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5C17539E"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05EFC8EA"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5AFB7DCA" w14:textId="2B4119F3" w:rsidR="00E70812" w:rsidRPr="00E70812" w:rsidRDefault="00E70812" w:rsidP="00365D99">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65D99">
            <w:rPr>
              <w:rFonts w:ascii="Times New Roman" w:eastAsia="Times New Roman" w:hAnsi="Times New Roman" w:hint="cs"/>
              <w:color w:val="00B0F0"/>
              <w:sz w:val="24"/>
              <w:szCs w:val="24"/>
              <w:rtl/>
              <w:lang w:eastAsia="he-IL"/>
            </w:rPr>
            <w:t>ירושלים</w:t>
          </w:r>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C4B8C">
            <w:rPr>
              <w:rFonts w:ascii="Times New Roman" w:eastAsia="Times New Roman" w:hAnsi="Times New Roman" w:hint="cs"/>
              <w:color w:val="00B0F0"/>
              <w:sz w:val="24"/>
              <w:szCs w:val="24"/>
              <w:rtl/>
            </w:rPr>
            <w:t>מורדות ארנונה</w:t>
          </w:r>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0C4B8C">
            <w:rPr>
              <w:rFonts w:ascii="Times New Roman" w:eastAsia="Times New Roman" w:hAnsi="Times New Roman" w:hint="cs"/>
              <w:color w:val="00B0F0"/>
              <w:sz w:val="24"/>
              <w:szCs w:val="24"/>
              <w:rtl/>
            </w:rPr>
            <w:t>א.מ. ישראל מגורים פיתוח בע"מ</w:t>
          </w:r>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7D15A4D7"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4261D2FA"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3DE798DD"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8E01A2B"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4858D330" w14:textId="2445E22A"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r w:rsidRPr="00E70812">
        <w:rPr>
          <w:rFonts w:ascii="Times New Roman" w:eastAsia="Times New Roman" w:hAnsi="Times New Roman" w:hint="cs"/>
          <w:color w:val="008000"/>
          <w:sz w:val="24"/>
          <w:szCs w:val="24"/>
          <w:rtl/>
        </w:rPr>
        <w:t>.</w:t>
      </w:r>
    </w:p>
    <w:p w14:paraId="12AAC41D" w14:textId="77777777" w:rsidR="00E70812" w:rsidRPr="00E70812" w:rsidRDefault="00E70812" w:rsidP="00E70812">
      <w:pPr>
        <w:ind w:left="720"/>
        <w:rPr>
          <w:rFonts w:ascii="Times New Roman" w:eastAsia="Times New Roman" w:hAnsi="Times New Roman"/>
          <w:color w:val="FF0000"/>
          <w:sz w:val="24"/>
          <w:szCs w:val="24"/>
          <w:rtl/>
        </w:rPr>
      </w:pPr>
    </w:p>
    <w:p w14:paraId="3C3240B0"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6EE86398"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6441BF3E"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4952A5A2"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02A91837" w14:textId="77777777" w:rsidR="00EB5A81" w:rsidRDefault="00EB5A81" w:rsidP="00EB5A81">
      <w:pPr>
        <w:ind w:left="820" w:hanging="580"/>
        <w:jc w:val="both"/>
        <w:rPr>
          <w:color w:val="000000"/>
          <w:sz w:val="24"/>
          <w:szCs w:val="24"/>
          <w:rtl/>
        </w:rPr>
      </w:pPr>
    </w:p>
    <w:p w14:paraId="2C1299B9" w14:textId="41278D2D" w:rsidR="00EB5A81" w:rsidRPr="009014A0" w:rsidRDefault="00EB5A81" w:rsidP="00365D99">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365D99">
            <w:rPr>
              <w:rFonts w:hint="cs"/>
              <w:bCs/>
              <w:color w:val="0000FF"/>
              <w:sz w:val="24"/>
              <w:rtl/>
            </w:rPr>
            <w:t>אל</w:t>
          </w:r>
          <w:r w:rsidR="00365D99">
            <w:rPr>
              <w:rFonts w:hint="cs"/>
              <w:bCs/>
              <w:color w:val="0000FF"/>
              <w:sz w:val="24"/>
              <w:rtl/>
            </w:rPr>
            <w:t>עד דוד</w:t>
          </w:r>
        </w:sdtContent>
      </w:sdt>
    </w:p>
    <w:p w14:paraId="60A01A56" w14:textId="77777777" w:rsidR="00EB5A81" w:rsidRPr="009014A0" w:rsidRDefault="00EB5A81" w:rsidP="00EB5A81">
      <w:pPr>
        <w:ind w:left="820" w:hanging="580"/>
        <w:jc w:val="both"/>
        <w:rPr>
          <w:color w:val="000000"/>
          <w:sz w:val="24"/>
          <w:szCs w:val="24"/>
          <w:rtl/>
        </w:rPr>
      </w:pPr>
    </w:p>
    <w:p w14:paraId="791F34B3"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3D35A09A" w14:textId="77777777" w:rsidR="00EB5A81" w:rsidRDefault="00EB5A81" w:rsidP="00EB5A81">
      <w:pPr>
        <w:ind w:firstLine="746"/>
        <w:jc w:val="both"/>
        <w:rPr>
          <w:sz w:val="24"/>
          <w:szCs w:val="24"/>
          <w:rtl/>
        </w:rPr>
      </w:pPr>
    </w:p>
    <w:p w14:paraId="4D5F0B3C" w14:textId="61C8BFE4" w:rsidR="00E70812" w:rsidRPr="00D62E1A" w:rsidRDefault="00EB5A81" w:rsidP="00D62E1A">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365D99">
            <w:rPr>
              <w:bCs/>
              <w:color w:val="0000FF"/>
              <w:rtl/>
            </w:rPr>
            <w:t>אלעד דוד</w:t>
          </w:r>
        </w:sdtContent>
      </w:sdt>
    </w:p>
    <w:p w14:paraId="523EEE16" w14:textId="6F188093" w:rsidR="00EB5A81" w:rsidRPr="00D62E1A" w:rsidRDefault="00EB5A81" w:rsidP="00D62E1A">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365D99">
            <w:rPr>
              <w:bCs/>
              <w:color w:val="0000FF"/>
              <w:rtl/>
            </w:rPr>
            <w:t>אלעד דוד</w:t>
          </w:r>
        </w:sdtContent>
      </w:sdt>
    </w:p>
    <w:p w14:paraId="5340B468" w14:textId="77777777" w:rsidR="00EB5A81" w:rsidRDefault="00EB5A81" w:rsidP="00EB5A81">
      <w:pPr>
        <w:ind w:firstLine="746"/>
        <w:jc w:val="both"/>
        <w:rPr>
          <w:sz w:val="24"/>
          <w:szCs w:val="24"/>
          <w:rtl/>
        </w:rPr>
      </w:pPr>
    </w:p>
    <w:p w14:paraId="7455E1A1" w14:textId="7777777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r w:rsidR="00EB5A81" w:rsidRPr="009014A0">
        <w:rPr>
          <w:sz w:val="24"/>
          <w:szCs w:val="24"/>
          <w:rtl/>
        </w:rPr>
        <w:tab/>
      </w:r>
    </w:p>
    <w:p w14:paraId="1DBDD441" w14:textId="77777777" w:rsidR="00EB5A81" w:rsidRDefault="00EB5A81" w:rsidP="00EB5A81">
      <w:pPr>
        <w:ind w:firstLine="746"/>
        <w:jc w:val="both"/>
        <w:rPr>
          <w:sz w:val="24"/>
          <w:szCs w:val="24"/>
          <w:rtl/>
        </w:rPr>
      </w:pPr>
    </w:p>
    <w:p w14:paraId="16847158"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71FD0B7E" w14:textId="77777777" w:rsidR="00EB5A81" w:rsidRDefault="00EB5A81" w:rsidP="00EB5A81">
      <w:pPr>
        <w:ind w:left="820" w:hanging="580"/>
        <w:jc w:val="both"/>
        <w:rPr>
          <w:sz w:val="24"/>
          <w:szCs w:val="24"/>
          <w:rtl/>
        </w:rPr>
      </w:pPr>
    </w:p>
    <w:p w14:paraId="13AEC867"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334AD2FD" w14:textId="77777777" w:rsidR="00EB5A81" w:rsidRDefault="00EB5A81" w:rsidP="00EB5A81">
      <w:pPr>
        <w:ind w:left="720" w:hanging="480"/>
        <w:jc w:val="both"/>
        <w:rPr>
          <w:sz w:val="24"/>
          <w:szCs w:val="24"/>
          <w:rtl/>
        </w:rPr>
      </w:pPr>
    </w:p>
    <w:p w14:paraId="588CF6E5"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32E897DE" w14:textId="77777777" w:rsidR="00EB5A81" w:rsidRDefault="00EB5A81" w:rsidP="00EB5A81">
      <w:pPr>
        <w:ind w:firstLine="746"/>
        <w:jc w:val="both"/>
        <w:rPr>
          <w:color w:val="000000"/>
          <w:sz w:val="24"/>
          <w:szCs w:val="24"/>
          <w:rtl/>
        </w:rPr>
      </w:pPr>
    </w:p>
    <w:p w14:paraId="2016EFF9" w14:textId="77777777" w:rsidR="00EB5A81" w:rsidRDefault="00EB5A81" w:rsidP="00EB5A81">
      <w:pPr>
        <w:ind w:left="2180" w:hanging="720"/>
        <w:jc w:val="both"/>
        <w:rPr>
          <w:color w:val="000000"/>
          <w:sz w:val="24"/>
          <w:szCs w:val="24"/>
          <w:rtl/>
        </w:rPr>
      </w:pPr>
      <w:r>
        <w:rPr>
          <w:color w:val="000000"/>
          <w:sz w:val="24"/>
          <w:szCs w:val="24"/>
          <w:rtl/>
        </w:rPr>
        <w:lastRenderedPageBreak/>
        <w:t>1.</w:t>
      </w:r>
      <w:r>
        <w:rPr>
          <w:color w:val="000000"/>
          <w:sz w:val="24"/>
          <w:szCs w:val="24"/>
          <w:rtl/>
        </w:rPr>
        <w:tab/>
      </w:r>
      <w:r w:rsidRPr="00A26890">
        <w:rPr>
          <w:rFonts w:hint="cs"/>
          <w:b/>
          <w:bCs/>
          <w:color w:val="000000"/>
          <w:sz w:val="24"/>
          <w:szCs w:val="24"/>
          <w:rtl/>
        </w:rPr>
        <w:t>בניה רוויה</w:t>
      </w:r>
    </w:p>
    <w:p w14:paraId="2B00F282" w14:textId="77777777" w:rsidR="00EB5A81" w:rsidRDefault="00EB5A81" w:rsidP="00EB5A81">
      <w:pPr>
        <w:ind w:left="2180" w:hanging="720"/>
        <w:jc w:val="both"/>
        <w:rPr>
          <w:color w:val="000000"/>
          <w:sz w:val="24"/>
          <w:szCs w:val="24"/>
          <w:rtl/>
        </w:rPr>
      </w:pPr>
    </w:p>
    <w:p w14:paraId="5E6430E7"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44B4F94A"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6DCC70E2"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5713889C"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236CA1EA"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198C4E4D" w14:textId="77777777" w:rsidR="00EB5A81" w:rsidRDefault="00EB5A81" w:rsidP="00EB5A81">
      <w:pPr>
        <w:ind w:left="2160"/>
        <w:jc w:val="both"/>
        <w:rPr>
          <w:color w:val="000000"/>
          <w:sz w:val="24"/>
          <w:szCs w:val="24"/>
          <w:rtl/>
        </w:rPr>
      </w:pPr>
    </w:p>
    <w:p w14:paraId="36A48D9B" w14:textId="77777777" w:rsidR="00EB5A81" w:rsidRDefault="00EB5A81" w:rsidP="00EB5A81">
      <w:pPr>
        <w:ind w:left="2180" w:hanging="20"/>
        <w:jc w:val="both"/>
        <w:rPr>
          <w:color w:val="000000"/>
          <w:sz w:val="24"/>
          <w:szCs w:val="24"/>
          <w:rtl/>
        </w:rPr>
      </w:pPr>
    </w:p>
    <w:p w14:paraId="61D93E89" w14:textId="77777777" w:rsidR="00D62E1A" w:rsidRDefault="00D62E1A" w:rsidP="00EB5A81">
      <w:pPr>
        <w:ind w:left="2180" w:hanging="20"/>
        <w:jc w:val="both"/>
        <w:rPr>
          <w:color w:val="000000"/>
          <w:sz w:val="24"/>
          <w:szCs w:val="24"/>
          <w:rtl/>
        </w:rPr>
      </w:pPr>
    </w:p>
    <w:p w14:paraId="6640F5B1" w14:textId="77777777" w:rsidR="00EB5A81" w:rsidRDefault="00EB5A81" w:rsidP="00EB5A81">
      <w:pPr>
        <w:ind w:firstLine="746"/>
        <w:jc w:val="both"/>
        <w:rPr>
          <w:color w:val="000000"/>
          <w:sz w:val="24"/>
          <w:szCs w:val="24"/>
          <w:rtl/>
        </w:rPr>
      </w:pPr>
    </w:p>
    <w:p w14:paraId="651E8507" w14:textId="77777777" w:rsidR="00EB5A81" w:rsidRDefault="00EB5A81" w:rsidP="00EB5A81">
      <w:pPr>
        <w:ind w:left="2180" w:hanging="720"/>
        <w:jc w:val="both"/>
        <w:rPr>
          <w:color w:val="000000"/>
          <w:sz w:val="24"/>
          <w:szCs w:val="24"/>
          <w:rtl/>
        </w:rPr>
      </w:pPr>
      <w:r>
        <w:rPr>
          <w:color w:val="000000"/>
          <w:sz w:val="24"/>
          <w:szCs w:val="24"/>
          <w:rtl/>
        </w:rPr>
        <w:t>2.</w:t>
      </w:r>
      <w:r>
        <w:rPr>
          <w:color w:val="000000"/>
          <w:sz w:val="24"/>
          <w:szCs w:val="24"/>
          <w:rtl/>
        </w:rPr>
        <w:tab/>
      </w:r>
      <w:r w:rsidRPr="00A26890">
        <w:rPr>
          <w:rFonts w:hint="cs"/>
          <w:b/>
          <w:bCs/>
          <w:color w:val="000000"/>
          <w:sz w:val="24"/>
          <w:szCs w:val="24"/>
          <w:rtl/>
        </w:rPr>
        <w:t>בניה צמודת קרקע</w:t>
      </w:r>
      <w:r>
        <w:rPr>
          <w:rFonts w:hint="cs"/>
          <w:color w:val="000000"/>
          <w:sz w:val="24"/>
          <w:szCs w:val="24"/>
          <w:rtl/>
        </w:rPr>
        <w:t xml:space="preserve"> </w:t>
      </w:r>
    </w:p>
    <w:p w14:paraId="5EE255CD" w14:textId="77777777" w:rsidR="00EB5A81" w:rsidRDefault="00EB5A81" w:rsidP="00EB5A81">
      <w:pPr>
        <w:ind w:left="2180" w:hanging="20"/>
        <w:jc w:val="both"/>
        <w:rPr>
          <w:color w:val="000000"/>
          <w:sz w:val="24"/>
          <w:szCs w:val="24"/>
          <w:rtl/>
        </w:rPr>
      </w:pPr>
    </w:p>
    <w:p w14:paraId="2C0287C5"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781F526D"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64AA12D6"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6BA183AA"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2E450E7D"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2A49A375" w14:textId="77777777" w:rsidR="00EB5A81" w:rsidRDefault="00EB5A81" w:rsidP="00EB5A81">
      <w:pPr>
        <w:ind w:left="2180" w:hanging="20"/>
        <w:jc w:val="both"/>
        <w:rPr>
          <w:color w:val="000000"/>
          <w:sz w:val="24"/>
          <w:szCs w:val="24"/>
          <w:rtl/>
        </w:rPr>
      </w:pPr>
    </w:p>
    <w:p w14:paraId="6610955F" w14:textId="77777777" w:rsidR="00EB5A81" w:rsidRDefault="00EB5A81" w:rsidP="00EB5A81">
      <w:pPr>
        <w:ind w:firstLine="746"/>
        <w:jc w:val="both"/>
        <w:rPr>
          <w:color w:val="000000"/>
          <w:sz w:val="24"/>
          <w:szCs w:val="24"/>
          <w:rtl/>
        </w:rPr>
      </w:pPr>
    </w:p>
    <w:p w14:paraId="253F3D7F" w14:textId="77777777" w:rsidR="00EB5A81" w:rsidRPr="009014A0" w:rsidRDefault="00EB5A81" w:rsidP="00EB5A81">
      <w:pPr>
        <w:ind w:left="820" w:hanging="580"/>
        <w:jc w:val="both"/>
        <w:rPr>
          <w:color w:val="000000"/>
          <w:sz w:val="24"/>
          <w:szCs w:val="24"/>
          <w:rtl/>
        </w:rPr>
      </w:pPr>
    </w:p>
    <w:p w14:paraId="0626FEC4" w14:textId="7777777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6</w:t>
          </w:r>
          <w:r w:rsidR="00F75C89" w:rsidRPr="00D62E1A">
            <w:rPr>
              <w:rStyle w:val="a7"/>
              <w:rFonts w:hint="cs"/>
              <w:color w:val="00B0F0"/>
              <w:rtl/>
            </w:rPr>
            <w:t>]</w:t>
          </w:r>
        </w:sdtContent>
      </w:sdt>
    </w:p>
    <w:p w14:paraId="21085F93" w14:textId="77777777" w:rsidR="00EB5A81" w:rsidRDefault="00EB5A81" w:rsidP="00EB5A81">
      <w:pPr>
        <w:ind w:left="820" w:hanging="580"/>
        <w:jc w:val="both"/>
        <w:rPr>
          <w:color w:val="000000"/>
          <w:sz w:val="24"/>
          <w:szCs w:val="24"/>
          <w:rtl/>
        </w:rPr>
      </w:pPr>
    </w:p>
    <w:p w14:paraId="594750FC"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1FFAB16F" w14:textId="77777777" w:rsidR="00EB5A81" w:rsidRPr="009014A0" w:rsidRDefault="00EB5A81" w:rsidP="00EB5A81">
      <w:pPr>
        <w:ind w:left="820" w:hanging="580"/>
        <w:jc w:val="both"/>
        <w:rPr>
          <w:color w:val="000000"/>
          <w:sz w:val="24"/>
          <w:szCs w:val="24"/>
          <w:rtl/>
        </w:rPr>
      </w:pPr>
    </w:p>
    <w:p w14:paraId="6F75B9A7"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12601CB4"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0C39E190"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238EFF52"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3FE5B47F"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6A4A3F74"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3D7144BE"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3D6713AD" w14:textId="77777777" w:rsidR="00EB5A81" w:rsidRPr="009014A0" w:rsidRDefault="00EB5A81" w:rsidP="00EB5A81">
      <w:pPr>
        <w:jc w:val="both"/>
        <w:rPr>
          <w:color w:val="000000"/>
          <w:sz w:val="24"/>
          <w:szCs w:val="24"/>
          <w:rtl/>
        </w:rPr>
      </w:pPr>
    </w:p>
    <w:p w14:paraId="366AA7D8" w14:textId="4DA1FA80" w:rsidR="00EB5A81" w:rsidRDefault="00EB5A81" w:rsidP="00365D99">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65D99">
            <w:rPr>
              <w:rFonts w:hint="cs"/>
              <w:color w:val="008000"/>
              <w:sz w:val="24"/>
              <w:rtl/>
            </w:rPr>
            <w:t>100</w:t>
          </w:r>
          <w:r w:rsidR="00365D99">
            <w:rPr>
              <w:rFonts w:hint="cs"/>
              <w:color w:val="008000"/>
              <w:sz w:val="24"/>
              <w:rtl/>
            </w:rPr>
            <w:t>%</w:t>
          </w:r>
        </w:sdtContent>
      </w:sdt>
    </w:p>
    <w:p w14:paraId="34B5D4B3"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3EAD9897" w14:textId="77777777" w:rsidR="00EB5A81" w:rsidRPr="00CF6F26" w:rsidRDefault="00EB5A81" w:rsidP="00EB5A81">
      <w:pPr>
        <w:ind w:left="240"/>
        <w:jc w:val="center"/>
        <w:rPr>
          <w:bCs/>
          <w:color w:val="000000"/>
          <w:sz w:val="24"/>
          <w:szCs w:val="24"/>
          <w:u w:val="single"/>
          <w:rtl/>
        </w:rPr>
      </w:pPr>
    </w:p>
    <w:p w14:paraId="24C3B039"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024C4C9C" w14:textId="77777777" w:rsidR="00EB5A81" w:rsidRPr="009014A0" w:rsidRDefault="00EB5A81" w:rsidP="00EB5A81">
      <w:pPr>
        <w:ind w:left="240"/>
        <w:jc w:val="both"/>
        <w:rPr>
          <w:bCs/>
          <w:color w:val="000000"/>
          <w:sz w:val="24"/>
          <w:szCs w:val="24"/>
          <w:rtl/>
        </w:rPr>
      </w:pPr>
    </w:p>
    <w:p w14:paraId="44239E3D"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257A7264" w14:textId="77777777" w:rsidR="00EB5A81" w:rsidRPr="009014A0" w:rsidRDefault="00EB5A81" w:rsidP="00EB5A81">
      <w:pPr>
        <w:ind w:left="240"/>
        <w:jc w:val="both"/>
        <w:rPr>
          <w:b/>
          <w:bCs/>
          <w:color w:val="000000"/>
          <w:sz w:val="24"/>
          <w:szCs w:val="24"/>
          <w:rtl/>
        </w:rPr>
      </w:pPr>
    </w:p>
    <w:p w14:paraId="658323D8"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7302F42D" w14:textId="77777777" w:rsidR="00EB5A81" w:rsidRPr="00870C9E" w:rsidRDefault="00EB5A81" w:rsidP="00EB5A81">
      <w:pPr>
        <w:pStyle w:val="6"/>
        <w:ind w:left="240"/>
        <w:rPr>
          <w:b/>
          <w:bCs/>
          <w:sz w:val="24"/>
        </w:rPr>
      </w:pPr>
    </w:p>
    <w:p w14:paraId="535E52F7"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64A1A7DE"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28B1DD32"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4A7F9012"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1AC6D244"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587D385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56E85ACB"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2AF0061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5527AE13"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6E4DEE6F"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3EC108D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0E7DFFE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12CEC677"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21A087A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26807233"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28A9DD47"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179AC2F7"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27362CDD"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6463D76D"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654C52D4"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3C126DE0"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2A0E0291"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7685467F"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71EE5D76"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6084644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52083E6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214FC9B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0CFB585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2177CA2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0B942DBE"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4EAB7C22"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23C60157" w14:textId="77777777" w:rsidR="00EB5A81" w:rsidRDefault="00EB5A81" w:rsidP="00EB5A81">
      <w:pPr>
        <w:spacing w:before="120" w:after="240"/>
        <w:ind w:left="1134"/>
        <w:jc w:val="both"/>
        <w:rPr>
          <w:color w:val="000000"/>
          <w:sz w:val="24"/>
          <w:szCs w:val="24"/>
          <w:rtl/>
        </w:rPr>
      </w:pPr>
    </w:p>
    <w:p w14:paraId="7E2E2A0A" w14:textId="77777777" w:rsidR="00EB5A81" w:rsidRDefault="00EB5A81" w:rsidP="00EB5A81">
      <w:pPr>
        <w:spacing w:before="120" w:after="240"/>
        <w:ind w:left="1134"/>
        <w:jc w:val="both"/>
        <w:rPr>
          <w:color w:val="000000"/>
          <w:sz w:val="24"/>
          <w:szCs w:val="24"/>
          <w:rtl/>
        </w:rPr>
      </w:pPr>
    </w:p>
    <w:p w14:paraId="4C0FADC1" w14:textId="77777777" w:rsidR="00EB5A81" w:rsidRDefault="00EB5A81" w:rsidP="00EB5A81">
      <w:pPr>
        <w:ind w:left="700" w:hanging="700"/>
        <w:jc w:val="both"/>
        <w:rPr>
          <w:b/>
          <w:bCs/>
          <w:color w:val="000000"/>
          <w:sz w:val="24"/>
          <w:szCs w:val="24"/>
          <w:rtl/>
        </w:rPr>
      </w:pPr>
    </w:p>
    <w:p w14:paraId="1089A327"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0B44C113" w14:textId="77777777" w:rsidR="00EB5A81" w:rsidRPr="00A333C9" w:rsidRDefault="00EB5A81" w:rsidP="00EB5A81">
      <w:pPr>
        <w:spacing w:before="120"/>
        <w:ind w:left="567"/>
        <w:jc w:val="both"/>
        <w:rPr>
          <w:sz w:val="24"/>
          <w:szCs w:val="24"/>
          <w:rtl/>
        </w:rPr>
      </w:pPr>
    </w:p>
    <w:p w14:paraId="67AFA854"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58D981B8" w14:textId="77777777" w:rsidR="00EB5A81" w:rsidRDefault="00EB5A81" w:rsidP="00EB5A81">
      <w:pPr>
        <w:spacing w:before="120"/>
        <w:ind w:left="567"/>
        <w:jc w:val="both"/>
        <w:rPr>
          <w:sz w:val="24"/>
          <w:szCs w:val="24"/>
        </w:rPr>
      </w:pPr>
    </w:p>
    <w:p w14:paraId="2B525C91"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11B5EFA9" w14:textId="77777777" w:rsidR="00EB5A81" w:rsidRPr="001C4336" w:rsidRDefault="00EB5A81" w:rsidP="00EB5A81">
      <w:pPr>
        <w:pStyle w:val="1"/>
        <w:ind w:left="720"/>
        <w:rPr>
          <w:sz w:val="24"/>
          <w:rtl/>
        </w:rPr>
      </w:pPr>
    </w:p>
    <w:p w14:paraId="0BB7D6B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26B5571E" w14:textId="77777777" w:rsidR="00EB5A81" w:rsidRPr="00A94D9B" w:rsidRDefault="00EB5A81" w:rsidP="00EB5A81">
      <w:pPr>
        <w:ind w:left="1460" w:hanging="740"/>
        <w:jc w:val="both"/>
        <w:rPr>
          <w:color w:val="000000"/>
          <w:sz w:val="24"/>
          <w:szCs w:val="24"/>
          <w:rtl/>
        </w:rPr>
      </w:pPr>
    </w:p>
    <w:p w14:paraId="15DBE08F"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2F428C71" w14:textId="77777777" w:rsidR="00EB5A81" w:rsidRDefault="00EB5A81" w:rsidP="00EB5A81">
      <w:pPr>
        <w:pStyle w:val="1"/>
        <w:rPr>
          <w:sz w:val="24"/>
          <w:rtl/>
        </w:rPr>
      </w:pPr>
    </w:p>
    <w:p w14:paraId="27129143"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0E5B7263" w14:textId="77777777" w:rsidR="00EB5A81" w:rsidRDefault="00EB5A81" w:rsidP="00EB5A81">
      <w:pPr>
        <w:pStyle w:val="1"/>
        <w:rPr>
          <w:sz w:val="24"/>
          <w:rtl/>
        </w:rPr>
      </w:pPr>
    </w:p>
    <w:p w14:paraId="653FF889"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622E7EED" w14:textId="77777777" w:rsidR="00EB5A81" w:rsidRDefault="00EB5A81" w:rsidP="00EB5A81">
      <w:pPr>
        <w:pStyle w:val="1"/>
        <w:rPr>
          <w:sz w:val="24"/>
          <w:rtl/>
        </w:rPr>
      </w:pPr>
    </w:p>
    <w:p w14:paraId="2CC83E2A"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19059299" w14:textId="77777777" w:rsidR="00EB5A81" w:rsidRDefault="00EB5A81" w:rsidP="00EB5A81">
      <w:pPr>
        <w:pStyle w:val="1"/>
        <w:rPr>
          <w:sz w:val="24"/>
          <w:rtl/>
        </w:rPr>
      </w:pPr>
    </w:p>
    <w:p w14:paraId="05D5BA0C"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734F1641" w14:textId="77777777" w:rsidR="00EB5A81" w:rsidRPr="001C4336" w:rsidRDefault="00EB5A81" w:rsidP="00EB5A81">
      <w:pPr>
        <w:pStyle w:val="1"/>
        <w:ind w:left="720"/>
        <w:rPr>
          <w:sz w:val="24"/>
          <w:rtl/>
        </w:rPr>
      </w:pPr>
    </w:p>
    <w:p w14:paraId="3C15A8C9"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25F8F386" w14:textId="77777777" w:rsidR="00EB5A81" w:rsidRDefault="00EB5A81" w:rsidP="00EB5A81">
      <w:pPr>
        <w:pStyle w:val="1"/>
        <w:rPr>
          <w:sz w:val="24"/>
          <w:rtl/>
        </w:rPr>
      </w:pPr>
    </w:p>
    <w:p w14:paraId="5AA3209D"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3F270512" w14:textId="77777777" w:rsidR="00EB5A81" w:rsidRDefault="00EB5A81" w:rsidP="00EB5A81">
      <w:pPr>
        <w:pStyle w:val="1"/>
        <w:rPr>
          <w:sz w:val="24"/>
          <w:rtl/>
        </w:rPr>
      </w:pPr>
    </w:p>
    <w:p w14:paraId="56FA5BCE"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5DA0C6A0" w14:textId="77777777" w:rsidR="00EB5A81" w:rsidRDefault="00EB5A81" w:rsidP="00EB5A81">
      <w:pPr>
        <w:pStyle w:val="1"/>
        <w:rPr>
          <w:sz w:val="24"/>
          <w:rtl/>
        </w:rPr>
      </w:pPr>
    </w:p>
    <w:p w14:paraId="7BF0CB54"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5FB5423C" w14:textId="77777777" w:rsidR="00EB5A81" w:rsidRDefault="00EB5A81" w:rsidP="00EB5A81">
      <w:pPr>
        <w:pStyle w:val="1"/>
        <w:rPr>
          <w:sz w:val="24"/>
          <w:rtl/>
        </w:rPr>
      </w:pPr>
    </w:p>
    <w:p w14:paraId="47BAE737"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684506A4" w14:textId="77777777" w:rsidR="00EB5A81" w:rsidRDefault="00EB5A81" w:rsidP="00EB5A81">
      <w:pPr>
        <w:pStyle w:val="1"/>
        <w:rPr>
          <w:sz w:val="24"/>
          <w:rtl/>
        </w:rPr>
      </w:pPr>
    </w:p>
    <w:p w14:paraId="3B1C9D5E"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53CDE62E" w14:textId="77777777" w:rsidR="00EB5A81" w:rsidRDefault="00EB5A81" w:rsidP="00EB5A81">
      <w:pPr>
        <w:pStyle w:val="1"/>
        <w:rPr>
          <w:sz w:val="24"/>
          <w:rtl/>
        </w:rPr>
      </w:pPr>
    </w:p>
    <w:p w14:paraId="1D04540C"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4A1901F6" w14:textId="77777777" w:rsidR="00EB5A81" w:rsidRDefault="00EB5A81" w:rsidP="00EB5A81">
      <w:pPr>
        <w:pStyle w:val="1"/>
        <w:ind w:left="720"/>
        <w:rPr>
          <w:sz w:val="24"/>
        </w:rPr>
      </w:pPr>
    </w:p>
    <w:p w14:paraId="3C6D1DA6"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411736A2" w14:textId="77777777" w:rsidR="00EB5A81" w:rsidRPr="001C4336" w:rsidRDefault="00EB5A81" w:rsidP="00EB5A81">
      <w:pPr>
        <w:pStyle w:val="1"/>
        <w:ind w:left="720"/>
        <w:rPr>
          <w:sz w:val="24"/>
          <w:rtl/>
        </w:rPr>
      </w:pPr>
    </w:p>
    <w:p w14:paraId="3297A9B6"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7F56822E" w14:textId="77777777" w:rsidR="00EB5A81" w:rsidRDefault="00EB5A81" w:rsidP="00EB5A81">
      <w:pPr>
        <w:pStyle w:val="1"/>
        <w:rPr>
          <w:sz w:val="24"/>
          <w:rtl/>
        </w:rPr>
      </w:pPr>
    </w:p>
    <w:p w14:paraId="34CD2176"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3C89845C" w14:textId="77777777" w:rsidR="00EB5A81" w:rsidRDefault="00EB5A81" w:rsidP="00EB5A81">
      <w:pPr>
        <w:pStyle w:val="1"/>
        <w:rPr>
          <w:sz w:val="24"/>
          <w:rtl/>
        </w:rPr>
      </w:pPr>
    </w:p>
    <w:p w14:paraId="02A784C2"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6F9CB6F4" w14:textId="77777777" w:rsidR="00EB5A81" w:rsidRDefault="00EB5A81" w:rsidP="00EB5A81">
      <w:pPr>
        <w:pStyle w:val="1"/>
        <w:rPr>
          <w:sz w:val="24"/>
          <w:rtl/>
        </w:rPr>
      </w:pPr>
    </w:p>
    <w:p w14:paraId="6A239C7C"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73373CE7" w14:textId="77777777" w:rsidR="00EB5A81" w:rsidRPr="009014A0" w:rsidRDefault="00EB5A81" w:rsidP="00EB5A81">
      <w:pPr>
        <w:ind w:left="820" w:hanging="580"/>
        <w:jc w:val="both"/>
        <w:rPr>
          <w:color w:val="000000"/>
          <w:sz w:val="24"/>
          <w:szCs w:val="24"/>
          <w:rtl/>
        </w:rPr>
      </w:pPr>
    </w:p>
    <w:p w14:paraId="29284D6D"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0A2F0A78" w14:textId="77777777" w:rsidR="00EB5A81" w:rsidRPr="009014A0" w:rsidRDefault="00EB5A81" w:rsidP="00EB5A81">
      <w:pPr>
        <w:ind w:left="160"/>
        <w:jc w:val="both"/>
        <w:rPr>
          <w:color w:val="000000"/>
          <w:sz w:val="24"/>
          <w:szCs w:val="24"/>
          <w:rtl/>
        </w:rPr>
      </w:pPr>
    </w:p>
    <w:p w14:paraId="49B15617"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3340888C" w14:textId="77777777" w:rsidR="00EB5A81" w:rsidRPr="00CE4B41" w:rsidRDefault="00EB5A81" w:rsidP="00EB5A81">
      <w:pPr>
        <w:jc w:val="both"/>
        <w:rPr>
          <w:color w:val="000000"/>
          <w:sz w:val="24"/>
          <w:szCs w:val="24"/>
          <w:rtl/>
        </w:rPr>
      </w:pPr>
    </w:p>
    <w:p w14:paraId="4DC334AE"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54C8DE89" w14:textId="77777777" w:rsidR="00EB5A81" w:rsidRPr="00CE4B41" w:rsidRDefault="00EB5A81" w:rsidP="00EB5A81">
      <w:pPr>
        <w:pStyle w:val="1"/>
        <w:ind w:left="720"/>
        <w:rPr>
          <w:sz w:val="24"/>
          <w:rtl/>
        </w:rPr>
      </w:pPr>
    </w:p>
    <w:p w14:paraId="390E1A1E"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6D0CBD66" w14:textId="77777777" w:rsidR="00EB5A81" w:rsidRPr="00CE4B41" w:rsidRDefault="00EB5A81" w:rsidP="00EB5A81">
      <w:pPr>
        <w:ind w:left="1560" w:hanging="700"/>
        <w:jc w:val="both"/>
        <w:rPr>
          <w:color w:val="000000"/>
          <w:sz w:val="24"/>
          <w:szCs w:val="24"/>
          <w:rtl/>
        </w:rPr>
      </w:pPr>
    </w:p>
    <w:p w14:paraId="1CCADD5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2D9AA3BB" w14:textId="77777777" w:rsidR="00EB5A81" w:rsidRDefault="00EB5A81" w:rsidP="00EB5A81">
      <w:pPr>
        <w:pStyle w:val="1"/>
        <w:rPr>
          <w:sz w:val="24"/>
          <w:rtl/>
        </w:rPr>
      </w:pPr>
    </w:p>
    <w:p w14:paraId="2088153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1FA21E52"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2971ECA2" w14:textId="77777777" w:rsidR="00EB5A81" w:rsidRPr="00CE4B41" w:rsidRDefault="00EB5A81" w:rsidP="00EB5A81">
      <w:pPr>
        <w:ind w:left="1440"/>
        <w:jc w:val="both"/>
        <w:rPr>
          <w:sz w:val="24"/>
          <w:szCs w:val="24"/>
          <w:rtl/>
        </w:rPr>
      </w:pPr>
    </w:p>
    <w:p w14:paraId="128FC93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3126E599" w14:textId="77777777" w:rsidR="00EB5A81" w:rsidRPr="00CE4B41" w:rsidRDefault="00EB5A81" w:rsidP="00EB5A81">
      <w:pPr>
        <w:pStyle w:val="1"/>
        <w:ind w:left="720"/>
        <w:rPr>
          <w:sz w:val="24"/>
          <w:rtl/>
        </w:rPr>
      </w:pPr>
    </w:p>
    <w:p w14:paraId="3C42F54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6FC85E56" w14:textId="77777777" w:rsidR="00EB5A81" w:rsidRDefault="00EB5A81" w:rsidP="00EB5A81">
      <w:pPr>
        <w:pStyle w:val="1"/>
        <w:rPr>
          <w:sz w:val="24"/>
          <w:rtl/>
        </w:rPr>
      </w:pPr>
    </w:p>
    <w:p w14:paraId="74D7F643"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1C0F4D45"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12141D52" w14:textId="77777777" w:rsidR="00EB5A81" w:rsidRPr="00CE4B41" w:rsidRDefault="00EB5A81" w:rsidP="00EB5A81">
      <w:pPr>
        <w:jc w:val="both"/>
        <w:rPr>
          <w:color w:val="000000"/>
          <w:sz w:val="24"/>
          <w:szCs w:val="24"/>
          <w:rtl/>
        </w:rPr>
      </w:pPr>
    </w:p>
    <w:p w14:paraId="28B590AE"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587C3E66" w14:textId="77777777" w:rsidR="00EB5A81" w:rsidRPr="00CE4B41" w:rsidRDefault="00EB5A81" w:rsidP="00EB5A81">
      <w:pPr>
        <w:pStyle w:val="1"/>
        <w:ind w:left="720"/>
        <w:rPr>
          <w:sz w:val="24"/>
          <w:rtl/>
        </w:rPr>
      </w:pPr>
    </w:p>
    <w:p w14:paraId="3172AB11"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ינקטו כל אמצעי הבטיחות והגיהות הדרושים על פי דין.</w:t>
      </w:r>
    </w:p>
    <w:p w14:paraId="1719871E" w14:textId="77777777" w:rsidR="00EB5A81" w:rsidRPr="00CE4B41" w:rsidRDefault="00EB5A81" w:rsidP="00EB5A81">
      <w:pPr>
        <w:pStyle w:val="1"/>
        <w:ind w:left="720"/>
        <w:rPr>
          <w:sz w:val="24"/>
          <w:rtl/>
        </w:rPr>
      </w:pPr>
    </w:p>
    <w:p w14:paraId="49613881"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31C185F4" w14:textId="77777777" w:rsidR="00EB5A81" w:rsidRPr="00CE4B41" w:rsidRDefault="00EB5A81" w:rsidP="00EB5A81">
      <w:pPr>
        <w:pStyle w:val="1"/>
        <w:ind w:left="720"/>
        <w:rPr>
          <w:sz w:val="24"/>
          <w:rtl/>
        </w:rPr>
      </w:pPr>
    </w:p>
    <w:p w14:paraId="683CBA5B"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7CC6114B" w14:textId="77777777" w:rsidR="00EB5A81" w:rsidRPr="009014A0" w:rsidRDefault="00EB5A81" w:rsidP="00EB5A81">
      <w:pPr>
        <w:ind w:left="1560" w:hanging="700"/>
        <w:jc w:val="both"/>
        <w:rPr>
          <w:color w:val="000000"/>
          <w:sz w:val="24"/>
          <w:szCs w:val="24"/>
          <w:rtl/>
        </w:rPr>
      </w:pPr>
    </w:p>
    <w:p w14:paraId="55925B16"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6ABD4A1C" w14:textId="77777777" w:rsidR="00EB5A81" w:rsidRPr="009014A0" w:rsidRDefault="00EB5A81" w:rsidP="00EB5A81">
      <w:pPr>
        <w:jc w:val="both"/>
        <w:rPr>
          <w:color w:val="000000"/>
          <w:sz w:val="24"/>
          <w:szCs w:val="24"/>
          <w:rtl/>
        </w:rPr>
      </w:pPr>
    </w:p>
    <w:p w14:paraId="7AD0FC52"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3E6CC210"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6D5DA56B"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3C9FF042"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5ED0ED84"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1034BD1E"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5247EB68"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2C1EE7DF"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38B22FDA"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26E28FDE"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5CB61109"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4FB87ADB"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734E15AC"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15A259D4"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105CD4B0"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54582007"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53D1A04E" w14:textId="77777777" w:rsidR="00EB5A81" w:rsidRPr="009A2700" w:rsidRDefault="00EB5A81" w:rsidP="00EB5A81">
      <w:pPr>
        <w:pStyle w:val="24"/>
        <w:widowControl/>
        <w:numPr>
          <w:ilvl w:val="0"/>
          <w:numId w:val="20"/>
        </w:numPr>
        <w:bidi/>
        <w:spacing w:before="120"/>
        <w:jc w:val="both"/>
        <w:rPr>
          <w:vanish/>
          <w:sz w:val="24"/>
          <w:szCs w:val="24"/>
          <w:rtl/>
        </w:rPr>
      </w:pPr>
    </w:p>
    <w:p w14:paraId="2BFFC287" w14:textId="77777777" w:rsidR="00EB5A81" w:rsidRPr="009A2700" w:rsidRDefault="00EB5A81" w:rsidP="00EB5A81">
      <w:pPr>
        <w:pStyle w:val="24"/>
        <w:widowControl/>
        <w:numPr>
          <w:ilvl w:val="0"/>
          <w:numId w:val="20"/>
        </w:numPr>
        <w:bidi/>
        <w:spacing w:before="120"/>
        <w:jc w:val="both"/>
        <w:rPr>
          <w:vanish/>
          <w:sz w:val="24"/>
          <w:szCs w:val="24"/>
          <w:rtl/>
        </w:rPr>
      </w:pPr>
    </w:p>
    <w:p w14:paraId="0DD687FE" w14:textId="77777777" w:rsidR="00EB5A81" w:rsidRPr="009A2700" w:rsidRDefault="00EB5A81" w:rsidP="00EB5A81">
      <w:pPr>
        <w:pStyle w:val="24"/>
        <w:widowControl/>
        <w:numPr>
          <w:ilvl w:val="0"/>
          <w:numId w:val="20"/>
        </w:numPr>
        <w:bidi/>
        <w:spacing w:before="120"/>
        <w:jc w:val="both"/>
        <w:rPr>
          <w:vanish/>
          <w:sz w:val="24"/>
          <w:szCs w:val="24"/>
          <w:rtl/>
        </w:rPr>
      </w:pPr>
    </w:p>
    <w:p w14:paraId="7A2BD1AB" w14:textId="77777777" w:rsidR="00EB5A81" w:rsidRPr="009A2700" w:rsidRDefault="00EB5A81" w:rsidP="00EB5A81">
      <w:pPr>
        <w:pStyle w:val="24"/>
        <w:widowControl/>
        <w:numPr>
          <w:ilvl w:val="0"/>
          <w:numId w:val="20"/>
        </w:numPr>
        <w:bidi/>
        <w:spacing w:before="120"/>
        <w:jc w:val="both"/>
        <w:rPr>
          <w:vanish/>
          <w:sz w:val="24"/>
          <w:szCs w:val="24"/>
          <w:rtl/>
        </w:rPr>
      </w:pPr>
    </w:p>
    <w:p w14:paraId="7E178860" w14:textId="77777777" w:rsidR="00EB5A81" w:rsidRPr="009A2700" w:rsidRDefault="00EB5A81" w:rsidP="00EB5A81">
      <w:pPr>
        <w:pStyle w:val="24"/>
        <w:widowControl/>
        <w:numPr>
          <w:ilvl w:val="0"/>
          <w:numId w:val="20"/>
        </w:numPr>
        <w:bidi/>
        <w:spacing w:before="120"/>
        <w:jc w:val="both"/>
        <w:rPr>
          <w:vanish/>
          <w:sz w:val="24"/>
          <w:szCs w:val="24"/>
          <w:rtl/>
        </w:rPr>
      </w:pPr>
    </w:p>
    <w:p w14:paraId="67D7C36F"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5B715D34"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2711729A"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63664833"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65ECA697" w14:textId="77777777" w:rsidR="00EB5A81" w:rsidRDefault="00EB5A81" w:rsidP="00EB5A81">
      <w:pPr>
        <w:pStyle w:val="1"/>
        <w:ind w:left="720"/>
        <w:rPr>
          <w:sz w:val="24"/>
        </w:rPr>
      </w:pPr>
    </w:p>
    <w:p w14:paraId="42BFD56F"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546BD059"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4724DC0B"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6C1A798B"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4EB5CABF"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2F2FE7F7"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5BE2BBC1"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2449D0D4"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3EDD1634"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(רג'י).</w:t>
      </w:r>
    </w:p>
    <w:p w14:paraId="42A9A3C7"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00FCEFCD"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02882B2C"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3CECE418"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66F73907"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3553BE00"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68ACD486"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4962004E"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4FB29231"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109F442F"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49078582"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40999C2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60093CEB"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5D72E3A7"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1B94672B" w14:textId="77777777" w:rsidR="00EB5A81" w:rsidRPr="002D0EC6" w:rsidRDefault="00EB5A81" w:rsidP="00EB5A81">
      <w:pPr>
        <w:pStyle w:val="24"/>
        <w:widowControl/>
        <w:numPr>
          <w:ilvl w:val="0"/>
          <w:numId w:val="22"/>
        </w:numPr>
        <w:bidi/>
        <w:spacing w:before="120" w:after="240"/>
        <w:jc w:val="both"/>
        <w:rPr>
          <w:vanish/>
          <w:sz w:val="24"/>
          <w:szCs w:val="24"/>
          <w:rtl/>
        </w:rPr>
      </w:pPr>
    </w:p>
    <w:p w14:paraId="2746ACDF" w14:textId="77777777" w:rsidR="00EB5A81" w:rsidRPr="002D0EC6" w:rsidRDefault="00EB5A81" w:rsidP="00EB5A81">
      <w:pPr>
        <w:pStyle w:val="24"/>
        <w:widowControl/>
        <w:numPr>
          <w:ilvl w:val="0"/>
          <w:numId w:val="22"/>
        </w:numPr>
        <w:bidi/>
        <w:spacing w:before="120" w:after="240"/>
        <w:jc w:val="both"/>
        <w:rPr>
          <w:vanish/>
          <w:sz w:val="24"/>
          <w:szCs w:val="24"/>
          <w:rtl/>
        </w:rPr>
      </w:pPr>
    </w:p>
    <w:p w14:paraId="5D62AF17" w14:textId="77777777" w:rsidR="00EB5A81" w:rsidRPr="002D0EC6" w:rsidRDefault="00EB5A81" w:rsidP="00EB5A81">
      <w:pPr>
        <w:pStyle w:val="24"/>
        <w:widowControl/>
        <w:numPr>
          <w:ilvl w:val="0"/>
          <w:numId w:val="22"/>
        </w:numPr>
        <w:bidi/>
        <w:spacing w:before="120" w:after="240"/>
        <w:jc w:val="both"/>
        <w:rPr>
          <w:vanish/>
          <w:sz w:val="24"/>
          <w:szCs w:val="24"/>
          <w:rtl/>
        </w:rPr>
      </w:pPr>
    </w:p>
    <w:p w14:paraId="2DE3FB85" w14:textId="77777777" w:rsidR="00EB5A81" w:rsidRPr="002D0EC6" w:rsidRDefault="00EB5A81" w:rsidP="00EB5A81">
      <w:pPr>
        <w:pStyle w:val="24"/>
        <w:widowControl/>
        <w:numPr>
          <w:ilvl w:val="0"/>
          <w:numId w:val="22"/>
        </w:numPr>
        <w:bidi/>
        <w:spacing w:before="120" w:after="240"/>
        <w:jc w:val="both"/>
        <w:rPr>
          <w:vanish/>
          <w:sz w:val="24"/>
          <w:szCs w:val="24"/>
          <w:rtl/>
        </w:rPr>
      </w:pPr>
    </w:p>
    <w:p w14:paraId="1E34E1F4" w14:textId="77777777" w:rsidR="00EB5A81" w:rsidRPr="002D0EC6" w:rsidRDefault="00EB5A81" w:rsidP="00EB5A81">
      <w:pPr>
        <w:pStyle w:val="24"/>
        <w:widowControl/>
        <w:numPr>
          <w:ilvl w:val="0"/>
          <w:numId w:val="22"/>
        </w:numPr>
        <w:bidi/>
        <w:spacing w:before="120" w:after="240"/>
        <w:jc w:val="both"/>
        <w:rPr>
          <w:vanish/>
          <w:sz w:val="24"/>
          <w:szCs w:val="24"/>
          <w:rtl/>
        </w:rPr>
      </w:pPr>
    </w:p>
    <w:p w14:paraId="6DCD0FCD"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6EE41438"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3EE8A626"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7E3AD8BE"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3299E22B"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548649E3"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3ECD6122"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68141CC2"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66A01C49"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276A063F"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297E5DAE"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6FDC97ED"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7CBD5661"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06A7CE0A"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6E98006A"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5854D7D8"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49E964B1"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19C8B15F"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43493F89"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6C17432F"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537948CD"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6EEABB82"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3E285EAA"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2DC48417"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670C2225"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5786E3B2"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6CD9FFF9"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023DEB45"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1C777AA1"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2EA82DAF"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04ED7017"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23F1C9D8"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0DD932BF"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607C839B"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23D1B052" w14:textId="77777777" w:rsidR="00EB5A81" w:rsidRPr="009014A0" w:rsidRDefault="00EB5A81" w:rsidP="00EB5A81">
      <w:pPr>
        <w:ind w:left="720"/>
        <w:jc w:val="both"/>
        <w:rPr>
          <w:bCs/>
          <w:sz w:val="24"/>
          <w:szCs w:val="24"/>
          <w:u w:val="single"/>
          <w:rtl/>
        </w:rPr>
      </w:pPr>
    </w:p>
    <w:p w14:paraId="3E65F98E"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t>נספח ב'1</w:t>
      </w:r>
    </w:p>
    <w:p w14:paraId="6923862A" w14:textId="77777777" w:rsidR="00EB5A81" w:rsidRDefault="00EB5A81" w:rsidP="00EB5A81">
      <w:pPr>
        <w:jc w:val="right"/>
        <w:rPr>
          <w:bCs/>
          <w:rtl/>
        </w:rPr>
      </w:pPr>
      <w:r w:rsidRPr="004D2936">
        <w:rPr>
          <w:rFonts w:hint="cs"/>
          <w:bCs/>
          <w:rtl/>
        </w:rPr>
        <w:t>טופס 3.1</w:t>
      </w:r>
    </w:p>
    <w:p w14:paraId="12DEE156" w14:textId="77777777" w:rsidR="00EB5A81" w:rsidRPr="004D2936" w:rsidRDefault="00EB5A81" w:rsidP="00EB5A81">
      <w:pPr>
        <w:jc w:val="right"/>
        <w:rPr>
          <w:bCs/>
        </w:rPr>
      </w:pPr>
    </w:p>
    <w:p w14:paraId="0B775F2F"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7D8B57BA"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65B1699D"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622D8D5E"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0895271E"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5D0A66D0" w14:textId="77777777" w:rsidR="00EB5A81" w:rsidRPr="00A96E7A" w:rsidRDefault="00EB5A81" w:rsidP="00EB5A81">
      <w:pPr>
        <w:spacing w:line="360" w:lineRule="auto"/>
        <w:rPr>
          <w:i/>
          <w:iCs/>
          <w:rtl/>
        </w:rPr>
      </w:pPr>
    </w:p>
    <w:p w14:paraId="73172D40" w14:textId="77777777" w:rsidR="00EB5A81" w:rsidRPr="00A96E7A" w:rsidRDefault="00EB5A81" w:rsidP="00EB5A81">
      <w:pPr>
        <w:spacing w:line="360" w:lineRule="auto"/>
        <w:jc w:val="both"/>
        <w:rPr>
          <w:sz w:val="24"/>
          <w:szCs w:val="24"/>
          <w:rtl/>
        </w:rPr>
      </w:pPr>
    </w:p>
    <w:p w14:paraId="5B2FDB79"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56038819" w14:textId="77777777" w:rsidR="00EB5A81" w:rsidRPr="00A96E7A" w:rsidRDefault="00EB5A81" w:rsidP="00EB5A81">
      <w:pPr>
        <w:spacing w:line="360" w:lineRule="auto"/>
        <w:rPr>
          <w:sz w:val="24"/>
          <w:szCs w:val="24"/>
          <w:rtl/>
        </w:rPr>
      </w:pPr>
    </w:p>
    <w:p w14:paraId="60890A6F"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04623EFC"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48170A4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36F269F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0CD7DB3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5002509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03DB32E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0B3CDE0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391D792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3ABE584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334DD76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4C4DD0C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604E4E6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3721F06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2C0F667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גינה נקייה , מלאי אדמה ללא שיירי בניה/קוצים ( לדירות צמודי קרקע בלבד )</w:t>
      </w:r>
    </w:p>
    <w:p w14:paraId="65DBE4E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3FE8AEA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5C80525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41E3DD7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5DB44D3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6902094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0E2B80C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35F90A4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2E0CC69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שיפועים תקינים וגמר בפודסט כביסה ( ככל וקיים ) </w:t>
      </w:r>
    </w:p>
    <w:p w14:paraId="3B2ABB6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7163917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13D06D8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3E06B214" w14:textId="77777777" w:rsidR="00EB5A81" w:rsidRPr="00A96E7A" w:rsidRDefault="00EB5A81" w:rsidP="00EB5A81">
      <w:pPr>
        <w:spacing w:line="360" w:lineRule="auto"/>
        <w:rPr>
          <w:sz w:val="24"/>
          <w:szCs w:val="24"/>
          <w:rtl/>
        </w:rPr>
      </w:pPr>
    </w:p>
    <w:p w14:paraId="21EA8189" w14:textId="77777777" w:rsidR="00EB5A81" w:rsidRPr="00A96E7A" w:rsidRDefault="00EB5A81" w:rsidP="00EB5A81">
      <w:pPr>
        <w:spacing w:line="360" w:lineRule="auto"/>
        <w:rPr>
          <w:sz w:val="24"/>
          <w:szCs w:val="24"/>
          <w:rtl/>
        </w:rPr>
      </w:pPr>
    </w:p>
    <w:p w14:paraId="3C781732" w14:textId="77777777" w:rsidR="00EB5A81" w:rsidRPr="00A96E7A" w:rsidRDefault="00EB5A81" w:rsidP="00EB5A81">
      <w:pPr>
        <w:spacing w:line="360" w:lineRule="auto"/>
        <w:rPr>
          <w:sz w:val="24"/>
          <w:szCs w:val="24"/>
          <w:rtl/>
        </w:rPr>
      </w:pPr>
    </w:p>
    <w:p w14:paraId="661EBC5E"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442D4EDF"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193789FF"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02B5ABF8"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0E9302A4" w14:textId="77777777" w:rsidR="00EB5A81" w:rsidRPr="00A96E7A" w:rsidRDefault="00EB5A81" w:rsidP="00EB5A81">
      <w:pPr>
        <w:spacing w:line="360" w:lineRule="auto"/>
        <w:rPr>
          <w:b/>
          <w:bCs/>
          <w:sz w:val="24"/>
          <w:szCs w:val="24"/>
          <w:rtl/>
        </w:rPr>
      </w:pPr>
    </w:p>
    <w:p w14:paraId="38D9143D" w14:textId="77777777" w:rsidR="00EB5A81" w:rsidRPr="00A96E7A" w:rsidRDefault="00EB5A81" w:rsidP="00EB5A81">
      <w:pPr>
        <w:spacing w:line="360" w:lineRule="auto"/>
        <w:rPr>
          <w:b/>
          <w:bCs/>
          <w:sz w:val="24"/>
          <w:szCs w:val="24"/>
          <w:rtl/>
        </w:rPr>
      </w:pPr>
    </w:p>
    <w:p w14:paraId="7AEA3DA6" w14:textId="77777777" w:rsidR="00EB5A81" w:rsidRPr="00A96E7A" w:rsidRDefault="00EB5A81" w:rsidP="00EB5A81">
      <w:pPr>
        <w:spacing w:line="360" w:lineRule="auto"/>
        <w:rPr>
          <w:b/>
          <w:bCs/>
          <w:sz w:val="24"/>
          <w:szCs w:val="24"/>
        </w:rPr>
      </w:pPr>
    </w:p>
    <w:p w14:paraId="074C132D"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0C886138"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0659D6" w14:textId="77777777" w:rsidR="00EB5A81" w:rsidRPr="00A96E7A" w:rsidRDefault="00EB5A81" w:rsidP="00EB5A81">
      <w:pPr>
        <w:spacing w:line="360" w:lineRule="auto"/>
        <w:rPr>
          <w:b/>
          <w:bCs/>
          <w:sz w:val="24"/>
          <w:szCs w:val="24"/>
          <w:rtl/>
        </w:rPr>
      </w:pPr>
    </w:p>
    <w:p w14:paraId="79B1654B" w14:textId="77777777" w:rsidR="00EB5A81" w:rsidRPr="00A96E7A" w:rsidRDefault="00EB5A81" w:rsidP="00EB5A81">
      <w:pPr>
        <w:spacing w:line="360" w:lineRule="auto"/>
        <w:rPr>
          <w:b/>
          <w:bCs/>
          <w:sz w:val="24"/>
          <w:szCs w:val="24"/>
          <w:rtl/>
        </w:rPr>
      </w:pPr>
    </w:p>
    <w:p w14:paraId="2587E66F"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46976" behindDoc="0" locked="0" layoutInCell="1" allowOverlap="1" wp14:anchorId="42DD9420" wp14:editId="49885C34">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B1505" id="Line 15" o:spid="_x0000_s1026" style="position:absolute;left:0;text-align:left;flip:x;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52096" behindDoc="0" locked="0" layoutInCell="1" allowOverlap="1" wp14:anchorId="0F4602CC" wp14:editId="0BE5FFAA">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B16D9" id="Line 16" o:spid="_x0000_s1026" style="position:absolute;left:0;text-align:lef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56192" behindDoc="0" locked="0" layoutInCell="1" allowOverlap="1" wp14:anchorId="118DCF0A" wp14:editId="084C618B">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21802" id="Line 17" o:spid="_x0000_s1026" style="position:absolute;left:0;text-align:lef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699FF149"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37F869DE" w14:textId="77777777" w:rsidR="00EB5A81" w:rsidRPr="00A96E7A" w:rsidRDefault="00EB5A81" w:rsidP="00EB5A81">
      <w:pPr>
        <w:rPr>
          <w:noProof/>
          <w:szCs w:val="24"/>
        </w:rPr>
      </w:pPr>
    </w:p>
    <w:p w14:paraId="50023626" w14:textId="77777777" w:rsidR="00EB5A81" w:rsidRPr="00A96E7A" w:rsidRDefault="00EB5A81" w:rsidP="00EB5A81">
      <w:pPr>
        <w:rPr>
          <w:noProof/>
          <w:rtl/>
        </w:rPr>
      </w:pPr>
      <w:r w:rsidRPr="00A96E7A">
        <w:rPr>
          <w:rFonts w:hint="cs"/>
          <w:noProof/>
          <w:rtl/>
        </w:rPr>
        <w:t xml:space="preserve"> </w:t>
      </w:r>
    </w:p>
    <w:p w14:paraId="7FE43B19"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t>נספח ב'2</w:t>
      </w:r>
    </w:p>
    <w:p w14:paraId="71BC327A" w14:textId="77777777" w:rsidR="00EB5A81" w:rsidRPr="004D2936" w:rsidRDefault="00EB5A81" w:rsidP="00EB5A81">
      <w:pPr>
        <w:spacing w:line="360" w:lineRule="auto"/>
        <w:jc w:val="right"/>
        <w:rPr>
          <w:rtl/>
        </w:rPr>
      </w:pPr>
      <w:r w:rsidRPr="004D2936">
        <w:rPr>
          <w:rFonts w:hint="cs"/>
          <w:rtl/>
        </w:rPr>
        <w:t>טופס 3.2</w:t>
      </w:r>
    </w:p>
    <w:p w14:paraId="5BE97106"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25A1D304" w14:textId="77777777" w:rsidR="00EB5A81" w:rsidRPr="002A1A09" w:rsidRDefault="00EB5A81" w:rsidP="00EB5A81">
      <w:pPr>
        <w:spacing w:line="360" w:lineRule="auto"/>
        <w:jc w:val="center"/>
        <w:rPr>
          <w:b/>
          <w:bCs/>
          <w:sz w:val="28"/>
          <w:szCs w:val="28"/>
          <w:u w:val="single"/>
          <w:rtl/>
        </w:rPr>
      </w:pPr>
    </w:p>
    <w:p w14:paraId="4C290024" w14:textId="77777777" w:rsidR="00EB5A81" w:rsidRPr="002A1A09" w:rsidRDefault="00EB5A81" w:rsidP="00EB5A81">
      <w:pPr>
        <w:spacing w:line="360" w:lineRule="auto"/>
        <w:jc w:val="center"/>
        <w:rPr>
          <w:b/>
          <w:bCs/>
          <w:sz w:val="28"/>
          <w:szCs w:val="28"/>
          <w:u w:val="single"/>
          <w:rtl/>
        </w:rPr>
      </w:pPr>
    </w:p>
    <w:p w14:paraId="5BF74E0D"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397A34EB"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204D004D" w14:textId="77777777" w:rsidR="00EB5A81" w:rsidRPr="002A1A09" w:rsidRDefault="00EB5A81" w:rsidP="00EB5A81">
      <w:pPr>
        <w:spacing w:line="360" w:lineRule="auto"/>
        <w:jc w:val="both"/>
        <w:rPr>
          <w:sz w:val="24"/>
          <w:szCs w:val="24"/>
          <w:rtl/>
        </w:rPr>
      </w:pPr>
    </w:p>
    <w:p w14:paraId="45115726" w14:textId="77777777" w:rsidR="00EB5A81" w:rsidRPr="002A1A09" w:rsidRDefault="00EB5A81" w:rsidP="00EB5A81">
      <w:pPr>
        <w:spacing w:line="360" w:lineRule="auto"/>
        <w:jc w:val="both"/>
        <w:rPr>
          <w:sz w:val="24"/>
          <w:szCs w:val="24"/>
          <w:rtl/>
        </w:rPr>
      </w:pPr>
    </w:p>
    <w:p w14:paraId="45492A17"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22E093AB" w14:textId="77777777" w:rsidR="00EB5A81" w:rsidRPr="002A1A09" w:rsidRDefault="00EB5A81" w:rsidP="00EB5A81">
      <w:pPr>
        <w:spacing w:line="360" w:lineRule="auto"/>
        <w:rPr>
          <w:sz w:val="24"/>
          <w:szCs w:val="24"/>
          <w:rtl/>
        </w:rPr>
      </w:pPr>
    </w:p>
    <w:p w14:paraId="1C8DBC66" w14:textId="77777777" w:rsidR="00EB5A81" w:rsidRPr="002A1A09" w:rsidRDefault="00EB5A81" w:rsidP="00EB5A81">
      <w:pPr>
        <w:spacing w:line="360" w:lineRule="auto"/>
        <w:rPr>
          <w:sz w:val="24"/>
          <w:szCs w:val="24"/>
          <w:u w:val="single"/>
          <w:rtl/>
        </w:rPr>
      </w:pPr>
    </w:p>
    <w:p w14:paraId="04814E27"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6F9FF16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65FBED7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0CD1657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582E566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04B594E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451DE91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2784C1C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2B0B74C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718C66B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324E361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7D7D79CC"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51B693D3"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6451E449"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34AFAE2B"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52B985CE"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324F160A"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1F0D4E2F" w14:textId="77777777" w:rsidR="00EB5A81" w:rsidRPr="002A1A09" w:rsidRDefault="00EB5A81" w:rsidP="00EB5A81">
      <w:pPr>
        <w:spacing w:line="360" w:lineRule="auto"/>
        <w:ind w:left="1440" w:firstLine="6"/>
        <w:rPr>
          <w:sz w:val="24"/>
          <w:szCs w:val="24"/>
          <w:rtl/>
        </w:rPr>
      </w:pPr>
      <w:r w:rsidRPr="002A1A09">
        <w:rPr>
          <w:sz w:val="24"/>
          <w:szCs w:val="24"/>
          <w:rtl/>
        </w:rPr>
        <w:t>* הוראות תחזוקה כוללת ותחזוקה מונעת של מערכות השרות המותקנות בבניין.</w:t>
      </w:r>
    </w:p>
    <w:p w14:paraId="5C7D1EAA"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470E456F"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098A9FD3"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262215BB"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04A863A1"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4B02CFE9"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45EEEEDE"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7A4E9097"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330DD7CF"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351CE9DB" w14:textId="77777777" w:rsidR="00EB5A81" w:rsidRPr="002A1A09" w:rsidRDefault="00EB5A81" w:rsidP="00EB5A81">
      <w:pPr>
        <w:ind w:left="1440" w:firstLine="6"/>
        <w:rPr>
          <w:sz w:val="24"/>
          <w:szCs w:val="24"/>
        </w:rPr>
      </w:pPr>
    </w:p>
    <w:p w14:paraId="31443F3E"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223AE858"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48F041F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4420BF29" w14:textId="77777777" w:rsidR="00EB5A81" w:rsidRPr="002A1A09" w:rsidRDefault="00EB5A81" w:rsidP="00EB5A81">
      <w:pPr>
        <w:spacing w:line="360" w:lineRule="auto"/>
        <w:rPr>
          <w:sz w:val="24"/>
          <w:szCs w:val="24"/>
          <w:rtl/>
        </w:rPr>
      </w:pPr>
    </w:p>
    <w:p w14:paraId="37525479" w14:textId="77777777" w:rsidR="00EB5A81" w:rsidRPr="002A1A09" w:rsidRDefault="00EB5A81" w:rsidP="00EB5A81">
      <w:pPr>
        <w:spacing w:line="360" w:lineRule="auto"/>
        <w:rPr>
          <w:sz w:val="24"/>
          <w:szCs w:val="24"/>
          <w:rtl/>
        </w:rPr>
      </w:pPr>
    </w:p>
    <w:p w14:paraId="6C7F71DB"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703FDED5"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549062" w14:textId="77777777" w:rsidR="00EB5A81" w:rsidRPr="002A1A09" w:rsidRDefault="00EB5A81" w:rsidP="00EB5A81">
      <w:pPr>
        <w:spacing w:line="360" w:lineRule="auto"/>
        <w:rPr>
          <w:sz w:val="24"/>
          <w:szCs w:val="24"/>
          <w:rtl/>
        </w:rPr>
      </w:pPr>
    </w:p>
    <w:p w14:paraId="1033D4F3" w14:textId="77777777" w:rsidR="00EB5A81" w:rsidRPr="002A1A09" w:rsidRDefault="00EB5A81" w:rsidP="00EB5A81">
      <w:pPr>
        <w:spacing w:line="360" w:lineRule="auto"/>
        <w:rPr>
          <w:sz w:val="24"/>
          <w:szCs w:val="24"/>
          <w:rtl/>
        </w:rPr>
      </w:pPr>
    </w:p>
    <w:p w14:paraId="2F7D1D7C" w14:textId="77777777" w:rsidR="00EB5A81" w:rsidRPr="002A1A09" w:rsidRDefault="00EB5A81" w:rsidP="00EB5A81">
      <w:pPr>
        <w:spacing w:line="360" w:lineRule="auto"/>
        <w:rPr>
          <w:sz w:val="24"/>
          <w:szCs w:val="24"/>
          <w:rtl/>
        </w:rPr>
      </w:pPr>
    </w:p>
    <w:p w14:paraId="6DE0E227" w14:textId="77777777" w:rsidR="00EB5A81" w:rsidRPr="002A1A09" w:rsidRDefault="00EB5A81" w:rsidP="00EB5A81">
      <w:pPr>
        <w:spacing w:line="360" w:lineRule="auto"/>
        <w:rPr>
          <w:sz w:val="24"/>
          <w:szCs w:val="24"/>
          <w:rtl/>
        </w:rPr>
      </w:pPr>
    </w:p>
    <w:p w14:paraId="6750F6A4"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72576" behindDoc="0" locked="0" layoutInCell="1" allowOverlap="1" wp14:anchorId="7546B9BB" wp14:editId="35502987">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87513" id="Line 20" o:spid="_x0000_s1026" style="position:absolute;left:0;text-align:lef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7456" behindDoc="0" locked="0" layoutInCell="1" allowOverlap="1" wp14:anchorId="5F55FDC7" wp14:editId="00F59E0D">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48ECC" id="Line 19" o:spid="_x0000_s1026" style="position:absolute;left:0;text-align:lef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69BD1BA2" wp14:editId="16D9F790">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81C03" id="Line 18" o:spid="_x0000_s1026" style="position:absolute;left:0;text-align:left;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2812D0D0"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74E1903B" w14:textId="77777777" w:rsidR="00EB5A81" w:rsidRDefault="00EB5A81" w:rsidP="00EB5A81">
      <w:pPr>
        <w:jc w:val="center"/>
        <w:rPr>
          <w:bCs/>
          <w:sz w:val="24"/>
          <w:szCs w:val="24"/>
          <w:u w:val="single"/>
          <w:rtl/>
        </w:rPr>
      </w:pPr>
    </w:p>
    <w:p w14:paraId="0C670B04" w14:textId="77777777" w:rsidR="00EB5A81" w:rsidRPr="00603F1E" w:rsidRDefault="008942AD" w:rsidP="008942AD">
      <w:pPr>
        <w:spacing w:after="240"/>
        <w:jc w:val="center"/>
        <w:rPr>
          <w:bCs/>
          <w:u w:val="single"/>
          <w:rtl/>
        </w:rPr>
      </w:pPr>
      <w:r w:rsidRPr="00603F1E">
        <w:rPr>
          <w:rFonts w:hint="cs"/>
          <w:bCs/>
          <w:sz w:val="24"/>
          <w:szCs w:val="24"/>
          <w:u w:val="single"/>
          <w:rtl/>
        </w:rPr>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681E5B5D"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6FA3E07D"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7CE81637"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6EA93117"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6BCD3BF5"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3B8228E7"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0B680C59"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31AE716C"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0C4213D4"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5DFF6C74"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2AF0801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676E1BE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0630BC25"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16AE8167"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3FA71B7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08D59646"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04F2C071"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6FCD6DB0"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36F5F372"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148935A8"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6EDC2E51"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0FE9D3C9"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186E9153"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64C9E5AE" w14:textId="77777777" w:rsidR="00EB5A81" w:rsidRDefault="00EB5A81" w:rsidP="00EB5A81">
      <w:pPr>
        <w:suppressAutoHyphens/>
        <w:autoSpaceDN w:val="0"/>
        <w:spacing w:after="120"/>
        <w:ind w:left="1728"/>
        <w:jc w:val="both"/>
        <w:textAlignment w:val="baseline"/>
        <w:rPr>
          <w:noProof/>
          <w:szCs w:val="24"/>
          <w:rtl/>
        </w:rPr>
      </w:pPr>
    </w:p>
    <w:p w14:paraId="307D3DD2" w14:textId="77777777" w:rsidR="00406518" w:rsidRDefault="00406518" w:rsidP="00EB5A81">
      <w:pPr>
        <w:suppressAutoHyphens/>
        <w:autoSpaceDN w:val="0"/>
        <w:spacing w:after="120"/>
        <w:ind w:left="1728"/>
        <w:jc w:val="both"/>
        <w:textAlignment w:val="baseline"/>
        <w:rPr>
          <w:noProof/>
          <w:szCs w:val="24"/>
          <w:rtl/>
        </w:rPr>
      </w:pPr>
    </w:p>
    <w:p w14:paraId="4FB9738F" w14:textId="77777777" w:rsidR="00406518" w:rsidRPr="009C3F81" w:rsidRDefault="00406518" w:rsidP="00EB5A81">
      <w:pPr>
        <w:suppressAutoHyphens/>
        <w:autoSpaceDN w:val="0"/>
        <w:spacing w:after="120"/>
        <w:ind w:left="1728"/>
        <w:jc w:val="both"/>
        <w:textAlignment w:val="baseline"/>
        <w:rPr>
          <w:noProof/>
          <w:szCs w:val="24"/>
        </w:rPr>
      </w:pPr>
    </w:p>
    <w:p w14:paraId="18931FBA"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תיעוד מסמכים</w:t>
      </w:r>
      <w:r w:rsidRPr="009C3F81">
        <w:rPr>
          <w:rFonts w:hint="cs"/>
          <w:noProof/>
          <w:szCs w:val="24"/>
          <w:rtl/>
        </w:rPr>
        <w:t>.</w:t>
      </w:r>
    </w:p>
    <w:p w14:paraId="5F34CFD3"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0815C6C5"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4677235F"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6394C901"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5DF00EDE"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5D773CE1"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4267629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133E5FC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5AED00C0"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5142AD13"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05F69E41"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6121C9C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6845B60C"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5565C86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3CC5A2F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050969C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552C73F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25691E0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4CB0AEF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3135A9E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72C2D64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37A3752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14D3244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032384F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04B0FB6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14A8978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22CAC87E"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587A50EB"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677F1FF9"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12FA7877"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2DEC1B03"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55D51B4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6B836C4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2BDE77B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10A3E56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7AA54BA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32553E2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0B3F612D"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197FB57F"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53627AD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040E67D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37B15FC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2AB3CDC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4EEB050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292C589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254FBFD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7F80A32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04FF1005"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48163A00"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6896776A" w14:textId="77777777" w:rsidTr="00603F1E">
        <w:tc>
          <w:tcPr>
            <w:tcW w:w="709" w:type="dxa"/>
            <w:shd w:val="clear" w:color="auto" w:fill="auto"/>
          </w:tcPr>
          <w:p w14:paraId="17BBF5F5"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20D7775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05094AE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508C1A2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29D4ED0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43096076" w14:textId="77777777" w:rsidTr="00603F1E">
        <w:tc>
          <w:tcPr>
            <w:tcW w:w="709" w:type="dxa"/>
            <w:shd w:val="clear" w:color="auto" w:fill="auto"/>
          </w:tcPr>
          <w:p w14:paraId="6F701517"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39E60FAA"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49F3AD6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450D8B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C9674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3E7C5B9" w14:textId="77777777" w:rsidTr="00603F1E">
        <w:tc>
          <w:tcPr>
            <w:tcW w:w="709" w:type="dxa"/>
            <w:shd w:val="clear" w:color="auto" w:fill="auto"/>
          </w:tcPr>
          <w:p w14:paraId="59C654A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28A95C16"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043E894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E25B8C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82F269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EA903D6" w14:textId="77777777" w:rsidTr="00603F1E">
        <w:tc>
          <w:tcPr>
            <w:tcW w:w="709" w:type="dxa"/>
            <w:shd w:val="clear" w:color="auto" w:fill="auto"/>
          </w:tcPr>
          <w:p w14:paraId="6D99086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22E401C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202414B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33B94E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FCB8B3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9823ABA" w14:textId="77777777" w:rsidTr="00603F1E">
        <w:tc>
          <w:tcPr>
            <w:tcW w:w="709" w:type="dxa"/>
            <w:shd w:val="clear" w:color="auto" w:fill="auto"/>
          </w:tcPr>
          <w:p w14:paraId="35052BC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226DD8C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6B20F4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A5469E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37062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81F2C50" w14:textId="77777777" w:rsidTr="00603F1E">
        <w:tc>
          <w:tcPr>
            <w:tcW w:w="709" w:type="dxa"/>
            <w:shd w:val="clear" w:color="auto" w:fill="auto"/>
          </w:tcPr>
          <w:p w14:paraId="2413DA8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28B3F2B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1A72553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F3C859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FDE8EF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D901E9C" w14:textId="77777777" w:rsidTr="00603F1E">
        <w:tc>
          <w:tcPr>
            <w:tcW w:w="709" w:type="dxa"/>
            <w:shd w:val="clear" w:color="auto" w:fill="auto"/>
          </w:tcPr>
          <w:p w14:paraId="3EF3D4B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2B33B67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79EC9C9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54156F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6B29F2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E357AB8" w14:textId="77777777" w:rsidTr="00603F1E">
        <w:tc>
          <w:tcPr>
            <w:tcW w:w="709" w:type="dxa"/>
            <w:shd w:val="clear" w:color="auto" w:fill="auto"/>
          </w:tcPr>
          <w:p w14:paraId="1CF3548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3DFDF99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535CBAB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7740CC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A1AB8E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97E2E69" w14:textId="77777777" w:rsidTr="00603F1E">
        <w:tc>
          <w:tcPr>
            <w:tcW w:w="709" w:type="dxa"/>
            <w:shd w:val="clear" w:color="auto" w:fill="auto"/>
          </w:tcPr>
          <w:p w14:paraId="44B1D32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74FDCDF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47D2636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D3D348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014D00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140B32B" w14:textId="77777777" w:rsidTr="00603F1E">
        <w:tc>
          <w:tcPr>
            <w:tcW w:w="709" w:type="dxa"/>
            <w:shd w:val="clear" w:color="auto" w:fill="auto"/>
          </w:tcPr>
          <w:p w14:paraId="18C721A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2A62BD4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29048D8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EB594F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72067F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CA69193" w14:textId="77777777" w:rsidTr="00603F1E">
        <w:tc>
          <w:tcPr>
            <w:tcW w:w="709" w:type="dxa"/>
            <w:shd w:val="clear" w:color="auto" w:fill="auto"/>
          </w:tcPr>
          <w:p w14:paraId="2A261C9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1323878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55130DA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6FF024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006B6F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78FEEBA" w14:textId="77777777" w:rsidTr="00603F1E">
        <w:tc>
          <w:tcPr>
            <w:tcW w:w="709" w:type="dxa"/>
            <w:shd w:val="clear" w:color="auto" w:fill="auto"/>
          </w:tcPr>
          <w:p w14:paraId="4D2B9ECD"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1D77F59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1E166B6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D22AF9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6B84DD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FD38F6D" w14:textId="77777777" w:rsidTr="00603F1E">
        <w:tc>
          <w:tcPr>
            <w:tcW w:w="709" w:type="dxa"/>
            <w:shd w:val="clear" w:color="auto" w:fill="auto"/>
          </w:tcPr>
          <w:p w14:paraId="27C62E7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12</w:t>
            </w:r>
          </w:p>
        </w:tc>
        <w:tc>
          <w:tcPr>
            <w:tcW w:w="3401" w:type="dxa"/>
            <w:shd w:val="clear" w:color="auto" w:fill="auto"/>
            <w:vAlign w:val="center"/>
          </w:tcPr>
          <w:p w14:paraId="78F0427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3433EA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6C11E0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9A9529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22323792"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7B8A8FF6"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0DC1CBDA"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5EB62ADB"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0D970A66"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7676A1AD"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402553A6"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7306CD0F"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66F5BCC5"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7C57C960"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4ED552B9"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68D35DF1"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0FC7E57C"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02BB6DFD"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6B772F4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565D31ED"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505122FE"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53B85891"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622A9AE6"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17855CCC"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7245BF8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78D1411B"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0EBBA950"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505B2952" w14:textId="77777777" w:rsidR="00EB5A81" w:rsidRPr="009C3F81" w:rsidRDefault="00EB5A81" w:rsidP="00EB5A81">
      <w:pPr>
        <w:spacing w:before="120" w:line="480" w:lineRule="auto"/>
        <w:ind w:left="308"/>
        <w:rPr>
          <w:szCs w:val="24"/>
        </w:rPr>
      </w:pPr>
      <w:r>
        <w:rPr>
          <w:rFonts w:hint="cs"/>
          <w:szCs w:val="24"/>
          <w:rtl/>
        </w:rPr>
        <w:t>(ראה הנספחים להלן)</w:t>
      </w:r>
    </w:p>
    <w:p w14:paraId="544CFEA9"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t>טופס מס' 320</w:t>
      </w:r>
    </w:p>
    <w:p w14:paraId="28D28B5D"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30392CD4" w14:textId="77777777" w:rsidR="00EB5A81" w:rsidRPr="009A0CF9" w:rsidRDefault="00EB5A81" w:rsidP="00EB5A81">
      <w:pPr>
        <w:jc w:val="both"/>
        <w:rPr>
          <w:sz w:val="26"/>
          <w:szCs w:val="26"/>
          <w:rtl/>
        </w:rPr>
      </w:pPr>
      <w:r w:rsidRPr="009A0CF9">
        <w:rPr>
          <w:rFonts w:hint="cs"/>
          <w:sz w:val="26"/>
          <w:szCs w:val="26"/>
          <w:rtl/>
        </w:rPr>
        <w:t>חודש:_____________</w:t>
      </w:r>
    </w:p>
    <w:p w14:paraId="1C7983C7"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36C11075" w14:textId="77777777" w:rsidTr="00603F1E">
        <w:tc>
          <w:tcPr>
            <w:tcW w:w="2375" w:type="dxa"/>
            <w:shd w:val="pct5" w:color="auto" w:fill="auto"/>
          </w:tcPr>
          <w:p w14:paraId="7CC13D0F"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1C506B80" w14:textId="77777777" w:rsidR="00EB5A81" w:rsidRPr="009A0CF9" w:rsidRDefault="00EB5A81" w:rsidP="00341985">
            <w:pPr>
              <w:jc w:val="both"/>
              <w:rPr>
                <w:sz w:val="24"/>
                <w:szCs w:val="24"/>
                <w:rtl/>
              </w:rPr>
            </w:pPr>
          </w:p>
        </w:tc>
        <w:tc>
          <w:tcPr>
            <w:tcW w:w="2552" w:type="dxa"/>
            <w:shd w:val="pct5" w:color="auto" w:fill="auto"/>
          </w:tcPr>
          <w:p w14:paraId="5438DB80"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24499AB6" w14:textId="77777777" w:rsidR="00EB5A81" w:rsidRPr="009A0CF9" w:rsidRDefault="00EB5A81" w:rsidP="00341985">
            <w:pPr>
              <w:jc w:val="both"/>
              <w:rPr>
                <w:sz w:val="24"/>
                <w:szCs w:val="24"/>
                <w:rtl/>
              </w:rPr>
            </w:pPr>
          </w:p>
        </w:tc>
      </w:tr>
      <w:tr w:rsidR="00EB5A81" w:rsidRPr="009A0CF9" w14:paraId="18D246B2" w14:textId="77777777" w:rsidTr="00603F1E">
        <w:tc>
          <w:tcPr>
            <w:tcW w:w="2375" w:type="dxa"/>
            <w:shd w:val="pct5" w:color="auto" w:fill="auto"/>
          </w:tcPr>
          <w:p w14:paraId="27A13844"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6EF8416C" w14:textId="77777777" w:rsidR="00EB5A81" w:rsidRPr="009A0CF9" w:rsidRDefault="00EB5A81" w:rsidP="00341985">
            <w:pPr>
              <w:jc w:val="both"/>
              <w:rPr>
                <w:sz w:val="24"/>
                <w:szCs w:val="24"/>
                <w:rtl/>
              </w:rPr>
            </w:pPr>
          </w:p>
        </w:tc>
        <w:tc>
          <w:tcPr>
            <w:tcW w:w="2552" w:type="dxa"/>
            <w:shd w:val="pct5" w:color="auto" w:fill="auto"/>
          </w:tcPr>
          <w:p w14:paraId="44F2B954"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2EBCB757" w14:textId="77777777" w:rsidR="00EB5A81" w:rsidRPr="009A0CF9" w:rsidRDefault="00EB5A81" w:rsidP="00341985">
            <w:pPr>
              <w:jc w:val="both"/>
              <w:rPr>
                <w:sz w:val="24"/>
                <w:szCs w:val="24"/>
                <w:rtl/>
              </w:rPr>
            </w:pPr>
          </w:p>
        </w:tc>
      </w:tr>
      <w:tr w:rsidR="00EB5A81" w:rsidRPr="009A0CF9" w14:paraId="05A2F06B" w14:textId="77777777" w:rsidTr="00603F1E">
        <w:tc>
          <w:tcPr>
            <w:tcW w:w="2375" w:type="dxa"/>
            <w:shd w:val="pct5" w:color="auto" w:fill="auto"/>
          </w:tcPr>
          <w:p w14:paraId="55EED615"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4697BF0B" w14:textId="77777777" w:rsidR="00EB5A81" w:rsidRPr="009A0CF9" w:rsidRDefault="00EB5A81" w:rsidP="00341985">
            <w:pPr>
              <w:jc w:val="both"/>
              <w:rPr>
                <w:sz w:val="24"/>
                <w:szCs w:val="24"/>
                <w:rtl/>
              </w:rPr>
            </w:pPr>
          </w:p>
        </w:tc>
        <w:tc>
          <w:tcPr>
            <w:tcW w:w="2552" w:type="dxa"/>
            <w:shd w:val="pct5" w:color="auto" w:fill="auto"/>
          </w:tcPr>
          <w:p w14:paraId="4688D38D"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0A2897CD"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52544334" w14:textId="77777777" w:rsidR="00EB5A81" w:rsidRPr="009A0CF9" w:rsidRDefault="00EB5A81" w:rsidP="00341985">
            <w:pPr>
              <w:jc w:val="both"/>
              <w:rPr>
                <w:sz w:val="24"/>
                <w:szCs w:val="24"/>
                <w:rtl/>
              </w:rPr>
            </w:pPr>
          </w:p>
        </w:tc>
      </w:tr>
    </w:tbl>
    <w:p w14:paraId="56EDFA22"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5BA1AE7B" w14:textId="77777777" w:rsidTr="00603F1E">
        <w:tc>
          <w:tcPr>
            <w:tcW w:w="2463" w:type="dxa"/>
            <w:shd w:val="pct5" w:color="auto" w:fill="auto"/>
          </w:tcPr>
          <w:p w14:paraId="02A1CC36"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1423EFA3"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41AD06A6"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25E4F542"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6E516DF0" w14:textId="77777777" w:rsidTr="00603F1E">
        <w:tc>
          <w:tcPr>
            <w:tcW w:w="2463" w:type="dxa"/>
            <w:shd w:val="clear" w:color="auto" w:fill="auto"/>
          </w:tcPr>
          <w:p w14:paraId="64AF85CA"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3CAC7FCF" w14:textId="77777777" w:rsidR="00EB5A81" w:rsidRPr="009A0CF9" w:rsidRDefault="00EB5A81" w:rsidP="00341985">
            <w:pPr>
              <w:jc w:val="both"/>
              <w:rPr>
                <w:rtl/>
              </w:rPr>
            </w:pPr>
            <w:r w:rsidRPr="009A0CF9">
              <w:rPr>
                <w:rFonts w:hint="cs"/>
                <w:rtl/>
              </w:rPr>
              <w:t>נבדק מתאריך_______</w:t>
            </w:r>
          </w:p>
          <w:p w14:paraId="40AFF17B"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38CFC7E3"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16341EE4"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6891D8FB" w14:textId="77777777" w:rsidR="00EB5A81" w:rsidRPr="009A0CF9" w:rsidRDefault="00EB5A81" w:rsidP="00341985">
            <w:pPr>
              <w:jc w:val="both"/>
              <w:rPr>
                <w:rtl/>
              </w:rPr>
            </w:pPr>
          </w:p>
        </w:tc>
        <w:tc>
          <w:tcPr>
            <w:tcW w:w="1903" w:type="dxa"/>
            <w:shd w:val="clear" w:color="auto" w:fill="auto"/>
          </w:tcPr>
          <w:p w14:paraId="3E3E1250" w14:textId="77777777" w:rsidR="00EB5A81" w:rsidRPr="009A0CF9" w:rsidRDefault="00EB5A81" w:rsidP="00341985">
            <w:pPr>
              <w:jc w:val="both"/>
              <w:rPr>
                <w:rtl/>
              </w:rPr>
            </w:pPr>
          </w:p>
        </w:tc>
      </w:tr>
      <w:tr w:rsidR="00EB5A81" w:rsidRPr="009A0CF9" w14:paraId="570490EB" w14:textId="77777777" w:rsidTr="00603F1E">
        <w:tc>
          <w:tcPr>
            <w:tcW w:w="2463" w:type="dxa"/>
            <w:shd w:val="clear" w:color="auto" w:fill="auto"/>
          </w:tcPr>
          <w:p w14:paraId="44F37916"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4B792638" w14:textId="77777777" w:rsidR="00EB5A81" w:rsidRPr="009A0CF9" w:rsidRDefault="00EB5A81" w:rsidP="00341985">
            <w:pPr>
              <w:jc w:val="both"/>
              <w:rPr>
                <w:rtl/>
              </w:rPr>
            </w:pPr>
            <w:r w:rsidRPr="009A0CF9">
              <w:t></w:t>
            </w:r>
            <w:r w:rsidRPr="009A0CF9">
              <w:rPr>
                <w:rFonts w:hint="cs"/>
                <w:rtl/>
              </w:rPr>
              <w:t>קידוח ויציקת כלונסאות</w:t>
            </w:r>
          </w:p>
          <w:p w14:paraId="01BC1B66"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2873BE7F"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7B5FC894"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249EE0AF"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7E1E6A6B"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6FE58AB2"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5406CA5F"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238E7428"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2B0AED9C"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5D4A53A9"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7785A02"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F21A98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970D59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8BDE06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755FF1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928205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36DCE00"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6849D6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8977C98"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36939695" w14:textId="77777777" w:rsidR="00EB5A81" w:rsidRPr="009A0CF9" w:rsidRDefault="00EB5A81" w:rsidP="00341985">
            <w:pPr>
              <w:jc w:val="both"/>
              <w:rPr>
                <w:rtl/>
              </w:rPr>
            </w:pPr>
          </w:p>
        </w:tc>
      </w:tr>
      <w:tr w:rsidR="00EB5A81" w:rsidRPr="009A0CF9" w14:paraId="1D54F060" w14:textId="77777777" w:rsidTr="00603F1E">
        <w:tc>
          <w:tcPr>
            <w:tcW w:w="2463" w:type="dxa"/>
            <w:vMerge w:val="restart"/>
            <w:shd w:val="clear" w:color="auto" w:fill="auto"/>
          </w:tcPr>
          <w:p w14:paraId="65386973"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40325810"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66693E3E" w14:textId="77777777" w:rsidR="00EB5A81" w:rsidRPr="009A0CF9" w:rsidRDefault="00EB5A81" w:rsidP="00341985">
            <w:pPr>
              <w:jc w:val="both"/>
              <w:rPr>
                <w:rtl/>
              </w:rPr>
            </w:pPr>
          </w:p>
        </w:tc>
        <w:tc>
          <w:tcPr>
            <w:tcW w:w="1903" w:type="dxa"/>
            <w:shd w:val="clear" w:color="auto" w:fill="auto"/>
          </w:tcPr>
          <w:p w14:paraId="6E85C7F5" w14:textId="77777777" w:rsidR="00EB5A81" w:rsidRPr="009A0CF9" w:rsidRDefault="00EB5A81" w:rsidP="00341985">
            <w:pPr>
              <w:jc w:val="both"/>
              <w:rPr>
                <w:rtl/>
              </w:rPr>
            </w:pPr>
          </w:p>
        </w:tc>
      </w:tr>
      <w:tr w:rsidR="00EB5A81" w:rsidRPr="009A0CF9" w14:paraId="1F428FDC" w14:textId="77777777" w:rsidTr="00603F1E">
        <w:tc>
          <w:tcPr>
            <w:tcW w:w="2463" w:type="dxa"/>
            <w:vMerge/>
            <w:shd w:val="clear" w:color="auto" w:fill="auto"/>
          </w:tcPr>
          <w:p w14:paraId="5E965BC7" w14:textId="77777777" w:rsidR="00EB5A81" w:rsidRPr="009A0CF9" w:rsidRDefault="00EB5A81" w:rsidP="00341985">
            <w:pPr>
              <w:jc w:val="both"/>
              <w:rPr>
                <w:rtl/>
              </w:rPr>
            </w:pPr>
          </w:p>
        </w:tc>
        <w:tc>
          <w:tcPr>
            <w:tcW w:w="2747" w:type="dxa"/>
            <w:shd w:val="clear" w:color="auto" w:fill="auto"/>
          </w:tcPr>
          <w:p w14:paraId="494BD761"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7D928844" w14:textId="77777777" w:rsidR="00EB5A81" w:rsidRPr="009A0CF9" w:rsidRDefault="00EB5A81" w:rsidP="00341985">
            <w:pPr>
              <w:jc w:val="both"/>
              <w:rPr>
                <w:rtl/>
              </w:rPr>
            </w:pPr>
          </w:p>
        </w:tc>
        <w:tc>
          <w:tcPr>
            <w:tcW w:w="1903" w:type="dxa"/>
            <w:shd w:val="clear" w:color="auto" w:fill="auto"/>
          </w:tcPr>
          <w:p w14:paraId="79828559" w14:textId="77777777" w:rsidR="00EB5A81" w:rsidRPr="009A0CF9" w:rsidRDefault="00EB5A81" w:rsidP="00341985">
            <w:pPr>
              <w:jc w:val="both"/>
              <w:rPr>
                <w:rtl/>
              </w:rPr>
            </w:pPr>
          </w:p>
        </w:tc>
      </w:tr>
      <w:tr w:rsidR="00EB5A81" w:rsidRPr="009A0CF9" w14:paraId="119DEBC6" w14:textId="77777777" w:rsidTr="00603F1E">
        <w:tc>
          <w:tcPr>
            <w:tcW w:w="2463" w:type="dxa"/>
            <w:vMerge/>
            <w:shd w:val="clear" w:color="auto" w:fill="auto"/>
          </w:tcPr>
          <w:p w14:paraId="5795AD62" w14:textId="77777777" w:rsidR="00EB5A81" w:rsidRPr="009A0CF9" w:rsidRDefault="00EB5A81" w:rsidP="00341985">
            <w:pPr>
              <w:jc w:val="both"/>
              <w:rPr>
                <w:rtl/>
              </w:rPr>
            </w:pPr>
          </w:p>
        </w:tc>
        <w:tc>
          <w:tcPr>
            <w:tcW w:w="2747" w:type="dxa"/>
            <w:shd w:val="clear" w:color="auto" w:fill="auto"/>
          </w:tcPr>
          <w:p w14:paraId="242966DD"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635BF317" w14:textId="77777777" w:rsidR="00EB5A81" w:rsidRPr="009A0CF9" w:rsidRDefault="00EB5A81" w:rsidP="00341985">
            <w:pPr>
              <w:jc w:val="both"/>
              <w:rPr>
                <w:rtl/>
              </w:rPr>
            </w:pPr>
          </w:p>
        </w:tc>
        <w:tc>
          <w:tcPr>
            <w:tcW w:w="1903" w:type="dxa"/>
            <w:shd w:val="clear" w:color="auto" w:fill="auto"/>
          </w:tcPr>
          <w:p w14:paraId="5989AC25" w14:textId="77777777" w:rsidR="00EB5A81" w:rsidRPr="009A0CF9" w:rsidRDefault="00EB5A81" w:rsidP="00341985">
            <w:pPr>
              <w:jc w:val="both"/>
              <w:rPr>
                <w:rtl/>
              </w:rPr>
            </w:pPr>
          </w:p>
        </w:tc>
      </w:tr>
      <w:tr w:rsidR="00EB5A81" w:rsidRPr="009A0CF9" w14:paraId="0B196575" w14:textId="77777777" w:rsidTr="00603F1E">
        <w:tc>
          <w:tcPr>
            <w:tcW w:w="2463" w:type="dxa"/>
            <w:vMerge/>
            <w:shd w:val="clear" w:color="auto" w:fill="auto"/>
          </w:tcPr>
          <w:p w14:paraId="726AC6B8" w14:textId="77777777" w:rsidR="00EB5A81" w:rsidRPr="009A0CF9" w:rsidRDefault="00EB5A81" w:rsidP="00341985">
            <w:pPr>
              <w:jc w:val="both"/>
              <w:rPr>
                <w:rtl/>
              </w:rPr>
            </w:pPr>
          </w:p>
        </w:tc>
        <w:tc>
          <w:tcPr>
            <w:tcW w:w="2747" w:type="dxa"/>
            <w:shd w:val="clear" w:color="auto" w:fill="auto"/>
          </w:tcPr>
          <w:p w14:paraId="05567F1A"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6256BE78" w14:textId="77777777" w:rsidR="00EB5A81" w:rsidRPr="009A0CF9" w:rsidRDefault="00EB5A81" w:rsidP="00341985">
            <w:pPr>
              <w:jc w:val="both"/>
              <w:rPr>
                <w:rtl/>
              </w:rPr>
            </w:pPr>
          </w:p>
        </w:tc>
        <w:tc>
          <w:tcPr>
            <w:tcW w:w="1903" w:type="dxa"/>
            <w:shd w:val="clear" w:color="auto" w:fill="auto"/>
          </w:tcPr>
          <w:p w14:paraId="34D5DA03" w14:textId="77777777" w:rsidR="00EB5A81" w:rsidRPr="009A0CF9" w:rsidRDefault="00EB5A81" w:rsidP="00341985">
            <w:pPr>
              <w:jc w:val="both"/>
              <w:rPr>
                <w:rtl/>
              </w:rPr>
            </w:pPr>
          </w:p>
        </w:tc>
      </w:tr>
      <w:tr w:rsidR="00EB5A81" w:rsidRPr="009A0CF9" w14:paraId="69206326" w14:textId="77777777" w:rsidTr="00603F1E">
        <w:tc>
          <w:tcPr>
            <w:tcW w:w="2463" w:type="dxa"/>
            <w:vMerge/>
            <w:shd w:val="clear" w:color="auto" w:fill="auto"/>
          </w:tcPr>
          <w:p w14:paraId="6855EE1A" w14:textId="77777777" w:rsidR="00EB5A81" w:rsidRPr="009A0CF9" w:rsidRDefault="00EB5A81" w:rsidP="00341985">
            <w:pPr>
              <w:jc w:val="both"/>
              <w:rPr>
                <w:rtl/>
              </w:rPr>
            </w:pPr>
          </w:p>
        </w:tc>
        <w:tc>
          <w:tcPr>
            <w:tcW w:w="2747" w:type="dxa"/>
            <w:shd w:val="clear" w:color="auto" w:fill="auto"/>
          </w:tcPr>
          <w:p w14:paraId="439C48EA"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5DA6214E" w14:textId="77777777" w:rsidR="00EB5A81" w:rsidRPr="009A0CF9" w:rsidRDefault="00EB5A81" w:rsidP="00341985">
            <w:pPr>
              <w:jc w:val="both"/>
              <w:rPr>
                <w:rtl/>
              </w:rPr>
            </w:pPr>
          </w:p>
        </w:tc>
        <w:tc>
          <w:tcPr>
            <w:tcW w:w="1903" w:type="dxa"/>
            <w:shd w:val="clear" w:color="auto" w:fill="auto"/>
          </w:tcPr>
          <w:p w14:paraId="4958A78B" w14:textId="77777777" w:rsidR="00EB5A81" w:rsidRPr="009A0CF9" w:rsidRDefault="00EB5A81" w:rsidP="00341985">
            <w:pPr>
              <w:jc w:val="both"/>
              <w:rPr>
                <w:rtl/>
              </w:rPr>
            </w:pPr>
          </w:p>
        </w:tc>
      </w:tr>
      <w:tr w:rsidR="00EB5A81" w:rsidRPr="009A0CF9" w14:paraId="4F2E8863" w14:textId="77777777" w:rsidTr="00603F1E">
        <w:tc>
          <w:tcPr>
            <w:tcW w:w="2463" w:type="dxa"/>
            <w:shd w:val="clear" w:color="auto" w:fill="auto"/>
          </w:tcPr>
          <w:p w14:paraId="1A8898FA"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05615F14" w14:textId="77777777" w:rsidR="00EB5A81" w:rsidRPr="009A0CF9" w:rsidRDefault="00EB5A81" w:rsidP="00341985">
            <w:pPr>
              <w:jc w:val="both"/>
              <w:rPr>
                <w:rtl/>
              </w:rPr>
            </w:pPr>
            <w:r w:rsidRPr="009A0CF9">
              <w:rPr>
                <w:rFonts w:hint="cs"/>
                <w:rtl/>
              </w:rPr>
              <w:t>בדיקה ועדכון  מהדורת תכניות</w:t>
            </w:r>
          </w:p>
          <w:p w14:paraId="038934D9" w14:textId="77777777" w:rsidR="00EB5A81" w:rsidRPr="009A0CF9" w:rsidRDefault="00EB5A81" w:rsidP="00341985">
            <w:pPr>
              <w:jc w:val="both"/>
              <w:rPr>
                <w:rtl/>
              </w:rPr>
            </w:pPr>
          </w:p>
        </w:tc>
        <w:tc>
          <w:tcPr>
            <w:tcW w:w="2268" w:type="dxa"/>
            <w:shd w:val="clear" w:color="auto" w:fill="auto"/>
          </w:tcPr>
          <w:p w14:paraId="41BD0D3F"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0CB20E5E"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25DDF5E1" w14:textId="77777777" w:rsidR="00EB5A81" w:rsidRPr="009A0CF9" w:rsidRDefault="00EB5A81" w:rsidP="00341985">
            <w:pPr>
              <w:jc w:val="both"/>
              <w:rPr>
                <w:rtl/>
              </w:rPr>
            </w:pPr>
            <w:r w:rsidRPr="009A0CF9">
              <w:rPr>
                <w:rFonts w:hint="cs"/>
                <w:rtl/>
              </w:rPr>
              <w:t>פרוט רשימת תכניות</w:t>
            </w:r>
          </w:p>
        </w:tc>
      </w:tr>
      <w:tr w:rsidR="00EB5A81" w:rsidRPr="009A0CF9" w14:paraId="210345D1" w14:textId="77777777" w:rsidTr="00603F1E">
        <w:tc>
          <w:tcPr>
            <w:tcW w:w="2463" w:type="dxa"/>
            <w:shd w:val="clear" w:color="auto" w:fill="auto"/>
          </w:tcPr>
          <w:p w14:paraId="47331B07"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0EA0A5F3"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440B1CEA"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79611B57" w14:textId="77777777" w:rsidR="00EB5A81" w:rsidRPr="009A0CF9" w:rsidRDefault="00EB5A81" w:rsidP="00341985">
            <w:pPr>
              <w:jc w:val="both"/>
              <w:rPr>
                <w:rtl/>
              </w:rPr>
            </w:pPr>
            <w:r w:rsidRPr="009A0CF9">
              <w:rPr>
                <w:rFonts w:hint="cs"/>
                <w:rtl/>
              </w:rPr>
              <w:t xml:space="preserve">ת. גמר </w:t>
            </w:r>
          </w:p>
          <w:p w14:paraId="1D62CCBF" w14:textId="77777777" w:rsidR="00EB5A81" w:rsidRPr="009A0CF9" w:rsidRDefault="00EB5A81" w:rsidP="00341985">
            <w:pPr>
              <w:jc w:val="both"/>
              <w:rPr>
                <w:rtl/>
              </w:rPr>
            </w:pPr>
          </w:p>
        </w:tc>
        <w:tc>
          <w:tcPr>
            <w:tcW w:w="2268" w:type="dxa"/>
            <w:shd w:val="clear" w:color="auto" w:fill="auto"/>
          </w:tcPr>
          <w:p w14:paraId="725583D7" w14:textId="77777777" w:rsidR="00EB5A81" w:rsidRPr="009A0CF9" w:rsidRDefault="00EB5A81" w:rsidP="00341985">
            <w:pPr>
              <w:jc w:val="both"/>
              <w:rPr>
                <w:rtl/>
              </w:rPr>
            </w:pPr>
          </w:p>
          <w:p w14:paraId="55AFC1BF" w14:textId="77777777" w:rsidR="00EB5A81" w:rsidRPr="009A0CF9" w:rsidRDefault="00EB5A81" w:rsidP="00341985">
            <w:pPr>
              <w:jc w:val="both"/>
              <w:rPr>
                <w:rtl/>
              </w:rPr>
            </w:pPr>
          </w:p>
          <w:p w14:paraId="52A892EE" w14:textId="77777777" w:rsidR="00EB5A81" w:rsidRPr="009A0CF9" w:rsidRDefault="00EB5A81" w:rsidP="00341985">
            <w:pPr>
              <w:jc w:val="both"/>
              <w:rPr>
                <w:rtl/>
              </w:rPr>
            </w:pPr>
          </w:p>
          <w:p w14:paraId="2819866F" w14:textId="77777777" w:rsidR="00EB5A81" w:rsidRPr="009A0CF9" w:rsidRDefault="00EB5A81" w:rsidP="00341985">
            <w:pPr>
              <w:jc w:val="both"/>
              <w:rPr>
                <w:rtl/>
              </w:rPr>
            </w:pPr>
          </w:p>
          <w:p w14:paraId="76471F39"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2185B1D0" w14:textId="77777777" w:rsidR="00EB5A81" w:rsidRPr="009A0CF9" w:rsidRDefault="00EB5A81" w:rsidP="00341985">
            <w:pPr>
              <w:jc w:val="both"/>
              <w:rPr>
                <w:rtl/>
              </w:rPr>
            </w:pPr>
          </w:p>
        </w:tc>
      </w:tr>
      <w:tr w:rsidR="00EB5A81" w:rsidRPr="009A0CF9" w14:paraId="05DA3DC7" w14:textId="77777777" w:rsidTr="00603F1E">
        <w:tc>
          <w:tcPr>
            <w:tcW w:w="2463" w:type="dxa"/>
            <w:shd w:val="clear" w:color="auto" w:fill="auto"/>
          </w:tcPr>
          <w:p w14:paraId="159A20D2"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54E9CD1D"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286EAD8D"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3904AFCC" w14:textId="77777777" w:rsidR="00EB5A81" w:rsidRPr="009A0CF9" w:rsidRDefault="00EB5A81" w:rsidP="00341985">
            <w:pPr>
              <w:jc w:val="both"/>
              <w:rPr>
                <w:rtl/>
              </w:rPr>
            </w:pPr>
          </w:p>
        </w:tc>
        <w:tc>
          <w:tcPr>
            <w:tcW w:w="2268" w:type="dxa"/>
            <w:shd w:val="clear" w:color="auto" w:fill="auto"/>
          </w:tcPr>
          <w:p w14:paraId="03D8FA15" w14:textId="77777777" w:rsidR="00EB5A81" w:rsidRPr="009A0CF9" w:rsidRDefault="00EB5A81" w:rsidP="00341985">
            <w:pPr>
              <w:jc w:val="both"/>
              <w:rPr>
                <w:rtl/>
              </w:rPr>
            </w:pPr>
          </w:p>
        </w:tc>
        <w:tc>
          <w:tcPr>
            <w:tcW w:w="1903" w:type="dxa"/>
            <w:shd w:val="clear" w:color="auto" w:fill="auto"/>
          </w:tcPr>
          <w:p w14:paraId="35FEAA5B" w14:textId="77777777" w:rsidR="00EB5A81" w:rsidRPr="009A0CF9" w:rsidRDefault="00EB5A81" w:rsidP="00341985">
            <w:pPr>
              <w:jc w:val="both"/>
              <w:rPr>
                <w:rtl/>
              </w:rPr>
            </w:pPr>
          </w:p>
        </w:tc>
      </w:tr>
      <w:tr w:rsidR="00EB5A81" w:rsidRPr="009A0CF9" w14:paraId="781573A1" w14:textId="77777777" w:rsidTr="00603F1E">
        <w:tc>
          <w:tcPr>
            <w:tcW w:w="2463" w:type="dxa"/>
            <w:shd w:val="clear" w:color="auto" w:fill="auto"/>
          </w:tcPr>
          <w:p w14:paraId="2080B12B"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0419891B"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62AD730D"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332393F0"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76EF2C56" w14:textId="77777777" w:rsidR="00EB5A81" w:rsidRPr="009A0CF9" w:rsidRDefault="00EB5A81" w:rsidP="00341985">
            <w:pPr>
              <w:jc w:val="both"/>
              <w:rPr>
                <w:rtl/>
              </w:rPr>
            </w:pPr>
            <w:r w:rsidRPr="009A0CF9">
              <w:rPr>
                <w:rFonts w:hint="cs"/>
                <w:rtl/>
              </w:rPr>
              <w:t>_______________</w:t>
            </w:r>
          </w:p>
          <w:p w14:paraId="5084CA64" w14:textId="77777777" w:rsidR="00EB5A81" w:rsidRPr="009A0CF9" w:rsidRDefault="00EB5A81" w:rsidP="00341985">
            <w:pPr>
              <w:jc w:val="both"/>
              <w:rPr>
                <w:rtl/>
              </w:rPr>
            </w:pPr>
          </w:p>
          <w:p w14:paraId="11552E94"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0BE8ABDA" w14:textId="77777777" w:rsidR="00EB5A81" w:rsidRPr="009A0CF9" w:rsidRDefault="00EB5A81" w:rsidP="00341985">
            <w:pPr>
              <w:jc w:val="both"/>
              <w:rPr>
                <w:rtl/>
              </w:rPr>
            </w:pPr>
          </w:p>
        </w:tc>
      </w:tr>
    </w:tbl>
    <w:p w14:paraId="6A01D27C"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62F4C792" w14:textId="77777777" w:rsidR="00EB5A81" w:rsidRPr="009A0CF9" w:rsidRDefault="00EB5A81" w:rsidP="00EB5A81">
      <w:pPr>
        <w:jc w:val="both"/>
        <w:rPr>
          <w:rtl/>
        </w:rPr>
      </w:pPr>
    </w:p>
    <w:p w14:paraId="639914C9"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02BF60AE" w14:textId="77777777" w:rsidR="00EB5A81" w:rsidRDefault="00EB5A81" w:rsidP="00EB5A81">
      <w:pPr>
        <w:spacing w:after="40"/>
        <w:rPr>
          <w:rFonts w:ascii="Arial" w:eastAsia="Calibri" w:hAnsi="Arial"/>
          <w:sz w:val="26"/>
          <w:szCs w:val="26"/>
          <w:rtl/>
        </w:rPr>
      </w:pPr>
    </w:p>
    <w:p w14:paraId="02EC97C8"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4987795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791DD5F1" w14:textId="77777777" w:rsidTr="00341985">
        <w:tc>
          <w:tcPr>
            <w:tcW w:w="533" w:type="dxa"/>
            <w:tcBorders>
              <w:bottom w:val="single" w:sz="4" w:space="0" w:color="auto"/>
            </w:tcBorders>
            <w:shd w:val="clear" w:color="auto" w:fill="auto"/>
            <w:vAlign w:val="center"/>
          </w:tcPr>
          <w:p w14:paraId="6D4723D1"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5D35EE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116CE02" w14:textId="77777777" w:rsidTr="00341985">
        <w:tc>
          <w:tcPr>
            <w:tcW w:w="533" w:type="dxa"/>
            <w:shd w:val="clear" w:color="auto" w:fill="auto"/>
            <w:vAlign w:val="center"/>
          </w:tcPr>
          <w:p w14:paraId="08A578B0"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F13AE6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154EBC7" w14:textId="77777777" w:rsidTr="00341985">
        <w:tc>
          <w:tcPr>
            <w:tcW w:w="533" w:type="dxa"/>
            <w:shd w:val="clear" w:color="auto" w:fill="auto"/>
            <w:vAlign w:val="center"/>
          </w:tcPr>
          <w:p w14:paraId="22E9F0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03C4EC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34BC8C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079F26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6AD4C1B" w14:textId="77777777" w:rsidTr="00341985">
        <w:tc>
          <w:tcPr>
            <w:tcW w:w="533" w:type="dxa"/>
            <w:shd w:val="clear" w:color="auto" w:fill="auto"/>
          </w:tcPr>
          <w:p w14:paraId="51E5F80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7E68E9F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19E5EA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24601FB6"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663CC75B" w14:textId="77777777" w:rsidTr="00341985">
        <w:tc>
          <w:tcPr>
            <w:tcW w:w="533" w:type="dxa"/>
            <w:shd w:val="clear" w:color="auto" w:fill="auto"/>
          </w:tcPr>
          <w:p w14:paraId="114D6A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61ECF79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5AE304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232142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EFA70F3" w14:textId="77777777" w:rsidTr="00341985">
        <w:tc>
          <w:tcPr>
            <w:tcW w:w="533" w:type="dxa"/>
            <w:shd w:val="clear" w:color="auto" w:fill="auto"/>
          </w:tcPr>
          <w:p w14:paraId="44B8D3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0185E0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0813F0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FF1814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7B465CEA" w14:textId="77777777" w:rsidTr="00341985">
        <w:tc>
          <w:tcPr>
            <w:tcW w:w="533" w:type="dxa"/>
            <w:shd w:val="clear" w:color="auto" w:fill="auto"/>
          </w:tcPr>
          <w:p w14:paraId="18CC1A2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691532F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6D505E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F50011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2D630148" w14:textId="77777777" w:rsidTr="00341985">
        <w:tc>
          <w:tcPr>
            <w:tcW w:w="533" w:type="dxa"/>
            <w:shd w:val="clear" w:color="auto" w:fill="auto"/>
          </w:tcPr>
          <w:p w14:paraId="556778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D863A6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217CAB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6BF210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46E2B667" w14:textId="77777777" w:rsidTr="00341985">
        <w:tc>
          <w:tcPr>
            <w:tcW w:w="533" w:type="dxa"/>
            <w:shd w:val="clear" w:color="auto" w:fill="auto"/>
          </w:tcPr>
          <w:p w14:paraId="4A34E4A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6A35793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20773D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97C0BF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4B5A5A7" w14:textId="77777777" w:rsidTr="00341985">
        <w:tc>
          <w:tcPr>
            <w:tcW w:w="533" w:type="dxa"/>
            <w:shd w:val="clear" w:color="auto" w:fill="auto"/>
          </w:tcPr>
          <w:p w14:paraId="027C5A7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77A696C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CF29E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2B354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AA6A1F" w14:textId="77777777" w:rsidTr="00341985">
        <w:tc>
          <w:tcPr>
            <w:tcW w:w="533" w:type="dxa"/>
            <w:shd w:val="clear" w:color="auto" w:fill="auto"/>
          </w:tcPr>
          <w:p w14:paraId="47A0BA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7C1CE1B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B0C9F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E5464C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9B4A15" w14:textId="77777777" w:rsidTr="00341985">
        <w:tc>
          <w:tcPr>
            <w:tcW w:w="533" w:type="dxa"/>
            <w:shd w:val="clear" w:color="auto" w:fill="auto"/>
          </w:tcPr>
          <w:p w14:paraId="02B62C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1E6A87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8D996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E68EEB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275F2C8"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1EF8C6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DE9B8D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A64C1C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57087FF" w14:textId="77777777" w:rsidTr="00341985">
        <w:tc>
          <w:tcPr>
            <w:tcW w:w="815" w:type="dxa"/>
            <w:shd w:val="clear" w:color="auto" w:fill="auto"/>
          </w:tcPr>
          <w:p w14:paraId="466AFFF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1EB105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01DF5A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70A10D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D9703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D03EBB9" w14:textId="77777777" w:rsidTr="00341985">
        <w:tc>
          <w:tcPr>
            <w:tcW w:w="815" w:type="dxa"/>
            <w:shd w:val="clear" w:color="auto" w:fill="auto"/>
            <w:vAlign w:val="center"/>
          </w:tcPr>
          <w:p w14:paraId="591E36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70A7B35"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8259EF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64FFCD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A383C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BB1217" w14:textId="77777777" w:rsidTr="00341985">
        <w:tc>
          <w:tcPr>
            <w:tcW w:w="815" w:type="dxa"/>
            <w:shd w:val="clear" w:color="auto" w:fill="auto"/>
            <w:vAlign w:val="center"/>
          </w:tcPr>
          <w:p w14:paraId="0A76DE0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D310A9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D6F037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6E5AFB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921E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05121D" w14:textId="77777777" w:rsidTr="00341985">
        <w:tc>
          <w:tcPr>
            <w:tcW w:w="815" w:type="dxa"/>
            <w:shd w:val="clear" w:color="auto" w:fill="auto"/>
            <w:vAlign w:val="center"/>
          </w:tcPr>
          <w:p w14:paraId="47B202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0A62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06131B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BBC356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E58C1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4E88BB" w14:textId="77777777" w:rsidTr="00341985">
        <w:tc>
          <w:tcPr>
            <w:tcW w:w="815" w:type="dxa"/>
            <w:shd w:val="clear" w:color="auto" w:fill="auto"/>
            <w:vAlign w:val="center"/>
          </w:tcPr>
          <w:p w14:paraId="1394B3A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BE0F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86758E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FCB91F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FAB22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89546C" w14:textId="77777777" w:rsidTr="00341985">
        <w:tc>
          <w:tcPr>
            <w:tcW w:w="815" w:type="dxa"/>
            <w:shd w:val="clear" w:color="auto" w:fill="auto"/>
            <w:vAlign w:val="center"/>
          </w:tcPr>
          <w:p w14:paraId="06E05BB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2AE6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0CE1C4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E1EA86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92F598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A1836F" w14:textId="77777777" w:rsidTr="00341985">
        <w:tc>
          <w:tcPr>
            <w:tcW w:w="815" w:type="dxa"/>
            <w:shd w:val="clear" w:color="auto" w:fill="auto"/>
            <w:vAlign w:val="center"/>
          </w:tcPr>
          <w:p w14:paraId="077893A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7C5D8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C03BE2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6A366D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5AC28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AFE7F9" w14:textId="77777777" w:rsidTr="00341985">
        <w:tc>
          <w:tcPr>
            <w:tcW w:w="815" w:type="dxa"/>
            <w:shd w:val="clear" w:color="auto" w:fill="auto"/>
            <w:vAlign w:val="center"/>
          </w:tcPr>
          <w:p w14:paraId="173C2C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A8957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003DA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E4AF06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BF6C35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E7F152" w14:textId="77777777" w:rsidTr="00341985">
        <w:tc>
          <w:tcPr>
            <w:tcW w:w="815" w:type="dxa"/>
            <w:shd w:val="clear" w:color="auto" w:fill="auto"/>
            <w:vAlign w:val="center"/>
          </w:tcPr>
          <w:p w14:paraId="2B63048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0B0F3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F70BA0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29DD8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8DD31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05A444" w14:textId="77777777" w:rsidTr="00341985">
        <w:tc>
          <w:tcPr>
            <w:tcW w:w="815" w:type="dxa"/>
            <w:shd w:val="clear" w:color="auto" w:fill="auto"/>
            <w:vAlign w:val="center"/>
          </w:tcPr>
          <w:p w14:paraId="5821BA1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EC11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B76368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115F04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1B049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6AC398" w14:textId="77777777" w:rsidTr="00341985">
        <w:tc>
          <w:tcPr>
            <w:tcW w:w="815" w:type="dxa"/>
            <w:shd w:val="clear" w:color="auto" w:fill="auto"/>
            <w:vAlign w:val="center"/>
          </w:tcPr>
          <w:p w14:paraId="4A7BAB6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6C75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CF4CC3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64ACF3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EFB5EA5" w14:textId="77777777" w:rsidR="00EB5A81" w:rsidRPr="009A0CF9" w:rsidRDefault="00EB5A81" w:rsidP="00341985">
            <w:pPr>
              <w:suppressAutoHyphens/>
              <w:autoSpaceDN w:val="0"/>
              <w:textAlignment w:val="baseline"/>
              <w:rPr>
                <w:rFonts w:ascii="Arial" w:eastAsia="Calibri" w:hAnsi="Arial"/>
                <w:sz w:val="14"/>
                <w:rtl/>
              </w:rPr>
            </w:pPr>
          </w:p>
        </w:tc>
      </w:tr>
    </w:tbl>
    <w:p w14:paraId="36DE8E63" w14:textId="77777777" w:rsidR="00EB5A81" w:rsidRPr="009A0CF9" w:rsidRDefault="00EB5A81" w:rsidP="00EB5A81">
      <w:pPr>
        <w:suppressAutoHyphens/>
        <w:autoSpaceDN w:val="0"/>
        <w:jc w:val="both"/>
        <w:textAlignment w:val="baseline"/>
        <w:rPr>
          <w:rFonts w:ascii="Arial" w:eastAsia="Calibri" w:hAnsi="Arial"/>
          <w:sz w:val="18"/>
          <w:szCs w:val="24"/>
        </w:rPr>
      </w:pPr>
    </w:p>
    <w:p w14:paraId="13094296"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54C2711"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4FFBF2B8" w14:textId="77777777" w:rsidTr="00341985">
        <w:trPr>
          <w:trHeight w:val="1701"/>
        </w:trPr>
        <w:tc>
          <w:tcPr>
            <w:tcW w:w="2268" w:type="dxa"/>
            <w:shd w:val="clear" w:color="auto" w:fill="auto"/>
            <w:tcMar>
              <w:left w:w="0" w:type="dxa"/>
              <w:right w:w="0" w:type="dxa"/>
            </w:tcMar>
          </w:tcPr>
          <w:p w14:paraId="3583A8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DD0F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9B801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630B9FB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F9B6D9D" w14:textId="77777777" w:rsidR="00EB5A81" w:rsidRPr="009A0CF9" w:rsidRDefault="00EB5A81" w:rsidP="00EB5A81">
      <w:pPr>
        <w:suppressAutoHyphens/>
        <w:autoSpaceDN w:val="0"/>
        <w:jc w:val="both"/>
        <w:textAlignment w:val="baseline"/>
        <w:rPr>
          <w:rFonts w:ascii="Arial" w:eastAsia="Calibri" w:hAnsi="Arial"/>
          <w:sz w:val="18"/>
          <w:szCs w:val="24"/>
        </w:rPr>
      </w:pPr>
    </w:p>
    <w:p w14:paraId="58C8E1AC"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2D8661D2"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1763831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04255E9A" w14:textId="77777777" w:rsidTr="00341985">
        <w:tc>
          <w:tcPr>
            <w:tcW w:w="533" w:type="dxa"/>
            <w:tcBorders>
              <w:bottom w:val="single" w:sz="4" w:space="0" w:color="auto"/>
            </w:tcBorders>
            <w:shd w:val="clear" w:color="auto" w:fill="auto"/>
            <w:vAlign w:val="center"/>
          </w:tcPr>
          <w:p w14:paraId="5FA7EB7B"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4801B2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18EEF99A" w14:textId="77777777" w:rsidTr="00341985">
        <w:tc>
          <w:tcPr>
            <w:tcW w:w="533" w:type="dxa"/>
            <w:shd w:val="clear" w:color="auto" w:fill="auto"/>
            <w:vAlign w:val="center"/>
          </w:tcPr>
          <w:p w14:paraId="28AAFD3C"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2C19E9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F25820A" w14:textId="77777777" w:rsidTr="00341985">
        <w:tc>
          <w:tcPr>
            <w:tcW w:w="533" w:type="dxa"/>
            <w:shd w:val="clear" w:color="auto" w:fill="auto"/>
            <w:vAlign w:val="center"/>
          </w:tcPr>
          <w:p w14:paraId="22EA597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13781A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01A6374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60A258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FD1691B" w14:textId="77777777" w:rsidTr="00341985">
        <w:tc>
          <w:tcPr>
            <w:tcW w:w="533" w:type="dxa"/>
            <w:shd w:val="clear" w:color="auto" w:fill="auto"/>
          </w:tcPr>
          <w:p w14:paraId="6CFAA82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6711B6E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2DA3D5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014FDCAC"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8FB3B0B" w14:textId="77777777" w:rsidTr="00341985">
        <w:tc>
          <w:tcPr>
            <w:tcW w:w="533" w:type="dxa"/>
            <w:shd w:val="clear" w:color="auto" w:fill="auto"/>
          </w:tcPr>
          <w:p w14:paraId="4FBA1A9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319BA3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3AEE3E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0CD8F3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AD75DB" w14:textId="77777777" w:rsidTr="00341985">
        <w:tc>
          <w:tcPr>
            <w:tcW w:w="533" w:type="dxa"/>
            <w:shd w:val="clear" w:color="auto" w:fill="auto"/>
          </w:tcPr>
          <w:p w14:paraId="6914F29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63AB12F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3502BF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576BFE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5C5F2F0" w14:textId="77777777" w:rsidTr="00341985">
        <w:tc>
          <w:tcPr>
            <w:tcW w:w="533" w:type="dxa"/>
            <w:shd w:val="clear" w:color="auto" w:fill="auto"/>
          </w:tcPr>
          <w:p w14:paraId="548F4A7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1827C2D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86B95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2446AE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DD2D53" w14:textId="77777777" w:rsidTr="00341985">
        <w:tc>
          <w:tcPr>
            <w:tcW w:w="533" w:type="dxa"/>
            <w:shd w:val="clear" w:color="auto" w:fill="auto"/>
          </w:tcPr>
          <w:p w14:paraId="4605C4E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66603C3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4F309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ACC1F6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93623A6" w14:textId="77777777" w:rsidTr="00341985">
        <w:tc>
          <w:tcPr>
            <w:tcW w:w="533" w:type="dxa"/>
            <w:shd w:val="clear" w:color="auto" w:fill="auto"/>
          </w:tcPr>
          <w:p w14:paraId="2720958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2814533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EC997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6D8761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EF95F04" w14:textId="77777777" w:rsidTr="00341985">
        <w:tc>
          <w:tcPr>
            <w:tcW w:w="533" w:type="dxa"/>
            <w:shd w:val="clear" w:color="auto" w:fill="auto"/>
          </w:tcPr>
          <w:p w14:paraId="6D0256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0DD037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7E458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E16E26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93E76D3" w14:textId="77777777" w:rsidTr="00341985">
        <w:tc>
          <w:tcPr>
            <w:tcW w:w="533" w:type="dxa"/>
            <w:shd w:val="clear" w:color="auto" w:fill="auto"/>
          </w:tcPr>
          <w:p w14:paraId="2FBEFA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C8E065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F9565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1579D6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421E73" w14:textId="77777777" w:rsidTr="00341985">
        <w:tc>
          <w:tcPr>
            <w:tcW w:w="533" w:type="dxa"/>
            <w:shd w:val="clear" w:color="auto" w:fill="auto"/>
          </w:tcPr>
          <w:p w14:paraId="2C6140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29F5B75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28749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B2890A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996FC1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1050ED4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BAC3D4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9B776E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1DADCBAE" w14:textId="77777777" w:rsidTr="00341985">
        <w:tc>
          <w:tcPr>
            <w:tcW w:w="815" w:type="dxa"/>
            <w:shd w:val="clear" w:color="auto" w:fill="auto"/>
          </w:tcPr>
          <w:p w14:paraId="3E5958E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4B47FB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B947B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A56A0E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867B59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7A355B7" w14:textId="77777777" w:rsidTr="00341985">
        <w:tc>
          <w:tcPr>
            <w:tcW w:w="815" w:type="dxa"/>
            <w:shd w:val="clear" w:color="auto" w:fill="auto"/>
            <w:vAlign w:val="center"/>
          </w:tcPr>
          <w:p w14:paraId="2F6B8EA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C4D7317"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24516F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F8DF05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34B37A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D253DC" w14:textId="77777777" w:rsidTr="00341985">
        <w:tc>
          <w:tcPr>
            <w:tcW w:w="815" w:type="dxa"/>
            <w:shd w:val="clear" w:color="auto" w:fill="auto"/>
            <w:vAlign w:val="center"/>
          </w:tcPr>
          <w:p w14:paraId="101C28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35C839E"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F320FD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E96F4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034E8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A9AC98" w14:textId="77777777" w:rsidTr="00341985">
        <w:tc>
          <w:tcPr>
            <w:tcW w:w="815" w:type="dxa"/>
            <w:shd w:val="clear" w:color="auto" w:fill="auto"/>
            <w:vAlign w:val="center"/>
          </w:tcPr>
          <w:p w14:paraId="77E802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BA91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6A6EB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82589E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328BB6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5B06C8" w14:textId="77777777" w:rsidTr="00341985">
        <w:tc>
          <w:tcPr>
            <w:tcW w:w="815" w:type="dxa"/>
            <w:shd w:val="clear" w:color="auto" w:fill="auto"/>
            <w:vAlign w:val="center"/>
          </w:tcPr>
          <w:p w14:paraId="044EFEB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8E6E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431EAE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A0EA2C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E8758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284E06" w14:textId="77777777" w:rsidTr="00341985">
        <w:tc>
          <w:tcPr>
            <w:tcW w:w="815" w:type="dxa"/>
            <w:shd w:val="clear" w:color="auto" w:fill="auto"/>
            <w:vAlign w:val="center"/>
          </w:tcPr>
          <w:p w14:paraId="3420102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D189E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49026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92AF07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F57A3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4E0604" w14:textId="77777777" w:rsidTr="00341985">
        <w:tc>
          <w:tcPr>
            <w:tcW w:w="815" w:type="dxa"/>
            <w:shd w:val="clear" w:color="auto" w:fill="auto"/>
            <w:vAlign w:val="center"/>
          </w:tcPr>
          <w:p w14:paraId="354624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0395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794D80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430EA0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38FB63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52CFB7" w14:textId="77777777" w:rsidTr="00341985">
        <w:tc>
          <w:tcPr>
            <w:tcW w:w="815" w:type="dxa"/>
            <w:shd w:val="clear" w:color="auto" w:fill="auto"/>
            <w:vAlign w:val="center"/>
          </w:tcPr>
          <w:p w14:paraId="6B499D7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2AF2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4A6776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13FDF9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A71C30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AD3CE2" w14:textId="77777777" w:rsidTr="00341985">
        <w:tc>
          <w:tcPr>
            <w:tcW w:w="815" w:type="dxa"/>
            <w:shd w:val="clear" w:color="auto" w:fill="auto"/>
            <w:vAlign w:val="center"/>
          </w:tcPr>
          <w:p w14:paraId="48F744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0B8B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2F8BB5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B37CB4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67D3D8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822187" w14:textId="77777777" w:rsidTr="00341985">
        <w:tc>
          <w:tcPr>
            <w:tcW w:w="815" w:type="dxa"/>
            <w:shd w:val="clear" w:color="auto" w:fill="auto"/>
            <w:vAlign w:val="center"/>
          </w:tcPr>
          <w:p w14:paraId="4A05545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98238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3B8698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4B5268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494C6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3FBC17" w14:textId="77777777" w:rsidTr="00341985">
        <w:tc>
          <w:tcPr>
            <w:tcW w:w="815" w:type="dxa"/>
            <w:shd w:val="clear" w:color="auto" w:fill="auto"/>
            <w:vAlign w:val="center"/>
          </w:tcPr>
          <w:p w14:paraId="2D4D18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B971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231155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00DA77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6DE7BC9" w14:textId="77777777" w:rsidR="00EB5A81" w:rsidRPr="009A0CF9" w:rsidRDefault="00EB5A81" w:rsidP="00341985">
            <w:pPr>
              <w:suppressAutoHyphens/>
              <w:autoSpaceDN w:val="0"/>
              <w:textAlignment w:val="baseline"/>
              <w:rPr>
                <w:rFonts w:ascii="Arial" w:eastAsia="Calibri" w:hAnsi="Arial"/>
                <w:sz w:val="14"/>
                <w:rtl/>
              </w:rPr>
            </w:pPr>
          </w:p>
        </w:tc>
      </w:tr>
    </w:tbl>
    <w:p w14:paraId="181F91AE" w14:textId="77777777" w:rsidR="00EB5A81" w:rsidRPr="009A0CF9" w:rsidRDefault="00EB5A81" w:rsidP="00EB5A81">
      <w:pPr>
        <w:suppressAutoHyphens/>
        <w:autoSpaceDN w:val="0"/>
        <w:jc w:val="both"/>
        <w:textAlignment w:val="baseline"/>
        <w:rPr>
          <w:rFonts w:ascii="Arial" w:eastAsia="Calibri" w:hAnsi="Arial"/>
          <w:sz w:val="18"/>
          <w:szCs w:val="24"/>
        </w:rPr>
      </w:pPr>
    </w:p>
    <w:p w14:paraId="0E247317"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275FF9A5"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2D2B5359" w14:textId="77777777" w:rsidTr="00341985">
        <w:trPr>
          <w:trHeight w:val="1701"/>
        </w:trPr>
        <w:tc>
          <w:tcPr>
            <w:tcW w:w="2268" w:type="dxa"/>
            <w:shd w:val="clear" w:color="auto" w:fill="auto"/>
            <w:tcMar>
              <w:left w:w="0" w:type="dxa"/>
              <w:right w:w="0" w:type="dxa"/>
            </w:tcMar>
          </w:tcPr>
          <w:p w14:paraId="27F902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F27C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F9BD6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487E37B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2295332" w14:textId="77777777" w:rsidR="00EB5A81" w:rsidRPr="009A0CF9" w:rsidRDefault="00EB5A81" w:rsidP="00EB5A81">
      <w:pPr>
        <w:suppressAutoHyphens/>
        <w:autoSpaceDN w:val="0"/>
        <w:jc w:val="both"/>
        <w:textAlignment w:val="baseline"/>
        <w:rPr>
          <w:rFonts w:ascii="Arial" w:eastAsia="Calibri" w:hAnsi="Arial"/>
          <w:sz w:val="18"/>
          <w:szCs w:val="24"/>
        </w:rPr>
      </w:pPr>
    </w:p>
    <w:p w14:paraId="3669AB83"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0EE58E4B" w14:textId="77777777" w:rsidR="00EB5A81" w:rsidRPr="009A0CF9" w:rsidRDefault="00EB5A81" w:rsidP="00EB5A81">
      <w:pPr>
        <w:spacing w:after="40"/>
        <w:rPr>
          <w:rFonts w:ascii="Arial" w:eastAsia="Calibri" w:hAnsi="Arial"/>
          <w:b/>
          <w:bCs/>
          <w:sz w:val="26"/>
          <w:szCs w:val="26"/>
          <w:rtl/>
        </w:rPr>
      </w:pPr>
    </w:p>
    <w:p w14:paraId="17909496" w14:textId="77777777" w:rsidR="00EB5A81" w:rsidRPr="009A0CF9" w:rsidRDefault="00EB5A81" w:rsidP="00EB5A81">
      <w:pPr>
        <w:spacing w:after="40"/>
        <w:rPr>
          <w:rFonts w:ascii="Arial" w:eastAsia="Calibri" w:hAnsi="Arial"/>
          <w:b/>
          <w:bCs/>
          <w:sz w:val="26"/>
          <w:szCs w:val="26"/>
          <w:rtl/>
        </w:rPr>
      </w:pPr>
    </w:p>
    <w:p w14:paraId="20A100F5" w14:textId="77777777" w:rsidR="00EB5A81" w:rsidRPr="009A0CF9" w:rsidRDefault="00EB5A81" w:rsidP="00EB5A81">
      <w:pPr>
        <w:spacing w:after="40"/>
        <w:rPr>
          <w:rFonts w:ascii="Arial" w:eastAsia="Calibri" w:hAnsi="Arial"/>
          <w:b/>
          <w:bCs/>
          <w:sz w:val="26"/>
          <w:szCs w:val="26"/>
          <w:rtl/>
        </w:rPr>
      </w:pPr>
    </w:p>
    <w:p w14:paraId="5BAE6EE6"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4DE15AB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42825CE3" w14:textId="77777777" w:rsidTr="00341985">
        <w:tc>
          <w:tcPr>
            <w:tcW w:w="662" w:type="dxa"/>
            <w:shd w:val="clear" w:color="auto" w:fill="auto"/>
            <w:vAlign w:val="center"/>
          </w:tcPr>
          <w:p w14:paraId="59625DFF"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2DBCE3F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6F37B8F5" w14:textId="77777777" w:rsidTr="00341985">
        <w:tc>
          <w:tcPr>
            <w:tcW w:w="662" w:type="dxa"/>
            <w:shd w:val="clear" w:color="auto" w:fill="auto"/>
            <w:vAlign w:val="center"/>
          </w:tcPr>
          <w:p w14:paraId="1E32485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0A0EA76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4FF6835" w14:textId="77777777" w:rsidTr="00341985">
        <w:tc>
          <w:tcPr>
            <w:tcW w:w="662" w:type="dxa"/>
            <w:shd w:val="clear" w:color="auto" w:fill="auto"/>
          </w:tcPr>
          <w:p w14:paraId="47BF79DA"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17B27AF0"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3522FB64"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1A12F9A1"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14BFC188" w14:textId="77777777" w:rsidTr="00341985">
        <w:tc>
          <w:tcPr>
            <w:tcW w:w="662" w:type="dxa"/>
            <w:shd w:val="clear" w:color="auto" w:fill="auto"/>
          </w:tcPr>
          <w:p w14:paraId="354DA77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7F1EAE3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570E44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5979124C"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4FB68DC" w14:textId="77777777" w:rsidTr="00341985">
        <w:tc>
          <w:tcPr>
            <w:tcW w:w="662" w:type="dxa"/>
            <w:shd w:val="clear" w:color="auto" w:fill="auto"/>
          </w:tcPr>
          <w:p w14:paraId="1B7042A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3CBA5F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54FA38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E62F27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720DCA84" w14:textId="77777777" w:rsidTr="00341985">
        <w:tc>
          <w:tcPr>
            <w:tcW w:w="662" w:type="dxa"/>
            <w:shd w:val="clear" w:color="auto" w:fill="auto"/>
          </w:tcPr>
          <w:p w14:paraId="4BF2A64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36E1A9E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0A4051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08BE64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0F2EE47E" w14:textId="77777777" w:rsidTr="00341985">
        <w:tc>
          <w:tcPr>
            <w:tcW w:w="662" w:type="dxa"/>
            <w:shd w:val="clear" w:color="auto" w:fill="auto"/>
          </w:tcPr>
          <w:p w14:paraId="161F27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444AD62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0606A5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805523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6B099E5" w14:textId="77777777" w:rsidTr="00341985">
        <w:tc>
          <w:tcPr>
            <w:tcW w:w="662" w:type="dxa"/>
            <w:shd w:val="clear" w:color="auto" w:fill="auto"/>
          </w:tcPr>
          <w:p w14:paraId="15005C3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49DE646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73BF77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34AC69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F74405" w14:textId="77777777" w:rsidTr="00341985">
        <w:tc>
          <w:tcPr>
            <w:tcW w:w="662" w:type="dxa"/>
            <w:shd w:val="clear" w:color="auto" w:fill="auto"/>
          </w:tcPr>
          <w:p w14:paraId="300CAB4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7113886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1564A7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178739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7E098E4" w14:textId="77777777" w:rsidTr="00341985">
        <w:tc>
          <w:tcPr>
            <w:tcW w:w="662" w:type="dxa"/>
            <w:shd w:val="clear" w:color="auto" w:fill="auto"/>
          </w:tcPr>
          <w:p w14:paraId="6CF937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2FCC5E3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4E484A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659A3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9763EE" w14:textId="77777777" w:rsidTr="00341985">
        <w:tc>
          <w:tcPr>
            <w:tcW w:w="662" w:type="dxa"/>
            <w:shd w:val="clear" w:color="auto" w:fill="auto"/>
          </w:tcPr>
          <w:p w14:paraId="7E5657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51646F9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151B19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BA1BB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D6C4ED2" w14:textId="77777777" w:rsidTr="00341985">
        <w:tc>
          <w:tcPr>
            <w:tcW w:w="662" w:type="dxa"/>
            <w:shd w:val="clear" w:color="auto" w:fill="auto"/>
          </w:tcPr>
          <w:p w14:paraId="48E151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06F1B37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017E54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68B69F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F188E6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C1CD80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9980B4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8F5D6B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A3A491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A235244" w14:textId="77777777" w:rsidTr="00341985">
        <w:tc>
          <w:tcPr>
            <w:tcW w:w="815" w:type="dxa"/>
            <w:shd w:val="clear" w:color="auto" w:fill="auto"/>
          </w:tcPr>
          <w:p w14:paraId="191232A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A2DCE7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A57767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0869748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0A80DB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10B41FB" w14:textId="77777777" w:rsidTr="00341985">
        <w:tc>
          <w:tcPr>
            <w:tcW w:w="815" w:type="dxa"/>
            <w:shd w:val="clear" w:color="auto" w:fill="auto"/>
            <w:vAlign w:val="center"/>
          </w:tcPr>
          <w:p w14:paraId="1817CF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4787338"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BE918A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8640C1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131DD7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664FE4" w14:textId="77777777" w:rsidTr="00341985">
        <w:tc>
          <w:tcPr>
            <w:tcW w:w="815" w:type="dxa"/>
            <w:shd w:val="clear" w:color="auto" w:fill="auto"/>
            <w:vAlign w:val="center"/>
          </w:tcPr>
          <w:p w14:paraId="47EF02F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7509957"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A17648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E77E17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81241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8C5A51" w14:textId="77777777" w:rsidTr="00341985">
        <w:tc>
          <w:tcPr>
            <w:tcW w:w="815" w:type="dxa"/>
            <w:shd w:val="clear" w:color="auto" w:fill="auto"/>
            <w:vAlign w:val="center"/>
          </w:tcPr>
          <w:p w14:paraId="0313B99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6C4A9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1A4C24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BEA63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4FB663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49B640" w14:textId="77777777" w:rsidTr="00341985">
        <w:tc>
          <w:tcPr>
            <w:tcW w:w="815" w:type="dxa"/>
            <w:shd w:val="clear" w:color="auto" w:fill="auto"/>
            <w:vAlign w:val="center"/>
          </w:tcPr>
          <w:p w14:paraId="22719A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35D9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BEE21F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99ABEF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9C5A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0D51E5" w14:textId="77777777" w:rsidTr="00341985">
        <w:tc>
          <w:tcPr>
            <w:tcW w:w="815" w:type="dxa"/>
            <w:shd w:val="clear" w:color="auto" w:fill="auto"/>
            <w:vAlign w:val="center"/>
          </w:tcPr>
          <w:p w14:paraId="0BE17A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24BA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01720F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59D74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BA5071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64F9C2" w14:textId="77777777" w:rsidTr="00341985">
        <w:tc>
          <w:tcPr>
            <w:tcW w:w="815" w:type="dxa"/>
            <w:shd w:val="clear" w:color="auto" w:fill="auto"/>
            <w:vAlign w:val="center"/>
          </w:tcPr>
          <w:p w14:paraId="7B0BB0E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A8E91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A76270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1C336D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91AC784" w14:textId="77777777" w:rsidR="00EB5A81" w:rsidRPr="009A0CF9" w:rsidRDefault="00EB5A81" w:rsidP="00341985">
            <w:pPr>
              <w:suppressAutoHyphens/>
              <w:autoSpaceDN w:val="0"/>
              <w:textAlignment w:val="baseline"/>
              <w:rPr>
                <w:rFonts w:ascii="Arial" w:eastAsia="Calibri" w:hAnsi="Arial"/>
                <w:sz w:val="14"/>
                <w:rtl/>
              </w:rPr>
            </w:pPr>
          </w:p>
        </w:tc>
      </w:tr>
    </w:tbl>
    <w:p w14:paraId="23CE430C" w14:textId="77777777" w:rsidR="00EB5A81" w:rsidRPr="009A0CF9" w:rsidRDefault="00EB5A81" w:rsidP="00EB5A81">
      <w:pPr>
        <w:suppressAutoHyphens/>
        <w:autoSpaceDN w:val="0"/>
        <w:jc w:val="both"/>
        <w:textAlignment w:val="baseline"/>
        <w:rPr>
          <w:rFonts w:ascii="Arial" w:eastAsia="Calibri" w:hAnsi="Arial"/>
          <w:sz w:val="18"/>
          <w:szCs w:val="24"/>
        </w:rPr>
      </w:pPr>
    </w:p>
    <w:p w14:paraId="3AEEE65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38621AC1" w14:textId="77777777" w:rsidTr="00603F1E">
        <w:trPr>
          <w:trHeight w:val="1672"/>
        </w:trPr>
        <w:tc>
          <w:tcPr>
            <w:tcW w:w="1418" w:type="dxa"/>
            <w:shd w:val="clear" w:color="auto" w:fill="auto"/>
            <w:tcMar>
              <w:left w:w="0" w:type="dxa"/>
              <w:right w:w="0" w:type="dxa"/>
            </w:tcMar>
          </w:tcPr>
          <w:p w14:paraId="7A07A6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290D8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9C577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78FF2C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6A9431E"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680AA0B"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5108412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0C78E2F5" w14:textId="77777777" w:rsidTr="00341985">
        <w:tc>
          <w:tcPr>
            <w:tcW w:w="662" w:type="dxa"/>
            <w:shd w:val="clear" w:color="auto" w:fill="auto"/>
            <w:vAlign w:val="center"/>
          </w:tcPr>
          <w:p w14:paraId="44B8A19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A1B82E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1D8FEA6" w14:textId="77777777" w:rsidTr="00341985">
        <w:tc>
          <w:tcPr>
            <w:tcW w:w="662" w:type="dxa"/>
            <w:shd w:val="clear" w:color="auto" w:fill="auto"/>
            <w:vAlign w:val="center"/>
          </w:tcPr>
          <w:p w14:paraId="14A7962A"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C3895D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72441DD" w14:textId="77777777" w:rsidTr="00341985">
        <w:tc>
          <w:tcPr>
            <w:tcW w:w="662" w:type="dxa"/>
            <w:shd w:val="clear" w:color="auto" w:fill="auto"/>
            <w:vAlign w:val="center"/>
          </w:tcPr>
          <w:p w14:paraId="1CADD9E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548E5F1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4E206A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1E275C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8B2F3FC" w14:textId="77777777" w:rsidTr="00341985">
        <w:tc>
          <w:tcPr>
            <w:tcW w:w="662" w:type="dxa"/>
            <w:shd w:val="clear" w:color="auto" w:fill="auto"/>
          </w:tcPr>
          <w:p w14:paraId="74FFB8B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115E20DF"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631FBD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53A7D569"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43B9380B" w14:textId="77777777" w:rsidTr="00341985">
        <w:tc>
          <w:tcPr>
            <w:tcW w:w="662" w:type="dxa"/>
            <w:shd w:val="clear" w:color="auto" w:fill="auto"/>
          </w:tcPr>
          <w:p w14:paraId="3446F86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21B3F91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106866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02DAFA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815E3F3" w14:textId="77777777" w:rsidTr="00341985">
        <w:tc>
          <w:tcPr>
            <w:tcW w:w="662" w:type="dxa"/>
            <w:shd w:val="clear" w:color="auto" w:fill="auto"/>
          </w:tcPr>
          <w:p w14:paraId="33A7E0A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4A632F2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5A14D0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BA29AB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9DFBF81" w14:textId="77777777" w:rsidTr="00341985">
        <w:tc>
          <w:tcPr>
            <w:tcW w:w="662" w:type="dxa"/>
            <w:shd w:val="clear" w:color="auto" w:fill="auto"/>
          </w:tcPr>
          <w:p w14:paraId="5AD6C52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7C566E3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1AD00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A3A4E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FD4A2F" w14:textId="77777777" w:rsidTr="00341985">
        <w:tc>
          <w:tcPr>
            <w:tcW w:w="662" w:type="dxa"/>
            <w:shd w:val="clear" w:color="auto" w:fill="auto"/>
          </w:tcPr>
          <w:p w14:paraId="47C2A72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1192931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3F2123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56C4E1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728DA0E6" w14:textId="77777777" w:rsidTr="00341985">
        <w:tc>
          <w:tcPr>
            <w:tcW w:w="662" w:type="dxa"/>
            <w:shd w:val="clear" w:color="auto" w:fill="auto"/>
          </w:tcPr>
          <w:p w14:paraId="4E13C7F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67EB0ED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3FA647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901510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57749397" w14:textId="77777777" w:rsidTr="00341985">
        <w:tc>
          <w:tcPr>
            <w:tcW w:w="662" w:type="dxa"/>
            <w:shd w:val="clear" w:color="auto" w:fill="auto"/>
          </w:tcPr>
          <w:p w14:paraId="3E629C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6814174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5CD29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ABEDEC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2935767" w14:textId="77777777" w:rsidTr="00341985">
        <w:tc>
          <w:tcPr>
            <w:tcW w:w="662" w:type="dxa"/>
            <w:shd w:val="clear" w:color="auto" w:fill="auto"/>
          </w:tcPr>
          <w:p w14:paraId="2E4EDC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227D439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A97B2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8ACA71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3D71A2A" w14:textId="77777777" w:rsidTr="00341985">
        <w:tc>
          <w:tcPr>
            <w:tcW w:w="662" w:type="dxa"/>
            <w:shd w:val="clear" w:color="auto" w:fill="auto"/>
          </w:tcPr>
          <w:p w14:paraId="298CE4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D31A8B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52363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9BD725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E13927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3FE633C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D5CFF4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3BA4A8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CC9906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37A9EB56" w14:textId="77777777" w:rsidTr="00341985">
        <w:tc>
          <w:tcPr>
            <w:tcW w:w="814" w:type="dxa"/>
            <w:shd w:val="clear" w:color="auto" w:fill="auto"/>
          </w:tcPr>
          <w:p w14:paraId="6BB4BE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100743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01BF72A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289EFA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75F79F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B9ED59F" w14:textId="77777777" w:rsidTr="00341985">
        <w:tc>
          <w:tcPr>
            <w:tcW w:w="814" w:type="dxa"/>
            <w:shd w:val="clear" w:color="auto" w:fill="auto"/>
            <w:vAlign w:val="center"/>
          </w:tcPr>
          <w:p w14:paraId="0CB604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DD3CC2B"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14C64E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AC82FE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CE3D63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CC1912" w14:textId="77777777" w:rsidTr="00341985">
        <w:tc>
          <w:tcPr>
            <w:tcW w:w="814" w:type="dxa"/>
            <w:shd w:val="clear" w:color="auto" w:fill="auto"/>
            <w:vAlign w:val="center"/>
          </w:tcPr>
          <w:p w14:paraId="4776317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1C539F7C"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4F1A0CF2"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356F82E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1FD630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D54C1A" w14:textId="77777777" w:rsidTr="00341985">
        <w:tc>
          <w:tcPr>
            <w:tcW w:w="814" w:type="dxa"/>
            <w:shd w:val="clear" w:color="auto" w:fill="auto"/>
            <w:vAlign w:val="center"/>
          </w:tcPr>
          <w:p w14:paraId="70EA9D1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399FF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5E34B5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BCE2EE2"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FE96BB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AD4D7B" w14:textId="77777777" w:rsidTr="00341985">
        <w:tc>
          <w:tcPr>
            <w:tcW w:w="814" w:type="dxa"/>
            <w:shd w:val="clear" w:color="auto" w:fill="auto"/>
            <w:vAlign w:val="center"/>
          </w:tcPr>
          <w:p w14:paraId="09D563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A5243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0E9CA62"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405E1ED"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0B9102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432B2A" w14:textId="77777777" w:rsidTr="00341985">
        <w:tc>
          <w:tcPr>
            <w:tcW w:w="814" w:type="dxa"/>
            <w:shd w:val="clear" w:color="auto" w:fill="auto"/>
            <w:vAlign w:val="center"/>
          </w:tcPr>
          <w:p w14:paraId="018253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FB925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CD0B77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E1C8E4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88B1F7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B8F559" w14:textId="77777777" w:rsidTr="00341985">
        <w:tc>
          <w:tcPr>
            <w:tcW w:w="814" w:type="dxa"/>
            <w:shd w:val="clear" w:color="auto" w:fill="auto"/>
            <w:vAlign w:val="center"/>
          </w:tcPr>
          <w:p w14:paraId="67DBCB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62117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E96C075"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8623CB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BC02E3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C11AE6" w14:textId="77777777" w:rsidTr="00341985">
        <w:tc>
          <w:tcPr>
            <w:tcW w:w="814" w:type="dxa"/>
            <w:shd w:val="clear" w:color="auto" w:fill="auto"/>
            <w:vAlign w:val="center"/>
          </w:tcPr>
          <w:p w14:paraId="30A9589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BB832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47E16C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43CC601"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A84FBE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8E609A" w14:textId="77777777" w:rsidTr="00341985">
        <w:tc>
          <w:tcPr>
            <w:tcW w:w="814" w:type="dxa"/>
            <w:shd w:val="clear" w:color="auto" w:fill="auto"/>
            <w:vAlign w:val="center"/>
          </w:tcPr>
          <w:p w14:paraId="2D31A9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547D7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02BA7A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5CC7F0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131E79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528C20" w14:textId="77777777" w:rsidTr="00341985">
        <w:tc>
          <w:tcPr>
            <w:tcW w:w="814" w:type="dxa"/>
            <w:shd w:val="clear" w:color="auto" w:fill="auto"/>
            <w:vAlign w:val="center"/>
          </w:tcPr>
          <w:p w14:paraId="1B1CB82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7D0AF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BD8FA4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E06BDEE"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3B10D2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AEDFB7" w14:textId="77777777" w:rsidTr="00341985">
        <w:tc>
          <w:tcPr>
            <w:tcW w:w="814" w:type="dxa"/>
            <w:shd w:val="clear" w:color="auto" w:fill="auto"/>
            <w:vAlign w:val="center"/>
          </w:tcPr>
          <w:p w14:paraId="5BD6843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F9BDF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9CB5C43"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99F526C"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02A0280" w14:textId="77777777" w:rsidR="00EB5A81" w:rsidRPr="009A0CF9" w:rsidRDefault="00EB5A81" w:rsidP="00341985">
            <w:pPr>
              <w:suppressAutoHyphens/>
              <w:autoSpaceDN w:val="0"/>
              <w:textAlignment w:val="baseline"/>
              <w:rPr>
                <w:rFonts w:ascii="Arial" w:eastAsia="Calibri" w:hAnsi="Arial"/>
                <w:sz w:val="14"/>
                <w:rtl/>
              </w:rPr>
            </w:pPr>
          </w:p>
        </w:tc>
      </w:tr>
    </w:tbl>
    <w:p w14:paraId="4DC922A8" w14:textId="77777777" w:rsidR="00EB5A81" w:rsidRPr="009A0CF9" w:rsidRDefault="00EB5A81" w:rsidP="00EB5A81">
      <w:pPr>
        <w:suppressAutoHyphens/>
        <w:autoSpaceDN w:val="0"/>
        <w:jc w:val="both"/>
        <w:textAlignment w:val="baseline"/>
        <w:rPr>
          <w:rFonts w:ascii="Arial" w:eastAsia="Calibri" w:hAnsi="Arial"/>
          <w:sz w:val="18"/>
          <w:szCs w:val="24"/>
        </w:rPr>
      </w:pPr>
    </w:p>
    <w:p w14:paraId="3843633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29D4818E" w14:textId="77777777" w:rsidTr="00603F1E">
        <w:trPr>
          <w:trHeight w:val="1672"/>
        </w:trPr>
        <w:tc>
          <w:tcPr>
            <w:tcW w:w="1560" w:type="dxa"/>
            <w:shd w:val="clear" w:color="auto" w:fill="auto"/>
            <w:tcMar>
              <w:left w:w="0" w:type="dxa"/>
              <w:right w:w="0" w:type="dxa"/>
            </w:tcMar>
          </w:tcPr>
          <w:p w14:paraId="0C4138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D2811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5370E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C2A323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87AF2E3" w14:textId="77777777" w:rsidR="00EB5A81" w:rsidRPr="009A0CF9" w:rsidRDefault="00EB5A81" w:rsidP="00EB5A81">
      <w:pPr>
        <w:suppressAutoHyphens/>
        <w:autoSpaceDN w:val="0"/>
        <w:jc w:val="both"/>
        <w:textAlignment w:val="baseline"/>
        <w:rPr>
          <w:rFonts w:ascii="Arial" w:eastAsia="Calibri" w:hAnsi="Arial"/>
          <w:rtl/>
        </w:rPr>
      </w:pPr>
    </w:p>
    <w:p w14:paraId="7FC4C12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3A34164B"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7B481C9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4205E90C" w14:textId="77777777" w:rsidTr="00341985">
        <w:tc>
          <w:tcPr>
            <w:tcW w:w="662" w:type="dxa"/>
            <w:shd w:val="clear" w:color="auto" w:fill="auto"/>
            <w:vAlign w:val="center"/>
          </w:tcPr>
          <w:p w14:paraId="187D31B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15E9B6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4C9B593" w14:textId="77777777" w:rsidTr="00341985">
        <w:tc>
          <w:tcPr>
            <w:tcW w:w="662" w:type="dxa"/>
            <w:shd w:val="clear" w:color="auto" w:fill="auto"/>
            <w:vAlign w:val="center"/>
          </w:tcPr>
          <w:p w14:paraId="77CA5456"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812656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4B57E36" w14:textId="77777777" w:rsidTr="00341985">
        <w:tc>
          <w:tcPr>
            <w:tcW w:w="662" w:type="dxa"/>
            <w:shd w:val="clear" w:color="auto" w:fill="auto"/>
            <w:vAlign w:val="center"/>
          </w:tcPr>
          <w:p w14:paraId="2947C4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4143DB5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6342E9C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1910631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F3FC944" w14:textId="77777777" w:rsidTr="00341985">
        <w:tc>
          <w:tcPr>
            <w:tcW w:w="662" w:type="dxa"/>
            <w:shd w:val="clear" w:color="auto" w:fill="auto"/>
          </w:tcPr>
          <w:p w14:paraId="61B79A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5BBBC69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4DBDF6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0BA68B6F"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7E8C4332" w14:textId="77777777" w:rsidTr="00341985">
        <w:tc>
          <w:tcPr>
            <w:tcW w:w="662" w:type="dxa"/>
            <w:shd w:val="clear" w:color="auto" w:fill="auto"/>
          </w:tcPr>
          <w:p w14:paraId="1D18E21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5EA547A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05BB4C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7D6DF63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07F0EF2E" w14:textId="77777777" w:rsidTr="00341985">
        <w:tc>
          <w:tcPr>
            <w:tcW w:w="662" w:type="dxa"/>
            <w:shd w:val="clear" w:color="auto" w:fill="auto"/>
          </w:tcPr>
          <w:p w14:paraId="65FAC87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60E9DF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072234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63F5D7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81D79B" w14:textId="77777777" w:rsidTr="00341985">
        <w:tc>
          <w:tcPr>
            <w:tcW w:w="662" w:type="dxa"/>
            <w:shd w:val="clear" w:color="auto" w:fill="auto"/>
          </w:tcPr>
          <w:p w14:paraId="411468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46F966C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68E841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1258C3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28D3E4" w14:textId="77777777" w:rsidTr="00341985">
        <w:tc>
          <w:tcPr>
            <w:tcW w:w="662" w:type="dxa"/>
            <w:shd w:val="clear" w:color="auto" w:fill="auto"/>
          </w:tcPr>
          <w:p w14:paraId="783907C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3EED7A5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377C773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3CF53CC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7078418F" w14:textId="77777777" w:rsidTr="00341985">
        <w:tc>
          <w:tcPr>
            <w:tcW w:w="662" w:type="dxa"/>
            <w:shd w:val="clear" w:color="auto" w:fill="auto"/>
          </w:tcPr>
          <w:p w14:paraId="64559D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438849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5E6E67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C90F79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800986" w14:textId="77777777" w:rsidTr="00341985">
        <w:tc>
          <w:tcPr>
            <w:tcW w:w="662" w:type="dxa"/>
            <w:shd w:val="clear" w:color="auto" w:fill="auto"/>
          </w:tcPr>
          <w:p w14:paraId="507810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2930DE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52E13C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5E7C5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9D2199" w14:textId="77777777" w:rsidTr="00341985">
        <w:tc>
          <w:tcPr>
            <w:tcW w:w="662" w:type="dxa"/>
            <w:shd w:val="clear" w:color="auto" w:fill="auto"/>
          </w:tcPr>
          <w:p w14:paraId="15FA26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38979E0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B9590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3DF611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0834800" w14:textId="77777777" w:rsidTr="00341985">
        <w:tc>
          <w:tcPr>
            <w:tcW w:w="662" w:type="dxa"/>
            <w:shd w:val="clear" w:color="auto" w:fill="auto"/>
          </w:tcPr>
          <w:p w14:paraId="661ECD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46C984B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BF636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F829B0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76DC84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9A9CA1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1BB191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1BF6D4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7D07E1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2A3735F" w14:textId="77777777" w:rsidTr="00341985">
        <w:tc>
          <w:tcPr>
            <w:tcW w:w="815" w:type="dxa"/>
            <w:shd w:val="clear" w:color="auto" w:fill="auto"/>
          </w:tcPr>
          <w:p w14:paraId="6482C3E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7A3271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91EE4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513BC7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D62CEC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50504F4" w14:textId="77777777" w:rsidTr="00341985">
        <w:tc>
          <w:tcPr>
            <w:tcW w:w="815" w:type="dxa"/>
            <w:shd w:val="clear" w:color="auto" w:fill="auto"/>
            <w:vAlign w:val="center"/>
          </w:tcPr>
          <w:p w14:paraId="638DDD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47D16D9"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DE2721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3401F2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F898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A3E45E" w14:textId="77777777" w:rsidTr="00341985">
        <w:tc>
          <w:tcPr>
            <w:tcW w:w="815" w:type="dxa"/>
            <w:shd w:val="clear" w:color="auto" w:fill="auto"/>
            <w:vAlign w:val="center"/>
          </w:tcPr>
          <w:p w14:paraId="4C9BC6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F20CF7C"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78C481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59E0B8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B2CE6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4EAD20" w14:textId="77777777" w:rsidTr="00341985">
        <w:tc>
          <w:tcPr>
            <w:tcW w:w="815" w:type="dxa"/>
            <w:shd w:val="clear" w:color="auto" w:fill="auto"/>
            <w:vAlign w:val="center"/>
          </w:tcPr>
          <w:p w14:paraId="5E7CD4E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0135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768B2C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6A0857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72C1C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D9CDBA" w14:textId="77777777" w:rsidTr="00341985">
        <w:tc>
          <w:tcPr>
            <w:tcW w:w="815" w:type="dxa"/>
            <w:shd w:val="clear" w:color="auto" w:fill="auto"/>
            <w:vAlign w:val="center"/>
          </w:tcPr>
          <w:p w14:paraId="5F546E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2BA7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6D6402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468318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C419A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06DC3E" w14:textId="77777777" w:rsidTr="00341985">
        <w:tc>
          <w:tcPr>
            <w:tcW w:w="815" w:type="dxa"/>
            <w:shd w:val="clear" w:color="auto" w:fill="auto"/>
            <w:vAlign w:val="center"/>
          </w:tcPr>
          <w:p w14:paraId="2DB6319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9919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96A198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61CD6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11274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E41930" w14:textId="77777777" w:rsidTr="00341985">
        <w:tc>
          <w:tcPr>
            <w:tcW w:w="815" w:type="dxa"/>
            <w:shd w:val="clear" w:color="auto" w:fill="auto"/>
            <w:vAlign w:val="center"/>
          </w:tcPr>
          <w:p w14:paraId="3E3C02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4448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9AC30B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DD480B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C5ACF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88E98B" w14:textId="77777777" w:rsidTr="00341985">
        <w:tc>
          <w:tcPr>
            <w:tcW w:w="815" w:type="dxa"/>
            <w:shd w:val="clear" w:color="auto" w:fill="auto"/>
            <w:vAlign w:val="center"/>
          </w:tcPr>
          <w:p w14:paraId="23A7151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E1C8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DEADE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CC2A6C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284DF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E8C872" w14:textId="77777777" w:rsidTr="00341985">
        <w:tc>
          <w:tcPr>
            <w:tcW w:w="815" w:type="dxa"/>
            <w:shd w:val="clear" w:color="auto" w:fill="auto"/>
            <w:vAlign w:val="center"/>
          </w:tcPr>
          <w:p w14:paraId="1574723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4E26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42FC43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78789B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BADE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2668B4" w14:textId="77777777" w:rsidTr="00341985">
        <w:tc>
          <w:tcPr>
            <w:tcW w:w="815" w:type="dxa"/>
            <w:shd w:val="clear" w:color="auto" w:fill="auto"/>
            <w:vAlign w:val="center"/>
          </w:tcPr>
          <w:p w14:paraId="795E8E2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8199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5FB3F3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B4EF3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24990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464F92" w14:textId="77777777" w:rsidTr="00341985">
        <w:tc>
          <w:tcPr>
            <w:tcW w:w="815" w:type="dxa"/>
            <w:shd w:val="clear" w:color="auto" w:fill="auto"/>
            <w:vAlign w:val="center"/>
          </w:tcPr>
          <w:p w14:paraId="1B8BA24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6DD2B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DEBDEE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CD3CED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4B1DBB4" w14:textId="77777777" w:rsidR="00EB5A81" w:rsidRPr="009A0CF9" w:rsidRDefault="00EB5A81" w:rsidP="00341985">
            <w:pPr>
              <w:suppressAutoHyphens/>
              <w:autoSpaceDN w:val="0"/>
              <w:textAlignment w:val="baseline"/>
              <w:rPr>
                <w:rFonts w:ascii="Arial" w:eastAsia="Calibri" w:hAnsi="Arial"/>
                <w:sz w:val="14"/>
                <w:rtl/>
              </w:rPr>
            </w:pPr>
          </w:p>
        </w:tc>
      </w:tr>
    </w:tbl>
    <w:p w14:paraId="02678350" w14:textId="77777777" w:rsidR="00EB5A81" w:rsidRPr="009A0CF9" w:rsidRDefault="00EB5A81" w:rsidP="00EB5A81">
      <w:pPr>
        <w:suppressAutoHyphens/>
        <w:autoSpaceDN w:val="0"/>
        <w:jc w:val="both"/>
        <w:textAlignment w:val="baseline"/>
        <w:rPr>
          <w:rFonts w:ascii="Arial" w:eastAsia="Calibri" w:hAnsi="Arial"/>
          <w:sz w:val="18"/>
          <w:szCs w:val="24"/>
        </w:rPr>
      </w:pPr>
    </w:p>
    <w:p w14:paraId="58253D7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1131B08D" w14:textId="77777777" w:rsidTr="00603F1E">
        <w:trPr>
          <w:trHeight w:val="1672"/>
        </w:trPr>
        <w:tc>
          <w:tcPr>
            <w:tcW w:w="1560" w:type="dxa"/>
            <w:shd w:val="clear" w:color="auto" w:fill="auto"/>
            <w:tcMar>
              <w:left w:w="0" w:type="dxa"/>
              <w:right w:w="0" w:type="dxa"/>
            </w:tcMar>
          </w:tcPr>
          <w:p w14:paraId="27B51C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A0543E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709EE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30C7D5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A4ED64F" w14:textId="77777777" w:rsidR="00EB5A81" w:rsidRPr="009A0CF9" w:rsidRDefault="00EB5A81" w:rsidP="00EB5A81">
      <w:pPr>
        <w:suppressAutoHyphens/>
        <w:autoSpaceDN w:val="0"/>
        <w:jc w:val="both"/>
        <w:textAlignment w:val="baseline"/>
        <w:rPr>
          <w:rFonts w:ascii="Arial" w:eastAsia="Calibri" w:hAnsi="Arial"/>
          <w:sz w:val="18"/>
          <w:szCs w:val="24"/>
        </w:rPr>
      </w:pPr>
    </w:p>
    <w:p w14:paraId="7D80714F"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4387D10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2C6D9DE8" w14:textId="77777777" w:rsidTr="00341985">
        <w:tc>
          <w:tcPr>
            <w:tcW w:w="662" w:type="dxa"/>
            <w:shd w:val="clear" w:color="auto" w:fill="auto"/>
            <w:vAlign w:val="center"/>
          </w:tcPr>
          <w:p w14:paraId="4C6A8741"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2DD3ABA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84015CA" w14:textId="77777777" w:rsidTr="00341985">
        <w:tc>
          <w:tcPr>
            <w:tcW w:w="662" w:type="dxa"/>
            <w:shd w:val="clear" w:color="auto" w:fill="auto"/>
            <w:vAlign w:val="center"/>
          </w:tcPr>
          <w:p w14:paraId="044F9E8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D8090C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4C27488" w14:textId="77777777" w:rsidTr="00341985">
        <w:tc>
          <w:tcPr>
            <w:tcW w:w="662" w:type="dxa"/>
            <w:shd w:val="clear" w:color="auto" w:fill="auto"/>
            <w:vAlign w:val="center"/>
          </w:tcPr>
          <w:p w14:paraId="5D90B0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12BE38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268336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12C4D8E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CAC81D2" w14:textId="77777777" w:rsidTr="00341985">
        <w:tc>
          <w:tcPr>
            <w:tcW w:w="662" w:type="dxa"/>
            <w:shd w:val="clear" w:color="auto" w:fill="auto"/>
          </w:tcPr>
          <w:p w14:paraId="52FD51F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5B3EFC7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1A67A1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14B2DBF2"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675FDE4A" w14:textId="77777777" w:rsidTr="00341985">
        <w:tc>
          <w:tcPr>
            <w:tcW w:w="662" w:type="dxa"/>
            <w:shd w:val="clear" w:color="auto" w:fill="auto"/>
          </w:tcPr>
          <w:p w14:paraId="70FD23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3A56AA0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29C6DF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D6CF0D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631B207A" w14:textId="77777777" w:rsidTr="00341985">
        <w:tc>
          <w:tcPr>
            <w:tcW w:w="662" w:type="dxa"/>
            <w:shd w:val="clear" w:color="auto" w:fill="auto"/>
          </w:tcPr>
          <w:p w14:paraId="63DF9E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14D3DB4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1E90E7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8139A8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1EA2A2EE" w14:textId="77777777" w:rsidTr="00341985">
        <w:tc>
          <w:tcPr>
            <w:tcW w:w="662" w:type="dxa"/>
            <w:shd w:val="clear" w:color="auto" w:fill="auto"/>
          </w:tcPr>
          <w:p w14:paraId="22B9CB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4CBEE0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51B88E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03FE78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641485A5" w14:textId="77777777" w:rsidTr="00341985">
        <w:tc>
          <w:tcPr>
            <w:tcW w:w="662" w:type="dxa"/>
            <w:shd w:val="clear" w:color="auto" w:fill="auto"/>
          </w:tcPr>
          <w:p w14:paraId="6051395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271261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072F84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4F0C72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670F6E2E" w14:textId="77777777" w:rsidTr="00341985">
        <w:tc>
          <w:tcPr>
            <w:tcW w:w="662" w:type="dxa"/>
            <w:shd w:val="clear" w:color="auto" w:fill="auto"/>
          </w:tcPr>
          <w:p w14:paraId="0257F5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036EC19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4B06A9A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9A6978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D6C9A2E" w14:textId="77777777" w:rsidTr="00341985">
        <w:tc>
          <w:tcPr>
            <w:tcW w:w="662" w:type="dxa"/>
            <w:shd w:val="clear" w:color="auto" w:fill="auto"/>
          </w:tcPr>
          <w:p w14:paraId="5602C2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42F1BE9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F292C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798AD07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57E3645" w14:textId="77777777" w:rsidTr="00341985">
        <w:tc>
          <w:tcPr>
            <w:tcW w:w="662" w:type="dxa"/>
            <w:shd w:val="clear" w:color="auto" w:fill="auto"/>
          </w:tcPr>
          <w:p w14:paraId="2A63CA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14A36E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729E7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D9F5B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59D32A" w14:textId="77777777" w:rsidTr="00341985">
        <w:tc>
          <w:tcPr>
            <w:tcW w:w="662" w:type="dxa"/>
            <w:shd w:val="clear" w:color="auto" w:fill="auto"/>
          </w:tcPr>
          <w:p w14:paraId="45F4CF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BD20A8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3EAD5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319F85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F06C1C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14415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BFDA4E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CAB808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A6F138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1FDB759" w14:textId="77777777" w:rsidTr="00341985">
        <w:tc>
          <w:tcPr>
            <w:tcW w:w="815" w:type="dxa"/>
            <w:shd w:val="clear" w:color="auto" w:fill="auto"/>
          </w:tcPr>
          <w:p w14:paraId="424C593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60757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2B62A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1908E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1C372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5B437AF" w14:textId="77777777" w:rsidTr="00341985">
        <w:tc>
          <w:tcPr>
            <w:tcW w:w="815" w:type="dxa"/>
            <w:shd w:val="clear" w:color="auto" w:fill="auto"/>
            <w:vAlign w:val="center"/>
          </w:tcPr>
          <w:p w14:paraId="5D6FBD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C559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F420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99581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D54B3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D452AF" w14:textId="77777777" w:rsidTr="00341985">
        <w:tc>
          <w:tcPr>
            <w:tcW w:w="815" w:type="dxa"/>
            <w:shd w:val="clear" w:color="auto" w:fill="auto"/>
            <w:vAlign w:val="center"/>
          </w:tcPr>
          <w:p w14:paraId="6DC8E3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DA13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302E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66F203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34B36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86536A" w14:textId="77777777" w:rsidTr="00341985">
        <w:tc>
          <w:tcPr>
            <w:tcW w:w="815" w:type="dxa"/>
            <w:shd w:val="clear" w:color="auto" w:fill="auto"/>
            <w:vAlign w:val="center"/>
          </w:tcPr>
          <w:p w14:paraId="2C74E79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E5EB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8BE83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858FA3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885226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6044D2" w14:textId="77777777" w:rsidTr="00341985">
        <w:tc>
          <w:tcPr>
            <w:tcW w:w="815" w:type="dxa"/>
            <w:shd w:val="clear" w:color="auto" w:fill="auto"/>
            <w:vAlign w:val="center"/>
          </w:tcPr>
          <w:p w14:paraId="5A3ADC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2DEA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F8F889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78021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F5022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8C975F" w14:textId="77777777" w:rsidTr="00341985">
        <w:tc>
          <w:tcPr>
            <w:tcW w:w="815" w:type="dxa"/>
            <w:shd w:val="clear" w:color="auto" w:fill="auto"/>
            <w:vAlign w:val="center"/>
          </w:tcPr>
          <w:p w14:paraId="183D098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8A3BB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C68FBB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8E987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7CE5E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EAAE19" w14:textId="77777777" w:rsidTr="00341985">
        <w:tc>
          <w:tcPr>
            <w:tcW w:w="815" w:type="dxa"/>
            <w:shd w:val="clear" w:color="auto" w:fill="auto"/>
            <w:vAlign w:val="center"/>
          </w:tcPr>
          <w:p w14:paraId="21980A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CA50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8728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819C94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04AA6B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BA5963" w14:textId="77777777" w:rsidTr="00341985">
        <w:tc>
          <w:tcPr>
            <w:tcW w:w="815" w:type="dxa"/>
            <w:shd w:val="clear" w:color="auto" w:fill="auto"/>
            <w:vAlign w:val="center"/>
          </w:tcPr>
          <w:p w14:paraId="3825B2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4FD5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6C3F6F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E5CA9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89964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080719" w14:textId="77777777" w:rsidTr="00341985">
        <w:tc>
          <w:tcPr>
            <w:tcW w:w="815" w:type="dxa"/>
            <w:shd w:val="clear" w:color="auto" w:fill="auto"/>
            <w:vAlign w:val="center"/>
          </w:tcPr>
          <w:p w14:paraId="1B0403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10E6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609E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09FE0C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7F55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9D0D1D" w14:textId="77777777" w:rsidTr="00341985">
        <w:tc>
          <w:tcPr>
            <w:tcW w:w="815" w:type="dxa"/>
            <w:shd w:val="clear" w:color="auto" w:fill="auto"/>
            <w:vAlign w:val="center"/>
          </w:tcPr>
          <w:p w14:paraId="7F053E1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2B19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B7559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E785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0069C0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22B3B9" w14:textId="77777777" w:rsidTr="00341985">
        <w:tc>
          <w:tcPr>
            <w:tcW w:w="815" w:type="dxa"/>
            <w:shd w:val="clear" w:color="auto" w:fill="auto"/>
            <w:vAlign w:val="center"/>
          </w:tcPr>
          <w:p w14:paraId="4C0CF78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803E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EE3D8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BB955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75C61DA" w14:textId="77777777" w:rsidR="00EB5A81" w:rsidRPr="009A0CF9" w:rsidRDefault="00EB5A81" w:rsidP="00341985">
            <w:pPr>
              <w:suppressAutoHyphens/>
              <w:autoSpaceDN w:val="0"/>
              <w:textAlignment w:val="baseline"/>
              <w:rPr>
                <w:rFonts w:ascii="Arial" w:eastAsia="Calibri" w:hAnsi="Arial"/>
                <w:sz w:val="14"/>
                <w:rtl/>
              </w:rPr>
            </w:pPr>
          </w:p>
        </w:tc>
      </w:tr>
    </w:tbl>
    <w:p w14:paraId="4455A91B" w14:textId="77777777" w:rsidR="00EB5A81" w:rsidRPr="009A0CF9" w:rsidRDefault="00EB5A81" w:rsidP="00EB5A81">
      <w:pPr>
        <w:suppressAutoHyphens/>
        <w:autoSpaceDN w:val="0"/>
        <w:jc w:val="both"/>
        <w:textAlignment w:val="baseline"/>
        <w:rPr>
          <w:rFonts w:ascii="Arial" w:eastAsia="Calibri" w:hAnsi="Arial"/>
          <w:sz w:val="18"/>
          <w:szCs w:val="24"/>
        </w:rPr>
      </w:pPr>
    </w:p>
    <w:p w14:paraId="2545560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0F261C5B" w14:textId="77777777" w:rsidTr="00341985">
        <w:trPr>
          <w:trHeight w:val="1701"/>
        </w:trPr>
        <w:tc>
          <w:tcPr>
            <w:tcW w:w="2280" w:type="dxa"/>
            <w:shd w:val="clear" w:color="auto" w:fill="auto"/>
            <w:tcMar>
              <w:left w:w="0" w:type="dxa"/>
              <w:right w:w="0" w:type="dxa"/>
            </w:tcMar>
          </w:tcPr>
          <w:p w14:paraId="700280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2B0196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6FAFF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31CA2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41A9A23" w14:textId="77777777" w:rsidR="00EB5A81" w:rsidRPr="009A0CF9" w:rsidRDefault="00EB5A81" w:rsidP="00EB5A81">
      <w:pPr>
        <w:suppressAutoHyphens/>
        <w:autoSpaceDN w:val="0"/>
        <w:jc w:val="both"/>
        <w:textAlignment w:val="baseline"/>
        <w:rPr>
          <w:rFonts w:ascii="Arial" w:eastAsia="Calibri" w:hAnsi="Arial"/>
          <w:sz w:val="18"/>
          <w:szCs w:val="24"/>
        </w:rPr>
      </w:pPr>
    </w:p>
    <w:p w14:paraId="4B980AB4"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22DF7B00"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79B5BD83" w14:textId="77777777" w:rsidTr="00341985">
        <w:tc>
          <w:tcPr>
            <w:tcW w:w="532" w:type="dxa"/>
            <w:shd w:val="clear" w:color="auto" w:fill="auto"/>
            <w:vAlign w:val="center"/>
          </w:tcPr>
          <w:p w14:paraId="727E8025"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7A0700C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8AC2112" w14:textId="77777777" w:rsidTr="00341985">
        <w:tc>
          <w:tcPr>
            <w:tcW w:w="532" w:type="dxa"/>
            <w:shd w:val="clear" w:color="auto" w:fill="auto"/>
            <w:vAlign w:val="center"/>
          </w:tcPr>
          <w:p w14:paraId="4C344818"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0CBEA42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2AF63FC" w14:textId="77777777" w:rsidTr="00341985">
        <w:tc>
          <w:tcPr>
            <w:tcW w:w="532" w:type="dxa"/>
            <w:shd w:val="clear" w:color="auto" w:fill="auto"/>
            <w:vAlign w:val="center"/>
          </w:tcPr>
          <w:p w14:paraId="4E7D6C2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3CAB125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09EBB5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32A583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156C963" w14:textId="77777777" w:rsidTr="00341985">
        <w:tc>
          <w:tcPr>
            <w:tcW w:w="532" w:type="dxa"/>
            <w:shd w:val="clear" w:color="auto" w:fill="auto"/>
          </w:tcPr>
          <w:p w14:paraId="6D9B72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7F7C86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673FF1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1B1DCD39"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532D91C8" w14:textId="77777777" w:rsidTr="00341985">
        <w:tc>
          <w:tcPr>
            <w:tcW w:w="532" w:type="dxa"/>
            <w:shd w:val="clear" w:color="auto" w:fill="auto"/>
          </w:tcPr>
          <w:p w14:paraId="5978D85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0C0F973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4D28A8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BE033B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C14659" w14:textId="77777777" w:rsidTr="00341985">
        <w:tc>
          <w:tcPr>
            <w:tcW w:w="532" w:type="dxa"/>
            <w:shd w:val="clear" w:color="auto" w:fill="auto"/>
          </w:tcPr>
          <w:p w14:paraId="163E81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76F5D9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50A8C1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521C6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ED24A0" w14:textId="77777777" w:rsidTr="00341985">
        <w:tc>
          <w:tcPr>
            <w:tcW w:w="532" w:type="dxa"/>
            <w:shd w:val="clear" w:color="auto" w:fill="auto"/>
          </w:tcPr>
          <w:p w14:paraId="30B49E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1C24CFA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4B3F39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38AB27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1DB028" w14:textId="77777777" w:rsidTr="00341985">
        <w:tc>
          <w:tcPr>
            <w:tcW w:w="532" w:type="dxa"/>
            <w:shd w:val="clear" w:color="auto" w:fill="auto"/>
          </w:tcPr>
          <w:p w14:paraId="46A2B3B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6AD63A8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3790BB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6635E1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1DD920" w14:textId="77777777" w:rsidTr="00341985">
        <w:tc>
          <w:tcPr>
            <w:tcW w:w="532" w:type="dxa"/>
            <w:shd w:val="clear" w:color="auto" w:fill="auto"/>
          </w:tcPr>
          <w:p w14:paraId="26FBEE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2A0833C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7B77E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56ECF9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4BB3F5" w14:textId="77777777" w:rsidTr="00341985">
        <w:tc>
          <w:tcPr>
            <w:tcW w:w="532" w:type="dxa"/>
            <w:shd w:val="clear" w:color="auto" w:fill="auto"/>
          </w:tcPr>
          <w:p w14:paraId="0F1F66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42A79B9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307B4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49A8A19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76B95F" w14:textId="77777777" w:rsidTr="00341985">
        <w:tc>
          <w:tcPr>
            <w:tcW w:w="532" w:type="dxa"/>
            <w:shd w:val="clear" w:color="auto" w:fill="auto"/>
          </w:tcPr>
          <w:p w14:paraId="2443AE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380847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466EA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B499F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893A07" w14:textId="77777777" w:rsidTr="00341985">
        <w:tc>
          <w:tcPr>
            <w:tcW w:w="532" w:type="dxa"/>
            <w:shd w:val="clear" w:color="auto" w:fill="auto"/>
          </w:tcPr>
          <w:p w14:paraId="2FB24D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6468A4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B3315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1DC893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F841514"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92987E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94F17A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A4C76F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27C5B7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DCB3E00" w14:textId="77777777" w:rsidTr="00341985">
        <w:tc>
          <w:tcPr>
            <w:tcW w:w="815" w:type="dxa"/>
            <w:shd w:val="clear" w:color="auto" w:fill="auto"/>
          </w:tcPr>
          <w:p w14:paraId="77CCA7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147EA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F0718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E3F28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806F3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E947EA6" w14:textId="77777777" w:rsidTr="00341985">
        <w:tc>
          <w:tcPr>
            <w:tcW w:w="815" w:type="dxa"/>
            <w:shd w:val="clear" w:color="auto" w:fill="auto"/>
            <w:vAlign w:val="center"/>
          </w:tcPr>
          <w:p w14:paraId="691660F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92AA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B0BC0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2AC5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DF4AC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9C0663" w14:textId="77777777" w:rsidTr="00341985">
        <w:tc>
          <w:tcPr>
            <w:tcW w:w="815" w:type="dxa"/>
            <w:shd w:val="clear" w:color="auto" w:fill="auto"/>
            <w:vAlign w:val="center"/>
          </w:tcPr>
          <w:p w14:paraId="71CB568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C484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E2AE9A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F53A3A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6BA50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A08929" w14:textId="77777777" w:rsidTr="00341985">
        <w:tc>
          <w:tcPr>
            <w:tcW w:w="815" w:type="dxa"/>
            <w:shd w:val="clear" w:color="auto" w:fill="auto"/>
            <w:vAlign w:val="center"/>
          </w:tcPr>
          <w:p w14:paraId="60ADDD8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177A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B1220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A743F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C0E8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5175BF" w14:textId="77777777" w:rsidTr="00341985">
        <w:tc>
          <w:tcPr>
            <w:tcW w:w="815" w:type="dxa"/>
            <w:shd w:val="clear" w:color="auto" w:fill="auto"/>
            <w:vAlign w:val="center"/>
          </w:tcPr>
          <w:p w14:paraId="58BAF09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ADA7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058BB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2CE6B8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3FF4D9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520895" w14:textId="77777777" w:rsidTr="00341985">
        <w:tc>
          <w:tcPr>
            <w:tcW w:w="815" w:type="dxa"/>
            <w:shd w:val="clear" w:color="auto" w:fill="auto"/>
            <w:vAlign w:val="center"/>
          </w:tcPr>
          <w:p w14:paraId="241F07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805D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7F886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A0C3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85E2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276093" w14:textId="77777777" w:rsidTr="00341985">
        <w:tc>
          <w:tcPr>
            <w:tcW w:w="815" w:type="dxa"/>
            <w:shd w:val="clear" w:color="auto" w:fill="auto"/>
            <w:vAlign w:val="center"/>
          </w:tcPr>
          <w:p w14:paraId="121FF4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E737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73957E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EE1E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075A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32B1B5" w14:textId="77777777" w:rsidTr="00341985">
        <w:tc>
          <w:tcPr>
            <w:tcW w:w="815" w:type="dxa"/>
            <w:shd w:val="clear" w:color="auto" w:fill="auto"/>
            <w:vAlign w:val="center"/>
          </w:tcPr>
          <w:p w14:paraId="3DB0C8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FD8D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71D846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6C94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9041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868219" w14:textId="77777777" w:rsidTr="00341985">
        <w:tc>
          <w:tcPr>
            <w:tcW w:w="815" w:type="dxa"/>
            <w:shd w:val="clear" w:color="auto" w:fill="auto"/>
            <w:vAlign w:val="center"/>
          </w:tcPr>
          <w:p w14:paraId="52D82C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3673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FF140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B0F66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0EA03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6307F4" w14:textId="77777777" w:rsidTr="00341985">
        <w:tc>
          <w:tcPr>
            <w:tcW w:w="815" w:type="dxa"/>
            <w:shd w:val="clear" w:color="auto" w:fill="auto"/>
            <w:vAlign w:val="center"/>
          </w:tcPr>
          <w:p w14:paraId="6F39B7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4728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8E8D41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71E702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5C10ED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140CED" w14:textId="77777777" w:rsidTr="00341985">
        <w:tc>
          <w:tcPr>
            <w:tcW w:w="815" w:type="dxa"/>
            <w:shd w:val="clear" w:color="auto" w:fill="auto"/>
            <w:vAlign w:val="center"/>
          </w:tcPr>
          <w:p w14:paraId="3434D7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47F4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57E4CB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530EB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2680EFE" w14:textId="77777777" w:rsidR="00EB5A81" w:rsidRPr="009A0CF9" w:rsidRDefault="00EB5A81" w:rsidP="00341985">
            <w:pPr>
              <w:suppressAutoHyphens/>
              <w:autoSpaceDN w:val="0"/>
              <w:textAlignment w:val="baseline"/>
              <w:rPr>
                <w:rFonts w:ascii="Arial" w:eastAsia="Calibri" w:hAnsi="Arial"/>
                <w:sz w:val="14"/>
                <w:rtl/>
              </w:rPr>
            </w:pPr>
          </w:p>
        </w:tc>
      </w:tr>
    </w:tbl>
    <w:p w14:paraId="7540B417" w14:textId="77777777" w:rsidR="00EB5A81" w:rsidRPr="009A0CF9" w:rsidRDefault="00EB5A81" w:rsidP="00EB5A81">
      <w:pPr>
        <w:suppressAutoHyphens/>
        <w:autoSpaceDN w:val="0"/>
        <w:jc w:val="both"/>
        <w:textAlignment w:val="baseline"/>
        <w:rPr>
          <w:rFonts w:ascii="Arial" w:eastAsia="Calibri" w:hAnsi="Arial"/>
          <w:sz w:val="18"/>
          <w:szCs w:val="24"/>
        </w:rPr>
      </w:pPr>
    </w:p>
    <w:p w14:paraId="4E49C7F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6C22786A" w14:textId="77777777" w:rsidTr="00341985">
        <w:trPr>
          <w:trHeight w:val="1700"/>
        </w:trPr>
        <w:tc>
          <w:tcPr>
            <w:tcW w:w="2320" w:type="dxa"/>
            <w:shd w:val="clear" w:color="auto" w:fill="auto"/>
            <w:tcMar>
              <w:left w:w="0" w:type="dxa"/>
              <w:right w:w="0" w:type="dxa"/>
            </w:tcMar>
          </w:tcPr>
          <w:p w14:paraId="7F8876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143ED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5FA0D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4D1B53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1726E80" w14:textId="77777777" w:rsidR="00EB5A81" w:rsidRPr="009A0CF9" w:rsidRDefault="00EB5A81" w:rsidP="00EB5A81">
      <w:pPr>
        <w:suppressAutoHyphens/>
        <w:autoSpaceDN w:val="0"/>
        <w:jc w:val="both"/>
        <w:textAlignment w:val="baseline"/>
        <w:rPr>
          <w:rFonts w:ascii="Arial" w:eastAsia="Calibri" w:hAnsi="Arial"/>
          <w:sz w:val="18"/>
          <w:szCs w:val="24"/>
        </w:rPr>
      </w:pPr>
    </w:p>
    <w:p w14:paraId="1E05DEDF"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6243D798"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6A468BE6" w14:textId="77777777" w:rsidTr="00603F1E">
        <w:tc>
          <w:tcPr>
            <w:tcW w:w="532" w:type="dxa"/>
            <w:shd w:val="clear" w:color="auto" w:fill="auto"/>
            <w:vAlign w:val="center"/>
          </w:tcPr>
          <w:p w14:paraId="5FB2CB9B"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6939D25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B54B9AA" w14:textId="77777777" w:rsidTr="00603F1E">
        <w:tc>
          <w:tcPr>
            <w:tcW w:w="532" w:type="dxa"/>
            <w:shd w:val="clear" w:color="auto" w:fill="auto"/>
            <w:vAlign w:val="center"/>
          </w:tcPr>
          <w:p w14:paraId="2F71D6EA"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3D4E991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F693500" w14:textId="77777777" w:rsidTr="00603F1E">
        <w:tc>
          <w:tcPr>
            <w:tcW w:w="532" w:type="dxa"/>
            <w:shd w:val="clear" w:color="auto" w:fill="auto"/>
            <w:vAlign w:val="center"/>
          </w:tcPr>
          <w:p w14:paraId="4C6377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1EE145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432ACB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5BC8BF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6F49116" w14:textId="77777777" w:rsidTr="00603F1E">
        <w:tc>
          <w:tcPr>
            <w:tcW w:w="532" w:type="dxa"/>
            <w:shd w:val="clear" w:color="auto" w:fill="auto"/>
          </w:tcPr>
          <w:p w14:paraId="4223245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59368B5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1C8CE2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63E5838C"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4605D83C" w14:textId="77777777" w:rsidTr="00603F1E">
        <w:tc>
          <w:tcPr>
            <w:tcW w:w="532" w:type="dxa"/>
            <w:shd w:val="clear" w:color="auto" w:fill="auto"/>
          </w:tcPr>
          <w:p w14:paraId="1F6EE3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7C0DAAE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336363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6DF77D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11D9C41F" w14:textId="77777777" w:rsidTr="00603F1E">
        <w:tc>
          <w:tcPr>
            <w:tcW w:w="532" w:type="dxa"/>
            <w:shd w:val="clear" w:color="auto" w:fill="auto"/>
          </w:tcPr>
          <w:p w14:paraId="694561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25AD93A0"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0F0535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5D9713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7468E682" w14:textId="77777777" w:rsidTr="00603F1E">
        <w:tc>
          <w:tcPr>
            <w:tcW w:w="532" w:type="dxa"/>
            <w:shd w:val="clear" w:color="auto" w:fill="auto"/>
          </w:tcPr>
          <w:p w14:paraId="6A458B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08F2E34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690712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F686EA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56A045" w14:textId="77777777" w:rsidTr="00603F1E">
        <w:tc>
          <w:tcPr>
            <w:tcW w:w="532" w:type="dxa"/>
            <w:shd w:val="clear" w:color="auto" w:fill="auto"/>
          </w:tcPr>
          <w:p w14:paraId="776009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3A4B133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6D2D62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12D63B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3C150B" w14:textId="77777777" w:rsidTr="00603F1E">
        <w:tc>
          <w:tcPr>
            <w:tcW w:w="532" w:type="dxa"/>
            <w:shd w:val="clear" w:color="auto" w:fill="auto"/>
          </w:tcPr>
          <w:p w14:paraId="274F538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29444CE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3C46A1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CAB507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451098E7" w14:textId="77777777" w:rsidTr="00603F1E">
        <w:tc>
          <w:tcPr>
            <w:tcW w:w="532" w:type="dxa"/>
            <w:shd w:val="clear" w:color="auto" w:fill="auto"/>
          </w:tcPr>
          <w:p w14:paraId="430019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5CD90D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A3B4E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0367AC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B6822AF" w14:textId="77777777" w:rsidTr="00603F1E">
        <w:tc>
          <w:tcPr>
            <w:tcW w:w="532" w:type="dxa"/>
            <w:shd w:val="clear" w:color="auto" w:fill="auto"/>
          </w:tcPr>
          <w:p w14:paraId="28C6BE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6B906B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E7F67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8B24E0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4CF0EC4" w14:textId="77777777" w:rsidTr="00603F1E">
        <w:tc>
          <w:tcPr>
            <w:tcW w:w="532" w:type="dxa"/>
            <w:shd w:val="clear" w:color="auto" w:fill="auto"/>
          </w:tcPr>
          <w:p w14:paraId="350759A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6066F5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FE983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C78793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67662A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6B448C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D591AD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E6873F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834AE5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A463EF6" w14:textId="77777777" w:rsidTr="00341985">
        <w:tc>
          <w:tcPr>
            <w:tcW w:w="815" w:type="dxa"/>
            <w:shd w:val="clear" w:color="auto" w:fill="auto"/>
          </w:tcPr>
          <w:p w14:paraId="0811AF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298D58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E9408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009F1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87DB99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6FBE3CE" w14:textId="77777777" w:rsidTr="00341985">
        <w:tc>
          <w:tcPr>
            <w:tcW w:w="815" w:type="dxa"/>
            <w:shd w:val="clear" w:color="auto" w:fill="auto"/>
            <w:vAlign w:val="center"/>
          </w:tcPr>
          <w:p w14:paraId="63EA27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02A8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19E85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F4650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CD448D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EBEF09" w14:textId="77777777" w:rsidTr="00341985">
        <w:tc>
          <w:tcPr>
            <w:tcW w:w="815" w:type="dxa"/>
            <w:shd w:val="clear" w:color="auto" w:fill="auto"/>
            <w:vAlign w:val="center"/>
          </w:tcPr>
          <w:p w14:paraId="185F45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F66C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9AA90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1522CC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8CCEF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ACFCC4" w14:textId="77777777" w:rsidTr="00341985">
        <w:tc>
          <w:tcPr>
            <w:tcW w:w="815" w:type="dxa"/>
            <w:shd w:val="clear" w:color="auto" w:fill="auto"/>
            <w:vAlign w:val="center"/>
          </w:tcPr>
          <w:p w14:paraId="723DEC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B75D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18309B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19B5C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5EB75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1292E5" w14:textId="77777777" w:rsidTr="00341985">
        <w:tc>
          <w:tcPr>
            <w:tcW w:w="815" w:type="dxa"/>
            <w:shd w:val="clear" w:color="auto" w:fill="auto"/>
            <w:vAlign w:val="center"/>
          </w:tcPr>
          <w:p w14:paraId="3769DBD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22E1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2F002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25547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2769C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CA3E45" w14:textId="77777777" w:rsidTr="00341985">
        <w:tc>
          <w:tcPr>
            <w:tcW w:w="815" w:type="dxa"/>
            <w:shd w:val="clear" w:color="auto" w:fill="auto"/>
            <w:vAlign w:val="center"/>
          </w:tcPr>
          <w:p w14:paraId="1F9A48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E263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1A57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19703C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788D1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E9A7A4" w14:textId="77777777" w:rsidTr="00341985">
        <w:tc>
          <w:tcPr>
            <w:tcW w:w="815" w:type="dxa"/>
            <w:shd w:val="clear" w:color="auto" w:fill="auto"/>
            <w:vAlign w:val="center"/>
          </w:tcPr>
          <w:p w14:paraId="39C3A1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13B9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AFBA6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8F23F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62873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D310D4" w14:textId="77777777" w:rsidTr="00341985">
        <w:tc>
          <w:tcPr>
            <w:tcW w:w="815" w:type="dxa"/>
            <w:shd w:val="clear" w:color="auto" w:fill="auto"/>
            <w:vAlign w:val="center"/>
          </w:tcPr>
          <w:p w14:paraId="3ED0F89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DCE9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F6EC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D6278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B6BF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8C5BF9" w14:textId="77777777" w:rsidTr="00341985">
        <w:tc>
          <w:tcPr>
            <w:tcW w:w="815" w:type="dxa"/>
            <w:shd w:val="clear" w:color="auto" w:fill="auto"/>
            <w:vAlign w:val="center"/>
          </w:tcPr>
          <w:p w14:paraId="5039590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31A1E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1EE7A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A952E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DD1C1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015855" w14:textId="77777777" w:rsidTr="00341985">
        <w:tc>
          <w:tcPr>
            <w:tcW w:w="815" w:type="dxa"/>
            <w:shd w:val="clear" w:color="auto" w:fill="auto"/>
            <w:vAlign w:val="center"/>
          </w:tcPr>
          <w:p w14:paraId="5EB15E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8A60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B1652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82759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E5F55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48366B" w14:textId="77777777" w:rsidTr="00341985">
        <w:tc>
          <w:tcPr>
            <w:tcW w:w="815" w:type="dxa"/>
            <w:shd w:val="clear" w:color="auto" w:fill="auto"/>
            <w:vAlign w:val="center"/>
          </w:tcPr>
          <w:p w14:paraId="42A66CE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AD94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F33E6A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52479B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5F6F93" w14:textId="77777777" w:rsidR="00EB5A81" w:rsidRPr="009A0CF9" w:rsidRDefault="00EB5A81" w:rsidP="00341985">
            <w:pPr>
              <w:suppressAutoHyphens/>
              <w:autoSpaceDN w:val="0"/>
              <w:textAlignment w:val="baseline"/>
              <w:rPr>
                <w:rFonts w:ascii="Arial" w:eastAsia="Calibri" w:hAnsi="Arial"/>
                <w:sz w:val="14"/>
                <w:rtl/>
              </w:rPr>
            </w:pPr>
          </w:p>
        </w:tc>
      </w:tr>
    </w:tbl>
    <w:p w14:paraId="605C5C71" w14:textId="77777777" w:rsidR="00EB5A81" w:rsidRPr="009A0CF9" w:rsidRDefault="00EB5A81" w:rsidP="00EB5A81">
      <w:pPr>
        <w:suppressAutoHyphens/>
        <w:autoSpaceDN w:val="0"/>
        <w:jc w:val="both"/>
        <w:textAlignment w:val="baseline"/>
        <w:rPr>
          <w:rFonts w:ascii="Arial" w:eastAsia="Calibri" w:hAnsi="Arial"/>
          <w:sz w:val="18"/>
          <w:szCs w:val="24"/>
        </w:rPr>
      </w:pPr>
    </w:p>
    <w:p w14:paraId="5253566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70C22F69" w14:textId="77777777" w:rsidTr="00341985">
        <w:trPr>
          <w:trHeight w:val="1701"/>
        </w:trPr>
        <w:tc>
          <w:tcPr>
            <w:tcW w:w="2484" w:type="dxa"/>
            <w:shd w:val="clear" w:color="auto" w:fill="auto"/>
            <w:tcMar>
              <w:left w:w="0" w:type="dxa"/>
              <w:right w:w="0" w:type="dxa"/>
            </w:tcMar>
          </w:tcPr>
          <w:p w14:paraId="6225C6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E444D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D4B6E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1E246C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4A1B74B"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2B01A4AB"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79170797"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27F6F00B" w14:textId="77777777" w:rsidTr="00603F1E">
        <w:tc>
          <w:tcPr>
            <w:tcW w:w="662" w:type="dxa"/>
            <w:shd w:val="clear" w:color="auto" w:fill="auto"/>
            <w:vAlign w:val="center"/>
          </w:tcPr>
          <w:p w14:paraId="038B1309"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0965F86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BF64F83" w14:textId="77777777" w:rsidTr="00603F1E">
        <w:tc>
          <w:tcPr>
            <w:tcW w:w="662" w:type="dxa"/>
            <w:shd w:val="clear" w:color="auto" w:fill="auto"/>
            <w:vAlign w:val="center"/>
          </w:tcPr>
          <w:p w14:paraId="4763960F"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5280A2E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C50466A" w14:textId="77777777" w:rsidTr="00603F1E">
        <w:tc>
          <w:tcPr>
            <w:tcW w:w="662" w:type="dxa"/>
            <w:shd w:val="clear" w:color="auto" w:fill="auto"/>
            <w:vAlign w:val="center"/>
          </w:tcPr>
          <w:p w14:paraId="2355150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12148F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39D0FE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21B8DF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5718B39" w14:textId="77777777" w:rsidTr="00603F1E">
        <w:tc>
          <w:tcPr>
            <w:tcW w:w="662" w:type="dxa"/>
            <w:shd w:val="clear" w:color="auto" w:fill="auto"/>
          </w:tcPr>
          <w:p w14:paraId="3EAA1F8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F897CA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787EF1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39037A24"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78903F90" w14:textId="77777777" w:rsidTr="00603F1E">
        <w:tc>
          <w:tcPr>
            <w:tcW w:w="662" w:type="dxa"/>
            <w:shd w:val="clear" w:color="auto" w:fill="auto"/>
          </w:tcPr>
          <w:p w14:paraId="7FF6E2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3D6A64B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35A5D8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67D1B6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6BB8AD15" w14:textId="77777777" w:rsidTr="00603F1E">
        <w:tc>
          <w:tcPr>
            <w:tcW w:w="662" w:type="dxa"/>
            <w:shd w:val="clear" w:color="auto" w:fill="auto"/>
          </w:tcPr>
          <w:p w14:paraId="50E363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3E73170C"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6047FA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4577F3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7B5181F1" w14:textId="77777777" w:rsidTr="00603F1E">
        <w:tc>
          <w:tcPr>
            <w:tcW w:w="662" w:type="dxa"/>
            <w:shd w:val="clear" w:color="auto" w:fill="auto"/>
          </w:tcPr>
          <w:p w14:paraId="26D4F6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530A91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576D16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0F1031C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17FC527C" w14:textId="77777777" w:rsidTr="00603F1E">
        <w:tc>
          <w:tcPr>
            <w:tcW w:w="662" w:type="dxa"/>
            <w:shd w:val="clear" w:color="auto" w:fill="auto"/>
          </w:tcPr>
          <w:p w14:paraId="00F2E9A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01FB2D5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1C077C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634F08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EA8D6F" w14:textId="77777777" w:rsidTr="00603F1E">
        <w:tc>
          <w:tcPr>
            <w:tcW w:w="662" w:type="dxa"/>
            <w:shd w:val="clear" w:color="auto" w:fill="auto"/>
          </w:tcPr>
          <w:p w14:paraId="45F51C5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674CFF6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0FEF35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6EE52C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3983A963" w14:textId="77777777" w:rsidTr="00603F1E">
        <w:tc>
          <w:tcPr>
            <w:tcW w:w="662" w:type="dxa"/>
            <w:shd w:val="clear" w:color="auto" w:fill="auto"/>
          </w:tcPr>
          <w:p w14:paraId="4440BFC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030B0B9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59C789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6EC123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2361F9" w14:textId="77777777" w:rsidTr="00603F1E">
        <w:tc>
          <w:tcPr>
            <w:tcW w:w="662" w:type="dxa"/>
            <w:shd w:val="clear" w:color="auto" w:fill="auto"/>
          </w:tcPr>
          <w:p w14:paraId="0B0619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041C6BB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515D19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B9BE16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CDF4F6" w14:textId="77777777" w:rsidTr="00603F1E">
        <w:tc>
          <w:tcPr>
            <w:tcW w:w="662" w:type="dxa"/>
            <w:shd w:val="clear" w:color="auto" w:fill="auto"/>
          </w:tcPr>
          <w:p w14:paraId="367245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58DE5AB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654BCC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803047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63B44A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AC598D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985C97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C8EFE7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4C547C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E072165" w14:textId="77777777" w:rsidTr="00341985">
        <w:tc>
          <w:tcPr>
            <w:tcW w:w="815" w:type="dxa"/>
            <w:shd w:val="clear" w:color="auto" w:fill="auto"/>
          </w:tcPr>
          <w:p w14:paraId="3F5FF66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F7DE9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C6BF4C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549B67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8E897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5DB8C3A" w14:textId="77777777" w:rsidTr="00341985">
        <w:tc>
          <w:tcPr>
            <w:tcW w:w="815" w:type="dxa"/>
            <w:shd w:val="clear" w:color="auto" w:fill="auto"/>
            <w:vAlign w:val="center"/>
          </w:tcPr>
          <w:p w14:paraId="3298FAE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DD65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59552B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91FEE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ECE3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2A7B3B8" w14:textId="77777777" w:rsidTr="00341985">
        <w:tc>
          <w:tcPr>
            <w:tcW w:w="815" w:type="dxa"/>
            <w:shd w:val="clear" w:color="auto" w:fill="auto"/>
            <w:vAlign w:val="center"/>
          </w:tcPr>
          <w:p w14:paraId="129F69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97C6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9A9B5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3454CA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99FD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3A1DFF" w14:textId="77777777" w:rsidTr="00341985">
        <w:tc>
          <w:tcPr>
            <w:tcW w:w="815" w:type="dxa"/>
            <w:shd w:val="clear" w:color="auto" w:fill="auto"/>
            <w:vAlign w:val="center"/>
          </w:tcPr>
          <w:p w14:paraId="06A66A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40E2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49A24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E31C1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B87A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9675D9" w14:textId="77777777" w:rsidTr="00341985">
        <w:tc>
          <w:tcPr>
            <w:tcW w:w="815" w:type="dxa"/>
            <w:shd w:val="clear" w:color="auto" w:fill="auto"/>
            <w:vAlign w:val="center"/>
          </w:tcPr>
          <w:p w14:paraId="139D70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F9F5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461B2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D8C1CA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35089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0DA377" w14:textId="77777777" w:rsidTr="00341985">
        <w:tc>
          <w:tcPr>
            <w:tcW w:w="815" w:type="dxa"/>
            <w:shd w:val="clear" w:color="auto" w:fill="auto"/>
            <w:vAlign w:val="center"/>
          </w:tcPr>
          <w:p w14:paraId="0B33D1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DEAF4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A8E82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DE329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48E88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DCBD0" w14:textId="77777777" w:rsidTr="00341985">
        <w:tc>
          <w:tcPr>
            <w:tcW w:w="815" w:type="dxa"/>
            <w:shd w:val="clear" w:color="auto" w:fill="auto"/>
            <w:vAlign w:val="center"/>
          </w:tcPr>
          <w:p w14:paraId="6844E1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9CF9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15BB0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6B48EC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D71C1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0C1181" w14:textId="77777777" w:rsidTr="00341985">
        <w:tc>
          <w:tcPr>
            <w:tcW w:w="815" w:type="dxa"/>
            <w:shd w:val="clear" w:color="auto" w:fill="auto"/>
            <w:vAlign w:val="center"/>
          </w:tcPr>
          <w:p w14:paraId="4360D78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3874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CB46D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6A6D5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3F09EE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190B15" w14:textId="77777777" w:rsidTr="00341985">
        <w:tc>
          <w:tcPr>
            <w:tcW w:w="815" w:type="dxa"/>
            <w:shd w:val="clear" w:color="auto" w:fill="auto"/>
            <w:vAlign w:val="center"/>
          </w:tcPr>
          <w:p w14:paraId="17084D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49952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8F517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99103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40F46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36771D" w14:textId="77777777" w:rsidTr="00341985">
        <w:tc>
          <w:tcPr>
            <w:tcW w:w="815" w:type="dxa"/>
            <w:shd w:val="clear" w:color="auto" w:fill="auto"/>
            <w:vAlign w:val="center"/>
          </w:tcPr>
          <w:p w14:paraId="50CB29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0BA8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519C0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DAB8F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F5C293" w14:textId="77777777" w:rsidR="00EB5A81" w:rsidRPr="009A0CF9" w:rsidRDefault="00EB5A81" w:rsidP="00341985">
            <w:pPr>
              <w:suppressAutoHyphens/>
              <w:autoSpaceDN w:val="0"/>
              <w:textAlignment w:val="baseline"/>
              <w:rPr>
                <w:rFonts w:ascii="Arial" w:eastAsia="Calibri" w:hAnsi="Arial"/>
                <w:sz w:val="14"/>
                <w:rtl/>
              </w:rPr>
            </w:pPr>
          </w:p>
        </w:tc>
      </w:tr>
    </w:tbl>
    <w:p w14:paraId="3C847B29" w14:textId="77777777" w:rsidR="00EB5A81" w:rsidRPr="009A0CF9" w:rsidRDefault="00EB5A81" w:rsidP="00EB5A81">
      <w:pPr>
        <w:suppressAutoHyphens/>
        <w:autoSpaceDN w:val="0"/>
        <w:jc w:val="both"/>
        <w:textAlignment w:val="baseline"/>
        <w:rPr>
          <w:rFonts w:ascii="Arial" w:eastAsia="Calibri" w:hAnsi="Arial"/>
          <w:sz w:val="18"/>
          <w:szCs w:val="24"/>
        </w:rPr>
      </w:pPr>
    </w:p>
    <w:p w14:paraId="4175B5C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776CB2FC" w14:textId="77777777" w:rsidTr="00341985">
        <w:trPr>
          <w:trHeight w:val="1701"/>
        </w:trPr>
        <w:tc>
          <w:tcPr>
            <w:tcW w:w="2278" w:type="dxa"/>
            <w:shd w:val="clear" w:color="auto" w:fill="auto"/>
            <w:tcMar>
              <w:left w:w="0" w:type="dxa"/>
              <w:right w:w="0" w:type="dxa"/>
            </w:tcMar>
          </w:tcPr>
          <w:p w14:paraId="5BCA69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F3003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00E05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507CDB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01B59E5" w14:textId="77777777" w:rsidR="00EB5A81" w:rsidRPr="009A0CF9" w:rsidRDefault="00EB5A81" w:rsidP="00EB5A81">
      <w:pPr>
        <w:spacing w:before="120" w:line="360" w:lineRule="auto"/>
        <w:rPr>
          <w:szCs w:val="24"/>
          <w:rtl/>
        </w:rPr>
      </w:pPr>
    </w:p>
    <w:p w14:paraId="545472D8"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46C69B5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2F3FFC4A" w14:textId="77777777" w:rsidTr="00603F1E">
        <w:tc>
          <w:tcPr>
            <w:tcW w:w="662" w:type="dxa"/>
            <w:shd w:val="clear" w:color="auto" w:fill="auto"/>
            <w:vAlign w:val="center"/>
          </w:tcPr>
          <w:p w14:paraId="4C422E66"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21FAD81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99A4399" w14:textId="77777777" w:rsidTr="00603F1E">
        <w:tc>
          <w:tcPr>
            <w:tcW w:w="662" w:type="dxa"/>
            <w:shd w:val="clear" w:color="auto" w:fill="auto"/>
            <w:vAlign w:val="center"/>
          </w:tcPr>
          <w:p w14:paraId="44BE5CE1"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55FDEDD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3143F33" w14:textId="77777777" w:rsidTr="00603F1E">
        <w:tc>
          <w:tcPr>
            <w:tcW w:w="662" w:type="dxa"/>
            <w:shd w:val="clear" w:color="auto" w:fill="auto"/>
            <w:vAlign w:val="center"/>
          </w:tcPr>
          <w:p w14:paraId="7E200D0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2EA104E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724635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0A7344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7ACDD35" w14:textId="77777777" w:rsidTr="00603F1E">
        <w:tc>
          <w:tcPr>
            <w:tcW w:w="662" w:type="dxa"/>
            <w:shd w:val="clear" w:color="auto" w:fill="auto"/>
          </w:tcPr>
          <w:p w14:paraId="3AC92CD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52CA1F7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2F2687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74226C9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715DDCF1" w14:textId="77777777" w:rsidTr="00603F1E">
        <w:tc>
          <w:tcPr>
            <w:tcW w:w="662" w:type="dxa"/>
            <w:shd w:val="clear" w:color="auto" w:fill="auto"/>
          </w:tcPr>
          <w:p w14:paraId="6DAF19E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7182E44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457D4F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353CFF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702C7092" w14:textId="77777777" w:rsidTr="00603F1E">
        <w:tc>
          <w:tcPr>
            <w:tcW w:w="662" w:type="dxa"/>
            <w:shd w:val="clear" w:color="auto" w:fill="auto"/>
          </w:tcPr>
          <w:p w14:paraId="38F1FBF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365C1AA8"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067776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005F8F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175855" w14:textId="77777777" w:rsidTr="00603F1E">
        <w:tc>
          <w:tcPr>
            <w:tcW w:w="662" w:type="dxa"/>
            <w:shd w:val="clear" w:color="auto" w:fill="auto"/>
          </w:tcPr>
          <w:p w14:paraId="73E7794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1223F2A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0820DF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02A8AA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55E7C1C7" w14:textId="77777777" w:rsidTr="00603F1E">
        <w:tc>
          <w:tcPr>
            <w:tcW w:w="662" w:type="dxa"/>
            <w:shd w:val="clear" w:color="auto" w:fill="auto"/>
          </w:tcPr>
          <w:p w14:paraId="39A478F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75C2600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3CEA7F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B18EA7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3462CF" w14:textId="77777777" w:rsidTr="00603F1E">
        <w:tc>
          <w:tcPr>
            <w:tcW w:w="662" w:type="dxa"/>
            <w:shd w:val="clear" w:color="auto" w:fill="auto"/>
          </w:tcPr>
          <w:p w14:paraId="3701D4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5C3D1BA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2F599E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C15B7A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C298997" w14:textId="77777777" w:rsidTr="00603F1E">
        <w:tc>
          <w:tcPr>
            <w:tcW w:w="662" w:type="dxa"/>
            <w:shd w:val="clear" w:color="auto" w:fill="auto"/>
          </w:tcPr>
          <w:p w14:paraId="5CBF55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33DE3B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8567D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91F98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93F8BD" w14:textId="77777777" w:rsidTr="00603F1E">
        <w:tc>
          <w:tcPr>
            <w:tcW w:w="662" w:type="dxa"/>
            <w:shd w:val="clear" w:color="auto" w:fill="auto"/>
          </w:tcPr>
          <w:p w14:paraId="509036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78F70D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4E956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6B1F1B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C68F4D" w14:textId="77777777" w:rsidTr="00603F1E">
        <w:tc>
          <w:tcPr>
            <w:tcW w:w="662" w:type="dxa"/>
            <w:shd w:val="clear" w:color="auto" w:fill="auto"/>
          </w:tcPr>
          <w:p w14:paraId="6EBA48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B69CE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251446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5DA2B9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5746233"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CE827A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146058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4E563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64F78B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35FAC13A" w14:textId="77777777" w:rsidTr="00341985">
        <w:tc>
          <w:tcPr>
            <w:tcW w:w="815" w:type="dxa"/>
            <w:shd w:val="clear" w:color="auto" w:fill="auto"/>
          </w:tcPr>
          <w:p w14:paraId="61D5F4E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6821B4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700F2BD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1111BB9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7056334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EC9013E" w14:textId="77777777" w:rsidTr="00341985">
        <w:tc>
          <w:tcPr>
            <w:tcW w:w="815" w:type="dxa"/>
            <w:shd w:val="clear" w:color="auto" w:fill="auto"/>
            <w:vAlign w:val="center"/>
          </w:tcPr>
          <w:p w14:paraId="6FD3A70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5BAE8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E84714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9FA887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B51DE4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7609C2C" w14:textId="77777777" w:rsidTr="00341985">
        <w:tc>
          <w:tcPr>
            <w:tcW w:w="815" w:type="dxa"/>
            <w:shd w:val="clear" w:color="auto" w:fill="auto"/>
            <w:vAlign w:val="center"/>
          </w:tcPr>
          <w:p w14:paraId="40416A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8AE45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0A3B0B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2BE6D9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E7EF3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C0BB81" w14:textId="77777777" w:rsidTr="00341985">
        <w:tc>
          <w:tcPr>
            <w:tcW w:w="815" w:type="dxa"/>
            <w:shd w:val="clear" w:color="auto" w:fill="auto"/>
            <w:vAlign w:val="center"/>
          </w:tcPr>
          <w:p w14:paraId="40540B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35CD8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BDB4C9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715188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F5B33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126822" w14:textId="77777777" w:rsidTr="00341985">
        <w:tc>
          <w:tcPr>
            <w:tcW w:w="815" w:type="dxa"/>
            <w:shd w:val="clear" w:color="auto" w:fill="auto"/>
            <w:vAlign w:val="center"/>
          </w:tcPr>
          <w:p w14:paraId="04E60D4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898D0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97F2D25"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EF3D3B6"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B0DBC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192CCB" w14:textId="77777777" w:rsidTr="00341985">
        <w:tc>
          <w:tcPr>
            <w:tcW w:w="815" w:type="dxa"/>
            <w:shd w:val="clear" w:color="auto" w:fill="auto"/>
            <w:vAlign w:val="center"/>
          </w:tcPr>
          <w:p w14:paraId="3231CD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B951A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23526C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C1E19A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9CB08B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065B63" w14:textId="77777777" w:rsidTr="00341985">
        <w:tc>
          <w:tcPr>
            <w:tcW w:w="815" w:type="dxa"/>
            <w:shd w:val="clear" w:color="auto" w:fill="auto"/>
            <w:vAlign w:val="center"/>
          </w:tcPr>
          <w:p w14:paraId="69D82DF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567CB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9E56A4C"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12B9E69"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168C97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0A56FC" w14:textId="77777777" w:rsidTr="00341985">
        <w:tc>
          <w:tcPr>
            <w:tcW w:w="815" w:type="dxa"/>
            <w:shd w:val="clear" w:color="auto" w:fill="auto"/>
            <w:vAlign w:val="center"/>
          </w:tcPr>
          <w:p w14:paraId="5AECA76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3DFDE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E7564BA"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8A6265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91A7B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395629" w14:textId="77777777" w:rsidTr="00341985">
        <w:tc>
          <w:tcPr>
            <w:tcW w:w="815" w:type="dxa"/>
            <w:shd w:val="clear" w:color="auto" w:fill="auto"/>
            <w:vAlign w:val="center"/>
          </w:tcPr>
          <w:p w14:paraId="2FB7BA0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66910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79ED34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31B724E"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EFCE0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CD2194" w14:textId="77777777" w:rsidTr="00341985">
        <w:tc>
          <w:tcPr>
            <w:tcW w:w="815" w:type="dxa"/>
            <w:shd w:val="clear" w:color="auto" w:fill="auto"/>
            <w:vAlign w:val="center"/>
          </w:tcPr>
          <w:p w14:paraId="10AB4A3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64B32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DE75CAC"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FDB19A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37446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E80361" w14:textId="77777777" w:rsidTr="00341985">
        <w:tc>
          <w:tcPr>
            <w:tcW w:w="815" w:type="dxa"/>
            <w:shd w:val="clear" w:color="auto" w:fill="auto"/>
            <w:vAlign w:val="center"/>
          </w:tcPr>
          <w:p w14:paraId="1E8E155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BD483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2BD96E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E541BA1"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BB4A9EE" w14:textId="77777777" w:rsidR="00EB5A81" w:rsidRPr="009A0CF9" w:rsidRDefault="00EB5A81" w:rsidP="00341985">
            <w:pPr>
              <w:suppressAutoHyphens/>
              <w:autoSpaceDN w:val="0"/>
              <w:textAlignment w:val="baseline"/>
              <w:rPr>
                <w:rFonts w:ascii="Arial" w:eastAsia="Calibri" w:hAnsi="Arial"/>
                <w:sz w:val="14"/>
                <w:rtl/>
              </w:rPr>
            </w:pPr>
          </w:p>
        </w:tc>
      </w:tr>
    </w:tbl>
    <w:p w14:paraId="3BD653B7" w14:textId="77777777" w:rsidR="00EB5A81" w:rsidRPr="009A0CF9" w:rsidRDefault="00EB5A81" w:rsidP="00EB5A81">
      <w:pPr>
        <w:suppressAutoHyphens/>
        <w:autoSpaceDN w:val="0"/>
        <w:jc w:val="both"/>
        <w:textAlignment w:val="baseline"/>
        <w:rPr>
          <w:rFonts w:ascii="Arial" w:eastAsia="Calibri" w:hAnsi="Arial"/>
          <w:sz w:val="18"/>
          <w:szCs w:val="24"/>
        </w:rPr>
      </w:pPr>
    </w:p>
    <w:p w14:paraId="2856652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79D8E51D" w14:textId="77777777" w:rsidTr="00341985">
        <w:trPr>
          <w:trHeight w:val="1701"/>
        </w:trPr>
        <w:tc>
          <w:tcPr>
            <w:tcW w:w="2278" w:type="dxa"/>
            <w:shd w:val="clear" w:color="auto" w:fill="auto"/>
            <w:tcMar>
              <w:left w:w="0" w:type="dxa"/>
              <w:right w:w="0" w:type="dxa"/>
            </w:tcMar>
          </w:tcPr>
          <w:p w14:paraId="157362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698D6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05D48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5A3D96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0DA846C"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A16D284"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896DD08"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5EAA55E5"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7AE11CD"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7BEDB69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6FA9E061" w14:textId="77777777" w:rsidTr="00603F1E">
        <w:tc>
          <w:tcPr>
            <w:tcW w:w="630" w:type="dxa"/>
            <w:shd w:val="clear" w:color="auto" w:fill="auto"/>
            <w:vAlign w:val="center"/>
          </w:tcPr>
          <w:p w14:paraId="6983C0BC"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7E85D7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A760788" w14:textId="77777777" w:rsidTr="00603F1E">
        <w:tc>
          <w:tcPr>
            <w:tcW w:w="630" w:type="dxa"/>
            <w:shd w:val="clear" w:color="auto" w:fill="auto"/>
            <w:vAlign w:val="center"/>
          </w:tcPr>
          <w:p w14:paraId="6311EC23"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419CE12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C3B440F" w14:textId="77777777" w:rsidTr="00603F1E">
        <w:tc>
          <w:tcPr>
            <w:tcW w:w="630" w:type="dxa"/>
            <w:shd w:val="clear" w:color="auto" w:fill="auto"/>
            <w:vAlign w:val="center"/>
          </w:tcPr>
          <w:p w14:paraId="5D0BC3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276AF47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4D304E9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5144EC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1C6932D" w14:textId="77777777" w:rsidTr="00603F1E">
        <w:tc>
          <w:tcPr>
            <w:tcW w:w="630" w:type="dxa"/>
            <w:shd w:val="clear" w:color="auto" w:fill="auto"/>
          </w:tcPr>
          <w:p w14:paraId="68AEEA2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19590FC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08BE9D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13BBAC1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69904D7" w14:textId="77777777" w:rsidTr="00603F1E">
        <w:tc>
          <w:tcPr>
            <w:tcW w:w="630" w:type="dxa"/>
            <w:shd w:val="clear" w:color="auto" w:fill="auto"/>
          </w:tcPr>
          <w:p w14:paraId="5A08F9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25582FF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4333E9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99FE82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1D24E0" w14:textId="77777777" w:rsidTr="00603F1E">
        <w:tc>
          <w:tcPr>
            <w:tcW w:w="630" w:type="dxa"/>
            <w:shd w:val="clear" w:color="auto" w:fill="auto"/>
          </w:tcPr>
          <w:p w14:paraId="775B978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0FD1E833"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02C596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12268D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F312C5" w14:textId="77777777" w:rsidTr="00603F1E">
        <w:tc>
          <w:tcPr>
            <w:tcW w:w="630" w:type="dxa"/>
            <w:shd w:val="clear" w:color="auto" w:fill="auto"/>
          </w:tcPr>
          <w:p w14:paraId="091C804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257170D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0C02D4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3A0128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2334930" w14:textId="77777777" w:rsidTr="00603F1E">
        <w:tc>
          <w:tcPr>
            <w:tcW w:w="630" w:type="dxa"/>
            <w:shd w:val="clear" w:color="auto" w:fill="auto"/>
          </w:tcPr>
          <w:p w14:paraId="1E23C79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5DADA6C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69E40A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C80BF2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97BD20C" w14:textId="77777777" w:rsidTr="00603F1E">
        <w:tc>
          <w:tcPr>
            <w:tcW w:w="630" w:type="dxa"/>
            <w:shd w:val="clear" w:color="auto" w:fill="auto"/>
          </w:tcPr>
          <w:p w14:paraId="248B8B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1872CDB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074BC6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10F780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1CE3BFF1" w14:textId="77777777" w:rsidTr="00603F1E">
        <w:tc>
          <w:tcPr>
            <w:tcW w:w="630" w:type="dxa"/>
            <w:shd w:val="clear" w:color="auto" w:fill="auto"/>
          </w:tcPr>
          <w:p w14:paraId="2E35F0B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6660D0C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2B357D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E173F4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30BD3FA" w14:textId="77777777" w:rsidTr="00603F1E">
        <w:tc>
          <w:tcPr>
            <w:tcW w:w="630" w:type="dxa"/>
            <w:shd w:val="clear" w:color="auto" w:fill="auto"/>
          </w:tcPr>
          <w:p w14:paraId="684754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36F2AF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2AD130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6457E5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FF1F317" w14:textId="77777777" w:rsidTr="00603F1E">
        <w:tc>
          <w:tcPr>
            <w:tcW w:w="630" w:type="dxa"/>
            <w:shd w:val="clear" w:color="auto" w:fill="auto"/>
          </w:tcPr>
          <w:p w14:paraId="17CFDC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1C4C4EE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367B09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91AB08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007BC5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3D0CFD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CC21F1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E30388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AF59E9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17CE06D" w14:textId="77777777" w:rsidTr="00341985">
        <w:tc>
          <w:tcPr>
            <w:tcW w:w="815" w:type="dxa"/>
            <w:shd w:val="clear" w:color="auto" w:fill="auto"/>
          </w:tcPr>
          <w:p w14:paraId="5BD0B6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0E9E1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77F76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FE787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03F8F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B0F4FBA" w14:textId="77777777" w:rsidTr="00341985">
        <w:tc>
          <w:tcPr>
            <w:tcW w:w="815" w:type="dxa"/>
            <w:shd w:val="clear" w:color="auto" w:fill="auto"/>
            <w:vAlign w:val="center"/>
          </w:tcPr>
          <w:p w14:paraId="4EBA82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2C52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35733E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6EC0B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E415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C76BD5" w14:textId="77777777" w:rsidTr="00341985">
        <w:tc>
          <w:tcPr>
            <w:tcW w:w="815" w:type="dxa"/>
            <w:shd w:val="clear" w:color="auto" w:fill="auto"/>
            <w:vAlign w:val="center"/>
          </w:tcPr>
          <w:p w14:paraId="55725D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79C3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4FE01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54094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F5A4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0FC364" w14:textId="77777777" w:rsidTr="00341985">
        <w:tc>
          <w:tcPr>
            <w:tcW w:w="815" w:type="dxa"/>
            <w:shd w:val="clear" w:color="auto" w:fill="auto"/>
            <w:vAlign w:val="center"/>
          </w:tcPr>
          <w:p w14:paraId="4D808FC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180D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DC3E8B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C2A95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E73C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53ECA0" w14:textId="77777777" w:rsidTr="00341985">
        <w:tc>
          <w:tcPr>
            <w:tcW w:w="815" w:type="dxa"/>
            <w:shd w:val="clear" w:color="auto" w:fill="auto"/>
            <w:vAlign w:val="center"/>
          </w:tcPr>
          <w:p w14:paraId="72C7A79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07665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2EA6B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DBF068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699A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953FE3" w14:textId="77777777" w:rsidTr="00341985">
        <w:tc>
          <w:tcPr>
            <w:tcW w:w="815" w:type="dxa"/>
            <w:shd w:val="clear" w:color="auto" w:fill="auto"/>
            <w:vAlign w:val="center"/>
          </w:tcPr>
          <w:p w14:paraId="48A9A63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5A81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39CA5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A140FA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A914F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770198" w14:textId="77777777" w:rsidTr="00341985">
        <w:tc>
          <w:tcPr>
            <w:tcW w:w="815" w:type="dxa"/>
            <w:shd w:val="clear" w:color="auto" w:fill="auto"/>
            <w:vAlign w:val="center"/>
          </w:tcPr>
          <w:p w14:paraId="73C0B5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F8B3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12BA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B9391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3EBA2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1373E3" w14:textId="77777777" w:rsidTr="00341985">
        <w:tc>
          <w:tcPr>
            <w:tcW w:w="815" w:type="dxa"/>
            <w:shd w:val="clear" w:color="auto" w:fill="auto"/>
            <w:vAlign w:val="center"/>
          </w:tcPr>
          <w:p w14:paraId="4C84DEE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678C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F96072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99C958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21C8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12454B0" w14:textId="77777777" w:rsidTr="00341985">
        <w:tc>
          <w:tcPr>
            <w:tcW w:w="815" w:type="dxa"/>
            <w:shd w:val="clear" w:color="auto" w:fill="auto"/>
            <w:vAlign w:val="center"/>
          </w:tcPr>
          <w:p w14:paraId="2351A7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8D0F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99182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040DB9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355C5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D75389" w14:textId="77777777" w:rsidTr="00341985">
        <w:tc>
          <w:tcPr>
            <w:tcW w:w="815" w:type="dxa"/>
            <w:shd w:val="clear" w:color="auto" w:fill="auto"/>
            <w:vAlign w:val="center"/>
          </w:tcPr>
          <w:p w14:paraId="79D1D1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4D0B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C7C71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2DCC7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09FA6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9B7489" w14:textId="77777777" w:rsidTr="00341985">
        <w:tc>
          <w:tcPr>
            <w:tcW w:w="815" w:type="dxa"/>
            <w:shd w:val="clear" w:color="auto" w:fill="auto"/>
            <w:vAlign w:val="center"/>
          </w:tcPr>
          <w:p w14:paraId="56AC8D5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4B6B2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DF0A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A183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3B9A4D" w14:textId="77777777" w:rsidR="00EB5A81" w:rsidRPr="009A0CF9" w:rsidRDefault="00EB5A81" w:rsidP="00341985">
            <w:pPr>
              <w:suppressAutoHyphens/>
              <w:autoSpaceDN w:val="0"/>
              <w:textAlignment w:val="baseline"/>
              <w:rPr>
                <w:rFonts w:ascii="Arial" w:eastAsia="Calibri" w:hAnsi="Arial"/>
                <w:sz w:val="14"/>
                <w:rtl/>
              </w:rPr>
            </w:pPr>
          </w:p>
        </w:tc>
      </w:tr>
    </w:tbl>
    <w:p w14:paraId="64D26949" w14:textId="77777777" w:rsidR="00EB5A81" w:rsidRPr="009A0CF9" w:rsidRDefault="00EB5A81" w:rsidP="00EB5A81">
      <w:pPr>
        <w:suppressAutoHyphens/>
        <w:autoSpaceDN w:val="0"/>
        <w:jc w:val="both"/>
        <w:textAlignment w:val="baseline"/>
        <w:rPr>
          <w:rFonts w:ascii="Arial" w:eastAsia="Calibri" w:hAnsi="Arial"/>
          <w:sz w:val="18"/>
          <w:szCs w:val="24"/>
        </w:rPr>
      </w:pPr>
    </w:p>
    <w:p w14:paraId="771DF43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11A56A60" w14:textId="77777777" w:rsidTr="00341985">
        <w:trPr>
          <w:trHeight w:val="1701"/>
        </w:trPr>
        <w:tc>
          <w:tcPr>
            <w:tcW w:w="2278" w:type="dxa"/>
            <w:shd w:val="clear" w:color="auto" w:fill="auto"/>
            <w:tcMar>
              <w:left w:w="0" w:type="dxa"/>
              <w:right w:w="0" w:type="dxa"/>
            </w:tcMar>
          </w:tcPr>
          <w:p w14:paraId="532F45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7914B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BFA05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1AFD5A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1EEA98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BE9C8C1"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2C75680"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544E43C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598B8DA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2F8C222E" w14:textId="77777777" w:rsidTr="00603F1E">
        <w:tc>
          <w:tcPr>
            <w:tcW w:w="272" w:type="dxa"/>
            <w:shd w:val="clear" w:color="auto" w:fill="auto"/>
            <w:vAlign w:val="center"/>
          </w:tcPr>
          <w:p w14:paraId="59C6F1E6"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403AEC6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E7BD429" w14:textId="77777777" w:rsidTr="00603F1E">
        <w:tc>
          <w:tcPr>
            <w:tcW w:w="272" w:type="dxa"/>
            <w:shd w:val="clear" w:color="auto" w:fill="auto"/>
            <w:vAlign w:val="center"/>
          </w:tcPr>
          <w:p w14:paraId="2E0814BB"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0710117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78E410C" w14:textId="77777777" w:rsidTr="00603F1E">
        <w:tc>
          <w:tcPr>
            <w:tcW w:w="272" w:type="dxa"/>
            <w:shd w:val="clear" w:color="auto" w:fill="auto"/>
            <w:vAlign w:val="center"/>
          </w:tcPr>
          <w:p w14:paraId="3F86E4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34E62CF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7D58E7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56AEB6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4CBBF41" w14:textId="77777777" w:rsidTr="00603F1E">
        <w:tc>
          <w:tcPr>
            <w:tcW w:w="272" w:type="dxa"/>
            <w:shd w:val="clear" w:color="auto" w:fill="auto"/>
          </w:tcPr>
          <w:p w14:paraId="7762252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0B3821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035918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0C1AA229"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1BD32F16" w14:textId="77777777" w:rsidTr="00603F1E">
        <w:tc>
          <w:tcPr>
            <w:tcW w:w="272" w:type="dxa"/>
            <w:shd w:val="clear" w:color="auto" w:fill="auto"/>
          </w:tcPr>
          <w:p w14:paraId="477521F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73A3E1C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711A92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362AEA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5B0FCAB" w14:textId="77777777" w:rsidTr="00603F1E">
        <w:tc>
          <w:tcPr>
            <w:tcW w:w="272" w:type="dxa"/>
            <w:shd w:val="clear" w:color="auto" w:fill="auto"/>
          </w:tcPr>
          <w:p w14:paraId="0FC220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2564DF1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29CEFE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50BEDD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298EF62C" w14:textId="77777777" w:rsidTr="00603F1E">
        <w:tc>
          <w:tcPr>
            <w:tcW w:w="272" w:type="dxa"/>
            <w:shd w:val="clear" w:color="auto" w:fill="auto"/>
          </w:tcPr>
          <w:p w14:paraId="61DA0D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0548B2D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510209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6417E1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093054" w14:textId="77777777" w:rsidTr="00603F1E">
        <w:tc>
          <w:tcPr>
            <w:tcW w:w="272" w:type="dxa"/>
            <w:shd w:val="clear" w:color="auto" w:fill="auto"/>
          </w:tcPr>
          <w:p w14:paraId="6C86CA3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0A080D0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71E87A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7EBC836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C4D0CEF" w14:textId="77777777" w:rsidTr="00603F1E">
        <w:tc>
          <w:tcPr>
            <w:tcW w:w="272" w:type="dxa"/>
            <w:shd w:val="clear" w:color="auto" w:fill="auto"/>
          </w:tcPr>
          <w:p w14:paraId="788FC56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3E94034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4F4EFA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3F9AC2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3C0C21B3" w14:textId="77777777" w:rsidTr="00603F1E">
        <w:tc>
          <w:tcPr>
            <w:tcW w:w="272" w:type="dxa"/>
            <w:shd w:val="clear" w:color="auto" w:fill="auto"/>
          </w:tcPr>
          <w:p w14:paraId="72F6075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638458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673B03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DFFDE9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CC62E3" w14:textId="77777777" w:rsidTr="00603F1E">
        <w:tc>
          <w:tcPr>
            <w:tcW w:w="272" w:type="dxa"/>
            <w:shd w:val="clear" w:color="auto" w:fill="auto"/>
          </w:tcPr>
          <w:p w14:paraId="3875A2C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13F1679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2F2086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DD739A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7408D7" w14:textId="77777777" w:rsidTr="00603F1E">
        <w:tc>
          <w:tcPr>
            <w:tcW w:w="272" w:type="dxa"/>
            <w:shd w:val="clear" w:color="auto" w:fill="auto"/>
          </w:tcPr>
          <w:p w14:paraId="7FFA6B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44F7B0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6D3173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D1861F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D84097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D6B8FD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279153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A31074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5F1E0B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14F3D84" w14:textId="77777777" w:rsidTr="00341985">
        <w:tc>
          <w:tcPr>
            <w:tcW w:w="815" w:type="dxa"/>
            <w:shd w:val="clear" w:color="auto" w:fill="auto"/>
          </w:tcPr>
          <w:p w14:paraId="1B470B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F92DA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FDE7F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5CFCD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FFDA9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9FBB0FA" w14:textId="77777777" w:rsidTr="00341985">
        <w:tc>
          <w:tcPr>
            <w:tcW w:w="815" w:type="dxa"/>
            <w:shd w:val="clear" w:color="auto" w:fill="auto"/>
            <w:vAlign w:val="center"/>
          </w:tcPr>
          <w:p w14:paraId="07F7F7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ECB93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DA909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EB0B1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515376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5A4A2D" w14:textId="77777777" w:rsidTr="00341985">
        <w:tc>
          <w:tcPr>
            <w:tcW w:w="815" w:type="dxa"/>
            <w:shd w:val="clear" w:color="auto" w:fill="auto"/>
            <w:vAlign w:val="center"/>
          </w:tcPr>
          <w:p w14:paraId="47C14DF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DDA0E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5C96F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18B4E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E0278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7C5E0B" w14:textId="77777777" w:rsidTr="00341985">
        <w:tc>
          <w:tcPr>
            <w:tcW w:w="815" w:type="dxa"/>
            <w:shd w:val="clear" w:color="auto" w:fill="auto"/>
            <w:vAlign w:val="center"/>
          </w:tcPr>
          <w:p w14:paraId="52DC87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399E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A8B7B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41351C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34AA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9C0BC6" w14:textId="77777777" w:rsidTr="00341985">
        <w:tc>
          <w:tcPr>
            <w:tcW w:w="815" w:type="dxa"/>
            <w:shd w:val="clear" w:color="auto" w:fill="auto"/>
            <w:vAlign w:val="center"/>
          </w:tcPr>
          <w:p w14:paraId="553072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948D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40FED7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152CA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15F78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C3C924" w14:textId="77777777" w:rsidTr="00341985">
        <w:tc>
          <w:tcPr>
            <w:tcW w:w="815" w:type="dxa"/>
            <w:shd w:val="clear" w:color="auto" w:fill="auto"/>
            <w:vAlign w:val="center"/>
          </w:tcPr>
          <w:p w14:paraId="7B7C6F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CB10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3559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5C2519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C17C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903DAC" w14:textId="77777777" w:rsidTr="00341985">
        <w:tc>
          <w:tcPr>
            <w:tcW w:w="815" w:type="dxa"/>
            <w:shd w:val="clear" w:color="auto" w:fill="auto"/>
            <w:vAlign w:val="center"/>
          </w:tcPr>
          <w:p w14:paraId="61084B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3373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EECAAF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68EA7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BF73A9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175274" w14:textId="77777777" w:rsidTr="00341985">
        <w:tc>
          <w:tcPr>
            <w:tcW w:w="815" w:type="dxa"/>
            <w:shd w:val="clear" w:color="auto" w:fill="auto"/>
            <w:vAlign w:val="center"/>
          </w:tcPr>
          <w:p w14:paraId="169AE8D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E470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B80A0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64E79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153EC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78D8EA7" w14:textId="77777777" w:rsidTr="00341985">
        <w:tc>
          <w:tcPr>
            <w:tcW w:w="815" w:type="dxa"/>
            <w:shd w:val="clear" w:color="auto" w:fill="auto"/>
            <w:vAlign w:val="center"/>
          </w:tcPr>
          <w:p w14:paraId="49C3226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E0AAEF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E8124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41102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8BA6D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15B9CB" w14:textId="77777777" w:rsidTr="00341985">
        <w:tc>
          <w:tcPr>
            <w:tcW w:w="815" w:type="dxa"/>
            <w:shd w:val="clear" w:color="auto" w:fill="auto"/>
            <w:vAlign w:val="center"/>
          </w:tcPr>
          <w:p w14:paraId="3CA68E2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CA982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DEE486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95C1C3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B335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174449" w14:textId="77777777" w:rsidTr="00341985">
        <w:tc>
          <w:tcPr>
            <w:tcW w:w="815" w:type="dxa"/>
            <w:shd w:val="clear" w:color="auto" w:fill="auto"/>
            <w:vAlign w:val="center"/>
          </w:tcPr>
          <w:p w14:paraId="6F856BB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8377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A96A44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029C87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DFC09F7" w14:textId="77777777" w:rsidR="00EB5A81" w:rsidRPr="009A0CF9" w:rsidRDefault="00EB5A81" w:rsidP="00341985">
            <w:pPr>
              <w:suppressAutoHyphens/>
              <w:autoSpaceDN w:val="0"/>
              <w:textAlignment w:val="baseline"/>
              <w:rPr>
                <w:rFonts w:ascii="Arial" w:eastAsia="Calibri" w:hAnsi="Arial"/>
                <w:sz w:val="14"/>
                <w:rtl/>
              </w:rPr>
            </w:pPr>
          </w:p>
        </w:tc>
      </w:tr>
    </w:tbl>
    <w:p w14:paraId="0CA39298" w14:textId="77777777" w:rsidR="00EB5A81" w:rsidRPr="009A0CF9" w:rsidRDefault="00EB5A81" w:rsidP="00EB5A81">
      <w:pPr>
        <w:suppressAutoHyphens/>
        <w:autoSpaceDN w:val="0"/>
        <w:jc w:val="both"/>
        <w:textAlignment w:val="baseline"/>
        <w:rPr>
          <w:rFonts w:ascii="Arial" w:eastAsia="Calibri" w:hAnsi="Arial"/>
          <w:sz w:val="18"/>
          <w:szCs w:val="24"/>
        </w:rPr>
      </w:pPr>
    </w:p>
    <w:p w14:paraId="7A3B7E3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4C8A0BD7" w14:textId="77777777" w:rsidTr="00341985">
        <w:trPr>
          <w:trHeight w:val="1701"/>
        </w:trPr>
        <w:tc>
          <w:tcPr>
            <w:tcW w:w="2278" w:type="dxa"/>
            <w:shd w:val="clear" w:color="auto" w:fill="auto"/>
            <w:tcMar>
              <w:left w:w="0" w:type="dxa"/>
              <w:right w:w="0" w:type="dxa"/>
            </w:tcMar>
          </w:tcPr>
          <w:p w14:paraId="57673D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EAD94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414F1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286E84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6F51058"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280E69E"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061C35C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59F845CB" w14:textId="77777777" w:rsidTr="00603F1E">
        <w:tc>
          <w:tcPr>
            <w:tcW w:w="236" w:type="dxa"/>
            <w:shd w:val="clear" w:color="auto" w:fill="auto"/>
            <w:vAlign w:val="center"/>
          </w:tcPr>
          <w:p w14:paraId="03471EB5"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5A71C7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2226AAC" w14:textId="77777777" w:rsidTr="00603F1E">
        <w:tc>
          <w:tcPr>
            <w:tcW w:w="236" w:type="dxa"/>
            <w:shd w:val="clear" w:color="auto" w:fill="auto"/>
            <w:vAlign w:val="center"/>
          </w:tcPr>
          <w:p w14:paraId="249A65A6"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523A502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BA33720" w14:textId="77777777" w:rsidTr="00603F1E">
        <w:tc>
          <w:tcPr>
            <w:tcW w:w="236" w:type="dxa"/>
            <w:shd w:val="clear" w:color="auto" w:fill="auto"/>
            <w:vAlign w:val="center"/>
          </w:tcPr>
          <w:p w14:paraId="1D6315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7D3472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6012CE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4C783C0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26824A3" w14:textId="77777777" w:rsidTr="00603F1E">
        <w:tc>
          <w:tcPr>
            <w:tcW w:w="236" w:type="dxa"/>
            <w:shd w:val="clear" w:color="auto" w:fill="auto"/>
          </w:tcPr>
          <w:p w14:paraId="7F86A0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6AB587A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5122E9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437674B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48578BEE" w14:textId="77777777" w:rsidTr="00603F1E">
        <w:tc>
          <w:tcPr>
            <w:tcW w:w="236" w:type="dxa"/>
            <w:shd w:val="clear" w:color="auto" w:fill="auto"/>
          </w:tcPr>
          <w:p w14:paraId="605255B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51AFE2F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63A202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94BB47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7C8964C1" w14:textId="77777777" w:rsidTr="00603F1E">
        <w:tc>
          <w:tcPr>
            <w:tcW w:w="236" w:type="dxa"/>
            <w:shd w:val="clear" w:color="auto" w:fill="auto"/>
          </w:tcPr>
          <w:p w14:paraId="619FFA9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515E01A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1E7202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6C41C9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544A288" w14:textId="77777777" w:rsidTr="00603F1E">
        <w:tc>
          <w:tcPr>
            <w:tcW w:w="236" w:type="dxa"/>
            <w:shd w:val="clear" w:color="auto" w:fill="auto"/>
          </w:tcPr>
          <w:p w14:paraId="3DEB3E2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04BBD90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35809A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21AF831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23E55E8" w14:textId="77777777" w:rsidTr="00603F1E">
        <w:tc>
          <w:tcPr>
            <w:tcW w:w="236" w:type="dxa"/>
            <w:shd w:val="clear" w:color="auto" w:fill="auto"/>
          </w:tcPr>
          <w:p w14:paraId="151C167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7195E17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DF85C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C04E12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C857DA" w14:textId="77777777" w:rsidTr="00603F1E">
        <w:tc>
          <w:tcPr>
            <w:tcW w:w="236" w:type="dxa"/>
            <w:shd w:val="clear" w:color="auto" w:fill="auto"/>
          </w:tcPr>
          <w:p w14:paraId="6C727CB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7F279E1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2DE802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8C2A88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7D05999" w14:textId="77777777" w:rsidTr="00603F1E">
        <w:tc>
          <w:tcPr>
            <w:tcW w:w="236" w:type="dxa"/>
            <w:shd w:val="clear" w:color="auto" w:fill="auto"/>
          </w:tcPr>
          <w:p w14:paraId="06DF15F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375B9C4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086EB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308E89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2C4971" w14:textId="77777777" w:rsidTr="00603F1E">
        <w:tc>
          <w:tcPr>
            <w:tcW w:w="236" w:type="dxa"/>
            <w:shd w:val="clear" w:color="auto" w:fill="auto"/>
          </w:tcPr>
          <w:p w14:paraId="3F0A33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0574E46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06C11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CE6392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56707D" w14:textId="77777777" w:rsidTr="00603F1E">
        <w:tc>
          <w:tcPr>
            <w:tcW w:w="236" w:type="dxa"/>
            <w:shd w:val="clear" w:color="auto" w:fill="auto"/>
          </w:tcPr>
          <w:p w14:paraId="690A42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49ABC8E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E46FD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46FE2A3"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6264D1F"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6694C5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0A29AA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137B2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B67EDB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EB99436" w14:textId="77777777" w:rsidTr="00341985">
        <w:tc>
          <w:tcPr>
            <w:tcW w:w="815" w:type="dxa"/>
            <w:shd w:val="clear" w:color="auto" w:fill="auto"/>
          </w:tcPr>
          <w:p w14:paraId="7D1682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3969B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3E088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77EA52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35FD6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0B2C0E7" w14:textId="77777777" w:rsidTr="00341985">
        <w:tc>
          <w:tcPr>
            <w:tcW w:w="815" w:type="dxa"/>
            <w:shd w:val="clear" w:color="auto" w:fill="auto"/>
            <w:vAlign w:val="center"/>
          </w:tcPr>
          <w:p w14:paraId="7077BE9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D7CB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DA2DD6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C1467A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D829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7A8456" w14:textId="77777777" w:rsidTr="00341985">
        <w:tc>
          <w:tcPr>
            <w:tcW w:w="815" w:type="dxa"/>
            <w:shd w:val="clear" w:color="auto" w:fill="auto"/>
            <w:vAlign w:val="center"/>
          </w:tcPr>
          <w:p w14:paraId="149F63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B993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63FE3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1C42B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3781C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B2E28D" w14:textId="77777777" w:rsidTr="00341985">
        <w:tc>
          <w:tcPr>
            <w:tcW w:w="815" w:type="dxa"/>
            <w:shd w:val="clear" w:color="auto" w:fill="auto"/>
            <w:vAlign w:val="center"/>
          </w:tcPr>
          <w:p w14:paraId="2C33B7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0BD9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A66C4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9519D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0D27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8674B7" w14:textId="77777777" w:rsidTr="00341985">
        <w:tc>
          <w:tcPr>
            <w:tcW w:w="815" w:type="dxa"/>
            <w:shd w:val="clear" w:color="auto" w:fill="auto"/>
            <w:vAlign w:val="center"/>
          </w:tcPr>
          <w:p w14:paraId="0EAA1A0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B48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00333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5D0D24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72077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A345C3" w14:textId="77777777" w:rsidTr="00341985">
        <w:tc>
          <w:tcPr>
            <w:tcW w:w="815" w:type="dxa"/>
            <w:shd w:val="clear" w:color="auto" w:fill="auto"/>
            <w:vAlign w:val="center"/>
          </w:tcPr>
          <w:p w14:paraId="383880E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B4D6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697125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A7AC3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8753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6BE393" w14:textId="77777777" w:rsidTr="00341985">
        <w:tc>
          <w:tcPr>
            <w:tcW w:w="815" w:type="dxa"/>
            <w:shd w:val="clear" w:color="auto" w:fill="auto"/>
            <w:vAlign w:val="center"/>
          </w:tcPr>
          <w:p w14:paraId="4BB7F8B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CE85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F7032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4059D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C263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A06FA1" w14:textId="77777777" w:rsidTr="00341985">
        <w:tc>
          <w:tcPr>
            <w:tcW w:w="815" w:type="dxa"/>
            <w:shd w:val="clear" w:color="auto" w:fill="auto"/>
            <w:vAlign w:val="center"/>
          </w:tcPr>
          <w:p w14:paraId="500635A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440F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24821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9EA7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37E9ED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F477A1" w14:textId="77777777" w:rsidTr="00341985">
        <w:tc>
          <w:tcPr>
            <w:tcW w:w="815" w:type="dxa"/>
            <w:shd w:val="clear" w:color="auto" w:fill="auto"/>
            <w:vAlign w:val="center"/>
          </w:tcPr>
          <w:p w14:paraId="44E73E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667A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63DCD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61B376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28954D" w14:textId="77777777" w:rsidR="00EB5A81" w:rsidRPr="009A0CF9" w:rsidRDefault="00EB5A81" w:rsidP="00341985">
            <w:pPr>
              <w:suppressAutoHyphens/>
              <w:autoSpaceDN w:val="0"/>
              <w:textAlignment w:val="baseline"/>
              <w:rPr>
                <w:rFonts w:ascii="Arial" w:eastAsia="Calibri" w:hAnsi="Arial"/>
                <w:sz w:val="14"/>
                <w:rtl/>
              </w:rPr>
            </w:pPr>
          </w:p>
        </w:tc>
      </w:tr>
    </w:tbl>
    <w:p w14:paraId="259E07FF" w14:textId="77777777" w:rsidR="00EB5A81" w:rsidRPr="009A0CF9" w:rsidRDefault="00EB5A81" w:rsidP="00EB5A81">
      <w:pPr>
        <w:suppressAutoHyphens/>
        <w:autoSpaceDN w:val="0"/>
        <w:jc w:val="both"/>
        <w:textAlignment w:val="baseline"/>
        <w:rPr>
          <w:rFonts w:ascii="Arial" w:eastAsia="Calibri" w:hAnsi="Arial"/>
          <w:sz w:val="18"/>
          <w:szCs w:val="24"/>
        </w:rPr>
      </w:pPr>
    </w:p>
    <w:p w14:paraId="3AA5976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167AC9E5" w14:textId="77777777" w:rsidTr="00341985">
        <w:trPr>
          <w:trHeight w:val="1701"/>
        </w:trPr>
        <w:tc>
          <w:tcPr>
            <w:tcW w:w="2278" w:type="dxa"/>
            <w:shd w:val="clear" w:color="auto" w:fill="auto"/>
            <w:tcMar>
              <w:left w:w="0" w:type="dxa"/>
              <w:right w:w="0" w:type="dxa"/>
            </w:tcMar>
          </w:tcPr>
          <w:p w14:paraId="7DAF2F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4D05B9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855AA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96BC53E"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A01F05"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CD2F1F0"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398460E"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03C42D9A"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18162E5C"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25FD48DB" w14:textId="77777777" w:rsidR="00EB5A81" w:rsidRPr="009A0CF9" w:rsidRDefault="00EB5A81" w:rsidP="00EB5A81">
      <w:pPr>
        <w:ind w:left="2880"/>
        <w:rPr>
          <w:rFonts w:ascii="Times" w:hAnsi="Times"/>
          <w:b/>
          <w:bCs/>
          <w:u w:val="single"/>
          <w:rtl/>
        </w:rPr>
      </w:pPr>
    </w:p>
    <w:p w14:paraId="00E0AD57"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4666836D" w14:textId="77777777" w:rsidR="00EB5A81" w:rsidRPr="009A0CF9" w:rsidRDefault="00EB5A81" w:rsidP="00EB5A81">
      <w:pPr>
        <w:ind w:left="2880"/>
        <w:rPr>
          <w:rFonts w:ascii="Times" w:hAnsi="Times"/>
          <w:b/>
          <w:bCs/>
          <w:u w:val="single"/>
          <w:rtl/>
        </w:rPr>
      </w:pPr>
    </w:p>
    <w:p w14:paraId="65CCB581"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795BF10C"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228D8BDD" w14:textId="77777777" w:rsidTr="00341985">
        <w:trPr>
          <w:tblHeader/>
        </w:trPr>
        <w:tc>
          <w:tcPr>
            <w:tcW w:w="615" w:type="dxa"/>
            <w:shd w:val="clear" w:color="auto" w:fill="D9D9D9"/>
          </w:tcPr>
          <w:p w14:paraId="573B5BBC"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1B3B173D"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44F72DC4"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59A3914B"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7309C2F5"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5889339A"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3AF0D536" w14:textId="77777777" w:rsidTr="00341985">
        <w:tc>
          <w:tcPr>
            <w:tcW w:w="615" w:type="dxa"/>
            <w:shd w:val="clear" w:color="auto" w:fill="auto"/>
          </w:tcPr>
          <w:p w14:paraId="2B3B6CDC"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21CC0A04"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2BA909FB"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0EF0A37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0BB2E45" w14:textId="77777777" w:rsidR="00EB5A81" w:rsidRPr="009A0CF9" w:rsidRDefault="00EB5A81" w:rsidP="00341985">
            <w:pPr>
              <w:jc w:val="right"/>
              <w:rPr>
                <w:rFonts w:ascii="Times" w:hAnsi="Times"/>
                <w:rtl/>
              </w:rPr>
            </w:pPr>
          </w:p>
        </w:tc>
        <w:tc>
          <w:tcPr>
            <w:tcW w:w="1905" w:type="dxa"/>
            <w:shd w:val="clear" w:color="auto" w:fill="auto"/>
          </w:tcPr>
          <w:p w14:paraId="67EAEF72" w14:textId="77777777" w:rsidR="00EB5A81" w:rsidRPr="009A0CF9" w:rsidRDefault="00EB5A81" w:rsidP="00341985">
            <w:pPr>
              <w:jc w:val="right"/>
              <w:rPr>
                <w:rFonts w:ascii="Times" w:hAnsi="Times"/>
                <w:rtl/>
              </w:rPr>
            </w:pPr>
          </w:p>
        </w:tc>
      </w:tr>
      <w:tr w:rsidR="00EB5A81" w:rsidRPr="009A0CF9" w14:paraId="33A01149" w14:textId="77777777" w:rsidTr="00341985">
        <w:tc>
          <w:tcPr>
            <w:tcW w:w="615" w:type="dxa"/>
            <w:shd w:val="clear" w:color="auto" w:fill="auto"/>
          </w:tcPr>
          <w:p w14:paraId="44304891"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0B5CB540" w14:textId="77777777" w:rsidR="00EB5A81" w:rsidRPr="009A0CF9" w:rsidRDefault="00EB5A81" w:rsidP="00341985">
            <w:pPr>
              <w:jc w:val="right"/>
              <w:rPr>
                <w:rFonts w:ascii="Times" w:hAnsi="Times"/>
              </w:rPr>
            </w:pPr>
          </w:p>
        </w:tc>
        <w:tc>
          <w:tcPr>
            <w:tcW w:w="2813" w:type="dxa"/>
            <w:shd w:val="clear" w:color="auto" w:fill="auto"/>
          </w:tcPr>
          <w:p w14:paraId="7EA2122B"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2A9FE51F"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325A682" w14:textId="77777777" w:rsidR="00EB5A81" w:rsidRPr="009A0CF9" w:rsidRDefault="00EB5A81" w:rsidP="00341985">
            <w:pPr>
              <w:jc w:val="right"/>
              <w:rPr>
                <w:rFonts w:ascii="Times" w:hAnsi="Times"/>
                <w:rtl/>
              </w:rPr>
            </w:pPr>
          </w:p>
        </w:tc>
        <w:tc>
          <w:tcPr>
            <w:tcW w:w="1905" w:type="dxa"/>
            <w:shd w:val="clear" w:color="auto" w:fill="auto"/>
          </w:tcPr>
          <w:p w14:paraId="6671B7AB" w14:textId="77777777" w:rsidR="00EB5A81" w:rsidRPr="009A0CF9" w:rsidRDefault="00EB5A81" w:rsidP="00341985">
            <w:pPr>
              <w:jc w:val="right"/>
              <w:rPr>
                <w:rFonts w:ascii="Times" w:hAnsi="Times"/>
                <w:rtl/>
              </w:rPr>
            </w:pPr>
          </w:p>
        </w:tc>
      </w:tr>
      <w:tr w:rsidR="00EB5A81" w:rsidRPr="009A0CF9" w14:paraId="28CC8498" w14:textId="77777777" w:rsidTr="00341985">
        <w:tc>
          <w:tcPr>
            <w:tcW w:w="615" w:type="dxa"/>
            <w:shd w:val="clear" w:color="auto" w:fill="auto"/>
          </w:tcPr>
          <w:p w14:paraId="1EC3E228"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5BC7DAB1" w14:textId="77777777" w:rsidR="00EB5A81" w:rsidRPr="009A0CF9" w:rsidRDefault="00EB5A81" w:rsidP="00341985">
            <w:pPr>
              <w:jc w:val="right"/>
              <w:rPr>
                <w:rFonts w:ascii="Times" w:hAnsi="Times"/>
              </w:rPr>
            </w:pPr>
          </w:p>
        </w:tc>
        <w:tc>
          <w:tcPr>
            <w:tcW w:w="2813" w:type="dxa"/>
            <w:shd w:val="clear" w:color="auto" w:fill="auto"/>
          </w:tcPr>
          <w:p w14:paraId="1D1DA10E"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14B84704"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C892F61" w14:textId="77777777" w:rsidR="00EB5A81" w:rsidRPr="009A0CF9" w:rsidRDefault="00EB5A81" w:rsidP="00341985">
            <w:pPr>
              <w:jc w:val="right"/>
              <w:rPr>
                <w:rFonts w:ascii="Times" w:hAnsi="Times"/>
                <w:rtl/>
              </w:rPr>
            </w:pPr>
          </w:p>
        </w:tc>
        <w:tc>
          <w:tcPr>
            <w:tcW w:w="1905" w:type="dxa"/>
            <w:shd w:val="clear" w:color="auto" w:fill="auto"/>
          </w:tcPr>
          <w:p w14:paraId="35EB8EA8" w14:textId="77777777" w:rsidR="00EB5A81" w:rsidRPr="009A0CF9" w:rsidRDefault="00EB5A81" w:rsidP="00341985">
            <w:pPr>
              <w:jc w:val="right"/>
              <w:rPr>
                <w:rFonts w:ascii="Times" w:hAnsi="Times"/>
                <w:rtl/>
              </w:rPr>
            </w:pPr>
          </w:p>
        </w:tc>
      </w:tr>
      <w:tr w:rsidR="00EB5A81" w:rsidRPr="009A0CF9" w14:paraId="7DCB019D" w14:textId="77777777" w:rsidTr="00341985">
        <w:tc>
          <w:tcPr>
            <w:tcW w:w="615" w:type="dxa"/>
            <w:shd w:val="clear" w:color="auto" w:fill="auto"/>
          </w:tcPr>
          <w:p w14:paraId="49079296"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428F5664" w14:textId="77777777" w:rsidR="00EB5A81" w:rsidRPr="009A0CF9" w:rsidRDefault="00EB5A81" w:rsidP="00341985">
            <w:pPr>
              <w:jc w:val="right"/>
              <w:rPr>
                <w:rFonts w:ascii="Times" w:hAnsi="Times"/>
              </w:rPr>
            </w:pPr>
          </w:p>
        </w:tc>
        <w:tc>
          <w:tcPr>
            <w:tcW w:w="2813" w:type="dxa"/>
            <w:shd w:val="clear" w:color="auto" w:fill="auto"/>
          </w:tcPr>
          <w:p w14:paraId="0FF20243"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524D863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32245C5" w14:textId="77777777" w:rsidR="00EB5A81" w:rsidRPr="009A0CF9" w:rsidRDefault="00EB5A81" w:rsidP="00341985">
            <w:pPr>
              <w:jc w:val="right"/>
              <w:rPr>
                <w:rFonts w:ascii="Times" w:hAnsi="Times"/>
                <w:rtl/>
              </w:rPr>
            </w:pPr>
          </w:p>
        </w:tc>
        <w:tc>
          <w:tcPr>
            <w:tcW w:w="1905" w:type="dxa"/>
            <w:shd w:val="clear" w:color="auto" w:fill="auto"/>
          </w:tcPr>
          <w:p w14:paraId="54DB57FA" w14:textId="77777777" w:rsidR="00EB5A81" w:rsidRPr="009A0CF9" w:rsidRDefault="00EB5A81" w:rsidP="00341985">
            <w:pPr>
              <w:jc w:val="right"/>
              <w:rPr>
                <w:rFonts w:ascii="Times" w:hAnsi="Times"/>
                <w:rtl/>
              </w:rPr>
            </w:pPr>
          </w:p>
        </w:tc>
      </w:tr>
      <w:tr w:rsidR="00EB5A81" w:rsidRPr="009A0CF9" w14:paraId="4C36C907" w14:textId="77777777" w:rsidTr="00341985">
        <w:tc>
          <w:tcPr>
            <w:tcW w:w="615" w:type="dxa"/>
            <w:shd w:val="clear" w:color="auto" w:fill="auto"/>
          </w:tcPr>
          <w:p w14:paraId="7009D52D"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444403FA"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00596591"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009A13B1"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31F220A1" w14:textId="77777777" w:rsidR="00EB5A81" w:rsidRPr="009A0CF9" w:rsidRDefault="00EB5A81" w:rsidP="00341985">
            <w:pPr>
              <w:jc w:val="right"/>
              <w:rPr>
                <w:rFonts w:ascii="Times" w:hAnsi="Times"/>
                <w:rtl/>
              </w:rPr>
            </w:pPr>
          </w:p>
        </w:tc>
        <w:tc>
          <w:tcPr>
            <w:tcW w:w="1905" w:type="dxa"/>
            <w:shd w:val="clear" w:color="auto" w:fill="auto"/>
          </w:tcPr>
          <w:p w14:paraId="30DA9299" w14:textId="77777777" w:rsidR="00EB5A81" w:rsidRPr="009A0CF9" w:rsidRDefault="00EB5A81" w:rsidP="00341985">
            <w:pPr>
              <w:jc w:val="right"/>
              <w:rPr>
                <w:rFonts w:ascii="Times" w:hAnsi="Times"/>
                <w:rtl/>
              </w:rPr>
            </w:pPr>
          </w:p>
        </w:tc>
      </w:tr>
      <w:tr w:rsidR="00EB5A81" w:rsidRPr="009A0CF9" w14:paraId="36D4DF3F" w14:textId="77777777" w:rsidTr="00341985">
        <w:tc>
          <w:tcPr>
            <w:tcW w:w="615" w:type="dxa"/>
            <w:shd w:val="clear" w:color="auto" w:fill="auto"/>
          </w:tcPr>
          <w:p w14:paraId="6CCAFC63"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424162EB" w14:textId="77777777" w:rsidR="00EB5A81" w:rsidRPr="009A0CF9" w:rsidRDefault="00EB5A81" w:rsidP="00341985">
            <w:pPr>
              <w:jc w:val="right"/>
              <w:rPr>
                <w:rFonts w:ascii="Times" w:hAnsi="Times"/>
              </w:rPr>
            </w:pPr>
          </w:p>
        </w:tc>
        <w:tc>
          <w:tcPr>
            <w:tcW w:w="2813" w:type="dxa"/>
            <w:shd w:val="clear" w:color="auto" w:fill="auto"/>
          </w:tcPr>
          <w:p w14:paraId="617C9C13"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047C626B"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32D84A5C" w14:textId="77777777" w:rsidR="00EB5A81" w:rsidRPr="009A0CF9" w:rsidRDefault="00EB5A81" w:rsidP="00341985">
            <w:pPr>
              <w:jc w:val="right"/>
              <w:rPr>
                <w:rFonts w:ascii="Times" w:hAnsi="Times"/>
                <w:rtl/>
              </w:rPr>
            </w:pPr>
          </w:p>
        </w:tc>
        <w:tc>
          <w:tcPr>
            <w:tcW w:w="1905" w:type="dxa"/>
            <w:shd w:val="clear" w:color="auto" w:fill="auto"/>
          </w:tcPr>
          <w:p w14:paraId="2EA97AB3" w14:textId="77777777" w:rsidR="00EB5A81" w:rsidRPr="009A0CF9" w:rsidRDefault="00EB5A81" w:rsidP="00341985">
            <w:pPr>
              <w:jc w:val="right"/>
              <w:rPr>
                <w:rFonts w:ascii="Times" w:hAnsi="Times"/>
                <w:rtl/>
              </w:rPr>
            </w:pPr>
          </w:p>
        </w:tc>
      </w:tr>
      <w:tr w:rsidR="00EB5A81" w:rsidRPr="009A0CF9" w14:paraId="55388A11" w14:textId="77777777" w:rsidTr="00341985">
        <w:tc>
          <w:tcPr>
            <w:tcW w:w="615" w:type="dxa"/>
            <w:shd w:val="clear" w:color="auto" w:fill="auto"/>
          </w:tcPr>
          <w:p w14:paraId="1F8552E6"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58CA0151" w14:textId="77777777" w:rsidR="00EB5A81" w:rsidRPr="009A0CF9" w:rsidRDefault="00EB5A81" w:rsidP="00341985">
            <w:pPr>
              <w:jc w:val="right"/>
              <w:rPr>
                <w:rFonts w:ascii="Times" w:hAnsi="Times"/>
                <w:rtl/>
              </w:rPr>
            </w:pPr>
          </w:p>
        </w:tc>
        <w:tc>
          <w:tcPr>
            <w:tcW w:w="2813" w:type="dxa"/>
            <w:shd w:val="clear" w:color="auto" w:fill="auto"/>
          </w:tcPr>
          <w:p w14:paraId="58A1705E"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4460AE39"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C08A602" w14:textId="77777777" w:rsidR="00EB5A81" w:rsidRPr="009A0CF9" w:rsidRDefault="00EB5A81" w:rsidP="00341985">
            <w:pPr>
              <w:jc w:val="right"/>
              <w:rPr>
                <w:rFonts w:ascii="Times" w:hAnsi="Times"/>
                <w:rtl/>
              </w:rPr>
            </w:pPr>
          </w:p>
        </w:tc>
        <w:tc>
          <w:tcPr>
            <w:tcW w:w="1905" w:type="dxa"/>
            <w:shd w:val="clear" w:color="auto" w:fill="auto"/>
          </w:tcPr>
          <w:p w14:paraId="02D58AC0" w14:textId="77777777" w:rsidR="00EB5A81" w:rsidRPr="009A0CF9" w:rsidRDefault="00EB5A81" w:rsidP="00341985">
            <w:pPr>
              <w:jc w:val="right"/>
              <w:rPr>
                <w:rFonts w:ascii="Times" w:hAnsi="Times"/>
                <w:rtl/>
              </w:rPr>
            </w:pPr>
          </w:p>
        </w:tc>
      </w:tr>
      <w:tr w:rsidR="00EB5A81" w:rsidRPr="009A0CF9" w14:paraId="47460733" w14:textId="77777777" w:rsidTr="00341985">
        <w:tc>
          <w:tcPr>
            <w:tcW w:w="615" w:type="dxa"/>
            <w:shd w:val="clear" w:color="auto" w:fill="auto"/>
          </w:tcPr>
          <w:p w14:paraId="75158F5B"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57299D74"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728A4DAB"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3ED293DB"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2F7F006B" w14:textId="77777777" w:rsidR="00EB5A81" w:rsidRPr="009A0CF9" w:rsidRDefault="00EB5A81" w:rsidP="00341985">
            <w:pPr>
              <w:jc w:val="right"/>
              <w:rPr>
                <w:rFonts w:ascii="Times" w:hAnsi="Times"/>
                <w:rtl/>
              </w:rPr>
            </w:pPr>
          </w:p>
        </w:tc>
        <w:tc>
          <w:tcPr>
            <w:tcW w:w="1905" w:type="dxa"/>
            <w:shd w:val="clear" w:color="auto" w:fill="auto"/>
          </w:tcPr>
          <w:p w14:paraId="363FC3C4" w14:textId="77777777" w:rsidR="00EB5A81" w:rsidRPr="009A0CF9" w:rsidRDefault="00EB5A81" w:rsidP="00341985">
            <w:pPr>
              <w:jc w:val="right"/>
              <w:rPr>
                <w:rFonts w:ascii="Times" w:hAnsi="Times"/>
                <w:rtl/>
              </w:rPr>
            </w:pPr>
          </w:p>
        </w:tc>
      </w:tr>
      <w:tr w:rsidR="00EB5A81" w:rsidRPr="009A0CF9" w14:paraId="00E94564" w14:textId="77777777" w:rsidTr="00341985">
        <w:tc>
          <w:tcPr>
            <w:tcW w:w="615" w:type="dxa"/>
            <w:shd w:val="clear" w:color="auto" w:fill="auto"/>
          </w:tcPr>
          <w:p w14:paraId="648F16ED"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606F7569" w14:textId="77777777" w:rsidR="00EB5A81" w:rsidRPr="009A0CF9" w:rsidRDefault="00EB5A81" w:rsidP="00341985">
            <w:pPr>
              <w:jc w:val="right"/>
              <w:rPr>
                <w:rFonts w:ascii="Times" w:hAnsi="Times"/>
                <w:rtl/>
              </w:rPr>
            </w:pPr>
          </w:p>
        </w:tc>
        <w:tc>
          <w:tcPr>
            <w:tcW w:w="2813" w:type="dxa"/>
            <w:shd w:val="clear" w:color="auto" w:fill="auto"/>
          </w:tcPr>
          <w:p w14:paraId="2EF82BE4"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01B88F24"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20580C3B" w14:textId="77777777" w:rsidR="00EB5A81" w:rsidRPr="009A0CF9" w:rsidRDefault="00EB5A81" w:rsidP="00341985">
            <w:pPr>
              <w:jc w:val="right"/>
              <w:rPr>
                <w:rFonts w:ascii="Times" w:hAnsi="Times"/>
                <w:rtl/>
              </w:rPr>
            </w:pPr>
          </w:p>
        </w:tc>
        <w:tc>
          <w:tcPr>
            <w:tcW w:w="1905" w:type="dxa"/>
            <w:shd w:val="clear" w:color="auto" w:fill="auto"/>
          </w:tcPr>
          <w:p w14:paraId="6CD9F718" w14:textId="77777777" w:rsidR="00EB5A81" w:rsidRPr="009A0CF9" w:rsidRDefault="00EB5A81" w:rsidP="00341985">
            <w:pPr>
              <w:jc w:val="right"/>
              <w:rPr>
                <w:rFonts w:ascii="Times" w:hAnsi="Times"/>
                <w:rtl/>
              </w:rPr>
            </w:pPr>
          </w:p>
        </w:tc>
      </w:tr>
      <w:tr w:rsidR="00EB5A81" w:rsidRPr="009A0CF9" w14:paraId="07913449" w14:textId="77777777" w:rsidTr="00341985">
        <w:tc>
          <w:tcPr>
            <w:tcW w:w="615" w:type="dxa"/>
            <w:shd w:val="clear" w:color="auto" w:fill="auto"/>
          </w:tcPr>
          <w:p w14:paraId="1017AF93"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77B74E40" w14:textId="77777777" w:rsidR="00EB5A81" w:rsidRPr="009A0CF9" w:rsidRDefault="00EB5A81" w:rsidP="00341985">
            <w:pPr>
              <w:jc w:val="right"/>
              <w:rPr>
                <w:rFonts w:ascii="Times" w:hAnsi="Times"/>
                <w:rtl/>
              </w:rPr>
            </w:pPr>
          </w:p>
        </w:tc>
        <w:tc>
          <w:tcPr>
            <w:tcW w:w="2813" w:type="dxa"/>
            <w:shd w:val="clear" w:color="auto" w:fill="auto"/>
          </w:tcPr>
          <w:p w14:paraId="4E41ED44"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52381D3F"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4DC6E808" w14:textId="77777777" w:rsidR="00EB5A81" w:rsidRPr="009A0CF9" w:rsidRDefault="00EB5A81" w:rsidP="00341985">
            <w:pPr>
              <w:jc w:val="right"/>
              <w:rPr>
                <w:rFonts w:ascii="Times" w:hAnsi="Times"/>
                <w:rtl/>
              </w:rPr>
            </w:pPr>
          </w:p>
        </w:tc>
        <w:tc>
          <w:tcPr>
            <w:tcW w:w="1905" w:type="dxa"/>
            <w:shd w:val="clear" w:color="auto" w:fill="auto"/>
          </w:tcPr>
          <w:p w14:paraId="62C05531" w14:textId="77777777" w:rsidR="00EB5A81" w:rsidRPr="009A0CF9" w:rsidRDefault="00EB5A81" w:rsidP="00341985">
            <w:pPr>
              <w:jc w:val="right"/>
              <w:rPr>
                <w:rFonts w:ascii="Times" w:hAnsi="Times"/>
                <w:rtl/>
              </w:rPr>
            </w:pPr>
          </w:p>
        </w:tc>
      </w:tr>
      <w:tr w:rsidR="00EB5A81" w:rsidRPr="009A0CF9" w14:paraId="7A159B54" w14:textId="77777777" w:rsidTr="00341985">
        <w:tc>
          <w:tcPr>
            <w:tcW w:w="615" w:type="dxa"/>
            <w:shd w:val="clear" w:color="auto" w:fill="auto"/>
          </w:tcPr>
          <w:p w14:paraId="688F952E"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675AFC8C"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289763D9"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52DE3F44"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332DFFD3" w14:textId="77777777" w:rsidR="00EB5A81" w:rsidRPr="009A0CF9" w:rsidRDefault="00EB5A81" w:rsidP="00341985">
            <w:pPr>
              <w:jc w:val="right"/>
              <w:rPr>
                <w:rFonts w:ascii="Times" w:hAnsi="Times"/>
                <w:rtl/>
              </w:rPr>
            </w:pPr>
          </w:p>
        </w:tc>
        <w:tc>
          <w:tcPr>
            <w:tcW w:w="1905" w:type="dxa"/>
            <w:shd w:val="clear" w:color="auto" w:fill="auto"/>
          </w:tcPr>
          <w:p w14:paraId="06BC1F9E" w14:textId="77777777" w:rsidR="00EB5A81" w:rsidRPr="009A0CF9" w:rsidRDefault="00EB5A81" w:rsidP="00341985">
            <w:pPr>
              <w:jc w:val="right"/>
              <w:rPr>
                <w:rFonts w:ascii="Times" w:hAnsi="Times"/>
                <w:rtl/>
              </w:rPr>
            </w:pPr>
          </w:p>
        </w:tc>
      </w:tr>
      <w:tr w:rsidR="00EB5A81" w:rsidRPr="009A0CF9" w14:paraId="6E4DBD8B" w14:textId="77777777" w:rsidTr="00341985">
        <w:tc>
          <w:tcPr>
            <w:tcW w:w="615" w:type="dxa"/>
            <w:shd w:val="clear" w:color="auto" w:fill="auto"/>
          </w:tcPr>
          <w:p w14:paraId="29F4E8CB"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33937037" w14:textId="77777777" w:rsidR="00EB5A81" w:rsidRPr="009A0CF9" w:rsidRDefault="00EB5A81" w:rsidP="00341985">
            <w:pPr>
              <w:jc w:val="right"/>
              <w:rPr>
                <w:rFonts w:ascii="Times" w:hAnsi="Times"/>
                <w:rtl/>
              </w:rPr>
            </w:pPr>
          </w:p>
        </w:tc>
        <w:tc>
          <w:tcPr>
            <w:tcW w:w="2813" w:type="dxa"/>
            <w:shd w:val="clear" w:color="auto" w:fill="auto"/>
          </w:tcPr>
          <w:p w14:paraId="3A44B7DC"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794E5081"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4C73600C" w14:textId="77777777" w:rsidR="00EB5A81" w:rsidRPr="009A0CF9" w:rsidRDefault="00EB5A81" w:rsidP="00341985">
            <w:pPr>
              <w:jc w:val="right"/>
              <w:rPr>
                <w:rFonts w:ascii="Times" w:hAnsi="Times"/>
                <w:rtl/>
              </w:rPr>
            </w:pPr>
          </w:p>
        </w:tc>
        <w:tc>
          <w:tcPr>
            <w:tcW w:w="1905" w:type="dxa"/>
            <w:shd w:val="clear" w:color="auto" w:fill="auto"/>
          </w:tcPr>
          <w:p w14:paraId="01387784" w14:textId="77777777" w:rsidR="00EB5A81" w:rsidRPr="009A0CF9" w:rsidRDefault="00EB5A81" w:rsidP="00341985">
            <w:pPr>
              <w:jc w:val="right"/>
              <w:rPr>
                <w:rFonts w:ascii="Times" w:hAnsi="Times"/>
                <w:rtl/>
              </w:rPr>
            </w:pPr>
          </w:p>
        </w:tc>
      </w:tr>
      <w:tr w:rsidR="00EB5A81" w:rsidRPr="009A0CF9" w14:paraId="5C36DA62" w14:textId="77777777" w:rsidTr="00341985">
        <w:tc>
          <w:tcPr>
            <w:tcW w:w="615" w:type="dxa"/>
            <w:shd w:val="clear" w:color="auto" w:fill="auto"/>
          </w:tcPr>
          <w:p w14:paraId="376D7F59"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7EBB5677" w14:textId="77777777" w:rsidR="00EB5A81" w:rsidRPr="009A0CF9" w:rsidRDefault="00EB5A81" w:rsidP="00341985">
            <w:pPr>
              <w:jc w:val="right"/>
              <w:rPr>
                <w:rFonts w:ascii="Times" w:hAnsi="Times"/>
                <w:rtl/>
              </w:rPr>
            </w:pPr>
          </w:p>
        </w:tc>
        <w:tc>
          <w:tcPr>
            <w:tcW w:w="2813" w:type="dxa"/>
            <w:shd w:val="clear" w:color="auto" w:fill="auto"/>
          </w:tcPr>
          <w:p w14:paraId="73F10AF7"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013E89C4"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5737C432" w14:textId="77777777" w:rsidR="00EB5A81" w:rsidRPr="009A0CF9" w:rsidRDefault="00EB5A81" w:rsidP="00341985">
            <w:pPr>
              <w:jc w:val="right"/>
              <w:rPr>
                <w:rFonts w:ascii="Times" w:hAnsi="Times"/>
                <w:rtl/>
              </w:rPr>
            </w:pPr>
          </w:p>
        </w:tc>
        <w:tc>
          <w:tcPr>
            <w:tcW w:w="1905" w:type="dxa"/>
            <w:shd w:val="clear" w:color="auto" w:fill="auto"/>
          </w:tcPr>
          <w:p w14:paraId="116EA183" w14:textId="77777777" w:rsidR="00EB5A81" w:rsidRPr="009A0CF9" w:rsidRDefault="00EB5A81" w:rsidP="00341985">
            <w:pPr>
              <w:jc w:val="right"/>
              <w:rPr>
                <w:rFonts w:ascii="Times" w:hAnsi="Times"/>
                <w:rtl/>
              </w:rPr>
            </w:pPr>
          </w:p>
        </w:tc>
      </w:tr>
      <w:tr w:rsidR="00EB5A81" w:rsidRPr="009A0CF9" w14:paraId="228EA244" w14:textId="77777777" w:rsidTr="00341985">
        <w:tc>
          <w:tcPr>
            <w:tcW w:w="615" w:type="dxa"/>
            <w:shd w:val="clear" w:color="auto" w:fill="auto"/>
          </w:tcPr>
          <w:p w14:paraId="3F64B97E"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162CF317" w14:textId="77777777" w:rsidR="00EB5A81" w:rsidRPr="009A0CF9" w:rsidRDefault="00EB5A81" w:rsidP="00341985">
            <w:pPr>
              <w:jc w:val="right"/>
              <w:rPr>
                <w:rFonts w:ascii="Times" w:hAnsi="Times"/>
                <w:rtl/>
              </w:rPr>
            </w:pPr>
          </w:p>
        </w:tc>
        <w:tc>
          <w:tcPr>
            <w:tcW w:w="2813" w:type="dxa"/>
            <w:shd w:val="clear" w:color="auto" w:fill="auto"/>
          </w:tcPr>
          <w:p w14:paraId="55766470"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39F80789"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7B45ED5B" w14:textId="77777777" w:rsidR="00EB5A81" w:rsidRPr="009A0CF9" w:rsidRDefault="00EB5A81" w:rsidP="00341985">
            <w:pPr>
              <w:rPr>
                <w:rFonts w:ascii="Times" w:hAnsi="Times"/>
              </w:rPr>
            </w:pPr>
          </w:p>
        </w:tc>
        <w:tc>
          <w:tcPr>
            <w:tcW w:w="1905" w:type="dxa"/>
            <w:shd w:val="clear" w:color="auto" w:fill="auto"/>
          </w:tcPr>
          <w:p w14:paraId="44AFAD0D" w14:textId="77777777" w:rsidR="00EB5A81" w:rsidRPr="009A0CF9" w:rsidRDefault="00EB5A81" w:rsidP="00341985">
            <w:pPr>
              <w:jc w:val="right"/>
              <w:rPr>
                <w:rFonts w:ascii="Times" w:hAnsi="Times"/>
                <w:rtl/>
              </w:rPr>
            </w:pPr>
          </w:p>
        </w:tc>
      </w:tr>
      <w:tr w:rsidR="00EB5A81" w:rsidRPr="009A0CF9" w14:paraId="2609799B" w14:textId="77777777" w:rsidTr="00341985">
        <w:tc>
          <w:tcPr>
            <w:tcW w:w="615" w:type="dxa"/>
            <w:shd w:val="clear" w:color="auto" w:fill="auto"/>
          </w:tcPr>
          <w:p w14:paraId="54F3DCAC"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2A65A7C0" w14:textId="77777777" w:rsidR="00EB5A81" w:rsidRPr="009A0CF9" w:rsidRDefault="00EB5A81" w:rsidP="00341985">
            <w:pPr>
              <w:jc w:val="right"/>
              <w:rPr>
                <w:rFonts w:ascii="Times" w:hAnsi="Times"/>
                <w:rtl/>
              </w:rPr>
            </w:pPr>
          </w:p>
        </w:tc>
        <w:tc>
          <w:tcPr>
            <w:tcW w:w="2813" w:type="dxa"/>
            <w:shd w:val="clear" w:color="auto" w:fill="auto"/>
          </w:tcPr>
          <w:p w14:paraId="18E12E7E"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11C16507"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434D7B6F" w14:textId="77777777" w:rsidR="00EB5A81" w:rsidRPr="009A0CF9" w:rsidRDefault="00EB5A81" w:rsidP="00341985">
            <w:pPr>
              <w:rPr>
                <w:rFonts w:ascii="Times" w:hAnsi="Times"/>
              </w:rPr>
            </w:pPr>
          </w:p>
        </w:tc>
        <w:tc>
          <w:tcPr>
            <w:tcW w:w="1905" w:type="dxa"/>
            <w:shd w:val="clear" w:color="auto" w:fill="auto"/>
          </w:tcPr>
          <w:p w14:paraId="0E852C84" w14:textId="77777777" w:rsidR="00EB5A81" w:rsidRPr="009A0CF9" w:rsidRDefault="00EB5A81" w:rsidP="00341985">
            <w:pPr>
              <w:jc w:val="right"/>
              <w:rPr>
                <w:rFonts w:ascii="Times" w:hAnsi="Times"/>
                <w:rtl/>
              </w:rPr>
            </w:pPr>
          </w:p>
        </w:tc>
      </w:tr>
      <w:tr w:rsidR="00EB5A81" w:rsidRPr="009A0CF9" w14:paraId="2BEB3C4B" w14:textId="77777777" w:rsidTr="00341985">
        <w:tc>
          <w:tcPr>
            <w:tcW w:w="615" w:type="dxa"/>
            <w:shd w:val="clear" w:color="auto" w:fill="auto"/>
          </w:tcPr>
          <w:p w14:paraId="548AE4E2"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6F7B8711"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70F996A0"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32147748"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630C212" w14:textId="77777777" w:rsidR="00EB5A81" w:rsidRPr="009A0CF9" w:rsidRDefault="00EB5A81" w:rsidP="00341985">
            <w:pPr>
              <w:jc w:val="right"/>
              <w:rPr>
                <w:rFonts w:ascii="Times" w:hAnsi="Times"/>
                <w:rtl/>
              </w:rPr>
            </w:pPr>
          </w:p>
        </w:tc>
        <w:tc>
          <w:tcPr>
            <w:tcW w:w="1905" w:type="dxa"/>
            <w:shd w:val="clear" w:color="auto" w:fill="auto"/>
          </w:tcPr>
          <w:p w14:paraId="2792203B" w14:textId="77777777" w:rsidR="00EB5A81" w:rsidRPr="009A0CF9" w:rsidRDefault="00EB5A81" w:rsidP="00341985">
            <w:pPr>
              <w:jc w:val="right"/>
              <w:rPr>
                <w:rFonts w:ascii="Times" w:hAnsi="Times"/>
                <w:rtl/>
              </w:rPr>
            </w:pPr>
          </w:p>
        </w:tc>
      </w:tr>
      <w:tr w:rsidR="00EB5A81" w:rsidRPr="009A0CF9" w14:paraId="5C1A7740" w14:textId="77777777" w:rsidTr="00341985">
        <w:tc>
          <w:tcPr>
            <w:tcW w:w="615" w:type="dxa"/>
            <w:shd w:val="clear" w:color="auto" w:fill="auto"/>
          </w:tcPr>
          <w:p w14:paraId="7A74E04F"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70CE3972" w14:textId="77777777" w:rsidR="00EB5A81" w:rsidRPr="009A0CF9" w:rsidRDefault="00EB5A81" w:rsidP="00341985">
            <w:pPr>
              <w:jc w:val="right"/>
              <w:rPr>
                <w:rFonts w:ascii="Times" w:hAnsi="Times"/>
                <w:rtl/>
              </w:rPr>
            </w:pPr>
          </w:p>
        </w:tc>
        <w:tc>
          <w:tcPr>
            <w:tcW w:w="2813" w:type="dxa"/>
            <w:shd w:val="clear" w:color="auto" w:fill="auto"/>
          </w:tcPr>
          <w:p w14:paraId="327EC945"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44FC237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7E9B6C5" w14:textId="77777777" w:rsidR="00EB5A81" w:rsidRPr="009A0CF9" w:rsidRDefault="00EB5A81" w:rsidP="00341985">
            <w:pPr>
              <w:jc w:val="right"/>
              <w:rPr>
                <w:rFonts w:ascii="Times" w:hAnsi="Times"/>
                <w:rtl/>
              </w:rPr>
            </w:pPr>
          </w:p>
        </w:tc>
        <w:tc>
          <w:tcPr>
            <w:tcW w:w="1905" w:type="dxa"/>
            <w:shd w:val="clear" w:color="auto" w:fill="auto"/>
          </w:tcPr>
          <w:p w14:paraId="7C1566EC" w14:textId="77777777" w:rsidR="00EB5A81" w:rsidRPr="009A0CF9" w:rsidRDefault="00EB5A81" w:rsidP="00341985">
            <w:pPr>
              <w:jc w:val="right"/>
              <w:rPr>
                <w:rFonts w:ascii="Times" w:hAnsi="Times"/>
                <w:rtl/>
              </w:rPr>
            </w:pPr>
          </w:p>
        </w:tc>
      </w:tr>
      <w:tr w:rsidR="00EB5A81" w:rsidRPr="009A0CF9" w14:paraId="446096CE" w14:textId="77777777" w:rsidTr="00341985">
        <w:tc>
          <w:tcPr>
            <w:tcW w:w="615" w:type="dxa"/>
            <w:shd w:val="clear" w:color="auto" w:fill="auto"/>
          </w:tcPr>
          <w:p w14:paraId="7E5DB47A"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6BE1B18A" w14:textId="77777777" w:rsidR="00EB5A81" w:rsidRPr="009A0CF9" w:rsidRDefault="00EB5A81" w:rsidP="00341985">
            <w:pPr>
              <w:jc w:val="right"/>
              <w:rPr>
                <w:rFonts w:ascii="Times" w:hAnsi="Times"/>
                <w:rtl/>
              </w:rPr>
            </w:pPr>
          </w:p>
        </w:tc>
        <w:tc>
          <w:tcPr>
            <w:tcW w:w="2813" w:type="dxa"/>
            <w:shd w:val="clear" w:color="auto" w:fill="auto"/>
          </w:tcPr>
          <w:p w14:paraId="4C64F9D6"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58D16693"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458FB74" w14:textId="77777777" w:rsidR="00EB5A81" w:rsidRPr="009A0CF9" w:rsidRDefault="00EB5A81" w:rsidP="00341985">
            <w:pPr>
              <w:jc w:val="right"/>
              <w:rPr>
                <w:rFonts w:ascii="Times" w:hAnsi="Times"/>
                <w:rtl/>
              </w:rPr>
            </w:pPr>
          </w:p>
        </w:tc>
        <w:tc>
          <w:tcPr>
            <w:tcW w:w="1905" w:type="dxa"/>
            <w:shd w:val="clear" w:color="auto" w:fill="auto"/>
          </w:tcPr>
          <w:p w14:paraId="14B37A1E" w14:textId="77777777" w:rsidR="00EB5A81" w:rsidRPr="009A0CF9" w:rsidRDefault="00EB5A81" w:rsidP="00341985">
            <w:pPr>
              <w:jc w:val="right"/>
              <w:rPr>
                <w:rFonts w:ascii="Times" w:hAnsi="Times"/>
                <w:rtl/>
              </w:rPr>
            </w:pPr>
          </w:p>
        </w:tc>
      </w:tr>
      <w:tr w:rsidR="00EB5A81" w:rsidRPr="009A0CF9" w14:paraId="6FC4D470" w14:textId="77777777" w:rsidTr="00341985">
        <w:tc>
          <w:tcPr>
            <w:tcW w:w="615" w:type="dxa"/>
            <w:shd w:val="clear" w:color="auto" w:fill="auto"/>
          </w:tcPr>
          <w:p w14:paraId="488648BC"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62A11D5A" w14:textId="77777777" w:rsidR="00EB5A81" w:rsidRPr="009A0CF9" w:rsidRDefault="00EB5A81" w:rsidP="00341985">
            <w:pPr>
              <w:jc w:val="right"/>
              <w:rPr>
                <w:rFonts w:ascii="Times" w:hAnsi="Times"/>
                <w:rtl/>
              </w:rPr>
            </w:pPr>
          </w:p>
        </w:tc>
        <w:tc>
          <w:tcPr>
            <w:tcW w:w="2813" w:type="dxa"/>
            <w:shd w:val="clear" w:color="auto" w:fill="auto"/>
          </w:tcPr>
          <w:p w14:paraId="59EFE35B"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62F1F5D8"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77714CDC" w14:textId="77777777" w:rsidR="00EB5A81" w:rsidRPr="009A0CF9" w:rsidRDefault="00EB5A81" w:rsidP="00341985">
            <w:pPr>
              <w:jc w:val="right"/>
              <w:rPr>
                <w:rFonts w:ascii="Times" w:hAnsi="Times"/>
                <w:rtl/>
              </w:rPr>
            </w:pPr>
          </w:p>
        </w:tc>
        <w:tc>
          <w:tcPr>
            <w:tcW w:w="1905" w:type="dxa"/>
            <w:shd w:val="clear" w:color="auto" w:fill="auto"/>
          </w:tcPr>
          <w:p w14:paraId="509E9B9E" w14:textId="77777777" w:rsidR="00EB5A81" w:rsidRPr="009A0CF9" w:rsidRDefault="00EB5A81" w:rsidP="00341985">
            <w:pPr>
              <w:jc w:val="right"/>
              <w:rPr>
                <w:rFonts w:ascii="Times" w:hAnsi="Times"/>
                <w:rtl/>
              </w:rPr>
            </w:pPr>
          </w:p>
        </w:tc>
      </w:tr>
      <w:tr w:rsidR="00EB5A81" w:rsidRPr="009A0CF9" w14:paraId="11376E18" w14:textId="77777777" w:rsidTr="00341985">
        <w:tc>
          <w:tcPr>
            <w:tcW w:w="615" w:type="dxa"/>
            <w:shd w:val="clear" w:color="auto" w:fill="auto"/>
          </w:tcPr>
          <w:p w14:paraId="6D16B6EF"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1B74DE8B" w14:textId="77777777" w:rsidR="00EB5A81" w:rsidRPr="009A0CF9" w:rsidRDefault="00EB5A81" w:rsidP="00341985">
            <w:pPr>
              <w:jc w:val="right"/>
              <w:rPr>
                <w:rFonts w:ascii="Times" w:hAnsi="Times"/>
                <w:rtl/>
              </w:rPr>
            </w:pPr>
          </w:p>
        </w:tc>
        <w:tc>
          <w:tcPr>
            <w:tcW w:w="2813" w:type="dxa"/>
            <w:shd w:val="clear" w:color="auto" w:fill="auto"/>
          </w:tcPr>
          <w:p w14:paraId="6D8A4DBD"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6DD5444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9A9DC2C" w14:textId="77777777" w:rsidR="00EB5A81" w:rsidRPr="009A0CF9" w:rsidRDefault="00EB5A81" w:rsidP="00341985">
            <w:pPr>
              <w:jc w:val="right"/>
              <w:rPr>
                <w:rFonts w:ascii="Times" w:hAnsi="Times"/>
                <w:rtl/>
              </w:rPr>
            </w:pPr>
          </w:p>
        </w:tc>
        <w:tc>
          <w:tcPr>
            <w:tcW w:w="1905" w:type="dxa"/>
            <w:shd w:val="clear" w:color="auto" w:fill="auto"/>
          </w:tcPr>
          <w:p w14:paraId="74703F40" w14:textId="77777777" w:rsidR="00EB5A81" w:rsidRPr="009A0CF9" w:rsidRDefault="00EB5A81" w:rsidP="00341985">
            <w:pPr>
              <w:jc w:val="right"/>
              <w:rPr>
                <w:rFonts w:ascii="Times" w:hAnsi="Times"/>
                <w:rtl/>
              </w:rPr>
            </w:pPr>
          </w:p>
        </w:tc>
      </w:tr>
      <w:tr w:rsidR="00EB5A81" w:rsidRPr="009A0CF9" w14:paraId="455610EB" w14:textId="77777777" w:rsidTr="00341985">
        <w:tc>
          <w:tcPr>
            <w:tcW w:w="615" w:type="dxa"/>
            <w:shd w:val="clear" w:color="auto" w:fill="auto"/>
          </w:tcPr>
          <w:p w14:paraId="16873B4E"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5CFAD5BC" w14:textId="77777777" w:rsidR="00EB5A81" w:rsidRPr="009A0CF9" w:rsidRDefault="00EB5A81" w:rsidP="00341985">
            <w:pPr>
              <w:jc w:val="right"/>
              <w:rPr>
                <w:rFonts w:ascii="Times" w:hAnsi="Times"/>
                <w:rtl/>
              </w:rPr>
            </w:pPr>
          </w:p>
        </w:tc>
        <w:tc>
          <w:tcPr>
            <w:tcW w:w="2813" w:type="dxa"/>
            <w:shd w:val="clear" w:color="auto" w:fill="auto"/>
          </w:tcPr>
          <w:p w14:paraId="1DE66231"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2A51C3ED"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DD61193" w14:textId="77777777" w:rsidR="00EB5A81" w:rsidRPr="009A0CF9" w:rsidRDefault="00EB5A81" w:rsidP="00341985">
            <w:pPr>
              <w:jc w:val="right"/>
              <w:rPr>
                <w:rFonts w:ascii="Times" w:hAnsi="Times"/>
                <w:rtl/>
              </w:rPr>
            </w:pPr>
          </w:p>
        </w:tc>
        <w:tc>
          <w:tcPr>
            <w:tcW w:w="1905" w:type="dxa"/>
            <w:shd w:val="clear" w:color="auto" w:fill="auto"/>
          </w:tcPr>
          <w:p w14:paraId="386CE9E7" w14:textId="77777777" w:rsidR="00EB5A81" w:rsidRPr="009A0CF9" w:rsidRDefault="00EB5A81" w:rsidP="00341985">
            <w:pPr>
              <w:jc w:val="right"/>
              <w:rPr>
                <w:rFonts w:ascii="Times" w:hAnsi="Times"/>
                <w:rtl/>
              </w:rPr>
            </w:pPr>
          </w:p>
        </w:tc>
      </w:tr>
      <w:tr w:rsidR="00EB5A81" w:rsidRPr="009A0CF9" w14:paraId="3C33AD78" w14:textId="77777777" w:rsidTr="00341985">
        <w:tc>
          <w:tcPr>
            <w:tcW w:w="615" w:type="dxa"/>
            <w:shd w:val="clear" w:color="auto" w:fill="auto"/>
          </w:tcPr>
          <w:p w14:paraId="11D3E496" w14:textId="77777777" w:rsidR="00EB5A81" w:rsidRPr="009A0CF9" w:rsidRDefault="00EB5A81" w:rsidP="00341985">
            <w:pPr>
              <w:jc w:val="right"/>
              <w:rPr>
                <w:rFonts w:ascii="Times" w:hAnsi="Times"/>
                <w:rtl/>
              </w:rPr>
            </w:pPr>
            <w:r w:rsidRPr="009A0CF9">
              <w:rPr>
                <w:rFonts w:ascii="Times" w:hAnsi="Times"/>
              </w:rPr>
              <w:t>22</w:t>
            </w:r>
          </w:p>
        </w:tc>
        <w:tc>
          <w:tcPr>
            <w:tcW w:w="1269" w:type="dxa"/>
            <w:shd w:val="clear" w:color="auto" w:fill="auto"/>
          </w:tcPr>
          <w:p w14:paraId="08F50079" w14:textId="77777777" w:rsidR="00EB5A81" w:rsidRPr="009A0CF9" w:rsidRDefault="00EB5A81" w:rsidP="00341985">
            <w:pPr>
              <w:jc w:val="right"/>
              <w:rPr>
                <w:rFonts w:ascii="Times" w:hAnsi="Times"/>
                <w:rtl/>
              </w:rPr>
            </w:pPr>
          </w:p>
        </w:tc>
        <w:tc>
          <w:tcPr>
            <w:tcW w:w="2813" w:type="dxa"/>
            <w:shd w:val="clear" w:color="auto" w:fill="auto"/>
          </w:tcPr>
          <w:p w14:paraId="3A1FDB5A"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32EEAC7"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9F1C163" w14:textId="77777777" w:rsidR="00EB5A81" w:rsidRPr="009A0CF9" w:rsidRDefault="00EB5A81" w:rsidP="00341985">
            <w:pPr>
              <w:jc w:val="right"/>
              <w:rPr>
                <w:rFonts w:ascii="Times" w:hAnsi="Times"/>
                <w:rtl/>
              </w:rPr>
            </w:pPr>
          </w:p>
        </w:tc>
        <w:tc>
          <w:tcPr>
            <w:tcW w:w="1905" w:type="dxa"/>
            <w:shd w:val="clear" w:color="auto" w:fill="auto"/>
          </w:tcPr>
          <w:p w14:paraId="7A94DEC9" w14:textId="77777777" w:rsidR="00EB5A81" w:rsidRPr="009A0CF9" w:rsidRDefault="00EB5A81" w:rsidP="00341985">
            <w:pPr>
              <w:jc w:val="right"/>
              <w:rPr>
                <w:rFonts w:ascii="Times" w:hAnsi="Times"/>
                <w:rtl/>
              </w:rPr>
            </w:pPr>
          </w:p>
        </w:tc>
      </w:tr>
      <w:tr w:rsidR="00EB5A81" w:rsidRPr="009A0CF9" w14:paraId="054C51C5" w14:textId="77777777" w:rsidTr="00341985">
        <w:tc>
          <w:tcPr>
            <w:tcW w:w="615" w:type="dxa"/>
            <w:shd w:val="clear" w:color="auto" w:fill="auto"/>
          </w:tcPr>
          <w:p w14:paraId="2592B687"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08711C08"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764D2137"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080031AC"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A7E3C2D" w14:textId="77777777" w:rsidR="00EB5A81" w:rsidRPr="009A0CF9" w:rsidRDefault="00EB5A81" w:rsidP="00341985">
            <w:pPr>
              <w:jc w:val="right"/>
              <w:rPr>
                <w:rFonts w:ascii="Times" w:hAnsi="Times"/>
                <w:rtl/>
              </w:rPr>
            </w:pPr>
          </w:p>
        </w:tc>
        <w:tc>
          <w:tcPr>
            <w:tcW w:w="1905" w:type="dxa"/>
            <w:shd w:val="clear" w:color="auto" w:fill="auto"/>
          </w:tcPr>
          <w:p w14:paraId="27D72FAA" w14:textId="77777777" w:rsidR="00EB5A81" w:rsidRPr="009A0CF9" w:rsidRDefault="00EB5A81" w:rsidP="00341985">
            <w:pPr>
              <w:jc w:val="right"/>
              <w:rPr>
                <w:rFonts w:ascii="Times" w:hAnsi="Times"/>
                <w:rtl/>
              </w:rPr>
            </w:pPr>
          </w:p>
        </w:tc>
      </w:tr>
      <w:tr w:rsidR="00EB5A81" w:rsidRPr="009A0CF9" w14:paraId="27580656" w14:textId="77777777" w:rsidTr="00341985">
        <w:tc>
          <w:tcPr>
            <w:tcW w:w="615" w:type="dxa"/>
            <w:shd w:val="clear" w:color="auto" w:fill="auto"/>
          </w:tcPr>
          <w:p w14:paraId="5BE9B135"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2F401266" w14:textId="77777777" w:rsidR="00EB5A81" w:rsidRPr="009A0CF9" w:rsidRDefault="00EB5A81" w:rsidP="00341985">
            <w:pPr>
              <w:jc w:val="right"/>
              <w:rPr>
                <w:rFonts w:ascii="Times" w:hAnsi="Times"/>
                <w:rtl/>
              </w:rPr>
            </w:pPr>
          </w:p>
        </w:tc>
        <w:tc>
          <w:tcPr>
            <w:tcW w:w="2813" w:type="dxa"/>
            <w:shd w:val="clear" w:color="auto" w:fill="auto"/>
          </w:tcPr>
          <w:p w14:paraId="480EAC38"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75F1C00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660A4A8" w14:textId="77777777" w:rsidR="00EB5A81" w:rsidRPr="009A0CF9" w:rsidRDefault="00EB5A81" w:rsidP="00341985">
            <w:pPr>
              <w:jc w:val="right"/>
              <w:rPr>
                <w:rFonts w:ascii="Times" w:hAnsi="Times"/>
                <w:rtl/>
              </w:rPr>
            </w:pPr>
          </w:p>
        </w:tc>
        <w:tc>
          <w:tcPr>
            <w:tcW w:w="1905" w:type="dxa"/>
            <w:shd w:val="clear" w:color="auto" w:fill="auto"/>
          </w:tcPr>
          <w:p w14:paraId="5499B23F" w14:textId="77777777" w:rsidR="00EB5A81" w:rsidRPr="009A0CF9" w:rsidRDefault="00EB5A81" w:rsidP="00341985">
            <w:pPr>
              <w:jc w:val="right"/>
              <w:rPr>
                <w:rFonts w:ascii="Times" w:hAnsi="Times"/>
                <w:rtl/>
              </w:rPr>
            </w:pPr>
          </w:p>
        </w:tc>
      </w:tr>
      <w:tr w:rsidR="00EB5A81" w:rsidRPr="009A0CF9" w14:paraId="47106398" w14:textId="77777777" w:rsidTr="00341985">
        <w:tc>
          <w:tcPr>
            <w:tcW w:w="615" w:type="dxa"/>
            <w:shd w:val="clear" w:color="auto" w:fill="auto"/>
          </w:tcPr>
          <w:p w14:paraId="76F7D6D9"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1CFA3939" w14:textId="77777777" w:rsidR="00EB5A81" w:rsidRPr="009A0CF9" w:rsidRDefault="00EB5A81" w:rsidP="00341985">
            <w:pPr>
              <w:jc w:val="right"/>
              <w:rPr>
                <w:rFonts w:ascii="Times" w:hAnsi="Times"/>
                <w:rtl/>
              </w:rPr>
            </w:pPr>
          </w:p>
        </w:tc>
        <w:tc>
          <w:tcPr>
            <w:tcW w:w="2813" w:type="dxa"/>
            <w:shd w:val="clear" w:color="auto" w:fill="auto"/>
          </w:tcPr>
          <w:p w14:paraId="4671F2E2"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1C7FA444"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67CD8836" w14:textId="77777777" w:rsidR="00EB5A81" w:rsidRPr="009A0CF9" w:rsidRDefault="00EB5A81" w:rsidP="00341985">
            <w:pPr>
              <w:jc w:val="right"/>
              <w:rPr>
                <w:rFonts w:ascii="Times" w:hAnsi="Times"/>
                <w:rtl/>
              </w:rPr>
            </w:pPr>
          </w:p>
        </w:tc>
        <w:tc>
          <w:tcPr>
            <w:tcW w:w="1905" w:type="dxa"/>
            <w:shd w:val="clear" w:color="auto" w:fill="auto"/>
          </w:tcPr>
          <w:p w14:paraId="52EF72B5" w14:textId="77777777" w:rsidR="00EB5A81" w:rsidRPr="009A0CF9" w:rsidRDefault="00EB5A81" w:rsidP="00341985">
            <w:pPr>
              <w:jc w:val="right"/>
              <w:rPr>
                <w:rFonts w:ascii="Times" w:hAnsi="Times"/>
                <w:rtl/>
              </w:rPr>
            </w:pPr>
          </w:p>
        </w:tc>
      </w:tr>
      <w:tr w:rsidR="00EB5A81" w:rsidRPr="009A0CF9" w14:paraId="49198A4C" w14:textId="77777777" w:rsidTr="00341985">
        <w:tc>
          <w:tcPr>
            <w:tcW w:w="615" w:type="dxa"/>
            <w:shd w:val="clear" w:color="auto" w:fill="auto"/>
          </w:tcPr>
          <w:p w14:paraId="5AC98FE4"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01A1F739"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3D95ED92"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3BC7C5CB"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79FBD42F" w14:textId="77777777" w:rsidR="00EB5A81" w:rsidRPr="009A0CF9" w:rsidRDefault="00EB5A81" w:rsidP="00341985">
            <w:pPr>
              <w:jc w:val="right"/>
              <w:rPr>
                <w:rFonts w:ascii="Times" w:hAnsi="Times"/>
                <w:rtl/>
              </w:rPr>
            </w:pPr>
          </w:p>
        </w:tc>
        <w:tc>
          <w:tcPr>
            <w:tcW w:w="1905" w:type="dxa"/>
            <w:shd w:val="clear" w:color="auto" w:fill="auto"/>
          </w:tcPr>
          <w:p w14:paraId="4D080E4D" w14:textId="77777777" w:rsidR="00EB5A81" w:rsidRPr="009A0CF9" w:rsidRDefault="00EB5A81" w:rsidP="00341985">
            <w:pPr>
              <w:jc w:val="right"/>
              <w:rPr>
                <w:rFonts w:ascii="Times" w:hAnsi="Times"/>
                <w:rtl/>
              </w:rPr>
            </w:pPr>
          </w:p>
        </w:tc>
      </w:tr>
      <w:tr w:rsidR="00EB5A81" w:rsidRPr="009A0CF9" w14:paraId="75B7CDEB" w14:textId="77777777" w:rsidTr="00341985">
        <w:tc>
          <w:tcPr>
            <w:tcW w:w="615" w:type="dxa"/>
            <w:shd w:val="clear" w:color="auto" w:fill="auto"/>
          </w:tcPr>
          <w:p w14:paraId="73DB55C8"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4076C122"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26DC0959"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625F668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0EE63E1" w14:textId="77777777" w:rsidR="00EB5A81" w:rsidRPr="009A0CF9" w:rsidRDefault="00EB5A81" w:rsidP="00341985">
            <w:pPr>
              <w:jc w:val="right"/>
              <w:rPr>
                <w:rFonts w:ascii="Times" w:hAnsi="Times"/>
                <w:rtl/>
              </w:rPr>
            </w:pPr>
          </w:p>
        </w:tc>
        <w:tc>
          <w:tcPr>
            <w:tcW w:w="1905" w:type="dxa"/>
            <w:shd w:val="clear" w:color="auto" w:fill="auto"/>
          </w:tcPr>
          <w:p w14:paraId="547A5FBE" w14:textId="77777777" w:rsidR="00EB5A81" w:rsidRPr="009A0CF9" w:rsidRDefault="00EB5A81" w:rsidP="00341985">
            <w:pPr>
              <w:jc w:val="right"/>
              <w:rPr>
                <w:rFonts w:ascii="Times" w:hAnsi="Times"/>
                <w:rtl/>
              </w:rPr>
            </w:pPr>
          </w:p>
        </w:tc>
      </w:tr>
      <w:tr w:rsidR="00EB5A81" w:rsidRPr="009A0CF9" w14:paraId="4219D61D" w14:textId="77777777" w:rsidTr="00341985">
        <w:tc>
          <w:tcPr>
            <w:tcW w:w="615" w:type="dxa"/>
            <w:shd w:val="clear" w:color="auto" w:fill="auto"/>
          </w:tcPr>
          <w:p w14:paraId="2763AA22"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35829446"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6D7F0490"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3CDEFEED"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51E69241" w14:textId="77777777" w:rsidR="00EB5A81" w:rsidRPr="009A0CF9" w:rsidRDefault="00EB5A81" w:rsidP="00341985">
            <w:pPr>
              <w:jc w:val="right"/>
              <w:rPr>
                <w:rFonts w:ascii="Times" w:hAnsi="Times"/>
                <w:rtl/>
              </w:rPr>
            </w:pPr>
          </w:p>
        </w:tc>
        <w:tc>
          <w:tcPr>
            <w:tcW w:w="1905" w:type="dxa"/>
            <w:shd w:val="clear" w:color="auto" w:fill="auto"/>
          </w:tcPr>
          <w:p w14:paraId="15859E62" w14:textId="77777777" w:rsidR="00EB5A81" w:rsidRPr="009A0CF9" w:rsidRDefault="00EB5A81" w:rsidP="00341985">
            <w:pPr>
              <w:jc w:val="right"/>
              <w:rPr>
                <w:rFonts w:ascii="Times" w:hAnsi="Times"/>
                <w:rtl/>
              </w:rPr>
            </w:pPr>
          </w:p>
        </w:tc>
      </w:tr>
      <w:tr w:rsidR="00EB5A81" w:rsidRPr="009A0CF9" w14:paraId="0463380A" w14:textId="77777777" w:rsidTr="00341985">
        <w:tc>
          <w:tcPr>
            <w:tcW w:w="615" w:type="dxa"/>
            <w:shd w:val="clear" w:color="auto" w:fill="auto"/>
          </w:tcPr>
          <w:p w14:paraId="7437FF6F"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234F2A8E"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2F204C59"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051DC61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245B021" w14:textId="77777777" w:rsidR="00EB5A81" w:rsidRPr="009A0CF9" w:rsidRDefault="00EB5A81" w:rsidP="00341985">
            <w:pPr>
              <w:jc w:val="right"/>
              <w:rPr>
                <w:rFonts w:ascii="Times" w:hAnsi="Times"/>
                <w:rtl/>
              </w:rPr>
            </w:pPr>
          </w:p>
        </w:tc>
        <w:tc>
          <w:tcPr>
            <w:tcW w:w="1905" w:type="dxa"/>
            <w:shd w:val="clear" w:color="auto" w:fill="auto"/>
          </w:tcPr>
          <w:p w14:paraId="2682D647" w14:textId="77777777" w:rsidR="00EB5A81" w:rsidRPr="009A0CF9" w:rsidRDefault="00EB5A81" w:rsidP="00341985">
            <w:pPr>
              <w:jc w:val="right"/>
              <w:rPr>
                <w:rFonts w:ascii="Times" w:hAnsi="Times"/>
                <w:rtl/>
              </w:rPr>
            </w:pPr>
          </w:p>
        </w:tc>
      </w:tr>
      <w:tr w:rsidR="00EB5A81" w:rsidRPr="009A0CF9" w14:paraId="0C2B7AC2" w14:textId="77777777" w:rsidTr="00341985">
        <w:tc>
          <w:tcPr>
            <w:tcW w:w="615" w:type="dxa"/>
            <w:shd w:val="clear" w:color="auto" w:fill="auto"/>
          </w:tcPr>
          <w:p w14:paraId="6D698DBB"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056F1E52"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12EAEC1C"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5970AA1D"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23B005D" w14:textId="77777777" w:rsidR="00EB5A81" w:rsidRPr="009A0CF9" w:rsidRDefault="00EB5A81" w:rsidP="00341985">
            <w:pPr>
              <w:jc w:val="right"/>
              <w:rPr>
                <w:rFonts w:ascii="Times" w:hAnsi="Times"/>
                <w:rtl/>
              </w:rPr>
            </w:pPr>
          </w:p>
        </w:tc>
        <w:tc>
          <w:tcPr>
            <w:tcW w:w="1905" w:type="dxa"/>
            <w:shd w:val="clear" w:color="auto" w:fill="auto"/>
          </w:tcPr>
          <w:p w14:paraId="3C89C3DB" w14:textId="77777777" w:rsidR="00EB5A81" w:rsidRPr="009A0CF9" w:rsidRDefault="00EB5A81" w:rsidP="00341985">
            <w:pPr>
              <w:jc w:val="right"/>
              <w:rPr>
                <w:rFonts w:ascii="Times" w:hAnsi="Times"/>
                <w:rtl/>
              </w:rPr>
            </w:pPr>
          </w:p>
        </w:tc>
      </w:tr>
      <w:tr w:rsidR="00EB5A81" w:rsidRPr="009A0CF9" w14:paraId="7193C348" w14:textId="77777777" w:rsidTr="00341985">
        <w:tc>
          <w:tcPr>
            <w:tcW w:w="615" w:type="dxa"/>
            <w:shd w:val="clear" w:color="auto" w:fill="auto"/>
          </w:tcPr>
          <w:p w14:paraId="7B1121EA"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5B4F0C1C"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029082FD"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7CFDDE3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24256DF" w14:textId="77777777" w:rsidR="00EB5A81" w:rsidRPr="009A0CF9" w:rsidRDefault="00EB5A81" w:rsidP="00341985">
            <w:pPr>
              <w:jc w:val="right"/>
              <w:rPr>
                <w:rFonts w:ascii="Times" w:hAnsi="Times"/>
                <w:rtl/>
              </w:rPr>
            </w:pPr>
          </w:p>
        </w:tc>
        <w:tc>
          <w:tcPr>
            <w:tcW w:w="1905" w:type="dxa"/>
            <w:shd w:val="clear" w:color="auto" w:fill="auto"/>
          </w:tcPr>
          <w:p w14:paraId="360B7BA9" w14:textId="77777777" w:rsidR="00EB5A81" w:rsidRPr="009A0CF9" w:rsidRDefault="00EB5A81" w:rsidP="00341985">
            <w:pPr>
              <w:jc w:val="right"/>
              <w:rPr>
                <w:rFonts w:ascii="Times" w:hAnsi="Times"/>
                <w:rtl/>
              </w:rPr>
            </w:pPr>
          </w:p>
        </w:tc>
      </w:tr>
      <w:tr w:rsidR="00EB5A81" w:rsidRPr="009A0CF9" w14:paraId="2B0FD595" w14:textId="77777777" w:rsidTr="00341985">
        <w:tc>
          <w:tcPr>
            <w:tcW w:w="615" w:type="dxa"/>
            <w:shd w:val="clear" w:color="auto" w:fill="auto"/>
          </w:tcPr>
          <w:p w14:paraId="4CB78689"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37B10678" w14:textId="77777777" w:rsidR="00EB5A81" w:rsidRPr="009A0CF9" w:rsidRDefault="00EB5A81" w:rsidP="00341985">
            <w:pPr>
              <w:jc w:val="right"/>
              <w:rPr>
                <w:rFonts w:ascii="Times" w:hAnsi="Times"/>
                <w:rtl/>
              </w:rPr>
            </w:pPr>
          </w:p>
        </w:tc>
        <w:tc>
          <w:tcPr>
            <w:tcW w:w="2813" w:type="dxa"/>
            <w:shd w:val="clear" w:color="auto" w:fill="auto"/>
          </w:tcPr>
          <w:p w14:paraId="1D51F520"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6C3583B2"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5C0A30E8" w14:textId="77777777" w:rsidR="00EB5A81" w:rsidRPr="009A0CF9" w:rsidRDefault="00EB5A81" w:rsidP="00341985">
            <w:pPr>
              <w:jc w:val="right"/>
              <w:rPr>
                <w:rFonts w:ascii="Times" w:hAnsi="Times"/>
                <w:rtl/>
              </w:rPr>
            </w:pPr>
          </w:p>
        </w:tc>
        <w:tc>
          <w:tcPr>
            <w:tcW w:w="1905" w:type="dxa"/>
            <w:shd w:val="clear" w:color="auto" w:fill="auto"/>
          </w:tcPr>
          <w:p w14:paraId="0E032E31" w14:textId="77777777" w:rsidR="00EB5A81" w:rsidRPr="009A0CF9" w:rsidRDefault="00EB5A81" w:rsidP="00341985">
            <w:pPr>
              <w:jc w:val="right"/>
              <w:rPr>
                <w:rFonts w:ascii="Times" w:hAnsi="Times"/>
                <w:rtl/>
              </w:rPr>
            </w:pPr>
          </w:p>
        </w:tc>
      </w:tr>
      <w:tr w:rsidR="00EB5A81" w:rsidRPr="009A0CF9" w14:paraId="36F7FF64" w14:textId="77777777" w:rsidTr="00341985">
        <w:tc>
          <w:tcPr>
            <w:tcW w:w="615" w:type="dxa"/>
            <w:shd w:val="clear" w:color="auto" w:fill="auto"/>
          </w:tcPr>
          <w:p w14:paraId="19818F6C"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1A67D0FE"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1BC960F0"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1798A7AA"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5664DB61" w14:textId="77777777" w:rsidR="00EB5A81" w:rsidRPr="009A0CF9" w:rsidRDefault="00EB5A81" w:rsidP="00341985">
            <w:pPr>
              <w:jc w:val="right"/>
              <w:rPr>
                <w:rFonts w:ascii="Times" w:hAnsi="Times"/>
                <w:rtl/>
              </w:rPr>
            </w:pPr>
          </w:p>
        </w:tc>
        <w:tc>
          <w:tcPr>
            <w:tcW w:w="1905" w:type="dxa"/>
            <w:shd w:val="clear" w:color="auto" w:fill="auto"/>
          </w:tcPr>
          <w:p w14:paraId="76410209" w14:textId="77777777" w:rsidR="00EB5A81" w:rsidRPr="009A0CF9" w:rsidRDefault="00EB5A81" w:rsidP="00341985">
            <w:pPr>
              <w:jc w:val="right"/>
              <w:rPr>
                <w:rFonts w:ascii="Times" w:hAnsi="Times"/>
                <w:rtl/>
              </w:rPr>
            </w:pPr>
          </w:p>
        </w:tc>
      </w:tr>
      <w:tr w:rsidR="00EB5A81" w:rsidRPr="009A0CF9" w14:paraId="6E77D618" w14:textId="77777777" w:rsidTr="00341985">
        <w:tc>
          <w:tcPr>
            <w:tcW w:w="615" w:type="dxa"/>
            <w:shd w:val="clear" w:color="auto" w:fill="auto"/>
          </w:tcPr>
          <w:p w14:paraId="630D7D5C" w14:textId="77777777" w:rsidR="00EB5A81" w:rsidRPr="009A0CF9" w:rsidRDefault="00EB5A81" w:rsidP="00341985">
            <w:pPr>
              <w:jc w:val="right"/>
              <w:rPr>
                <w:rFonts w:ascii="Times" w:hAnsi="Times"/>
                <w:rtl/>
              </w:rPr>
            </w:pPr>
          </w:p>
        </w:tc>
        <w:tc>
          <w:tcPr>
            <w:tcW w:w="1269" w:type="dxa"/>
            <w:shd w:val="clear" w:color="auto" w:fill="auto"/>
          </w:tcPr>
          <w:p w14:paraId="178F310E" w14:textId="77777777" w:rsidR="00EB5A81" w:rsidRPr="009A0CF9" w:rsidRDefault="00EB5A81" w:rsidP="00341985">
            <w:pPr>
              <w:jc w:val="right"/>
              <w:rPr>
                <w:rFonts w:ascii="Times" w:hAnsi="Times"/>
                <w:rtl/>
              </w:rPr>
            </w:pPr>
          </w:p>
        </w:tc>
        <w:tc>
          <w:tcPr>
            <w:tcW w:w="2813" w:type="dxa"/>
            <w:shd w:val="clear" w:color="auto" w:fill="auto"/>
          </w:tcPr>
          <w:p w14:paraId="6B599883" w14:textId="77777777" w:rsidR="00EB5A81" w:rsidRPr="009A0CF9" w:rsidRDefault="00EB5A81" w:rsidP="00341985">
            <w:pPr>
              <w:rPr>
                <w:rFonts w:ascii="Times" w:hAnsi="Times"/>
                <w:rtl/>
              </w:rPr>
            </w:pPr>
          </w:p>
        </w:tc>
        <w:tc>
          <w:tcPr>
            <w:tcW w:w="1406" w:type="dxa"/>
            <w:shd w:val="clear" w:color="auto" w:fill="auto"/>
          </w:tcPr>
          <w:p w14:paraId="673CBCCB" w14:textId="77777777" w:rsidR="00EB5A81" w:rsidRPr="009A0CF9" w:rsidRDefault="00EB5A81" w:rsidP="00341985">
            <w:pPr>
              <w:jc w:val="right"/>
              <w:rPr>
                <w:rFonts w:ascii="Times" w:hAnsi="Times"/>
                <w:rtl/>
              </w:rPr>
            </w:pPr>
          </w:p>
        </w:tc>
        <w:tc>
          <w:tcPr>
            <w:tcW w:w="1370" w:type="dxa"/>
            <w:shd w:val="clear" w:color="auto" w:fill="auto"/>
          </w:tcPr>
          <w:p w14:paraId="2023A478" w14:textId="77777777" w:rsidR="00EB5A81" w:rsidRPr="009A0CF9" w:rsidRDefault="00EB5A81" w:rsidP="00341985">
            <w:pPr>
              <w:jc w:val="right"/>
              <w:rPr>
                <w:rFonts w:ascii="Times" w:hAnsi="Times"/>
                <w:rtl/>
              </w:rPr>
            </w:pPr>
          </w:p>
        </w:tc>
        <w:tc>
          <w:tcPr>
            <w:tcW w:w="1905" w:type="dxa"/>
            <w:shd w:val="clear" w:color="auto" w:fill="auto"/>
          </w:tcPr>
          <w:p w14:paraId="12695894" w14:textId="77777777" w:rsidR="00EB5A81" w:rsidRPr="009A0CF9" w:rsidRDefault="00EB5A81" w:rsidP="00341985">
            <w:pPr>
              <w:jc w:val="right"/>
              <w:rPr>
                <w:rFonts w:ascii="Times" w:hAnsi="Times"/>
                <w:rtl/>
              </w:rPr>
            </w:pPr>
          </w:p>
        </w:tc>
      </w:tr>
    </w:tbl>
    <w:p w14:paraId="065D36A1" w14:textId="77777777" w:rsidR="00603F1E" w:rsidRDefault="00603F1E" w:rsidP="00EB5A81">
      <w:pPr>
        <w:jc w:val="center"/>
        <w:rPr>
          <w:bCs/>
          <w:sz w:val="28"/>
          <w:szCs w:val="28"/>
          <w:u w:val="single"/>
          <w:rtl/>
        </w:rPr>
      </w:pPr>
      <w:r>
        <w:rPr>
          <w:bCs/>
          <w:sz w:val="28"/>
          <w:szCs w:val="28"/>
          <w:u w:val="single"/>
          <w:rtl/>
        </w:rPr>
        <w:br w:type="page"/>
      </w:r>
    </w:p>
    <w:p w14:paraId="41058525" w14:textId="77777777" w:rsidR="00EB5A81" w:rsidRPr="00603F1E" w:rsidRDefault="00EB5A81" w:rsidP="00EB5A81">
      <w:pPr>
        <w:jc w:val="center"/>
        <w:rPr>
          <w:bCs/>
          <w:sz w:val="24"/>
          <w:szCs w:val="24"/>
          <w:u w:val="single"/>
          <w:rtl/>
        </w:rPr>
      </w:pPr>
      <w:r w:rsidRPr="00603F1E">
        <w:rPr>
          <w:bCs/>
          <w:sz w:val="24"/>
          <w:szCs w:val="24"/>
          <w:u w:val="single"/>
          <w:rtl/>
        </w:rPr>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0BD1C14C" w14:textId="77777777" w:rsidR="00EB5A81" w:rsidRPr="009014A0" w:rsidRDefault="00EB5A81" w:rsidP="00EB5A81">
      <w:pPr>
        <w:jc w:val="center"/>
        <w:rPr>
          <w:bCs/>
          <w:sz w:val="24"/>
          <w:szCs w:val="24"/>
          <w:u w:val="single"/>
          <w:rtl/>
        </w:rPr>
      </w:pPr>
    </w:p>
    <w:p w14:paraId="08F146D2"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2B36A156" w14:textId="77777777" w:rsidR="00EB5A81" w:rsidRPr="009014A0" w:rsidRDefault="00EB5A81" w:rsidP="00EB5A81">
      <w:pPr>
        <w:jc w:val="both"/>
        <w:rPr>
          <w:bCs/>
          <w:sz w:val="24"/>
          <w:szCs w:val="24"/>
          <w:u w:val="single"/>
          <w:rtl/>
        </w:rPr>
      </w:pPr>
    </w:p>
    <w:p w14:paraId="69D818D0" w14:textId="77777777" w:rsidR="00EB5A81" w:rsidRPr="009014A0" w:rsidRDefault="00EB5A81" w:rsidP="00EB5A81">
      <w:pPr>
        <w:jc w:val="both"/>
        <w:rPr>
          <w:bCs/>
          <w:sz w:val="24"/>
          <w:szCs w:val="24"/>
          <w:u w:val="single"/>
          <w:rtl/>
        </w:rPr>
      </w:pPr>
    </w:p>
    <w:p w14:paraId="223CC2B9"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100700E9" w14:textId="77777777" w:rsidR="00EB5A81" w:rsidRPr="009014A0" w:rsidRDefault="00EB5A81" w:rsidP="00EB5A81">
      <w:pPr>
        <w:jc w:val="both"/>
        <w:rPr>
          <w:sz w:val="24"/>
          <w:szCs w:val="24"/>
          <w:rtl/>
        </w:rPr>
      </w:pPr>
    </w:p>
    <w:p w14:paraId="77BAABFB"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4F64A502"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631B1C0F" w14:textId="77777777" w:rsidR="00EB5A81" w:rsidRPr="00870C9E" w:rsidRDefault="00EB5A81" w:rsidP="00EB5A81">
      <w:pPr>
        <w:ind w:left="240"/>
        <w:jc w:val="center"/>
        <w:rPr>
          <w:sz w:val="24"/>
          <w:szCs w:val="24"/>
          <w:rtl/>
        </w:rPr>
      </w:pPr>
    </w:p>
    <w:p w14:paraId="22105F97"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692FEC29" w14:textId="77777777" w:rsidR="00EB5A81" w:rsidRPr="00870C9E" w:rsidRDefault="00EB5A81" w:rsidP="00EB5A81">
      <w:pPr>
        <w:jc w:val="both"/>
        <w:rPr>
          <w:sz w:val="24"/>
          <w:szCs w:val="24"/>
          <w:rtl/>
        </w:rPr>
      </w:pPr>
    </w:p>
    <w:p w14:paraId="6E83C598"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50405D37" w14:textId="77777777" w:rsidR="00EB5A81" w:rsidRPr="00870C9E" w:rsidRDefault="00EB5A81" w:rsidP="00EB5A81">
      <w:pPr>
        <w:jc w:val="both"/>
        <w:rPr>
          <w:sz w:val="24"/>
          <w:szCs w:val="24"/>
          <w:rtl/>
        </w:rPr>
      </w:pPr>
    </w:p>
    <w:p w14:paraId="5044F0B4"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7FD30E8A" w14:textId="77777777" w:rsidR="00EB5A81" w:rsidRPr="00870C9E" w:rsidRDefault="00EB5A81" w:rsidP="00EB5A81">
      <w:pPr>
        <w:jc w:val="both"/>
        <w:rPr>
          <w:sz w:val="24"/>
          <w:szCs w:val="24"/>
          <w:rtl/>
        </w:rPr>
      </w:pPr>
    </w:p>
    <w:p w14:paraId="5EE1CC93"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 xml:space="preserve">סכום קבוע ומוחלט של ____ ש"ח (במילים: _____________ ש"ח) לכל יחידת דיור </w:t>
      </w:r>
      <w:r>
        <w:rPr>
          <w:rFonts w:hint="cs"/>
          <w:sz w:val="24"/>
          <w:szCs w:val="24"/>
          <w:rtl/>
        </w:rPr>
        <w:t>בבניה רוויה כולל מרתפים, חניונים תת"ק ושטחים ציבוריים.</w:t>
      </w:r>
    </w:p>
    <w:p w14:paraId="17721AC4" w14:textId="77777777" w:rsidR="00EB5A81" w:rsidRPr="00870C9E" w:rsidRDefault="00EB5A81" w:rsidP="00EB5A81">
      <w:pPr>
        <w:ind w:left="240"/>
        <w:jc w:val="both"/>
        <w:rPr>
          <w:sz w:val="24"/>
          <w:szCs w:val="24"/>
          <w:rtl/>
        </w:rPr>
      </w:pPr>
    </w:p>
    <w:p w14:paraId="0F79923F" w14:textId="77777777"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חוזר צמודת קרקע כולל שטחים ציבוריים</w:t>
      </w:r>
      <w:r w:rsidRPr="00870C9E">
        <w:rPr>
          <w:sz w:val="24"/>
          <w:szCs w:val="24"/>
          <w:rtl/>
        </w:rPr>
        <w:t>.</w:t>
      </w:r>
    </w:p>
    <w:p w14:paraId="45EC217A" w14:textId="77777777" w:rsidR="00EB5A81" w:rsidRPr="00870C9E" w:rsidRDefault="00EB5A81" w:rsidP="00EB5A81">
      <w:pPr>
        <w:ind w:left="240"/>
        <w:jc w:val="both"/>
        <w:rPr>
          <w:sz w:val="24"/>
          <w:szCs w:val="24"/>
          <w:rtl/>
        </w:rPr>
      </w:pPr>
      <w:r w:rsidRPr="00870C9E">
        <w:rPr>
          <w:sz w:val="24"/>
          <w:szCs w:val="24"/>
          <w:rtl/>
        </w:rPr>
        <w:tab/>
      </w:r>
    </w:p>
    <w:p w14:paraId="0ECD0DB4"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6B9377B2"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1363E88B" w14:textId="77777777" w:rsidR="00EB5A81" w:rsidRPr="00870C9E" w:rsidRDefault="00EB5A81" w:rsidP="00EB5A81">
      <w:pPr>
        <w:jc w:val="both"/>
        <w:rPr>
          <w:sz w:val="24"/>
          <w:szCs w:val="24"/>
          <w:rtl/>
        </w:rPr>
      </w:pPr>
    </w:p>
    <w:p w14:paraId="7ADCE027"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צמודת קרקע כולל שטחים ציבוריים</w:t>
      </w:r>
      <w:r w:rsidRPr="00870C9E">
        <w:rPr>
          <w:sz w:val="24"/>
          <w:szCs w:val="24"/>
          <w:rtl/>
        </w:rPr>
        <w:t>.</w:t>
      </w:r>
    </w:p>
    <w:p w14:paraId="06903933" w14:textId="77777777" w:rsidR="00EB5A81" w:rsidRDefault="00EB5A81" w:rsidP="00EB5A81">
      <w:pPr>
        <w:ind w:left="740"/>
        <w:jc w:val="both"/>
        <w:rPr>
          <w:sz w:val="24"/>
          <w:szCs w:val="24"/>
        </w:rPr>
      </w:pPr>
    </w:p>
    <w:p w14:paraId="65EF04E9" w14:textId="77777777" w:rsidR="00EB5A81" w:rsidRDefault="00EB5A81" w:rsidP="00EB5A81">
      <w:pPr>
        <w:ind w:left="740"/>
        <w:jc w:val="both"/>
        <w:rPr>
          <w:sz w:val="24"/>
          <w:szCs w:val="24"/>
          <w:rtl/>
        </w:rPr>
      </w:pPr>
    </w:p>
    <w:p w14:paraId="1D9C3F01"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0E29D379"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75A26EB8" w14:textId="77777777" w:rsidR="00EB5A81" w:rsidRPr="00147969" w:rsidRDefault="00EB5A81" w:rsidP="00EB5A81">
      <w:pPr>
        <w:jc w:val="both"/>
        <w:rPr>
          <w:sz w:val="24"/>
          <w:szCs w:val="24"/>
          <w:rtl/>
        </w:rPr>
      </w:pPr>
    </w:p>
    <w:p w14:paraId="737E77A9"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סכום קבוע ומוחלט של ____ ש"ח (במילים: ____________ ש"ח) לכל יחידת דיור רוויה צמודת קרקע כולל שטחים ציבוריים.</w:t>
      </w:r>
    </w:p>
    <w:p w14:paraId="55C1811C" w14:textId="77777777" w:rsidR="00EB5A81" w:rsidRDefault="00EB5A81" w:rsidP="00EB5A81">
      <w:pPr>
        <w:ind w:left="740"/>
        <w:jc w:val="both"/>
        <w:rPr>
          <w:sz w:val="24"/>
          <w:szCs w:val="24"/>
        </w:rPr>
      </w:pPr>
    </w:p>
    <w:p w14:paraId="7B82EC9B" w14:textId="77777777" w:rsidR="00EB5A81" w:rsidRPr="00870C9E" w:rsidRDefault="00EB5A81" w:rsidP="00EB5A81">
      <w:pPr>
        <w:jc w:val="both"/>
        <w:rPr>
          <w:sz w:val="24"/>
          <w:szCs w:val="24"/>
          <w:rtl/>
        </w:rPr>
      </w:pPr>
    </w:p>
    <w:p w14:paraId="68BBE38D" w14:textId="77777777"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771E3" w:rsidRPr="00CA296C">
            <w:rPr>
              <w:rStyle w:val="a7"/>
              <w:rFonts w:hint="cs"/>
              <w:color w:val="00B0F0"/>
              <w:rtl/>
            </w:rPr>
            <w:t>[סוג</w:t>
          </w:r>
          <w:r w:rsidR="007771E3" w:rsidRPr="00CA296C">
            <w:rPr>
              <w:rStyle w:val="a7"/>
              <w:color w:val="00B0F0"/>
              <w:rtl/>
            </w:rPr>
            <w:t xml:space="preserve"> </w:t>
          </w:r>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בגין</w:t>
          </w:r>
          <w:r w:rsidR="007771E3" w:rsidRPr="00CA296C">
            <w:rPr>
              <w:rStyle w:val="a7"/>
              <w:color w:val="00B0F0"/>
              <w:rtl/>
            </w:rPr>
            <w:t>/</w:t>
          </w:r>
          <w:r w:rsidR="007771E3" w:rsidRPr="00CA296C">
            <w:rPr>
              <w:rStyle w:val="a7"/>
              <w:rFonts w:hint="cs"/>
              <w:color w:val="00B0F0"/>
              <w:rtl/>
            </w:rPr>
            <w:t>ידוע</w:t>
          </w:r>
          <w:r w:rsidR="007771E3" w:rsidRPr="00CA296C">
            <w:rPr>
              <w:rStyle w:val="a7"/>
              <w:color w:val="00B0F0"/>
              <w:rtl/>
            </w:rPr>
            <w:t xml:space="preserve"> -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771E3" w:rsidRPr="00CA296C">
            <w:rPr>
              <w:rStyle w:val="a7"/>
              <w:rFonts w:hint="cs"/>
              <w:color w:val="00B0F0"/>
              <w:rtl/>
            </w:rPr>
            <w:t>[נקודות</w:t>
          </w:r>
          <w:r w:rsidR="007771E3" w:rsidRPr="00CA296C">
            <w:rPr>
              <w:rStyle w:val="a7"/>
              <w:color w:val="00B0F0"/>
              <w:rtl/>
            </w:rPr>
            <w:t xml:space="preserve"> </w:t>
          </w:r>
          <w:r w:rsidR="007771E3" w:rsidRPr="00CA296C">
            <w:rPr>
              <w:rStyle w:val="a7"/>
              <w:rFonts w:hint="cs"/>
              <w:color w:val="00B0F0"/>
              <w:rtl/>
            </w:rPr>
            <w:t>מדד]</w:t>
          </w:r>
        </w:sdtContent>
      </w:sdt>
      <w:r w:rsidRPr="00870C9E">
        <w:rPr>
          <w:sz w:val="24"/>
          <w:szCs w:val="24"/>
          <w:rtl/>
        </w:rPr>
        <w:t xml:space="preserve"> נקודות). עד למדד הידוע ביום הגשת כל חשבון. </w:t>
      </w:r>
    </w:p>
    <w:p w14:paraId="0B159222" w14:textId="77777777" w:rsidR="00EB5A81" w:rsidRPr="00870C9E" w:rsidRDefault="00EB5A81" w:rsidP="00EB5A81">
      <w:pPr>
        <w:ind w:left="240"/>
        <w:jc w:val="both"/>
        <w:rPr>
          <w:sz w:val="24"/>
          <w:szCs w:val="24"/>
          <w:rtl/>
        </w:rPr>
      </w:pPr>
    </w:p>
    <w:p w14:paraId="5593EA22"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2689F4A4" w14:textId="77777777" w:rsidR="00EB5A81" w:rsidRPr="00870C9E" w:rsidRDefault="00EB5A81" w:rsidP="00EB5A81">
      <w:pPr>
        <w:jc w:val="both"/>
        <w:rPr>
          <w:sz w:val="24"/>
          <w:szCs w:val="24"/>
          <w:rtl/>
        </w:rPr>
      </w:pPr>
    </w:p>
    <w:p w14:paraId="157B0CB3"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2CA2EFB1" w14:textId="77777777" w:rsidR="00CA296C" w:rsidRPr="00870C9E" w:rsidRDefault="00CA296C" w:rsidP="00EB5A81">
      <w:pPr>
        <w:ind w:left="1460" w:hanging="720"/>
        <w:jc w:val="both"/>
        <w:rPr>
          <w:sz w:val="24"/>
          <w:szCs w:val="24"/>
          <w:rtl/>
        </w:rPr>
      </w:pPr>
    </w:p>
    <w:p w14:paraId="01D229C7"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76996DEA" w14:textId="77777777" w:rsidR="00CA296C" w:rsidRPr="00CA296C" w:rsidRDefault="00CA296C" w:rsidP="00CA296C">
      <w:pPr>
        <w:rPr>
          <w:sz w:val="24"/>
          <w:szCs w:val="24"/>
          <w:rtl/>
        </w:rPr>
      </w:pPr>
    </w:p>
    <w:p w14:paraId="771A93CE"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51A54909" w14:textId="77777777" w:rsidR="00CA296C" w:rsidRPr="00CA296C" w:rsidRDefault="00CA296C" w:rsidP="00CA296C">
      <w:pPr>
        <w:rPr>
          <w:sz w:val="24"/>
          <w:szCs w:val="24"/>
          <w:rtl/>
        </w:rPr>
      </w:pPr>
    </w:p>
    <w:p w14:paraId="4CEFBA35"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23C7583A" w14:textId="77777777" w:rsidR="00CA296C" w:rsidRPr="00CA296C" w:rsidRDefault="00CA296C" w:rsidP="00CA296C">
      <w:pPr>
        <w:rPr>
          <w:sz w:val="24"/>
          <w:szCs w:val="24"/>
          <w:rtl/>
        </w:rPr>
      </w:pPr>
    </w:p>
    <w:p w14:paraId="31905BCC"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0A1E79D4"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4E346FE3" w14:textId="77777777" w:rsidR="00EB5A81" w:rsidRDefault="00EB5A81" w:rsidP="00EB5A81">
      <w:pPr>
        <w:pStyle w:val="af8"/>
        <w:rPr>
          <w:rtl/>
        </w:rPr>
      </w:pPr>
    </w:p>
    <w:p w14:paraId="4CB5484E" w14:textId="77777777" w:rsidR="00EB5A81" w:rsidRPr="00A216FB" w:rsidRDefault="00EB5A81" w:rsidP="00EB5A81">
      <w:pPr>
        <w:pStyle w:val="af8"/>
        <w:jc w:val="center"/>
        <w:rPr>
          <w:b/>
          <w:bCs/>
          <w:u w:val="single"/>
          <w:rtl/>
        </w:rPr>
      </w:pPr>
      <w:r w:rsidRPr="00A216FB">
        <w:rPr>
          <w:b/>
          <w:bCs/>
          <w:u w:val="single"/>
          <w:rtl/>
        </w:rPr>
        <w:t>שלבי תשלום</w:t>
      </w:r>
    </w:p>
    <w:p w14:paraId="61A3C74E" w14:textId="77777777" w:rsidR="00EB5A81" w:rsidRDefault="00EB5A81" w:rsidP="00EB5A81">
      <w:pPr>
        <w:pStyle w:val="af8"/>
        <w:rPr>
          <w:rtl/>
        </w:rPr>
      </w:pPr>
    </w:p>
    <w:p w14:paraId="6321D58C"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240A5060" w14:textId="77777777" w:rsidR="00EB5A81" w:rsidRDefault="00EB5A81" w:rsidP="00EB5A81">
      <w:pPr>
        <w:pStyle w:val="af8"/>
        <w:rPr>
          <w:rtl/>
        </w:rPr>
      </w:pPr>
    </w:p>
    <w:p w14:paraId="3ABA37A9"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14F61E7F" w14:textId="77777777" w:rsidR="00EB5A81" w:rsidRDefault="00EB5A81" w:rsidP="00EB5A81">
      <w:pPr>
        <w:pStyle w:val="af8"/>
        <w:rPr>
          <w:rtl/>
        </w:rPr>
      </w:pPr>
    </w:p>
    <w:p w14:paraId="40FCA848"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37D0AA33"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5B1E2A69"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2F4DEDB7" w14:textId="77777777" w:rsidR="00EB5A81" w:rsidRDefault="00EB5A81" w:rsidP="00EB5A81">
      <w:pPr>
        <w:pStyle w:val="af8"/>
        <w:rPr>
          <w:rtl/>
        </w:rPr>
      </w:pPr>
    </w:p>
    <w:p w14:paraId="5BA54AB6" w14:textId="77777777" w:rsidR="00EB5A81" w:rsidRDefault="00EB5A81" w:rsidP="00EB5A81">
      <w:pPr>
        <w:pStyle w:val="af8"/>
        <w:rPr>
          <w:rtl/>
        </w:rPr>
      </w:pPr>
      <w:r>
        <w:rPr>
          <w:rtl/>
        </w:rPr>
        <w:t>1.2</w:t>
      </w:r>
      <w:r>
        <w:rPr>
          <w:rtl/>
        </w:rPr>
        <w:tab/>
        <w:t>לשירותי המפקח לפי סעיף 1.2 בנספח ה':</w:t>
      </w:r>
    </w:p>
    <w:p w14:paraId="6F302206" w14:textId="77777777" w:rsidR="00EB5A81" w:rsidRDefault="00EB5A81" w:rsidP="00EB5A81">
      <w:pPr>
        <w:pStyle w:val="af8"/>
        <w:rPr>
          <w:rtl/>
        </w:rPr>
      </w:pPr>
      <w:r>
        <w:rPr>
          <w:rtl/>
        </w:rPr>
        <w:tab/>
      </w:r>
    </w:p>
    <w:p w14:paraId="24962E54" w14:textId="77777777"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307C0098" w14:textId="77777777" w:rsidR="00EB5A81" w:rsidRDefault="00EB5A81" w:rsidP="00EB5A81">
      <w:pPr>
        <w:pStyle w:val="af8"/>
        <w:rPr>
          <w:rtl/>
        </w:rPr>
      </w:pPr>
    </w:p>
    <w:p w14:paraId="202F83EA" w14:textId="77777777" w:rsidR="00EB5A81" w:rsidRDefault="00EB5A81" w:rsidP="00EB5A81">
      <w:pPr>
        <w:pStyle w:val="af8"/>
        <w:rPr>
          <w:rtl/>
        </w:rPr>
      </w:pPr>
      <w:r>
        <w:rPr>
          <w:rtl/>
        </w:rPr>
        <w:t>1.3</w:t>
      </w:r>
      <w:r>
        <w:rPr>
          <w:rtl/>
        </w:rPr>
        <w:tab/>
        <w:t>לשירותי המפקח לפי סעיף 1.</w:t>
      </w:r>
      <w:r>
        <w:rPr>
          <w:rFonts w:hint="cs"/>
          <w:rtl/>
        </w:rPr>
        <w:t>3</w:t>
      </w:r>
      <w:r>
        <w:rPr>
          <w:rtl/>
        </w:rPr>
        <w:t xml:space="preserve"> בנספח ה':</w:t>
      </w:r>
    </w:p>
    <w:p w14:paraId="59E4606D" w14:textId="77777777" w:rsidR="00EB5A81" w:rsidRDefault="00EB5A81" w:rsidP="00F00BA3">
      <w:pPr>
        <w:pStyle w:val="af8"/>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29542D2F" w14:textId="77777777" w:rsidR="00F00BA3" w:rsidRDefault="00F00BA3" w:rsidP="00F00BA3">
      <w:pPr>
        <w:pStyle w:val="af8"/>
        <w:rPr>
          <w:rtl/>
        </w:rPr>
      </w:pPr>
    </w:p>
    <w:p w14:paraId="1D563A05" w14:textId="77777777" w:rsidR="00EB5A81" w:rsidRDefault="00EB5A81" w:rsidP="00EB5A81">
      <w:pPr>
        <w:pStyle w:val="af8"/>
        <w:rPr>
          <w:rtl/>
        </w:rPr>
      </w:pPr>
      <w:r>
        <w:rPr>
          <w:rtl/>
        </w:rPr>
        <w:tab/>
        <w:t>החשבון הסופי ישולם לאחר גמר הפיקוח, תיקוני הבדק, קבלת תעודת גמר לפרויקט ואשור המפקח בכתב להשלמת העבודות.</w:t>
      </w:r>
    </w:p>
    <w:p w14:paraId="0FFC9268" w14:textId="77777777" w:rsidR="00EB5A81" w:rsidRDefault="00EB5A81" w:rsidP="00EB5A81">
      <w:pPr>
        <w:pStyle w:val="af8"/>
        <w:rPr>
          <w:rtl/>
        </w:rPr>
      </w:pPr>
    </w:p>
    <w:p w14:paraId="67896949"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1D98F6A1" w14:textId="77777777" w:rsidR="00EB5A81" w:rsidRDefault="00EB5A81" w:rsidP="00EB5A81">
      <w:pPr>
        <w:pStyle w:val="af8"/>
        <w:rPr>
          <w:rtl/>
        </w:rPr>
      </w:pPr>
    </w:p>
    <w:p w14:paraId="103A418D"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25F18781" w14:textId="77777777" w:rsidR="00EB5A81" w:rsidRDefault="00EB5A81" w:rsidP="00EB5A81">
      <w:pPr>
        <w:pStyle w:val="af8"/>
        <w:rPr>
          <w:rtl/>
        </w:rPr>
      </w:pPr>
    </w:p>
    <w:p w14:paraId="3DE82C11" w14:textId="77777777" w:rsidR="00EB5A81" w:rsidRDefault="00EB5A81" w:rsidP="00EB5A81">
      <w:pPr>
        <w:pStyle w:val="af8"/>
        <w:rPr>
          <w:rtl/>
        </w:rPr>
      </w:pPr>
      <w:r>
        <w:rPr>
          <w:rtl/>
        </w:rPr>
        <w:t>4.</w:t>
      </w:r>
      <w:r>
        <w:rPr>
          <w:rtl/>
        </w:rPr>
        <w:tab/>
        <w:t xml:space="preserve">המפקח יגיש חשבון לא יותר מאשר פעם בחודש. </w:t>
      </w:r>
    </w:p>
    <w:p w14:paraId="0EEF579A"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0F00771B" w14:textId="77777777" w:rsidR="00EB5A81" w:rsidRDefault="00EB5A81" w:rsidP="00EB5A81">
      <w:pPr>
        <w:pStyle w:val="af8"/>
        <w:rPr>
          <w:rtl/>
        </w:rPr>
      </w:pPr>
    </w:p>
    <w:p w14:paraId="1FE5F737" w14:textId="77777777" w:rsidR="00EB5A81" w:rsidRDefault="00EB5A81" w:rsidP="00EB5A81">
      <w:pPr>
        <w:pStyle w:val="af8"/>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5449B97E" w14:textId="77777777" w:rsidR="00EB5A81" w:rsidRPr="00870C9E" w:rsidRDefault="00EB5A81" w:rsidP="00EB5A81">
      <w:pPr>
        <w:pStyle w:val="af8"/>
        <w:jc w:val="both"/>
        <w:rPr>
          <w:rtl/>
        </w:rPr>
      </w:pPr>
    </w:p>
    <w:p w14:paraId="2B5DFFAD" w14:textId="77777777" w:rsidR="00EB5A81" w:rsidRDefault="00EB5A81" w:rsidP="00EB5A81">
      <w:pPr>
        <w:rPr>
          <w:rtl/>
        </w:rPr>
      </w:pPr>
    </w:p>
    <w:p w14:paraId="50264EB6" w14:textId="77777777" w:rsidR="00EB5A81" w:rsidRDefault="00EB5A81" w:rsidP="00EB5A81">
      <w:pPr>
        <w:rPr>
          <w:rtl/>
        </w:rPr>
      </w:pPr>
    </w:p>
    <w:p w14:paraId="68A6852A" w14:textId="77777777" w:rsidR="00EB5A81" w:rsidRDefault="00EB5A81" w:rsidP="00EB5A81">
      <w:pPr>
        <w:rPr>
          <w:rtl/>
        </w:rPr>
      </w:pPr>
    </w:p>
    <w:p w14:paraId="574F8F6C" w14:textId="77777777" w:rsidR="00EB5A81" w:rsidRDefault="00EB5A81" w:rsidP="00EB5A81">
      <w:pPr>
        <w:rPr>
          <w:rtl/>
        </w:rPr>
      </w:pPr>
    </w:p>
    <w:p w14:paraId="223E030B" w14:textId="77777777" w:rsidR="00EB5A81" w:rsidRDefault="00EB5A81" w:rsidP="00EB5A81">
      <w:pPr>
        <w:rPr>
          <w:rtl/>
        </w:rPr>
      </w:pPr>
    </w:p>
    <w:p w14:paraId="40078A8C" w14:textId="77777777" w:rsidR="00EB5A81" w:rsidRDefault="00EB5A81" w:rsidP="00EB5A81">
      <w:pPr>
        <w:rPr>
          <w:rtl/>
        </w:rPr>
      </w:pPr>
    </w:p>
    <w:p w14:paraId="7C5AF69F" w14:textId="77777777" w:rsidR="00EB5A81" w:rsidRDefault="00EB5A81" w:rsidP="00EB5A81">
      <w:pPr>
        <w:rPr>
          <w:rtl/>
        </w:rPr>
      </w:pPr>
    </w:p>
    <w:p w14:paraId="48B422D4" w14:textId="77777777" w:rsidR="00EB5A81" w:rsidRDefault="00EB5A81" w:rsidP="00EB5A81">
      <w:pPr>
        <w:rPr>
          <w:rtl/>
        </w:rPr>
      </w:pPr>
    </w:p>
    <w:p w14:paraId="41A8FC9A" w14:textId="77777777" w:rsidR="00EB5A81" w:rsidRDefault="00EB5A81" w:rsidP="00EB5A81">
      <w:pPr>
        <w:rPr>
          <w:rtl/>
        </w:rPr>
      </w:pPr>
    </w:p>
    <w:p w14:paraId="0AEF74C5" w14:textId="77777777" w:rsidR="00EB5A81" w:rsidRPr="009014A0" w:rsidRDefault="00EB5A81" w:rsidP="00EB5A81">
      <w:pPr>
        <w:rPr>
          <w:sz w:val="24"/>
          <w:szCs w:val="24"/>
        </w:rPr>
      </w:pPr>
    </w:p>
    <w:p w14:paraId="1F5F4E5C" w14:textId="77777777" w:rsidR="00EB5A81" w:rsidRPr="00844BB6" w:rsidRDefault="00EB5A81" w:rsidP="00EB5A81">
      <w:pPr>
        <w:ind w:left="820" w:hanging="580"/>
        <w:jc w:val="both"/>
        <w:rPr>
          <w:bCs/>
          <w:color w:val="000000"/>
          <w:sz w:val="24"/>
          <w:szCs w:val="24"/>
          <w:u w:val="single"/>
          <w:rtl/>
        </w:rPr>
      </w:pPr>
    </w:p>
    <w:p w14:paraId="264DDA05" w14:textId="77777777" w:rsidR="00EB5A81" w:rsidRPr="009014A0" w:rsidRDefault="00EB5A81" w:rsidP="00EB5A81">
      <w:pPr>
        <w:ind w:left="820" w:hanging="580"/>
        <w:jc w:val="both"/>
        <w:rPr>
          <w:bCs/>
          <w:color w:val="000000"/>
          <w:sz w:val="24"/>
          <w:szCs w:val="24"/>
          <w:u w:val="single"/>
          <w:rtl/>
        </w:rPr>
      </w:pPr>
    </w:p>
    <w:p w14:paraId="13B1A6F2"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215E3D13" w14:textId="77777777" w:rsidR="00EB5A81" w:rsidRDefault="00EB5A81" w:rsidP="00EB5A81">
      <w:pPr>
        <w:pStyle w:val="5"/>
        <w:ind w:left="4320"/>
        <w:jc w:val="both"/>
        <w:rPr>
          <w:sz w:val="24"/>
          <w:rtl/>
        </w:rPr>
      </w:pPr>
    </w:p>
    <w:p w14:paraId="3759CD5B"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0B27F288"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p w14:paraId="2AF8CF62" w14:textId="258CB4C6" w:rsidR="008942AD" w:rsidRPr="008942AD" w:rsidRDefault="00365D99" w:rsidP="008942AD">
      <w:pPr>
        <w:widowControl w:val="0"/>
        <w:jc w:val="both"/>
        <w:rPr>
          <w:rFonts w:ascii="Times New Roman" w:eastAsia="Times New Roman" w:hAnsi="Times New Roman"/>
          <w:color w:val="008000"/>
          <w:sz w:val="24"/>
          <w:szCs w:val="24"/>
          <w:rtl/>
          <w:lang w:eastAsia="he-IL"/>
        </w:rPr>
      </w:pPr>
      <w:sdt>
        <w:sdtPr>
          <w:rPr>
            <w:rFonts w:ascii="David" w:hAnsi="David"/>
            <w:color w:val="00B0F0"/>
            <w:sz w:val="20"/>
            <w:szCs w:val="20"/>
            <w:rtl/>
          </w:rPr>
          <w:alias w:val="שם הפרויקט"/>
          <w:tag w:val="cntProjectName"/>
          <w:id w:val="-731465240"/>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Pr>
              <w:rFonts w:ascii="David" w:hAnsi="David"/>
              <w:color w:val="00B0F0"/>
              <w:sz w:val="20"/>
              <w:szCs w:val="20"/>
              <w:rtl/>
            </w:rPr>
            <w:t>א.מ. ישראל מגורים פיתוח בע"מ</w:t>
          </w:r>
        </w:sdtContent>
      </w:sdt>
      <w:r w:rsidDel="00365D99">
        <w:rPr>
          <w:rFonts w:ascii="Times New Roman" w:eastAsia="Times New Roman" w:hAnsi="Times New Roman"/>
          <w:color w:val="008000"/>
          <w:sz w:val="24"/>
          <w:szCs w:val="24"/>
          <w:rtl/>
          <w:lang w:eastAsia="he-IL"/>
        </w:rPr>
        <w:t xml:space="preserve"> </w:t>
      </w:r>
    </w:p>
    <w:p w14:paraId="26389FF8"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655DBDDD"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5849C025"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205D24C2"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3057EDBC" w14:textId="4A089E75"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3848152C"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40610496" w14:textId="3768F55F"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0C4B8C">
            <w:rPr>
              <w:rFonts w:ascii="Times New Roman" w:eastAsia="Times New Roman" w:hAnsi="Times New Roman" w:hint="cs"/>
              <w:bCs/>
              <w:color w:val="008000"/>
              <w:sz w:val="24"/>
              <w:szCs w:val="24"/>
              <w:rtl/>
              <w:lang w:eastAsia="he-IL"/>
            </w:rPr>
            <w:t>א.מ. ישראל מגורים פיתוח בע"מ</w:t>
          </w:r>
        </w:sdtContent>
      </w:sdt>
      <w:r w:rsidRPr="008942AD">
        <w:rPr>
          <w:rFonts w:ascii="Times New Roman" w:eastAsia="Times New Roman" w:hAnsi="Times New Roman" w:hint="cs"/>
          <w:color w:val="008000"/>
          <w:sz w:val="24"/>
          <w:szCs w:val="24"/>
          <w:rtl/>
          <w:lang w:eastAsia="he-IL"/>
        </w:rPr>
        <w:t>.</w:t>
      </w:r>
    </w:p>
    <w:p w14:paraId="64F9D2E5" w14:textId="24F2A469"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5F1C8450" w14:textId="3BD9A4D1"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640CEB32"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5EA7B9D9"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391AE1E"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66D1B181"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15937E54"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56621589"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0BE10B61"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537E3D36" w14:textId="10E24E46" w:rsidR="008942AD" w:rsidRPr="008942AD" w:rsidRDefault="008942AD" w:rsidP="00365D99">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65D99">
            <w:rPr>
              <w:rFonts w:ascii="Times New Roman" w:eastAsia="Times New Roman" w:hAnsi="Times New Roman"/>
              <w:color w:val="00B0F0"/>
              <w:sz w:val="20"/>
              <w:szCs w:val="24"/>
              <w:u w:val="single"/>
              <w:rtl/>
              <w:lang w:eastAsia="he-IL"/>
            </w:rPr>
            <w:t xml:space="preserve"> אלעד דוד בע"מ ח.פ 515300127  </w:t>
          </w:r>
        </w:sdtContent>
      </w:sdt>
    </w:p>
    <w:p w14:paraId="2CFF2A91"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5410D05F"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2416A23B"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135A837C"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1272DB8E"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5B5D9034"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2F720EE2"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45B1AE78"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4C7F1E8A"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43C37205"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3BF9F425" w14:textId="77777777"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F181078"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חבותו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593CD469"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0DADB410" w14:textId="7777777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BE17D36"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748D71AE"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14F2415"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04282DD9"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147386D2"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2F07E77A"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5D480E35"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055EDC2"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B8EF188"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5D4E83D"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3DE537D"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7335A864" w14:textId="77777777" w:rsidR="00A955A9" w:rsidRDefault="00A955A9" w:rsidP="00EB5A81">
      <w:pPr>
        <w:spacing w:before="60" w:after="60"/>
        <w:jc w:val="center"/>
        <w:rPr>
          <w:b/>
          <w:bCs/>
          <w:sz w:val="28"/>
          <w:szCs w:val="28"/>
          <w:u w:val="single"/>
          <w:rtl/>
        </w:rPr>
      </w:pPr>
    </w:p>
    <w:p w14:paraId="6C89F731" w14:textId="77777777" w:rsidR="008942AD" w:rsidRDefault="008942AD" w:rsidP="00EB5A81">
      <w:pPr>
        <w:spacing w:before="60" w:after="60"/>
        <w:jc w:val="center"/>
        <w:rPr>
          <w:b/>
          <w:bCs/>
          <w:sz w:val="28"/>
          <w:szCs w:val="28"/>
          <w:u w:val="single"/>
          <w:rtl/>
        </w:rPr>
      </w:pPr>
    </w:p>
    <w:p w14:paraId="03DCFE2D" w14:textId="77777777" w:rsidR="008942AD" w:rsidRDefault="008942AD" w:rsidP="00EB5A81">
      <w:pPr>
        <w:spacing w:before="60" w:after="60"/>
        <w:jc w:val="center"/>
        <w:rPr>
          <w:b/>
          <w:bCs/>
          <w:sz w:val="28"/>
          <w:szCs w:val="28"/>
          <w:u w:val="single"/>
          <w:rtl/>
        </w:rPr>
      </w:pPr>
    </w:p>
    <w:p w14:paraId="1F338F96"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725F089F"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8182C0F"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5CEDFE87"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2DABF69"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314A63A6" w14:textId="77777777" w:rsidR="008942AD" w:rsidRPr="003770FB" w:rsidRDefault="008942AD" w:rsidP="00EB5A81">
      <w:pPr>
        <w:spacing w:before="60" w:after="60"/>
        <w:jc w:val="center"/>
        <w:rPr>
          <w:b/>
          <w:bCs/>
          <w:sz w:val="28"/>
          <w:szCs w:val="28"/>
          <w:u w:val="single"/>
          <w:rtl/>
        </w:rPr>
      </w:pPr>
    </w:p>
    <w:p w14:paraId="0DDDB2A5" w14:textId="77777777" w:rsidR="008942AD" w:rsidRDefault="008942AD" w:rsidP="00EB5A81">
      <w:pPr>
        <w:spacing w:before="60" w:after="60"/>
        <w:jc w:val="center"/>
        <w:rPr>
          <w:b/>
          <w:bCs/>
          <w:sz w:val="28"/>
          <w:szCs w:val="28"/>
          <w:u w:val="single"/>
          <w:rtl/>
        </w:rPr>
      </w:pPr>
    </w:p>
    <w:p w14:paraId="0D1B2788" w14:textId="77777777" w:rsidR="008942AD" w:rsidRDefault="008942AD" w:rsidP="00EB5A81">
      <w:pPr>
        <w:spacing w:before="60" w:after="60"/>
        <w:jc w:val="center"/>
        <w:rPr>
          <w:b/>
          <w:bCs/>
          <w:sz w:val="28"/>
          <w:szCs w:val="28"/>
          <w:u w:val="single"/>
          <w:rtl/>
        </w:rPr>
      </w:pPr>
    </w:p>
    <w:p w14:paraId="65C839BC" w14:textId="77777777" w:rsidR="008942AD" w:rsidRDefault="008942AD" w:rsidP="00EB5A81">
      <w:pPr>
        <w:spacing w:before="60" w:after="60"/>
        <w:jc w:val="center"/>
        <w:rPr>
          <w:b/>
          <w:bCs/>
          <w:sz w:val="28"/>
          <w:szCs w:val="28"/>
          <w:u w:val="single"/>
          <w:rtl/>
        </w:rPr>
      </w:pPr>
    </w:p>
    <w:p w14:paraId="4D5BDD61" w14:textId="77777777" w:rsidR="008942AD" w:rsidRDefault="008942AD" w:rsidP="00EB5A81">
      <w:pPr>
        <w:spacing w:before="60" w:after="60"/>
        <w:jc w:val="center"/>
        <w:rPr>
          <w:b/>
          <w:bCs/>
          <w:sz w:val="28"/>
          <w:szCs w:val="28"/>
          <w:u w:val="single"/>
          <w:rtl/>
        </w:rPr>
      </w:pPr>
    </w:p>
    <w:p w14:paraId="5848A449" w14:textId="77777777" w:rsidR="008942AD" w:rsidRDefault="008942AD" w:rsidP="00EB5A81">
      <w:pPr>
        <w:spacing w:before="60" w:after="60"/>
        <w:jc w:val="center"/>
        <w:rPr>
          <w:b/>
          <w:bCs/>
          <w:sz w:val="28"/>
          <w:szCs w:val="28"/>
          <w:u w:val="single"/>
          <w:rtl/>
        </w:rPr>
      </w:pPr>
    </w:p>
    <w:p w14:paraId="75D35A62" w14:textId="77777777" w:rsidR="008942AD" w:rsidRDefault="008942AD" w:rsidP="00EB5A81">
      <w:pPr>
        <w:spacing w:before="60" w:after="60"/>
        <w:jc w:val="center"/>
        <w:rPr>
          <w:b/>
          <w:bCs/>
          <w:sz w:val="28"/>
          <w:szCs w:val="28"/>
          <w:u w:val="single"/>
          <w:rtl/>
        </w:rPr>
      </w:pPr>
    </w:p>
    <w:p w14:paraId="483F67F3"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4383A2FA"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t>נספח "ט"</w:t>
      </w:r>
    </w:p>
    <w:p w14:paraId="2C103886"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05552F25"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2FFE5657"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B430E6A"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68CC4E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16BE927"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63DC5F52" w14:textId="1DD9D8B9" w:rsidR="008942AD" w:rsidRPr="008942AD" w:rsidRDefault="00365D99" w:rsidP="00365D99">
      <w:pPr>
        <w:widowControl w:val="0"/>
        <w:ind w:left="84" w:right="84" w:firstLine="5"/>
        <w:rPr>
          <w:rFonts w:ascii="Times New Roman" w:eastAsia="Times New Roman" w:hAnsi="Times New Roman"/>
          <w:sz w:val="24"/>
          <w:szCs w:val="24"/>
          <w:rtl/>
          <w:lang w:eastAsia="he-IL"/>
        </w:rPr>
      </w:pPr>
      <w:sdt>
        <w:sdtPr>
          <w:rPr>
            <w:rFonts w:ascii="David" w:hAnsi="David" w:hint="cs"/>
            <w:color w:val="00B0F0"/>
            <w:sz w:val="20"/>
            <w:szCs w:val="20"/>
            <w:rt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0" w:author="Kook Sec" w:date="2024-06-26T12:20:00Z">
            <w:r w:rsidRPr="00365D99" w:rsidDel="00365D99">
              <w:rPr>
                <w:rFonts w:ascii="David" w:hAnsi="David"/>
                <w:color w:val="00B0F0"/>
                <w:sz w:val="20"/>
                <w:szCs w:val="20"/>
                <w:rtl/>
              </w:rPr>
              <w:delText>א.מ. ישראל מגורים פיתוח בע"מ</w:delText>
            </w:r>
          </w:del>
          <w:ins w:id="1" w:author="Kook Sec" w:date="2024-06-26T12:20:00Z">
            <w:r>
              <w:rPr>
                <w:rFonts w:ascii="David" w:hAnsi="David"/>
                <w:color w:val="00B0F0"/>
                <w:sz w:val="20"/>
                <w:szCs w:val="20"/>
                <w:rtl/>
              </w:rPr>
              <w:t xml:space="preserve">א.מ. ישראל מגורים פיתוח בע"מ </w:t>
            </w:r>
          </w:ins>
        </w:sdtContent>
      </w:sdt>
      <w:r w:rsidR="008942AD" w:rsidRPr="008942AD">
        <w:rPr>
          <w:rFonts w:ascii="Times New Roman" w:eastAsia="Times New Roman" w:hAnsi="Times New Roman" w:hint="cs"/>
          <w:color w:val="008000"/>
          <w:sz w:val="24"/>
          <w:szCs w:val="24"/>
          <w:rtl/>
          <w:lang w:eastAsia="he-IL"/>
        </w:rPr>
        <w:br/>
      </w:r>
    </w:p>
    <w:p w14:paraId="1841CB0C"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2F17414F"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A314526"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F36874A"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9F0FC7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D127897" w14:textId="15094D05"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65D99">
            <w:rPr>
              <w:rFonts w:ascii="Times New Roman" w:eastAsia="Times New Roman" w:hAnsi="Times New Roman"/>
              <w:color w:val="008000"/>
              <w:sz w:val="24"/>
              <w:szCs w:val="24"/>
              <w:rtl/>
              <w:lang w:eastAsia="he-IL"/>
            </w:rPr>
            <w:t xml:space="preserve"> אלעד דוד בע"מ ח.פ 515300127  </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C4B8C">
            <w:rPr>
              <w:rFonts w:ascii="Times New Roman" w:eastAsia="Times New Roman" w:hAnsi="Times New Roman"/>
              <w:color w:val="008000"/>
              <w:sz w:val="24"/>
              <w:szCs w:val="24"/>
              <w:rtl/>
              <w:lang w:eastAsia="he-IL"/>
            </w:rPr>
            <w:t>מורדות ארנונה</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68A8E908"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3300D03E"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141A96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F0D7858"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2CE6ED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47FABD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00EF25C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18812C2"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0C449EC8"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3F8C18E0" w14:textId="787E2E27" w:rsidR="008942AD" w:rsidRPr="008942AD" w:rsidRDefault="00DA31D6"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65D99">
            <w:rPr>
              <w:rFonts w:ascii="Times New Roman" w:eastAsia="Times New Roman" w:hAnsi="Times New Roman"/>
              <w:color w:val="00B0F0"/>
              <w:sz w:val="20"/>
              <w:szCs w:val="24"/>
              <w:u w:val="single"/>
              <w:rtl/>
              <w:lang w:eastAsia="he-IL"/>
            </w:rPr>
            <w:t xml:space="preserve"> אלעד דוד בע"מ ח.פ 515300127  </w:t>
          </w:r>
        </w:sdtContent>
      </w:sdt>
    </w:p>
    <w:p w14:paraId="7CA32861"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1A511DBB"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34EE5897"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t xml:space="preserve">נספח "י" </w:t>
      </w:r>
    </w:p>
    <w:p w14:paraId="36C96189"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66AFA5F3"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7B7E4BAB"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3729CAA5" w14:textId="69611791" w:rsidR="008942AD" w:rsidRPr="008942AD" w:rsidRDefault="008942AD" w:rsidP="00365D99">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David" w:hAnsi="David" w:hint="cs"/>
            <w:color w:val="00B0F0"/>
            <w:sz w:val="20"/>
            <w:szCs w:val="20"/>
            <w:rt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 w:author="Kook Sec" w:date="2024-06-26T12:19:00Z">
            <w:r w:rsidR="00365D99" w:rsidRPr="00365D99">
              <w:rPr>
                <w:rFonts w:ascii="David" w:hAnsi="David"/>
                <w:color w:val="00B0F0"/>
                <w:sz w:val="20"/>
                <w:szCs w:val="20"/>
                <w:rtl/>
              </w:rPr>
              <w:t>א.מ. ישראל מגורים פיתוח בע"מ</w:t>
            </w:r>
            <w:r w:rsidR="00365D99" w:rsidRPr="00365D99">
              <w:rPr>
                <w:rFonts w:ascii="David" w:hAnsi="David" w:hint="cs"/>
                <w:color w:val="00B0F0"/>
                <w:sz w:val="20"/>
                <w:szCs w:val="20"/>
                <w:rtl/>
              </w:rPr>
              <w:t xml:space="preserve"> </w:t>
            </w:r>
          </w:ins>
        </w:sdtContent>
      </w:sdt>
    </w:p>
    <w:p w14:paraId="594FE898"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99AE216"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75E06225"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C2224D2"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C4B8C">
            <w:rPr>
              <w:rFonts w:ascii="Times New Roman" w:eastAsia="Times New Roman" w:hAnsi="Times New Roman" w:hint="cs"/>
              <w:color w:val="008000"/>
              <w:sz w:val="24"/>
              <w:szCs w:val="24"/>
              <w:rtl/>
              <w:lang w:eastAsia="he-IL"/>
            </w:rPr>
            <w:t>מורדות ארנונה</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04EB5E0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54835FA0"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EF86D9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B912C5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B5F1AC9"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A9383A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2EC0F0"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4AC892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3A16B8C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4BC27DA"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1151A373"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03F830AC"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36FEB4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57A311B6"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25EB4F0E"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4F44A10E"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16E36F2E"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2E2CEA10" w14:textId="74B9FB79" w:rsidR="008942AD" w:rsidRPr="008942AD" w:rsidRDefault="008942AD" w:rsidP="00365D99">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del w:id="3" w:author="Kook Sec" w:date="2024-06-26T12:19:00Z">
        <w:r w:rsidRPr="008942AD" w:rsidDel="00365D99">
          <w:rPr>
            <w:rFonts w:ascii="Times New Roman" w:eastAsia="Times New Roman" w:hAnsi="Times New Roman" w:hint="cs"/>
            <w:color w:val="00B0F0"/>
            <w:sz w:val="24"/>
            <w:szCs w:val="24"/>
            <w:rtl/>
            <w:lang w:eastAsia="he-IL"/>
          </w:rPr>
          <w:delText xml:space="preserve">          </w:delText>
        </w:r>
      </w:del>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65D99">
            <w:rPr>
              <w:rFonts w:ascii="Times New Roman" w:eastAsia="Times New Roman" w:hAnsi="Times New Roman"/>
              <w:color w:val="00B0F0"/>
              <w:sz w:val="20"/>
              <w:szCs w:val="24"/>
              <w:u w:val="single"/>
              <w:rtl/>
              <w:lang w:eastAsia="he-IL"/>
            </w:rPr>
            <w:t xml:space="preserve"> אלעד דוד בע"מ ח.פ 515300127  </w:t>
          </w:r>
        </w:sdtContent>
      </w:sdt>
    </w:p>
    <w:p w14:paraId="0C1C440D"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36B7134"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BE2A07F"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034025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664B04D8"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6705BD9E"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624834E2"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07219DD1" w14:textId="77777777" w:rsidR="008942AD" w:rsidRPr="008942AD" w:rsidRDefault="008942AD" w:rsidP="008942AD">
      <w:pPr>
        <w:widowControl w:val="0"/>
        <w:rPr>
          <w:rFonts w:ascii="Times New Roman" w:eastAsia="Times New Roman" w:hAnsi="Times New Roman"/>
          <w:sz w:val="20"/>
          <w:szCs w:val="20"/>
          <w:rtl/>
          <w:lang w:eastAsia="he-IL"/>
        </w:rPr>
      </w:pPr>
    </w:p>
    <w:p w14:paraId="2FB01AFE"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1208415E"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61C06460" w14:textId="77777777" w:rsidR="008942AD" w:rsidRPr="008942AD" w:rsidRDefault="008942AD" w:rsidP="008942AD">
      <w:pPr>
        <w:rPr>
          <w:rFonts w:ascii="Times New Roman" w:eastAsia="Times New Roman" w:hAnsi="Times New Roman"/>
          <w:sz w:val="20"/>
          <w:szCs w:val="24"/>
          <w:rtl/>
        </w:rPr>
      </w:pPr>
    </w:p>
    <w:p w14:paraId="2CD79DAE" w14:textId="77777777" w:rsidR="008942AD" w:rsidRPr="008942AD" w:rsidRDefault="008942AD" w:rsidP="008942AD">
      <w:pPr>
        <w:rPr>
          <w:rFonts w:ascii="Times New Roman" w:eastAsia="Times New Roman" w:hAnsi="Times New Roman"/>
          <w:sz w:val="20"/>
          <w:szCs w:val="24"/>
          <w:rtl/>
        </w:rPr>
      </w:pPr>
    </w:p>
    <w:p w14:paraId="66C8D7C7"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420AD6A4" w14:textId="77777777" w:rsidR="008942AD" w:rsidRPr="008942AD" w:rsidRDefault="008942AD" w:rsidP="008942AD">
      <w:pPr>
        <w:spacing w:before="100" w:beforeAutospacing="1" w:after="100" w:afterAutospacing="1" w:line="720" w:lineRule="auto"/>
        <w:rPr>
          <w:rFonts w:ascii="David" w:hAnsi="David"/>
        </w:rPr>
      </w:pPr>
    </w:p>
    <w:p w14:paraId="34D93A41" w14:textId="77777777" w:rsidR="001A69D5" w:rsidRPr="008942AD" w:rsidRDefault="001A69D5" w:rsidP="008942AD">
      <w:pPr>
        <w:spacing w:before="60" w:after="60"/>
        <w:jc w:val="center"/>
      </w:pPr>
    </w:p>
    <w:sectPr w:rsidR="001A69D5" w:rsidRPr="008942AD" w:rsidSect="000E2532">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1D3A7D" w14:textId="77777777" w:rsidR="00DA31D6" w:rsidRDefault="00DA31D6" w:rsidP="00AF234B">
      <w:r>
        <w:separator/>
      </w:r>
    </w:p>
  </w:endnote>
  <w:endnote w:type="continuationSeparator" w:id="0">
    <w:p w14:paraId="7BE0AB16" w14:textId="77777777" w:rsidR="00DA31D6" w:rsidRDefault="00DA31D6" w:rsidP="00AF234B">
      <w:r>
        <w:continuationSeparator/>
      </w:r>
    </w:p>
  </w:endnote>
  <w:endnote w:type="continuationNotice" w:id="1">
    <w:p w14:paraId="0E6C5744" w14:textId="77777777" w:rsidR="00DA31D6" w:rsidRDefault="00DA31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8C60B" w14:textId="77777777" w:rsidR="00365D99" w:rsidRDefault="00365D99">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DA31D6" w14:paraId="1D905943" w14:textId="77777777" w:rsidTr="00726C39">
      <w:tc>
        <w:tcPr>
          <w:tcW w:w="753" w:type="dxa"/>
        </w:tcPr>
        <w:p w14:paraId="24C9DDFF" w14:textId="77777777" w:rsidR="00DA31D6" w:rsidRPr="001A0C3C" w:rsidRDefault="00DA31D6"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F5649F7" w14:textId="77777777" w:rsidR="00DA31D6" w:rsidRPr="00726C39" w:rsidRDefault="00DA31D6" w:rsidP="00FA6134">
              <w:pPr>
                <w:pStyle w:val="a5"/>
                <w:rPr>
                  <w:rFonts w:ascii="David" w:hAnsi="David"/>
                  <w:color w:val="00B0F0"/>
                  <w:sz w:val="20"/>
                  <w:szCs w:val="20"/>
                  <w:rtl/>
                </w:rPr>
              </w:pPr>
              <w:r>
                <w:rPr>
                  <w:rFonts w:ascii="David" w:hAnsi="David"/>
                  <w:color w:val="00B0F0"/>
                  <w:sz w:val="20"/>
                  <w:szCs w:val="20"/>
                  <w:rtl/>
                </w:rPr>
                <w:t>א.מ. ישראל מגורים פיתוח בע"מ</w:t>
              </w:r>
            </w:p>
          </w:tc>
        </w:sdtContent>
      </w:sdt>
      <w:tc>
        <w:tcPr>
          <w:tcW w:w="2232" w:type="dxa"/>
        </w:tcPr>
        <w:p w14:paraId="5C6069C3" w14:textId="77777777" w:rsidR="00DA31D6" w:rsidRPr="006F07FB" w:rsidRDefault="00DA31D6"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ניהול תיאום ופיקוח</w:t>
              </w:r>
            </w:sdtContent>
          </w:sdt>
        </w:p>
      </w:tc>
      <w:tc>
        <w:tcPr>
          <w:tcW w:w="236" w:type="dxa"/>
        </w:tcPr>
        <w:p w14:paraId="79C6405E" w14:textId="77777777" w:rsidR="00DA31D6" w:rsidRPr="008B5A36" w:rsidRDefault="00DA31D6" w:rsidP="00FA6134">
          <w:pPr>
            <w:pStyle w:val="a5"/>
            <w:rPr>
              <w:rFonts w:ascii="David" w:hAnsi="David"/>
              <w:sz w:val="16"/>
              <w:szCs w:val="16"/>
              <w:rtl/>
            </w:rPr>
          </w:pPr>
        </w:p>
      </w:tc>
      <w:tc>
        <w:tcPr>
          <w:tcW w:w="1129" w:type="dxa"/>
        </w:tcPr>
        <w:p w14:paraId="45A050E2" w14:textId="77777777" w:rsidR="00DA31D6" w:rsidRPr="001A0C3C" w:rsidRDefault="00DA31D6"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24BB5F5" w14:textId="377B3C27" w:rsidR="00DA31D6" w:rsidRPr="001A0C3C" w:rsidRDefault="00DA31D6" w:rsidP="00FA6134">
              <w:pPr>
                <w:pStyle w:val="a5"/>
                <w:rPr>
                  <w:rFonts w:ascii="David" w:hAnsi="David"/>
                  <w:sz w:val="20"/>
                  <w:szCs w:val="20"/>
                  <w:rtl/>
                </w:rPr>
              </w:pPr>
              <w:del w:id="4" w:author="Kook Sec" w:date="2024-06-26T11:16:00Z">
                <w:r w:rsidDel="00DA31D6">
                  <w:rPr>
                    <w:rFonts w:ascii="David" w:hAnsi="David" w:hint="cs"/>
                    <w:sz w:val="20"/>
                    <w:szCs w:val="20"/>
                  </w:rPr>
                  <w:delText>CONT-5-671</w:delText>
                </w:r>
              </w:del>
              <w:ins w:id="5" w:author="Kook Sec" w:date="2024-06-26T11:16:00Z">
                <w:r>
                  <w:rPr>
                    <w:rFonts w:ascii="David" w:hAnsi="David" w:hint="cs"/>
                    <w:sz w:val="20"/>
                    <w:szCs w:val="20"/>
                  </w:rPr>
                  <w:t>CO</w:t>
                </w:r>
                <w:r>
                  <w:rPr>
                    <w:rFonts w:ascii="David" w:hAnsi="David" w:hint="cs"/>
                    <w:sz w:val="20"/>
                    <w:szCs w:val="20"/>
                    <w:rtl/>
                  </w:rPr>
                  <w:t>NT-10-1981</w:t>
                </w:r>
              </w:ins>
            </w:p>
          </w:tc>
        </w:sdtContent>
      </w:sdt>
    </w:tr>
    <w:tr w:rsidR="00DA31D6" w14:paraId="23A0500A" w14:textId="77777777" w:rsidTr="00726C39">
      <w:tc>
        <w:tcPr>
          <w:tcW w:w="753" w:type="dxa"/>
        </w:tcPr>
        <w:p w14:paraId="45BD3056" w14:textId="77777777" w:rsidR="00DA31D6" w:rsidRPr="001A0C3C" w:rsidRDefault="00DA31D6" w:rsidP="00FA6134">
          <w:pPr>
            <w:pStyle w:val="a5"/>
            <w:rPr>
              <w:rFonts w:ascii="David" w:hAnsi="David"/>
              <w:sz w:val="20"/>
              <w:szCs w:val="20"/>
              <w:rtl/>
            </w:rPr>
          </w:pPr>
          <w:r>
            <w:rPr>
              <w:rFonts w:ascii="David" w:hAnsi="David" w:hint="cs"/>
              <w:sz w:val="20"/>
              <w:szCs w:val="20"/>
              <w:rtl/>
            </w:rPr>
            <w:t>ספק:</w:t>
          </w:r>
        </w:p>
      </w:tc>
      <w:sdt>
        <w:sdtPr>
          <w:rPr>
            <w:color w:val="000000"/>
            <w:sz w:val="24"/>
            <w:szCs w:val="24"/>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5F43AA6" w14:textId="51207AF6" w:rsidR="00DA31D6" w:rsidRPr="00726C39" w:rsidRDefault="00365D99" w:rsidP="00365D99">
              <w:pPr>
                <w:pStyle w:val="a5"/>
                <w:rPr>
                  <w:rFonts w:ascii="David" w:hAnsi="David"/>
                  <w:color w:val="00B0F0"/>
                  <w:sz w:val="20"/>
                  <w:szCs w:val="20"/>
                  <w:rtl/>
                </w:rPr>
              </w:pPr>
              <w:r w:rsidRPr="00365D99">
                <w:rPr>
                  <w:color w:val="000000"/>
                  <w:sz w:val="24"/>
                  <w:szCs w:val="24"/>
                  <w:rtl/>
                </w:rPr>
                <w:t xml:space="preserve"> אלעד דוד בע"מ ח.פ 515300127  </w:t>
              </w:r>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DA31D6" w:rsidRPr="00B213F4" w14:paraId="306E39B6" w14:textId="77777777" w:rsidTr="00726C39">
            <w:trPr>
              <w:trHeight w:val="201"/>
            </w:trPr>
            <w:tc>
              <w:tcPr>
                <w:tcW w:w="633" w:type="dxa"/>
              </w:tcPr>
              <w:p w14:paraId="057A98E6" w14:textId="77777777" w:rsidR="00DA31D6" w:rsidRPr="001A0C3C" w:rsidRDefault="00DA31D6"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155" w:type="dxa"/>
                  </w:tcPr>
                  <w:p w14:paraId="4B485192" w14:textId="49CBF915" w:rsidR="00DA31D6" w:rsidRPr="00B213F4" w:rsidRDefault="00365D99" w:rsidP="000C7E66">
                    <w:pPr>
                      <w:pStyle w:val="a5"/>
                      <w:rPr>
                        <w:rFonts w:ascii="David" w:hAnsi="David"/>
                        <w:color w:val="00B0F0"/>
                        <w:sz w:val="20"/>
                        <w:szCs w:val="20"/>
                        <w:rtl/>
                      </w:rPr>
                    </w:pPr>
                    <w:r>
                      <w:rPr>
                        <w:rFonts w:ascii="David" w:hAnsi="David"/>
                        <w:color w:val="00B0F0"/>
                        <w:sz w:val="20"/>
                        <w:szCs w:val="20"/>
                        <w:rtl/>
                      </w:rPr>
                      <w:t>0.2</w:t>
                    </w:r>
                  </w:p>
                </w:tc>
              </w:sdtContent>
            </w:sdt>
          </w:tr>
        </w:tbl>
        <w:p w14:paraId="0FA8D5A2" w14:textId="77777777" w:rsidR="00DA31D6" w:rsidRPr="006F07FB" w:rsidRDefault="00DA31D6" w:rsidP="00FA6134">
          <w:pPr>
            <w:pStyle w:val="a5"/>
            <w:rPr>
              <w:rFonts w:ascii="David" w:hAnsi="David"/>
              <w:sz w:val="20"/>
              <w:szCs w:val="20"/>
              <w:rtl/>
            </w:rPr>
          </w:pPr>
        </w:p>
      </w:tc>
      <w:tc>
        <w:tcPr>
          <w:tcW w:w="236" w:type="dxa"/>
        </w:tcPr>
        <w:p w14:paraId="5B186B83" w14:textId="77777777" w:rsidR="00DA31D6" w:rsidRPr="006F07FB" w:rsidRDefault="00DA31D6" w:rsidP="00FA6134">
          <w:pPr>
            <w:pStyle w:val="a5"/>
            <w:rPr>
              <w:rFonts w:ascii="David" w:hAnsi="David"/>
              <w:sz w:val="20"/>
              <w:szCs w:val="20"/>
              <w:rtl/>
            </w:rPr>
          </w:pPr>
        </w:p>
      </w:tc>
      <w:tc>
        <w:tcPr>
          <w:tcW w:w="1129" w:type="dxa"/>
        </w:tcPr>
        <w:p w14:paraId="52E15B41" w14:textId="77777777" w:rsidR="00DA31D6" w:rsidRPr="001A0C3C" w:rsidRDefault="00DA31D6"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2A769E36" w14:textId="2DC7C539" w:rsidR="00DA31D6" w:rsidRDefault="00DA31D6" w:rsidP="00FA6134">
          <w:pPr>
            <w:pStyle w:val="a5"/>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365D99">
                <w:rPr>
                  <w:rFonts w:ascii="David" w:hAnsi="David"/>
                  <w:sz w:val="20"/>
                  <w:szCs w:val="20"/>
                  <w:rtl/>
                </w:rPr>
                <w:t>3;#</w:t>
              </w:r>
              <w:r w:rsidR="00365D99">
                <w:rPr>
                  <w:rFonts w:ascii="David" w:hAnsi="David"/>
                  <w:sz w:val="20"/>
                  <w:szCs w:val="20"/>
                </w:rPr>
                <w:t>Draft</w:t>
              </w:r>
            </w:sdtContent>
          </w:sdt>
        </w:p>
      </w:tc>
    </w:tr>
    <w:tr w:rsidR="00DA31D6" w14:paraId="3184959E" w14:textId="77777777" w:rsidTr="00726C39">
      <w:tc>
        <w:tcPr>
          <w:tcW w:w="753" w:type="dxa"/>
        </w:tcPr>
        <w:p w14:paraId="582B61FA" w14:textId="77777777" w:rsidR="00DA31D6" w:rsidRDefault="00DA31D6" w:rsidP="00FA6134">
          <w:pPr>
            <w:pStyle w:val="a5"/>
            <w:rPr>
              <w:rFonts w:ascii="David" w:hAnsi="David"/>
              <w:sz w:val="20"/>
              <w:szCs w:val="20"/>
              <w:rtl/>
            </w:rPr>
          </w:pPr>
        </w:p>
      </w:tc>
      <w:tc>
        <w:tcPr>
          <w:tcW w:w="1883" w:type="dxa"/>
        </w:tcPr>
        <w:p w14:paraId="135AA591" w14:textId="77777777" w:rsidR="00DA31D6" w:rsidRPr="00726C39" w:rsidRDefault="00DA31D6" w:rsidP="00FA6134">
          <w:pPr>
            <w:pStyle w:val="a5"/>
            <w:rPr>
              <w:rFonts w:ascii="David" w:hAnsi="David"/>
              <w:color w:val="00B0F0"/>
              <w:sz w:val="20"/>
              <w:szCs w:val="20"/>
              <w:rtl/>
            </w:rPr>
          </w:pPr>
        </w:p>
      </w:tc>
      <w:tc>
        <w:tcPr>
          <w:tcW w:w="2232" w:type="dxa"/>
        </w:tcPr>
        <w:p w14:paraId="178E54D0" w14:textId="77777777" w:rsidR="00DA31D6" w:rsidRDefault="00DA31D6" w:rsidP="000C7E66">
          <w:pPr>
            <w:pStyle w:val="a5"/>
            <w:rPr>
              <w:rFonts w:ascii="David" w:hAnsi="David"/>
              <w:sz w:val="20"/>
              <w:szCs w:val="20"/>
              <w:rtl/>
            </w:rPr>
          </w:pPr>
        </w:p>
      </w:tc>
      <w:tc>
        <w:tcPr>
          <w:tcW w:w="236" w:type="dxa"/>
        </w:tcPr>
        <w:p w14:paraId="4A587EB0" w14:textId="77777777" w:rsidR="00DA31D6" w:rsidRPr="006F07FB" w:rsidRDefault="00DA31D6" w:rsidP="00FA6134">
          <w:pPr>
            <w:pStyle w:val="a5"/>
            <w:rPr>
              <w:rFonts w:ascii="David" w:hAnsi="David"/>
              <w:sz w:val="20"/>
              <w:szCs w:val="20"/>
              <w:rtl/>
            </w:rPr>
          </w:pPr>
        </w:p>
      </w:tc>
      <w:tc>
        <w:tcPr>
          <w:tcW w:w="1129" w:type="dxa"/>
        </w:tcPr>
        <w:p w14:paraId="4000F895" w14:textId="77777777" w:rsidR="00DA31D6" w:rsidRPr="006F07FB" w:rsidRDefault="00DA31D6" w:rsidP="000C7E66">
          <w:pPr>
            <w:pStyle w:val="a5"/>
            <w:rPr>
              <w:rFonts w:ascii="David" w:hAnsi="David"/>
              <w:sz w:val="20"/>
              <w:szCs w:val="20"/>
              <w:rtl/>
            </w:rPr>
          </w:pPr>
        </w:p>
      </w:tc>
      <w:tc>
        <w:tcPr>
          <w:tcW w:w="2073" w:type="dxa"/>
        </w:tcPr>
        <w:p w14:paraId="004D5362" w14:textId="77777777" w:rsidR="00DA31D6" w:rsidRDefault="00DA31D6" w:rsidP="00FA6134">
          <w:pPr>
            <w:pStyle w:val="a5"/>
            <w:rPr>
              <w:rFonts w:ascii="David" w:hAnsi="David"/>
              <w:sz w:val="20"/>
              <w:szCs w:val="20"/>
              <w:rtl/>
            </w:rPr>
          </w:pPr>
        </w:p>
      </w:tc>
    </w:tr>
  </w:tbl>
  <w:p w14:paraId="466C9F06" w14:textId="77777777" w:rsidR="00DA31D6" w:rsidRPr="00A10190" w:rsidRDefault="00DA31D6"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501D7C20" w14:textId="77777777" w:rsidR="00DA31D6" w:rsidRPr="00552E11" w:rsidRDefault="00DA31D6" w:rsidP="00552E11">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4B746A" w14:textId="77777777" w:rsidR="00365D99" w:rsidRDefault="00365D9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FB08DC" w14:textId="77777777" w:rsidR="00DA31D6" w:rsidRDefault="00DA31D6" w:rsidP="00AF234B">
      <w:r>
        <w:separator/>
      </w:r>
    </w:p>
  </w:footnote>
  <w:footnote w:type="continuationSeparator" w:id="0">
    <w:p w14:paraId="28F6609F" w14:textId="77777777" w:rsidR="00DA31D6" w:rsidRDefault="00DA31D6" w:rsidP="00AF234B">
      <w:r>
        <w:continuationSeparator/>
      </w:r>
    </w:p>
  </w:footnote>
  <w:footnote w:type="continuationNotice" w:id="1">
    <w:p w14:paraId="14850081" w14:textId="77777777" w:rsidR="00DA31D6" w:rsidRDefault="00DA31D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BE9ABE" w14:textId="77777777" w:rsidR="00365D99" w:rsidRDefault="00365D99">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0EBBEE14" w14:textId="77777777" w:rsidR="00DA31D6" w:rsidRDefault="00DA31D6">
        <w:pPr>
          <w:pStyle w:val="a3"/>
          <w:jc w:val="center"/>
        </w:pPr>
        <w:r>
          <w:fldChar w:fldCharType="begin"/>
        </w:r>
        <w:r>
          <w:instrText xml:space="preserve"> PAGE   \* MERGEFORMAT </w:instrText>
        </w:r>
        <w:r>
          <w:fldChar w:fldCharType="separate"/>
        </w:r>
        <w:r w:rsidR="00365D99">
          <w:rPr>
            <w:noProof/>
            <w:rtl/>
          </w:rPr>
          <w:t>1</w:t>
        </w:r>
        <w:r>
          <w:rPr>
            <w:noProof/>
          </w:rPr>
          <w:fldChar w:fldCharType="end"/>
        </w:r>
      </w:p>
    </w:sdtContent>
  </w:sdt>
  <w:p w14:paraId="5AA92FA2" w14:textId="77777777" w:rsidR="00DA31D6" w:rsidRDefault="00DA31D6">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D244E" w14:textId="77777777" w:rsidR="00365D99" w:rsidRDefault="00365D9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206FA"/>
    <w:rsid w:val="000521ED"/>
    <w:rsid w:val="000701ED"/>
    <w:rsid w:val="00072BF6"/>
    <w:rsid w:val="00076D28"/>
    <w:rsid w:val="000C4B8C"/>
    <w:rsid w:val="000C7E66"/>
    <w:rsid w:val="000E2532"/>
    <w:rsid w:val="001068F2"/>
    <w:rsid w:val="00120C1C"/>
    <w:rsid w:val="00134C85"/>
    <w:rsid w:val="00172889"/>
    <w:rsid w:val="001A0C3C"/>
    <w:rsid w:val="001A69D5"/>
    <w:rsid w:val="00214ACF"/>
    <w:rsid w:val="00226178"/>
    <w:rsid w:val="002302E1"/>
    <w:rsid w:val="00277E5E"/>
    <w:rsid w:val="002E0AF1"/>
    <w:rsid w:val="00301DDA"/>
    <w:rsid w:val="00311DA0"/>
    <w:rsid w:val="0031512F"/>
    <w:rsid w:val="00341985"/>
    <w:rsid w:val="00345812"/>
    <w:rsid w:val="00365D99"/>
    <w:rsid w:val="003770FB"/>
    <w:rsid w:val="003D648B"/>
    <w:rsid w:val="003D6519"/>
    <w:rsid w:val="00406518"/>
    <w:rsid w:val="00436138"/>
    <w:rsid w:val="00477F7B"/>
    <w:rsid w:val="00487947"/>
    <w:rsid w:val="0054041D"/>
    <w:rsid w:val="00552E11"/>
    <w:rsid w:val="005662C9"/>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805E61"/>
    <w:rsid w:val="00831CE5"/>
    <w:rsid w:val="008942AD"/>
    <w:rsid w:val="008B5A36"/>
    <w:rsid w:val="008C64C6"/>
    <w:rsid w:val="00907FBC"/>
    <w:rsid w:val="00942177"/>
    <w:rsid w:val="00942B6A"/>
    <w:rsid w:val="00A955A9"/>
    <w:rsid w:val="00AF234B"/>
    <w:rsid w:val="00B32B85"/>
    <w:rsid w:val="00B50B69"/>
    <w:rsid w:val="00B84B04"/>
    <w:rsid w:val="00B9606A"/>
    <w:rsid w:val="00BB0A40"/>
    <w:rsid w:val="00BC1995"/>
    <w:rsid w:val="00BE17B4"/>
    <w:rsid w:val="00C15D5B"/>
    <w:rsid w:val="00C3675F"/>
    <w:rsid w:val="00C46D5F"/>
    <w:rsid w:val="00C90434"/>
    <w:rsid w:val="00CA296C"/>
    <w:rsid w:val="00CA4F2E"/>
    <w:rsid w:val="00CB099C"/>
    <w:rsid w:val="00D62E1A"/>
    <w:rsid w:val="00D64618"/>
    <w:rsid w:val="00D66DDC"/>
    <w:rsid w:val="00DA31D6"/>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75E2D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3" Type="http://schemas.openxmlformats.org/officeDocument/2006/relationships/theme" Target="theme/theme1.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glossaryDocument" Target="glossary/document.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2E4DBF"/>
    <w:rsid w:val="003025E3"/>
    <w:rsid w:val="00493858"/>
    <w:rsid w:val="00797A15"/>
    <w:rsid w:val="00BA3F90"/>
    <w:rsid w:val="00DF371A"/>
    <w:rsid w:val="00ED76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76D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 w:type="paragraph" w:customStyle="1" w:styleId="4137BA75CB4B44C98DC36F842809ED27">
    <w:name w:val="4137BA75CB4B44C98DC36F842809ED27"/>
    <w:rsid w:val="00ED76D5"/>
  </w:style>
  <w:style w:type="paragraph" w:customStyle="1" w:styleId="90A8547C1C7F4442A3195C97C735302F">
    <w:name w:val="90A8547C1C7F4442A3195C97C735302F"/>
    <w:rsid w:val="00ED76D5"/>
  </w:style>
  <w:style w:type="paragraph" w:customStyle="1" w:styleId="88DD345118324439955BC4F5FA566844">
    <w:name w:val="88DD345118324439955BC4F5FA566844"/>
    <w:rsid w:val="00ED76D5"/>
  </w:style>
  <w:style w:type="paragraph" w:customStyle="1" w:styleId="BA702912603B478FBA46D67F2C7D88C6">
    <w:name w:val="BA702912603B478FBA46D67F2C7D88C6"/>
    <w:rsid w:val="00ED76D5"/>
  </w:style>
  <w:style w:type="paragraph" w:customStyle="1" w:styleId="46C90903469B4396A7377F8BFB669754">
    <w:name w:val="46C90903469B4396A7377F8BFB669754"/>
    <w:rsid w:val="00ED76D5"/>
  </w:style>
  <w:style w:type="paragraph" w:customStyle="1" w:styleId="8675A90F7CDB45448FB1655E318426FC">
    <w:name w:val="8675A90F7CDB45448FB1655E318426FC"/>
    <w:rsid w:val="00ED76D5"/>
  </w:style>
  <w:style w:type="paragraph" w:customStyle="1" w:styleId="4B5548F2BD0A4AE5BB39C87C42A1BBAB">
    <w:name w:val="4B5548F2BD0A4AE5BB39C87C42A1BBAB"/>
    <w:rsid w:val="00ED76D5"/>
  </w:style>
  <w:style w:type="paragraph" w:customStyle="1" w:styleId="8FFC7A7341564ECB83CFE9E94685D7DA">
    <w:name w:val="8FFC7A7341564ECB83CFE9E94685D7DA"/>
    <w:rsid w:val="00ED76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ניהול תיאום ופיקוח" ma:contentTypeID="0x010100398782B37190B343ABC5A26867A4FDE21B00FB61427A2A27494B92BEB243E62E9800" ma:contentTypeVersion="175" ma:contentTypeDescription="" ma:contentTypeScope="" ma:versionID="3e8c53d12fcba1bd91b55d6e34fd09d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48DAA925-0027-4A8B-B3CF-175DFF412F8A}"/>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71DFA64A-BF18-42DC-BD5C-34832F2CF452}"/>
</file>

<file path=customXml/itemProps5.xml><?xml version="1.0" encoding="utf-8"?>
<ds:datastoreItem xmlns:ds="http://schemas.openxmlformats.org/officeDocument/2006/customXml" ds:itemID="{35801D52-3B23-4205-9724-02BADE007D15}"/>
</file>

<file path=customXml/itemProps6.xml><?xml version="1.0" encoding="utf-8"?>
<ds:datastoreItem xmlns:ds="http://schemas.openxmlformats.org/officeDocument/2006/customXml" ds:itemID="{A35F77CE-DA21-443B-93ED-9B25E48B69CF}"/>
</file>

<file path=docProps/app.xml><?xml version="1.0" encoding="utf-8"?>
<Properties xmlns="http://schemas.openxmlformats.org/officeDocument/2006/extended-properties" xmlns:vt="http://schemas.openxmlformats.org/officeDocument/2006/docPropsVTypes">
  <Template>Normal</Template>
  <TotalTime>0</TotalTime>
  <Pages>58</Pages>
  <Words>14592</Words>
  <Characters>72965</Characters>
  <Application>Microsoft Office Word</Application>
  <DocSecurity>0</DocSecurity>
  <Lines>608</Lines>
  <Paragraphs>174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2024-06-26T09:20:00Z</dcterms:created>
  <dcterms:modified xsi:type="dcterms:W3CDTF">2024-06-26T09:20:00Z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6114cab7-29d9-4474-8e9e-1cabfa3158b9</vt:lpwstr>
  </property>
</Properties>
</file>