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C1E1B" w14:textId="77777777" w:rsidR="001835AB" w:rsidRPr="00010762"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7F9BDEE7"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9C32FBE"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010762">
        <w:rPr>
          <w:rFonts w:ascii="Times New Roman" w:eastAsia="Times New Roman" w:hAnsi="Times New Roman"/>
          <w:bCs/>
          <w:i/>
          <w:iCs/>
          <w:noProof/>
          <w:sz w:val="32"/>
          <w:szCs w:val="32"/>
        </w:rPr>
        <w:drawing>
          <wp:inline distT="0" distB="0" distL="0" distR="0" wp14:anchorId="49D1D10B" wp14:editId="114D7707">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00B4E2F"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CC349D2"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AF3FB17" w14:textId="77777777" w:rsidR="00E64AE3" w:rsidRPr="00010762"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CF4A0A9" w14:textId="77777777" w:rsidR="00E64AE3" w:rsidRPr="00010762"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C43E40"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010762">
        <w:rPr>
          <w:rFonts w:ascii="Times New Roman" w:eastAsia="Times New Roman" w:hAnsi="Times New Roman" w:hint="cs"/>
          <w:bCs/>
          <w:sz w:val="32"/>
          <w:szCs w:val="32"/>
          <w:u w:val="single"/>
          <w:rtl/>
          <w:lang w:eastAsia="he-IL"/>
        </w:rPr>
        <w:t>חוזה מתכנן מעליות</w:t>
      </w:r>
    </w:p>
    <w:p w14:paraId="6694E25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BBC2D9" w14:textId="77777777" w:rsidR="00E64AE3" w:rsidRPr="00010762"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2EF538" w14:textId="77777777" w:rsidR="00E64AE3" w:rsidRPr="00010762"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2823EE2" w14:textId="77777777" w:rsidR="00E64AE3" w:rsidRPr="00010762"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9B34044" w14:textId="77777777" w:rsidR="00010762" w:rsidRPr="00010762" w:rsidRDefault="00010762" w:rsidP="00010762">
      <w:pPr>
        <w:widowControl w:val="0"/>
        <w:spacing w:before="0" w:beforeAutospacing="0" w:after="0" w:afterAutospacing="0" w:line="240" w:lineRule="auto"/>
        <w:jc w:val="center"/>
        <w:rPr>
          <w:ins w:id="0" w:author="Kook Sec" w:date="2021-04-20T15:33:00Z"/>
          <w:rFonts w:ascii="Times New Roman" w:eastAsia="Times New Roman" w:hAnsi="Times New Roman"/>
          <w:bCs/>
          <w:sz w:val="32"/>
          <w:szCs w:val="32"/>
          <w:u w:val="single"/>
          <w:rtl/>
          <w:lang w:eastAsia="he-IL"/>
          <w:rPrChange w:id="1" w:author="Kook Sec" w:date="2021-04-20T16:07:00Z">
            <w:rPr>
              <w:ins w:id="2" w:author="Kook Sec" w:date="2021-04-20T15:33:00Z"/>
              <w:rFonts w:ascii="Times New Roman" w:eastAsia="Times New Roman" w:hAnsi="Times New Roman"/>
              <w:bCs/>
              <w:sz w:val="32"/>
              <w:szCs w:val="32"/>
              <w:u w:val="single"/>
              <w:rtl/>
              <w:lang w:eastAsia="he-IL"/>
            </w:rPr>
          </w:rPrChange>
        </w:rPr>
      </w:pPr>
      <w:ins w:id="3" w:author="Kook Sec" w:date="2021-04-20T15:33:00Z">
        <w:r w:rsidRPr="00010762">
          <w:rPr>
            <w:szCs w:val="22"/>
            <w:rtl/>
          </w:rPr>
          <w:drawing>
            <wp:inline distT="0" distB="0" distL="0" distR="0" wp14:anchorId="63DC0DD3" wp14:editId="0C0B4008">
              <wp:extent cx="5274310" cy="1199572"/>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199572"/>
                      </a:xfrm>
                      <a:prstGeom prst="rect">
                        <a:avLst/>
                      </a:prstGeom>
                      <a:noFill/>
                      <a:ln>
                        <a:noFill/>
                      </a:ln>
                    </pic:spPr>
                  </pic:pic>
                </a:graphicData>
              </a:graphic>
            </wp:inline>
          </w:drawing>
        </w:r>
      </w:ins>
    </w:p>
    <w:p w14:paraId="2CB53437" w14:textId="77777777" w:rsidR="00010762" w:rsidRPr="00010762" w:rsidRDefault="00010762" w:rsidP="00010762">
      <w:pPr>
        <w:widowControl w:val="0"/>
        <w:spacing w:before="0" w:beforeAutospacing="0" w:after="0" w:afterAutospacing="0" w:line="240" w:lineRule="auto"/>
        <w:rPr>
          <w:ins w:id="4" w:author="Kook Sec" w:date="2021-04-20T15:33:00Z"/>
          <w:rFonts w:ascii="Times New Roman" w:eastAsia="Times New Roman" w:hAnsi="Times New Roman"/>
          <w:bCs/>
          <w:sz w:val="32"/>
          <w:szCs w:val="32"/>
          <w:u w:val="single"/>
          <w:rtl/>
          <w:lang w:eastAsia="he-IL"/>
          <w:rPrChange w:id="5" w:author="Kook Sec" w:date="2021-04-20T16:07:00Z">
            <w:rPr>
              <w:ins w:id="6" w:author="Kook Sec" w:date="2021-04-20T15:33:00Z"/>
              <w:rFonts w:ascii="Times New Roman" w:eastAsia="Times New Roman" w:hAnsi="Times New Roman"/>
              <w:bCs/>
              <w:sz w:val="32"/>
              <w:szCs w:val="32"/>
              <w:u w:val="single"/>
              <w:rtl/>
              <w:lang w:eastAsia="he-IL"/>
            </w:rPr>
          </w:rPrChange>
        </w:rPr>
      </w:pPr>
    </w:p>
    <w:p w14:paraId="3EA0EEB5" w14:textId="77777777" w:rsidR="00010762" w:rsidRPr="00010762" w:rsidRDefault="00010762" w:rsidP="00010762">
      <w:pPr>
        <w:widowControl w:val="0"/>
        <w:spacing w:before="0" w:beforeAutospacing="0" w:after="0" w:afterAutospacing="0" w:line="240" w:lineRule="auto"/>
        <w:jc w:val="center"/>
        <w:rPr>
          <w:ins w:id="7" w:author="Kook Sec" w:date="2021-04-20T15:33:00Z"/>
          <w:rFonts w:ascii="Times New Roman" w:eastAsia="Times New Roman" w:hAnsi="Times New Roman"/>
          <w:bCs/>
          <w:sz w:val="32"/>
          <w:szCs w:val="32"/>
          <w:u w:val="single"/>
          <w:rtl/>
          <w:lang w:eastAsia="he-IL"/>
          <w:rPrChange w:id="8" w:author="Kook Sec" w:date="2021-04-20T16:07:00Z">
            <w:rPr>
              <w:ins w:id="9" w:author="Kook Sec" w:date="2021-04-20T15:33:00Z"/>
              <w:rFonts w:ascii="Times New Roman" w:eastAsia="Times New Roman" w:hAnsi="Times New Roman"/>
              <w:bCs/>
              <w:sz w:val="32"/>
              <w:szCs w:val="32"/>
              <w:u w:val="single"/>
              <w:rtl/>
              <w:lang w:eastAsia="he-IL"/>
            </w:rPr>
          </w:rPrChange>
        </w:rPr>
      </w:pPr>
    </w:p>
    <w:p w14:paraId="3EF26F98" w14:textId="77777777" w:rsidR="00010762" w:rsidRPr="00010762" w:rsidRDefault="00010762" w:rsidP="00010762">
      <w:pPr>
        <w:widowControl w:val="0"/>
        <w:spacing w:before="0" w:beforeAutospacing="0" w:after="0" w:afterAutospacing="0" w:line="240" w:lineRule="auto"/>
        <w:jc w:val="center"/>
        <w:rPr>
          <w:ins w:id="10" w:author="Kook Sec" w:date="2021-04-20T15:33:00Z"/>
          <w:rFonts w:ascii="Times New Roman" w:eastAsia="Times New Roman" w:hAnsi="Times New Roman"/>
          <w:bCs/>
          <w:sz w:val="32"/>
          <w:szCs w:val="32"/>
          <w:u w:val="single"/>
          <w:rtl/>
          <w:lang w:eastAsia="he-IL"/>
          <w:rPrChange w:id="11" w:author="Kook Sec" w:date="2021-04-20T16:07:00Z">
            <w:rPr>
              <w:ins w:id="12" w:author="Kook Sec" w:date="2021-04-20T15:33:00Z"/>
              <w:rFonts w:ascii="Times New Roman" w:eastAsia="Times New Roman" w:hAnsi="Times New Roman"/>
              <w:bCs/>
              <w:sz w:val="32"/>
              <w:szCs w:val="32"/>
              <w:u w:val="single"/>
              <w:rtl/>
              <w:lang w:eastAsia="he-IL"/>
            </w:rPr>
          </w:rPrChange>
        </w:rPr>
      </w:pPr>
    </w:p>
    <w:customXmlDelRangeStart w:id="13" w:author="Kook Sec" w:date="2021-04-20T15:33:00Z"/>
    <w:sdt>
      <w:sdtPr>
        <w:rPr>
          <w:rFonts w:ascii="Times New Roman" w:eastAsia="Times New Roman" w:hAnsi="Times New Roman"/>
          <w:bCs/>
          <w:sz w:val="32"/>
          <w:szCs w:val="32"/>
          <w:u w:val="single"/>
          <w:rtl/>
          <w:lang w:eastAsia="he-IL"/>
          <w:rPrChange w:id="14" w:author="Kook Sec" w:date="2021-04-20T16:07:00Z">
            <w:rPr>
              <w:rFonts w:ascii="Times New Roman" w:eastAsia="Times New Roman" w:hAnsi="Times New Roman"/>
              <w:bCs/>
              <w:sz w:val="32"/>
              <w:szCs w:val="32"/>
              <w:u w:val="single"/>
              <w:rtl/>
              <w:lang w:eastAsia="he-IL"/>
            </w:rPr>
          </w:rPrChange>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15" w:author="Kook Sec" w:date="2021-04-20T16:07:00Z">
            <w:rPr/>
          </w:rPrChange>
        </w:rPr>
      </w:sdtEndPr>
      <w:sdtContent>
        <w:customXmlDelRangeEnd w:id="13"/>
        <w:p w14:paraId="75AFEBE3" w14:textId="77777777" w:rsidR="00E64AE3" w:rsidRPr="00010762" w:rsidDel="00010762" w:rsidRDefault="00010762" w:rsidP="00E64AE3">
          <w:pPr>
            <w:widowControl w:val="0"/>
            <w:spacing w:before="0" w:beforeAutospacing="0" w:after="0" w:afterAutospacing="0" w:line="240" w:lineRule="auto"/>
            <w:jc w:val="center"/>
            <w:rPr>
              <w:del w:id="16" w:author="Kook Sec" w:date="2021-04-20T15:33:00Z"/>
              <w:rFonts w:ascii="Times New Roman" w:eastAsia="Times New Roman" w:hAnsi="Times New Roman"/>
              <w:bCs/>
              <w:sz w:val="32"/>
              <w:szCs w:val="32"/>
              <w:u w:val="single"/>
              <w:rtl/>
              <w:lang w:eastAsia="he-IL"/>
              <w:rPrChange w:id="17" w:author="Kook Sec" w:date="2021-04-20T16:07:00Z">
                <w:rPr>
                  <w:del w:id="18" w:author="Kook Sec" w:date="2021-04-20T15:33:00Z"/>
                  <w:rFonts w:ascii="Times New Roman" w:eastAsia="Times New Roman" w:hAnsi="Times New Roman"/>
                  <w:bCs/>
                  <w:sz w:val="32"/>
                  <w:szCs w:val="32"/>
                  <w:u w:val="single"/>
                  <w:rtl/>
                  <w:lang w:eastAsia="he-IL"/>
                </w:rPr>
              </w:rPrChange>
            </w:rPr>
          </w:pPr>
        </w:p>
        <w:customXmlDelRangeStart w:id="19" w:author="Kook Sec" w:date="2021-04-20T15:33:00Z"/>
      </w:sdtContent>
    </w:sdt>
    <w:customXmlDelRangeEnd w:id="19"/>
    <w:p w14:paraId="78F96337" w14:textId="77777777" w:rsidR="00E64AE3" w:rsidRPr="00010762" w:rsidDel="00010762" w:rsidRDefault="00E64AE3" w:rsidP="00E64AE3">
      <w:pPr>
        <w:widowControl w:val="0"/>
        <w:spacing w:before="0" w:beforeAutospacing="0" w:after="0" w:afterAutospacing="0" w:line="240" w:lineRule="auto"/>
        <w:jc w:val="center"/>
        <w:rPr>
          <w:del w:id="20" w:author="Kook Sec" w:date="2021-04-20T15:33:00Z"/>
          <w:rFonts w:ascii="Times New Roman" w:eastAsia="Times New Roman" w:hAnsi="Times New Roman"/>
          <w:bCs/>
          <w:sz w:val="32"/>
          <w:szCs w:val="32"/>
          <w:u w:val="single"/>
          <w:rtl/>
          <w:lang w:eastAsia="he-IL"/>
          <w:rPrChange w:id="21" w:author="Kook Sec" w:date="2021-04-20T16:07:00Z">
            <w:rPr>
              <w:del w:id="22" w:author="Kook Sec" w:date="2021-04-20T15:33:00Z"/>
              <w:rFonts w:ascii="Times New Roman" w:eastAsia="Times New Roman" w:hAnsi="Times New Roman"/>
              <w:bCs/>
              <w:sz w:val="32"/>
              <w:szCs w:val="32"/>
              <w:u w:val="single"/>
              <w:rtl/>
              <w:lang w:eastAsia="he-IL"/>
            </w:rPr>
          </w:rPrChange>
        </w:rPr>
      </w:pPr>
    </w:p>
    <w:customXmlDelRangeStart w:id="23" w:author="Kook Sec" w:date="2021-04-20T15:33:00Z"/>
    <w:sdt>
      <w:sdtPr>
        <w:rPr>
          <w:rFonts w:ascii="Times New Roman" w:eastAsia="Times New Roman" w:hAnsi="Times New Roman"/>
          <w:bCs/>
          <w:sz w:val="32"/>
          <w:szCs w:val="32"/>
          <w:u w:val="single"/>
          <w:rtl/>
          <w:lang w:eastAsia="he-IL"/>
          <w:rPrChange w:id="24" w:author="Kook Sec" w:date="2021-04-20T16:07:00Z">
            <w:rPr>
              <w:rFonts w:ascii="Times New Roman" w:eastAsia="Times New Roman" w:hAnsi="Times New Roman"/>
              <w:bCs/>
              <w:sz w:val="32"/>
              <w:szCs w:val="32"/>
              <w:u w:val="single"/>
              <w:rtl/>
              <w:lang w:eastAsia="he-IL"/>
            </w:rPr>
          </w:rPrChange>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25" w:author="Kook Sec" w:date="2021-04-20T16:07:00Z">
            <w:rPr/>
          </w:rPrChange>
        </w:rPr>
      </w:sdtEndPr>
      <w:sdtContent>
        <w:customXmlDelRangeEnd w:id="23"/>
        <w:p w14:paraId="126029A6" w14:textId="77777777" w:rsidR="00E64AE3" w:rsidRPr="00010762" w:rsidDel="00010762" w:rsidRDefault="00010762" w:rsidP="00E64AE3">
          <w:pPr>
            <w:widowControl w:val="0"/>
            <w:spacing w:before="0" w:beforeAutospacing="0" w:after="0" w:afterAutospacing="0" w:line="240" w:lineRule="auto"/>
            <w:jc w:val="center"/>
            <w:rPr>
              <w:del w:id="26" w:author="Kook Sec" w:date="2021-04-20T15:33:00Z"/>
              <w:rFonts w:ascii="Times New Roman" w:eastAsia="Times New Roman" w:hAnsi="Times New Roman"/>
              <w:bCs/>
              <w:sz w:val="32"/>
              <w:szCs w:val="32"/>
              <w:u w:val="single"/>
              <w:rtl/>
              <w:lang w:eastAsia="he-IL"/>
              <w:rPrChange w:id="27" w:author="Kook Sec" w:date="2021-04-20T16:07:00Z">
                <w:rPr>
                  <w:del w:id="28" w:author="Kook Sec" w:date="2021-04-20T15:33:00Z"/>
                  <w:rFonts w:ascii="Times New Roman" w:eastAsia="Times New Roman" w:hAnsi="Times New Roman"/>
                  <w:bCs/>
                  <w:sz w:val="32"/>
                  <w:szCs w:val="32"/>
                  <w:u w:val="single"/>
                  <w:rtl/>
                  <w:lang w:eastAsia="he-IL"/>
                </w:rPr>
              </w:rPrChange>
            </w:rPr>
          </w:pPr>
        </w:p>
        <w:customXmlDelRangeStart w:id="29" w:author="Kook Sec" w:date="2021-04-20T15:33:00Z"/>
      </w:sdtContent>
    </w:sdt>
    <w:customXmlDelRangeEnd w:id="29"/>
    <w:p w14:paraId="0E2A71BE" w14:textId="77777777" w:rsidR="00E64AE3" w:rsidRPr="00010762" w:rsidDel="00010762" w:rsidRDefault="00E64AE3" w:rsidP="00E64AE3">
      <w:pPr>
        <w:widowControl w:val="0"/>
        <w:spacing w:before="0" w:beforeAutospacing="0" w:after="0" w:afterAutospacing="0" w:line="240" w:lineRule="auto"/>
        <w:jc w:val="center"/>
        <w:rPr>
          <w:del w:id="30" w:author="Kook Sec" w:date="2021-04-20T15:33:00Z"/>
          <w:rFonts w:ascii="Times New Roman" w:eastAsia="Times New Roman" w:hAnsi="Times New Roman"/>
          <w:bCs/>
          <w:sz w:val="32"/>
          <w:szCs w:val="32"/>
          <w:u w:val="single"/>
          <w:rtl/>
          <w:lang w:eastAsia="he-IL"/>
          <w:rPrChange w:id="31" w:author="Kook Sec" w:date="2021-04-20T16:07:00Z">
            <w:rPr>
              <w:del w:id="32" w:author="Kook Sec" w:date="2021-04-20T15:33:00Z"/>
              <w:rFonts w:ascii="Times New Roman" w:eastAsia="Times New Roman" w:hAnsi="Times New Roman"/>
              <w:bCs/>
              <w:sz w:val="32"/>
              <w:szCs w:val="32"/>
              <w:u w:val="single"/>
              <w:rtl/>
              <w:lang w:eastAsia="he-IL"/>
            </w:rPr>
          </w:rPrChange>
        </w:rPr>
      </w:pPr>
    </w:p>
    <w:p w14:paraId="0D5A2E7D"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3" w:author="Kook Sec" w:date="2021-04-20T16:07:00Z">
            <w:rPr>
              <w:rFonts w:ascii="Times New Roman" w:eastAsia="Times New Roman" w:hAnsi="Times New Roman"/>
              <w:bCs/>
              <w:sz w:val="32"/>
              <w:szCs w:val="32"/>
              <w:u w:val="single"/>
              <w:rtl/>
              <w:lang w:eastAsia="he-IL"/>
            </w:rPr>
          </w:rPrChange>
        </w:rPr>
      </w:pPr>
    </w:p>
    <w:p w14:paraId="57B6282E"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4" w:author="Kook Sec" w:date="2021-04-20T16:07:00Z">
            <w:rPr>
              <w:rFonts w:ascii="Times New Roman" w:eastAsia="Times New Roman" w:hAnsi="Times New Roman"/>
              <w:bCs/>
              <w:sz w:val="32"/>
              <w:szCs w:val="32"/>
              <w:u w:val="single"/>
              <w:rtl/>
              <w:lang w:eastAsia="he-IL"/>
            </w:rPr>
          </w:rPrChange>
        </w:rPr>
      </w:pPr>
    </w:p>
    <w:p w14:paraId="02306473"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5" w:author="Kook Sec" w:date="2021-04-20T16:07:00Z">
            <w:rPr>
              <w:rFonts w:ascii="Times New Roman" w:eastAsia="Times New Roman" w:hAnsi="Times New Roman"/>
              <w:bCs/>
              <w:sz w:val="32"/>
              <w:szCs w:val="32"/>
              <w:u w:val="single"/>
              <w:rtl/>
              <w:lang w:eastAsia="he-IL"/>
            </w:rPr>
          </w:rPrChange>
        </w:rPr>
      </w:pPr>
    </w:p>
    <w:p w14:paraId="158A4D4C"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6" w:author="Kook Sec" w:date="2021-04-20T16:07:00Z">
            <w:rPr>
              <w:rFonts w:ascii="Times New Roman" w:eastAsia="Times New Roman" w:hAnsi="Times New Roman"/>
              <w:bCs/>
              <w:sz w:val="32"/>
              <w:szCs w:val="32"/>
              <w:u w:val="single"/>
              <w:rtl/>
              <w:lang w:eastAsia="he-IL"/>
            </w:rPr>
          </w:rPrChange>
        </w:rPr>
      </w:pPr>
    </w:p>
    <w:p w14:paraId="75C414F4"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7" w:author="Kook Sec" w:date="2021-04-20T16:07:00Z">
            <w:rPr>
              <w:rFonts w:ascii="Times New Roman" w:eastAsia="Times New Roman" w:hAnsi="Times New Roman"/>
              <w:bCs/>
              <w:sz w:val="32"/>
              <w:szCs w:val="32"/>
              <w:u w:val="single"/>
              <w:rtl/>
              <w:lang w:eastAsia="he-IL"/>
            </w:rPr>
          </w:rPrChange>
        </w:rPr>
      </w:pPr>
    </w:p>
    <w:p w14:paraId="7E64DC42"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8" w:author="Kook Sec" w:date="2021-04-20T16:07:00Z">
            <w:rPr>
              <w:rFonts w:ascii="Times New Roman" w:eastAsia="Times New Roman" w:hAnsi="Times New Roman"/>
              <w:bCs/>
              <w:sz w:val="32"/>
              <w:szCs w:val="32"/>
              <w:u w:val="single"/>
              <w:rtl/>
              <w:lang w:eastAsia="he-IL"/>
            </w:rPr>
          </w:rPrChange>
        </w:rPr>
      </w:pPr>
    </w:p>
    <w:p w14:paraId="7E62C77C"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39" w:author="Kook Sec" w:date="2021-04-20T16:07:00Z">
            <w:rPr>
              <w:rFonts w:ascii="Times New Roman" w:eastAsia="Times New Roman" w:hAnsi="Times New Roman"/>
              <w:bCs/>
              <w:sz w:val="32"/>
              <w:szCs w:val="32"/>
              <w:u w:val="single"/>
              <w:rtl/>
              <w:lang w:eastAsia="he-IL"/>
            </w:rPr>
          </w:rPrChange>
        </w:rPr>
      </w:pPr>
    </w:p>
    <w:p w14:paraId="2E8BD576"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0" w:author="Kook Sec" w:date="2021-04-20T16:07:00Z">
            <w:rPr>
              <w:rFonts w:ascii="Times New Roman" w:eastAsia="Times New Roman" w:hAnsi="Times New Roman"/>
              <w:bCs/>
              <w:sz w:val="32"/>
              <w:szCs w:val="32"/>
              <w:u w:val="single"/>
              <w:rtl/>
              <w:lang w:eastAsia="he-IL"/>
            </w:rPr>
          </w:rPrChange>
        </w:rPr>
      </w:pPr>
    </w:p>
    <w:p w14:paraId="4588DB9F"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1" w:author="Kook Sec" w:date="2021-04-20T16:07:00Z">
            <w:rPr>
              <w:rFonts w:ascii="Times New Roman" w:eastAsia="Times New Roman" w:hAnsi="Times New Roman"/>
              <w:bCs/>
              <w:sz w:val="32"/>
              <w:szCs w:val="32"/>
              <w:u w:val="single"/>
              <w:rtl/>
              <w:lang w:eastAsia="he-IL"/>
            </w:rPr>
          </w:rPrChange>
        </w:rPr>
      </w:pPr>
    </w:p>
    <w:p w14:paraId="2E5E2EBE"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2" w:author="Kook Sec" w:date="2021-04-20T16:07:00Z">
            <w:rPr>
              <w:rFonts w:ascii="Times New Roman" w:eastAsia="Times New Roman" w:hAnsi="Times New Roman"/>
              <w:bCs/>
              <w:sz w:val="32"/>
              <w:szCs w:val="32"/>
              <w:u w:val="single"/>
              <w:rtl/>
              <w:lang w:eastAsia="he-IL"/>
            </w:rPr>
          </w:rPrChange>
        </w:rPr>
      </w:pPr>
    </w:p>
    <w:p w14:paraId="6E33E98A"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3" w:author="Kook Sec" w:date="2021-04-20T16:07:00Z">
            <w:rPr>
              <w:rFonts w:ascii="Times New Roman" w:eastAsia="Times New Roman" w:hAnsi="Times New Roman"/>
              <w:bCs/>
              <w:sz w:val="32"/>
              <w:szCs w:val="32"/>
              <w:u w:val="single"/>
              <w:rtl/>
              <w:lang w:eastAsia="he-IL"/>
            </w:rPr>
          </w:rPrChange>
        </w:rPr>
      </w:pPr>
    </w:p>
    <w:p w14:paraId="58934E04"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4" w:author="Kook Sec" w:date="2021-04-20T16:07:00Z">
            <w:rPr>
              <w:rFonts w:ascii="Times New Roman" w:eastAsia="Times New Roman" w:hAnsi="Times New Roman"/>
              <w:bCs/>
              <w:sz w:val="32"/>
              <w:szCs w:val="32"/>
              <w:u w:val="single"/>
              <w:rtl/>
              <w:lang w:eastAsia="he-IL"/>
            </w:rPr>
          </w:rPrChange>
        </w:rPr>
      </w:pPr>
    </w:p>
    <w:p w14:paraId="2624C519"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5" w:author="Kook Sec" w:date="2021-04-20T16:07:00Z">
            <w:rPr>
              <w:rFonts w:ascii="Times New Roman" w:eastAsia="Times New Roman" w:hAnsi="Times New Roman"/>
              <w:bCs/>
              <w:sz w:val="32"/>
              <w:szCs w:val="32"/>
              <w:u w:val="single"/>
              <w:rtl/>
              <w:lang w:eastAsia="he-IL"/>
            </w:rPr>
          </w:rPrChange>
        </w:rPr>
      </w:pPr>
    </w:p>
    <w:p w14:paraId="6BAA1B28"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6" w:author="Kook Sec" w:date="2021-04-20T16:07:00Z">
            <w:rPr>
              <w:rFonts w:ascii="Times New Roman" w:eastAsia="Times New Roman" w:hAnsi="Times New Roman"/>
              <w:bCs/>
              <w:sz w:val="32"/>
              <w:szCs w:val="32"/>
              <w:u w:val="single"/>
              <w:rtl/>
              <w:lang w:eastAsia="he-IL"/>
            </w:rPr>
          </w:rPrChange>
        </w:rPr>
      </w:pPr>
    </w:p>
    <w:p w14:paraId="77E0CDE1"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7" w:author="Kook Sec" w:date="2021-04-20T16:07:00Z">
            <w:rPr>
              <w:rFonts w:ascii="Times New Roman" w:eastAsia="Times New Roman" w:hAnsi="Times New Roman"/>
              <w:bCs/>
              <w:sz w:val="32"/>
              <w:szCs w:val="32"/>
              <w:u w:val="single"/>
              <w:rtl/>
              <w:lang w:eastAsia="he-IL"/>
            </w:rPr>
          </w:rPrChange>
        </w:rPr>
      </w:pPr>
    </w:p>
    <w:p w14:paraId="064736CA"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8" w:author="Kook Sec" w:date="2021-04-20T16:07:00Z">
            <w:rPr>
              <w:rFonts w:ascii="Times New Roman" w:eastAsia="Times New Roman" w:hAnsi="Times New Roman"/>
              <w:bCs/>
              <w:sz w:val="32"/>
              <w:szCs w:val="32"/>
              <w:u w:val="single"/>
              <w:rtl/>
              <w:lang w:eastAsia="he-IL"/>
            </w:rPr>
          </w:rPrChange>
        </w:rPr>
      </w:pPr>
    </w:p>
    <w:p w14:paraId="750D953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49" w:author="Kook Sec" w:date="2021-04-20T16:07:00Z">
            <w:rPr>
              <w:rFonts w:ascii="Times New Roman" w:eastAsia="Times New Roman" w:hAnsi="Times New Roman"/>
              <w:bCs/>
              <w:sz w:val="32"/>
              <w:szCs w:val="32"/>
              <w:u w:val="single"/>
              <w:rtl/>
              <w:lang w:eastAsia="he-IL"/>
            </w:rPr>
          </w:rPrChange>
        </w:rPr>
      </w:pPr>
    </w:p>
    <w:p w14:paraId="25220A71"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0" w:author="Kook Sec" w:date="2021-04-20T16:07:00Z">
            <w:rPr>
              <w:rFonts w:ascii="Times New Roman" w:eastAsia="Times New Roman" w:hAnsi="Times New Roman"/>
              <w:bCs/>
              <w:sz w:val="32"/>
              <w:szCs w:val="32"/>
              <w:u w:val="single"/>
              <w:rtl/>
              <w:lang w:eastAsia="he-IL"/>
            </w:rPr>
          </w:rPrChange>
        </w:rPr>
      </w:pPr>
    </w:p>
    <w:p w14:paraId="25F75204"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1" w:author="Kook Sec" w:date="2021-04-20T16:07:00Z">
            <w:rPr>
              <w:rFonts w:ascii="Times New Roman" w:eastAsia="Times New Roman" w:hAnsi="Times New Roman"/>
              <w:bCs/>
              <w:sz w:val="32"/>
              <w:szCs w:val="32"/>
              <w:u w:val="single"/>
              <w:rtl/>
              <w:lang w:eastAsia="he-IL"/>
            </w:rPr>
          </w:rPrChange>
        </w:rPr>
      </w:pPr>
    </w:p>
    <w:p w14:paraId="1C122970"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2" w:author="Kook Sec" w:date="2021-04-20T16:07:00Z">
            <w:rPr>
              <w:rFonts w:ascii="Times New Roman" w:eastAsia="Times New Roman" w:hAnsi="Times New Roman"/>
              <w:bCs/>
              <w:sz w:val="32"/>
              <w:szCs w:val="32"/>
              <w:u w:val="single"/>
              <w:rtl/>
              <w:lang w:eastAsia="he-IL"/>
            </w:rPr>
          </w:rPrChange>
        </w:rPr>
      </w:pPr>
    </w:p>
    <w:p w14:paraId="7FCC7A30"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3" w:author="Kook Sec" w:date="2021-04-20T16:07:00Z">
            <w:rPr>
              <w:rFonts w:ascii="Times New Roman" w:eastAsia="Times New Roman" w:hAnsi="Times New Roman"/>
              <w:bCs/>
              <w:sz w:val="32"/>
              <w:szCs w:val="32"/>
              <w:u w:val="single"/>
              <w:rtl/>
              <w:lang w:eastAsia="he-IL"/>
            </w:rPr>
          </w:rPrChange>
        </w:rPr>
      </w:pPr>
    </w:p>
    <w:p w14:paraId="62786EBC"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4" w:author="Kook Sec" w:date="2021-04-20T16:07:00Z">
            <w:rPr>
              <w:rFonts w:ascii="Times New Roman" w:eastAsia="Times New Roman" w:hAnsi="Times New Roman"/>
              <w:bCs/>
              <w:sz w:val="32"/>
              <w:szCs w:val="32"/>
              <w:u w:val="single"/>
              <w:rtl/>
              <w:lang w:eastAsia="he-IL"/>
            </w:rPr>
          </w:rPrChange>
        </w:rPr>
      </w:pPr>
    </w:p>
    <w:p w14:paraId="413D005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5" w:author="Kook Sec" w:date="2021-04-20T16:07:00Z">
            <w:rPr>
              <w:rFonts w:ascii="Times New Roman" w:eastAsia="Times New Roman" w:hAnsi="Times New Roman"/>
              <w:bCs/>
              <w:sz w:val="32"/>
              <w:szCs w:val="32"/>
              <w:u w:val="single"/>
              <w:rtl/>
              <w:lang w:eastAsia="he-IL"/>
            </w:rPr>
          </w:rPrChange>
        </w:rPr>
      </w:pPr>
    </w:p>
    <w:p w14:paraId="5C42952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6" w:author="Kook Sec" w:date="2021-04-20T16:07:00Z">
            <w:rPr>
              <w:rFonts w:ascii="Times New Roman" w:eastAsia="Times New Roman" w:hAnsi="Times New Roman"/>
              <w:bCs/>
              <w:sz w:val="32"/>
              <w:szCs w:val="32"/>
              <w:u w:val="single"/>
              <w:rtl/>
              <w:lang w:eastAsia="he-IL"/>
            </w:rPr>
          </w:rPrChange>
        </w:rPr>
      </w:pPr>
    </w:p>
    <w:p w14:paraId="0160853C"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7" w:author="Kook Sec" w:date="2021-04-20T16:07:00Z">
            <w:rPr>
              <w:rFonts w:ascii="Times New Roman" w:eastAsia="Times New Roman" w:hAnsi="Times New Roman"/>
              <w:bCs/>
              <w:sz w:val="32"/>
              <w:szCs w:val="32"/>
              <w:u w:val="single"/>
              <w:rtl/>
              <w:lang w:eastAsia="he-IL"/>
            </w:rPr>
          </w:rPrChange>
        </w:rPr>
      </w:pPr>
    </w:p>
    <w:p w14:paraId="6EE40BA3"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8" w:author="Kook Sec" w:date="2021-04-20T16:07:00Z">
            <w:rPr>
              <w:rFonts w:ascii="Times New Roman" w:eastAsia="Times New Roman" w:hAnsi="Times New Roman"/>
              <w:bCs/>
              <w:sz w:val="32"/>
              <w:szCs w:val="32"/>
              <w:u w:val="single"/>
              <w:rtl/>
              <w:lang w:eastAsia="he-IL"/>
            </w:rPr>
          </w:rPrChange>
        </w:rPr>
      </w:pPr>
    </w:p>
    <w:p w14:paraId="3D9F58F0"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59" w:author="Kook Sec" w:date="2021-04-20T16:07:00Z">
            <w:rPr>
              <w:rFonts w:ascii="Times New Roman" w:eastAsia="Times New Roman" w:hAnsi="Times New Roman"/>
              <w:bCs/>
              <w:sz w:val="32"/>
              <w:szCs w:val="32"/>
              <w:u w:val="single"/>
              <w:rtl/>
              <w:lang w:eastAsia="he-IL"/>
            </w:rPr>
          </w:rPrChange>
        </w:rPr>
      </w:pPr>
    </w:p>
    <w:p w14:paraId="2523C3C9" w14:textId="77777777" w:rsidR="00E64AE3" w:rsidRPr="00010762"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60" w:author="Kook Sec" w:date="2021-04-20T16:07:00Z">
            <w:rPr>
              <w:rFonts w:ascii="Times New Roman" w:eastAsia="Times New Roman" w:hAnsi="Times New Roman"/>
              <w:bCs/>
              <w:sz w:val="32"/>
              <w:szCs w:val="32"/>
              <w:u w:val="single"/>
              <w:rtl/>
              <w:lang w:eastAsia="he-IL"/>
            </w:rPr>
          </w:rPrChange>
        </w:rPr>
      </w:pPr>
    </w:p>
    <w:p w14:paraId="681AAC44" w14:textId="77777777" w:rsidR="00487C69" w:rsidRPr="00010762"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Change w:id="61" w:author="Kook Sec" w:date="2021-04-20T16:07:00Z">
            <w:rPr>
              <w:rFonts w:ascii="Times New Roman" w:eastAsia="Times New Roman" w:hAnsi="Times New Roman"/>
              <w:bCs/>
              <w:sz w:val="32"/>
              <w:szCs w:val="32"/>
              <w:u w:val="single"/>
              <w:rtl/>
              <w:lang w:eastAsia="he-IL"/>
            </w:rPr>
          </w:rPrChange>
        </w:rPr>
      </w:pPr>
    </w:p>
    <w:p w14:paraId="624F9A06"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Change w:id="62" w:author="Kook Sec" w:date="2021-04-20T16:07:00Z">
            <w:rPr>
              <w:rFonts w:ascii="Times New Roman" w:eastAsia="Times New Roman" w:hAnsi="Times New Roman"/>
              <w:bCs/>
              <w:i/>
              <w:iCs/>
              <w:sz w:val="32"/>
              <w:szCs w:val="32"/>
              <w:u w:val="single"/>
              <w:lang w:eastAsia="he-IL"/>
            </w:rPr>
          </w:rPrChange>
        </w:rPr>
      </w:pPr>
      <w:r w:rsidRPr="00010762">
        <w:rPr>
          <w:rFonts w:ascii="Times New Roman" w:eastAsia="Times New Roman" w:hAnsi="Times New Roman" w:hint="cs"/>
          <w:bCs/>
          <w:sz w:val="32"/>
          <w:szCs w:val="32"/>
          <w:u w:val="single"/>
          <w:rtl/>
          <w:lang w:eastAsia="he-IL"/>
          <w:rPrChange w:id="63" w:author="Kook Sec" w:date="2021-04-20T16:07:00Z">
            <w:rPr>
              <w:rFonts w:ascii="Times New Roman" w:eastAsia="Times New Roman" w:hAnsi="Times New Roman" w:hint="cs"/>
              <w:bCs/>
              <w:sz w:val="32"/>
              <w:szCs w:val="32"/>
              <w:u w:val="single"/>
              <w:rtl/>
              <w:lang w:eastAsia="he-IL"/>
            </w:rPr>
          </w:rPrChange>
        </w:rPr>
        <w:t>חוזה</w:t>
      </w:r>
      <w:r w:rsidR="00E64AE3" w:rsidRPr="00010762">
        <w:rPr>
          <w:rFonts w:ascii="Times New Roman" w:eastAsia="Times New Roman" w:hAnsi="Times New Roman" w:hint="cs"/>
          <w:bCs/>
          <w:i/>
          <w:iCs/>
          <w:sz w:val="32"/>
          <w:szCs w:val="32"/>
          <w:u w:val="single"/>
          <w:rtl/>
          <w:lang w:eastAsia="he-IL"/>
          <w:rPrChange w:id="64" w:author="Kook Sec" w:date="2021-04-20T16:07:00Z">
            <w:rPr>
              <w:rFonts w:ascii="Times New Roman" w:eastAsia="Times New Roman" w:hAnsi="Times New Roman" w:hint="cs"/>
              <w:bCs/>
              <w:i/>
              <w:iCs/>
              <w:sz w:val="32"/>
              <w:szCs w:val="32"/>
              <w:u w:val="single"/>
              <w:rtl/>
              <w:lang w:eastAsia="he-IL"/>
            </w:rPr>
          </w:rPrChange>
        </w:rPr>
        <w:t xml:space="preserve"> </w:t>
      </w:r>
      <w:r w:rsidR="00E64AE3" w:rsidRPr="00010762">
        <w:rPr>
          <w:rFonts w:ascii="Times New Roman" w:eastAsia="Times New Roman" w:hAnsi="Times New Roman" w:hint="cs"/>
          <w:bCs/>
          <w:sz w:val="32"/>
          <w:szCs w:val="32"/>
          <w:u w:val="single"/>
          <w:rtl/>
          <w:lang w:eastAsia="he-IL"/>
          <w:rPrChange w:id="65" w:author="Kook Sec" w:date="2021-04-20T16:07:00Z">
            <w:rPr>
              <w:rFonts w:ascii="Times New Roman" w:eastAsia="Times New Roman" w:hAnsi="Times New Roman" w:hint="cs"/>
              <w:bCs/>
              <w:sz w:val="32"/>
              <w:szCs w:val="32"/>
              <w:u w:val="single"/>
              <w:rtl/>
              <w:lang w:eastAsia="he-IL"/>
            </w:rPr>
          </w:rPrChange>
        </w:rPr>
        <w:t>מתכנן מעליות</w:t>
      </w:r>
    </w:p>
    <w:p w14:paraId="22D4B28C"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66" w:author="Kook Sec" w:date="2021-04-20T16:07:00Z">
            <w:rPr>
              <w:rFonts w:ascii="Times New Roman" w:eastAsia="Times New Roman" w:hAnsi="Times New Roman"/>
              <w:bCs/>
              <w:sz w:val="20"/>
              <w:u w:val="single"/>
              <w:rtl/>
              <w:lang w:eastAsia="he-IL"/>
            </w:rPr>
          </w:rPrChange>
        </w:rPr>
      </w:pPr>
    </w:p>
    <w:p w14:paraId="54D25A9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sz w:val="24"/>
          <w:rtl/>
          <w:rPrChange w:id="67" w:author="Kook Sec" w:date="2021-04-20T16:07:00Z">
            <w:rPr>
              <w:rFonts w:ascii="Times New Roman" w:eastAsia="Times New Roman" w:hAnsi="Times New Roman"/>
              <w:color w:val="800080"/>
              <w:sz w:val="24"/>
              <w:rtl/>
            </w:rPr>
          </w:rPrChange>
        </w:rPr>
      </w:pPr>
      <w:r w:rsidRPr="00010762">
        <w:rPr>
          <w:rFonts w:ascii="Times New Roman" w:eastAsia="Times New Roman" w:hAnsi="Times New Roman" w:hint="cs"/>
          <w:sz w:val="20"/>
          <w:rtl/>
          <w:lang w:eastAsia="he-IL"/>
          <w:rPrChange w:id="68" w:author="Kook Sec" w:date="2021-04-20T16:07:00Z">
            <w:rPr>
              <w:rFonts w:ascii="Times New Roman" w:eastAsia="Times New Roman" w:hAnsi="Times New Roman" w:hint="cs"/>
              <w:sz w:val="20"/>
              <w:rtl/>
              <w:lang w:eastAsia="he-IL"/>
            </w:rPr>
          </w:rPrChange>
        </w:rPr>
        <w:t xml:space="preserve">שנערך ונחתם בתל-אביב ביום </w:t>
      </w:r>
      <w:sdt>
        <w:sdtPr>
          <w:rPr>
            <w:rFonts w:ascii="Times New Roman" w:eastAsia="Times New Roman" w:hAnsi="Times New Roman"/>
            <w:sz w:val="24"/>
            <w:rtl/>
            <w:lang w:eastAsia="he-IL"/>
            <w:rPrChange w:id="69" w:author="Kook Sec" w:date="2021-04-20T16:07:00Z">
              <w:rPr>
                <w:rFonts w:ascii="Times New Roman" w:eastAsia="Times New Roman" w:hAnsi="Times New Roman"/>
                <w:color w:val="800080"/>
                <w:sz w:val="24"/>
                <w:rtl/>
                <w:lang w:eastAsia="he-IL"/>
              </w:rPr>
            </w:rPrChange>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Change w:id="70" w:author="Kook Sec" w:date="2021-04-20T16:07:00Z">
              <w:rPr/>
            </w:rPrChange>
          </w:rPr>
        </w:sdtEndPr>
        <w:sdtContent>
          <w:r w:rsidRPr="00010762">
            <w:rPr>
              <w:rStyle w:val="a7"/>
              <w:color w:val="auto"/>
              <w:rtl/>
              <w:rPrChange w:id="71" w:author="Kook Sec" w:date="2021-04-20T16:07:00Z">
                <w:rPr>
                  <w:rStyle w:val="a7"/>
                  <w:color w:val="00B0F0"/>
                  <w:rtl/>
                </w:rPr>
              </w:rPrChange>
            </w:rPr>
            <w:t>[תאריך חתימת חוזה]</w:t>
          </w:r>
        </w:sdtContent>
      </w:sdt>
    </w:p>
    <w:p w14:paraId="24E9E909"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Change w:id="72" w:author="Kook Sec" w:date="2021-04-20T16:07:00Z">
            <w:rPr>
              <w:rFonts w:ascii="Times New Roman" w:eastAsia="Times New Roman" w:hAnsi="Times New Roman" w:cs="Times New Roman"/>
              <w:sz w:val="20"/>
              <w:szCs w:val="20"/>
              <w:rtl/>
            </w:rPr>
          </w:rPrChange>
        </w:rPr>
      </w:pPr>
    </w:p>
    <w:p w14:paraId="3C9DCF1E"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Change w:id="73" w:author="Kook Sec" w:date="2021-04-20T16:07:00Z">
            <w:rPr>
              <w:rFonts w:ascii="Times New Roman" w:eastAsia="Times New Roman" w:hAnsi="Times New Roman"/>
              <w:sz w:val="20"/>
              <w:rtl/>
              <w:lang w:eastAsia="he-IL"/>
            </w:rPr>
          </w:rPrChange>
        </w:rPr>
      </w:pPr>
    </w:p>
    <w:p w14:paraId="0D1F8B5E"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74" w:author="Kook Sec" w:date="2021-04-20T16:07:00Z">
            <w:rPr>
              <w:rFonts w:ascii="Times New Roman" w:eastAsia="Times New Roman" w:hAnsi="Times New Roman"/>
              <w:sz w:val="20"/>
              <w:rtl/>
              <w:lang w:eastAsia="he-IL"/>
            </w:rPr>
          </w:rPrChange>
        </w:rPr>
      </w:pPr>
    </w:p>
    <w:p w14:paraId="0E3243FB" w14:textId="77777777" w:rsidR="001835AB" w:rsidRPr="00010762" w:rsidRDefault="001835AB" w:rsidP="00010762">
      <w:pPr>
        <w:widowControl w:val="0"/>
        <w:spacing w:before="0" w:beforeAutospacing="0" w:after="0" w:afterAutospacing="0" w:line="240" w:lineRule="auto"/>
        <w:ind w:left="3600" w:right="3600" w:firstLine="720"/>
        <w:jc w:val="center"/>
        <w:outlineLvl w:val="1"/>
        <w:rPr>
          <w:rFonts w:ascii="Times New Roman" w:eastAsia="Times New Roman" w:hAnsi="Times New Roman"/>
          <w:bCs/>
          <w:sz w:val="20"/>
          <w:rtl/>
          <w:lang w:eastAsia="he-IL"/>
          <w:rPrChange w:id="75" w:author="Kook Sec" w:date="2021-04-20T16:07:00Z">
            <w:rPr>
              <w:rFonts w:ascii="Times New Roman" w:eastAsia="Times New Roman" w:hAnsi="Times New Roman"/>
              <w:bCs/>
              <w:sz w:val="20"/>
              <w:rtl/>
              <w:lang w:eastAsia="he-IL"/>
            </w:rPr>
          </w:rPrChange>
        </w:rPr>
        <w:pPrChange w:id="76" w:author="Kook Sec" w:date="2021-04-20T15:34:00Z">
          <w:pPr>
            <w:widowControl w:val="0"/>
            <w:spacing w:before="0" w:beforeAutospacing="0" w:after="0" w:afterAutospacing="0" w:line="240" w:lineRule="auto"/>
            <w:ind w:left="3600" w:right="3600" w:firstLine="720"/>
            <w:outlineLvl w:val="1"/>
          </w:pPr>
        </w:pPrChange>
      </w:pPr>
      <w:r w:rsidRPr="00010762">
        <w:rPr>
          <w:rFonts w:ascii="Times New Roman" w:eastAsia="Times New Roman" w:hAnsi="Times New Roman" w:hint="cs"/>
          <w:bCs/>
          <w:sz w:val="20"/>
          <w:rtl/>
          <w:lang w:eastAsia="he-IL"/>
          <w:rPrChange w:id="77" w:author="Kook Sec" w:date="2021-04-20T16:07:00Z">
            <w:rPr>
              <w:rFonts w:ascii="Times New Roman" w:eastAsia="Times New Roman" w:hAnsi="Times New Roman" w:hint="cs"/>
              <w:bCs/>
              <w:sz w:val="20"/>
              <w:rtl/>
              <w:lang w:eastAsia="he-IL"/>
            </w:rPr>
          </w:rPrChange>
        </w:rPr>
        <w:t>ב י ן</w:t>
      </w:r>
    </w:p>
    <w:sdt>
      <w:sdtPr>
        <w:rPr>
          <w:rtl/>
          <w:rPrChange w:id="78" w:author="Kook Sec" w:date="2021-04-20T16:07:00Z">
            <w:rPr>
              <w:color w:val="800080"/>
              <w:rtl/>
            </w:rPr>
          </w:rPrChange>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Change w:id="79" w:author="Kook Sec" w:date="2021-04-20T16:07:00Z">
            <w:rPr/>
          </w:rPrChange>
        </w:rPr>
      </w:sdtEndPr>
      <w:sdtContent>
        <w:p w14:paraId="3966BBD1" w14:textId="77777777" w:rsidR="001835AB" w:rsidRPr="00010762" w:rsidRDefault="00010762" w:rsidP="00010762">
          <w:pPr>
            <w:widowControl w:val="0"/>
            <w:spacing w:before="0" w:beforeAutospacing="0" w:after="0" w:afterAutospacing="0" w:line="240" w:lineRule="auto"/>
            <w:ind w:left="746" w:firstLine="180"/>
            <w:jc w:val="center"/>
            <w:rPr>
              <w:rFonts w:ascii="Times New Roman" w:eastAsia="Times New Roman" w:hAnsi="Times New Roman"/>
              <w:sz w:val="24"/>
              <w:rtl/>
              <w:rPrChange w:id="80" w:author="Kook Sec" w:date="2021-04-20T16:07:00Z">
                <w:rPr>
                  <w:rFonts w:ascii="Times New Roman" w:eastAsia="Times New Roman" w:hAnsi="Times New Roman"/>
                  <w:color w:val="008000"/>
                  <w:sz w:val="24"/>
                  <w:rtl/>
                </w:rPr>
              </w:rPrChange>
            </w:rPr>
            <w:pPrChange w:id="81" w:author="Kook Sec" w:date="2021-04-20T15:34:00Z">
              <w:pPr>
                <w:widowControl w:val="0"/>
                <w:spacing w:before="0" w:beforeAutospacing="0" w:after="0" w:afterAutospacing="0" w:line="240" w:lineRule="auto"/>
                <w:ind w:left="2880" w:firstLine="720"/>
              </w:pPr>
            </w:pPrChange>
          </w:pPr>
          <w:ins w:id="82" w:author="Kook Sec" w:date="2021-04-20T15:34:00Z">
            <w:r w:rsidRPr="00010762">
              <w:rPr>
                <w:rtl/>
                <w:rPrChange w:id="83" w:author="Kook Sec" w:date="2021-04-20T16:07:00Z">
                  <w:rPr>
                    <w:color w:val="800080"/>
                    <w:rtl/>
                  </w:rPr>
                </w:rPrChange>
              </w:rPr>
              <w:t>א.מ. ישראל מגורים פיתוח בע"מ</w:t>
            </w:r>
          </w:ins>
          <w:r w:rsidRPr="00010762">
            <w:rPr>
              <w:rtl/>
              <w:rPrChange w:id="84" w:author="Kook Sec" w:date="2021-04-20T16:07:00Z">
                <w:rPr>
                  <w:color w:val="800080"/>
                  <w:rtl/>
                </w:rPr>
              </w:rPrChange>
            </w:rPr>
            <w:br/>
          </w:r>
          <w:ins w:id="85" w:author="Kook Sec" w:date="2021-04-20T15:34:00Z">
            <w:r w:rsidRPr="00010762">
              <w:rPr>
                <w:rtl/>
                <w:rPrChange w:id="86" w:author="Kook Sec" w:date="2021-04-20T16:07:00Z">
                  <w:rPr>
                    <w:color w:val="800080"/>
                    <w:rtl/>
                  </w:rPr>
                </w:rPrChange>
              </w:rPr>
              <w:t>יוני נתניהו 1 ג' אור יהודה</w:t>
            </w:r>
          </w:ins>
          <w:r w:rsidRPr="00010762">
            <w:rPr>
              <w:rtl/>
              <w:rPrChange w:id="87" w:author="Kook Sec" w:date="2021-04-20T16:07:00Z">
                <w:rPr>
                  <w:color w:val="800080"/>
                  <w:rtl/>
                </w:rPr>
              </w:rPrChange>
            </w:rPr>
            <w:br/>
          </w:r>
          <w:ins w:id="88" w:author="Kook Sec" w:date="2021-04-20T15:34:00Z">
            <w:r w:rsidRPr="00010762">
              <w:rPr>
                <w:rtl/>
                <w:rPrChange w:id="89" w:author="Kook Sec" w:date="2021-04-20T16:07:00Z">
                  <w:rPr>
                    <w:color w:val="800080"/>
                    <w:rtl/>
                  </w:rPr>
                </w:rPrChange>
              </w:rPr>
              <w:t>513313148</w:t>
            </w:r>
          </w:ins>
          <w:r w:rsidRPr="00010762">
            <w:rPr>
              <w:rtl/>
              <w:rPrChange w:id="90" w:author="Kook Sec" w:date="2021-04-20T16:07:00Z">
                <w:rPr>
                  <w:color w:val="800080"/>
                  <w:rtl/>
                </w:rPr>
              </w:rPrChange>
            </w:rPr>
            <w:br/>
          </w:r>
        </w:p>
      </w:sdtContent>
    </w:sdt>
    <w:p w14:paraId="35400D47" w14:textId="77777777" w:rsidR="001835AB" w:rsidRPr="00010762"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Change w:id="91" w:author="Kook Sec" w:date="2021-04-20T16:07:00Z">
            <w:rPr>
              <w:rFonts w:ascii="Times New Roman" w:eastAsia="Times New Roman" w:hAnsi="Times New Roman"/>
              <w:bCs/>
              <w:sz w:val="20"/>
              <w:rtl/>
              <w:lang w:eastAsia="he-IL"/>
            </w:rPr>
          </w:rPrChange>
        </w:rPr>
      </w:pPr>
      <w:r w:rsidRPr="00010762">
        <w:rPr>
          <w:rFonts w:ascii="Times New Roman" w:eastAsia="Times New Roman" w:hAnsi="Times New Roman" w:hint="cs"/>
          <w:sz w:val="20"/>
          <w:rtl/>
          <w:lang w:eastAsia="he-IL"/>
          <w:rPrChange w:id="92" w:author="Kook Sec" w:date="2021-04-20T16:07:00Z">
            <w:rPr>
              <w:rFonts w:ascii="Times New Roman" w:eastAsia="Times New Roman" w:hAnsi="Times New Roman" w:hint="cs"/>
              <w:sz w:val="20"/>
              <w:rtl/>
              <w:lang w:eastAsia="he-IL"/>
            </w:rPr>
          </w:rPrChange>
        </w:rPr>
        <w:t>(להלן: "</w:t>
      </w:r>
      <w:r w:rsidRPr="00010762">
        <w:rPr>
          <w:rFonts w:ascii="Times New Roman" w:eastAsia="Times New Roman" w:hAnsi="Times New Roman" w:hint="cs"/>
          <w:b/>
          <w:bCs/>
          <w:sz w:val="20"/>
          <w:rtl/>
          <w:lang w:eastAsia="he-IL"/>
          <w:rPrChange w:id="93" w:author="Kook Sec" w:date="2021-04-20T16:07:00Z">
            <w:rPr>
              <w:rFonts w:ascii="Times New Roman" w:eastAsia="Times New Roman" w:hAnsi="Times New Roman" w:hint="cs"/>
              <w:b/>
              <w:bCs/>
              <w:sz w:val="20"/>
              <w:rtl/>
              <w:lang w:eastAsia="he-IL"/>
            </w:rPr>
          </w:rPrChange>
        </w:rPr>
        <w:t>המזמין</w:t>
      </w:r>
      <w:r w:rsidRPr="00010762">
        <w:rPr>
          <w:rFonts w:ascii="Times New Roman" w:eastAsia="Times New Roman" w:hAnsi="Times New Roman" w:hint="cs"/>
          <w:sz w:val="20"/>
          <w:rtl/>
          <w:lang w:eastAsia="he-IL"/>
          <w:rPrChange w:id="9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hint="cs"/>
          <w:bCs/>
          <w:sz w:val="20"/>
          <w:rtl/>
          <w:lang w:eastAsia="he-IL"/>
          <w:rPrChange w:id="95" w:author="Kook Sec" w:date="2021-04-20T16:07:00Z">
            <w:rPr>
              <w:rFonts w:ascii="Times New Roman" w:eastAsia="Times New Roman" w:hAnsi="Times New Roman" w:hint="cs"/>
              <w:bCs/>
              <w:sz w:val="20"/>
              <w:rtl/>
              <w:lang w:eastAsia="he-IL"/>
            </w:rPr>
          </w:rPrChange>
        </w:rPr>
        <w:t xml:space="preserve">       </w:t>
      </w:r>
    </w:p>
    <w:p w14:paraId="754A3A27" w14:textId="77777777" w:rsidR="001835AB" w:rsidRPr="00010762"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Change w:id="9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bCs/>
          <w:sz w:val="20"/>
          <w:rtl/>
          <w:lang w:eastAsia="he-IL"/>
          <w:rPrChange w:id="97" w:author="Kook Sec" w:date="2021-04-20T16:07:00Z">
            <w:rPr>
              <w:rFonts w:ascii="Times New Roman" w:eastAsia="Times New Roman" w:hAnsi="Times New Roman" w:hint="cs"/>
              <w:bCs/>
              <w:sz w:val="20"/>
              <w:rtl/>
              <w:lang w:eastAsia="he-IL"/>
            </w:rPr>
          </w:rPrChange>
        </w:rPr>
        <w:t xml:space="preserve">         מצד אחד;</w:t>
      </w:r>
    </w:p>
    <w:p w14:paraId="3BA5D072" w14:textId="77777777" w:rsidR="001835AB" w:rsidRPr="00010762"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Change w:id="98" w:author="Kook Sec" w:date="2021-04-20T16:07:00Z">
            <w:rPr>
              <w:rFonts w:ascii="Times New Roman" w:eastAsia="Times New Roman" w:hAnsi="Times New Roman"/>
              <w:bCs/>
              <w:sz w:val="20"/>
              <w:rtl/>
              <w:lang w:eastAsia="he-IL"/>
            </w:rPr>
          </w:rPrChange>
        </w:rPr>
      </w:pPr>
    </w:p>
    <w:p w14:paraId="633A7D01" w14:textId="77777777" w:rsidR="001835AB" w:rsidRPr="00010762"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Change w:id="99" w:author="Kook Sec" w:date="2021-04-20T16:07:00Z">
            <w:rPr>
              <w:rFonts w:ascii="Times New Roman" w:eastAsia="Times New Roman" w:hAnsi="Times New Roman"/>
              <w:bCs/>
              <w:sz w:val="20"/>
              <w:rtl/>
              <w:lang w:eastAsia="he-IL"/>
            </w:rPr>
          </w:rPrChange>
        </w:rPr>
      </w:pPr>
      <w:r w:rsidRPr="00010762">
        <w:rPr>
          <w:rFonts w:ascii="Times New Roman" w:eastAsia="Times New Roman" w:hAnsi="Times New Roman" w:hint="cs"/>
          <w:bCs/>
          <w:sz w:val="20"/>
          <w:rtl/>
          <w:lang w:eastAsia="he-IL"/>
          <w:rPrChange w:id="100" w:author="Kook Sec" w:date="2021-04-20T16:07:00Z">
            <w:rPr>
              <w:rFonts w:ascii="Times New Roman" w:eastAsia="Times New Roman" w:hAnsi="Times New Roman" w:hint="cs"/>
              <w:bCs/>
              <w:sz w:val="20"/>
              <w:rtl/>
              <w:lang w:eastAsia="he-IL"/>
            </w:rPr>
          </w:rPrChange>
        </w:rPr>
        <w:t>ל ב י ן</w:t>
      </w:r>
    </w:p>
    <w:p w14:paraId="55DA762A" w14:textId="77777777" w:rsidR="001835AB" w:rsidRPr="00010762" w:rsidRDefault="001835AB" w:rsidP="001835AB">
      <w:pPr>
        <w:widowControl w:val="0"/>
        <w:spacing w:before="0" w:beforeAutospacing="0" w:after="0" w:afterAutospacing="0" w:line="240" w:lineRule="auto"/>
        <w:jc w:val="center"/>
        <w:rPr>
          <w:rtl/>
          <w:rPrChange w:id="101" w:author="Kook Sec" w:date="2021-04-20T16:07:00Z">
            <w:rPr>
              <w:rFonts w:ascii="Times New Roman" w:eastAsia="Times New Roman" w:hAnsi="Times New Roman"/>
              <w:sz w:val="20"/>
              <w:rtl/>
              <w:lang w:eastAsia="he-IL"/>
            </w:rPr>
          </w:rPrChange>
        </w:rPr>
      </w:pPr>
    </w:p>
    <w:sdt>
      <w:sdtPr>
        <w:rPr>
          <w:rFonts w:asciiTheme="minorHAnsi" w:hAnsiTheme="minorHAnsi"/>
          <w:color w:val="auto"/>
          <w:sz w:val="22"/>
          <w:rtl/>
          <w:rPrChange w:id="102" w:author="Kook Sec" w:date="2021-04-20T16:07:00Z">
            <w:rPr>
              <w:rFonts w:ascii="Arial" w:hAnsi="Arial" w:cs="Arial"/>
              <w:b/>
              <w:bCs/>
              <w:color w:val="000000"/>
              <w:sz w:val="19"/>
              <w:szCs w:val="19"/>
              <w:shd w:val="clear" w:color="auto" w:fill="C7DDEE"/>
              <w:rtl/>
            </w:rPr>
          </w:rPrChange>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8F40B31" w14:textId="77777777" w:rsidR="001835AB" w:rsidRPr="00010762" w:rsidRDefault="00010762" w:rsidP="00D12751">
          <w:pPr>
            <w:pStyle w:val="AutoFields"/>
            <w:spacing w:before="0" w:beforeAutospacing="0" w:after="0" w:afterAutospacing="0"/>
            <w:jc w:val="center"/>
            <w:rPr>
              <w:rFonts w:asciiTheme="minorHAnsi" w:hAnsiTheme="minorHAnsi"/>
              <w:color w:val="auto"/>
              <w:sz w:val="22"/>
              <w:rtl/>
              <w:rPrChange w:id="103" w:author="Kook Sec" w:date="2021-04-20T16:07:00Z">
                <w:rPr>
                  <w:rFonts w:ascii="Times New Roman" w:eastAsia="Times New Roman" w:hAnsi="Times New Roman"/>
                  <w:rtl/>
                  <w:lang w:eastAsia="he-IL"/>
                </w:rPr>
              </w:rPrChange>
            </w:rPr>
          </w:pPr>
          <w:del w:id="104" w:author="Kook Sec" w:date="2021-04-20T15:37:00Z">
            <w:r w:rsidRPr="00010762" w:rsidDel="00010762">
              <w:rPr>
                <w:rFonts w:asciiTheme="minorHAnsi" w:hAnsiTheme="minorHAnsi"/>
                <w:color w:val="auto"/>
                <w:sz w:val="22"/>
                <w:rtl/>
                <w:rPrChange w:id="105" w:author="Kook Sec" w:date="2021-04-20T16:07:00Z">
                  <w:rPr>
                    <w:rFonts w:ascii="Arial" w:hAnsi="Arial" w:cs="Arial"/>
                    <w:b/>
                    <w:bCs/>
                    <w:color w:val="000000"/>
                    <w:sz w:val="19"/>
                    <w:szCs w:val="19"/>
                    <w:shd w:val="clear" w:color="auto" w:fill="C7DDEE"/>
                    <w:rtl/>
                  </w:rPr>
                </w:rPrChange>
              </w:rPr>
              <w:br/>
            </w:r>
          </w:del>
          <w:proofErr w:type="spellStart"/>
          <w:ins w:id="106" w:author="Kook Sec" w:date="2021-04-20T15:37:00Z">
            <w:r w:rsidRPr="00010762">
              <w:rPr>
                <w:rFonts w:asciiTheme="minorHAnsi" w:hAnsiTheme="minorHAnsi" w:hint="cs"/>
                <w:color w:val="auto"/>
                <w:sz w:val="22"/>
                <w:rtl/>
                <w:rPrChange w:id="107" w:author="Kook Sec" w:date="2021-04-20T16:07:00Z">
                  <w:rPr>
                    <w:rFonts w:ascii="Arial" w:hAnsi="Arial" w:cs="Arial" w:hint="cs"/>
                    <w:b/>
                    <w:bCs/>
                    <w:color w:val="000000"/>
                    <w:sz w:val="19"/>
                    <w:szCs w:val="19"/>
                    <w:shd w:val="clear" w:color="auto" w:fill="C7DDEE"/>
                    <w:rtl/>
                  </w:rPr>
                </w:rPrChange>
              </w:rPr>
              <w:t>וי.אי</w:t>
            </w:r>
            <w:proofErr w:type="spellEnd"/>
            <w:r w:rsidRPr="00010762">
              <w:rPr>
                <w:rFonts w:asciiTheme="minorHAnsi" w:hAnsiTheme="minorHAnsi" w:hint="cs"/>
                <w:color w:val="auto"/>
                <w:sz w:val="22"/>
                <w:rtl/>
                <w:rPrChange w:id="108" w:author="Kook Sec" w:date="2021-04-20T16:07:00Z">
                  <w:rPr>
                    <w:rFonts w:ascii="Arial" w:hAnsi="Arial" w:cs="Arial" w:hint="cs"/>
                    <w:b/>
                    <w:bCs/>
                    <w:color w:val="000000"/>
                    <w:sz w:val="19"/>
                    <w:szCs w:val="19"/>
                    <w:shd w:val="clear" w:color="auto" w:fill="C7DDEE"/>
                    <w:rtl/>
                  </w:rPr>
                </w:rPrChange>
              </w:rPr>
              <w:t>. אס הנדסה בע"מ</w:t>
            </w:r>
            <w:r w:rsidRPr="00010762">
              <w:rPr>
                <w:rFonts w:asciiTheme="minorHAnsi" w:hAnsiTheme="minorHAnsi"/>
                <w:color w:val="auto"/>
                <w:sz w:val="22"/>
                <w:rtl/>
                <w:rPrChange w:id="109" w:author="Kook Sec" w:date="2021-04-20T16:07:00Z">
                  <w:rPr>
                    <w:rFonts w:ascii="Arial" w:hAnsi="Arial" w:cs="Arial"/>
                    <w:b/>
                    <w:bCs/>
                    <w:color w:val="000000"/>
                    <w:sz w:val="19"/>
                    <w:szCs w:val="19"/>
                    <w:shd w:val="clear" w:color="auto" w:fill="C7DDEE"/>
                    <w:rtl/>
                  </w:rPr>
                </w:rPrChange>
              </w:rPr>
              <w:br/>
            </w:r>
            <w:r w:rsidRPr="00010762">
              <w:rPr>
                <w:rFonts w:asciiTheme="minorHAnsi" w:hAnsiTheme="minorHAnsi" w:hint="cs"/>
                <w:color w:val="auto"/>
                <w:sz w:val="22"/>
                <w:rtl/>
                <w:rPrChange w:id="110" w:author="Kook Sec" w:date="2021-04-20T16:07:00Z">
                  <w:rPr>
                    <w:rFonts w:ascii="Arial" w:hAnsi="Arial" w:cs="Arial" w:hint="cs"/>
                    <w:b/>
                    <w:bCs/>
                    <w:color w:val="000000"/>
                    <w:sz w:val="19"/>
                    <w:szCs w:val="19"/>
                    <w:shd w:val="clear" w:color="auto" w:fill="C7DDEE"/>
                    <w:rtl/>
                  </w:rPr>
                </w:rPrChange>
              </w:rPr>
              <w:t>הצורן 4 ג' נתניה</w:t>
            </w:r>
          </w:ins>
          <w:r w:rsidRPr="00010762">
            <w:rPr>
              <w:rFonts w:asciiTheme="minorHAnsi" w:hAnsiTheme="minorHAnsi"/>
              <w:color w:val="auto"/>
              <w:sz w:val="22"/>
              <w:rtl/>
              <w:rPrChange w:id="111" w:author="Kook Sec" w:date="2021-04-20T16:07:00Z">
                <w:rPr>
                  <w:rFonts w:ascii="Arial" w:hAnsi="Arial" w:cs="Arial"/>
                  <w:b/>
                  <w:bCs/>
                  <w:color w:val="000000"/>
                  <w:sz w:val="19"/>
                  <w:szCs w:val="19"/>
                  <w:shd w:val="clear" w:color="auto" w:fill="C7DDEE"/>
                  <w:rtl/>
                </w:rPr>
              </w:rPrChange>
            </w:rPr>
            <w:br/>
          </w:r>
          <w:ins w:id="112" w:author="Kook Sec" w:date="2021-04-20T15:42:00Z">
            <w:r w:rsidRPr="00010762">
              <w:rPr>
                <w:rFonts w:asciiTheme="minorHAnsi" w:hAnsiTheme="minorHAnsi"/>
                <w:color w:val="auto"/>
                <w:sz w:val="22"/>
                <w:rtl/>
                <w:rPrChange w:id="113" w:author="Kook Sec" w:date="2021-04-20T16:07:00Z">
                  <w:rPr>
                    <w:rFonts w:ascii="Arial" w:hAnsi="Arial" w:cs="Arial"/>
                    <w:b/>
                    <w:bCs/>
                    <w:color w:val="000000"/>
                    <w:sz w:val="19"/>
                    <w:szCs w:val="19"/>
                    <w:shd w:val="clear" w:color="auto" w:fill="C7DDEE"/>
                    <w:rtl/>
                  </w:rPr>
                </w:rPrChange>
              </w:rPr>
              <w:t>511262164</w:t>
            </w:r>
          </w:ins>
        </w:p>
      </w:sdtContent>
    </w:sdt>
    <w:p w14:paraId="055E19CA" w14:textId="77777777" w:rsidR="001835AB" w:rsidRPr="00010762"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Change w:id="114" w:author="Kook Sec" w:date="2021-04-20T16:07:00Z">
            <w:rPr>
              <w:rFonts w:ascii="Times New Roman" w:eastAsia="Times New Roman" w:hAnsi="Times New Roman"/>
              <w:bCs/>
              <w:sz w:val="20"/>
              <w:rtl/>
              <w:lang w:eastAsia="he-IL"/>
            </w:rPr>
          </w:rPrChange>
        </w:rPr>
      </w:pPr>
      <w:r w:rsidRPr="00010762">
        <w:rPr>
          <w:rFonts w:ascii="Times New Roman" w:eastAsia="Times New Roman" w:hAnsi="Times New Roman" w:hint="cs"/>
          <w:sz w:val="20"/>
          <w:rtl/>
          <w:lang w:eastAsia="he-IL"/>
          <w:rPrChange w:id="115" w:author="Kook Sec" w:date="2021-04-20T16:07:00Z">
            <w:rPr>
              <w:rFonts w:ascii="Times New Roman" w:eastAsia="Times New Roman" w:hAnsi="Times New Roman" w:hint="cs"/>
              <w:sz w:val="20"/>
              <w:rtl/>
              <w:lang w:eastAsia="he-IL"/>
            </w:rPr>
          </w:rPrChange>
        </w:rPr>
        <w:t>(להלן: "</w:t>
      </w:r>
      <w:r w:rsidRPr="00010762">
        <w:rPr>
          <w:rFonts w:ascii="Times New Roman" w:eastAsia="Times New Roman" w:hAnsi="Times New Roman" w:hint="cs"/>
          <w:b/>
          <w:bCs/>
          <w:sz w:val="20"/>
          <w:rtl/>
          <w:lang w:eastAsia="he-IL"/>
          <w:rPrChange w:id="116" w:author="Kook Sec" w:date="2021-04-20T16:07:00Z">
            <w:rPr>
              <w:rFonts w:ascii="Times New Roman" w:eastAsia="Times New Roman" w:hAnsi="Times New Roman" w:hint="cs"/>
              <w:b/>
              <w:bCs/>
              <w:sz w:val="20"/>
              <w:rtl/>
              <w:lang w:eastAsia="he-IL"/>
            </w:rPr>
          </w:rPrChange>
        </w:rPr>
        <w:t>המתכנן</w:t>
      </w:r>
      <w:r w:rsidRPr="00010762">
        <w:rPr>
          <w:rFonts w:ascii="Times New Roman" w:eastAsia="Times New Roman" w:hAnsi="Times New Roman" w:hint="cs"/>
          <w:sz w:val="20"/>
          <w:rtl/>
          <w:lang w:eastAsia="he-IL"/>
          <w:rPrChange w:id="11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hint="cs"/>
          <w:bCs/>
          <w:sz w:val="20"/>
          <w:rtl/>
          <w:lang w:eastAsia="he-IL"/>
          <w:rPrChange w:id="118" w:author="Kook Sec" w:date="2021-04-20T16:07:00Z">
            <w:rPr>
              <w:rFonts w:ascii="Times New Roman" w:eastAsia="Times New Roman" w:hAnsi="Times New Roman" w:hint="cs"/>
              <w:bCs/>
              <w:sz w:val="20"/>
              <w:rtl/>
              <w:lang w:eastAsia="he-IL"/>
            </w:rPr>
          </w:rPrChange>
        </w:rPr>
        <w:t xml:space="preserve">  </w:t>
      </w:r>
    </w:p>
    <w:p w14:paraId="06101CB3" w14:textId="77777777" w:rsidR="001835AB" w:rsidRPr="00010762"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Change w:id="1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bCs/>
          <w:sz w:val="20"/>
          <w:rtl/>
          <w:lang w:eastAsia="he-IL"/>
          <w:rPrChange w:id="120" w:author="Kook Sec" w:date="2021-04-20T16:07:00Z">
            <w:rPr>
              <w:rFonts w:ascii="Times New Roman" w:eastAsia="Times New Roman" w:hAnsi="Times New Roman" w:hint="cs"/>
              <w:bCs/>
              <w:sz w:val="20"/>
              <w:rtl/>
              <w:lang w:eastAsia="he-IL"/>
            </w:rPr>
          </w:rPrChange>
        </w:rPr>
        <w:t xml:space="preserve">         מצד שני;</w:t>
      </w:r>
    </w:p>
    <w:p w14:paraId="3329A8FD" w14:textId="77777777" w:rsidR="001835AB" w:rsidRPr="00010762"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Change w:id="121" w:author="Kook Sec" w:date="2021-04-20T16:07:00Z">
            <w:rPr>
              <w:rFonts w:ascii="Times New Roman" w:eastAsia="Times New Roman" w:hAnsi="Times New Roman"/>
              <w:sz w:val="20"/>
              <w:rtl/>
              <w:lang w:eastAsia="he-IL"/>
            </w:rPr>
          </w:rPrChange>
        </w:rPr>
      </w:pPr>
    </w:p>
    <w:p w14:paraId="6044C0F5" w14:textId="77777777" w:rsidR="001835AB" w:rsidRPr="00010762"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Change w:id="12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123" w:author="Kook Sec" w:date="2021-04-20T16:07:00Z">
            <w:rPr>
              <w:rFonts w:ascii="Times New Roman" w:eastAsia="Times New Roman" w:hAnsi="Times New Roman"/>
              <w:bCs/>
              <w:sz w:val="20"/>
              <w:rtl/>
              <w:lang w:eastAsia="he-IL"/>
            </w:rPr>
          </w:rPrChange>
        </w:rPr>
        <w:t>והואיל:</w:t>
      </w:r>
      <w:r w:rsidRPr="00010762">
        <w:rPr>
          <w:rFonts w:ascii="Times New Roman" w:eastAsia="Times New Roman" w:hAnsi="Times New Roman"/>
          <w:bCs/>
          <w:sz w:val="20"/>
          <w:rtl/>
          <w:lang w:eastAsia="he-IL"/>
          <w:rPrChange w:id="124" w:author="Kook Sec" w:date="2021-04-20T16:07:00Z">
            <w:rPr>
              <w:rFonts w:ascii="Times New Roman" w:eastAsia="Times New Roman" w:hAnsi="Times New Roman"/>
              <w:bCs/>
              <w:sz w:val="20"/>
              <w:rtl/>
              <w:lang w:eastAsia="he-IL"/>
            </w:rPr>
          </w:rPrChange>
        </w:rPr>
        <w:tab/>
      </w:r>
      <w:r w:rsidRPr="00010762">
        <w:rPr>
          <w:rFonts w:ascii="Times New Roman" w:eastAsia="Times New Roman" w:hAnsi="Times New Roman"/>
          <w:sz w:val="20"/>
          <w:rtl/>
          <w:lang w:eastAsia="he-IL"/>
          <w:rPrChange w:id="125" w:author="Kook Sec" w:date="2021-04-20T16:07:00Z">
            <w:rPr>
              <w:rFonts w:ascii="Times New Roman" w:eastAsia="Times New Roman" w:hAnsi="Times New Roman"/>
              <w:sz w:val="20"/>
              <w:rtl/>
              <w:lang w:eastAsia="he-IL"/>
            </w:rPr>
          </w:rPrChange>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8AB690B" w14:textId="77777777" w:rsidR="001835AB" w:rsidRPr="00010762"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Change w:id="126" w:author="Kook Sec" w:date="2021-04-20T16:07:00Z">
            <w:rPr>
              <w:rFonts w:ascii="Times New Roman" w:eastAsia="Times New Roman" w:hAnsi="Times New Roman"/>
              <w:bCs/>
              <w:sz w:val="20"/>
              <w:rtl/>
              <w:lang w:eastAsia="he-IL"/>
            </w:rPr>
          </w:rPrChange>
        </w:rPr>
      </w:pPr>
      <w:r w:rsidRPr="00010762">
        <w:rPr>
          <w:rFonts w:ascii="Times New Roman" w:eastAsia="Times New Roman" w:hAnsi="Times New Roman"/>
          <w:bCs/>
          <w:sz w:val="20"/>
          <w:rtl/>
          <w:lang w:eastAsia="he-IL"/>
          <w:rPrChange w:id="127" w:author="Kook Sec" w:date="2021-04-20T16:07:00Z">
            <w:rPr>
              <w:rFonts w:ascii="Times New Roman" w:eastAsia="Times New Roman" w:hAnsi="Times New Roman"/>
              <w:bCs/>
              <w:sz w:val="20"/>
              <w:rtl/>
              <w:lang w:eastAsia="he-IL"/>
            </w:rPr>
          </w:rPrChange>
        </w:rPr>
        <w:t>לפיכך הותנה והוסכם בין הצדדים כדלקמן:</w:t>
      </w:r>
    </w:p>
    <w:p w14:paraId="72E9B65E" w14:textId="77777777" w:rsidR="001835AB" w:rsidRPr="00010762"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Change w:id="12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u w:val="single"/>
          <w:rtl/>
          <w:lang w:eastAsia="he-IL"/>
          <w:rPrChange w:id="129" w:author="Kook Sec" w:date="2021-04-20T16:07:00Z">
            <w:rPr>
              <w:rFonts w:ascii="Times New Roman" w:eastAsia="Times New Roman" w:hAnsi="Times New Roman"/>
              <w:b/>
              <w:bCs/>
              <w:sz w:val="20"/>
              <w:u w:val="single"/>
              <w:rtl/>
              <w:lang w:eastAsia="he-IL"/>
            </w:rPr>
          </w:rPrChange>
        </w:rPr>
        <w:t>מבוא</w:t>
      </w:r>
    </w:p>
    <w:p w14:paraId="0B061928" w14:textId="77777777" w:rsidR="001835AB" w:rsidRPr="00010762"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Change w:id="13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1" w:author="Kook Sec" w:date="2021-04-20T16:07:00Z">
            <w:rPr>
              <w:rFonts w:ascii="Times New Roman" w:eastAsia="Times New Roman" w:hAnsi="Times New Roman"/>
              <w:sz w:val="20"/>
              <w:rtl/>
              <w:lang w:eastAsia="he-IL"/>
            </w:rPr>
          </w:rPrChange>
        </w:rPr>
        <w:t xml:space="preserve">למונחים הבאים יהא הפרוש הנקוב </w:t>
      </w:r>
      <w:proofErr w:type="spellStart"/>
      <w:r w:rsidRPr="00010762">
        <w:rPr>
          <w:rFonts w:ascii="Times New Roman" w:eastAsia="Times New Roman" w:hAnsi="Times New Roman"/>
          <w:sz w:val="20"/>
          <w:rtl/>
          <w:lang w:eastAsia="he-IL"/>
          <w:rPrChange w:id="132" w:author="Kook Sec" w:date="2021-04-20T16:07:00Z">
            <w:rPr>
              <w:rFonts w:ascii="Times New Roman" w:eastAsia="Times New Roman" w:hAnsi="Times New Roman"/>
              <w:sz w:val="20"/>
              <w:rtl/>
              <w:lang w:eastAsia="he-IL"/>
            </w:rPr>
          </w:rPrChange>
        </w:rPr>
        <w:t>בצידם</w:t>
      </w:r>
      <w:proofErr w:type="spellEnd"/>
      <w:r w:rsidRPr="00010762">
        <w:rPr>
          <w:rFonts w:ascii="Times New Roman" w:eastAsia="Times New Roman" w:hAnsi="Times New Roman"/>
          <w:sz w:val="20"/>
          <w:rtl/>
          <w:lang w:eastAsia="he-IL"/>
          <w:rPrChange w:id="133" w:author="Kook Sec" w:date="2021-04-20T16:07:00Z">
            <w:rPr>
              <w:rFonts w:ascii="Times New Roman" w:eastAsia="Times New Roman" w:hAnsi="Times New Roman"/>
              <w:sz w:val="20"/>
              <w:rtl/>
              <w:lang w:eastAsia="he-IL"/>
            </w:rPr>
          </w:rPrChange>
        </w:rPr>
        <w:t xml:space="preserve"> דהיינו:</w:t>
      </w:r>
    </w:p>
    <w:p w14:paraId="03FFC151"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Change w:id="134" w:author="Kook Sec" w:date="2021-04-20T16:07:00Z">
            <w:rPr>
              <w:rFonts w:ascii="Times New Roman" w:eastAsia="Times New Roman" w:hAnsi="Times New Roman"/>
              <w:sz w:val="20"/>
              <w:rtl/>
              <w:lang w:eastAsia="he-IL"/>
            </w:rPr>
          </w:rPrChange>
        </w:rPr>
      </w:pPr>
    </w:p>
    <w:p w14:paraId="05A7F33B"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3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136" w:author="Kook Sec" w:date="2021-04-20T16:07:00Z">
            <w:rPr>
              <w:rFonts w:ascii="Times New Roman" w:eastAsia="Times New Roman" w:hAnsi="Times New Roman"/>
              <w:bCs/>
              <w:sz w:val="20"/>
              <w:rtl/>
              <w:lang w:eastAsia="he-IL"/>
            </w:rPr>
          </w:rPrChange>
        </w:rPr>
        <w:t>"הפרויקט"</w:t>
      </w:r>
      <w:r w:rsidRPr="00010762">
        <w:rPr>
          <w:rFonts w:ascii="Times New Roman" w:eastAsia="Times New Roman" w:hAnsi="Times New Roman"/>
          <w:sz w:val="20"/>
          <w:rtl/>
          <w:lang w:eastAsia="he-IL"/>
          <w:rPrChange w:id="137"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38"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39" w:author="Kook Sec" w:date="2021-04-20T16:07:00Z">
            <w:rPr>
              <w:rFonts w:ascii="Times New Roman" w:eastAsia="Times New Roman" w:hAnsi="Times New Roman"/>
              <w:sz w:val="20"/>
              <w:rtl/>
              <w:lang w:eastAsia="he-IL"/>
            </w:rPr>
          </w:rPrChange>
        </w:rPr>
        <w:tab/>
        <w:t xml:space="preserve">כמוגדר בנספח </w:t>
      </w:r>
      <w:r w:rsidRPr="00010762">
        <w:rPr>
          <w:rFonts w:ascii="Times New Roman" w:eastAsia="Times New Roman" w:hAnsi="Times New Roman"/>
          <w:b/>
          <w:bCs/>
          <w:sz w:val="20"/>
          <w:rtl/>
          <w:lang w:eastAsia="he-IL"/>
          <w:rPrChange w:id="140" w:author="Kook Sec" w:date="2021-04-20T16:07:00Z">
            <w:rPr>
              <w:rFonts w:ascii="Times New Roman" w:eastAsia="Times New Roman" w:hAnsi="Times New Roman"/>
              <w:b/>
              <w:bCs/>
              <w:sz w:val="20"/>
              <w:rtl/>
              <w:lang w:eastAsia="he-IL"/>
            </w:rPr>
          </w:rPrChange>
        </w:rPr>
        <w:t>א'</w:t>
      </w:r>
      <w:r w:rsidRPr="00010762">
        <w:rPr>
          <w:rFonts w:ascii="Times New Roman" w:eastAsia="Times New Roman" w:hAnsi="Times New Roman"/>
          <w:sz w:val="20"/>
          <w:rtl/>
          <w:lang w:eastAsia="he-IL"/>
          <w:rPrChange w:id="141"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sz w:val="20"/>
          <w:rtl/>
          <w:lang w:eastAsia="he-IL"/>
          <w:rPrChange w:id="142" w:author="Kook Sec" w:date="2021-04-20T16:07:00Z">
            <w:rPr>
              <w:rFonts w:ascii="Times New Roman" w:eastAsia="Times New Roman" w:hAnsi="Times New Roman"/>
              <w:sz w:val="20"/>
              <w:rtl/>
              <w:lang w:eastAsia="he-IL"/>
            </w:rPr>
          </w:rPrChange>
        </w:rPr>
        <w:t>המצ"ב</w:t>
      </w:r>
      <w:proofErr w:type="spellEnd"/>
      <w:r w:rsidRPr="00010762">
        <w:rPr>
          <w:rFonts w:ascii="Times New Roman" w:eastAsia="Times New Roman" w:hAnsi="Times New Roman"/>
          <w:sz w:val="20"/>
          <w:rtl/>
          <w:lang w:eastAsia="he-IL"/>
          <w:rPrChange w:id="143" w:author="Kook Sec" w:date="2021-04-20T16:07:00Z">
            <w:rPr>
              <w:rFonts w:ascii="Times New Roman" w:eastAsia="Times New Roman" w:hAnsi="Times New Roman"/>
              <w:sz w:val="20"/>
              <w:rtl/>
              <w:lang w:eastAsia="he-IL"/>
            </w:rPr>
          </w:rPrChange>
        </w:rPr>
        <w:t>.</w:t>
      </w:r>
    </w:p>
    <w:p w14:paraId="172AD7C2"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44" w:author="Kook Sec" w:date="2021-04-20T16:07:00Z">
            <w:rPr>
              <w:rFonts w:ascii="Times New Roman" w:eastAsia="Times New Roman" w:hAnsi="Times New Roman"/>
              <w:sz w:val="20"/>
              <w:rtl/>
              <w:lang w:eastAsia="he-IL"/>
            </w:rPr>
          </w:rPrChange>
        </w:rPr>
      </w:pPr>
    </w:p>
    <w:p w14:paraId="61A3DF3A"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4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146" w:author="Kook Sec" w:date="2021-04-20T16:07:00Z">
            <w:rPr>
              <w:rFonts w:ascii="Times New Roman" w:eastAsia="Times New Roman" w:hAnsi="Times New Roman"/>
              <w:bCs/>
              <w:sz w:val="20"/>
              <w:rtl/>
              <w:lang w:eastAsia="he-IL"/>
            </w:rPr>
          </w:rPrChange>
        </w:rPr>
        <w:t xml:space="preserve">"התכנית" </w:t>
      </w:r>
      <w:r w:rsidRPr="00010762">
        <w:rPr>
          <w:rFonts w:ascii="Times New Roman" w:eastAsia="Times New Roman" w:hAnsi="Times New Roman"/>
          <w:sz w:val="20"/>
          <w:rtl/>
          <w:lang w:eastAsia="he-IL"/>
          <w:rPrChange w:id="147" w:author="Kook Sec" w:date="2021-04-20T16:07:00Z">
            <w:rPr>
              <w:rFonts w:ascii="Times New Roman" w:eastAsia="Times New Roman" w:hAnsi="Times New Roman"/>
              <w:sz w:val="20"/>
              <w:rtl/>
              <w:lang w:eastAsia="he-IL"/>
            </w:rPr>
          </w:rPrChange>
        </w:rPr>
        <w:t>/</w:t>
      </w:r>
    </w:p>
    <w:p w14:paraId="66B7A549"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4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149" w:author="Kook Sec" w:date="2021-04-20T16:07:00Z">
            <w:rPr>
              <w:rFonts w:ascii="Times New Roman" w:eastAsia="Times New Roman" w:hAnsi="Times New Roman"/>
              <w:b/>
              <w:bCs/>
              <w:sz w:val="20"/>
              <w:rtl/>
              <w:lang w:eastAsia="he-IL"/>
            </w:rPr>
          </w:rPrChange>
        </w:rPr>
        <w:t>"המקרקעין"</w:t>
      </w:r>
      <w:r w:rsidRPr="00010762">
        <w:rPr>
          <w:rFonts w:ascii="Times New Roman" w:eastAsia="Times New Roman" w:hAnsi="Times New Roman"/>
          <w:sz w:val="20"/>
          <w:rtl/>
          <w:lang w:eastAsia="he-IL"/>
          <w:rPrChange w:id="150"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51" w:author="Kook Sec" w:date="2021-04-20T16:07:00Z">
            <w:rPr>
              <w:rFonts w:ascii="Times New Roman" w:eastAsia="Times New Roman" w:hAnsi="Times New Roman"/>
              <w:sz w:val="20"/>
              <w:rtl/>
              <w:lang w:eastAsia="he-IL"/>
            </w:rPr>
          </w:rPrChange>
        </w:rPr>
        <w:tab/>
        <w:t xml:space="preserve">כמוגדר בנספח </w:t>
      </w:r>
      <w:r w:rsidRPr="00010762">
        <w:rPr>
          <w:rFonts w:ascii="Times New Roman" w:eastAsia="Times New Roman" w:hAnsi="Times New Roman"/>
          <w:b/>
          <w:bCs/>
          <w:sz w:val="20"/>
          <w:rtl/>
          <w:lang w:eastAsia="he-IL"/>
          <w:rPrChange w:id="152" w:author="Kook Sec" w:date="2021-04-20T16:07:00Z">
            <w:rPr>
              <w:rFonts w:ascii="Times New Roman" w:eastAsia="Times New Roman" w:hAnsi="Times New Roman"/>
              <w:b/>
              <w:bCs/>
              <w:sz w:val="20"/>
              <w:rtl/>
              <w:lang w:eastAsia="he-IL"/>
            </w:rPr>
          </w:rPrChange>
        </w:rPr>
        <w:t>א'</w:t>
      </w:r>
      <w:r w:rsidRPr="00010762">
        <w:rPr>
          <w:rFonts w:ascii="Times New Roman" w:eastAsia="Times New Roman" w:hAnsi="Times New Roman"/>
          <w:sz w:val="20"/>
          <w:rtl/>
          <w:lang w:eastAsia="he-IL"/>
          <w:rPrChange w:id="153"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sz w:val="20"/>
          <w:rtl/>
          <w:lang w:eastAsia="he-IL"/>
          <w:rPrChange w:id="154" w:author="Kook Sec" w:date="2021-04-20T16:07:00Z">
            <w:rPr>
              <w:rFonts w:ascii="Times New Roman" w:eastAsia="Times New Roman" w:hAnsi="Times New Roman"/>
              <w:sz w:val="20"/>
              <w:rtl/>
              <w:lang w:eastAsia="he-IL"/>
            </w:rPr>
          </w:rPrChange>
        </w:rPr>
        <w:t>המצ"ב</w:t>
      </w:r>
      <w:proofErr w:type="spellEnd"/>
      <w:r w:rsidRPr="00010762">
        <w:rPr>
          <w:rFonts w:ascii="Times New Roman" w:eastAsia="Times New Roman" w:hAnsi="Times New Roman"/>
          <w:sz w:val="20"/>
          <w:rtl/>
          <w:lang w:eastAsia="he-IL"/>
          <w:rPrChange w:id="155" w:author="Kook Sec" w:date="2021-04-20T16:07:00Z">
            <w:rPr>
              <w:rFonts w:ascii="Times New Roman" w:eastAsia="Times New Roman" w:hAnsi="Times New Roman"/>
              <w:sz w:val="20"/>
              <w:rtl/>
              <w:lang w:eastAsia="he-IL"/>
            </w:rPr>
          </w:rPrChange>
        </w:rPr>
        <w:t>.</w:t>
      </w:r>
    </w:p>
    <w:p w14:paraId="2E4CCCF8"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56" w:author="Kook Sec" w:date="2021-04-20T16:07:00Z">
            <w:rPr>
              <w:rFonts w:ascii="Times New Roman" w:eastAsia="Times New Roman" w:hAnsi="Times New Roman"/>
              <w:sz w:val="20"/>
              <w:rtl/>
              <w:lang w:eastAsia="he-IL"/>
            </w:rPr>
          </w:rPrChange>
        </w:rPr>
      </w:pPr>
    </w:p>
    <w:p w14:paraId="53600BB4"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15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158" w:author="Kook Sec" w:date="2021-04-20T16:07:00Z">
            <w:rPr>
              <w:rFonts w:ascii="Times New Roman" w:eastAsia="Times New Roman" w:hAnsi="Times New Roman"/>
              <w:bCs/>
              <w:sz w:val="20"/>
              <w:rtl/>
              <w:lang w:eastAsia="he-IL"/>
            </w:rPr>
          </w:rPrChange>
        </w:rPr>
        <w:t>"האתר"</w:t>
      </w:r>
      <w:r w:rsidRPr="00010762">
        <w:rPr>
          <w:rFonts w:ascii="Times New Roman" w:eastAsia="Times New Roman" w:hAnsi="Times New Roman"/>
          <w:sz w:val="20"/>
          <w:rtl/>
          <w:lang w:eastAsia="he-IL"/>
          <w:rPrChange w:id="159"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60"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61" w:author="Kook Sec" w:date="2021-04-20T16:07:00Z">
            <w:rPr>
              <w:rFonts w:ascii="Times New Roman" w:eastAsia="Times New Roman" w:hAnsi="Times New Roman"/>
              <w:sz w:val="20"/>
              <w:rtl/>
              <w:lang w:eastAsia="he-IL"/>
            </w:rPr>
          </w:rPrChange>
        </w:rPr>
        <w:tab/>
        <w:t>שטח התכנית/המקרקעין לרבות כל חלק ממנו כפי שיקבע ע"י המזמין מעת לעת על פי שיקול דעתו הבלעדי.</w:t>
      </w:r>
    </w:p>
    <w:p w14:paraId="26ADC86A"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62" w:author="Kook Sec" w:date="2021-04-20T16:07:00Z">
            <w:rPr>
              <w:rFonts w:ascii="Times New Roman" w:eastAsia="Times New Roman" w:hAnsi="Times New Roman"/>
              <w:sz w:val="20"/>
              <w:rtl/>
              <w:lang w:eastAsia="he-IL"/>
            </w:rPr>
          </w:rPrChange>
        </w:rPr>
      </w:pPr>
    </w:p>
    <w:p w14:paraId="73EE640B"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16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4"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165" w:author="Kook Sec" w:date="2021-04-20T16:07:00Z">
            <w:rPr>
              <w:rFonts w:ascii="Times New Roman" w:eastAsia="Times New Roman" w:hAnsi="Times New Roman"/>
              <w:b/>
              <w:bCs/>
              <w:sz w:val="20"/>
              <w:rtl/>
              <w:lang w:eastAsia="he-IL"/>
            </w:rPr>
          </w:rPrChange>
        </w:rPr>
        <w:t>היועצים</w:t>
      </w:r>
      <w:r w:rsidRPr="00010762">
        <w:rPr>
          <w:rFonts w:ascii="Times New Roman" w:eastAsia="Times New Roman" w:hAnsi="Times New Roman"/>
          <w:sz w:val="20"/>
          <w:rtl/>
          <w:lang w:eastAsia="he-IL"/>
          <w:rPrChange w:id="166"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67"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68" w:author="Kook Sec" w:date="2021-04-20T16:07:00Z">
            <w:rPr>
              <w:rFonts w:ascii="Times New Roman" w:eastAsia="Times New Roman" w:hAnsi="Times New Roman"/>
              <w:sz w:val="20"/>
              <w:rtl/>
              <w:lang w:eastAsia="he-IL"/>
            </w:rPr>
          </w:rPrChange>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B80FC86"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69" w:author="Kook Sec" w:date="2021-04-20T16:07:00Z">
            <w:rPr>
              <w:rFonts w:ascii="Times New Roman" w:eastAsia="Times New Roman" w:hAnsi="Times New Roman"/>
              <w:sz w:val="20"/>
              <w:rtl/>
              <w:lang w:eastAsia="he-IL"/>
            </w:rPr>
          </w:rPrChange>
        </w:rPr>
      </w:pPr>
    </w:p>
    <w:p w14:paraId="3E646457"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17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1" w:author="Kook Sec" w:date="2021-04-20T16:07:00Z">
            <w:rPr>
              <w:rFonts w:ascii="Times New Roman" w:eastAsia="Times New Roman" w:hAnsi="Times New Roman"/>
              <w:sz w:val="20"/>
              <w:rtl/>
              <w:lang w:eastAsia="he-IL"/>
            </w:rPr>
          </w:rPrChange>
        </w:rPr>
        <w:lastRenderedPageBreak/>
        <w:t>"</w:t>
      </w:r>
      <w:r w:rsidRPr="00010762">
        <w:rPr>
          <w:rFonts w:ascii="Times New Roman" w:eastAsia="Times New Roman" w:hAnsi="Times New Roman"/>
          <w:b/>
          <w:bCs/>
          <w:sz w:val="20"/>
          <w:rtl/>
          <w:lang w:eastAsia="he-IL"/>
          <w:rPrChange w:id="172" w:author="Kook Sec" w:date="2021-04-20T16:07:00Z">
            <w:rPr>
              <w:rFonts w:ascii="Times New Roman" w:eastAsia="Times New Roman" w:hAnsi="Times New Roman"/>
              <w:b/>
              <w:bCs/>
              <w:sz w:val="20"/>
              <w:rtl/>
              <w:lang w:eastAsia="he-IL"/>
            </w:rPr>
          </w:rPrChange>
        </w:rPr>
        <w:t>התכניות</w:t>
      </w:r>
      <w:r w:rsidRPr="00010762">
        <w:rPr>
          <w:rFonts w:ascii="Times New Roman" w:eastAsia="Times New Roman" w:hAnsi="Times New Roman"/>
          <w:sz w:val="20"/>
          <w:rtl/>
          <w:lang w:eastAsia="he-IL"/>
          <w:rPrChange w:id="173"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74"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75" w:author="Kook Sec" w:date="2021-04-20T16:07:00Z">
            <w:rPr>
              <w:rFonts w:ascii="Times New Roman" w:eastAsia="Times New Roman" w:hAnsi="Times New Roman"/>
              <w:sz w:val="20"/>
              <w:rtl/>
              <w:lang w:eastAsia="he-IL"/>
            </w:rPr>
          </w:rPrChange>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10762">
        <w:rPr>
          <w:rFonts w:ascii="Times New Roman" w:eastAsia="Times New Roman" w:hAnsi="Times New Roman" w:hint="cs"/>
          <w:sz w:val="20"/>
          <w:rtl/>
          <w:lang w:eastAsia="he-IL"/>
          <w:rPrChange w:id="17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7" w:author="Kook Sec" w:date="2021-04-20T16:07:00Z">
            <w:rPr>
              <w:rFonts w:ascii="Times New Roman" w:eastAsia="Times New Roman" w:hAnsi="Times New Roman"/>
              <w:sz w:val="20"/>
              <w:rtl/>
              <w:lang w:eastAsia="he-IL"/>
            </w:rPr>
          </w:rPrChange>
        </w:rPr>
        <w:t>צוע שרותי המתכנן, ע</w:t>
      </w:r>
      <w:r w:rsidRPr="00010762">
        <w:rPr>
          <w:rFonts w:ascii="Times New Roman" w:eastAsia="Times New Roman" w:hAnsi="Times New Roman" w:hint="cs"/>
          <w:sz w:val="20"/>
          <w:rtl/>
          <w:lang w:eastAsia="he-IL"/>
          <w:rPrChange w:id="178"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79" w:author="Kook Sec" w:date="2021-04-20T16:07:00Z">
            <w:rPr>
              <w:rFonts w:ascii="Times New Roman" w:eastAsia="Times New Roman" w:hAnsi="Times New Roman"/>
              <w:sz w:val="20"/>
              <w:rtl/>
              <w:lang w:eastAsia="he-IL"/>
            </w:rPr>
          </w:rPrChange>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10762">
        <w:rPr>
          <w:rFonts w:ascii="Times New Roman" w:eastAsia="Times New Roman" w:hAnsi="Times New Roman"/>
          <w:b/>
          <w:bCs/>
          <w:sz w:val="20"/>
          <w:rtl/>
          <w:lang w:eastAsia="he-IL"/>
          <w:rPrChange w:id="180" w:author="Kook Sec" w:date="2021-04-20T16:07:00Z">
            <w:rPr>
              <w:rFonts w:ascii="Times New Roman" w:eastAsia="Times New Roman" w:hAnsi="Times New Roman"/>
              <w:b/>
              <w:bCs/>
              <w:sz w:val="20"/>
              <w:rtl/>
              <w:lang w:eastAsia="he-IL"/>
            </w:rPr>
          </w:rPrChange>
        </w:rPr>
        <w:t>ח'</w:t>
      </w:r>
      <w:r w:rsidRPr="00010762">
        <w:rPr>
          <w:rFonts w:ascii="Times New Roman" w:eastAsia="Times New Roman" w:hAnsi="Times New Roman"/>
          <w:sz w:val="20"/>
          <w:rtl/>
          <w:lang w:eastAsia="he-IL"/>
          <w:rPrChange w:id="181" w:author="Kook Sec" w:date="2021-04-20T16:07:00Z">
            <w:rPr>
              <w:rFonts w:ascii="Times New Roman" w:eastAsia="Times New Roman" w:hAnsi="Times New Roman"/>
              <w:sz w:val="20"/>
              <w:rtl/>
              <w:lang w:eastAsia="he-IL"/>
            </w:rPr>
          </w:rPrChange>
        </w:rPr>
        <w:t>. כל המסמכים שיערכו ע"י המתכנן כאמור יערכו בשפה העברית.</w:t>
      </w:r>
    </w:p>
    <w:p w14:paraId="2C6A3845"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82" w:author="Kook Sec" w:date="2021-04-20T16:07:00Z">
            <w:rPr>
              <w:rFonts w:ascii="Times New Roman" w:eastAsia="Times New Roman" w:hAnsi="Times New Roman"/>
              <w:sz w:val="20"/>
              <w:rtl/>
              <w:lang w:eastAsia="he-IL"/>
            </w:rPr>
          </w:rPrChange>
        </w:rPr>
      </w:pPr>
    </w:p>
    <w:p w14:paraId="01FD80AB"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Change w:id="183" w:author="Kook Sec" w:date="2021-04-20T16:07:00Z">
            <w:rPr>
              <w:rFonts w:ascii="Times New Roman" w:eastAsia="Times New Roman" w:hAnsi="Times New Roman"/>
              <w:b/>
              <w:bCs/>
              <w:sz w:val="20"/>
              <w:rtl/>
              <w:lang w:eastAsia="he-IL"/>
            </w:rPr>
          </w:rPrChange>
        </w:rPr>
      </w:pPr>
      <w:r w:rsidRPr="00010762">
        <w:rPr>
          <w:rFonts w:ascii="Times New Roman" w:eastAsia="Times New Roman" w:hAnsi="Times New Roman"/>
          <w:sz w:val="20"/>
          <w:rtl/>
          <w:lang w:eastAsia="he-IL"/>
          <w:rPrChange w:id="184"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185" w:author="Kook Sec" w:date="2021-04-20T16:07:00Z">
            <w:rPr>
              <w:rFonts w:ascii="Times New Roman" w:eastAsia="Times New Roman" w:hAnsi="Times New Roman"/>
              <w:b/>
              <w:bCs/>
              <w:sz w:val="20"/>
              <w:rtl/>
              <w:lang w:eastAsia="he-IL"/>
            </w:rPr>
          </w:rPrChange>
        </w:rPr>
        <w:t>שירותי</w:t>
      </w:r>
    </w:p>
    <w:p w14:paraId="753DCC2D"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8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187" w:author="Kook Sec" w:date="2021-04-20T16:07:00Z">
            <w:rPr>
              <w:rFonts w:ascii="Times New Roman" w:eastAsia="Times New Roman" w:hAnsi="Times New Roman"/>
              <w:b/>
              <w:bCs/>
              <w:sz w:val="20"/>
              <w:rtl/>
              <w:lang w:eastAsia="he-IL"/>
            </w:rPr>
          </w:rPrChange>
        </w:rPr>
        <w:t xml:space="preserve"> המתכנן</w:t>
      </w:r>
      <w:r w:rsidRPr="00010762">
        <w:rPr>
          <w:rFonts w:ascii="Times New Roman" w:eastAsia="Times New Roman" w:hAnsi="Times New Roman"/>
          <w:sz w:val="20"/>
          <w:rtl/>
          <w:lang w:eastAsia="he-IL"/>
          <w:rPrChange w:id="188"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89" w:author="Kook Sec" w:date="2021-04-20T16:07:00Z">
            <w:rPr>
              <w:rFonts w:ascii="Times New Roman" w:eastAsia="Times New Roman" w:hAnsi="Times New Roman"/>
              <w:sz w:val="20"/>
              <w:rtl/>
              <w:lang w:eastAsia="he-IL"/>
            </w:rPr>
          </w:rPrChange>
        </w:rPr>
        <w:tab/>
      </w:r>
    </w:p>
    <w:p w14:paraId="5ECED30F"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9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91"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192" w:author="Kook Sec" w:date="2021-04-20T16:07:00Z">
            <w:rPr>
              <w:rFonts w:ascii="Times New Roman" w:eastAsia="Times New Roman" w:hAnsi="Times New Roman"/>
              <w:b/>
              <w:bCs/>
              <w:sz w:val="20"/>
              <w:rtl/>
              <w:lang w:eastAsia="he-IL"/>
            </w:rPr>
          </w:rPrChange>
        </w:rPr>
        <w:t>השירותים</w:t>
      </w:r>
      <w:r w:rsidRPr="00010762">
        <w:rPr>
          <w:rFonts w:ascii="Times New Roman" w:eastAsia="Times New Roman" w:hAnsi="Times New Roman"/>
          <w:sz w:val="20"/>
          <w:rtl/>
          <w:lang w:eastAsia="he-IL"/>
          <w:rPrChange w:id="193"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194" w:author="Kook Sec" w:date="2021-04-20T16:07:00Z">
            <w:rPr>
              <w:rFonts w:ascii="Times New Roman" w:eastAsia="Times New Roman" w:hAnsi="Times New Roman"/>
              <w:sz w:val="20"/>
              <w:rtl/>
              <w:lang w:eastAsia="he-IL"/>
            </w:rPr>
          </w:rPrChange>
        </w:rPr>
        <w:tab/>
        <w:t xml:space="preserve">השירותים כמוגדר וכמפורט בחוזה זה ובנספח </w:t>
      </w:r>
      <w:r w:rsidRPr="00010762">
        <w:rPr>
          <w:rFonts w:ascii="Times New Roman" w:eastAsia="Times New Roman" w:hAnsi="Times New Roman"/>
          <w:b/>
          <w:bCs/>
          <w:sz w:val="20"/>
          <w:rtl/>
          <w:lang w:eastAsia="he-IL"/>
          <w:rPrChange w:id="195" w:author="Kook Sec" w:date="2021-04-20T16:07:00Z">
            <w:rPr>
              <w:rFonts w:ascii="Times New Roman" w:eastAsia="Times New Roman" w:hAnsi="Times New Roman"/>
              <w:b/>
              <w:bCs/>
              <w:sz w:val="20"/>
              <w:rtl/>
              <w:lang w:eastAsia="he-IL"/>
            </w:rPr>
          </w:rPrChange>
        </w:rPr>
        <w:t>ב'</w:t>
      </w:r>
      <w:r w:rsidRPr="00010762">
        <w:rPr>
          <w:rFonts w:ascii="Times New Roman" w:eastAsia="Times New Roman" w:hAnsi="Times New Roman" w:hint="cs"/>
          <w:b/>
          <w:bCs/>
          <w:sz w:val="20"/>
          <w:rtl/>
          <w:lang w:eastAsia="he-IL"/>
          <w:rPrChange w:id="196" w:author="Kook Sec" w:date="2021-04-20T16:07:00Z">
            <w:rPr>
              <w:rFonts w:ascii="Times New Roman" w:eastAsia="Times New Roman" w:hAnsi="Times New Roman" w:hint="cs"/>
              <w:b/>
              <w:bCs/>
              <w:sz w:val="20"/>
              <w:rtl/>
              <w:lang w:eastAsia="he-IL"/>
            </w:rPr>
          </w:rPrChange>
        </w:rPr>
        <w:t xml:space="preserve"> </w:t>
      </w:r>
      <w:proofErr w:type="spellStart"/>
      <w:r w:rsidRPr="00010762">
        <w:rPr>
          <w:rFonts w:ascii="Times New Roman" w:eastAsia="Times New Roman" w:hAnsi="Times New Roman" w:hint="cs"/>
          <w:sz w:val="20"/>
          <w:rtl/>
          <w:lang w:eastAsia="he-IL"/>
          <w:rPrChange w:id="197"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198" w:author="Kook Sec" w:date="2021-04-20T16:07:00Z">
            <w:rPr>
              <w:rFonts w:ascii="Times New Roman" w:eastAsia="Times New Roman" w:hAnsi="Times New Roman"/>
              <w:sz w:val="20"/>
              <w:rtl/>
              <w:lang w:eastAsia="he-IL"/>
            </w:rPr>
          </w:rPrChange>
        </w:rPr>
        <w:t>.</w:t>
      </w:r>
    </w:p>
    <w:p w14:paraId="3F83C8D5"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199" w:author="Kook Sec" w:date="2021-04-20T16:07:00Z">
            <w:rPr>
              <w:rFonts w:ascii="Times New Roman" w:eastAsia="Times New Roman" w:hAnsi="Times New Roman"/>
              <w:sz w:val="20"/>
              <w:rtl/>
              <w:lang w:eastAsia="he-IL"/>
            </w:rPr>
          </w:rPrChange>
        </w:rPr>
      </w:pPr>
    </w:p>
    <w:p w14:paraId="3DBC59D0"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20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01"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202" w:author="Kook Sec" w:date="2021-04-20T16:07:00Z">
            <w:rPr>
              <w:rFonts w:ascii="Times New Roman" w:eastAsia="Times New Roman" w:hAnsi="Times New Roman"/>
              <w:b/>
              <w:bCs/>
              <w:sz w:val="20"/>
              <w:rtl/>
              <w:lang w:eastAsia="he-IL"/>
            </w:rPr>
          </w:rPrChange>
        </w:rPr>
        <w:t>המנהל</w:t>
      </w:r>
      <w:r w:rsidRPr="00010762">
        <w:rPr>
          <w:rFonts w:ascii="Times New Roman" w:eastAsia="Times New Roman" w:hAnsi="Times New Roman"/>
          <w:sz w:val="20"/>
          <w:rtl/>
          <w:lang w:eastAsia="he-IL"/>
          <w:rPrChange w:id="203"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04"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05" w:author="Kook Sec" w:date="2021-04-20T16:07:00Z">
            <w:rPr>
              <w:rFonts w:ascii="Times New Roman" w:eastAsia="Times New Roman" w:hAnsi="Times New Roman"/>
              <w:sz w:val="20"/>
              <w:rtl/>
              <w:lang w:eastAsia="he-IL"/>
            </w:rPr>
          </w:rPrChange>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DCE5082"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06" w:author="Kook Sec" w:date="2021-04-20T16:07:00Z">
            <w:rPr>
              <w:rFonts w:ascii="Times New Roman" w:eastAsia="Times New Roman" w:hAnsi="Times New Roman"/>
              <w:sz w:val="20"/>
              <w:rtl/>
              <w:lang w:eastAsia="he-IL"/>
            </w:rPr>
          </w:rPrChange>
        </w:rPr>
      </w:pPr>
    </w:p>
    <w:p w14:paraId="6EF38429"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0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08"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09" w:author="Kook Sec" w:date="2021-04-20T16:07:00Z">
            <w:rPr>
              <w:rFonts w:ascii="Times New Roman" w:eastAsia="Times New Roman" w:hAnsi="Times New Roman"/>
              <w:sz w:val="20"/>
              <w:rtl/>
              <w:lang w:eastAsia="he-IL"/>
            </w:rPr>
          </w:rPrChange>
        </w:rPr>
        <w:tab/>
        <w:t>מקום שמדובר בחוזה זה במזמין - גם המנהל במשמע.</w:t>
      </w:r>
    </w:p>
    <w:p w14:paraId="0F21F955"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10" w:author="Kook Sec" w:date="2021-04-20T16:07:00Z">
            <w:rPr>
              <w:rFonts w:ascii="Times New Roman" w:eastAsia="Times New Roman" w:hAnsi="Times New Roman"/>
              <w:sz w:val="20"/>
              <w:rtl/>
              <w:lang w:eastAsia="he-IL"/>
            </w:rPr>
          </w:rPrChange>
        </w:rPr>
      </w:pPr>
    </w:p>
    <w:p w14:paraId="2566DCAA"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1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12"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213" w:author="Kook Sec" w:date="2021-04-20T16:07:00Z">
            <w:rPr>
              <w:rFonts w:ascii="Times New Roman" w:eastAsia="Times New Roman" w:hAnsi="Times New Roman"/>
              <w:b/>
              <w:bCs/>
              <w:sz w:val="20"/>
              <w:rtl/>
              <w:lang w:eastAsia="he-IL"/>
            </w:rPr>
          </w:rPrChange>
        </w:rPr>
        <w:t>החוזה</w:t>
      </w:r>
      <w:r w:rsidRPr="00010762">
        <w:rPr>
          <w:rFonts w:ascii="Times New Roman" w:eastAsia="Times New Roman" w:hAnsi="Times New Roman"/>
          <w:sz w:val="20"/>
          <w:rtl/>
          <w:lang w:eastAsia="he-IL"/>
          <w:rPrChange w:id="214"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hint="cs"/>
          <w:sz w:val="20"/>
          <w:rtl/>
          <w:lang w:eastAsia="he-IL"/>
          <w:rPrChange w:id="215" w:author="Kook Sec" w:date="2021-04-20T16:07:00Z">
            <w:rPr>
              <w:rFonts w:ascii="Times New Roman" w:eastAsia="Times New Roman" w:hAnsi="Times New Roman" w:hint="cs"/>
              <w:sz w:val="20"/>
              <w:rtl/>
              <w:lang w:eastAsia="he-IL"/>
            </w:rPr>
          </w:rPrChange>
        </w:rPr>
        <w:t>/</w:t>
      </w:r>
    </w:p>
    <w:p w14:paraId="762C34BB"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1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21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hint="cs"/>
          <w:b/>
          <w:bCs/>
          <w:sz w:val="20"/>
          <w:rtl/>
          <w:lang w:eastAsia="he-IL"/>
          <w:rPrChange w:id="218" w:author="Kook Sec" w:date="2021-04-20T16:07:00Z">
            <w:rPr>
              <w:rFonts w:ascii="Times New Roman" w:eastAsia="Times New Roman" w:hAnsi="Times New Roman" w:hint="cs"/>
              <w:b/>
              <w:bCs/>
              <w:sz w:val="20"/>
              <w:rtl/>
              <w:lang w:eastAsia="he-IL"/>
            </w:rPr>
          </w:rPrChange>
        </w:rPr>
        <w:t>ההסכם</w:t>
      </w:r>
      <w:r w:rsidRPr="00010762">
        <w:rPr>
          <w:rFonts w:ascii="Times New Roman" w:eastAsia="Times New Roman" w:hAnsi="Times New Roman" w:hint="cs"/>
          <w:sz w:val="20"/>
          <w:rtl/>
          <w:lang w:eastAsia="he-IL"/>
          <w:rPrChange w:id="21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220"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21"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22" w:author="Kook Sec" w:date="2021-04-20T16:07:00Z">
            <w:rPr>
              <w:rFonts w:ascii="Times New Roman" w:eastAsia="Times New Roman" w:hAnsi="Times New Roman"/>
              <w:sz w:val="20"/>
              <w:rtl/>
              <w:lang w:eastAsia="he-IL"/>
            </w:rPr>
          </w:rPrChange>
        </w:rPr>
        <w:tab/>
        <w:t>חוזה זה על נספחיו.</w:t>
      </w:r>
    </w:p>
    <w:p w14:paraId="18EFD502"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223" w:author="Kook Sec" w:date="2021-04-20T16:07:00Z">
            <w:rPr>
              <w:rFonts w:ascii="Times New Roman" w:eastAsia="Times New Roman" w:hAnsi="Times New Roman"/>
              <w:sz w:val="20"/>
              <w:rtl/>
              <w:lang w:eastAsia="he-IL"/>
            </w:rPr>
          </w:rPrChange>
        </w:rPr>
      </w:pPr>
    </w:p>
    <w:p w14:paraId="43CB76EE" w14:textId="77777777" w:rsidR="001835AB" w:rsidRPr="00010762"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Change w:id="22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25"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226" w:author="Kook Sec" w:date="2021-04-20T16:07:00Z">
            <w:rPr>
              <w:rFonts w:ascii="Times New Roman" w:eastAsia="Times New Roman" w:hAnsi="Times New Roman"/>
              <w:b/>
              <w:bCs/>
              <w:sz w:val="20"/>
              <w:rtl/>
              <w:lang w:eastAsia="he-IL"/>
            </w:rPr>
          </w:rPrChange>
        </w:rPr>
        <w:t>הדין</w:t>
      </w:r>
      <w:r w:rsidRPr="00010762">
        <w:rPr>
          <w:rFonts w:ascii="Times New Roman" w:eastAsia="Times New Roman" w:hAnsi="Times New Roman"/>
          <w:sz w:val="20"/>
          <w:rtl/>
          <w:lang w:eastAsia="he-IL"/>
          <w:rPrChange w:id="227"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28"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29" w:author="Kook Sec" w:date="2021-04-20T16:07:00Z">
            <w:rPr>
              <w:rFonts w:ascii="Times New Roman" w:eastAsia="Times New Roman" w:hAnsi="Times New Roman"/>
              <w:sz w:val="20"/>
              <w:rtl/>
              <w:lang w:eastAsia="he-IL"/>
            </w:rPr>
          </w:rPrChange>
        </w:rPr>
        <w:tab/>
        <w:t>כהגדרתו בחוק ה</w:t>
      </w:r>
      <w:r w:rsidRPr="00010762">
        <w:rPr>
          <w:rFonts w:ascii="Times New Roman" w:eastAsia="Times New Roman" w:hAnsi="Times New Roman" w:hint="cs"/>
          <w:sz w:val="20"/>
          <w:rtl/>
          <w:lang w:eastAsia="he-IL"/>
          <w:rPrChange w:id="230" w:author="Kook Sec" w:date="2021-04-20T16:07:00Z">
            <w:rPr>
              <w:rFonts w:ascii="Times New Roman" w:eastAsia="Times New Roman" w:hAnsi="Times New Roman" w:hint="cs"/>
              <w:sz w:val="20"/>
              <w:rtl/>
              <w:lang w:eastAsia="he-IL"/>
            </w:rPr>
          </w:rPrChange>
        </w:rPr>
        <w:t>פרשנות, התשמ"א-1981</w:t>
      </w:r>
      <w:r w:rsidRPr="00010762">
        <w:rPr>
          <w:rFonts w:ascii="Times New Roman" w:eastAsia="Times New Roman" w:hAnsi="Times New Roman"/>
          <w:sz w:val="20"/>
          <w:rtl/>
          <w:lang w:eastAsia="he-IL"/>
          <w:rPrChange w:id="231" w:author="Kook Sec" w:date="2021-04-20T16:07:00Z">
            <w:rPr>
              <w:rFonts w:ascii="Times New Roman" w:eastAsia="Times New Roman" w:hAnsi="Times New Roman"/>
              <w:sz w:val="20"/>
              <w:rtl/>
              <w:lang w:eastAsia="he-IL"/>
            </w:rPr>
          </w:rPrChange>
        </w:rPr>
        <w:t xml:space="preserve"> לרבות כל </w:t>
      </w:r>
      <w:r w:rsidRPr="00010762">
        <w:rPr>
          <w:rFonts w:ascii="Times New Roman" w:eastAsia="Times New Roman" w:hAnsi="Times New Roman" w:hint="cs"/>
          <w:sz w:val="20"/>
          <w:rtl/>
          <w:lang w:eastAsia="he-IL"/>
          <w:rPrChange w:id="232" w:author="Kook Sec" w:date="2021-04-20T16:07:00Z">
            <w:rPr>
              <w:rFonts w:ascii="Times New Roman" w:eastAsia="Times New Roman" w:hAnsi="Times New Roman" w:hint="cs"/>
              <w:sz w:val="20"/>
              <w:rtl/>
              <w:lang w:eastAsia="he-IL"/>
            </w:rPr>
          </w:rPrChange>
        </w:rPr>
        <w:t xml:space="preserve">תקנה ו/או </w:t>
      </w:r>
      <w:r w:rsidRPr="00010762">
        <w:rPr>
          <w:rFonts w:ascii="Times New Roman" w:eastAsia="Times New Roman" w:hAnsi="Times New Roman"/>
          <w:sz w:val="20"/>
          <w:rtl/>
          <w:lang w:eastAsia="he-IL"/>
          <w:rPrChange w:id="233" w:author="Kook Sec" w:date="2021-04-20T16:07:00Z">
            <w:rPr>
              <w:rFonts w:ascii="Times New Roman" w:eastAsia="Times New Roman" w:hAnsi="Times New Roman"/>
              <w:sz w:val="20"/>
              <w:rtl/>
              <w:lang w:eastAsia="he-IL"/>
            </w:rPr>
          </w:rPrChange>
        </w:rPr>
        <w:t>הוראה של רשות מוסמכת בתוקף סמכותה על פי הדין.</w:t>
      </w:r>
    </w:p>
    <w:p w14:paraId="6F9E740E"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34" w:author="Kook Sec" w:date="2021-04-20T16:07:00Z">
            <w:rPr>
              <w:rFonts w:ascii="Times New Roman" w:eastAsia="Times New Roman" w:hAnsi="Times New Roman"/>
              <w:sz w:val="20"/>
              <w:rtl/>
              <w:lang w:eastAsia="he-IL"/>
            </w:rPr>
          </w:rPrChange>
        </w:rPr>
      </w:pPr>
    </w:p>
    <w:p w14:paraId="2CD736FF"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Change w:id="235" w:author="Kook Sec" w:date="2021-04-20T16:07:00Z">
            <w:rPr>
              <w:rFonts w:ascii="Times New Roman" w:eastAsia="Times New Roman" w:hAnsi="Times New Roman"/>
              <w:b/>
              <w:bCs/>
              <w:sz w:val="20"/>
              <w:rtl/>
              <w:lang w:eastAsia="he-IL"/>
            </w:rPr>
          </w:rPrChange>
        </w:rPr>
      </w:pPr>
      <w:r w:rsidRPr="00010762">
        <w:rPr>
          <w:rFonts w:ascii="Times New Roman" w:eastAsia="Times New Roman" w:hAnsi="Times New Roman"/>
          <w:sz w:val="20"/>
          <w:rtl/>
          <w:lang w:eastAsia="he-IL"/>
          <w:rPrChange w:id="236"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237" w:author="Kook Sec" w:date="2021-04-20T16:07:00Z">
            <w:rPr>
              <w:rFonts w:ascii="Times New Roman" w:eastAsia="Times New Roman" w:hAnsi="Times New Roman"/>
              <w:b/>
              <w:bCs/>
              <w:sz w:val="20"/>
              <w:rtl/>
              <w:lang w:eastAsia="he-IL"/>
            </w:rPr>
          </w:rPrChange>
        </w:rPr>
        <w:t>הרשות</w:t>
      </w:r>
    </w:p>
    <w:p w14:paraId="57659C7E"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3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239" w:author="Kook Sec" w:date="2021-04-20T16:07:00Z">
            <w:rPr>
              <w:rFonts w:ascii="Times New Roman" w:eastAsia="Times New Roman" w:hAnsi="Times New Roman"/>
              <w:b/>
              <w:bCs/>
              <w:sz w:val="20"/>
              <w:rtl/>
              <w:lang w:eastAsia="he-IL"/>
            </w:rPr>
          </w:rPrChange>
        </w:rPr>
        <w:t xml:space="preserve"> המקומית</w:t>
      </w:r>
      <w:r w:rsidRPr="00010762">
        <w:rPr>
          <w:rFonts w:ascii="Times New Roman" w:eastAsia="Times New Roman" w:hAnsi="Times New Roman"/>
          <w:sz w:val="20"/>
          <w:rtl/>
          <w:lang w:eastAsia="he-IL"/>
          <w:rPrChange w:id="240"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41"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42" w:author="Kook Sec" w:date="2021-04-20T16:07:00Z">
            <w:rPr>
              <w:rFonts w:ascii="Times New Roman" w:eastAsia="Times New Roman" w:hAnsi="Times New Roman"/>
              <w:sz w:val="20"/>
              <w:rtl/>
              <w:lang w:eastAsia="he-IL"/>
            </w:rPr>
          </w:rPrChange>
        </w:rPr>
        <w:tab/>
        <w:t xml:space="preserve">כמוגדר בנספח </w:t>
      </w:r>
      <w:r w:rsidRPr="00010762">
        <w:rPr>
          <w:rFonts w:ascii="Times New Roman" w:eastAsia="Times New Roman" w:hAnsi="Times New Roman"/>
          <w:b/>
          <w:bCs/>
          <w:sz w:val="20"/>
          <w:rtl/>
          <w:lang w:eastAsia="he-IL"/>
          <w:rPrChange w:id="243" w:author="Kook Sec" w:date="2021-04-20T16:07:00Z">
            <w:rPr>
              <w:rFonts w:ascii="Times New Roman" w:eastAsia="Times New Roman" w:hAnsi="Times New Roman"/>
              <w:b/>
              <w:bCs/>
              <w:sz w:val="20"/>
              <w:rtl/>
              <w:lang w:eastAsia="he-IL"/>
            </w:rPr>
          </w:rPrChange>
        </w:rPr>
        <w:t>א'</w:t>
      </w:r>
      <w:r w:rsidRPr="00010762">
        <w:rPr>
          <w:rFonts w:ascii="Times New Roman" w:eastAsia="Times New Roman" w:hAnsi="Times New Roman"/>
          <w:sz w:val="20"/>
          <w:rtl/>
          <w:lang w:eastAsia="he-IL"/>
          <w:rPrChange w:id="244"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sz w:val="20"/>
          <w:rtl/>
          <w:lang w:eastAsia="he-IL"/>
          <w:rPrChange w:id="245" w:author="Kook Sec" w:date="2021-04-20T16:07:00Z">
            <w:rPr>
              <w:rFonts w:ascii="Times New Roman" w:eastAsia="Times New Roman" w:hAnsi="Times New Roman"/>
              <w:sz w:val="20"/>
              <w:rtl/>
              <w:lang w:eastAsia="he-IL"/>
            </w:rPr>
          </w:rPrChange>
        </w:rPr>
        <w:t>המצ"ב</w:t>
      </w:r>
      <w:proofErr w:type="spellEnd"/>
      <w:r w:rsidRPr="00010762">
        <w:rPr>
          <w:rFonts w:ascii="Times New Roman" w:eastAsia="Times New Roman" w:hAnsi="Times New Roman"/>
          <w:sz w:val="20"/>
          <w:rtl/>
          <w:lang w:eastAsia="he-IL"/>
          <w:rPrChange w:id="246" w:author="Kook Sec" w:date="2021-04-20T16:07:00Z">
            <w:rPr>
              <w:rFonts w:ascii="Times New Roman" w:eastAsia="Times New Roman" w:hAnsi="Times New Roman"/>
              <w:sz w:val="20"/>
              <w:rtl/>
              <w:lang w:eastAsia="he-IL"/>
            </w:rPr>
          </w:rPrChange>
        </w:rPr>
        <w:t>.</w:t>
      </w:r>
    </w:p>
    <w:p w14:paraId="70316F07"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Change w:id="247" w:author="Kook Sec" w:date="2021-04-20T16:07:00Z">
            <w:rPr>
              <w:rFonts w:ascii="Times New Roman" w:eastAsia="Times New Roman" w:hAnsi="Times New Roman"/>
              <w:sz w:val="20"/>
              <w:rtl/>
              <w:lang w:eastAsia="he-IL"/>
            </w:rPr>
          </w:rPrChange>
        </w:rPr>
      </w:pPr>
    </w:p>
    <w:p w14:paraId="337D56E8" w14:textId="77777777" w:rsidR="001835AB" w:rsidRPr="00010762"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Change w:id="248" w:author="Kook Sec" w:date="2021-04-20T16:07:00Z">
            <w:rPr>
              <w:rFonts w:ascii="Times New Roman" w:eastAsia="Times New Roman" w:hAnsi="Times New Roman"/>
              <w:b/>
              <w:bCs/>
              <w:sz w:val="20"/>
              <w:rtl/>
              <w:lang w:eastAsia="he-IL"/>
            </w:rPr>
          </w:rPrChange>
        </w:rPr>
      </w:pPr>
      <w:r w:rsidRPr="00010762">
        <w:rPr>
          <w:rFonts w:ascii="Times New Roman" w:eastAsia="Times New Roman" w:hAnsi="Times New Roman"/>
          <w:sz w:val="20"/>
          <w:rtl/>
          <w:lang w:eastAsia="he-IL"/>
          <w:rPrChange w:id="249"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b/>
          <w:bCs/>
          <w:sz w:val="20"/>
          <w:rtl/>
          <w:lang w:eastAsia="he-IL"/>
          <w:rPrChange w:id="250" w:author="Kook Sec" w:date="2021-04-20T16:07:00Z">
            <w:rPr>
              <w:rFonts w:ascii="Times New Roman" w:eastAsia="Times New Roman" w:hAnsi="Times New Roman"/>
              <w:b/>
              <w:bCs/>
              <w:sz w:val="20"/>
              <w:rtl/>
              <w:lang w:eastAsia="he-IL"/>
            </w:rPr>
          </w:rPrChange>
        </w:rPr>
        <w:t>חוזה</w:t>
      </w:r>
    </w:p>
    <w:p w14:paraId="6A7BC364" w14:textId="77777777" w:rsidR="001835AB" w:rsidRPr="00010762"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Change w:id="25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252" w:author="Kook Sec" w:date="2021-04-20T16:07:00Z">
            <w:rPr>
              <w:rFonts w:ascii="Times New Roman" w:eastAsia="Times New Roman" w:hAnsi="Times New Roman"/>
              <w:b/>
              <w:bCs/>
              <w:sz w:val="20"/>
              <w:rtl/>
              <w:lang w:eastAsia="he-IL"/>
            </w:rPr>
          </w:rPrChange>
        </w:rPr>
        <w:t xml:space="preserve"> הפיתוח</w:t>
      </w:r>
      <w:r w:rsidRPr="00010762">
        <w:rPr>
          <w:rFonts w:ascii="Times New Roman" w:eastAsia="Times New Roman" w:hAnsi="Times New Roman"/>
          <w:sz w:val="20"/>
          <w:rtl/>
          <w:lang w:eastAsia="he-IL"/>
          <w:rPrChange w:id="253"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sz w:val="20"/>
          <w:rtl/>
          <w:lang w:eastAsia="he-IL"/>
          <w:rPrChange w:id="254"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255" w:author="Kook Sec" w:date="2021-04-20T16:07:00Z">
            <w:rPr>
              <w:rFonts w:ascii="Times New Roman" w:eastAsia="Times New Roman" w:hAnsi="Times New Roman"/>
              <w:sz w:val="20"/>
              <w:rtl/>
              <w:lang w:eastAsia="he-IL"/>
            </w:rPr>
          </w:rPrChange>
        </w:rPr>
        <w:tab/>
        <w:t xml:space="preserve">כמוגדר בנספח </w:t>
      </w:r>
      <w:r w:rsidRPr="00010762">
        <w:rPr>
          <w:rFonts w:ascii="Times New Roman" w:eastAsia="Times New Roman" w:hAnsi="Times New Roman"/>
          <w:b/>
          <w:bCs/>
          <w:sz w:val="20"/>
          <w:rtl/>
          <w:lang w:eastAsia="he-IL"/>
          <w:rPrChange w:id="256" w:author="Kook Sec" w:date="2021-04-20T16:07:00Z">
            <w:rPr>
              <w:rFonts w:ascii="Times New Roman" w:eastAsia="Times New Roman" w:hAnsi="Times New Roman"/>
              <w:b/>
              <w:bCs/>
              <w:sz w:val="20"/>
              <w:rtl/>
              <w:lang w:eastAsia="he-IL"/>
            </w:rPr>
          </w:rPrChange>
        </w:rPr>
        <w:t>א'</w:t>
      </w:r>
      <w:r w:rsidRPr="00010762">
        <w:rPr>
          <w:rFonts w:ascii="Times New Roman" w:eastAsia="Times New Roman" w:hAnsi="Times New Roman" w:hint="cs"/>
          <w:sz w:val="20"/>
          <w:rtl/>
          <w:lang w:eastAsia="he-IL"/>
          <w:rPrChange w:id="257" w:author="Kook Sec" w:date="2021-04-20T16:07:00Z">
            <w:rPr>
              <w:rFonts w:ascii="Times New Roman" w:eastAsia="Times New Roman" w:hAnsi="Times New Roman" w:hint="cs"/>
              <w:sz w:val="20"/>
              <w:rtl/>
              <w:lang w:eastAsia="he-IL"/>
            </w:rPr>
          </w:rPrChange>
        </w:rPr>
        <w:t xml:space="preserve"> </w:t>
      </w:r>
      <w:proofErr w:type="spellStart"/>
      <w:r w:rsidRPr="00010762">
        <w:rPr>
          <w:rFonts w:ascii="Times New Roman" w:eastAsia="Times New Roman" w:hAnsi="Times New Roman" w:hint="cs"/>
          <w:sz w:val="20"/>
          <w:rtl/>
          <w:lang w:eastAsia="he-IL"/>
          <w:rPrChange w:id="258"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259" w:author="Kook Sec" w:date="2021-04-20T16:07:00Z">
            <w:rPr>
              <w:rFonts w:ascii="Times New Roman" w:eastAsia="Times New Roman" w:hAnsi="Times New Roman"/>
              <w:sz w:val="20"/>
              <w:rtl/>
              <w:lang w:eastAsia="he-IL"/>
            </w:rPr>
          </w:rPrChange>
        </w:rPr>
        <w:t>.</w:t>
      </w:r>
    </w:p>
    <w:p w14:paraId="2903CD9D" w14:textId="77777777" w:rsidR="001835AB" w:rsidRPr="00010762"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Change w:id="260" w:author="Kook Sec" w:date="2021-04-20T16:07:00Z">
            <w:rPr>
              <w:rFonts w:ascii="Times New Roman" w:eastAsia="Times New Roman" w:hAnsi="Times New Roman"/>
              <w:sz w:val="20"/>
              <w:rtl/>
              <w:lang w:eastAsia="he-IL"/>
            </w:rPr>
          </w:rPrChange>
        </w:rPr>
      </w:pPr>
    </w:p>
    <w:p w14:paraId="11F3C44C"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26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2" w:author="Kook Sec" w:date="2021-04-20T16:07:00Z">
            <w:rPr>
              <w:rFonts w:ascii="Times New Roman" w:eastAsia="Times New Roman" w:hAnsi="Times New Roman"/>
              <w:sz w:val="20"/>
              <w:rtl/>
              <w:lang w:eastAsia="he-IL"/>
            </w:rPr>
          </w:rPrChange>
        </w:rPr>
        <w:t xml:space="preserve">הכותרות בחוזה זה </w:t>
      </w:r>
      <w:r w:rsidRPr="00010762">
        <w:rPr>
          <w:rFonts w:ascii="Times New Roman" w:eastAsia="Times New Roman" w:hAnsi="Times New Roman" w:hint="cs"/>
          <w:sz w:val="20"/>
          <w:rtl/>
          <w:lang w:eastAsia="he-IL"/>
          <w:rPrChange w:id="263" w:author="Kook Sec" w:date="2021-04-20T16:07:00Z">
            <w:rPr>
              <w:rFonts w:ascii="Times New Roman" w:eastAsia="Times New Roman" w:hAnsi="Times New Roman" w:hint="cs"/>
              <w:sz w:val="20"/>
              <w:rtl/>
              <w:lang w:eastAsia="he-IL"/>
            </w:rPr>
          </w:rPrChange>
        </w:rPr>
        <w:t xml:space="preserve">הינן לנוחיות בלבד ובכל מקרה </w:t>
      </w:r>
      <w:r w:rsidRPr="00010762">
        <w:rPr>
          <w:rFonts w:ascii="Times New Roman" w:eastAsia="Times New Roman" w:hAnsi="Times New Roman"/>
          <w:sz w:val="20"/>
          <w:rtl/>
          <w:lang w:eastAsia="he-IL"/>
          <w:rPrChange w:id="264" w:author="Kook Sec" w:date="2021-04-20T16:07:00Z">
            <w:rPr>
              <w:rFonts w:ascii="Times New Roman" w:eastAsia="Times New Roman" w:hAnsi="Times New Roman"/>
              <w:sz w:val="20"/>
              <w:rtl/>
              <w:lang w:eastAsia="he-IL"/>
            </w:rPr>
          </w:rPrChange>
        </w:rPr>
        <w:t xml:space="preserve">לא ישמשו </w:t>
      </w:r>
      <w:r w:rsidRPr="00010762">
        <w:rPr>
          <w:rFonts w:ascii="Times New Roman" w:eastAsia="Times New Roman" w:hAnsi="Times New Roman" w:hint="cs"/>
          <w:sz w:val="20"/>
          <w:rtl/>
          <w:lang w:eastAsia="he-IL"/>
          <w:rPrChange w:id="265" w:author="Kook Sec" w:date="2021-04-20T16:07:00Z">
            <w:rPr>
              <w:rFonts w:ascii="Times New Roman" w:eastAsia="Times New Roman" w:hAnsi="Times New Roman" w:hint="cs"/>
              <w:sz w:val="20"/>
              <w:rtl/>
              <w:lang w:eastAsia="he-IL"/>
            </w:rPr>
          </w:rPrChange>
        </w:rPr>
        <w:t>ל</w:t>
      </w:r>
      <w:r w:rsidRPr="00010762">
        <w:rPr>
          <w:rFonts w:ascii="Times New Roman" w:eastAsia="Times New Roman" w:hAnsi="Times New Roman"/>
          <w:sz w:val="20"/>
          <w:rtl/>
          <w:lang w:eastAsia="he-IL"/>
          <w:rPrChange w:id="266" w:author="Kook Sec" w:date="2021-04-20T16:07:00Z">
            <w:rPr>
              <w:rFonts w:ascii="Times New Roman" w:eastAsia="Times New Roman" w:hAnsi="Times New Roman"/>
              <w:sz w:val="20"/>
              <w:rtl/>
              <w:lang w:eastAsia="he-IL"/>
            </w:rPr>
          </w:rPrChange>
        </w:rPr>
        <w:t>פרש</w:t>
      </w:r>
      <w:r w:rsidRPr="00010762">
        <w:rPr>
          <w:rFonts w:ascii="Times New Roman" w:eastAsia="Times New Roman" w:hAnsi="Times New Roman" w:hint="cs"/>
          <w:sz w:val="20"/>
          <w:rtl/>
          <w:lang w:eastAsia="he-IL"/>
          <w:rPrChange w:id="267" w:author="Kook Sec" w:date="2021-04-20T16:07:00Z">
            <w:rPr>
              <w:rFonts w:ascii="Times New Roman" w:eastAsia="Times New Roman" w:hAnsi="Times New Roman" w:hint="cs"/>
              <w:sz w:val="20"/>
              <w:rtl/>
              <w:lang w:eastAsia="he-IL"/>
            </w:rPr>
          </w:rPrChange>
        </w:rPr>
        <w:t>נות</w:t>
      </w:r>
      <w:r w:rsidRPr="00010762">
        <w:rPr>
          <w:rFonts w:ascii="Times New Roman" w:eastAsia="Times New Roman" w:hAnsi="Times New Roman"/>
          <w:sz w:val="20"/>
          <w:rtl/>
          <w:lang w:eastAsia="he-IL"/>
          <w:rPrChange w:id="268" w:author="Kook Sec" w:date="2021-04-20T16:07:00Z">
            <w:rPr>
              <w:rFonts w:ascii="Times New Roman" w:eastAsia="Times New Roman" w:hAnsi="Times New Roman"/>
              <w:sz w:val="20"/>
              <w:rtl/>
              <w:lang w:eastAsia="he-IL"/>
            </w:rPr>
          </w:rPrChange>
        </w:rPr>
        <w:t>ו.</w:t>
      </w:r>
    </w:p>
    <w:p w14:paraId="4FBE5D4B"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26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70" w:author="Kook Sec" w:date="2021-04-20T16:07:00Z">
            <w:rPr>
              <w:rFonts w:ascii="Times New Roman" w:eastAsia="Times New Roman" w:hAnsi="Times New Roman"/>
              <w:sz w:val="20"/>
              <w:rtl/>
              <w:lang w:eastAsia="he-IL"/>
            </w:rPr>
          </w:rPrChange>
        </w:rPr>
        <w:t>הנספחים לחוזה זה מהווים חלק בלתי נפרד הימנו ואלה הם:</w:t>
      </w:r>
    </w:p>
    <w:p w14:paraId="550DDD3D"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Change w:id="271" w:author="Kook Sec" w:date="2021-04-20T16:07:00Z">
            <w:rPr>
              <w:rFonts w:ascii="Times New Roman" w:eastAsia="Times New Roman" w:hAnsi="Times New Roman"/>
              <w:bCs/>
              <w:sz w:val="20"/>
              <w:rtl/>
              <w:lang w:eastAsia="he-IL"/>
            </w:rPr>
          </w:rPrChange>
        </w:rPr>
      </w:pPr>
    </w:p>
    <w:p w14:paraId="0FED4295"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7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273" w:author="Kook Sec" w:date="2021-04-20T16:07:00Z">
            <w:rPr>
              <w:rFonts w:ascii="Times New Roman" w:eastAsia="Times New Roman" w:hAnsi="Times New Roman"/>
              <w:bCs/>
              <w:sz w:val="20"/>
              <w:rtl/>
              <w:lang w:eastAsia="he-IL"/>
            </w:rPr>
          </w:rPrChange>
        </w:rPr>
        <w:t xml:space="preserve">נספח א' </w:t>
      </w:r>
      <w:r w:rsidRPr="00010762">
        <w:rPr>
          <w:rFonts w:ascii="Times New Roman" w:eastAsia="Times New Roman" w:hAnsi="Times New Roman"/>
          <w:sz w:val="20"/>
          <w:rtl/>
          <w:lang w:eastAsia="he-IL"/>
          <w:rPrChange w:id="274"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75" w:author="Kook Sec" w:date="2021-04-20T16:07:00Z">
            <w:rPr>
              <w:rFonts w:ascii="Times New Roman" w:eastAsia="Times New Roman" w:hAnsi="Times New Roman"/>
              <w:sz w:val="20"/>
              <w:rtl/>
              <w:lang w:eastAsia="he-IL"/>
            </w:rPr>
          </w:rPrChange>
        </w:rPr>
        <w:tab/>
        <w:t>נספח כללי;</w:t>
      </w:r>
    </w:p>
    <w:p w14:paraId="1C20044E"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7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277" w:author="Kook Sec" w:date="2021-04-20T16:07:00Z">
            <w:rPr>
              <w:rFonts w:ascii="Times New Roman" w:eastAsia="Times New Roman" w:hAnsi="Times New Roman"/>
              <w:bCs/>
              <w:sz w:val="20"/>
              <w:rtl/>
              <w:lang w:eastAsia="he-IL"/>
            </w:rPr>
          </w:rPrChange>
        </w:rPr>
        <w:t>נספח ב'</w:t>
      </w:r>
      <w:r w:rsidRPr="00010762">
        <w:rPr>
          <w:rFonts w:ascii="Times New Roman" w:eastAsia="Times New Roman" w:hAnsi="Times New Roman"/>
          <w:sz w:val="20"/>
          <w:rtl/>
          <w:lang w:eastAsia="he-IL"/>
          <w:rPrChange w:id="278"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sz w:val="20"/>
          <w:rtl/>
          <w:lang w:eastAsia="he-IL"/>
          <w:rPrChange w:id="279" w:author="Kook Sec" w:date="2021-04-20T16:07:00Z">
            <w:rPr>
              <w:rFonts w:ascii="Times New Roman" w:eastAsia="Times New Roman" w:hAnsi="Times New Roman"/>
              <w:sz w:val="20"/>
              <w:rtl/>
              <w:lang w:eastAsia="he-IL"/>
            </w:rPr>
          </w:rPrChange>
        </w:rPr>
        <w:tab/>
        <w:t>שירותי המתכנן;</w:t>
      </w:r>
    </w:p>
    <w:p w14:paraId="1351E454"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80" w:author="Kook Sec" w:date="2021-04-20T16:07:00Z">
            <w:rPr>
              <w:rFonts w:ascii="Times New Roman" w:eastAsia="Times New Roman" w:hAnsi="Times New Roman"/>
              <w:color w:val="000000"/>
              <w:sz w:val="20"/>
              <w:rtl/>
              <w:lang w:eastAsia="he-IL"/>
            </w:rPr>
          </w:rPrChange>
        </w:rPr>
      </w:pPr>
      <w:r w:rsidRPr="00010762">
        <w:rPr>
          <w:rFonts w:ascii="Times New Roman" w:eastAsia="Times New Roman" w:hAnsi="Times New Roman"/>
          <w:b/>
          <w:bCs/>
          <w:sz w:val="20"/>
          <w:rtl/>
          <w:lang w:eastAsia="he-IL"/>
          <w:rPrChange w:id="281" w:author="Kook Sec" w:date="2021-04-20T16:07:00Z">
            <w:rPr>
              <w:rFonts w:ascii="Times New Roman" w:eastAsia="Times New Roman" w:hAnsi="Times New Roman"/>
              <w:b/>
              <w:bCs/>
              <w:color w:val="000000"/>
              <w:sz w:val="20"/>
              <w:rtl/>
              <w:lang w:eastAsia="he-IL"/>
            </w:rPr>
          </w:rPrChange>
        </w:rPr>
        <w:t>נספח ג'</w:t>
      </w:r>
      <w:r w:rsidRPr="00010762">
        <w:rPr>
          <w:rFonts w:ascii="Times New Roman" w:eastAsia="Times New Roman" w:hAnsi="Times New Roman"/>
          <w:sz w:val="20"/>
          <w:rtl/>
          <w:lang w:eastAsia="he-IL"/>
          <w:rPrChange w:id="282" w:author="Kook Sec" w:date="2021-04-20T16:07:00Z">
            <w:rPr>
              <w:rFonts w:ascii="Times New Roman" w:eastAsia="Times New Roman" w:hAnsi="Times New Roman"/>
              <w:color w:val="000000"/>
              <w:sz w:val="20"/>
              <w:rtl/>
              <w:lang w:eastAsia="he-IL"/>
            </w:rPr>
          </w:rPrChange>
        </w:rPr>
        <w:t xml:space="preserve"> </w:t>
      </w:r>
      <w:r w:rsidRPr="00010762">
        <w:rPr>
          <w:rFonts w:ascii="Times New Roman" w:eastAsia="Times New Roman" w:hAnsi="Times New Roman"/>
          <w:sz w:val="20"/>
          <w:lang w:eastAsia="he-IL"/>
          <w:rPrChange w:id="283" w:author="Kook Sec" w:date="2021-04-20T16:07:00Z">
            <w:rPr>
              <w:rFonts w:ascii="Times New Roman" w:eastAsia="Times New Roman" w:hAnsi="Times New Roman"/>
              <w:color w:val="000000"/>
              <w:sz w:val="20"/>
              <w:lang w:eastAsia="he-IL"/>
            </w:rPr>
          </w:rPrChange>
        </w:rPr>
        <w:t>–</w:t>
      </w:r>
      <w:r w:rsidRPr="00010762">
        <w:rPr>
          <w:rFonts w:ascii="Times New Roman" w:eastAsia="Times New Roman" w:hAnsi="Times New Roman"/>
          <w:sz w:val="20"/>
          <w:rtl/>
          <w:lang w:eastAsia="he-IL"/>
          <w:rPrChange w:id="284" w:author="Kook Sec" w:date="2021-04-20T16:07:00Z">
            <w:rPr>
              <w:rFonts w:ascii="Times New Roman" w:eastAsia="Times New Roman" w:hAnsi="Times New Roman"/>
              <w:color w:val="000000"/>
              <w:sz w:val="20"/>
              <w:rtl/>
              <w:lang w:eastAsia="he-IL"/>
            </w:rPr>
          </w:rPrChange>
        </w:rPr>
        <w:t xml:space="preserve"> </w:t>
      </w:r>
      <w:r w:rsidRPr="00010762">
        <w:rPr>
          <w:rFonts w:ascii="Times New Roman" w:eastAsia="Times New Roman" w:hAnsi="Times New Roman"/>
          <w:sz w:val="20"/>
          <w:rtl/>
          <w:lang w:eastAsia="he-IL"/>
          <w:rPrChange w:id="285" w:author="Kook Sec" w:date="2021-04-20T16:07:00Z">
            <w:rPr>
              <w:rFonts w:ascii="Times New Roman" w:eastAsia="Times New Roman" w:hAnsi="Times New Roman"/>
              <w:color w:val="000000"/>
              <w:sz w:val="20"/>
              <w:rtl/>
              <w:lang w:eastAsia="he-IL"/>
            </w:rPr>
          </w:rPrChange>
        </w:rPr>
        <w:tab/>
        <w:t>לוח זמנים;</w:t>
      </w:r>
    </w:p>
    <w:p w14:paraId="47B122A3"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86" w:author="Kook Sec" w:date="2021-04-20T16:07:00Z">
            <w:rPr>
              <w:rFonts w:ascii="Times New Roman" w:eastAsia="Times New Roman" w:hAnsi="Times New Roman"/>
              <w:color w:val="000000"/>
              <w:sz w:val="20"/>
              <w:rtl/>
              <w:lang w:eastAsia="he-IL"/>
            </w:rPr>
          </w:rPrChange>
        </w:rPr>
      </w:pPr>
      <w:r w:rsidRPr="00010762">
        <w:rPr>
          <w:rFonts w:ascii="Times New Roman" w:eastAsia="Times New Roman" w:hAnsi="Times New Roman"/>
          <w:b/>
          <w:bCs/>
          <w:sz w:val="20"/>
          <w:rtl/>
          <w:lang w:eastAsia="he-IL"/>
          <w:rPrChange w:id="287" w:author="Kook Sec" w:date="2021-04-20T16:07:00Z">
            <w:rPr>
              <w:rFonts w:ascii="Times New Roman" w:eastAsia="Times New Roman" w:hAnsi="Times New Roman"/>
              <w:b/>
              <w:bCs/>
              <w:color w:val="000000"/>
              <w:sz w:val="20"/>
              <w:rtl/>
              <w:lang w:eastAsia="he-IL"/>
            </w:rPr>
          </w:rPrChange>
        </w:rPr>
        <w:t>נספח ד'</w:t>
      </w:r>
      <w:r w:rsidRPr="00010762">
        <w:rPr>
          <w:rFonts w:ascii="Times New Roman" w:eastAsia="Times New Roman" w:hAnsi="Times New Roman"/>
          <w:sz w:val="20"/>
          <w:rtl/>
          <w:lang w:eastAsia="he-IL"/>
          <w:rPrChange w:id="288" w:author="Kook Sec" w:date="2021-04-20T16:07:00Z">
            <w:rPr>
              <w:rFonts w:ascii="Times New Roman" w:eastAsia="Times New Roman" w:hAnsi="Times New Roman"/>
              <w:color w:val="000000"/>
              <w:sz w:val="20"/>
              <w:rtl/>
              <w:lang w:eastAsia="he-IL"/>
            </w:rPr>
          </w:rPrChange>
        </w:rPr>
        <w:t xml:space="preserve"> - </w:t>
      </w:r>
      <w:r w:rsidRPr="00010762">
        <w:rPr>
          <w:rFonts w:ascii="Times New Roman" w:eastAsia="Times New Roman" w:hAnsi="Times New Roman"/>
          <w:sz w:val="20"/>
          <w:rtl/>
          <w:lang w:eastAsia="he-IL"/>
          <w:rPrChange w:id="289" w:author="Kook Sec" w:date="2021-04-20T16:07:00Z">
            <w:rPr>
              <w:rFonts w:ascii="Times New Roman" w:eastAsia="Times New Roman" w:hAnsi="Times New Roman"/>
              <w:color w:val="000000"/>
              <w:sz w:val="20"/>
              <w:rtl/>
              <w:lang w:eastAsia="he-IL"/>
            </w:rPr>
          </w:rPrChange>
        </w:rPr>
        <w:tab/>
        <w:t>שכר המתכנן;</w:t>
      </w:r>
    </w:p>
    <w:p w14:paraId="718AA2ED"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90" w:author="Kook Sec" w:date="2021-04-20T16:07:00Z">
            <w:rPr>
              <w:rFonts w:ascii="Times New Roman" w:eastAsia="Times New Roman" w:hAnsi="Times New Roman"/>
              <w:color w:val="000000"/>
              <w:sz w:val="20"/>
              <w:rtl/>
              <w:lang w:eastAsia="he-IL"/>
            </w:rPr>
          </w:rPrChange>
        </w:rPr>
      </w:pPr>
      <w:r w:rsidRPr="00010762">
        <w:rPr>
          <w:rFonts w:ascii="Times New Roman" w:eastAsia="Times New Roman" w:hAnsi="Times New Roman"/>
          <w:b/>
          <w:bCs/>
          <w:sz w:val="20"/>
          <w:rtl/>
          <w:lang w:eastAsia="he-IL"/>
          <w:rPrChange w:id="291" w:author="Kook Sec" w:date="2021-04-20T16:07:00Z">
            <w:rPr>
              <w:rFonts w:ascii="Times New Roman" w:eastAsia="Times New Roman" w:hAnsi="Times New Roman"/>
              <w:b/>
              <w:bCs/>
              <w:color w:val="000000"/>
              <w:sz w:val="20"/>
              <w:rtl/>
              <w:lang w:eastAsia="he-IL"/>
            </w:rPr>
          </w:rPrChange>
        </w:rPr>
        <w:t>נספח ה'</w:t>
      </w:r>
      <w:r w:rsidRPr="00010762">
        <w:rPr>
          <w:rFonts w:ascii="Times New Roman" w:eastAsia="Times New Roman" w:hAnsi="Times New Roman"/>
          <w:sz w:val="20"/>
          <w:rtl/>
          <w:lang w:eastAsia="he-IL"/>
          <w:rPrChange w:id="292" w:author="Kook Sec" w:date="2021-04-20T16:07:00Z">
            <w:rPr>
              <w:rFonts w:ascii="Times New Roman" w:eastAsia="Times New Roman" w:hAnsi="Times New Roman"/>
              <w:color w:val="000000"/>
              <w:sz w:val="20"/>
              <w:rtl/>
              <w:lang w:eastAsia="he-IL"/>
            </w:rPr>
          </w:rPrChange>
        </w:rPr>
        <w:t xml:space="preserve"> - </w:t>
      </w:r>
      <w:r w:rsidRPr="00010762">
        <w:rPr>
          <w:rFonts w:ascii="Times New Roman" w:eastAsia="Times New Roman" w:hAnsi="Times New Roman"/>
          <w:sz w:val="20"/>
          <w:rtl/>
          <w:lang w:eastAsia="he-IL"/>
          <w:rPrChange w:id="293" w:author="Kook Sec" w:date="2021-04-20T16:07:00Z">
            <w:rPr>
              <w:rFonts w:ascii="Times New Roman" w:eastAsia="Times New Roman" w:hAnsi="Times New Roman"/>
              <w:color w:val="000000"/>
              <w:sz w:val="20"/>
              <w:rtl/>
              <w:lang w:eastAsia="he-IL"/>
            </w:rPr>
          </w:rPrChange>
        </w:rPr>
        <w:tab/>
        <w:t>תשלומי שכר המתכנן;</w:t>
      </w:r>
    </w:p>
    <w:p w14:paraId="6E994486"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29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295" w:author="Kook Sec" w:date="2021-04-20T16:07:00Z">
            <w:rPr>
              <w:rFonts w:ascii="Times New Roman" w:eastAsia="Times New Roman" w:hAnsi="Times New Roman"/>
              <w:bCs/>
              <w:sz w:val="20"/>
              <w:rtl/>
              <w:lang w:eastAsia="he-IL"/>
            </w:rPr>
          </w:rPrChange>
        </w:rPr>
        <w:t xml:space="preserve">נספח ו </w:t>
      </w:r>
      <w:r w:rsidRPr="00010762">
        <w:rPr>
          <w:rFonts w:ascii="Times New Roman" w:eastAsia="Times New Roman" w:hAnsi="Times New Roman"/>
          <w:sz w:val="20"/>
          <w:rtl/>
          <w:lang w:eastAsia="he-IL"/>
          <w:rPrChange w:id="296"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297" w:author="Kook Sec" w:date="2021-04-20T16:07:00Z">
            <w:rPr>
              <w:rFonts w:ascii="Times New Roman" w:eastAsia="Times New Roman" w:hAnsi="Times New Roman"/>
              <w:sz w:val="20"/>
              <w:rtl/>
              <w:lang w:eastAsia="he-IL"/>
            </w:rPr>
          </w:rPrChange>
        </w:rPr>
        <w:tab/>
        <w:t>הצהרה והתחייבות לשמירת סודיות;</w:t>
      </w:r>
    </w:p>
    <w:p w14:paraId="08E6AE36" w14:textId="77777777" w:rsidR="00740118" w:rsidRPr="00010762"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Change w:id="29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299" w:author="Kook Sec" w:date="2021-04-20T16:07:00Z">
            <w:rPr>
              <w:rFonts w:ascii="Times New Roman" w:eastAsia="Times New Roman" w:hAnsi="Times New Roman"/>
              <w:bCs/>
              <w:sz w:val="20"/>
              <w:rtl/>
              <w:lang w:eastAsia="he-IL"/>
            </w:rPr>
          </w:rPrChange>
        </w:rPr>
        <w:t>נספח ז</w:t>
      </w:r>
      <w:r w:rsidRPr="00010762">
        <w:rPr>
          <w:rFonts w:ascii="Times New Roman" w:eastAsia="Times New Roman" w:hAnsi="Times New Roman"/>
          <w:sz w:val="20"/>
          <w:rtl/>
          <w:lang w:eastAsia="he-IL"/>
          <w:rPrChange w:id="300"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sz w:val="20"/>
          <w:rtl/>
          <w:lang w:eastAsia="he-IL"/>
          <w:rPrChange w:id="301"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hint="cs"/>
          <w:sz w:val="20"/>
          <w:rtl/>
          <w:lang w:eastAsia="he-IL"/>
          <w:rPrChange w:id="302" w:author="Kook Sec" w:date="2021-04-20T16:07:00Z">
            <w:rPr>
              <w:rFonts w:ascii="Times New Roman" w:eastAsia="Times New Roman" w:hAnsi="Times New Roman" w:hint="cs"/>
              <w:sz w:val="20"/>
              <w:rtl/>
              <w:lang w:eastAsia="he-IL"/>
            </w:rPr>
          </w:rPrChange>
        </w:rPr>
        <w:t>מפרט</w:t>
      </w:r>
      <w:r w:rsidRPr="00010762">
        <w:rPr>
          <w:rFonts w:ascii="Times New Roman" w:eastAsia="Times New Roman" w:hAnsi="Times New Roman"/>
          <w:sz w:val="20"/>
          <w:rtl/>
          <w:lang w:eastAsia="he-IL"/>
          <w:rPrChange w:id="303"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304" w:author="Kook Sec" w:date="2021-04-20T16:07:00Z">
            <w:rPr>
              <w:rFonts w:ascii="Times New Roman" w:eastAsia="Times New Roman" w:hAnsi="Times New Roman" w:hint="cs"/>
              <w:sz w:val="20"/>
              <w:rtl/>
              <w:lang w:eastAsia="he-IL"/>
            </w:rPr>
          </w:rPrChange>
        </w:rPr>
        <w:t>ביטוחי</w:t>
      </w:r>
      <w:r w:rsidRPr="00010762">
        <w:rPr>
          <w:rFonts w:ascii="Times New Roman" w:eastAsia="Times New Roman" w:hAnsi="Times New Roman"/>
          <w:sz w:val="20"/>
          <w:rtl/>
          <w:lang w:eastAsia="he-IL"/>
          <w:rPrChange w:id="305"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306" w:author="Kook Sec" w:date="2021-04-20T16:07:00Z">
            <w:rPr>
              <w:rFonts w:ascii="Times New Roman" w:eastAsia="Times New Roman" w:hAnsi="Times New Roman" w:hint="cs"/>
              <w:sz w:val="20"/>
              <w:rtl/>
              <w:lang w:eastAsia="he-IL"/>
            </w:rPr>
          </w:rPrChange>
        </w:rPr>
        <w:t>המתכנן</w:t>
      </w:r>
      <w:r w:rsidRPr="00010762">
        <w:rPr>
          <w:rFonts w:ascii="Times New Roman" w:eastAsia="Times New Roman" w:hAnsi="Times New Roman"/>
          <w:sz w:val="20"/>
          <w:rtl/>
          <w:lang w:eastAsia="he-IL"/>
          <w:rPrChange w:id="307" w:author="Kook Sec" w:date="2021-04-20T16:07:00Z">
            <w:rPr>
              <w:rFonts w:ascii="Times New Roman" w:eastAsia="Times New Roman" w:hAnsi="Times New Roman"/>
              <w:sz w:val="20"/>
              <w:rtl/>
              <w:lang w:eastAsia="he-IL"/>
            </w:rPr>
          </w:rPrChange>
        </w:rPr>
        <w:t>;</w:t>
      </w:r>
    </w:p>
    <w:p w14:paraId="14B605E4" w14:textId="77777777" w:rsidR="00740118" w:rsidRPr="00010762"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Change w:id="30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rtl/>
          <w:lang w:eastAsia="he-IL"/>
          <w:rPrChange w:id="309" w:author="Kook Sec" w:date="2021-04-20T16:07:00Z">
            <w:rPr>
              <w:rFonts w:ascii="Times New Roman" w:eastAsia="Times New Roman" w:hAnsi="Times New Roman"/>
              <w:bCs/>
              <w:sz w:val="20"/>
              <w:rtl/>
              <w:lang w:eastAsia="he-IL"/>
            </w:rPr>
          </w:rPrChange>
        </w:rPr>
        <w:t>נספח ז</w:t>
      </w:r>
      <w:r w:rsidRPr="00010762">
        <w:rPr>
          <w:rFonts w:ascii="Times New Roman" w:eastAsia="Times New Roman" w:hAnsi="Times New Roman" w:hint="cs"/>
          <w:bCs/>
          <w:sz w:val="20"/>
          <w:rtl/>
          <w:lang w:eastAsia="he-IL"/>
          <w:rPrChange w:id="310" w:author="Kook Sec" w:date="2021-04-20T16:07:00Z">
            <w:rPr>
              <w:rFonts w:ascii="Times New Roman" w:eastAsia="Times New Roman" w:hAnsi="Times New Roman" w:hint="cs"/>
              <w:bCs/>
              <w:sz w:val="20"/>
              <w:rtl/>
              <w:lang w:eastAsia="he-IL"/>
            </w:rPr>
          </w:rPrChange>
        </w:rPr>
        <w:t>1</w:t>
      </w:r>
      <w:r w:rsidRPr="00010762">
        <w:rPr>
          <w:rFonts w:ascii="Times New Roman" w:eastAsia="Times New Roman" w:hAnsi="Times New Roman"/>
          <w:sz w:val="20"/>
          <w:rtl/>
          <w:lang w:eastAsia="he-IL"/>
          <w:rPrChange w:id="311"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sz w:val="20"/>
          <w:rtl/>
          <w:lang w:eastAsia="he-IL"/>
          <w:rPrChange w:id="312" w:author="Kook Sec" w:date="2021-04-20T16:07:00Z">
            <w:rPr>
              <w:rFonts w:ascii="Times New Roman" w:eastAsia="Times New Roman" w:hAnsi="Times New Roman"/>
              <w:sz w:val="20"/>
              <w:rtl/>
              <w:lang w:eastAsia="he-IL"/>
            </w:rPr>
          </w:rPrChange>
        </w:rPr>
        <w:tab/>
        <w:t>אישור על קיום ביטוחי המתכנן;</w:t>
      </w:r>
    </w:p>
    <w:p w14:paraId="260CBF1E"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31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314" w:author="Kook Sec" w:date="2021-04-20T16:07:00Z">
            <w:rPr>
              <w:rFonts w:ascii="Times New Roman" w:eastAsia="Times New Roman" w:hAnsi="Times New Roman"/>
              <w:b/>
              <w:bCs/>
              <w:sz w:val="20"/>
              <w:rtl/>
              <w:lang w:eastAsia="he-IL"/>
            </w:rPr>
          </w:rPrChange>
        </w:rPr>
        <w:t>נספח ח'</w:t>
      </w:r>
      <w:r w:rsidRPr="00010762">
        <w:rPr>
          <w:rFonts w:ascii="Times New Roman" w:eastAsia="Times New Roman" w:hAnsi="Times New Roman"/>
          <w:sz w:val="20"/>
          <w:rtl/>
          <w:lang w:eastAsia="he-IL"/>
          <w:rPrChange w:id="315" w:author="Kook Sec" w:date="2021-04-20T16:07:00Z">
            <w:rPr>
              <w:rFonts w:ascii="Times New Roman" w:eastAsia="Times New Roman" w:hAnsi="Times New Roman"/>
              <w:sz w:val="20"/>
              <w:rtl/>
              <w:lang w:eastAsia="he-IL"/>
            </w:rPr>
          </w:rPrChange>
        </w:rPr>
        <w:t xml:space="preserve"> - </w:t>
      </w:r>
      <w:r w:rsidRPr="00010762">
        <w:rPr>
          <w:rFonts w:ascii="Times New Roman" w:eastAsia="Times New Roman" w:hAnsi="Times New Roman"/>
          <w:sz w:val="20"/>
          <w:rtl/>
          <w:lang w:eastAsia="he-IL"/>
          <w:rPrChange w:id="316" w:author="Kook Sec" w:date="2021-04-20T16:07:00Z">
            <w:rPr>
              <w:rFonts w:ascii="Times New Roman" w:eastAsia="Times New Roman" w:hAnsi="Times New Roman"/>
              <w:sz w:val="20"/>
              <w:rtl/>
              <w:lang w:eastAsia="he-IL"/>
            </w:rPr>
          </w:rPrChange>
        </w:rPr>
        <w:tab/>
        <w:t>רשימת התכניות והמסמכים שעל המתכנן להנפיק.</w:t>
      </w:r>
    </w:p>
    <w:p w14:paraId="520C99B8" w14:textId="77777777" w:rsidR="001835AB" w:rsidRPr="00010762"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Change w:id="31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318" w:author="Kook Sec" w:date="2021-04-20T16:07:00Z">
            <w:rPr>
              <w:rFonts w:ascii="Times New Roman" w:eastAsia="Times New Roman" w:hAnsi="Times New Roman"/>
              <w:b/>
              <w:bCs/>
              <w:sz w:val="20"/>
              <w:rtl/>
              <w:lang w:eastAsia="he-IL"/>
            </w:rPr>
          </w:rPrChange>
        </w:rPr>
        <w:t>נספח ט'</w:t>
      </w:r>
      <w:r w:rsidRPr="00010762">
        <w:rPr>
          <w:rFonts w:ascii="Times New Roman" w:eastAsia="Times New Roman" w:hAnsi="Times New Roman"/>
          <w:sz w:val="20"/>
          <w:rtl/>
          <w:lang w:eastAsia="he-IL"/>
          <w:rPrChange w:id="319"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sz w:val="20"/>
          <w:rtl/>
          <w:lang w:eastAsia="he-IL"/>
          <w:rPrChange w:id="320" w:author="Kook Sec" w:date="2021-04-20T16:07:00Z">
            <w:rPr>
              <w:rFonts w:ascii="Times New Roman" w:eastAsia="Times New Roman" w:hAnsi="Times New Roman"/>
              <w:sz w:val="20"/>
              <w:rtl/>
              <w:lang w:eastAsia="he-IL"/>
            </w:rPr>
          </w:rPrChange>
        </w:rPr>
        <w:tab/>
        <w:t>אישור להשלמת הפרויקט/קטע מהפרויקט.</w:t>
      </w:r>
    </w:p>
    <w:p w14:paraId="48720E0C" w14:textId="77777777" w:rsidR="001835AB" w:rsidRPr="00010762"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Change w:id="32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rtl/>
          <w:lang w:eastAsia="he-IL"/>
          <w:rPrChange w:id="322" w:author="Kook Sec" w:date="2021-04-20T16:07:00Z">
            <w:rPr>
              <w:rFonts w:ascii="Times New Roman" w:eastAsia="Times New Roman" w:hAnsi="Times New Roman"/>
              <w:b/>
              <w:bCs/>
              <w:sz w:val="20"/>
              <w:rtl/>
              <w:lang w:eastAsia="he-IL"/>
            </w:rPr>
          </w:rPrChange>
        </w:rPr>
        <w:t xml:space="preserve">נספח י' </w:t>
      </w:r>
      <w:r w:rsidRPr="00010762">
        <w:rPr>
          <w:rFonts w:ascii="Times New Roman" w:eastAsia="Times New Roman" w:hAnsi="Times New Roman"/>
          <w:sz w:val="20"/>
          <w:rtl/>
          <w:lang w:eastAsia="he-IL"/>
          <w:rPrChange w:id="323" w:author="Kook Sec" w:date="2021-04-20T16:07:00Z">
            <w:rPr>
              <w:rFonts w:ascii="Times New Roman" w:eastAsia="Times New Roman" w:hAnsi="Times New Roman"/>
              <w:sz w:val="20"/>
              <w:rtl/>
              <w:lang w:eastAsia="he-IL"/>
            </w:rPr>
          </w:rPrChange>
        </w:rPr>
        <w:t>-</w:t>
      </w:r>
      <w:r w:rsidRPr="00010762">
        <w:rPr>
          <w:rFonts w:ascii="Times New Roman" w:eastAsia="Times New Roman" w:hAnsi="Times New Roman"/>
          <w:sz w:val="20"/>
          <w:rtl/>
          <w:lang w:eastAsia="he-IL"/>
          <w:rPrChange w:id="324" w:author="Kook Sec" w:date="2021-04-20T16:07:00Z">
            <w:rPr>
              <w:rFonts w:ascii="Times New Roman" w:eastAsia="Times New Roman" w:hAnsi="Times New Roman"/>
              <w:sz w:val="20"/>
              <w:rtl/>
              <w:lang w:eastAsia="he-IL"/>
            </w:rPr>
          </w:rPrChange>
        </w:rPr>
        <w:tab/>
        <w:t>נספח היעדר תביעות.</w:t>
      </w:r>
    </w:p>
    <w:p w14:paraId="5A91B2E8"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3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326" w:author="Kook Sec" w:date="2021-04-20T16:07:00Z">
            <w:rPr>
              <w:rFonts w:ascii="Times New Roman" w:eastAsia="Times New Roman" w:hAnsi="Times New Roman"/>
              <w:bCs/>
              <w:sz w:val="20"/>
              <w:u w:val="single"/>
              <w:rtl/>
              <w:lang w:eastAsia="he-IL"/>
            </w:rPr>
          </w:rPrChange>
        </w:rPr>
        <w:t>שירותי המתכנן</w:t>
      </w:r>
    </w:p>
    <w:p w14:paraId="2289523D"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32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28" w:author="Kook Sec" w:date="2021-04-20T16:07:00Z">
            <w:rPr>
              <w:rFonts w:ascii="Times New Roman" w:eastAsia="Times New Roman" w:hAnsi="Times New Roman"/>
              <w:sz w:val="20"/>
              <w:rtl/>
              <w:lang w:eastAsia="he-IL"/>
            </w:rPr>
          </w:rPrChange>
        </w:rPr>
        <w:t>המזמין מוסר בזה למתכנן והמתכנן מקבל על עצמו את ב</w:t>
      </w:r>
      <w:r w:rsidRPr="00010762">
        <w:rPr>
          <w:rFonts w:ascii="Times New Roman" w:eastAsia="Times New Roman" w:hAnsi="Times New Roman" w:hint="cs"/>
          <w:sz w:val="20"/>
          <w:rtl/>
          <w:lang w:eastAsia="he-IL"/>
          <w:rPrChange w:id="32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0"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33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2" w:author="Kook Sec" w:date="2021-04-20T16:07:00Z">
            <w:rPr>
              <w:rFonts w:ascii="Times New Roman" w:eastAsia="Times New Roman" w:hAnsi="Times New Roman"/>
              <w:sz w:val="20"/>
              <w:rtl/>
              <w:lang w:eastAsia="he-IL"/>
            </w:rPr>
          </w:rPrChange>
        </w:rPr>
        <w:t>רותי המתכנן.</w:t>
      </w:r>
    </w:p>
    <w:p w14:paraId="0924AD7A"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33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4" w:author="Kook Sec" w:date="2021-04-20T16:07:00Z">
            <w:rPr>
              <w:rFonts w:ascii="Times New Roman" w:eastAsia="Times New Roman" w:hAnsi="Times New Roman"/>
              <w:sz w:val="20"/>
              <w:rtl/>
              <w:lang w:eastAsia="he-IL"/>
            </w:rPr>
          </w:rPrChange>
        </w:rPr>
        <w:t>המתכנן מצהיר ומאשר</w:t>
      </w:r>
      <w:r w:rsidRPr="00010762">
        <w:rPr>
          <w:rFonts w:ascii="Times New Roman" w:eastAsia="Times New Roman" w:hAnsi="Times New Roman" w:hint="cs"/>
          <w:sz w:val="20"/>
          <w:rtl/>
          <w:lang w:eastAsia="he-IL"/>
          <w:rPrChange w:id="33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336" w:author="Kook Sec" w:date="2021-04-20T16:07:00Z">
            <w:rPr>
              <w:rFonts w:ascii="Times New Roman" w:eastAsia="Times New Roman" w:hAnsi="Times New Roman"/>
              <w:sz w:val="20"/>
              <w:rtl/>
              <w:lang w:eastAsia="he-IL"/>
            </w:rPr>
          </w:rPrChange>
        </w:rPr>
        <w:t xml:space="preserve"> כי הינו מכיר ויודע את כל הנדרש למטרת ב</w:t>
      </w:r>
      <w:r w:rsidRPr="00010762">
        <w:rPr>
          <w:rFonts w:ascii="Times New Roman" w:eastAsia="Times New Roman" w:hAnsi="Times New Roman" w:hint="cs"/>
          <w:sz w:val="20"/>
          <w:rtl/>
          <w:lang w:eastAsia="he-IL"/>
          <w:rPrChange w:id="33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8"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33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40" w:author="Kook Sec" w:date="2021-04-20T16:07:00Z">
            <w:rPr>
              <w:rFonts w:ascii="Times New Roman" w:eastAsia="Times New Roman" w:hAnsi="Times New Roman"/>
              <w:sz w:val="20"/>
              <w:rtl/>
              <w:lang w:eastAsia="he-IL"/>
            </w:rPr>
          </w:rPrChange>
        </w:rPr>
        <w:t xml:space="preserve">רותי המתכנן וכי הינו מורשה על פי </w:t>
      </w:r>
      <w:r w:rsidRPr="00010762">
        <w:rPr>
          <w:rFonts w:ascii="Times New Roman" w:eastAsia="Times New Roman" w:hAnsi="Times New Roman" w:hint="cs"/>
          <w:sz w:val="20"/>
          <w:rtl/>
          <w:lang w:eastAsia="he-IL"/>
          <w:rPrChange w:id="341" w:author="Kook Sec" w:date="2021-04-20T16:07:00Z">
            <w:rPr>
              <w:rFonts w:ascii="Times New Roman" w:eastAsia="Times New Roman" w:hAnsi="Times New Roman" w:hint="cs"/>
              <w:sz w:val="20"/>
              <w:rtl/>
              <w:lang w:eastAsia="he-IL"/>
            </w:rPr>
          </w:rPrChange>
        </w:rPr>
        <w:t xml:space="preserve">כל </w:t>
      </w:r>
      <w:r w:rsidRPr="00010762">
        <w:rPr>
          <w:rFonts w:ascii="Times New Roman" w:eastAsia="Times New Roman" w:hAnsi="Times New Roman"/>
          <w:sz w:val="20"/>
          <w:rtl/>
          <w:lang w:eastAsia="he-IL"/>
          <w:rPrChange w:id="342" w:author="Kook Sec" w:date="2021-04-20T16:07:00Z">
            <w:rPr>
              <w:rFonts w:ascii="Times New Roman" w:eastAsia="Times New Roman" w:hAnsi="Times New Roman"/>
              <w:sz w:val="20"/>
              <w:rtl/>
              <w:lang w:eastAsia="he-IL"/>
            </w:rPr>
          </w:rPrChange>
        </w:rPr>
        <w:t>דין למתן ש</w:t>
      </w:r>
      <w:r w:rsidRPr="00010762">
        <w:rPr>
          <w:rFonts w:ascii="Times New Roman" w:eastAsia="Times New Roman" w:hAnsi="Times New Roman" w:hint="cs"/>
          <w:sz w:val="20"/>
          <w:rtl/>
          <w:lang w:eastAsia="he-IL"/>
          <w:rPrChange w:id="34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44" w:author="Kook Sec" w:date="2021-04-20T16:07:00Z">
            <w:rPr>
              <w:rFonts w:ascii="Times New Roman" w:eastAsia="Times New Roman" w:hAnsi="Times New Roman"/>
              <w:sz w:val="20"/>
              <w:rtl/>
              <w:lang w:eastAsia="he-IL"/>
            </w:rPr>
          </w:rPrChange>
        </w:rPr>
        <w:t>רותי</w:t>
      </w:r>
      <w:r w:rsidRPr="00010762">
        <w:rPr>
          <w:rFonts w:ascii="Times New Roman" w:eastAsia="Times New Roman" w:hAnsi="Times New Roman" w:hint="cs"/>
          <w:sz w:val="20"/>
          <w:rtl/>
          <w:lang w:eastAsia="he-IL"/>
          <w:rPrChange w:id="345"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346" w:author="Kook Sec" w:date="2021-04-20T16:07:00Z">
            <w:rPr>
              <w:rFonts w:ascii="Times New Roman" w:eastAsia="Times New Roman" w:hAnsi="Times New Roman"/>
              <w:sz w:val="20"/>
              <w:rtl/>
              <w:lang w:eastAsia="he-IL"/>
            </w:rPr>
          </w:rPrChange>
        </w:rPr>
        <w:t xml:space="preserve"> המתכנן, לרבות</w:t>
      </w:r>
      <w:r w:rsidRPr="00010762">
        <w:rPr>
          <w:rFonts w:ascii="Times New Roman" w:eastAsia="Times New Roman" w:hAnsi="Times New Roman" w:hint="cs"/>
          <w:sz w:val="20"/>
          <w:rtl/>
          <w:lang w:eastAsia="he-IL"/>
          <w:rPrChange w:id="347" w:author="Kook Sec" w:date="2021-04-20T16:07:00Z">
            <w:rPr>
              <w:rFonts w:ascii="Times New Roman" w:eastAsia="Times New Roman" w:hAnsi="Times New Roman" w:hint="cs"/>
              <w:sz w:val="20"/>
              <w:rtl/>
              <w:lang w:eastAsia="he-IL"/>
            </w:rPr>
          </w:rPrChange>
        </w:rPr>
        <w:t xml:space="preserve"> אך לא רק</w:t>
      </w:r>
      <w:r w:rsidRPr="00010762">
        <w:rPr>
          <w:rFonts w:ascii="Times New Roman" w:eastAsia="Times New Roman" w:hAnsi="Times New Roman"/>
          <w:sz w:val="20"/>
          <w:rtl/>
          <w:lang w:eastAsia="he-IL"/>
          <w:rPrChange w:id="348" w:author="Kook Sec" w:date="2021-04-20T16:07:00Z">
            <w:rPr>
              <w:rFonts w:ascii="Times New Roman" w:eastAsia="Times New Roman" w:hAnsi="Times New Roman"/>
              <w:sz w:val="20"/>
              <w:rtl/>
              <w:lang w:eastAsia="he-IL"/>
            </w:rPr>
          </w:rPrChange>
        </w:rPr>
        <w:t>, ע</w:t>
      </w:r>
      <w:r w:rsidRPr="00010762">
        <w:rPr>
          <w:rFonts w:ascii="Times New Roman" w:eastAsia="Times New Roman" w:hAnsi="Times New Roman" w:hint="cs"/>
          <w:sz w:val="20"/>
          <w:rtl/>
          <w:lang w:eastAsia="he-IL"/>
          <w:rPrChange w:id="349"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350" w:author="Kook Sec" w:date="2021-04-20T16:07:00Z">
            <w:rPr>
              <w:rFonts w:ascii="Times New Roman" w:eastAsia="Times New Roman" w:hAnsi="Times New Roman"/>
              <w:sz w:val="20"/>
              <w:rtl/>
              <w:lang w:eastAsia="he-IL"/>
            </w:rPr>
          </w:rPrChange>
        </w:rPr>
        <w:t xml:space="preserve"> חוק המהנדסים והאדריכלים</w:t>
      </w:r>
      <w:r w:rsidRPr="00010762">
        <w:rPr>
          <w:rFonts w:ascii="Times New Roman" w:eastAsia="Times New Roman" w:hAnsi="Times New Roman" w:hint="cs"/>
          <w:sz w:val="20"/>
          <w:rtl/>
          <w:lang w:eastAsia="he-IL"/>
          <w:rPrChange w:id="35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352"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hint="cs"/>
          <w:sz w:val="20"/>
          <w:rtl/>
          <w:lang w:eastAsia="he-IL"/>
          <w:rPrChange w:id="353"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354" w:author="Kook Sec" w:date="2021-04-20T16:07:00Z">
            <w:rPr>
              <w:rFonts w:ascii="Times New Roman" w:eastAsia="Times New Roman" w:hAnsi="Times New Roman"/>
              <w:sz w:val="20"/>
              <w:rtl/>
              <w:lang w:eastAsia="he-IL"/>
            </w:rPr>
          </w:rPrChange>
        </w:rPr>
        <w:t>תשי"ח</w:t>
      </w:r>
      <w:proofErr w:type="spellEnd"/>
      <w:r w:rsidRPr="00010762">
        <w:rPr>
          <w:rFonts w:ascii="Times New Roman" w:eastAsia="Times New Roman" w:hAnsi="Times New Roman"/>
          <w:sz w:val="20"/>
          <w:rtl/>
          <w:lang w:eastAsia="he-IL"/>
          <w:rPrChange w:id="355" w:author="Kook Sec" w:date="2021-04-20T16:07:00Z">
            <w:rPr>
              <w:rFonts w:ascii="Times New Roman" w:eastAsia="Times New Roman" w:hAnsi="Times New Roman"/>
              <w:sz w:val="20"/>
              <w:rtl/>
              <w:lang w:eastAsia="he-IL"/>
            </w:rPr>
          </w:rPrChange>
        </w:rPr>
        <w:t xml:space="preserve"> - 1958, כי יש בידו ר</w:t>
      </w:r>
      <w:r w:rsidRPr="00010762">
        <w:rPr>
          <w:rFonts w:ascii="Times New Roman" w:eastAsia="Times New Roman" w:hAnsi="Times New Roman" w:hint="cs"/>
          <w:sz w:val="20"/>
          <w:rtl/>
          <w:lang w:eastAsia="he-IL"/>
          <w:rPrChange w:id="35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57" w:author="Kook Sec" w:date="2021-04-20T16:07:00Z">
            <w:rPr>
              <w:rFonts w:ascii="Times New Roman" w:eastAsia="Times New Roman" w:hAnsi="Times New Roman"/>
              <w:sz w:val="20"/>
              <w:rtl/>
              <w:lang w:eastAsia="he-IL"/>
            </w:rPr>
          </w:rPrChange>
        </w:rPr>
        <w:t xml:space="preserve">שיון </w:t>
      </w:r>
      <w:r w:rsidRPr="00010762">
        <w:rPr>
          <w:rFonts w:ascii="Times New Roman" w:eastAsia="Times New Roman" w:hAnsi="Times New Roman" w:hint="cs"/>
          <w:sz w:val="20"/>
          <w:rtl/>
          <w:lang w:eastAsia="he-IL"/>
          <w:rPrChange w:id="358" w:author="Kook Sec" w:date="2021-04-20T16:07:00Z">
            <w:rPr>
              <w:rFonts w:ascii="Times New Roman" w:eastAsia="Times New Roman" w:hAnsi="Times New Roman" w:hint="cs"/>
              <w:sz w:val="20"/>
              <w:rtl/>
              <w:lang w:eastAsia="he-IL"/>
            </w:rPr>
          </w:rPrChange>
        </w:rPr>
        <w:t xml:space="preserve">בר </w:t>
      </w:r>
      <w:r w:rsidRPr="00010762">
        <w:rPr>
          <w:rFonts w:ascii="Times New Roman" w:eastAsia="Times New Roman" w:hAnsi="Times New Roman"/>
          <w:sz w:val="20"/>
          <w:rtl/>
          <w:lang w:eastAsia="he-IL"/>
          <w:rPrChange w:id="359" w:author="Kook Sec" w:date="2021-04-20T16:07:00Z">
            <w:rPr>
              <w:rFonts w:ascii="Times New Roman" w:eastAsia="Times New Roman" w:hAnsi="Times New Roman"/>
              <w:sz w:val="20"/>
              <w:rtl/>
              <w:lang w:eastAsia="he-IL"/>
            </w:rPr>
          </w:rPrChange>
        </w:rPr>
        <w:t>ת</w:t>
      </w:r>
      <w:r w:rsidRPr="00010762">
        <w:rPr>
          <w:rFonts w:ascii="Times New Roman" w:eastAsia="Times New Roman" w:hAnsi="Times New Roman" w:hint="cs"/>
          <w:sz w:val="20"/>
          <w:rtl/>
          <w:lang w:eastAsia="he-IL"/>
          <w:rPrChange w:id="360"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361" w:author="Kook Sec" w:date="2021-04-20T16:07:00Z">
            <w:rPr>
              <w:rFonts w:ascii="Times New Roman" w:eastAsia="Times New Roman" w:hAnsi="Times New Roman"/>
              <w:sz w:val="20"/>
              <w:rtl/>
              <w:lang w:eastAsia="he-IL"/>
            </w:rPr>
          </w:rPrChange>
        </w:rPr>
        <w:t xml:space="preserve">קף לביצוע שירותי </w:t>
      </w:r>
      <w:r w:rsidRPr="00010762">
        <w:rPr>
          <w:rFonts w:ascii="Times New Roman" w:eastAsia="Times New Roman" w:hAnsi="Times New Roman" w:hint="cs"/>
          <w:sz w:val="20"/>
          <w:rtl/>
          <w:lang w:eastAsia="he-IL"/>
          <w:rPrChange w:id="362" w:author="Kook Sec" w:date="2021-04-20T16:07:00Z">
            <w:rPr>
              <w:rFonts w:ascii="Times New Roman" w:eastAsia="Times New Roman" w:hAnsi="Times New Roman" w:hint="cs"/>
              <w:sz w:val="20"/>
              <w:rtl/>
              <w:lang w:eastAsia="he-IL"/>
            </w:rPr>
          </w:rPrChange>
        </w:rPr>
        <w:t xml:space="preserve"> המתכנן על פי הדין</w:t>
      </w:r>
      <w:r w:rsidRPr="00010762">
        <w:rPr>
          <w:rFonts w:ascii="Times New Roman" w:eastAsia="Times New Roman" w:hAnsi="Times New Roman"/>
          <w:sz w:val="20"/>
          <w:rtl/>
          <w:lang w:eastAsia="he-IL"/>
          <w:rPrChange w:id="363"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364"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365" w:author="Kook Sec" w:date="2021-04-20T16:07:00Z">
            <w:rPr>
              <w:rFonts w:ascii="Times New Roman" w:eastAsia="Times New Roman" w:hAnsi="Times New Roman"/>
              <w:sz w:val="20"/>
              <w:rtl/>
              <w:lang w:eastAsia="he-IL"/>
            </w:rPr>
          </w:rPrChange>
        </w:rPr>
        <w:t>כי הוא בעל הכישורים, הר</w:t>
      </w:r>
      <w:r w:rsidRPr="00010762">
        <w:rPr>
          <w:rFonts w:ascii="Times New Roman" w:eastAsia="Times New Roman" w:hAnsi="Times New Roman" w:hint="cs"/>
          <w:sz w:val="20"/>
          <w:rtl/>
          <w:lang w:eastAsia="he-IL"/>
          <w:rPrChange w:id="36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67" w:author="Kook Sec" w:date="2021-04-20T16:07:00Z">
            <w:rPr>
              <w:rFonts w:ascii="Times New Roman" w:eastAsia="Times New Roman" w:hAnsi="Times New Roman"/>
              <w:sz w:val="20"/>
              <w:rtl/>
              <w:lang w:eastAsia="he-IL"/>
            </w:rPr>
          </w:rPrChange>
        </w:rPr>
        <w:t xml:space="preserve">שיונות, הידע, הניסיון והאמצעים המאפשרים לו </w:t>
      </w:r>
      <w:r w:rsidRPr="00010762">
        <w:rPr>
          <w:rFonts w:ascii="Times New Roman" w:eastAsia="Times New Roman" w:hAnsi="Times New Roman" w:hint="cs"/>
          <w:sz w:val="20"/>
          <w:rtl/>
          <w:lang w:eastAsia="he-IL"/>
          <w:rPrChange w:id="368"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369" w:author="Kook Sec" w:date="2021-04-20T16:07:00Z">
            <w:rPr>
              <w:rFonts w:ascii="Times New Roman" w:eastAsia="Times New Roman" w:hAnsi="Times New Roman"/>
              <w:sz w:val="20"/>
              <w:rtl/>
              <w:lang w:eastAsia="he-IL"/>
            </w:rPr>
          </w:rPrChange>
        </w:rPr>
        <w:t>ביצועם ברמה מקצועית גבוהה ובהתאם למותנה בחוזה.</w:t>
      </w:r>
    </w:p>
    <w:p w14:paraId="5F1FE77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37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71" w:author="Kook Sec" w:date="2021-04-20T16:07:00Z">
            <w:rPr>
              <w:rFonts w:ascii="Times New Roman" w:eastAsia="Times New Roman" w:hAnsi="Times New Roman"/>
              <w:sz w:val="20"/>
              <w:rtl/>
              <w:lang w:eastAsia="he-IL"/>
            </w:rPr>
          </w:rPrChange>
        </w:rPr>
        <w:lastRenderedPageBreak/>
        <w:t>המתכנן מצהיר</w:t>
      </w:r>
      <w:r w:rsidRPr="00010762">
        <w:rPr>
          <w:rFonts w:ascii="Times New Roman" w:eastAsia="Times New Roman" w:hAnsi="Times New Roman" w:hint="cs"/>
          <w:sz w:val="20"/>
          <w:rtl/>
          <w:lang w:eastAsia="he-IL"/>
          <w:rPrChange w:id="37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373" w:author="Kook Sec" w:date="2021-04-20T16:07:00Z">
            <w:rPr>
              <w:rFonts w:ascii="Times New Roman" w:eastAsia="Times New Roman" w:hAnsi="Times New Roman"/>
              <w:sz w:val="20"/>
              <w:rtl/>
              <w:lang w:eastAsia="he-IL"/>
            </w:rPr>
          </w:rPrChange>
        </w:rPr>
        <w:t xml:space="preserve"> כי ידוע לו שש</w:t>
      </w:r>
      <w:r w:rsidRPr="00010762">
        <w:rPr>
          <w:rFonts w:ascii="Times New Roman" w:eastAsia="Times New Roman" w:hAnsi="Times New Roman" w:hint="cs"/>
          <w:sz w:val="20"/>
          <w:rtl/>
          <w:lang w:eastAsia="he-IL"/>
          <w:rPrChange w:id="37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75" w:author="Kook Sec" w:date="2021-04-20T16:07:00Z">
            <w:rPr>
              <w:rFonts w:ascii="Times New Roman" w:eastAsia="Times New Roman" w:hAnsi="Times New Roman"/>
              <w:sz w:val="20"/>
              <w:rtl/>
              <w:lang w:eastAsia="he-IL"/>
            </w:rPr>
          </w:rPrChange>
        </w:rPr>
        <w:t>רותי המתכנן ע</w:t>
      </w:r>
      <w:r w:rsidRPr="00010762">
        <w:rPr>
          <w:rFonts w:ascii="Times New Roman" w:eastAsia="Times New Roman" w:hAnsi="Times New Roman" w:hint="cs"/>
          <w:sz w:val="20"/>
          <w:rtl/>
          <w:lang w:eastAsia="he-IL"/>
          <w:rPrChange w:id="376"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377" w:author="Kook Sec" w:date="2021-04-20T16:07:00Z">
            <w:rPr>
              <w:rFonts w:ascii="Times New Roman" w:eastAsia="Times New Roman" w:hAnsi="Times New Roman"/>
              <w:sz w:val="20"/>
              <w:rtl/>
              <w:lang w:eastAsia="he-IL"/>
            </w:rPr>
          </w:rPrChange>
        </w:rPr>
        <w:t xml:space="preserve"> חוזה זה הינם לשלבים ו/או קטעים בפרויקט כפי שיוזמנו בכתב ע"י המזמין מעת לעת ע</w:t>
      </w:r>
      <w:r w:rsidRPr="00010762">
        <w:rPr>
          <w:rFonts w:ascii="Times New Roman" w:eastAsia="Times New Roman" w:hAnsi="Times New Roman" w:hint="cs"/>
          <w:sz w:val="20"/>
          <w:rtl/>
          <w:lang w:eastAsia="he-IL"/>
          <w:rPrChange w:id="378"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379" w:author="Kook Sec" w:date="2021-04-20T16:07:00Z">
            <w:rPr>
              <w:rFonts w:ascii="Times New Roman" w:eastAsia="Times New Roman" w:hAnsi="Times New Roman"/>
              <w:sz w:val="20"/>
              <w:rtl/>
              <w:lang w:eastAsia="he-IL"/>
            </w:rPr>
          </w:rPrChange>
        </w:rPr>
        <w:t xml:space="preserve"> שיקול דעתו</w:t>
      </w:r>
      <w:r w:rsidRPr="00010762">
        <w:rPr>
          <w:rFonts w:ascii="Times New Roman" w:eastAsia="Times New Roman" w:hAnsi="Times New Roman" w:hint="cs"/>
          <w:sz w:val="20"/>
          <w:rtl/>
          <w:lang w:eastAsia="he-IL"/>
          <w:rPrChange w:id="380" w:author="Kook Sec" w:date="2021-04-20T16:07:00Z">
            <w:rPr>
              <w:rFonts w:ascii="Times New Roman" w:eastAsia="Times New Roman" w:hAnsi="Times New Roman" w:hint="cs"/>
              <w:sz w:val="20"/>
              <w:rtl/>
              <w:lang w:eastAsia="he-IL"/>
            </w:rPr>
          </w:rPrChange>
        </w:rPr>
        <w:t xml:space="preserve"> הבלעדי</w:t>
      </w:r>
      <w:r w:rsidRPr="00010762">
        <w:rPr>
          <w:rFonts w:ascii="Times New Roman" w:eastAsia="Times New Roman" w:hAnsi="Times New Roman"/>
          <w:sz w:val="20"/>
          <w:rtl/>
          <w:lang w:eastAsia="he-IL"/>
          <w:rPrChange w:id="381" w:author="Kook Sec" w:date="2021-04-20T16:07:00Z">
            <w:rPr>
              <w:rFonts w:ascii="Times New Roman" w:eastAsia="Times New Roman" w:hAnsi="Times New Roman"/>
              <w:sz w:val="20"/>
              <w:rtl/>
              <w:lang w:eastAsia="he-IL"/>
            </w:rPr>
          </w:rPrChange>
        </w:rPr>
        <w:t xml:space="preserve"> ו</w:t>
      </w:r>
      <w:r w:rsidRPr="00010762">
        <w:rPr>
          <w:rFonts w:ascii="Times New Roman" w:eastAsia="Times New Roman" w:hAnsi="Times New Roman" w:hint="cs"/>
          <w:sz w:val="20"/>
          <w:rtl/>
          <w:lang w:eastAsia="he-IL"/>
          <w:rPrChange w:id="382" w:author="Kook Sec" w:date="2021-04-20T16:07:00Z">
            <w:rPr>
              <w:rFonts w:ascii="Times New Roman" w:eastAsia="Times New Roman" w:hAnsi="Times New Roman" w:hint="cs"/>
              <w:sz w:val="20"/>
              <w:rtl/>
              <w:lang w:eastAsia="he-IL"/>
            </w:rPr>
          </w:rPrChange>
        </w:rPr>
        <w:t xml:space="preserve">כי </w:t>
      </w:r>
      <w:r w:rsidRPr="00010762">
        <w:rPr>
          <w:rFonts w:ascii="Times New Roman" w:eastAsia="Times New Roman" w:hAnsi="Times New Roman"/>
          <w:sz w:val="20"/>
          <w:rtl/>
          <w:lang w:eastAsia="he-IL"/>
          <w:rPrChange w:id="383" w:author="Kook Sec" w:date="2021-04-20T16:07:00Z">
            <w:rPr>
              <w:rFonts w:ascii="Times New Roman" w:eastAsia="Times New Roman" w:hAnsi="Times New Roman"/>
              <w:sz w:val="20"/>
              <w:rtl/>
              <w:lang w:eastAsia="he-IL"/>
            </w:rPr>
          </w:rPrChange>
        </w:rPr>
        <w:t xml:space="preserve">הם יינתנו על ידו בשלבי עבודה כמפורט בנספח </w:t>
      </w:r>
      <w:r w:rsidRPr="00010762">
        <w:rPr>
          <w:rFonts w:ascii="Times New Roman" w:eastAsia="Times New Roman" w:hAnsi="Times New Roman"/>
          <w:bCs/>
          <w:sz w:val="20"/>
          <w:rtl/>
          <w:lang w:eastAsia="he-IL"/>
          <w:rPrChange w:id="384" w:author="Kook Sec" w:date="2021-04-20T16:07:00Z">
            <w:rPr>
              <w:rFonts w:ascii="Times New Roman" w:eastAsia="Times New Roman" w:hAnsi="Times New Roman"/>
              <w:bCs/>
              <w:sz w:val="20"/>
              <w:rtl/>
              <w:lang w:eastAsia="he-IL"/>
            </w:rPr>
          </w:rPrChange>
        </w:rPr>
        <w:t>ב'</w:t>
      </w:r>
      <w:r w:rsidRPr="00010762">
        <w:rPr>
          <w:rFonts w:ascii="Times New Roman" w:eastAsia="Times New Roman" w:hAnsi="Times New Roman"/>
          <w:sz w:val="20"/>
          <w:rtl/>
          <w:lang w:eastAsia="he-IL"/>
          <w:rPrChange w:id="385"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hint="cs"/>
          <w:sz w:val="20"/>
          <w:rtl/>
          <w:lang w:eastAsia="he-IL"/>
          <w:rPrChange w:id="386"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387"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388" w:author="Kook Sec" w:date="2021-04-20T16:07:00Z">
            <w:rPr>
              <w:rFonts w:ascii="Times New Roman" w:eastAsia="Times New Roman" w:hAnsi="Times New Roman" w:hint="cs"/>
              <w:sz w:val="20"/>
              <w:rtl/>
              <w:lang w:eastAsia="he-IL"/>
            </w:rPr>
          </w:rPrChange>
        </w:rPr>
        <w:t>עוד</w:t>
      </w:r>
      <w:r w:rsidRPr="00010762">
        <w:rPr>
          <w:rFonts w:ascii="Times New Roman" w:eastAsia="Times New Roman" w:hAnsi="Times New Roman"/>
          <w:sz w:val="20"/>
          <w:rtl/>
          <w:lang w:eastAsia="he-IL"/>
          <w:rPrChange w:id="389" w:author="Kook Sec" w:date="2021-04-20T16:07:00Z">
            <w:rPr>
              <w:rFonts w:ascii="Times New Roman" w:eastAsia="Times New Roman" w:hAnsi="Times New Roman"/>
              <w:sz w:val="20"/>
              <w:rtl/>
              <w:lang w:eastAsia="he-IL"/>
            </w:rPr>
          </w:rPrChange>
        </w:rPr>
        <w:t xml:space="preserve"> מוסיף ומצהיר</w:t>
      </w:r>
      <w:r w:rsidRPr="00010762">
        <w:rPr>
          <w:rFonts w:ascii="Times New Roman" w:eastAsia="Times New Roman" w:hAnsi="Times New Roman" w:hint="cs"/>
          <w:sz w:val="20"/>
          <w:rtl/>
          <w:lang w:eastAsia="he-IL"/>
          <w:rPrChange w:id="390" w:author="Kook Sec" w:date="2021-04-20T16:07:00Z">
            <w:rPr>
              <w:rFonts w:ascii="Times New Roman" w:eastAsia="Times New Roman" w:hAnsi="Times New Roman" w:hint="cs"/>
              <w:sz w:val="20"/>
              <w:rtl/>
              <w:lang w:eastAsia="he-IL"/>
            </w:rPr>
          </w:rPrChange>
        </w:rPr>
        <w:t xml:space="preserve"> המתכנן,</w:t>
      </w:r>
      <w:r w:rsidRPr="00010762">
        <w:rPr>
          <w:rFonts w:ascii="Times New Roman" w:eastAsia="Times New Roman" w:hAnsi="Times New Roman"/>
          <w:sz w:val="20"/>
          <w:rtl/>
          <w:lang w:eastAsia="he-IL"/>
          <w:rPrChange w:id="391" w:author="Kook Sec" w:date="2021-04-20T16:07:00Z">
            <w:rPr>
              <w:rFonts w:ascii="Times New Roman" w:eastAsia="Times New Roman" w:hAnsi="Times New Roman"/>
              <w:sz w:val="20"/>
              <w:rtl/>
              <w:lang w:eastAsia="he-IL"/>
            </w:rPr>
          </w:rPrChange>
        </w:rPr>
        <w:t xml:space="preserve"> כי ידוע לו שהמזמין אינו מתחייב להזמין מ</w:t>
      </w:r>
      <w:r w:rsidRPr="00010762">
        <w:rPr>
          <w:rFonts w:ascii="Times New Roman" w:eastAsia="Times New Roman" w:hAnsi="Times New Roman" w:hint="cs"/>
          <w:sz w:val="20"/>
          <w:rtl/>
          <w:lang w:eastAsia="he-IL"/>
          <w:rPrChange w:id="392" w:author="Kook Sec" w:date="2021-04-20T16:07:00Z">
            <w:rPr>
              <w:rFonts w:ascii="Times New Roman" w:eastAsia="Times New Roman" w:hAnsi="Times New Roman" w:hint="cs"/>
              <w:sz w:val="20"/>
              <w:rtl/>
              <w:lang w:eastAsia="he-IL"/>
            </w:rPr>
          </w:rPrChange>
        </w:rPr>
        <w:t>מנו</w:t>
      </w:r>
      <w:r w:rsidRPr="00010762">
        <w:rPr>
          <w:rFonts w:ascii="Times New Roman" w:eastAsia="Times New Roman" w:hAnsi="Times New Roman"/>
          <w:sz w:val="20"/>
          <w:rtl/>
          <w:lang w:eastAsia="he-IL"/>
          <w:rPrChange w:id="393" w:author="Kook Sec" w:date="2021-04-20T16:07:00Z">
            <w:rPr>
              <w:rFonts w:ascii="Times New Roman" w:eastAsia="Times New Roman" w:hAnsi="Times New Roman"/>
              <w:sz w:val="20"/>
              <w:rtl/>
              <w:lang w:eastAsia="he-IL"/>
            </w:rPr>
          </w:rPrChange>
        </w:rPr>
        <w:t xml:space="preserve"> שירותים נוספים מעבר לנקוב בחוזה זה ו</w:t>
      </w:r>
      <w:r w:rsidRPr="00010762">
        <w:rPr>
          <w:rFonts w:ascii="Times New Roman" w:eastAsia="Times New Roman" w:hAnsi="Times New Roman" w:hint="cs"/>
          <w:sz w:val="20"/>
          <w:rtl/>
          <w:lang w:eastAsia="he-IL"/>
          <w:rPrChange w:id="394" w:author="Kook Sec" w:date="2021-04-20T16:07:00Z">
            <w:rPr>
              <w:rFonts w:ascii="Times New Roman" w:eastAsia="Times New Roman" w:hAnsi="Times New Roman" w:hint="cs"/>
              <w:sz w:val="20"/>
              <w:rtl/>
              <w:lang w:eastAsia="he-IL"/>
            </w:rPr>
          </w:rPrChange>
        </w:rPr>
        <w:t xml:space="preserve">כמפורט </w:t>
      </w:r>
      <w:r w:rsidRPr="00010762">
        <w:rPr>
          <w:rFonts w:ascii="Times New Roman" w:eastAsia="Times New Roman" w:hAnsi="Times New Roman"/>
          <w:sz w:val="20"/>
          <w:rtl/>
          <w:lang w:eastAsia="he-IL"/>
          <w:rPrChange w:id="395" w:author="Kook Sec" w:date="2021-04-20T16:07:00Z">
            <w:rPr>
              <w:rFonts w:ascii="Times New Roman" w:eastAsia="Times New Roman" w:hAnsi="Times New Roman"/>
              <w:sz w:val="20"/>
              <w:rtl/>
              <w:lang w:eastAsia="he-IL"/>
            </w:rPr>
          </w:rPrChange>
        </w:rPr>
        <w:t xml:space="preserve">בנספח </w:t>
      </w:r>
      <w:r w:rsidRPr="00010762">
        <w:rPr>
          <w:rFonts w:ascii="Times New Roman" w:eastAsia="Times New Roman" w:hAnsi="Times New Roman"/>
          <w:bCs/>
          <w:sz w:val="20"/>
          <w:rtl/>
          <w:lang w:eastAsia="he-IL"/>
          <w:rPrChange w:id="396" w:author="Kook Sec" w:date="2021-04-20T16:07:00Z">
            <w:rPr>
              <w:rFonts w:ascii="Times New Roman" w:eastAsia="Times New Roman" w:hAnsi="Times New Roman"/>
              <w:bCs/>
              <w:sz w:val="20"/>
              <w:rtl/>
              <w:lang w:eastAsia="he-IL"/>
            </w:rPr>
          </w:rPrChange>
        </w:rPr>
        <w:t xml:space="preserve">ב' </w:t>
      </w:r>
      <w:proofErr w:type="spellStart"/>
      <w:r w:rsidRPr="00010762">
        <w:rPr>
          <w:rFonts w:ascii="Times New Roman" w:eastAsia="Times New Roman" w:hAnsi="Times New Roman" w:hint="cs"/>
          <w:sz w:val="20"/>
          <w:rtl/>
          <w:lang w:eastAsia="he-IL"/>
          <w:rPrChange w:id="397"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398" w:author="Kook Sec" w:date="2021-04-20T16:07:00Z">
            <w:rPr>
              <w:rFonts w:ascii="Times New Roman" w:eastAsia="Times New Roman" w:hAnsi="Times New Roman"/>
              <w:sz w:val="20"/>
              <w:rtl/>
              <w:lang w:eastAsia="he-IL"/>
            </w:rPr>
          </w:rPrChange>
        </w:rPr>
        <w:t>.</w:t>
      </w:r>
    </w:p>
    <w:p w14:paraId="65FF2794"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39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00" w:author="Kook Sec" w:date="2021-04-20T16:07:00Z">
            <w:rPr>
              <w:rFonts w:ascii="Times New Roman" w:eastAsia="Times New Roman" w:hAnsi="Times New Roman"/>
              <w:sz w:val="20"/>
              <w:rtl/>
              <w:lang w:eastAsia="he-IL"/>
            </w:rPr>
          </w:rPrChange>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89E3BD3"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0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02" w:author="Kook Sec" w:date="2021-04-20T16:07:00Z">
            <w:rPr>
              <w:rFonts w:ascii="Times New Roman" w:eastAsia="Times New Roman" w:hAnsi="Times New Roman"/>
              <w:sz w:val="20"/>
              <w:rtl/>
              <w:lang w:eastAsia="he-IL"/>
            </w:rPr>
          </w:rPrChange>
        </w:rPr>
        <w:t>המתכנן יבסס את שרותי המתכנן על הנתונים, קווי היסוד, התקציב וההנחיות שיקבעו ע"י המזמין ובתאום מלא עם הגורמים השונים</w:t>
      </w:r>
      <w:r w:rsidRPr="00010762">
        <w:rPr>
          <w:rFonts w:ascii="Times New Roman" w:eastAsia="Times New Roman" w:hAnsi="Times New Roman" w:hint="cs"/>
          <w:sz w:val="20"/>
          <w:rtl/>
          <w:lang w:eastAsia="he-IL"/>
          <w:rPrChange w:id="40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04" w:author="Kook Sec" w:date="2021-04-20T16:07:00Z">
            <w:rPr>
              <w:rFonts w:ascii="Times New Roman" w:eastAsia="Times New Roman" w:hAnsi="Times New Roman"/>
              <w:sz w:val="20"/>
              <w:rtl/>
              <w:lang w:eastAsia="he-IL"/>
            </w:rPr>
          </w:rPrChange>
        </w:rPr>
        <w:t xml:space="preserve"> כפי שיקבעו מ</w:t>
      </w:r>
      <w:r w:rsidRPr="00010762">
        <w:rPr>
          <w:rFonts w:ascii="Times New Roman" w:eastAsia="Times New Roman" w:hAnsi="Times New Roman" w:hint="cs"/>
          <w:sz w:val="20"/>
          <w:rtl/>
          <w:lang w:eastAsia="he-IL"/>
          <w:rPrChange w:id="405" w:author="Kook Sec" w:date="2021-04-20T16:07:00Z">
            <w:rPr>
              <w:rFonts w:ascii="Times New Roman" w:eastAsia="Times New Roman" w:hAnsi="Times New Roman" w:hint="cs"/>
              <w:sz w:val="20"/>
              <w:rtl/>
              <w:lang w:eastAsia="he-IL"/>
            </w:rPr>
          </w:rPrChange>
        </w:rPr>
        <w:t>עת לעת</w:t>
      </w:r>
      <w:r w:rsidRPr="00010762">
        <w:rPr>
          <w:rFonts w:ascii="Times New Roman" w:eastAsia="Times New Roman" w:hAnsi="Times New Roman"/>
          <w:sz w:val="20"/>
          <w:rtl/>
          <w:lang w:eastAsia="he-IL"/>
          <w:rPrChange w:id="406" w:author="Kook Sec" w:date="2021-04-20T16:07:00Z">
            <w:rPr>
              <w:rFonts w:ascii="Times New Roman" w:eastAsia="Times New Roman" w:hAnsi="Times New Roman"/>
              <w:sz w:val="20"/>
              <w:rtl/>
              <w:lang w:eastAsia="he-IL"/>
            </w:rPr>
          </w:rPrChange>
        </w:rPr>
        <w:t xml:space="preserve"> ע"י המזמין ויהיה חייב לנהוג לפיהם ולקיימם ללא סטייה</w:t>
      </w:r>
      <w:r w:rsidRPr="00010762">
        <w:rPr>
          <w:rFonts w:ascii="Times New Roman" w:eastAsia="Times New Roman" w:hAnsi="Times New Roman" w:hint="cs"/>
          <w:sz w:val="20"/>
          <w:rtl/>
          <w:lang w:eastAsia="he-IL"/>
          <w:rPrChange w:id="40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08" w:author="Kook Sec" w:date="2021-04-20T16:07:00Z">
            <w:rPr>
              <w:rFonts w:ascii="Times New Roman" w:eastAsia="Times New Roman" w:hAnsi="Times New Roman"/>
              <w:sz w:val="20"/>
              <w:rtl/>
              <w:lang w:eastAsia="he-IL"/>
            </w:rPr>
          </w:rPrChange>
        </w:rPr>
        <w:t xml:space="preserve"> אלא אם כן ק</w:t>
      </w:r>
      <w:r w:rsidRPr="00010762">
        <w:rPr>
          <w:rFonts w:ascii="Times New Roman" w:eastAsia="Times New Roman" w:hAnsi="Times New Roman" w:hint="cs"/>
          <w:sz w:val="20"/>
          <w:rtl/>
          <w:lang w:eastAsia="he-IL"/>
          <w:rPrChange w:id="40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10" w:author="Kook Sec" w:date="2021-04-20T16:07:00Z">
            <w:rPr>
              <w:rFonts w:ascii="Times New Roman" w:eastAsia="Times New Roman" w:hAnsi="Times New Roman"/>
              <w:sz w:val="20"/>
              <w:rtl/>
              <w:lang w:eastAsia="he-IL"/>
            </w:rPr>
          </w:rPrChange>
        </w:rPr>
        <w:t>בל הוראה</w:t>
      </w:r>
      <w:r w:rsidRPr="00010762">
        <w:rPr>
          <w:rFonts w:ascii="Times New Roman" w:eastAsia="Times New Roman" w:hAnsi="Times New Roman" w:hint="cs"/>
          <w:sz w:val="20"/>
          <w:rtl/>
          <w:lang w:eastAsia="he-IL"/>
          <w:rPrChange w:id="411" w:author="Kook Sec" w:date="2021-04-20T16:07:00Z">
            <w:rPr>
              <w:rFonts w:ascii="Times New Roman" w:eastAsia="Times New Roman" w:hAnsi="Times New Roman" w:hint="cs"/>
              <w:sz w:val="20"/>
              <w:rtl/>
              <w:lang w:eastAsia="he-IL"/>
            </w:rPr>
          </w:rPrChange>
        </w:rPr>
        <w:t xml:space="preserve"> מפורשת</w:t>
      </w:r>
      <w:r w:rsidRPr="00010762">
        <w:rPr>
          <w:rFonts w:ascii="Times New Roman" w:eastAsia="Times New Roman" w:hAnsi="Times New Roman"/>
          <w:sz w:val="20"/>
          <w:rtl/>
          <w:lang w:eastAsia="he-IL"/>
          <w:rPrChange w:id="412"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413"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414" w:author="Kook Sec" w:date="2021-04-20T16:07:00Z">
            <w:rPr>
              <w:rFonts w:ascii="Times New Roman" w:eastAsia="Times New Roman" w:hAnsi="Times New Roman"/>
              <w:sz w:val="20"/>
              <w:rtl/>
              <w:lang w:eastAsia="he-IL"/>
            </w:rPr>
          </w:rPrChange>
        </w:rPr>
        <w:t>או א</w:t>
      </w:r>
      <w:r w:rsidRPr="00010762">
        <w:rPr>
          <w:rFonts w:ascii="Times New Roman" w:eastAsia="Times New Roman" w:hAnsi="Times New Roman" w:hint="cs"/>
          <w:sz w:val="20"/>
          <w:rtl/>
          <w:lang w:eastAsia="he-IL"/>
          <w:rPrChange w:id="41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16" w:author="Kook Sec" w:date="2021-04-20T16:07:00Z">
            <w:rPr>
              <w:rFonts w:ascii="Times New Roman" w:eastAsia="Times New Roman" w:hAnsi="Times New Roman"/>
              <w:sz w:val="20"/>
              <w:rtl/>
              <w:lang w:eastAsia="he-IL"/>
            </w:rPr>
          </w:rPrChange>
        </w:rPr>
        <w:t>שור בכתב מהמזמין.</w:t>
      </w:r>
    </w:p>
    <w:p w14:paraId="3969C613"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1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18" w:author="Kook Sec" w:date="2021-04-20T16:07:00Z">
            <w:rPr>
              <w:rFonts w:ascii="Times New Roman" w:eastAsia="Times New Roman" w:hAnsi="Times New Roman"/>
              <w:sz w:val="20"/>
              <w:rtl/>
              <w:lang w:eastAsia="he-IL"/>
            </w:rPr>
          </w:rPrChange>
        </w:rPr>
        <w:t>המתכנן מתחייב לבצע את שרותי המתכנן בתיאום מלא, בשיתוף פעולה ותוך קיום קשר מתמיד עם המזמין והמנהל, עם צוותו המקצועי וצוות הניהול, ת</w:t>
      </w:r>
      <w:r w:rsidRPr="00010762">
        <w:rPr>
          <w:rFonts w:ascii="Times New Roman" w:eastAsia="Times New Roman" w:hAnsi="Times New Roman" w:hint="cs"/>
          <w:sz w:val="20"/>
          <w:rtl/>
          <w:lang w:eastAsia="he-IL"/>
          <w:rPrChange w:id="41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20" w:author="Kook Sec" w:date="2021-04-20T16:07:00Z">
            <w:rPr>
              <w:rFonts w:ascii="Times New Roman" w:eastAsia="Times New Roman" w:hAnsi="Times New Roman"/>
              <w:sz w:val="20"/>
              <w:rtl/>
              <w:lang w:eastAsia="he-IL"/>
            </w:rPr>
          </w:rPrChange>
        </w:rPr>
        <w:t>אום ופיקוח של המזמין, עם היועצים, ועם כל יתר הגורמים שיפעלו באתר, ככל שיידרש לקידום, תכנון וב</w:t>
      </w:r>
      <w:r w:rsidRPr="00010762">
        <w:rPr>
          <w:rFonts w:ascii="Times New Roman" w:eastAsia="Times New Roman" w:hAnsi="Times New Roman" w:hint="cs"/>
          <w:sz w:val="20"/>
          <w:rtl/>
          <w:lang w:eastAsia="he-IL"/>
          <w:rPrChange w:id="42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22"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42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24" w:author="Kook Sec" w:date="2021-04-20T16:07:00Z">
            <w:rPr>
              <w:rFonts w:ascii="Times New Roman" w:eastAsia="Times New Roman" w:hAnsi="Times New Roman"/>
              <w:sz w:val="20"/>
              <w:rtl/>
              <w:lang w:eastAsia="he-IL"/>
            </w:rPr>
          </w:rPrChange>
        </w:rPr>
        <w:t xml:space="preserve">רותי המתכנן, </w:t>
      </w:r>
      <w:r w:rsidRPr="00010762">
        <w:rPr>
          <w:rFonts w:ascii="Times New Roman" w:eastAsia="Times New Roman" w:hAnsi="Times New Roman" w:hint="cs"/>
          <w:sz w:val="20"/>
          <w:rtl/>
          <w:lang w:eastAsia="he-IL"/>
          <w:rPrChange w:id="42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426" w:author="Kook Sec" w:date="2021-04-20T16:07:00Z">
            <w:rPr>
              <w:rFonts w:ascii="Times New Roman" w:eastAsia="Times New Roman" w:hAnsi="Times New Roman"/>
              <w:sz w:val="20"/>
              <w:rtl/>
              <w:lang w:eastAsia="he-IL"/>
            </w:rPr>
          </w:rPrChange>
        </w:rPr>
        <w:t>הכל כפי שיקבע ע"י המנהל. כן מתחייב המתכנן</w:t>
      </w:r>
      <w:r w:rsidRPr="00010762">
        <w:rPr>
          <w:rFonts w:ascii="Times New Roman" w:eastAsia="Times New Roman" w:hAnsi="Times New Roman" w:hint="cs"/>
          <w:sz w:val="20"/>
          <w:rtl/>
          <w:lang w:eastAsia="he-IL"/>
          <w:rPrChange w:id="42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28" w:author="Kook Sec" w:date="2021-04-20T16:07:00Z">
            <w:rPr>
              <w:rFonts w:ascii="Times New Roman" w:eastAsia="Times New Roman" w:hAnsi="Times New Roman"/>
              <w:sz w:val="20"/>
              <w:rtl/>
              <w:lang w:eastAsia="he-IL"/>
            </w:rPr>
          </w:rPrChange>
        </w:rPr>
        <w:t xml:space="preserve"> להשתתף בת</w:t>
      </w:r>
      <w:r w:rsidRPr="00010762">
        <w:rPr>
          <w:rFonts w:ascii="Times New Roman" w:eastAsia="Times New Roman" w:hAnsi="Times New Roman" w:hint="cs"/>
          <w:sz w:val="20"/>
          <w:rtl/>
          <w:lang w:eastAsia="he-IL"/>
          <w:rPrChange w:id="42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30" w:author="Kook Sec" w:date="2021-04-20T16:07:00Z">
            <w:rPr>
              <w:rFonts w:ascii="Times New Roman" w:eastAsia="Times New Roman" w:hAnsi="Times New Roman"/>
              <w:sz w:val="20"/>
              <w:rtl/>
              <w:lang w:eastAsia="he-IL"/>
            </w:rPr>
          </w:rPrChange>
        </w:rPr>
        <w:t>אום מראש בכל ישיבות התיאום אליהן יוזמן.</w:t>
      </w:r>
    </w:p>
    <w:p w14:paraId="29E09820"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3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32" w:author="Kook Sec" w:date="2021-04-20T16:07:00Z">
            <w:rPr>
              <w:rFonts w:ascii="Times New Roman" w:eastAsia="Times New Roman" w:hAnsi="Times New Roman"/>
              <w:sz w:val="20"/>
              <w:rtl/>
              <w:lang w:eastAsia="he-IL"/>
            </w:rPr>
          </w:rPrChange>
        </w:rPr>
        <w:t>המתכנן ישמור על נוהלי קשר, תיאום, ר</w:t>
      </w:r>
      <w:r w:rsidRPr="00010762">
        <w:rPr>
          <w:rFonts w:ascii="Times New Roman" w:eastAsia="Times New Roman" w:hAnsi="Times New Roman" w:hint="cs"/>
          <w:sz w:val="20"/>
          <w:rtl/>
          <w:lang w:eastAsia="he-IL"/>
          <w:rPrChange w:id="43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34" w:author="Kook Sec" w:date="2021-04-20T16:07:00Z">
            <w:rPr>
              <w:rFonts w:ascii="Times New Roman" w:eastAsia="Times New Roman" w:hAnsi="Times New Roman"/>
              <w:sz w:val="20"/>
              <w:rtl/>
              <w:lang w:eastAsia="he-IL"/>
            </w:rPr>
          </w:rPrChange>
        </w:rPr>
        <w:t>שום וצורת המסמכים לפי דרישת המנהל.</w:t>
      </w:r>
    </w:p>
    <w:p w14:paraId="2838D99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3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36" w:author="Kook Sec" w:date="2021-04-20T16:07:00Z">
            <w:rPr>
              <w:rFonts w:ascii="Times New Roman" w:eastAsia="Times New Roman" w:hAnsi="Times New Roman"/>
              <w:sz w:val="20"/>
              <w:rtl/>
              <w:lang w:eastAsia="he-IL"/>
            </w:rPr>
          </w:rPrChange>
        </w:rPr>
        <w:t>כל עוד לא יקבע אחרת ע"י המזמין, יהיה המנהל כ</w:t>
      </w:r>
      <w:r w:rsidRPr="00010762">
        <w:rPr>
          <w:rFonts w:ascii="Times New Roman" w:eastAsia="Times New Roman" w:hAnsi="Times New Roman" w:hint="cs"/>
          <w:sz w:val="20"/>
          <w:rtl/>
          <w:lang w:eastAsia="he-IL"/>
          <w:rPrChange w:id="437" w:author="Kook Sec" w:date="2021-04-20T16:07:00Z">
            <w:rPr>
              <w:rFonts w:ascii="Times New Roman" w:eastAsia="Times New Roman" w:hAnsi="Times New Roman" w:hint="cs"/>
              <w:sz w:val="20"/>
              <w:rtl/>
              <w:lang w:eastAsia="he-IL"/>
            </w:rPr>
          </w:rPrChange>
        </w:rPr>
        <w:t>הגדרתו</w:t>
      </w:r>
      <w:r w:rsidRPr="00010762">
        <w:rPr>
          <w:rFonts w:ascii="Times New Roman" w:eastAsia="Times New Roman" w:hAnsi="Times New Roman"/>
          <w:sz w:val="20"/>
          <w:rtl/>
          <w:lang w:eastAsia="he-IL"/>
          <w:rPrChange w:id="438" w:author="Kook Sec" w:date="2021-04-20T16:07:00Z">
            <w:rPr>
              <w:rFonts w:ascii="Times New Roman" w:eastAsia="Times New Roman" w:hAnsi="Times New Roman"/>
              <w:sz w:val="20"/>
              <w:rtl/>
              <w:lang w:eastAsia="he-IL"/>
            </w:rPr>
          </w:rPrChange>
        </w:rPr>
        <w:t xml:space="preserve"> בנספח </w:t>
      </w:r>
      <w:r w:rsidRPr="00010762">
        <w:rPr>
          <w:rFonts w:ascii="Times New Roman" w:eastAsia="Times New Roman" w:hAnsi="Times New Roman"/>
          <w:bCs/>
          <w:sz w:val="20"/>
          <w:rtl/>
          <w:lang w:eastAsia="he-IL"/>
          <w:rPrChange w:id="439" w:author="Kook Sec" w:date="2021-04-20T16:07:00Z">
            <w:rPr>
              <w:rFonts w:ascii="Times New Roman" w:eastAsia="Times New Roman" w:hAnsi="Times New Roman"/>
              <w:bCs/>
              <w:sz w:val="20"/>
              <w:rtl/>
              <w:lang w:eastAsia="he-IL"/>
            </w:rPr>
          </w:rPrChange>
        </w:rPr>
        <w:t xml:space="preserve">א' </w:t>
      </w:r>
      <w:r w:rsidRPr="00010762">
        <w:rPr>
          <w:rFonts w:ascii="Times New Roman" w:eastAsia="Times New Roman" w:hAnsi="Times New Roman"/>
          <w:sz w:val="20"/>
          <w:rtl/>
          <w:lang w:eastAsia="he-IL"/>
          <w:rPrChange w:id="440" w:author="Kook Sec" w:date="2021-04-20T16:07:00Z">
            <w:rPr>
              <w:rFonts w:ascii="Times New Roman" w:eastAsia="Times New Roman" w:hAnsi="Times New Roman"/>
              <w:sz w:val="20"/>
              <w:rtl/>
              <w:lang w:eastAsia="he-IL"/>
            </w:rPr>
          </w:rPrChange>
        </w:rPr>
        <w:t>ועל המתכנן להיות</w:t>
      </w:r>
      <w:r w:rsidRPr="00010762">
        <w:rPr>
          <w:rFonts w:ascii="Times New Roman" w:eastAsia="Times New Roman" w:hAnsi="Times New Roman" w:hint="cs"/>
          <w:sz w:val="20"/>
          <w:rtl/>
          <w:lang w:eastAsia="he-IL"/>
          <w:rPrChange w:id="441" w:author="Kook Sec" w:date="2021-04-20T16:07:00Z">
            <w:rPr>
              <w:rFonts w:ascii="Times New Roman" w:eastAsia="Times New Roman" w:hAnsi="Times New Roman" w:hint="cs"/>
              <w:sz w:val="20"/>
              <w:rtl/>
              <w:lang w:eastAsia="he-IL"/>
            </w:rPr>
          </w:rPrChange>
        </w:rPr>
        <w:t xml:space="preserve"> עמו</w:t>
      </w:r>
      <w:r w:rsidRPr="00010762">
        <w:rPr>
          <w:rFonts w:ascii="Times New Roman" w:eastAsia="Times New Roman" w:hAnsi="Times New Roman"/>
          <w:sz w:val="20"/>
          <w:rtl/>
          <w:lang w:eastAsia="he-IL"/>
          <w:rPrChange w:id="442" w:author="Kook Sec" w:date="2021-04-20T16:07:00Z">
            <w:rPr>
              <w:rFonts w:ascii="Times New Roman" w:eastAsia="Times New Roman" w:hAnsi="Times New Roman"/>
              <w:sz w:val="20"/>
              <w:rtl/>
              <w:lang w:eastAsia="he-IL"/>
            </w:rPr>
          </w:rPrChange>
        </w:rPr>
        <w:t xml:space="preserve"> בקשר מתמי</w:t>
      </w:r>
      <w:r w:rsidRPr="00010762">
        <w:rPr>
          <w:rFonts w:ascii="Times New Roman" w:eastAsia="Times New Roman" w:hAnsi="Times New Roman" w:hint="cs"/>
          <w:sz w:val="20"/>
          <w:rtl/>
          <w:lang w:eastAsia="he-IL"/>
          <w:rPrChange w:id="443" w:author="Kook Sec" w:date="2021-04-20T16:07:00Z">
            <w:rPr>
              <w:rFonts w:ascii="Times New Roman" w:eastAsia="Times New Roman" w:hAnsi="Times New Roman" w:hint="cs"/>
              <w:sz w:val="20"/>
              <w:rtl/>
              <w:lang w:eastAsia="he-IL"/>
            </w:rPr>
          </w:rPrChange>
        </w:rPr>
        <w:t>ד</w:t>
      </w:r>
      <w:r w:rsidRPr="00010762">
        <w:rPr>
          <w:rFonts w:ascii="Times New Roman" w:eastAsia="Times New Roman" w:hAnsi="Times New Roman"/>
          <w:sz w:val="20"/>
          <w:rtl/>
          <w:lang w:eastAsia="he-IL"/>
          <w:rPrChange w:id="444" w:author="Kook Sec" w:date="2021-04-20T16:07:00Z">
            <w:rPr>
              <w:rFonts w:ascii="Times New Roman" w:eastAsia="Times New Roman" w:hAnsi="Times New Roman"/>
              <w:sz w:val="20"/>
              <w:rtl/>
              <w:lang w:eastAsia="he-IL"/>
            </w:rPr>
          </w:rPrChange>
        </w:rPr>
        <w:t xml:space="preserve"> ולתאם עמו את כל פעולותיו, אלא אם נקבע </w:t>
      </w:r>
      <w:r w:rsidRPr="00010762">
        <w:rPr>
          <w:rFonts w:ascii="Times New Roman" w:eastAsia="Times New Roman" w:hAnsi="Times New Roman" w:hint="cs"/>
          <w:sz w:val="20"/>
          <w:rtl/>
          <w:lang w:eastAsia="he-IL"/>
          <w:rPrChange w:id="445" w:author="Kook Sec" w:date="2021-04-20T16:07:00Z">
            <w:rPr>
              <w:rFonts w:ascii="Times New Roman" w:eastAsia="Times New Roman" w:hAnsi="Times New Roman" w:hint="cs"/>
              <w:sz w:val="20"/>
              <w:rtl/>
              <w:lang w:eastAsia="he-IL"/>
            </w:rPr>
          </w:rPrChange>
        </w:rPr>
        <w:t xml:space="preserve">מפורשות </w:t>
      </w:r>
      <w:r w:rsidRPr="00010762">
        <w:rPr>
          <w:rFonts w:ascii="Times New Roman" w:eastAsia="Times New Roman" w:hAnsi="Times New Roman"/>
          <w:sz w:val="20"/>
          <w:rtl/>
          <w:lang w:eastAsia="he-IL"/>
          <w:rPrChange w:id="446" w:author="Kook Sec" w:date="2021-04-20T16:07:00Z">
            <w:rPr>
              <w:rFonts w:ascii="Times New Roman" w:eastAsia="Times New Roman" w:hAnsi="Times New Roman"/>
              <w:sz w:val="20"/>
              <w:rtl/>
              <w:lang w:eastAsia="he-IL"/>
            </w:rPr>
          </w:rPrChange>
        </w:rPr>
        <w:t>אחרת ע"י המזמין.</w:t>
      </w:r>
    </w:p>
    <w:p w14:paraId="27FF76A1"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4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48" w:author="Kook Sec" w:date="2021-04-20T16:07:00Z">
            <w:rPr>
              <w:rFonts w:ascii="Times New Roman" w:eastAsia="Times New Roman" w:hAnsi="Times New Roman"/>
              <w:sz w:val="20"/>
              <w:rtl/>
              <w:lang w:eastAsia="he-IL"/>
            </w:rPr>
          </w:rPrChange>
        </w:rPr>
        <w:t>המתכנן מצהיר</w:t>
      </w:r>
      <w:r w:rsidRPr="00010762">
        <w:rPr>
          <w:rFonts w:ascii="Times New Roman" w:eastAsia="Times New Roman" w:hAnsi="Times New Roman" w:hint="cs"/>
          <w:sz w:val="20"/>
          <w:rtl/>
          <w:lang w:eastAsia="he-IL"/>
          <w:rPrChange w:id="44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50" w:author="Kook Sec" w:date="2021-04-20T16:07:00Z">
            <w:rPr>
              <w:rFonts w:ascii="Times New Roman" w:eastAsia="Times New Roman" w:hAnsi="Times New Roman"/>
              <w:sz w:val="20"/>
              <w:rtl/>
              <w:lang w:eastAsia="he-IL"/>
            </w:rPr>
          </w:rPrChange>
        </w:rPr>
        <w:t xml:space="preserve"> כי ידועות לו הוראות כל התכניות הקיימות </w:t>
      </w:r>
      <w:r w:rsidRPr="00010762">
        <w:rPr>
          <w:rFonts w:ascii="Times New Roman" w:eastAsia="Times New Roman" w:hAnsi="Times New Roman" w:hint="cs"/>
          <w:sz w:val="20"/>
          <w:rtl/>
          <w:lang w:eastAsia="he-IL"/>
          <w:rPrChange w:id="451"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452" w:author="Kook Sec" w:date="2021-04-20T16:07:00Z">
            <w:rPr>
              <w:rFonts w:ascii="Times New Roman" w:eastAsia="Times New Roman" w:hAnsi="Times New Roman"/>
              <w:sz w:val="20"/>
              <w:rtl/>
              <w:lang w:eastAsia="he-IL"/>
            </w:rPr>
          </w:rPrChange>
        </w:rPr>
        <w:t>או הנמצאות בשלבי הכנה על ידי הרשויות המוסמכות לכך לגבי האתר וכן הוראות</w:t>
      </w:r>
      <w:r w:rsidRPr="00010762">
        <w:rPr>
          <w:rFonts w:ascii="Times New Roman" w:eastAsia="Times New Roman" w:hAnsi="Times New Roman" w:hint="cs"/>
          <w:sz w:val="20"/>
          <w:rtl/>
          <w:lang w:eastAsia="he-IL"/>
          <w:rPrChange w:id="453" w:author="Kook Sec" w:date="2021-04-20T16:07:00Z">
            <w:rPr>
              <w:rFonts w:ascii="Times New Roman" w:eastAsia="Times New Roman" w:hAnsi="Times New Roman" w:hint="cs"/>
              <w:sz w:val="20"/>
              <w:rtl/>
              <w:lang w:eastAsia="he-IL"/>
            </w:rPr>
          </w:rPrChange>
        </w:rPr>
        <w:t>יהם של</w:t>
      </w:r>
      <w:r w:rsidRPr="00010762">
        <w:rPr>
          <w:rFonts w:ascii="Times New Roman" w:eastAsia="Times New Roman" w:hAnsi="Times New Roman"/>
          <w:sz w:val="20"/>
          <w:rtl/>
          <w:lang w:eastAsia="he-IL"/>
          <w:rPrChange w:id="454" w:author="Kook Sec" w:date="2021-04-20T16:07:00Z">
            <w:rPr>
              <w:rFonts w:ascii="Times New Roman" w:eastAsia="Times New Roman" w:hAnsi="Times New Roman"/>
              <w:sz w:val="20"/>
              <w:rtl/>
              <w:lang w:eastAsia="he-IL"/>
            </w:rPr>
          </w:rPrChange>
        </w:rPr>
        <w:t xml:space="preserve"> הדין</w:t>
      </w:r>
      <w:r w:rsidRPr="00010762">
        <w:rPr>
          <w:rFonts w:ascii="Times New Roman" w:eastAsia="Times New Roman" w:hAnsi="Times New Roman" w:hint="cs"/>
          <w:sz w:val="20"/>
          <w:rtl/>
          <w:lang w:eastAsia="he-IL"/>
          <w:rPrChange w:id="455"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456" w:author="Kook Sec" w:date="2021-04-20T16:07:00Z">
            <w:rPr>
              <w:rFonts w:ascii="Times New Roman" w:eastAsia="Times New Roman" w:hAnsi="Times New Roman"/>
              <w:sz w:val="20"/>
              <w:rtl/>
              <w:lang w:eastAsia="he-IL"/>
            </w:rPr>
          </w:rPrChange>
        </w:rPr>
        <w:t xml:space="preserve"> הנהלים</w:t>
      </w:r>
      <w:r w:rsidRPr="00010762">
        <w:rPr>
          <w:rFonts w:ascii="Times New Roman" w:eastAsia="Times New Roman" w:hAnsi="Times New Roman" w:hint="cs"/>
          <w:sz w:val="20"/>
          <w:rtl/>
          <w:lang w:eastAsia="he-IL"/>
          <w:rPrChange w:id="457"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458" w:author="Kook Sec" w:date="2021-04-20T16:07:00Z">
            <w:rPr>
              <w:rFonts w:ascii="Times New Roman" w:eastAsia="Times New Roman" w:hAnsi="Times New Roman"/>
              <w:sz w:val="20"/>
              <w:rtl/>
              <w:lang w:eastAsia="he-IL"/>
            </w:rPr>
          </w:rPrChange>
        </w:rPr>
        <w:t xml:space="preserve"> התקנים ו</w:t>
      </w:r>
      <w:r w:rsidRPr="00010762">
        <w:rPr>
          <w:rFonts w:ascii="Times New Roman" w:eastAsia="Times New Roman" w:hAnsi="Times New Roman" w:hint="cs"/>
          <w:sz w:val="20"/>
          <w:rtl/>
          <w:lang w:eastAsia="he-IL"/>
          <w:rPrChange w:id="459"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460" w:author="Kook Sec" w:date="2021-04-20T16:07:00Z">
            <w:rPr>
              <w:rFonts w:ascii="Times New Roman" w:eastAsia="Times New Roman" w:hAnsi="Times New Roman"/>
              <w:sz w:val="20"/>
              <w:rtl/>
              <w:lang w:eastAsia="he-IL"/>
            </w:rPr>
          </w:rPrChange>
        </w:rPr>
        <w:t>התקנות החלים בקשר עם ב</w:t>
      </w:r>
      <w:r w:rsidRPr="00010762">
        <w:rPr>
          <w:rFonts w:ascii="Times New Roman" w:eastAsia="Times New Roman" w:hAnsi="Times New Roman" w:hint="cs"/>
          <w:sz w:val="20"/>
          <w:rtl/>
          <w:lang w:eastAsia="he-IL"/>
          <w:rPrChange w:id="46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462" w:author="Kook Sec" w:date="2021-04-20T16:07:00Z">
            <w:rPr>
              <w:rFonts w:ascii="Times New Roman" w:eastAsia="Times New Roman" w:hAnsi="Times New Roman"/>
              <w:sz w:val="20"/>
              <w:rtl/>
              <w:lang w:eastAsia="he-IL"/>
            </w:rPr>
          </w:rPrChange>
        </w:rPr>
        <w:t>צוע שרותי המתכנן והוא מתחייב לפעול בהתאם לקבוע בהם. כמו כן</w:t>
      </w:r>
      <w:r w:rsidRPr="00010762">
        <w:rPr>
          <w:rFonts w:ascii="Times New Roman" w:eastAsia="Times New Roman" w:hAnsi="Times New Roman" w:hint="cs"/>
          <w:sz w:val="20"/>
          <w:rtl/>
          <w:lang w:eastAsia="he-IL"/>
          <w:rPrChange w:id="46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64" w:author="Kook Sec" w:date="2021-04-20T16:07:00Z">
            <w:rPr>
              <w:rFonts w:ascii="Times New Roman" w:eastAsia="Times New Roman" w:hAnsi="Times New Roman"/>
              <w:sz w:val="20"/>
              <w:rtl/>
              <w:lang w:eastAsia="he-IL"/>
            </w:rPr>
          </w:rPrChange>
        </w:rPr>
        <w:t xml:space="preserve"> מצהיר המתכנן כי </w:t>
      </w:r>
      <w:r w:rsidRPr="00010762">
        <w:rPr>
          <w:rFonts w:ascii="Times New Roman" w:eastAsia="Times New Roman" w:hAnsi="Times New Roman" w:hint="cs"/>
          <w:sz w:val="20"/>
          <w:rtl/>
          <w:lang w:eastAsia="he-IL"/>
          <w:rPrChange w:id="465" w:author="Kook Sec" w:date="2021-04-20T16:07:00Z">
            <w:rPr>
              <w:rFonts w:ascii="Times New Roman" w:eastAsia="Times New Roman" w:hAnsi="Times New Roman" w:hint="cs"/>
              <w:sz w:val="20"/>
              <w:rtl/>
              <w:lang w:eastAsia="he-IL"/>
            </w:rPr>
          </w:rPrChange>
        </w:rPr>
        <w:t xml:space="preserve">הוא </w:t>
      </w:r>
      <w:r w:rsidRPr="00010762">
        <w:rPr>
          <w:rFonts w:ascii="Times New Roman" w:eastAsia="Times New Roman" w:hAnsi="Times New Roman"/>
          <w:sz w:val="20"/>
          <w:rtl/>
          <w:lang w:eastAsia="he-IL"/>
          <w:rPrChange w:id="466" w:author="Kook Sec" w:date="2021-04-20T16:07:00Z">
            <w:rPr>
              <w:rFonts w:ascii="Times New Roman" w:eastAsia="Times New Roman" w:hAnsi="Times New Roman"/>
              <w:sz w:val="20"/>
              <w:rtl/>
              <w:lang w:eastAsia="he-IL"/>
            </w:rPr>
          </w:rPrChange>
        </w:rPr>
        <w:t xml:space="preserve">בדק בעצמו את כל הנושאים הרלוונטיים </w:t>
      </w:r>
      <w:r w:rsidRPr="00010762">
        <w:rPr>
          <w:rFonts w:ascii="Times New Roman" w:eastAsia="Times New Roman" w:hAnsi="Times New Roman" w:hint="cs"/>
          <w:sz w:val="20"/>
          <w:rtl/>
          <w:lang w:eastAsia="he-IL"/>
          <w:rPrChange w:id="467" w:author="Kook Sec" w:date="2021-04-20T16:07:00Z">
            <w:rPr>
              <w:rFonts w:ascii="Times New Roman" w:eastAsia="Times New Roman" w:hAnsi="Times New Roman" w:hint="cs"/>
              <w:sz w:val="20"/>
              <w:rtl/>
              <w:lang w:eastAsia="he-IL"/>
            </w:rPr>
          </w:rPrChange>
        </w:rPr>
        <w:t xml:space="preserve">ו/או </w:t>
      </w:r>
      <w:r w:rsidRPr="00010762">
        <w:rPr>
          <w:rFonts w:ascii="Times New Roman" w:eastAsia="Times New Roman" w:hAnsi="Times New Roman"/>
          <w:sz w:val="20"/>
          <w:rtl/>
          <w:lang w:eastAsia="he-IL"/>
          <w:rPrChange w:id="468" w:author="Kook Sec" w:date="2021-04-20T16:07:00Z">
            <w:rPr>
              <w:rFonts w:ascii="Times New Roman" w:eastAsia="Times New Roman" w:hAnsi="Times New Roman"/>
              <w:sz w:val="20"/>
              <w:rtl/>
              <w:lang w:eastAsia="he-IL"/>
            </w:rPr>
          </w:rPrChange>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10762">
        <w:rPr>
          <w:rFonts w:ascii="Times New Roman" w:eastAsia="Times New Roman" w:hAnsi="Times New Roman"/>
          <w:sz w:val="20"/>
          <w:rtl/>
          <w:lang w:eastAsia="he-IL"/>
          <w:rPrChange w:id="469" w:author="Kook Sec" w:date="2021-04-20T16:07:00Z">
            <w:rPr>
              <w:rFonts w:ascii="Times New Roman" w:eastAsia="Times New Roman" w:hAnsi="Times New Roman"/>
              <w:sz w:val="20"/>
              <w:rtl/>
              <w:lang w:eastAsia="he-IL"/>
            </w:rPr>
          </w:rPrChange>
        </w:rPr>
        <w:t>הכל</w:t>
      </w:r>
      <w:proofErr w:type="spellEnd"/>
      <w:r w:rsidRPr="00010762">
        <w:rPr>
          <w:rFonts w:ascii="Times New Roman" w:eastAsia="Times New Roman" w:hAnsi="Times New Roman"/>
          <w:sz w:val="20"/>
          <w:rtl/>
          <w:lang w:eastAsia="he-IL"/>
          <w:rPrChange w:id="470" w:author="Kook Sec" w:date="2021-04-20T16:07:00Z">
            <w:rPr>
              <w:rFonts w:ascii="Times New Roman" w:eastAsia="Times New Roman" w:hAnsi="Times New Roman"/>
              <w:sz w:val="20"/>
              <w:rtl/>
              <w:lang w:eastAsia="he-IL"/>
            </w:rPr>
          </w:rPrChange>
        </w:rPr>
        <w:t xml:space="preserve"> מתאים למטרותיו, ויש בידיו את כל הנתונים הנוגעים לאתר, כנדרש לשם ביצוע שירותי המתכנן.</w:t>
      </w:r>
    </w:p>
    <w:p w14:paraId="0E76C7F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7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72" w:author="Kook Sec" w:date="2021-04-20T16:07:00Z">
            <w:rPr>
              <w:rFonts w:ascii="Times New Roman" w:eastAsia="Times New Roman" w:hAnsi="Times New Roman"/>
              <w:sz w:val="20"/>
              <w:rtl/>
              <w:lang w:eastAsia="he-IL"/>
            </w:rPr>
          </w:rPrChange>
        </w:rPr>
        <w:t>המתכנן מתחייב</w:t>
      </w:r>
      <w:r w:rsidRPr="00010762">
        <w:rPr>
          <w:rFonts w:ascii="Times New Roman" w:eastAsia="Times New Roman" w:hAnsi="Times New Roman" w:hint="cs"/>
          <w:sz w:val="20"/>
          <w:rtl/>
          <w:lang w:eastAsia="he-IL"/>
          <w:rPrChange w:id="47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74" w:author="Kook Sec" w:date="2021-04-20T16:07:00Z">
            <w:rPr>
              <w:rFonts w:ascii="Times New Roman" w:eastAsia="Times New Roman" w:hAnsi="Times New Roman"/>
              <w:sz w:val="20"/>
              <w:rtl/>
              <w:lang w:eastAsia="he-IL"/>
            </w:rPr>
          </w:rPrChange>
        </w:rPr>
        <w:t xml:space="preserve"> להפיק את כל התכניות </w:t>
      </w:r>
      <w:r w:rsidRPr="00010762">
        <w:rPr>
          <w:rFonts w:ascii="Times New Roman" w:eastAsia="Times New Roman" w:hAnsi="Times New Roman" w:hint="cs"/>
          <w:sz w:val="20"/>
          <w:rtl/>
          <w:lang w:eastAsia="he-IL"/>
          <w:rPrChange w:id="475" w:author="Kook Sec" w:date="2021-04-20T16:07:00Z">
            <w:rPr>
              <w:rFonts w:ascii="Times New Roman" w:eastAsia="Times New Roman" w:hAnsi="Times New Roman" w:hint="cs"/>
              <w:sz w:val="20"/>
              <w:rtl/>
              <w:lang w:eastAsia="he-IL"/>
            </w:rPr>
          </w:rPrChange>
        </w:rPr>
        <w:t>נשוא</w:t>
      </w:r>
      <w:r w:rsidRPr="00010762">
        <w:rPr>
          <w:rFonts w:ascii="Times New Roman" w:eastAsia="Times New Roman" w:hAnsi="Times New Roman"/>
          <w:sz w:val="20"/>
          <w:rtl/>
          <w:lang w:eastAsia="he-IL"/>
          <w:rPrChange w:id="476" w:author="Kook Sec" w:date="2021-04-20T16:07:00Z">
            <w:rPr>
              <w:rFonts w:ascii="Times New Roman" w:eastAsia="Times New Roman" w:hAnsi="Times New Roman"/>
              <w:sz w:val="20"/>
              <w:rtl/>
              <w:lang w:eastAsia="he-IL"/>
            </w:rPr>
          </w:rPrChange>
        </w:rPr>
        <w:t xml:space="preserve"> חוזה זה, בכל שלבי הביצוע של שירותי המתכנן, ולרבות כל שינוי בתכניותיו</w:t>
      </w:r>
      <w:r w:rsidRPr="00010762">
        <w:rPr>
          <w:rFonts w:ascii="Times New Roman" w:eastAsia="Times New Roman" w:hAnsi="Times New Roman" w:hint="cs"/>
          <w:sz w:val="20"/>
          <w:rtl/>
          <w:lang w:eastAsia="he-IL"/>
          <w:rPrChange w:id="47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78" w:author="Kook Sec" w:date="2021-04-20T16:07:00Z">
            <w:rPr>
              <w:rFonts w:ascii="Times New Roman" w:eastAsia="Times New Roman" w:hAnsi="Times New Roman"/>
              <w:sz w:val="20"/>
              <w:rtl/>
              <w:lang w:eastAsia="he-IL"/>
            </w:rPr>
          </w:rPrChange>
        </w:rPr>
        <w:t xml:space="preserve"> באמצעות מחשב בתוכנה או בקבצים במתכונת הקבועה בנספח </w:t>
      </w:r>
      <w:r w:rsidRPr="00010762">
        <w:rPr>
          <w:rFonts w:ascii="Times New Roman" w:eastAsia="Times New Roman" w:hAnsi="Times New Roman"/>
          <w:b/>
          <w:bCs/>
          <w:sz w:val="20"/>
          <w:rtl/>
          <w:lang w:eastAsia="he-IL"/>
          <w:rPrChange w:id="479" w:author="Kook Sec" w:date="2021-04-20T16:07:00Z">
            <w:rPr>
              <w:rFonts w:ascii="Times New Roman" w:eastAsia="Times New Roman" w:hAnsi="Times New Roman"/>
              <w:b/>
              <w:bCs/>
              <w:sz w:val="20"/>
              <w:rtl/>
              <w:lang w:eastAsia="he-IL"/>
            </w:rPr>
          </w:rPrChange>
        </w:rPr>
        <w:t>א'</w:t>
      </w:r>
      <w:r w:rsidRPr="00010762">
        <w:rPr>
          <w:rFonts w:ascii="Times New Roman" w:eastAsia="Times New Roman" w:hAnsi="Times New Roman"/>
          <w:sz w:val="20"/>
          <w:rtl/>
          <w:lang w:eastAsia="he-IL"/>
          <w:rPrChange w:id="480"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hint="cs"/>
          <w:sz w:val="20"/>
          <w:rtl/>
          <w:lang w:eastAsia="he-IL"/>
          <w:rPrChange w:id="481"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hint="cs"/>
          <w:sz w:val="20"/>
          <w:rtl/>
          <w:lang w:eastAsia="he-IL"/>
          <w:rPrChange w:id="482"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483" w:author="Kook Sec" w:date="2021-04-20T16:07:00Z">
            <w:rPr>
              <w:rFonts w:ascii="Times New Roman" w:eastAsia="Times New Roman" w:hAnsi="Times New Roman"/>
              <w:sz w:val="20"/>
              <w:rtl/>
              <w:lang w:eastAsia="he-IL"/>
            </w:rPr>
          </w:rPrChange>
        </w:rPr>
        <w:t>וע</w:t>
      </w:r>
      <w:r w:rsidRPr="00010762">
        <w:rPr>
          <w:rFonts w:ascii="Times New Roman" w:eastAsia="Times New Roman" w:hAnsi="Times New Roman" w:hint="cs"/>
          <w:sz w:val="20"/>
          <w:rtl/>
          <w:lang w:eastAsia="he-IL"/>
          <w:rPrChange w:id="484"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485" w:author="Kook Sec" w:date="2021-04-20T16:07:00Z">
            <w:rPr>
              <w:rFonts w:ascii="Times New Roman" w:eastAsia="Times New Roman" w:hAnsi="Times New Roman"/>
              <w:sz w:val="20"/>
              <w:rtl/>
              <w:lang w:eastAsia="he-IL"/>
            </w:rPr>
          </w:rPrChange>
        </w:rPr>
        <w:t xml:space="preserve"> הנחיות המזמין מעת לעת. המתכנן מתחייב להעביר ליועצים ולקבל מהם קבצים אך ורק באותה מתכונת שנקבעה</w:t>
      </w:r>
      <w:r w:rsidRPr="00010762">
        <w:rPr>
          <w:rFonts w:ascii="Times New Roman" w:eastAsia="Times New Roman" w:hAnsi="Times New Roman" w:hint="cs"/>
          <w:sz w:val="20"/>
          <w:rtl/>
          <w:lang w:eastAsia="he-IL"/>
          <w:rPrChange w:id="486" w:author="Kook Sec" w:date="2021-04-20T16:07:00Z">
            <w:rPr>
              <w:rFonts w:ascii="Times New Roman" w:eastAsia="Times New Roman" w:hAnsi="Times New Roman" w:hint="cs"/>
              <w:sz w:val="20"/>
              <w:rtl/>
              <w:lang w:eastAsia="he-IL"/>
            </w:rPr>
          </w:rPrChange>
        </w:rPr>
        <w:t xml:space="preserve"> בנספח </w:t>
      </w:r>
      <w:r w:rsidRPr="00010762">
        <w:rPr>
          <w:rFonts w:ascii="Times New Roman" w:eastAsia="Times New Roman" w:hAnsi="Times New Roman" w:hint="cs"/>
          <w:b/>
          <w:bCs/>
          <w:sz w:val="20"/>
          <w:rtl/>
          <w:lang w:eastAsia="he-IL"/>
          <w:rPrChange w:id="487" w:author="Kook Sec" w:date="2021-04-20T16:07:00Z">
            <w:rPr>
              <w:rFonts w:ascii="Times New Roman" w:eastAsia="Times New Roman" w:hAnsi="Times New Roman" w:hint="cs"/>
              <w:b/>
              <w:bCs/>
              <w:sz w:val="20"/>
              <w:rtl/>
              <w:lang w:eastAsia="he-IL"/>
            </w:rPr>
          </w:rPrChange>
        </w:rPr>
        <w:t>א'</w:t>
      </w:r>
      <w:r w:rsidRPr="00010762">
        <w:rPr>
          <w:rFonts w:ascii="Times New Roman" w:eastAsia="Times New Roman" w:hAnsi="Times New Roman" w:hint="cs"/>
          <w:sz w:val="20"/>
          <w:rtl/>
          <w:lang w:eastAsia="he-IL"/>
          <w:rPrChange w:id="48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489" w:author="Kook Sec" w:date="2021-04-20T16:07:00Z">
            <w:rPr>
              <w:rFonts w:ascii="Times New Roman" w:eastAsia="Times New Roman" w:hAnsi="Times New Roman"/>
              <w:sz w:val="20"/>
              <w:rtl/>
              <w:lang w:eastAsia="he-IL"/>
            </w:rPr>
          </w:rPrChange>
        </w:rPr>
        <w:t xml:space="preserve"> כאמור.</w:t>
      </w:r>
    </w:p>
    <w:p w14:paraId="7DE33C61"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9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91" w:author="Kook Sec" w:date="2021-04-20T16:07:00Z">
            <w:rPr>
              <w:rFonts w:ascii="Times New Roman" w:eastAsia="Times New Roman" w:hAnsi="Times New Roman"/>
              <w:sz w:val="20"/>
              <w:rtl/>
              <w:lang w:eastAsia="he-IL"/>
            </w:rPr>
          </w:rPrChange>
        </w:rPr>
        <w:t>המתכנן לא יגיש ליועצים</w:t>
      </w:r>
      <w:r w:rsidRPr="00010762">
        <w:rPr>
          <w:rFonts w:ascii="Times New Roman" w:eastAsia="Times New Roman" w:hAnsi="Times New Roman" w:hint="cs"/>
          <w:sz w:val="20"/>
          <w:rtl/>
          <w:lang w:eastAsia="he-IL"/>
          <w:rPrChange w:id="492"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493" w:author="Kook Sec" w:date="2021-04-20T16:07:00Z">
            <w:rPr>
              <w:rFonts w:ascii="Times New Roman" w:eastAsia="Times New Roman" w:hAnsi="Times New Roman"/>
              <w:sz w:val="20"/>
              <w:rtl/>
              <w:lang w:eastAsia="he-IL"/>
            </w:rPr>
          </w:rPrChange>
        </w:rPr>
        <w:t xml:space="preserve"> לקבלנים ו</w:t>
      </w:r>
      <w:r w:rsidRPr="00010762">
        <w:rPr>
          <w:rFonts w:ascii="Times New Roman" w:eastAsia="Times New Roman" w:hAnsi="Times New Roman" w:hint="cs"/>
          <w:sz w:val="20"/>
          <w:rtl/>
          <w:lang w:eastAsia="he-IL"/>
          <w:rPrChange w:id="494"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495" w:author="Kook Sec" w:date="2021-04-20T16:07:00Z">
            <w:rPr>
              <w:rFonts w:ascii="Times New Roman" w:eastAsia="Times New Roman" w:hAnsi="Times New Roman"/>
              <w:sz w:val="20"/>
              <w:rtl/>
              <w:lang w:eastAsia="he-IL"/>
            </w:rPr>
          </w:rPrChange>
        </w:rPr>
        <w:t xml:space="preserve">לכל גורם אחר הקשור בפרויקט כל שרות הקשור במישרין או בעקיפין בו, בין בתמורה ובין שלא בתמורה, פרט לשירותים המתחייבים </w:t>
      </w:r>
      <w:r w:rsidRPr="00010762">
        <w:rPr>
          <w:rFonts w:ascii="Times New Roman" w:eastAsia="Times New Roman" w:hAnsi="Times New Roman" w:hint="cs"/>
          <w:sz w:val="20"/>
          <w:rtl/>
          <w:lang w:eastAsia="he-IL"/>
          <w:rPrChange w:id="496" w:author="Kook Sec" w:date="2021-04-20T16:07:00Z">
            <w:rPr>
              <w:rFonts w:ascii="Times New Roman" w:eastAsia="Times New Roman" w:hAnsi="Times New Roman" w:hint="cs"/>
              <w:sz w:val="20"/>
              <w:rtl/>
              <w:lang w:eastAsia="he-IL"/>
            </w:rPr>
          </w:rPrChange>
        </w:rPr>
        <w:t xml:space="preserve">מפורשות על פי </w:t>
      </w:r>
      <w:r w:rsidRPr="00010762">
        <w:rPr>
          <w:rFonts w:ascii="Times New Roman" w:eastAsia="Times New Roman" w:hAnsi="Times New Roman"/>
          <w:sz w:val="20"/>
          <w:rtl/>
          <w:lang w:eastAsia="he-IL"/>
          <w:rPrChange w:id="497" w:author="Kook Sec" w:date="2021-04-20T16:07:00Z">
            <w:rPr>
              <w:rFonts w:ascii="Times New Roman" w:eastAsia="Times New Roman" w:hAnsi="Times New Roman"/>
              <w:sz w:val="20"/>
              <w:rtl/>
              <w:lang w:eastAsia="he-IL"/>
            </w:rPr>
          </w:rPrChange>
        </w:rPr>
        <w:t>חוזה זה.</w:t>
      </w:r>
    </w:p>
    <w:p w14:paraId="11903EAA"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49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499" w:author="Kook Sec" w:date="2021-04-20T16:07:00Z">
            <w:rPr>
              <w:rFonts w:ascii="Times New Roman" w:eastAsia="Times New Roman" w:hAnsi="Times New Roman"/>
              <w:sz w:val="20"/>
              <w:rtl/>
              <w:lang w:eastAsia="he-IL"/>
            </w:rPr>
          </w:rPrChange>
        </w:rPr>
        <w:t>המזמין רשאי להזמין אצל מתכננים אחרים שירותים כלשהם על פי שיקול דעתו הבלעדי והמתכנן מצהיר</w:t>
      </w:r>
      <w:r w:rsidRPr="00010762">
        <w:rPr>
          <w:rFonts w:ascii="Times New Roman" w:eastAsia="Times New Roman" w:hAnsi="Times New Roman" w:hint="cs"/>
          <w:sz w:val="20"/>
          <w:rtl/>
          <w:lang w:eastAsia="he-IL"/>
          <w:rPrChange w:id="50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01" w:author="Kook Sec" w:date="2021-04-20T16:07:00Z">
            <w:rPr>
              <w:rFonts w:ascii="Times New Roman" w:eastAsia="Times New Roman" w:hAnsi="Times New Roman"/>
              <w:sz w:val="20"/>
              <w:rtl/>
              <w:lang w:eastAsia="he-IL"/>
            </w:rPr>
          </w:rPrChange>
        </w:rPr>
        <w:t xml:space="preserve"> כי אין לו ולא תהינה לו </w:t>
      </w:r>
      <w:r w:rsidRPr="00010762">
        <w:rPr>
          <w:rFonts w:ascii="Times New Roman" w:eastAsia="Times New Roman" w:hAnsi="Times New Roman" w:hint="cs"/>
          <w:sz w:val="20"/>
          <w:rtl/>
          <w:lang w:eastAsia="he-IL"/>
          <w:rPrChange w:id="502" w:author="Kook Sec" w:date="2021-04-20T16:07:00Z">
            <w:rPr>
              <w:rFonts w:ascii="Times New Roman" w:eastAsia="Times New Roman" w:hAnsi="Times New Roman" w:hint="cs"/>
              <w:sz w:val="20"/>
              <w:rtl/>
              <w:lang w:eastAsia="he-IL"/>
            </w:rPr>
          </w:rPrChange>
        </w:rPr>
        <w:t xml:space="preserve">כל </w:t>
      </w:r>
      <w:r w:rsidRPr="00010762">
        <w:rPr>
          <w:rFonts w:ascii="Times New Roman" w:eastAsia="Times New Roman" w:hAnsi="Times New Roman"/>
          <w:sz w:val="20"/>
          <w:rtl/>
          <w:lang w:eastAsia="he-IL"/>
          <w:rPrChange w:id="503" w:author="Kook Sec" w:date="2021-04-20T16:07:00Z">
            <w:rPr>
              <w:rFonts w:ascii="Times New Roman" w:eastAsia="Times New Roman" w:hAnsi="Times New Roman"/>
              <w:sz w:val="20"/>
              <w:rtl/>
              <w:lang w:eastAsia="he-IL"/>
            </w:rPr>
          </w:rPrChange>
        </w:rPr>
        <w:t>תביעות ו/או טענות</w:t>
      </w:r>
      <w:r w:rsidRPr="00010762">
        <w:rPr>
          <w:rFonts w:ascii="Times New Roman" w:eastAsia="Times New Roman" w:hAnsi="Times New Roman" w:hint="cs"/>
          <w:sz w:val="20"/>
          <w:rtl/>
          <w:lang w:eastAsia="he-IL"/>
          <w:rPrChange w:id="504" w:author="Kook Sec" w:date="2021-04-20T16:07:00Z">
            <w:rPr>
              <w:rFonts w:ascii="Times New Roman" w:eastAsia="Times New Roman" w:hAnsi="Times New Roman" w:hint="cs"/>
              <w:sz w:val="20"/>
              <w:rtl/>
              <w:lang w:eastAsia="he-IL"/>
            </w:rPr>
          </w:rPrChange>
        </w:rPr>
        <w:t xml:space="preserve"> ו/או דרישות ו/או תלונות</w:t>
      </w:r>
      <w:r w:rsidRPr="00010762">
        <w:rPr>
          <w:rFonts w:ascii="Times New Roman" w:eastAsia="Times New Roman" w:hAnsi="Times New Roman"/>
          <w:sz w:val="20"/>
          <w:rtl/>
          <w:lang w:eastAsia="he-IL"/>
          <w:rPrChange w:id="505" w:author="Kook Sec" w:date="2021-04-20T16:07:00Z">
            <w:rPr>
              <w:rFonts w:ascii="Times New Roman" w:eastAsia="Times New Roman" w:hAnsi="Times New Roman"/>
              <w:sz w:val="20"/>
              <w:rtl/>
              <w:lang w:eastAsia="he-IL"/>
            </w:rPr>
          </w:rPrChange>
        </w:rPr>
        <w:t xml:space="preserve"> כלפי המזמין </w:t>
      </w:r>
      <w:r w:rsidRPr="00010762">
        <w:rPr>
          <w:rFonts w:ascii="Times New Roman" w:eastAsia="Times New Roman" w:hAnsi="Times New Roman" w:hint="cs"/>
          <w:sz w:val="20"/>
          <w:rtl/>
          <w:lang w:eastAsia="he-IL"/>
          <w:rPrChange w:id="50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507" w:author="Kook Sec" w:date="2021-04-20T16:07:00Z">
            <w:rPr>
              <w:rFonts w:ascii="Times New Roman" w:eastAsia="Times New Roman" w:hAnsi="Times New Roman"/>
              <w:sz w:val="20"/>
              <w:rtl/>
              <w:lang w:eastAsia="he-IL"/>
            </w:rPr>
          </w:rPrChange>
        </w:rPr>
        <w:t>או כלפי המתכננים האחרים בגין מסירת העבודות</w:t>
      </w:r>
      <w:r w:rsidRPr="00010762">
        <w:rPr>
          <w:rFonts w:ascii="Times New Roman" w:eastAsia="Times New Roman" w:hAnsi="Times New Roman" w:hint="cs"/>
          <w:sz w:val="20"/>
          <w:rtl/>
          <w:lang w:eastAsia="he-IL"/>
          <w:rPrChange w:id="50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09" w:author="Kook Sec" w:date="2021-04-20T16:07:00Z">
            <w:rPr>
              <w:rFonts w:ascii="Times New Roman" w:eastAsia="Times New Roman" w:hAnsi="Times New Roman"/>
              <w:sz w:val="20"/>
              <w:rtl/>
              <w:lang w:eastAsia="he-IL"/>
            </w:rPr>
          </w:rPrChange>
        </w:rPr>
        <w:t xml:space="preserve"> כאמור. משמסר המזמין </w:t>
      </w:r>
      <w:r w:rsidRPr="00010762">
        <w:rPr>
          <w:rFonts w:ascii="Times New Roman" w:eastAsia="Times New Roman" w:hAnsi="Times New Roman" w:hint="cs"/>
          <w:sz w:val="20"/>
          <w:rtl/>
          <w:lang w:eastAsia="he-IL"/>
          <w:rPrChange w:id="510"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511" w:author="Kook Sec" w:date="2021-04-20T16:07:00Z">
            <w:rPr>
              <w:rFonts w:ascii="Times New Roman" w:eastAsia="Times New Roman" w:hAnsi="Times New Roman"/>
              <w:sz w:val="20"/>
              <w:rtl/>
              <w:lang w:eastAsia="he-IL"/>
            </w:rPr>
          </w:rPrChange>
        </w:rPr>
        <w:t xml:space="preserve">ביצוע </w:t>
      </w:r>
      <w:r w:rsidRPr="00010762">
        <w:rPr>
          <w:rFonts w:ascii="Times New Roman" w:eastAsia="Times New Roman" w:hAnsi="Times New Roman" w:hint="cs"/>
          <w:sz w:val="20"/>
          <w:rtl/>
          <w:lang w:eastAsia="he-IL"/>
          <w:rPrChange w:id="512"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513" w:author="Kook Sec" w:date="2021-04-20T16:07:00Z">
            <w:rPr>
              <w:rFonts w:ascii="Times New Roman" w:eastAsia="Times New Roman" w:hAnsi="Times New Roman"/>
              <w:sz w:val="20"/>
              <w:rtl/>
              <w:lang w:eastAsia="he-IL"/>
            </w:rPr>
          </w:rPrChange>
        </w:rPr>
        <w:t>שירותים כאמור למתכנן אחר, מתחייב המתכנן לשתף עמו פעולה ככל שיידרש.</w:t>
      </w:r>
    </w:p>
    <w:p w14:paraId="65C0C91C"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51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15" w:author="Kook Sec" w:date="2021-04-20T16:07:00Z">
            <w:rPr>
              <w:rFonts w:ascii="Times New Roman" w:eastAsia="Times New Roman" w:hAnsi="Times New Roman"/>
              <w:sz w:val="20"/>
              <w:rtl/>
              <w:lang w:eastAsia="he-IL"/>
            </w:rPr>
          </w:rPrChange>
        </w:rPr>
        <w:t>המתכנן ערוך לביצוע העבודות, בין היתר, גם במערכת ניהול ותיאום פרויקטים באמצעות האינטרנט, כדוגמת "</w:t>
      </w:r>
      <w:r w:rsidRPr="00010762">
        <w:rPr>
          <w:rFonts w:ascii="Times New Roman" w:eastAsia="Times New Roman" w:hAnsi="Times New Roman"/>
          <w:sz w:val="24"/>
          <w:lang w:eastAsia="he-IL"/>
          <w:rPrChange w:id="516" w:author="Kook Sec" w:date="2021-04-20T16:07:00Z">
            <w:rPr>
              <w:rFonts w:ascii="Times New Roman" w:eastAsia="Times New Roman" w:hAnsi="Times New Roman"/>
              <w:sz w:val="24"/>
              <w:lang w:eastAsia="he-IL"/>
            </w:rPr>
          </w:rPrChange>
        </w:rPr>
        <w:t>view</w:t>
      </w:r>
      <w:r w:rsidRPr="00010762">
        <w:rPr>
          <w:rFonts w:ascii="Times New Roman" w:eastAsia="Times New Roman" w:hAnsi="Times New Roman"/>
          <w:sz w:val="24"/>
          <w:rtl/>
          <w:lang w:eastAsia="he-IL"/>
          <w:rPrChange w:id="517"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hint="cs"/>
          <w:sz w:val="20"/>
          <w:rtl/>
          <w:lang w:eastAsia="he-IL"/>
          <w:rPrChange w:id="518" w:author="Kook Sec" w:date="2021-04-20T16:07:00Z">
            <w:rPr>
              <w:rFonts w:ascii="Times New Roman" w:eastAsia="Times New Roman" w:hAnsi="Times New Roman" w:hint="cs"/>
              <w:sz w:val="20"/>
              <w:rtl/>
              <w:lang w:eastAsia="he-IL"/>
            </w:rPr>
          </w:rPrChange>
        </w:rPr>
        <w:t>", "</w:t>
      </w:r>
      <w:proofErr w:type="spellStart"/>
      <w:r w:rsidRPr="00010762">
        <w:rPr>
          <w:rFonts w:ascii="Times New Roman" w:eastAsia="Times New Roman" w:hAnsi="Times New Roman" w:hint="cs"/>
          <w:sz w:val="20"/>
          <w:rtl/>
          <w:lang w:eastAsia="he-IL"/>
          <w:rPrChange w:id="519" w:author="Kook Sec" w:date="2021-04-20T16:07:00Z">
            <w:rPr>
              <w:rFonts w:ascii="Times New Roman" w:eastAsia="Times New Roman" w:hAnsi="Times New Roman" w:hint="cs"/>
              <w:sz w:val="20"/>
              <w:rtl/>
              <w:lang w:eastAsia="he-IL"/>
            </w:rPr>
          </w:rPrChange>
        </w:rPr>
        <w:t>רמדורנט</w:t>
      </w:r>
      <w:proofErr w:type="spellEnd"/>
      <w:r w:rsidRPr="00010762">
        <w:rPr>
          <w:rFonts w:ascii="Times New Roman" w:eastAsia="Times New Roman" w:hAnsi="Times New Roman" w:hint="cs"/>
          <w:sz w:val="20"/>
          <w:rtl/>
          <w:lang w:eastAsia="he-IL"/>
          <w:rPrChange w:id="52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21" w:author="Kook Sec" w:date="2021-04-20T16:07:00Z">
            <w:rPr>
              <w:rFonts w:ascii="Times New Roman" w:eastAsia="Times New Roman" w:hAnsi="Times New Roman"/>
              <w:sz w:val="20"/>
              <w:rtl/>
              <w:lang w:eastAsia="he-IL"/>
            </w:rPr>
          </w:rPrChange>
        </w:rPr>
        <w:t xml:space="preserve"> של </w:t>
      </w:r>
      <w:proofErr w:type="spellStart"/>
      <w:r w:rsidRPr="00010762">
        <w:rPr>
          <w:rFonts w:ascii="Times New Roman" w:eastAsia="Times New Roman" w:hAnsi="Times New Roman"/>
          <w:sz w:val="20"/>
          <w:rtl/>
          <w:lang w:eastAsia="he-IL"/>
          <w:rPrChange w:id="522" w:author="Kook Sec" w:date="2021-04-20T16:07:00Z">
            <w:rPr>
              <w:rFonts w:ascii="Times New Roman" w:eastAsia="Times New Roman" w:hAnsi="Times New Roman"/>
              <w:sz w:val="20"/>
              <w:rtl/>
              <w:lang w:eastAsia="he-IL"/>
            </w:rPr>
          </w:rPrChange>
        </w:rPr>
        <w:t>רמדור</w:t>
      </w:r>
      <w:proofErr w:type="spellEnd"/>
      <w:r w:rsidRPr="00010762">
        <w:rPr>
          <w:rFonts w:ascii="Times New Roman" w:eastAsia="Times New Roman" w:hAnsi="Times New Roman"/>
          <w:sz w:val="20"/>
          <w:rtl/>
          <w:lang w:eastAsia="he-IL"/>
          <w:rPrChange w:id="523" w:author="Kook Sec" w:date="2021-04-20T16:07:00Z">
            <w:rPr>
              <w:rFonts w:ascii="Times New Roman" w:eastAsia="Times New Roman" w:hAnsi="Times New Roman"/>
              <w:sz w:val="20"/>
              <w:rtl/>
              <w:lang w:eastAsia="he-IL"/>
            </w:rPr>
          </w:rPrChange>
        </w:rPr>
        <w:t xml:space="preserve"> או אחרת המאושרת ע"י המזמין ויפעל במערכת זו ללא כל תמורה נוספת</w:t>
      </w:r>
      <w:r w:rsidRPr="00010762">
        <w:rPr>
          <w:rFonts w:ascii="Times New Roman" w:eastAsia="Times New Roman" w:hAnsi="Times New Roman" w:hint="cs"/>
          <w:sz w:val="20"/>
          <w:rtl/>
          <w:lang w:eastAsia="he-IL"/>
          <w:rPrChange w:id="524" w:author="Kook Sec" w:date="2021-04-20T16:07:00Z">
            <w:rPr>
              <w:rFonts w:ascii="Times New Roman" w:eastAsia="Times New Roman" w:hAnsi="Times New Roman" w:hint="cs"/>
              <w:sz w:val="20"/>
              <w:rtl/>
              <w:lang w:eastAsia="he-IL"/>
            </w:rPr>
          </w:rPrChange>
        </w:rPr>
        <w:t>.</w:t>
      </w:r>
    </w:p>
    <w:p w14:paraId="2FF030B5"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5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526" w:author="Kook Sec" w:date="2021-04-20T16:07:00Z">
            <w:rPr>
              <w:rFonts w:ascii="Times New Roman" w:eastAsia="Times New Roman" w:hAnsi="Times New Roman"/>
              <w:bCs/>
              <w:sz w:val="20"/>
              <w:u w:val="single"/>
              <w:rtl/>
              <w:lang w:eastAsia="he-IL"/>
            </w:rPr>
          </w:rPrChange>
        </w:rPr>
        <w:lastRenderedPageBreak/>
        <w:t>צוות עובדים ואמצעים</w:t>
      </w:r>
    </w:p>
    <w:p w14:paraId="2C895B0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52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28" w:author="Kook Sec" w:date="2021-04-20T16:07:00Z">
            <w:rPr>
              <w:rFonts w:ascii="Times New Roman" w:eastAsia="Times New Roman" w:hAnsi="Times New Roman"/>
              <w:sz w:val="20"/>
              <w:rtl/>
              <w:lang w:eastAsia="he-IL"/>
            </w:rPr>
          </w:rPrChange>
        </w:rPr>
        <w:t>המתכנן מתחייב</w:t>
      </w:r>
      <w:r w:rsidRPr="00010762">
        <w:rPr>
          <w:rFonts w:ascii="Times New Roman" w:eastAsia="Times New Roman" w:hAnsi="Times New Roman" w:hint="cs"/>
          <w:sz w:val="20"/>
          <w:rtl/>
          <w:lang w:eastAsia="he-IL"/>
          <w:rPrChange w:id="52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30" w:author="Kook Sec" w:date="2021-04-20T16:07:00Z">
            <w:rPr>
              <w:rFonts w:ascii="Times New Roman" w:eastAsia="Times New Roman" w:hAnsi="Times New Roman"/>
              <w:sz w:val="20"/>
              <w:rtl/>
              <w:lang w:eastAsia="he-IL"/>
            </w:rPr>
          </w:rPrChange>
        </w:rPr>
        <w:t xml:space="preserve"> כי במשך כל תקופת ב</w:t>
      </w:r>
      <w:r w:rsidRPr="00010762">
        <w:rPr>
          <w:rFonts w:ascii="Times New Roman" w:eastAsia="Times New Roman" w:hAnsi="Times New Roman" w:hint="cs"/>
          <w:sz w:val="20"/>
          <w:rtl/>
          <w:lang w:eastAsia="he-IL"/>
          <w:rPrChange w:id="53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32" w:author="Kook Sec" w:date="2021-04-20T16:07:00Z">
            <w:rPr>
              <w:rFonts w:ascii="Times New Roman" w:eastAsia="Times New Roman" w:hAnsi="Times New Roman"/>
              <w:sz w:val="20"/>
              <w:rtl/>
              <w:lang w:eastAsia="he-IL"/>
            </w:rPr>
          </w:rPrChange>
        </w:rPr>
        <w:t>צוע שרותי המתכנן יקיים משרד מאויש</w:t>
      </w:r>
      <w:r w:rsidRPr="00010762">
        <w:rPr>
          <w:rFonts w:ascii="Times New Roman" w:eastAsia="Times New Roman" w:hAnsi="Times New Roman" w:hint="cs"/>
          <w:sz w:val="20"/>
          <w:rtl/>
          <w:lang w:eastAsia="he-IL"/>
          <w:rPrChange w:id="53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34" w:author="Kook Sec" w:date="2021-04-20T16:07:00Z">
            <w:rPr>
              <w:rFonts w:ascii="Times New Roman" w:eastAsia="Times New Roman" w:hAnsi="Times New Roman"/>
              <w:sz w:val="20"/>
              <w:rtl/>
              <w:lang w:eastAsia="he-IL"/>
            </w:rPr>
          </w:rPrChange>
        </w:rPr>
        <w:t xml:space="preserve"> מאורגן ומצויד</w:t>
      </w:r>
      <w:r w:rsidRPr="00010762">
        <w:rPr>
          <w:rFonts w:ascii="Times New Roman" w:eastAsia="Times New Roman" w:hAnsi="Times New Roman" w:hint="cs"/>
          <w:sz w:val="20"/>
          <w:rtl/>
          <w:lang w:eastAsia="he-IL"/>
          <w:rPrChange w:id="53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36" w:author="Kook Sec" w:date="2021-04-20T16:07:00Z">
            <w:rPr>
              <w:rFonts w:ascii="Times New Roman" w:eastAsia="Times New Roman" w:hAnsi="Times New Roman"/>
              <w:sz w:val="20"/>
              <w:rtl/>
              <w:lang w:eastAsia="he-IL"/>
            </w:rPr>
          </w:rPrChange>
        </w:rPr>
        <w:t xml:space="preserve"> באופן שיאפשר </w:t>
      </w:r>
      <w:r w:rsidRPr="00010762">
        <w:rPr>
          <w:rFonts w:ascii="Times New Roman" w:eastAsia="Times New Roman" w:hAnsi="Times New Roman" w:hint="cs"/>
          <w:sz w:val="20"/>
          <w:rtl/>
          <w:lang w:eastAsia="he-IL"/>
          <w:rPrChange w:id="537"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538" w:author="Kook Sec" w:date="2021-04-20T16:07:00Z">
            <w:rPr>
              <w:rFonts w:ascii="Times New Roman" w:eastAsia="Times New Roman" w:hAnsi="Times New Roman"/>
              <w:sz w:val="20"/>
              <w:rtl/>
              <w:lang w:eastAsia="he-IL"/>
            </w:rPr>
          </w:rPrChange>
        </w:rPr>
        <w:t>ב</w:t>
      </w:r>
      <w:r w:rsidRPr="00010762">
        <w:rPr>
          <w:rFonts w:ascii="Times New Roman" w:eastAsia="Times New Roman" w:hAnsi="Times New Roman" w:hint="cs"/>
          <w:sz w:val="20"/>
          <w:rtl/>
          <w:lang w:eastAsia="he-IL"/>
          <w:rPrChange w:id="53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40"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54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42" w:author="Kook Sec" w:date="2021-04-20T16:07:00Z">
            <w:rPr>
              <w:rFonts w:ascii="Times New Roman" w:eastAsia="Times New Roman" w:hAnsi="Times New Roman"/>
              <w:sz w:val="20"/>
              <w:rtl/>
              <w:lang w:eastAsia="he-IL"/>
            </w:rPr>
          </w:rPrChange>
        </w:rPr>
        <w:t>רותי המתכנן בהתאם להוראות חוזה זה.</w:t>
      </w:r>
    </w:p>
    <w:p w14:paraId="2C7716F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54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44" w:author="Kook Sec" w:date="2021-04-20T16:07:00Z">
            <w:rPr>
              <w:rFonts w:ascii="Times New Roman" w:eastAsia="Times New Roman" w:hAnsi="Times New Roman"/>
              <w:sz w:val="20"/>
              <w:rtl/>
              <w:lang w:eastAsia="he-IL"/>
            </w:rPr>
          </w:rPrChange>
        </w:rPr>
        <w:t>המתכנן מתחייב</w:t>
      </w:r>
      <w:r w:rsidRPr="00010762">
        <w:rPr>
          <w:rFonts w:ascii="Times New Roman" w:eastAsia="Times New Roman" w:hAnsi="Times New Roman" w:hint="cs"/>
          <w:sz w:val="20"/>
          <w:rtl/>
          <w:lang w:eastAsia="he-IL"/>
          <w:rPrChange w:id="54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46" w:author="Kook Sec" w:date="2021-04-20T16:07:00Z">
            <w:rPr>
              <w:rFonts w:ascii="Times New Roman" w:eastAsia="Times New Roman" w:hAnsi="Times New Roman"/>
              <w:sz w:val="20"/>
              <w:rtl/>
              <w:lang w:eastAsia="he-IL"/>
            </w:rPr>
          </w:rPrChange>
        </w:rPr>
        <w:t xml:space="preserve"> שהרכבם המספרי והמקצועי של צוות עובדיו, כמפורט בנספח </w:t>
      </w:r>
      <w:r w:rsidRPr="00010762">
        <w:rPr>
          <w:rFonts w:ascii="Times New Roman" w:eastAsia="Times New Roman" w:hAnsi="Times New Roman"/>
          <w:bCs/>
          <w:sz w:val="20"/>
          <w:rtl/>
          <w:lang w:eastAsia="he-IL"/>
          <w:rPrChange w:id="547" w:author="Kook Sec" w:date="2021-04-20T16:07:00Z">
            <w:rPr>
              <w:rFonts w:ascii="Times New Roman" w:eastAsia="Times New Roman" w:hAnsi="Times New Roman"/>
              <w:bCs/>
              <w:sz w:val="20"/>
              <w:rtl/>
              <w:lang w:eastAsia="he-IL"/>
            </w:rPr>
          </w:rPrChange>
        </w:rPr>
        <w:t>א'</w:t>
      </w:r>
      <w:r w:rsidRPr="00010762">
        <w:rPr>
          <w:rFonts w:ascii="Times New Roman" w:eastAsia="Times New Roman" w:hAnsi="Times New Roman" w:hint="cs"/>
          <w:bCs/>
          <w:sz w:val="20"/>
          <w:rtl/>
          <w:lang w:eastAsia="he-IL"/>
          <w:rPrChange w:id="548" w:author="Kook Sec" w:date="2021-04-20T16:07:00Z">
            <w:rPr>
              <w:rFonts w:ascii="Times New Roman" w:eastAsia="Times New Roman" w:hAnsi="Times New Roman" w:hint="cs"/>
              <w:bCs/>
              <w:sz w:val="20"/>
              <w:rtl/>
              <w:lang w:eastAsia="he-IL"/>
            </w:rPr>
          </w:rPrChange>
        </w:rPr>
        <w:t xml:space="preserve"> </w:t>
      </w:r>
      <w:proofErr w:type="spellStart"/>
      <w:r w:rsidRPr="00010762">
        <w:rPr>
          <w:rFonts w:ascii="Times New Roman" w:eastAsia="Times New Roman" w:hAnsi="Times New Roman" w:hint="cs"/>
          <w:b/>
          <w:sz w:val="20"/>
          <w:rtl/>
          <w:lang w:eastAsia="he-IL"/>
          <w:rPrChange w:id="549" w:author="Kook Sec" w:date="2021-04-20T16:07:00Z">
            <w:rPr>
              <w:rFonts w:ascii="Times New Roman" w:eastAsia="Times New Roman" w:hAnsi="Times New Roman" w:hint="cs"/>
              <w:b/>
              <w:sz w:val="20"/>
              <w:rtl/>
              <w:lang w:eastAsia="he-IL"/>
            </w:rPr>
          </w:rPrChange>
        </w:rPr>
        <w:t>המצ"ב</w:t>
      </w:r>
      <w:proofErr w:type="spellEnd"/>
      <w:r w:rsidRPr="00010762">
        <w:rPr>
          <w:rFonts w:ascii="Times New Roman" w:eastAsia="Times New Roman" w:hAnsi="Times New Roman" w:hint="cs"/>
          <w:b/>
          <w:sz w:val="20"/>
          <w:rtl/>
          <w:lang w:eastAsia="he-IL"/>
          <w:rPrChange w:id="550" w:author="Kook Sec" w:date="2021-04-20T16:07:00Z">
            <w:rPr>
              <w:rFonts w:ascii="Times New Roman" w:eastAsia="Times New Roman" w:hAnsi="Times New Roman" w:hint="cs"/>
              <w:b/>
              <w:sz w:val="20"/>
              <w:rtl/>
              <w:lang w:eastAsia="he-IL"/>
            </w:rPr>
          </w:rPrChange>
        </w:rPr>
        <w:t>,</w:t>
      </w:r>
      <w:r w:rsidRPr="00010762">
        <w:rPr>
          <w:rFonts w:ascii="Times New Roman" w:eastAsia="Times New Roman" w:hAnsi="Times New Roman"/>
          <w:sz w:val="20"/>
          <w:rtl/>
          <w:lang w:eastAsia="he-IL"/>
          <w:rPrChange w:id="551" w:author="Kook Sec" w:date="2021-04-20T16:07:00Z">
            <w:rPr>
              <w:rFonts w:ascii="Times New Roman" w:eastAsia="Times New Roman" w:hAnsi="Times New Roman"/>
              <w:sz w:val="20"/>
              <w:rtl/>
              <w:lang w:eastAsia="he-IL"/>
            </w:rPr>
          </w:rPrChange>
        </w:rPr>
        <w:t xml:space="preserve"> יתאים לביצוע ש</w:t>
      </w:r>
      <w:r w:rsidRPr="00010762">
        <w:rPr>
          <w:rFonts w:ascii="Times New Roman" w:eastAsia="Times New Roman" w:hAnsi="Times New Roman" w:hint="cs"/>
          <w:sz w:val="20"/>
          <w:rtl/>
          <w:lang w:eastAsia="he-IL"/>
          <w:rPrChange w:id="55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53" w:author="Kook Sec" w:date="2021-04-20T16:07:00Z">
            <w:rPr>
              <w:rFonts w:ascii="Times New Roman" w:eastAsia="Times New Roman" w:hAnsi="Times New Roman"/>
              <w:sz w:val="20"/>
              <w:rtl/>
              <w:lang w:eastAsia="he-IL"/>
            </w:rPr>
          </w:rPrChange>
        </w:rPr>
        <w:t>רותי המתכנן ברמה ובמועדים</w:t>
      </w:r>
      <w:r w:rsidRPr="00010762">
        <w:rPr>
          <w:rFonts w:ascii="Times New Roman" w:eastAsia="Times New Roman" w:hAnsi="Times New Roman" w:hint="cs"/>
          <w:sz w:val="20"/>
          <w:rtl/>
          <w:lang w:eastAsia="he-IL"/>
          <w:rPrChange w:id="55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55" w:author="Kook Sec" w:date="2021-04-20T16:07:00Z">
            <w:rPr>
              <w:rFonts w:ascii="Times New Roman" w:eastAsia="Times New Roman" w:hAnsi="Times New Roman"/>
              <w:sz w:val="20"/>
              <w:rtl/>
              <w:lang w:eastAsia="he-IL"/>
            </w:rPr>
          </w:rPrChange>
        </w:rPr>
        <w:t xml:space="preserve"> המפורטים בחוזה זה ויניח את דעתו של המנהל במשך כל תקופת מתן שרותי המתכנן.</w:t>
      </w:r>
    </w:p>
    <w:p w14:paraId="6FB96E6D"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55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57" w:author="Kook Sec" w:date="2021-04-20T16:07:00Z">
            <w:rPr>
              <w:rFonts w:ascii="Times New Roman" w:eastAsia="Times New Roman" w:hAnsi="Times New Roman"/>
              <w:sz w:val="20"/>
              <w:rtl/>
              <w:lang w:eastAsia="he-IL"/>
            </w:rPr>
          </w:rPrChange>
        </w:rPr>
        <w:t xml:space="preserve">מבלי לגרוע מהתחייבותו האמורה של המתכנן, רשאי המנהל - אם וכאשר יראה צורך בכך על פי שיקול דעתו </w:t>
      </w:r>
      <w:r w:rsidRPr="00010762">
        <w:rPr>
          <w:rFonts w:ascii="Times New Roman" w:eastAsia="Times New Roman" w:hAnsi="Times New Roman" w:hint="cs"/>
          <w:sz w:val="20"/>
          <w:rtl/>
          <w:lang w:eastAsia="he-IL"/>
          <w:rPrChange w:id="558" w:author="Kook Sec" w:date="2021-04-20T16:07:00Z">
            <w:rPr>
              <w:rFonts w:ascii="Times New Roman" w:eastAsia="Times New Roman" w:hAnsi="Times New Roman" w:hint="cs"/>
              <w:sz w:val="20"/>
              <w:rtl/>
              <w:lang w:eastAsia="he-IL"/>
            </w:rPr>
          </w:rPrChange>
        </w:rPr>
        <w:t xml:space="preserve">המוחלט </w:t>
      </w:r>
      <w:r w:rsidRPr="00010762">
        <w:rPr>
          <w:rFonts w:ascii="Times New Roman" w:eastAsia="Times New Roman" w:hAnsi="Times New Roman"/>
          <w:sz w:val="20"/>
          <w:rtl/>
          <w:lang w:eastAsia="he-IL"/>
          <w:rPrChange w:id="559" w:author="Kook Sec" w:date="2021-04-20T16:07:00Z">
            <w:rPr>
              <w:rFonts w:ascii="Times New Roman" w:eastAsia="Times New Roman" w:hAnsi="Times New Roman"/>
              <w:sz w:val="20"/>
              <w:rtl/>
              <w:lang w:eastAsia="he-IL"/>
            </w:rPr>
          </w:rPrChange>
        </w:rPr>
        <w:t>- להורות למתכנן מ</w:t>
      </w:r>
      <w:r w:rsidRPr="00010762">
        <w:rPr>
          <w:rFonts w:ascii="Times New Roman" w:eastAsia="Times New Roman" w:hAnsi="Times New Roman" w:hint="cs"/>
          <w:sz w:val="20"/>
          <w:rtl/>
          <w:lang w:eastAsia="he-IL"/>
          <w:rPrChange w:id="560" w:author="Kook Sec" w:date="2021-04-20T16:07:00Z">
            <w:rPr>
              <w:rFonts w:ascii="Times New Roman" w:eastAsia="Times New Roman" w:hAnsi="Times New Roman" w:hint="cs"/>
              <w:sz w:val="20"/>
              <w:rtl/>
              <w:lang w:eastAsia="he-IL"/>
            </w:rPr>
          </w:rPrChange>
        </w:rPr>
        <w:t>עת לעת,</w:t>
      </w:r>
      <w:r w:rsidRPr="00010762">
        <w:rPr>
          <w:rFonts w:ascii="Times New Roman" w:eastAsia="Times New Roman" w:hAnsi="Times New Roman"/>
          <w:sz w:val="20"/>
          <w:rtl/>
          <w:lang w:eastAsia="he-IL"/>
          <w:rPrChange w:id="561" w:author="Kook Sec" w:date="2021-04-20T16:07:00Z">
            <w:rPr>
              <w:rFonts w:ascii="Times New Roman" w:eastAsia="Times New Roman" w:hAnsi="Times New Roman"/>
              <w:sz w:val="20"/>
              <w:rtl/>
              <w:lang w:eastAsia="he-IL"/>
            </w:rPr>
          </w:rPrChange>
        </w:rPr>
        <w:t xml:space="preserve"> להגדיל את צוות עובדיו, על חשבונו ואחריותו של המתכנן, במספר, לתקופה ובמקומות אותם יציין המנהל בהוראותיו.</w:t>
      </w:r>
    </w:p>
    <w:p w14:paraId="37CE443C"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56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63" w:author="Kook Sec" w:date="2021-04-20T16:07:00Z">
            <w:rPr>
              <w:rFonts w:ascii="Times New Roman" w:eastAsia="Times New Roman" w:hAnsi="Times New Roman"/>
              <w:sz w:val="20"/>
              <w:rtl/>
              <w:lang w:eastAsia="he-IL"/>
            </w:rPr>
          </w:rPrChange>
        </w:rPr>
        <w:t>מוסכם בזה</w:t>
      </w:r>
      <w:r w:rsidRPr="00010762">
        <w:rPr>
          <w:rFonts w:ascii="Times New Roman" w:eastAsia="Times New Roman" w:hAnsi="Times New Roman" w:hint="cs"/>
          <w:sz w:val="20"/>
          <w:rtl/>
          <w:lang w:eastAsia="he-IL"/>
          <w:rPrChange w:id="56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565" w:author="Kook Sec" w:date="2021-04-20T16:07:00Z">
            <w:rPr>
              <w:rFonts w:ascii="Times New Roman" w:eastAsia="Times New Roman" w:hAnsi="Times New Roman"/>
              <w:sz w:val="20"/>
              <w:rtl/>
              <w:lang w:eastAsia="he-IL"/>
            </w:rPr>
          </w:rPrChange>
        </w:rPr>
        <w:t xml:space="preserve"> כי במשך כל תקופת החוזה יהיה האדריכל ו/או המהנדס ו/או היועץ הנקוב בנספח </w:t>
      </w:r>
      <w:r w:rsidRPr="00010762">
        <w:rPr>
          <w:rFonts w:ascii="Times New Roman" w:eastAsia="Times New Roman" w:hAnsi="Times New Roman"/>
          <w:bCs/>
          <w:sz w:val="20"/>
          <w:rtl/>
          <w:lang w:eastAsia="he-IL"/>
          <w:rPrChange w:id="566" w:author="Kook Sec" w:date="2021-04-20T16:07:00Z">
            <w:rPr>
              <w:rFonts w:ascii="Times New Roman" w:eastAsia="Times New Roman" w:hAnsi="Times New Roman"/>
              <w:bCs/>
              <w:sz w:val="20"/>
              <w:rtl/>
              <w:lang w:eastAsia="he-IL"/>
            </w:rPr>
          </w:rPrChange>
        </w:rPr>
        <w:t>א'</w:t>
      </w:r>
      <w:r w:rsidRPr="00010762">
        <w:rPr>
          <w:rFonts w:ascii="Times New Roman" w:eastAsia="Times New Roman" w:hAnsi="Times New Roman"/>
          <w:sz w:val="20"/>
          <w:rtl/>
          <w:lang w:eastAsia="he-IL"/>
          <w:rPrChange w:id="567" w:author="Kook Sec" w:date="2021-04-20T16:07:00Z">
            <w:rPr>
              <w:rFonts w:ascii="Times New Roman" w:eastAsia="Times New Roman" w:hAnsi="Times New Roman"/>
              <w:sz w:val="20"/>
              <w:rtl/>
              <w:lang w:eastAsia="he-IL"/>
            </w:rPr>
          </w:rPrChange>
        </w:rPr>
        <w:t xml:space="preserve"> </w:t>
      </w:r>
      <w:proofErr w:type="spellStart"/>
      <w:r w:rsidRPr="00010762">
        <w:rPr>
          <w:rFonts w:ascii="Times New Roman" w:eastAsia="Times New Roman" w:hAnsi="Times New Roman" w:hint="cs"/>
          <w:sz w:val="20"/>
          <w:rtl/>
          <w:lang w:eastAsia="he-IL"/>
          <w:rPrChange w:id="568"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569" w:author="Kook Sec" w:date="2021-04-20T16:07:00Z">
            <w:rPr>
              <w:rFonts w:ascii="Times New Roman" w:eastAsia="Times New Roman" w:hAnsi="Times New Roman"/>
              <w:sz w:val="20"/>
              <w:rtl/>
              <w:lang w:eastAsia="he-IL"/>
            </w:rPr>
          </w:rPrChange>
        </w:rPr>
        <w:t>, מנהלו הראשי של המתכנן למטרת ב</w:t>
      </w:r>
      <w:r w:rsidRPr="00010762">
        <w:rPr>
          <w:rFonts w:ascii="Times New Roman" w:eastAsia="Times New Roman" w:hAnsi="Times New Roman" w:hint="cs"/>
          <w:sz w:val="20"/>
          <w:rtl/>
          <w:lang w:eastAsia="he-IL"/>
          <w:rPrChange w:id="57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71" w:author="Kook Sec" w:date="2021-04-20T16:07:00Z">
            <w:rPr>
              <w:rFonts w:ascii="Times New Roman" w:eastAsia="Times New Roman" w:hAnsi="Times New Roman"/>
              <w:sz w:val="20"/>
              <w:rtl/>
              <w:lang w:eastAsia="he-IL"/>
            </w:rPr>
          </w:rPrChange>
        </w:rPr>
        <w:t>צוע חוזה</w:t>
      </w:r>
      <w:r w:rsidRPr="00010762">
        <w:rPr>
          <w:rFonts w:ascii="Times New Roman" w:eastAsia="Times New Roman" w:hAnsi="Times New Roman" w:hint="cs"/>
          <w:sz w:val="20"/>
          <w:rtl/>
          <w:lang w:eastAsia="he-IL"/>
          <w:rPrChange w:id="572"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573" w:author="Kook Sec" w:date="2021-04-20T16:07:00Z">
            <w:rPr>
              <w:rFonts w:ascii="Times New Roman" w:eastAsia="Times New Roman" w:hAnsi="Times New Roman"/>
              <w:sz w:val="20"/>
              <w:rtl/>
              <w:lang w:eastAsia="he-IL"/>
            </w:rPr>
          </w:rPrChange>
        </w:rPr>
        <w:t xml:space="preserve"> (להלן: "</w:t>
      </w:r>
      <w:r w:rsidRPr="00010762">
        <w:rPr>
          <w:rFonts w:ascii="Times New Roman" w:eastAsia="Times New Roman" w:hAnsi="Times New Roman"/>
          <w:b/>
          <w:bCs/>
          <w:sz w:val="20"/>
          <w:rtl/>
          <w:lang w:eastAsia="he-IL"/>
          <w:rPrChange w:id="574" w:author="Kook Sec" w:date="2021-04-20T16:07:00Z">
            <w:rPr>
              <w:rFonts w:ascii="Times New Roman" w:eastAsia="Times New Roman" w:hAnsi="Times New Roman"/>
              <w:b/>
              <w:bCs/>
              <w:sz w:val="20"/>
              <w:rtl/>
              <w:lang w:eastAsia="he-IL"/>
            </w:rPr>
          </w:rPrChange>
        </w:rPr>
        <w:t>המנהל הראשי</w:t>
      </w:r>
      <w:r w:rsidRPr="00010762">
        <w:rPr>
          <w:rFonts w:ascii="Times New Roman" w:eastAsia="Times New Roman" w:hAnsi="Times New Roman"/>
          <w:sz w:val="20"/>
          <w:rtl/>
          <w:lang w:eastAsia="he-IL"/>
          <w:rPrChange w:id="575" w:author="Kook Sec" w:date="2021-04-20T16:07:00Z">
            <w:rPr>
              <w:rFonts w:ascii="Times New Roman" w:eastAsia="Times New Roman" w:hAnsi="Times New Roman"/>
              <w:sz w:val="20"/>
              <w:rtl/>
              <w:lang w:eastAsia="he-IL"/>
            </w:rPr>
          </w:rPrChange>
        </w:rPr>
        <w:t>"). החלפת המנהל הראשי בממלא מקום מתאים ולתקופה מוגדרת, תיעשה לאחר אישורו של המזמין</w:t>
      </w:r>
      <w:r w:rsidRPr="00010762">
        <w:rPr>
          <w:rFonts w:ascii="Times New Roman" w:eastAsia="Times New Roman" w:hAnsi="Times New Roman" w:hint="cs"/>
          <w:sz w:val="20"/>
          <w:rtl/>
          <w:lang w:eastAsia="he-IL"/>
          <w:rPrChange w:id="576" w:author="Kook Sec" w:date="2021-04-20T16:07:00Z">
            <w:rPr>
              <w:rFonts w:ascii="Times New Roman" w:eastAsia="Times New Roman" w:hAnsi="Times New Roman" w:hint="cs"/>
              <w:sz w:val="20"/>
              <w:rtl/>
              <w:lang w:eastAsia="he-IL"/>
            </w:rPr>
          </w:rPrChange>
        </w:rPr>
        <w:t xml:space="preserve"> מראש ובכתב</w:t>
      </w:r>
      <w:r w:rsidRPr="00010762">
        <w:rPr>
          <w:rFonts w:ascii="Times New Roman" w:eastAsia="Times New Roman" w:hAnsi="Times New Roman"/>
          <w:sz w:val="20"/>
          <w:rtl/>
          <w:lang w:eastAsia="he-IL"/>
          <w:rPrChange w:id="577" w:author="Kook Sec" w:date="2021-04-20T16:07:00Z">
            <w:rPr>
              <w:rFonts w:ascii="Times New Roman" w:eastAsia="Times New Roman" w:hAnsi="Times New Roman"/>
              <w:sz w:val="20"/>
              <w:rtl/>
              <w:lang w:eastAsia="he-IL"/>
            </w:rPr>
          </w:rPrChange>
        </w:rPr>
        <w:t>.</w:t>
      </w:r>
    </w:p>
    <w:p w14:paraId="7F1C765A"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57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579" w:author="Kook Sec" w:date="2021-04-20T16:07:00Z">
            <w:rPr>
              <w:rFonts w:ascii="Times New Roman" w:eastAsia="Times New Roman" w:hAnsi="Times New Roman"/>
              <w:sz w:val="20"/>
              <w:rtl/>
              <w:lang w:eastAsia="he-IL"/>
            </w:rPr>
          </w:rPrChange>
        </w:rPr>
        <w:t>המתכנן מ</w:t>
      </w:r>
      <w:r w:rsidRPr="00010762">
        <w:rPr>
          <w:rFonts w:ascii="Times New Roman" w:eastAsia="Times New Roman" w:hAnsi="Times New Roman" w:hint="cs"/>
          <w:sz w:val="20"/>
          <w:rtl/>
          <w:lang w:eastAsia="he-IL"/>
          <w:rPrChange w:id="580" w:author="Kook Sec" w:date="2021-04-20T16:07:00Z">
            <w:rPr>
              <w:rFonts w:ascii="Times New Roman" w:eastAsia="Times New Roman" w:hAnsi="Times New Roman" w:hint="cs"/>
              <w:sz w:val="20"/>
              <w:rtl/>
              <w:lang w:eastAsia="he-IL"/>
            </w:rPr>
          </w:rPrChange>
        </w:rPr>
        <w:t>צהיר, כי ידוע לו, ש</w:t>
      </w:r>
      <w:r w:rsidRPr="00010762">
        <w:rPr>
          <w:rFonts w:ascii="Times New Roman" w:eastAsia="Times New Roman" w:hAnsi="Times New Roman"/>
          <w:sz w:val="20"/>
          <w:rtl/>
          <w:lang w:eastAsia="he-IL"/>
          <w:rPrChange w:id="581" w:author="Kook Sec" w:date="2021-04-20T16:07:00Z">
            <w:rPr>
              <w:rFonts w:ascii="Times New Roman" w:eastAsia="Times New Roman" w:hAnsi="Times New Roman"/>
              <w:sz w:val="20"/>
              <w:rtl/>
              <w:lang w:eastAsia="he-IL"/>
            </w:rPr>
          </w:rPrChange>
        </w:rPr>
        <w:t>במשך כל ת</w:t>
      </w:r>
      <w:r w:rsidRPr="00010762">
        <w:rPr>
          <w:rFonts w:ascii="Times New Roman" w:eastAsia="Times New Roman" w:hAnsi="Times New Roman" w:hint="cs"/>
          <w:sz w:val="20"/>
          <w:rtl/>
          <w:lang w:eastAsia="he-IL"/>
          <w:rPrChange w:id="58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583" w:author="Kook Sec" w:date="2021-04-20T16:07:00Z">
            <w:rPr>
              <w:rFonts w:ascii="Times New Roman" w:eastAsia="Times New Roman" w:hAnsi="Times New Roman"/>
              <w:sz w:val="20"/>
              <w:rtl/>
              <w:lang w:eastAsia="he-IL"/>
            </w:rPr>
          </w:rPrChange>
        </w:rPr>
        <w:t>קפ</w:t>
      </w:r>
      <w:r w:rsidRPr="00010762">
        <w:rPr>
          <w:rFonts w:ascii="Times New Roman" w:eastAsia="Times New Roman" w:hAnsi="Times New Roman" w:hint="cs"/>
          <w:sz w:val="20"/>
          <w:rtl/>
          <w:lang w:eastAsia="he-IL"/>
          <w:rPrChange w:id="584" w:author="Kook Sec" w:date="2021-04-20T16:07:00Z">
            <w:rPr>
              <w:rFonts w:ascii="Times New Roman" w:eastAsia="Times New Roman" w:hAnsi="Times New Roman" w:hint="cs"/>
              <w:sz w:val="20"/>
              <w:rtl/>
              <w:lang w:eastAsia="he-IL"/>
            </w:rPr>
          </w:rPrChange>
        </w:rPr>
        <w:t>ו של</w:t>
      </w:r>
      <w:r w:rsidRPr="00010762">
        <w:rPr>
          <w:rFonts w:ascii="Times New Roman" w:eastAsia="Times New Roman" w:hAnsi="Times New Roman"/>
          <w:sz w:val="20"/>
          <w:rtl/>
          <w:lang w:eastAsia="he-IL"/>
          <w:rPrChange w:id="585"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586"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587" w:author="Kook Sec" w:date="2021-04-20T16:07:00Z">
            <w:rPr>
              <w:rFonts w:ascii="Times New Roman" w:eastAsia="Times New Roman" w:hAnsi="Times New Roman"/>
              <w:sz w:val="20"/>
              <w:rtl/>
              <w:lang w:eastAsia="he-IL"/>
            </w:rPr>
          </w:rPrChange>
        </w:rPr>
        <w:t xml:space="preserve"> יעמוד המנהל הראשי בראשו, יהיה מעורב אישית בב</w:t>
      </w:r>
      <w:r w:rsidRPr="00010762">
        <w:rPr>
          <w:rFonts w:ascii="Times New Roman" w:eastAsia="Times New Roman" w:hAnsi="Times New Roman" w:hint="cs"/>
          <w:sz w:val="20"/>
          <w:rtl/>
          <w:lang w:eastAsia="he-IL"/>
          <w:rPrChange w:id="58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89" w:author="Kook Sec" w:date="2021-04-20T16:07:00Z">
            <w:rPr>
              <w:rFonts w:ascii="Times New Roman" w:eastAsia="Times New Roman" w:hAnsi="Times New Roman"/>
              <w:sz w:val="20"/>
              <w:rtl/>
              <w:lang w:eastAsia="he-IL"/>
            </w:rPr>
          </w:rPrChange>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10762">
        <w:rPr>
          <w:rFonts w:ascii="Times New Roman" w:eastAsia="Times New Roman" w:hAnsi="Times New Roman" w:hint="cs"/>
          <w:sz w:val="20"/>
          <w:rtl/>
          <w:lang w:eastAsia="he-IL"/>
          <w:rPrChange w:id="59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91"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59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593" w:author="Kook Sec" w:date="2021-04-20T16:07:00Z">
            <w:rPr>
              <w:rFonts w:ascii="Times New Roman" w:eastAsia="Times New Roman" w:hAnsi="Times New Roman"/>
              <w:sz w:val="20"/>
              <w:rtl/>
              <w:lang w:eastAsia="he-IL"/>
            </w:rPr>
          </w:rPrChange>
        </w:rPr>
        <w:t>רותי התכנון. מבלי לגרוע מהתחייבויות המתכנן כמתחייב מ</w:t>
      </w:r>
      <w:r w:rsidRPr="00010762">
        <w:rPr>
          <w:rFonts w:ascii="Times New Roman" w:eastAsia="Times New Roman" w:hAnsi="Times New Roman" w:hint="cs"/>
          <w:sz w:val="20"/>
          <w:rtl/>
          <w:lang w:eastAsia="he-IL"/>
          <w:rPrChange w:id="594" w:author="Kook Sec" w:date="2021-04-20T16:07:00Z">
            <w:rPr>
              <w:rFonts w:ascii="Times New Roman" w:eastAsia="Times New Roman" w:hAnsi="Times New Roman" w:hint="cs"/>
              <w:sz w:val="20"/>
              <w:rtl/>
              <w:lang w:eastAsia="he-IL"/>
            </w:rPr>
          </w:rPrChange>
        </w:rPr>
        <w:t>חוזה זה,</w:t>
      </w:r>
      <w:r w:rsidRPr="00010762">
        <w:rPr>
          <w:rFonts w:ascii="Times New Roman" w:eastAsia="Times New Roman" w:hAnsi="Times New Roman"/>
          <w:sz w:val="20"/>
          <w:rtl/>
          <w:lang w:eastAsia="he-IL"/>
          <w:rPrChange w:id="595" w:author="Kook Sec" w:date="2021-04-20T16:07:00Z">
            <w:rPr>
              <w:rFonts w:ascii="Times New Roman" w:eastAsia="Times New Roman" w:hAnsi="Times New Roman"/>
              <w:sz w:val="20"/>
              <w:rtl/>
              <w:lang w:eastAsia="he-IL"/>
            </w:rPr>
          </w:rPrChange>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1F5629F"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Change w:id="596" w:author="Kook Sec" w:date="2021-04-20T16:07:00Z">
            <w:rPr>
              <w:rFonts w:ascii="Times New Roman" w:eastAsia="Times New Roman" w:hAnsi="Times New Roman"/>
              <w:sz w:val="20"/>
              <w:lang w:eastAsia="he-IL"/>
            </w:rPr>
          </w:rPrChange>
        </w:rPr>
      </w:pPr>
    </w:p>
    <w:p w14:paraId="3DD50E0E"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59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598" w:author="Kook Sec" w:date="2021-04-20T16:07:00Z">
            <w:rPr>
              <w:rFonts w:ascii="Times New Roman" w:eastAsia="Times New Roman" w:hAnsi="Times New Roman" w:hint="cs"/>
              <w:sz w:val="20"/>
              <w:rtl/>
              <w:lang w:eastAsia="he-IL"/>
            </w:rPr>
          </w:rPrChange>
        </w:rPr>
        <w:t xml:space="preserve">המזמין רשאי </w:t>
      </w:r>
      <w:r w:rsidRPr="00010762">
        <w:rPr>
          <w:rFonts w:ascii="Times New Roman" w:eastAsia="Times New Roman" w:hAnsi="Times New Roman"/>
          <w:sz w:val="20"/>
          <w:rtl/>
          <w:lang w:eastAsia="he-IL"/>
          <w:rPrChange w:id="599" w:author="Kook Sec" w:date="2021-04-20T16:07:00Z">
            <w:rPr>
              <w:rFonts w:ascii="Times New Roman" w:eastAsia="Times New Roman" w:hAnsi="Times New Roman"/>
              <w:sz w:val="20"/>
              <w:rtl/>
              <w:lang w:eastAsia="he-IL"/>
            </w:rPr>
          </w:rPrChange>
        </w:rPr>
        <w:t xml:space="preserve">לדרוש מהמתכנן להחליף כל עובד מעובדיו של המתכנן שלדעת המזמין אינו מתאים לתפקידו </w:t>
      </w:r>
      <w:r w:rsidRPr="00010762">
        <w:rPr>
          <w:rFonts w:ascii="Times New Roman" w:eastAsia="Times New Roman" w:hAnsi="Times New Roman" w:hint="cs"/>
          <w:sz w:val="20"/>
          <w:rtl/>
          <w:lang w:eastAsia="he-IL"/>
          <w:rPrChange w:id="600"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01" w:author="Kook Sec" w:date="2021-04-20T16:07:00Z">
            <w:rPr>
              <w:rFonts w:ascii="Times New Roman" w:eastAsia="Times New Roman" w:hAnsi="Times New Roman"/>
              <w:sz w:val="20"/>
              <w:rtl/>
              <w:lang w:eastAsia="he-IL"/>
            </w:rPr>
          </w:rPrChange>
        </w:rPr>
        <w:t xml:space="preserve">או אינו מבצעו להנחת דעתו, אף אם אושר תחילה ע"י המזמין וכן לדרוש תגבור צוות המתכנן, ועל המתכנן למלא </w:t>
      </w:r>
      <w:r w:rsidRPr="00010762">
        <w:rPr>
          <w:rFonts w:ascii="Times New Roman" w:eastAsia="Times New Roman" w:hAnsi="Times New Roman" w:hint="cs"/>
          <w:sz w:val="20"/>
          <w:rtl/>
          <w:lang w:eastAsia="he-IL"/>
          <w:rPrChange w:id="602" w:author="Kook Sec" w:date="2021-04-20T16:07:00Z">
            <w:rPr>
              <w:rFonts w:ascii="Times New Roman" w:eastAsia="Times New Roman" w:hAnsi="Times New Roman" w:hint="cs"/>
              <w:sz w:val="20"/>
              <w:rtl/>
              <w:lang w:eastAsia="he-IL"/>
            </w:rPr>
          </w:rPrChange>
        </w:rPr>
        <w:t xml:space="preserve">אחר </w:t>
      </w:r>
      <w:r w:rsidRPr="00010762">
        <w:rPr>
          <w:rFonts w:ascii="Times New Roman" w:eastAsia="Times New Roman" w:hAnsi="Times New Roman"/>
          <w:sz w:val="20"/>
          <w:rtl/>
          <w:lang w:eastAsia="he-IL"/>
          <w:rPrChange w:id="603" w:author="Kook Sec" w:date="2021-04-20T16:07:00Z">
            <w:rPr>
              <w:rFonts w:ascii="Times New Roman" w:eastAsia="Times New Roman" w:hAnsi="Times New Roman"/>
              <w:sz w:val="20"/>
              <w:rtl/>
              <w:lang w:eastAsia="he-IL"/>
            </w:rPr>
          </w:rPrChange>
        </w:rPr>
        <w:t>דרישת המזמין לאלתר.</w:t>
      </w:r>
    </w:p>
    <w:p w14:paraId="318913F1"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60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605" w:author="Kook Sec" w:date="2021-04-20T16:07:00Z">
            <w:rPr>
              <w:rFonts w:ascii="Times New Roman" w:eastAsia="Times New Roman" w:hAnsi="Times New Roman"/>
              <w:sz w:val="20"/>
              <w:rtl/>
              <w:lang w:eastAsia="he-IL"/>
            </w:rPr>
          </w:rPrChange>
        </w:rPr>
        <w:t>החלטות המזמין בדבר א</w:t>
      </w:r>
      <w:r w:rsidRPr="00010762">
        <w:rPr>
          <w:rFonts w:ascii="Times New Roman" w:eastAsia="Times New Roman" w:hAnsi="Times New Roman" w:hint="cs"/>
          <w:sz w:val="20"/>
          <w:rtl/>
          <w:lang w:eastAsia="he-IL"/>
          <w:rPrChange w:id="60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07" w:author="Kook Sec" w:date="2021-04-20T16:07:00Z">
            <w:rPr>
              <w:rFonts w:ascii="Times New Roman" w:eastAsia="Times New Roman" w:hAnsi="Times New Roman"/>
              <w:sz w:val="20"/>
              <w:rtl/>
              <w:lang w:eastAsia="he-IL"/>
            </w:rPr>
          </w:rPrChange>
        </w:rPr>
        <w:t>שור ו/או החלפת עובד מעובדי המתכנן תינתנה לפי ש</w:t>
      </w:r>
      <w:r w:rsidRPr="00010762">
        <w:rPr>
          <w:rFonts w:ascii="Times New Roman" w:eastAsia="Times New Roman" w:hAnsi="Times New Roman" w:hint="cs"/>
          <w:sz w:val="20"/>
          <w:rtl/>
          <w:lang w:eastAsia="he-IL"/>
          <w:rPrChange w:id="60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09" w:author="Kook Sec" w:date="2021-04-20T16:07:00Z">
            <w:rPr>
              <w:rFonts w:ascii="Times New Roman" w:eastAsia="Times New Roman" w:hAnsi="Times New Roman"/>
              <w:sz w:val="20"/>
              <w:rtl/>
              <w:lang w:eastAsia="he-IL"/>
            </w:rPr>
          </w:rPrChange>
        </w:rPr>
        <w:t>קול דעתו המוחלט</w:t>
      </w:r>
      <w:r w:rsidRPr="00010762">
        <w:rPr>
          <w:rFonts w:ascii="Times New Roman" w:eastAsia="Times New Roman" w:hAnsi="Times New Roman" w:hint="cs"/>
          <w:sz w:val="20"/>
          <w:rtl/>
          <w:lang w:eastAsia="he-IL"/>
          <w:rPrChange w:id="610" w:author="Kook Sec" w:date="2021-04-20T16:07:00Z">
            <w:rPr>
              <w:rFonts w:ascii="Times New Roman" w:eastAsia="Times New Roman" w:hAnsi="Times New Roman" w:hint="cs"/>
              <w:sz w:val="20"/>
              <w:rtl/>
              <w:lang w:eastAsia="he-IL"/>
            </w:rPr>
          </w:rPrChange>
        </w:rPr>
        <w:t xml:space="preserve"> של המזמין</w:t>
      </w:r>
      <w:r w:rsidRPr="00010762">
        <w:rPr>
          <w:rFonts w:ascii="Times New Roman" w:eastAsia="Times New Roman" w:hAnsi="Times New Roman"/>
          <w:sz w:val="20"/>
          <w:rtl/>
          <w:lang w:eastAsia="he-IL"/>
          <w:rPrChange w:id="611" w:author="Kook Sec" w:date="2021-04-20T16:07:00Z">
            <w:rPr>
              <w:rFonts w:ascii="Times New Roman" w:eastAsia="Times New Roman" w:hAnsi="Times New Roman"/>
              <w:sz w:val="20"/>
              <w:rtl/>
              <w:lang w:eastAsia="he-IL"/>
            </w:rPr>
          </w:rPrChange>
        </w:rPr>
        <w:t xml:space="preserve"> וללא צורך במתן נימוקים</w:t>
      </w:r>
      <w:r w:rsidRPr="00010762">
        <w:rPr>
          <w:rFonts w:ascii="Times New Roman" w:eastAsia="Times New Roman" w:hAnsi="Times New Roman" w:hint="cs"/>
          <w:sz w:val="20"/>
          <w:rtl/>
          <w:lang w:eastAsia="he-IL"/>
          <w:rPrChange w:id="612" w:author="Kook Sec" w:date="2021-04-20T16:07:00Z">
            <w:rPr>
              <w:rFonts w:ascii="Times New Roman" w:eastAsia="Times New Roman" w:hAnsi="Times New Roman" w:hint="cs"/>
              <w:sz w:val="20"/>
              <w:rtl/>
              <w:lang w:eastAsia="he-IL"/>
            </w:rPr>
          </w:rPrChange>
        </w:rPr>
        <w:t xml:space="preserve"> כאלה ואחרים</w:t>
      </w:r>
      <w:r w:rsidRPr="00010762">
        <w:rPr>
          <w:rFonts w:ascii="Times New Roman" w:eastAsia="Times New Roman" w:hAnsi="Times New Roman"/>
          <w:sz w:val="20"/>
          <w:rtl/>
          <w:lang w:eastAsia="he-IL"/>
          <w:rPrChange w:id="613" w:author="Kook Sec" w:date="2021-04-20T16:07:00Z">
            <w:rPr>
              <w:rFonts w:ascii="Times New Roman" w:eastAsia="Times New Roman" w:hAnsi="Times New Roman"/>
              <w:sz w:val="20"/>
              <w:rtl/>
              <w:lang w:eastAsia="he-IL"/>
            </w:rPr>
          </w:rPrChange>
        </w:rPr>
        <w:t>. אין בהחלטות אלה</w:t>
      </w:r>
      <w:r w:rsidRPr="00010762">
        <w:rPr>
          <w:rFonts w:ascii="Times New Roman" w:eastAsia="Times New Roman" w:hAnsi="Times New Roman" w:hint="cs"/>
          <w:sz w:val="20"/>
          <w:rtl/>
          <w:lang w:eastAsia="he-IL"/>
          <w:rPrChange w:id="61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15" w:author="Kook Sec" w:date="2021-04-20T16:07:00Z">
            <w:rPr>
              <w:rFonts w:ascii="Times New Roman" w:eastAsia="Times New Roman" w:hAnsi="Times New Roman"/>
              <w:sz w:val="20"/>
              <w:rtl/>
              <w:lang w:eastAsia="he-IL"/>
            </w:rPr>
          </w:rPrChange>
        </w:rPr>
        <w:t xml:space="preserve"> כדי לשחרר את המתכנן מאי</w:t>
      </w:r>
      <w:r w:rsidRPr="00010762">
        <w:rPr>
          <w:rFonts w:ascii="Times New Roman" w:eastAsia="Times New Roman" w:hAnsi="Times New Roman" w:hint="cs"/>
          <w:sz w:val="20"/>
          <w:rtl/>
          <w:lang w:eastAsia="he-IL"/>
          <w:rPrChange w:id="616" w:author="Kook Sec" w:date="2021-04-20T16:07:00Z">
            <w:rPr>
              <w:rFonts w:ascii="Times New Roman" w:eastAsia="Times New Roman" w:hAnsi="Times New Roman" w:hint="cs"/>
              <w:sz w:val="20"/>
              <w:rtl/>
              <w:lang w:eastAsia="he-IL"/>
            </w:rPr>
          </w:rPrChange>
        </w:rPr>
        <w:t>לו</w:t>
      </w:r>
      <w:r w:rsidRPr="00010762">
        <w:rPr>
          <w:rFonts w:ascii="Times New Roman" w:eastAsia="Times New Roman" w:hAnsi="Times New Roman"/>
          <w:sz w:val="20"/>
          <w:rtl/>
          <w:lang w:eastAsia="he-IL"/>
          <w:rPrChange w:id="617" w:author="Kook Sec" w:date="2021-04-20T16:07:00Z">
            <w:rPr>
              <w:rFonts w:ascii="Times New Roman" w:eastAsia="Times New Roman" w:hAnsi="Times New Roman"/>
              <w:sz w:val="20"/>
              <w:rtl/>
              <w:lang w:eastAsia="he-IL"/>
            </w:rPr>
          </w:rPrChange>
        </w:rPr>
        <w:t xml:space="preserve"> מהתחייבויותיו לפי חוזה זה ואין בהן כדי להטיל על המזמין כל אחריות</w:t>
      </w:r>
      <w:r w:rsidRPr="00010762">
        <w:rPr>
          <w:rFonts w:ascii="Times New Roman" w:eastAsia="Times New Roman" w:hAnsi="Times New Roman" w:hint="cs"/>
          <w:sz w:val="20"/>
          <w:rtl/>
          <w:lang w:eastAsia="he-IL"/>
          <w:rPrChange w:id="618" w:author="Kook Sec" w:date="2021-04-20T16:07:00Z">
            <w:rPr>
              <w:rFonts w:ascii="Times New Roman" w:eastAsia="Times New Roman" w:hAnsi="Times New Roman" w:hint="cs"/>
              <w:sz w:val="20"/>
              <w:rtl/>
              <w:lang w:eastAsia="he-IL"/>
            </w:rPr>
          </w:rPrChange>
        </w:rPr>
        <w:t xml:space="preserve"> ו/או חבות</w:t>
      </w:r>
      <w:r w:rsidRPr="00010762">
        <w:rPr>
          <w:rFonts w:ascii="Times New Roman" w:eastAsia="Times New Roman" w:hAnsi="Times New Roman"/>
          <w:sz w:val="20"/>
          <w:rtl/>
          <w:lang w:eastAsia="he-IL"/>
          <w:rPrChange w:id="619" w:author="Kook Sec" w:date="2021-04-20T16:07:00Z">
            <w:rPr>
              <w:rFonts w:ascii="Times New Roman" w:eastAsia="Times New Roman" w:hAnsi="Times New Roman"/>
              <w:sz w:val="20"/>
              <w:rtl/>
              <w:lang w:eastAsia="he-IL"/>
            </w:rPr>
          </w:rPrChange>
        </w:rPr>
        <w:t xml:space="preserve"> שהיא.</w:t>
      </w:r>
    </w:p>
    <w:p w14:paraId="72CEE1C2"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62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621" w:author="Kook Sec" w:date="2021-04-20T16:07:00Z">
            <w:rPr>
              <w:rFonts w:ascii="Times New Roman" w:eastAsia="Times New Roman" w:hAnsi="Times New Roman"/>
              <w:sz w:val="20"/>
              <w:rtl/>
              <w:lang w:eastAsia="he-IL"/>
            </w:rPr>
          </w:rPrChange>
        </w:rPr>
        <w:t>המתכנן מתחייב</w:t>
      </w:r>
      <w:r w:rsidRPr="00010762">
        <w:rPr>
          <w:rFonts w:ascii="Times New Roman" w:eastAsia="Times New Roman" w:hAnsi="Times New Roman" w:hint="cs"/>
          <w:sz w:val="20"/>
          <w:rtl/>
          <w:lang w:eastAsia="he-IL"/>
          <w:rPrChange w:id="62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23" w:author="Kook Sec" w:date="2021-04-20T16:07:00Z">
            <w:rPr>
              <w:rFonts w:ascii="Times New Roman" w:eastAsia="Times New Roman" w:hAnsi="Times New Roman"/>
              <w:sz w:val="20"/>
              <w:rtl/>
              <w:lang w:eastAsia="he-IL"/>
            </w:rPr>
          </w:rPrChange>
        </w:rPr>
        <w:t xml:space="preserve"> לצייד על חשבונו את צוות עובדיו בכל הציוד הדרוש לב</w:t>
      </w:r>
      <w:r w:rsidRPr="00010762">
        <w:rPr>
          <w:rFonts w:ascii="Times New Roman" w:eastAsia="Times New Roman" w:hAnsi="Times New Roman" w:hint="cs"/>
          <w:sz w:val="20"/>
          <w:rtl/>
          <w:lang w:eastAsia="he-IL"/>
          <w:rPrChange w:id="62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25" w:author="Kook Sec" w:date="2021-04-20T16:07:00Z">
            <w:rPr>
              <w:rFonts w:ascii="Times New Roman" w:eastAsia="Times New Roman" w:hAnsi="Times New Roman"/>
              <w:sz w:val="20"/>
              <w:rtl/>
              <w:lang w:eastAsia="he-IL"/>
            </w:rPr>
          </w:rPrChange>
        </w:rPr>
        <w:t xml:space="preserve">צוע שרותי המתכנן. </w:t>
      </w:r>
      <w:r w:rsidRPr="00010762">
        <w:rPr>
          <w:rFonts w:ascii="Times New Roman" w:eastAsia="Times New Roman" w:hAnsi="Times New Roman" w:hint="cs"/>
          <w:sz w:val="20"/>
          <w:rtl/>
          <w:lang w:eastAsia="he-IL"/>
          <w:rPrChange w:id="626" w:author="Kook Sec" w:date="2021-04-20T16:07:00Z">
            <w:rPr>
              <w:rFonts w:ascii="Times New Roman" w:eastAsia="Times New Roman" w:hAnsi="Times New Roman" w:hint="cs"/>
              <w:sz w:val="20"/>
              <w:rtl/>
              <w:lang w:eastAsia="he-IL"/>
            </w:rPr>
          </w:rPrChange>
        </w:rPr>
        <w:t>האחריות בגין אחזקת</w:t>
      </w:r>
      <w:r w:rsidRPr="00010762">
        <w:rPr>
          <w:rFonts w:ascii="Times New Roman" w:eastAsia="Times New Roman" w:hAnsi="Times New Roman"/>
          <w:sz w:val="20"/>
          <w:rtl/>
          <w:lang w:eastAsia="he-IL"/>
          <w:rPrChange w:id="627" w:author="Kook Sec" w:date="2021-04-20T16:07:00Z">
            <w:rPr>
              <w:rFonts w:ascii="Times New Roman" w:eastAsia="Times New Roman" w:hAnsi="Times New Roman"/>
              <w:sz w:val="20"/>
              <w:rtl/>
              <w:lang w:eastAsia="he-IL"/>
            </w:rPr>
          </w:rPrChange>
        </w:rPr>
        <w:t xml:space="preserve"> ושמיר</w:t>
      </w:r>
      <w:r w:rsidRPr="00010762">
        <w:rPr>
          <w:rFonts w:ascii="Times New Roman" w:eastAsia="Times New Roman" w:hAnsi="Times New Roman" w:hint="cs"/>
          <w:sz w:val="20"/>
          <w:rtl/>
          <w:lang w:eastAsia="he-IL"/>
          <w:rPrChange w:id="628" w:author="Kook Sec" w:date="2021-04-20T16:07:00Z">
            <w:rPr>
              <w:rFonts w:ascii="Times New Roman" w:eastAsia="Times New Roman" w:hAnsi="Times New Roman" w:hint="cs"/>
              <w:sz w:val="20"/>
              <w:rtl/>
              <w:lang w:eastAsia="he-IL"/>
            </w:rPr>
          </w:rPrChange>
        </w:rPr>
        <w:t>ת</w:t>
      </w:r>
      <w:r w:rsidRPr="00010762">
        <w:rPr>
          <w:rFonts w:ascii="Times New Roman" w:eastAsia="Times New Roman" w:hAnsi="Times New Roman"/>
          <w:sz w:val="20"/>
          <w:rtl/>
          <w:lang w:eastAsia="he-IL"/>
          <w:rPrChange w:id="629"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630"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631" w:author="Kook Sec" w:date="2021-04-20T16:07:00Z">
            <w:rPr>
              <w:rFonts w:ascii="Times New Roman" w:eastAsia="Times New Roman" w:hAnsi="Times New Roman"/>
              <w:sz w:val="20"/>
              <w:rtl/>
              <w:lang w:eastAsia="he-IL"/>
            </w:rPr>
          </w:rPrChange>
        </w:rPr>
        <w:t>ציוד</w:t>
      </w:r>
      <w:r w:rsidRPr="00010762">
        <w:rPr>
          <w:rFonts w:ascii="Times New Roman" w:eastAsia="Times New Roman" w:hAnsi="Times New Roman" w:hint="cs"/>
          <w:sz w:val="20"/>
          <w:rtl/>
          <w:lang w:eastAsia="he-IL"/>
          <w:rPrChange w:id="632" w:author="Kook Sec" w:date="2021-04-20T16:07:00Z">
            <w:rPr>
              <w:rFonts w:ascii="Times New Roman" w:eastAsia="Times New Roman" w:hAnsi="Times New Roman" w:hint="cs"/>
              <w:sz w:val="20"/>
              <w:rtl/>
              <w:lang w:eastAsia="he-IL"/>
            </w:rPr>
          </w:rPrChange>
        </w:rPr>
        <w:t xml:space="preserve"> כאמור,</w:t>
      </w:r>
      <w:r w:rsidRPr="00010762">
        <w:rPr>
          <w:rFonts w:ascii="Times New Roman" w:eastAsia="Times New Roman" w:hAnsi="Times New Roman"/>
          <w:sz w:val="20"/>
          <w:rtl/>
          <w:lang w:eastAsia="he-IL"/>
          <w:rPrChange w:id="633" w:author="Kook Sec" w:date="2021-04-20T16:07:00Z">
            <w:rPr>
              <w:rFonts w:ascii="Times New Roman" w:eastAsia="Times New Roman" w:hAnsi="Times New Roman"/>
              <w:sz w:val="20"/>
              <w:rtl/>
              <w:lang w:eastAsia="he-IL"/>
            </w:rPr>
          </w:rPrChange>
        </w:rPr>
        <w:t xml:space="preserve"> תהיה בידי המתכנן ועל חשבונו, והמזמין לא </w:t>
      </w:r>
      <w:r w:rsidRPr="00010762">
        <w:rPr>
          <w:rFonts w:ascii="Times New Roman" w:eastAsia="Times New Roman" w:hAnsi="Times New Roman" w:hint="cs"/>
          <w:sz w:val="20"/>
          <w:rtl/>
          <w:lang w:eastAsia="he-IL"/>
          <w:rPrChange w:id="63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35" w:author="Kook Sec" w:date="2021-04-20T16:07:00Z">
            <w:rPr>
              <w:rFonts w:ascii="Times New Roman" w:eastAsia="Times New Roman" w:hAnsi="Times New Roman"/>
              <w:sz w:val="20"/>
              <w:rtl/>
              <w:lang w:eastAsia="he-IL"/>
            </w:rPr>
          </w:rPrChange>
        </w:rPr>
        <w:t xml:space="preserve">ישא בכל אחריות </w:t>
      </w:r>
      <w:r w:rsidRPr="00010762">
        <w:rPr>
          <w:rFonts w:ascii="Times New Roman" w:eastAsia="Times New Roman" w:hAnsi="Times New Roman" w:hint="cs"/>
          <w:sz w:val="20"/>
          <w:rtl/>
          <w:lang w:eastAsia="he-IL"/>
          <w:rPrChange w:id="636" w:author="Kook Sec" w:date="2021-04-20T16:07:00Z">
            <w:rPr>
              <w:rFonts w:ascii="Times New Roman" w:eastAsia="Times New Roman" w:hAnsi="Times New Roman" w:hint="cs"/>
              <w:sz w:val="20"/>
              <w:rtl/>
              <w:lang w:eastAsia="he-IL"/>
            </w:rPr>
          </w:rPrChange>
        </w:rPr>
        <w:t xml:space="preserve">ו/או חבות </w:t>
      </w:r>
      <w:r w:rsidRPr="00010762">
        <w:rPr>
          <w:rFonts w:ascii="Times New Roman" w:eastAsia="Times New Roman" w:hAnsi="Times New Roman"/>
          <w:sz w:val="20"/>
          <w:rtl/>
          <w:lang w:eastAsia="he-IL"/>
          <w:rPrChange w:id="637" w:author="Kook Sec" w:date="2021-04-20T16:07:00Z">
            <w:rPr>
              <w:rFonts w:ascii="Times New Roman" w:eastAsia="Times New Roman" w:hAnsi="Times New Roman"/>
              <w:sz w:val="20"/>
              <w:rtl/>
              <w:lang w:eastAsia="he-IL"/>
            </w:rPr>
          </w:rPrChange>
        </w:rPr>
        <w:t>בגין א</w:t>
      </w:r>
      <w:r w:rsidRPr="00010762">
        <w:rPr>
          <w:rFonts w:ascii="Times New Roman" w:eastAsia="Times New Roman" w:hAnsi="Times New Roman" w:hint="cs"/>
          <w:sz w:val="20"/>
          <w:rtl/>
          <w:lang w:eastAsia="he-IL"/>
          <w:rPrChange w:id="638"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39" w:author="Kook Sec" w:date="2021-04-20T16:07:00Z">
            <w:rPr>
              <w:rFonts w:ascii="Times New Roman" w:eastAsia="Times New Roman" w:hAnsi="Times New Roman"/>
              <w:sz w:val="20"/>
              <w:rtl/>
              <w:lang w:eastAsia="he-IL"/>
            </w:rPr>
          </w:rPrChange>
        </w:rPr>
        <w:t xml:space="preserve">בדן </w:t>
      </w:r>
      <w:r w:rsidRPr="00010762">
        <w:rPr>
          <w:rFonts w:ascii="Times New Roman" w:eastAsia="Times New Roman" w:hAnsi="Times New Roman" w:hint="cs"/>
          <w:sz w:val="20"/>
          <w:rtl/>
          <w:lang w:eastAsia="he-IL"/>
          <w:rPrChange w:id="640" w:author="Kook Sec" w:date="2021-04-20T16:07:00Z">
            <w:rPr>
              <w:rFonts w:ascii="Times New Roman" w:eastAsia="Times New Roman" w:hAnsi="Times New Roman" w:hint="cs"/>
              <w:sz w:val="20"/>
              <w:rtl/>
              <w:lang w:eastAsia="he-IL"/>
            </w:rPr>
          </w:rPrChange>
        </w:rPr>
        <w:t>ן/</w:t>
      </w:r>
      <w:r w:rsidRPr="00010762">
        <w:rPr>
          <w:rFonts w:ascii="Times New Roman" w:eastAsia="Times New Roman" w:hAnsi="Times New Roman"/>
          <w:sz w:val="20"/>
          <w:rtl/>
          <w:lang w:eastAsia="he-IL"/>
          <w:rPrChange w:id="641" w:author="Kook Sec" w:date="2021-04-20T16:07:00Z">
            <w:rPr>
              <w:rFonts w:ascii="Times New Roman" w:eastAsia="Times New Roman" w:hAnsi="Times New Roman"/>
              <w:sz w:val="20"/>
              <w:rtl/>
              <w:lang w:eastAsia="he-IL"/>
            </w:rPr>
          </w:rPrChange>
        </w:rPr>
        <w:t>או נזק</w:t>
      </w:r>
      <w:r w:rsidRPr="00010762">
        <w:rPr>
          <w:rFonts w:ascii="Times New Roman" w:eastAsia="Times New Roman" w:hAnsi="Times New Roman" w:hint="cs"/>
          <w:sz w:val="20"/>
          <w:rtl/>
          <w:lang w:eastAsia="he-IL"/>
          <w:rPrChange w:id="642" w:author="Kook Sec" w:date="2021-04-20T16:07:00Z">
            <w:rPr>
              <w:rFonts w:ascii="Times New Roman" w:eastAsia="Times New Roman" w:hAnsi="Times New Roman" w:hint="cs"/>
              <w:sz w:val="20"/>
              <w:rtl/>
              <w:lang w:eastAsia="he-IL"/>
            </w:rPr>
          </w:rPrChange>
        </w:rPr>
        <w:t xml:space="preserve"> ו/או קלקול</w:t>
      </w:r>
      <w:r w:rsidRPr="00010762">
        <w:rPr>
          <w:rFonts w:ascii="Times New Roman" w:eastAsia="Times New Roman" w:hAnsi="Times New Roman"/>
          <w:sz w:val="20"/>
          <w:rtl/>
          <w:lang w:eastAsia="he-IL"/>
          <w:rPrChange w:id="643" w:author="Kook Sec" w:date="2021-04-20T16:07:00Z">
            <w:rPr>
              <w:rFonts w:ascii="Times New Roman" w:eastAsia="Times New Roman" w:hAnsi="Times New Roman"/>
              <w:sz w:val="20"/>
              <w:rtl/>
              <w:lang w:eastAsia="he-IL"/>
            </w:rPr>
          </w:rPrChange>
        </w:rPr>
        <w:t xml:space="preserve"> כלשהו לציוד </w:t>
      </w:r>
      <w:r w:rsidRPr="00010762">
        <w:rPr>
          <w:rFonts w:ascii="Times New Roman" w:eastAsia="Times New Roman" w:hAnsi="Times New Roman" w:hint="cs"/>
          <w:sz w:val="20"/>
          <w:rtl/>
          <w:lang w:eastAsia="he-IL"/>
          <w:rPrChange w:id="644"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45" w:author="Kook Sec" w:date="2021-04-20T16:07:00Z">
            <w:rPr>
              <w:rFonts w:ascii="Times New Roman" w:eastAsia="Times New Roman" w:hAnsi="Times New Roman"/>
              <w:sz w:val="20"/>
              <w:rtl/>
              <w:lang w:eastAsia="he-IL"/>
            </w:rPr>
          </w:rPrChange>
        </w:rPr>
        <w:t>או לכל חלק ממנו מכל סיבה שהיא.</w:t>
      </w:r>
    </w:p>
    <w:p w14:paraId="05B7CE2F"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64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647" w:author="Kook Sec" w:date="2021-04-20T16:07:00Z">
            <w:rPr>
              <w:rFonts w:ascii="Times New Roman" w:eastAsia="Times New Roman" w:hAnsi="Times New Roman"/>
              <w:bCs/>
              <w:sz w:val="20"/>
              <w:u w:val="single"/>
              <w:rtl/>
              <w:lang w:eastAsia="he-IL"/>
            </w:rPr>
          </w:rPrChange>
        </w:rPr>
        <w:t>סמכויות המתכנן</w:t>
      </w:r>
    </w:p>
    <w:p w14:paraId="776D9A8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64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649" w:author="Kook Sec" w:date="2021-04-20T16:07:00Z">
            <w:rPr>
              <w:rFonts w:ascii="Times New Roman" w:eastAsia="Times New Roman" w:hAnsi="Times New Roman"/>
              <w:sz w:val="20"/>
              <w:rtl/>
              <w:lang w:eastAsia="he-IL"/>
            </w:rPr>
          </w:rPrChange>
        </w:rPr>
        <w:t>במגעים עם רשויות מוסמכות</w:t>
      </w:r>
      <w:r w:rsidRPr="00010762">
        <w:rPr>
          <w:rFonts w:ascii="Times New Roman" w:eastAsia="Times New Roman" w:hAnsi="Times New Roman" w:hint="cs"/>
          <w:sz w:val="20"/>
          <w:rtl/>
          <w:lang w:eastAsia="he-IL"/>
          <w:rPrChange w:id="65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51" w:author="Kook Sec" w:date="2021-04-20T16:07:00Z">
            <w:rPr>
              <w:rFonts w:ascii="Times New Roman" w:eastAsia="Times New Roman" w:hAnsi="Times New Roman"/>
              <w:sz w:val="20"/>
              <w:rtl/>
              <w:lang w:eastAsia="he-IL"/>
            </w:rPr>
          </w:rPrChange>
        </w:rPr>
        <w:t xml:space="preserve"> לרבות עם הרשות המקומית</w:t>
      </w:r>
      <w:r w:rsidRPr="00010762">
        <w:rPr>
          <w:rFonts w:ascii="Times New Roman" w:eastAsia="Times New Roman" w:hAnsi="Times New Roman" w:hint="cs"/>
          <w:sz w:val="20"/>
          <w:rtl/>
          <w:lang w:eastAsia="he-IL"/>
          <w:rPrChange w:id="65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53" w:author="Kook Sec" w:date="2021-04-20T16:07:00Z">
            <w:rPr>
              <w:rFonts w:ascii="Times New Roman" w:eastAsia="Times New Roman" w:hAnsi="Times New Roman"/>
              <w:sz w:val="20"/>
              <w:rtl/>
              <w:lang w:eastAsia="he-IL"/>
            </w:rPr>
          </w:rPrChange>
        </w:rPr>
        <w:t xml:space="preserve"> בכל הנוגע לש</w:t>
      </w:r>
      <w:r w:rsidRPr="00010762">
        <w:rPr>
          <w:rFonts w:ascii="Times New Roman" w:eastAsia="Times New Roman" w:hAnsi="Times New Roman" w:hint="cs"/>
          <w:sz w:val="20"/>
          <w:rtl/>
          <w:lang w:eastAsia="he-IL"/>
          <w:rPrChange w:id="65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55" w:author="Kook Sec" w:date="2021-04-20T16:07:00Z">
            <w:rPr>
              <w:rFonts w:ascii="Times New Roman" w:eastAsia="Times New Roman" w:hAnsi="Times New Roman"/>
              <w:sz w:val="20"/>
              <w:rtl/>
              <w:lang w:eastAsia="he-IL"/>
            </w:rPr>
          </w:rPrChange>
        </w:rPr>
        <w:t>רותי המתכנן וכל הכרוך בכך</w:t>
      </w:r>
      <w:r w:rsidRPr="00010762">
        <w:rPr>
          <w:rFonts w:ascii="Times New Roman" w:eastAsia="Times New Roman" w:hAnsi="Times New Roman" w:hint="cs"/>
          <w:sz w:val="20"/>
          <w:rtl/>
          <w:lang w:eastAsia="he-IL"/>
          <w:rPrChange w:id="656"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57" w:author="Kook Sec" w:date="2021-04-20T16:07:00Z">
            <w:rPr>
              <w:rFonts w:ascii="Times New Roman" w:eastAsia="Times New Roman" w:hAnsi="Times New Roman"/>
              <w:sz w:val="20"/>
              <w:rtl/>
              <w:lang w:eastAsia="he-IL"/>
            </w:rPr>
          </w:rPrChange>
        </w:rPr>
        <w:t xml:space="preserve"> יפעל המתכנן בתור בא-כוחו הטכני של המזמין והמזמין מסמיכו לכך</w:t>
      </w:r>
      <w:r w:rsidRPr="00010762">
        <w:rPr>
          <w:rFonts w:ascii="Times New Roman" w:eastAsia="Times New Roman" w:hAnsi="Times New Roman" w:hint="cs"/>
          <w:sz w:val="20"/>
          <w:rtl/>
          <w:lang w:eastAsia="he-IL"/>
          <w:rPrChange w:id="65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59" w:author="Kook Sec" w:date="2021-04-20T16:07:00Z">
            <w:rPr>
              <w:rFonts w:ascii="Times New Roman" w:eastAsia="Times New Roman" w:hAnsi="Times New Roman"/>
              <w:sz w:val="20"/>
              <w:rtl/>
              <w:lang w:eastAsia="he-IL"/>
            </w:rPr>
          </w:rPrChange>
        </w:rPr>
        <w:t xml:space="preserve"> ובלבד:</w:t>
      </w:r>
    </w:p>
    <w:p w14:paraId="42CEAC8C"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66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661" w:author="Kook Sec" w:date="2021-04-20T16:07:00Z">
            <w:rPr>
              <w:rFonts w:ascii="Times New Roman" w:eastAsia="Times New Roman" w:hAnsi="Times New Roman"/>
              <w:sz w:val="20"/>
              <w:rtl/>
              <w:lang w:eastAsia="he-IL"/>
            </w:rPr>
          </w:rPrChange>
        </w:rPr>
        <w:t xml:space="preserve">שהמתכנן לא יגיש תכניות </w:t>
      </w:r>
      <w:r w:rsidRPr="00010762">
        <w:rPr>
          <w:rFonts w:ascii="Times New Roman" w:eastAsia="Times New Roman" w:hAnsi="Times New Roman" w:hint="cs"/>
          <w:sz w:val="20"/>
          <w:rtl/>
          <w:lang w:eastAsia="he-IL"/>
          <w:rPrChange w:id="66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63" w:author="Kook Sec" w:date="2021-04-20T16:07:00Z">
            <w:rPr>
              <w:rFonts w:ascii="Times New Roman" w:eastAsia="Times New Roman" w:hAnsi="Times New Roman"/>
              <w:sz w:val="20"/>
              <w:rtl/>
              <w:lang w:eastAsia="he-IL"/>
            </w:rPr>
          </w:rPrChange>
        </w:rPr>
        <w:t>או תיקונים לתכניות לא</w:t>
      </w:r>
      <w:r w:rsidRPr="00010762">
        <w:rPr>
          <w:rFonts w:ascii="Times New Roman" w:eastAsia="Times New Roman" w:hAnsi="Times New Roman" w:hint="cs"/>
          <w:sz w:val="20"/>
          <w:rtl/>
          <w:lang w:eastAsia="he-IL"/>
          <w:rPrChange w:id="66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65" w:author="Kook Sec" w:date="2021-04-20T16:07:00Z">
            <w:rPr>
              <w:rFonts w:ascii="Times New Roman" w:eastAsia="Times New Roman" w:hAnsi="Times New Roman"/>
              <w:sz w:val="20"/>
              <w:rtl/>
              <w:lang w:eastAsia="he-IL"/>
            </w:rPr>
          </w:rPrChange>
        </w:rPr>
        <w:t>שור הרשויות המוסמכות</w:t>
      </w:r>
      <w:r w:rsidRPr="00010762">
        <w:rPr>
          <w:rFonts w:ascii="Times New Roman" w:eastAsia="Times New Roman" w:hAnsi="Times New Roman" w:hint="cs"/>
          <w:sz w:val="20"/>
          <w:rtl/>
          <w:lang w:eastAsia="he-IL"/>
          <w:rPrChange w:id="666"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67" w:author="Kook Sec" w:date="2021-04-20T16:07:00Z">
            <w:rPr>
              <w:rFonts w:ascii="Times New Roman" w:eastAsia="Times New Roman" w:hAnsi="Times New Roman"/>
              <w:sz w:val="20"/>
              <w:rtl/>
              <w:lang w:eastAsia="he-IL"/>
            </w:rPr>
          </w:rPrChange>
        </w:rPr>
        <w:t xml:space="preserve"> אלא אם כן אושרו קודם לכן</w:t>
      </w:r>
      <w:r w:rsidRPr="00010762">
        <w:rPr>
          <w:rFonts w:ascii="Times New Roman" w:eastAsia="Times New Roman" w:hAnsi="Times New Roman" w:hint="cs"/>
          <w:sz w:val="20"/>
          <w:rtl/>
          <w:lang w:eastAsia="he-IL"/>
          <w:rPrChange w:id="668" w:author="Kook Sec" w:date="2021-04-20T16:07:00Z">
            <w:rPr>
              <w:rFonts w:ascii="Times New Roman" w:eastAsia="Times New Roman" w:hAnsi="Times New Roman" w:hint="cs"/>
              <w:sz w:val="20"/>
              <w:rtl/>
              <w:lang w:eastAsia="he-IL"/>
            </w:rPr>
          </w:rPrChange>
        </w:rPr>
        <w:t>, מראש ובכתב,</w:t>
      </w:r>
      <w:r w:rsidRPr="00010762">
        <w:rPr>
          <w:rFonts w:ascii="Times New Roman" w:eastAsia="Times New Roman" w:hAnsi="Times New Roman"/>
          <w:sz w:val="20"/>
          <w:rtl/>
          <w:lang w:eastAsia="he-IL"/>
          <w:rPrChange w:id="669" w:author="Kook Sec" w:date="2021-04-20T16:07:00Z">
            <w:rPr>
              <w:rFonts w:ascii="Times New Roman" w:eastAsia="Times New Roman" w:hAnsi="Times New Roman"/>
              <w:sz w:val="20"/>
              <w:rtl/>
              <w:lang w:eastAsia="he-IL"/>
            </w:rPr>
          </w:rPrChange>
        </w:rPr>
        <w:t xml:space="preserve"> ע"י המזמין.</w:t>
      </w:r>
    </w:p>
    <w:p w14:paraId="0DBE5FFD"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67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671" w:author="Kook Sec" w:date="2021-04-20T16:07:00Z">
            <w:rPr>
              <w:rFonts w:ascii="Times New Roman" w:eastAsia="Times New Roman" w:hAnsi="Times New Roman"/>
              <w:sz w:val="20"/>
              <w:rtl/>
              <w:lang w:eastAsia="he-IL"/>
            </w:rPr>
          </w:rPrChange>
        </w:rPr>
        <w:t>שהמתכנן לא יקבל כל החלטה ולא יפעל ולא יחייב את המזמין בכל עניין</w:t>
      </w:r>
      <w:r w:rsidRPr="00010762">
        <w:rPr>
          <w:rFonts w:ascii="Times New Roman" w:eastAsia="Times New Roman" w:hAnsi="Times New Roman" w:hint="cs"/>
          <w:sz w:val="20"/>
          <w:rtl/>
          <w:lang w:eastAsia="he-IL"/>
          <w:rPrChange w:id="67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73" w:author="Kook Sec" w:date="2021-04-20T16:07:00Z">
            <w:rPr>
              <w:rFonts w:ascii="Times New Roman" w:eastAsia="Times New Roman" w:hAnsi="Times New Roman"/>
              <w:sz w:val="20"/>
              <w:rtl/>
              <w:lang w:eastAsia="he-IL"/>
            </w:rPr>
          </w:rPrChange>
        </w:rPr>
        <w:t xml:space="preserve"> הכרוך בהתחייבות חוקית </w:t>
      </w:r>
      <w:r w:rsidRPr="00010762">
        <w:rPr>
          <w:rFonts w:ascii="Times New Roman" w:eastAsia="Times New Roman" w:hAnsi="Times New Roman" w:hint="cs"/>
          <w:sz w:val="20"/>
          <w:rtl/>
          <w:lang w:eastAsia="he-IL"/>
          <w:rPrChange w:id="674"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75" w:author="Kook Sec" w:date="2021-04-20T16:07:00Z">
            <w:rPr>
              <w:rFonts w:ascii="Times New Roman" w:eastAsia="Times New Roman" w:hAnsi="Times New Roman"/>
              <w:sz w:val="20"/>
              <w:rtl/>
              <w:lang w:eastAsia="he-IL"/>
            </w:rPr>
          </w:rPrChange>
        </w:rPr>
        <w:t>או כספית</w:t>
      </w:r>
      <w:r w:rsidRPr="00010762">
        <w:rPr>
          <w:rFonts w:ascii="Times New Roman" w:eastAsia="Times New Roman" w:hAnsi="Times New Roman" w:hint="cs"/>
          <w:sz w:val="20"/>
          <w:rtl/>
          <w:lang w:eastAsia="he-IL"/>
          <w:rPrChange w:id="676" w:author="Kook Sec" w:date="2021-04-20T16:07:00Z">
            <w:rPr>
              <w:rFonts w:ascii="Times New Roman" w:eastAsia="Times New Roman" w:hAnsi="Times New Roman" w:hint="cs"/>
              <w:sz w:val="20"/>
              <w:rtl/>
              <w:lang w:eastAsia="he-IL"/>
            </w:rPr>
          </w:rPrChange>
        </w:rPr>
        <w:t xml:space="preserve"> ו/או אחרת,</w:t>
      </w:r>
      <w:r w:rsidRPr="00010762">
        <w:rPr>
          <w:rFonts w:ascii="Times New Roman" w:eastAsia="Times New Roman" w:hAnsi="Times New Roman"/>
          <w:sz w:val="20"/>
          <w:rtl/>
          <w:lang w:eastAsia="he-IL"/>
          <w:rPrChange w:id="677" w:author="Kook Sec" w:date="2021-04-20T16:07:00Z">
            <w:rPr>
              <w:rFonts w:ascii="Times New Roman" w:eastAsia="Times New Roman" w:hAnsi="Times New Roman"/>
              <w:sz w:val="20"/>
              <w:rtl/>
              <w:lang w:eastAsia="he-IL"/>
            </w:rPr>
          </w:rPrChange>
        </w:rPr>
        <w:t xml:space="preserve"> אלא בא</w:t>
      </w:r>
      <w:r w:rsidRPr="00010762">
        <w:rPr>
          <w:rFonts w:ascii="Times New Roman" w:eastAsia="Times New Roman" w:hAnsi="Times New Roman" w:hint="cs"/>
          <w:sz w:val="20"/>
          <w:rtl/>
          <w:lang w:eastAsia="he-IL"/>
          <w:rPrChange w:id="67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679" w:author="Kook Sec" w:date="2021-04-20T16:07:00Z">
            <w:rPr>
              <w:rFonts w:ascii="Times New Roman" w:eastAsia="Times New Roman" w:hAnsi="Times New Roman"/>
              <w:sz w:val="20"/>
              <w:rtl/>
              <w:lang w:eastAsia="he-IL"/>
            </w:rPr>
          </w:rPrChange>
        </w:rPr>
        <w:t>שורו של המזמין</w:t>
      </w:r>
      <w:r w:rsidRPr="00010762">
        <w:rPr>
          <w:rFonts w:ascii="Times New Roman" w:eastAsia="Times New Roman" w:hAnsi="Times New Roman" w:hint="cs"/>
          <w:sz w:val="20"/>
          <w:rtl/>
          <w:lang w:eastAsia="he-IL"/>
          <w:rPrChange w:id="680" w:author="Kook Sec" w:date="2021-04-20T16:07:00Z">
            <w:rPr>
              <w:rFonts w:ascii="Times New Roman" w:eastAsia="Times New Roman" w:hAnsi="Times New Roman" w:hint="cs"/>
              <w:sz w:val="20"/>
              <w:rtl/>
              <w:lang w:eastAsia="he-IL"/>
            </w:rPr>
          </w:rPrChange>
        </w:rPr>
        <w:t xml:space="preserve"> מראש ובכתב</w:t>
      </w:r>
      <w:r w:rsidRPr="00010762">
        <w:rPr>
          <w:rFonts w:ascii="Times New Roman" w:eastAsia="Times New Roman" w:hAnsi="Times New Roman"/>
          <w:sz w:val="20"/>
          <w:rtl/>
          <w:lang w:eastAsia="he-IL"/>
          <w:rPrChange w:id="681" w:author="Kook Sec" w:date="2021-04-20T16:07:00Z">
            <w:rPr>
              <w:rFonts w:ascii="Times New Roman" w:eastAsia="Times New Roman" w:hAnsi="Times New Roman"/>
              <w:sz w:val="20"/>
              <w:rtl/>
              <w:lang w:eastAsia="he-IL"/>
            </w:rPr>
          </w:rPrChange>
        </w:rPr>
        <w:t>.</w:t>
      </w:r>
    </w:p>
    <w:p w14:paraId="5B751A51"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68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683" w:author="Kook Sec" w:date="2021-04-20T16:07:00Z">
            <w:rPr>
              <w:rFonts w:ascii="Times New Roman" w:eastAsia="Times New Roman" w:hAnsi="Times New Roman" w:hint="cs"/>
              <w:sz w:val="20"/>
              <w:rtl/>
              <w:lang w:eastAsia="he-IL"/>
            </w:rPr>
          </w:rPrChange>
        </w:rPr>
        <w:lastRenderedPageBreak/>
        <w:t>זולת אם</w:t>
      </w:r>
      <w:r w:rsidRPr="00010762">
        <w:rPr>
          <w:rFonts w:ascii="Times New Roman" w:eastAsia="Times New Roman" w:hAnsi="Times New Roman"/>
          <w:sz w:val="20"/>
          <w:rtl/>
          <w:lang w:eastAsia="he-IL"/>
          <w:rPrChange w:id="684" w:author="Kook Sec" w:date="2021-04-20T16:07:00Z">
            <w:rPr>
              <w:rFonts w:ascii="Times New Roman" w:eastAsia="Times New Roman" w:hAnsi="Times New Roman"/>
              <w:sz w:val="20"/>
              <w:rtl/>
              <w:lang w:eastAsia="he-IL"/>
            </w:rPr>
          </w:rPrChange>
        </w:rPr>
        <w:t xml:space="preserve"> יוסמך לכך ע"י המזמין </w:t>
      </w:r>
      <w:r w:rsidRPr="00010762">
        <w:rPr>
          <w:rFonts w:ascii="Times New Roman" w:eastAsia="Times New Roman" w:hAnsi="Times New Roman" w:hint="cs"/>
          <w:sz w:val="20"/>
          <w:rtl/>
          <w:lang w:eastAsia="he-IL"/>
          <w:rPrChange w:id="685" w:author="Kook Sec" w:date="2021-04-20T16:07:00Z">
            <w:rPr>
              <w:rFonts w:ascii="Times New Roman" w:eastAsia="Times New Roman" w:hAnsi="Times New Roman" w:hint="cs"/>
              <w:sz w:val="20"/>
              <w:rtl/>
              <w:lang w:eastAsia="he-IL"/>
            </w:rPr>
          </w:rPrChange>
        </w:rPr>
        <w:t>מראש ו</w:t>
      </w:r>
      <w:r w:rsidRPr="00010762">
        <w:rPr>
          <w:rFonts w:ascii="Times New Roman" w:eastAsia="Times New Roman" w:hAnsi="Times New Roman"/>
          <w:sz w:val="20"/>
          <w:rtl/>
          <w:lang w:eastAsia="he-IL"/>
          <w:rPrChange w:id="686" w:author="Kook Sec" w:date="2021-04-20T16:07:00Z">
            <w:rPr>
              <w:rFonts w:ascii="Times New Roman" w:eastAsia="Times New Roman" w:hAnsi="Times New Roman"/>
              <w:sz w:val="20"/>
              <w:rtl/>
              <w:lang w:eastAsia="he-IL"/>
            </w:rPr>
          </w:rPrChange>
        </w:rPr>
        <w:t>בכתב</w:t>
      </w:r>
      <w:r w:rsidRPr="00010762">
        <w:rPr>
          <w:rFonts w:ascii="Times New Roman" w:eastAsia="Times New Roman" w:hAnsi="Times New Roman" w:hint="cs"/>
          <w:sz w:val="20"/>
          <w:rtl/>
          <w:lang w:eastAsia="he-IL"/>
          <w:rPrChange w:id="68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688" w:author="Kook Sec" w:date="2021-04-20T16:07:00Z">
            <w:rPr>
              <w:rFonts w:ascii="Times New Roman" w:eastAsia="Times New Roman" w:hAnsi="Times New Roman"/>
              <w:sz w:val="20"/>
              <w:rtl/>
              <w:lang w:eastAsia="he-IL"/>
            </w:rPr>
          </w:rPrChange>
        </w:rPr>
        <w:t xml:space="preserve"> לא יהיה המתכנן רשאי </w:t>
      </w:r>
      <w:proofErr w:type="spellStart"/>
      <w:r w:rsidRPr="00010762">
        <w:rPr>
          <w:rFonts w:ascii="Times New Roman" w:eastAsia="Times New Roman" w:hAnsi="Times New Roman"/>
          <w:sz w:val="20"/>
          <w:rtl/>
          <w:lang w:eastAsia="he-IL"/>
          <w:rPrChange w:id="689" w:author="Kook Sec" w:date="2021-04-20T16:07:00Z">
            <w:rPr>
              <w:rFonts w:ascii="Times New Roman" w:eastAsia="Times New Roman" w:hAnsi="Times New Roman"/>
              <w:sz w:val="20"/>
              <w:rtl/>
              <w:lang w:eastAsia="he-IL"/>
            </w:rPr>
          </w:rPrChange>
        </w:rPr>
        <w:t>ליתן</w:t>
      </w:r>
      <w:proofErr w:type="spellEnd"/>
      <w:r w:rsidRPr="00010762">
        <w:rPr>
          <w:rFonts w:ascii="Times New Roman" w:eastAsia="Times New Roman" w:hAnsi="Times New Roman"/>
          <w:sz w:val="20"/>
          <w:rtl/>
          <w:lang w:eastAsia="he-IL"/>
          <w:rPrChange w:id="690" w:author="Kook Sec" w:date="2021-04-20T16:07:00Z">
            <w:rPr>
              <w:rFonts w:ascii="Times New Roman" w:eastAsia="Times New Roman" w:hAnsi="Times New Roman"/>
              <w:sz w:val="20"/>
              <w:rtl/>
              <w:lang w:eastAsia="he-IL"/>
            </w:rPr>
          </w:rPrChange>
        </w:rPr>
        <w:t xml:space="preserve"> הוראות </w:t>
      </w:r>
      <w:r w:rsidRPr="00010762">
        <w:rPr>
          <w:rFonts w:ascii="Times New Roman" w:eastAsia="Times New Roman" w:hAnsi="Times New Roman" w:hint="cs"/>
          <w:sz w:val="20"/>
          <w:rtl/>
          <w:lang w:eastAsia="he-IL"/>
          <w:rPrChange w:id="691"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92" w:author="Kook Sec" w:date="2021-04-20T16:07:00Z">
            <w:rPr>
              <w:rFonts w:ascii="Times New Roman" w:eastAsia="Times New Roman" w:hAnsi="Times New Roman"/>
              <w:sz w:val="20"/>
              <w:rtl/>
              <w:lang w:eastAsia="he-IL"/>
            </w:rPr>
          </w:rPrChange>
        </w:rPr>
        <w:t>או הנחיות</w:t>
      </w:r>
      <w:r w:rsidRPr="00010762">
        <w:rPr>
          <w:rFonts w:ascii="Times New Roman" w:eastAsia="Times New Roman" w:hAnsi="Times New Roman" w:hint="cs"/>
          <w:sz w:val="20"/>
          <w:rtl/>
          <w:lang w:eastAsia="he-IL"/>
          <w:rPrChange w:id="693" w:author="Kook Sec" w:date="2021-04-20T16:07:00Z">
            <w:rPr>
              <w:rFonts w:ascii="Times New Roman" w:eastAsia="Times New Roman" w:hAnsi="Times New Roman" w:hint="cs"/>
              <w:sz w:val="20"/>
              <w:rtl/>
              <w:lang w:eastAsia="he-IL"/>
            </w:rPr>
          </w:rPrChange>
        </w:rPr>
        <w:t>, בין</w:t>
      </w:r>
      <w:r w:rsidRPr="00010762">
        <w:rPr>
          <w:rFonts w:ascii="Times New Roman" w:eastAsia="Times New Roman" w:hAnsi="Times New Roman"/>
          <w:sz w:val="20"/>
          <w:rtl/>
          <w:lang w:eastAsia="he-IL"/>
          <w:rPrChange w:id="694" w:author="Kook Sec" w:date="2021-04-20T16:07:00Z">
            <w:rPr>
              <w:rFonts w:ascii="Times New Roman" w:eastAsia="Times New Roman" w:hAnsi="Times New Roman"/>
              <w:sz w:val="20"/>
              <w:rtl/>
              <w:lang w:eastAsia="he-IL"/>
            </w:rPr>
          </w:rPrChange>
        </w:rPr>
        <w:t xml:space="preserve"> במישרין</w:t>
      </w:r>
      <w:r w:rsidRPr="00010762">
        <w:rPr>
          <w:rFonts w:ascii="Times New Roman" w:eastAsia="Times New Roman" w:hAnsi="Times New Roman" w:hint="cs"/>
          <w:sz w:val="20"/>
          <w:rtl/>
          <w:lang w:eastAsia="he-IL"/>
          <w:rPrChange w:id="695" w:author="Kook Sec" w:date="2021-04-20T16:07:00Z">
            <w:rPr>
              <w:rFonts w:ascii="Times New Roman" w:eastAsia="Times New Roman" w:hAnsi="Times New Roman" w:hint="cs"/>
              <w:sz w:val="20"/>
              <w:rtl/>
              <w:lang w:eastAsia="he-IL"/>
            </w:rPr>
          </w:rPrChange>
        </w:rPr>
        <w:t xml:space="preserve"> ובין בעקיפין,</w:t>
      </w:r>
      <w:r w:rsidRPr="00010762">
        <w:rPr>
          <w:rFonts w:ascii="Times New Roman" w:eastAsia="Times New Roman" w:hAnsi="Times New Roman"/>
          <w:sz w:val="20"/>
          <w:rtl/>
          <w:lang w:eastAsia="he-IL"/>
          <w:rPrChange w:id="696" w:author="Kook Sec" w:date="2021-04-20T16:07:00Z">
            <w:rPr>
              <w:rFonts w:ascii="Times New Roman" w:eastAsia="Times New Roman" w:hAnsi="Times New Roman"/>
              <w:sz w:val="20"/>
              <w:rtl/>
              <w:lang w:eastAsia="he-IL"/>
            </w:rPr>
          </w:rPrChange>
        </w:rPr>
        <w:t xml:space="preserve"> לקבלן הראשי </w:t>
      </w:r>
      <w:r w:rsidRPr="00010762">
        <w:rPr>
          <w:rFonts w:ascii="Times New Roman" w:eastAsia="Times New Roman" w:hAnsi="Times New Roman" w:hint="cs"/>
          <w:sz w:val="20"/>
          <w:rtl/>
          <w:lang w:eastAsia="he-IL"/>
          <w:rPrChange w:id="697"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698" w:author="Kook Sec" w:date="2021-04-20T16:07:00Z">
            <w:rPr>
              <w:rFonts w:ascii="Times New Roman" w:eastAsia="Times New Roman" w:hAnsi="Times New Roman"/>
              <w:sz w:val="20"/>
              <w:rtl/>
              <w:lang w:eastAsia="he-IL"/>
            </w:rPr>
          </w:rPrChange>
        </w:rPr>
        <w:t xml:space="preserve">או לקבלן העבודות </w:t>
      </w:r>
      <w:r w:rsidRPr="00010762">
        <w:rPr>
          <w:rFonts w:ascii="Times New Roman" w:eastAsia="Times New Roman" w:hAnsi="Times New Roman" w:hint="cs"/>
          <w:sz w:val="20"/>
          <w:rtl/>
          <w:lang w:eastAsia="he-IL"/>
          <w:rPrChange w:id="699"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00" w:author="Kook Sec" w:date="2021-04-20T16:07:00Z">
            <w:rPr>
              <w:rFonts w:ascii="Times New Roman" w:eastAsia="Times New Roman" w:hAnsi="Times New Roman"/>
              <w:sz w:val="20"/>
              <w:rtl/>
              <w:lang w:eastAsia="he-IL"/>
            </w:rPr>
          </w:rPrChange>
        </w:rPr>
        <w:t xml:space="preserve">או לנהל עמם מו"מ ביחס למחירים </w:t>
      </w:r>
      <w:r w:rsidRPr="00010762">
        <w:rPr>
          <w:rFonts w:ascii="Times New Roman" w:eastAsia="Times New Roman" w:hAnsi="Times New Roman" w:hint="cs"/>
          <w:sz w:val="20"/>
          <w:rtl/>
          <w:lang w:eastAsia="he-IL"/>
          <w:rPrChange w:id="701"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02" w:author="Kook Sec" w:date="2021-04-20T16:07:00Z">
            <w:rPr>
              <w:rFonts w:ascii="Times New Roman" w:eastAsia="Times New Roman" w:hAnsi="Times New Roman"/>
              <w:sz w:val="20"/>
              <w:rtl/>
              <w:lang w:eastAsia="he-IL"/>
            </w:rPr>
          </w:rPrChange>
        </w:rPr>
        <w:t xml:space="preserve">או </w:t>
      </w:r>
      <w:r w:rsidRPr="00010762">
        <w:rPr>
          <w:rFonts w:ascii="Times New Roman" w:eastAsia="Times New Roman" w:hAnsi="Times New Roman" w:hint="cs"/>
          <w:sz w:val="20"/>
          <w:rtl/>
          <w:lang w:eastAsia="he-IL"/>
          <w:rPrChange w:id="703" w:author="Kook Sec" w:date="2021-04-20T16:07:00Z">
            <w:rPr>
              <w:rFonts w:ascii="Times New Roman" w:eastAsia="Times New Roman" w:hAnsi="Times New Roman" w:hint="cs"/>
              <w:sz w:val="20"/>
              <w:rtl/>
              <w:lang w:eastAsia="he-IL"/>
            </w:rPr>
          </w:rPrChange>
        </w:rPr>
        <w:t>ל</w:t>
      </w:r>
      <w:r w:rsidRPr="00010762">
        <w:rPr>
          <w:rFonts w:ascii="Times New Roman" w:eastAsia="Times New Roman" w:hAnsi="Times New Roman"/>
          <w:sz w:val="20"/>
          <w:rtl/>
          <w:lang w:eastAsia="he-IL"/>
          <w:rPrChange w:id="704" w:author="Kook Sec" w:date="2021-04-20T16:07:00Z">
            <w:rPr>
              <w:rFonts w:ascii="Times New Roman" w:eastAsia="Times New Roman" w:hAnsi="Times New Roman"/>
              <w:sz w:val="20"/>
              <w:rtl/>
              <w:lang w:eastAsia="he-IL"/>
            </w:rPr>
          </w:rPrChange>
        </w:rPr>
        <w:t>דרכי ביצוע הכרוכים בש</w:t>
      </w:r>
      <w:r w:rsidRPr="00010762">
        <w:rPr>
          <w:rFonts w:ascii="Times New Roman" w:eastAsia="Times New Roman" w:hAnsi="Times New Roman" w:hint="cs"/>
          <w:sz w:val="20"/>
          <w:rtl/>
          <w:lang w:eastAsia="he-IL"/>
          <w:rPrChange w:id="70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706" w:author="Kook Sec" w:date="2021-04-20T16:07:00Z">
            <w:rPr>
              <w:rFonts w:ascii="Times New Roman" w:eastAsia="Times New Roman" w:hAnsi="Times New Roman"/>
              <w:sz w:val="20"/>
              <w:rtl/>
              <w:lang w:eastAsia="he-IL"/>
            </w:rPr>
          </w:rPrChange>
        </w:rPr>
        <w:t>נוי מחירים</w:t>
      </w:r>
      <w:r w:rsidRPr="00010762">
        <w:rPr>
          <w:rFonts w:ascii="Times New Roman" w:eastAsia="Times New Roman" w:hAnsi="Times New Roman" w:hint="cs"/>
          <w:sz w:val="20"/>
          <w:rtl/>
          <w:lang w:eastAsia="he-IL"/>
          <w:rPrChange w:id="707" w:author="Kook Sec" w:date="2021-04-20T16:07:00Z">
            <w:rPr>
              <w:rFonts w:ascii="Times New Roman" w:eastAsia="Times New Roman" w:hAnsi="Times New Roman" w:hint="cs"/>
              <w:sz w:val="20"/>
              <w:rtl/>
              <w:lang w:eastAsia="he-IL"/>
            </w:rPr>
          </w:rPrChange>
        </w:rPr>
        <w:t xml:space="preserve"> ו/או כמויות</w:t>
      </w:r>
      <w:r w:rsidRPr="00010762">
        <w:rPr>
          <w:rFonts w:ascii="Times New Roman" w:eastAsia="Times New Roman" w:hAnsi="Times New Roman"/>
          <w:sz w:val="20"/>
          <w:rtl/>
          <w:lang w:eastAsia="he-IL"/>
          <w:rPrChange w:id="708" w:author="Kook Sec" w:date="2021-04-20T16:07:00Z">
            <w:rPr>
              <w:rFonts w:ascii="Times New Roman" w:eastAsia="Times New Roman" w:hAnsi="Times New Roman"/>
              <w:sz w:val="20"/>
              <w:rtl/>
              <w:lang w:eastAsia="he-IL"/>
            </w:rPr>
          </w:rPrChange>
        </w:rPr>
        <w:t>, אלא באמצעות המזמין או המנהל.</w:t>
      </w:r>
    </w:p>
    <w:p w14:paraId="367F721D"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70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710" w:author="Kook Sec" w:date="2021-04-20T16:07:00Z">
            <w:rPr>
              <w:rFonts w:ascii="Times New Roman" w:eastAsia="Times New Roman" w:hAnsi="Times New Roman"/>
              <w:bCs/>
              <w:sz w:val="20"/>
              <w:u w:val="single"/>
              <w:rtl/>
              <w:lang w:eastAsia="he-IL"/>
            </w:rPr>
          </w:rPrChange>
        </w:rPr>
        <w:t>סמכויות המנהל</w:t>
      </w:r>
    </w:p>
    <w:p w14:paraId="52499076"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1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12" w:author="Kook Sec" w:date="2021-04-20T16:07:00Z">
            <w:rPr>
              <w:rFonts w:ascii="Times New Roman" w:eastAsia="Times New Roman" w:hAnsi="Times New Roman"/>
              <w:sz w:val="20"/>
              <w:rtl/>
              <w:lang w:eastAsia="he-IL"/>
            </w:rPr>
          </w:rPrChange>
        </w:rPr>
        <w:t>המנהל רשאי לבדוק</w:t>
      </w:r>
      <w:r w:rsidRPr="00010762">
        <w:rPr>
          <w:rFonts w:ascii="Times New Roman" w:eastAsia="Times New Roman" w:hAnsi="Times New Roman" w:hint="cs"/>
          <w:sz w:val="20"/>
          <w:rtl/>
          <w:lang w:eastAsia="he-IL"/>
          <w:rPrChange w:id="71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14" w:author="Kook Sec" w:date="2021-04-20T16:07:00Z">
            <w:rPr>
              <w:rFonts w:ascii="Times New Roman" w:eastAsia="Times New Roman" w:hAnsi="Times New Roman"/>
              <w:sz w:val="20"/>
              <w:rtl/>
              <w:lang w:eastAsia="he-IL"/>
            </w:rPr>
          </w:rPrChange>
        </w:rPr>
        <w:t xml:space="preserve"> בכל עת</w:t>
      </w:r>
      <w:r w:rsidRPr="00010762">
        <w:rPr>
          <w:rFonts w:ascii="Times New Roman" w:eastAsia="Times New Roman" w:hAnsi="Times New Roman" w:hint="cs"/>
          <w:sz w:val="20"/>
          <w:rtl/>
          <w:lang w:eastAsia="he-IL"/>
          <w:rPrChange w:id="71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16" w:author="Kook Sec" w:date="2021-04-20T16:07:00Z">
            <w:rPr>
              <w:rFonts w:ascii="Times New Roman" w:eastAsia="Times New Roman" w:hAnsi="Times New Roman"/>
              <w:sz w:val="20"/>
              <w:rtl/>
              <w:lang w:eastAsia="he-IL"/>
            </w:rPr>
          </w:rPrChange>
        </w:rPr>
        <w:t xml:space="preserve"> את שרותי המתכנן כולם או </w:t>
      </w:r>
      <w:r w:rsidRPr="00010762">
        <w:rPr>
          <w:rFonts w:ascii="Times New Roman" w:eastAsia="Times New Roman" w:hAnsi="Times New Roman" w:hint="cs"/>
          <w:sz w:val="20"/>
          <w:rtl/>
          <w:lang w:eastAsia="he-IL"/>
          <w:rPrChange w:id="717" w:author="Kook Sec" w:date="2021-04-20T16:07:00Z">
            <w:rPr>
              <w:rFonts w:ascii="Times New Roman" w:eastAsia="Times New Roman" w:hAnsi="Times New Roman" w:hint="cs"/>
              <w:sz w:val="20"/>
              <w:rtl/>
              <w:lang w:eastAsia="he-IL"/>
            </w:rPr>
          </w:rPrChange>
        </w:rPr>
        <w:t>מקצתם</w:t>
      </w:r>
      <w:r w:rsidRPr="00010762">
        <w:rPr>
          <w:rFonts w:ascii="Times New Roman" w:eastAsia="Times New Roman" w:hAnsi="Times New Roman"/>
          <w:sz w:val="20"/>
          <w:rtl/>
          <w:lang w:eastAsia="he-IL"/>
          <w:rPrChange w:id="718" w:author="Kook Sec" w:date="2021-04-20T16:07:00Z">
            <w:rPr>
              <w:rFonts w:ascii="Times New Roman" w:eastAsia="Times New Roman" w:hAnsi="Times New Roman"/>
              <w:sz w:val="20"/>
              <w:rtl/>
              <w:lang w:eastAsia="he-IL"/>
            </w:rPr>
          </w:rPrChange>
        </w:rPr>
        <w:t xml:space="preserve">, להשגיח על ביצוע שרותי המתכנן וכן לבדוק את טיב שירותי המתכנן הנעשים על ידי המתכנן </w:t>
      </w:r>
      <w:r w:rsidRPr="00010762">
        <w:rPr>
          <w:rFonts w:ascii="Times New Roman" w:eastAsia="Times New Roman" w:hAnsi="Times New Roman" w:hint="cs"/>
          <w:sz w:val="20"/>
          <w:rtl/>
          <w:lang w:eastAsia="he-IL"/>
          <w:rPrChange w:id="719"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20" w:author="Kook Sec" w:date="2021-04-20T16:07:00Z">
            <w:rPr>
              <w:rFonts w:ascii="Times New Roman" w:eastAsia="Times New Roman" w:hAnsi="Times New Roman"/>
              <w:sz w:val="20"/>
              <w:rtl/>
              <w:lang w:eastAsia="he-IL"/>
            </w:rPr>
          </w:rPrChange>
        </w:rPr>
        <w:t xml:space="preserve">או </w:t>
      </w:r>
      <w:r w:rsidRPr="00010762">
        <w:rPr>
          <w:rFonts w:ascii="Times New Roman" w:eastAsia="Times New Roman" w:hAnsi="Times New Roman" w:hint="cs"/>
          <w:sz w:val="20"/>
          <w:rtl/>
          <w:lang w:eastAsia="he-IL"/>
          <w:rPrChange w:id="721" w:author="Kook Sec" w:date="2021-04-20T16:07:00Z">
            <w:rPr>
              <w:rFonts w:ascii="Times New Roman" w:eastAsia="Times New Roman" w:hAnsi="Times New Roman" w:hint="cs"/>
              <w:sz w:val="20"/>
              <w:rtl/>
              <w:lang w:eastAsia="he-IL"/>
            </w:rPr>
          </w:rPrChange>
        </w:rPr>
        <w:t xml:space="preserve">על ידי מי </w:t>
      </w:r>
      <w:r w:rsidRPr="00010762">
        <w:rPr>
          <w:rFonts w:ascii="Times New Roman" w:eastAsia="Times New Roman" w:hAnsi="Times New Roman"/>
          <w:sz w:val="20"/>
          <w:rtl/>
          <w:lang w:eastAsia="he-IL"/>
          <w:rPrChange w:id="722" w:author="Kook Sec" w:date="2021-04-20T16:07:00Z">
            <w:rPr>
              <w:rFonts w:ascii="Times New Roman" w:eastAsia="Times New Roman" w:hAnsi="Times New Roman"/>
              <w:sz w:val="20"/>
              <w:rtl/>
              <w:lang w:eastAsia="he-IL"/>
            </w:rPr>
          </w:rPrChange>
        </w:rPr>
        <w:t>מטעמו. כן רשאי המנהל</w:t>
      </w:r>
      <w:r w:rsidRPr="00010762">
        <w:rPr>
          <w:rFonts w:ascii="Times New Roman" w:eastAsia="Times New Roman" w:hAnsi="Times New Roman" w:hint="cs"/>
          <w:sz w:val="20"/>
          <w:rtl/>
          <w:lang w:eastAsia="he-IL"/>
          <w:rPrChange w:id="72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24" w:author="Kook Sec" w:date="2021-04-20T16:07:00Z">
            <w:rPr>
              <w:rFonts w:ascii="Times New Roman" w:eastAsia="Times New Roman" w:hAnsi="Times New Roman"/>
              <w:sz w:val="20"/>
              <w:rtl/>
              <w:lang w:eastAsia="he-IL"/>
            </w:rPr>
          </w:rPrChange>
        </w:rPr>
        <w:t xml:space="preserve"> לבדוק אם המתכנן מבצע כהלכה את הוראות חוזה זה, את הוראות המזמין ואת הוראותיו.</w:t>
      </w:r>
    </w:p>
    <w:p w14:paraId="6B37D51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26" w:author="Kook Sec" w:date="2021-04-20T16:07:00Z">
            <w:rPr>
              <w:rFonts w:ascii="Times New Roman" w:eastAsia="Times New Roman" w:hAnsi="Times New Roman"/>
              <w:sz w:val="20"/>
              <w:rtl/>
              <w:lang w:eastAsia="he-IL"/>
            </w:rPr>
          </w:rPrChange>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10762">
        <w:rPr>
          <w:rFonts w:ascii="Times New Roman" w:eastAsia="Times New Roman" w:hAnsi="Times New Roman"/>
          <w:bCs/>
          <w:sz w:val="20"/>
          <w:rtl/>
          <w:lang w:eastAsia="he-IL"/>
          <w:rPrChange w:id="727" w:author="Kook Sec" w:date="2021-04-20T16:07:00Z">
            <w:rPr>
              <w:rFonts w:ascii="Times New Roman" w:eastAsia="Times New Roman" w:hAnsi="Times New Roman"/>
              <w:bCs/>
              <w:sz w:val="20"/>
              <w:rtl/>
              <w:lang w:eastAsia="he-IL"/>
            </w:rPr>
          </w:rPrChange>
        </w:rPr>
        <w:t>א'</w:t>
      </w:r>
      <w:r w:rsidRPr="00010762">
        <w:rPr>
          <w:rFonts w:ascii="Times New Roman" w:eastAsia="Times New Roman" w:hAnsi="Times New Roman" w:hint="cs"/>
          <w:b/>
          <w:sz w:val="20"/>
          <w:rtl/>
          <w:lang w:eastAsia="he-IL"/>
          <w:rPrChange w:id="728" w:author="Kook Sec" w:date="2021-04-20T16:07:00Z">
            <w:rPr>
              <w:rFonts w:ascii="Times New Roman" w:eastAsia="Times New Roman" w:hAnsi="Times New Roman" w:hint="cs"/>
              <w:b/>
              <w:sz w:val="20"/>
              <w:rtl/>
              <w:lang w:eastAsia="he-IL"/>
            </w:rPr>
          </w:rPrChange>
        </w:rPr>
        <w:t xml:space="preserve"> </w:t>
      </w:r>
      <w:proofErr w:type="spellStart"/>
      <w:r w:rsidRPr="00010762">
        <w:rPr>
          <w:rFonts w:ascii="Times New Roman" w:eastAsia="Times New Roman" w:hAnsi="Times New Roman" w:hint="cs"/>
          <w:b/>
          <w:sz w:val="20"/>
          <w:rtl/>
          <w:lang w:eastAsia="he-IL"/>
          <w:rPrChange w:id="729" w:author="Kook Sec" w:date="2021-04-20T16:07:00Z">
            <w:rPr>
              <w:rFonts w:ascii="Times New Roman" w:eastAsia="Times New Roman" w:hAnsi="Times New Roman" w:hint="cs"/>
              <w:b/>
              <w:sz w:val="20"/>
              <w:rtl/>
              <w:lang w:eastAsia="he-IL"/>
            </w:rPr>
          </w:rPrChange>
        </w:rPr>
        <w:t>המצ"ב</w:t>
      </w:r>
      <w:proofErr w:type="spellEnd"/>
      <w:r w:rsidRPr="00010762">
        <w:rPr>
          <w:rFonts w:ascii="Times New Roman" w:eastAsia="Times New Roman" w:hAnsi="Times New Roman"/>
          <w:sz w:val="20"/>
          <w:rtl/>
          <w:lang w:eastAsia="he-IL"/>
          <w:rPrChange w:id="730" w:author="Kook Sec" w:date="2021-04-20T16:07:00Z">
            <w:rPr>
              <w:rFonts w:ascii="Times New Roman" w:eastAsia="Times New Roman" w:hAnsi="Times New Roman"/>
              <w:sz w:val="20"/>
              <w:rtl/>
              <w:lang w:eastAsia="he-IL"/>
            </w:rPr>
          </w:rPrChange>
        </w:rPr>
        <w:t>.</w:t>
      </w:r>
    </w:p>
    <w:p w14:paraId="57F76FA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3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32" w:author="Kook Sec" w:date="2021-04-20T16:07:00Z">
            <w:rPr>
              <w:rFonts w:ascii="Times New Roman" w:eastAsia="Times New Roman" w:hAnsi="Times New Roman"/>
              <w:sz w:val="20"/>
              <w:rtl/>
              <w:lang w:eastAsia="he-IL"/>
            </w:rPr>
          </w:rPrChange>
        </w:rPr>
        <w:t>לצורך הפעלת סמכויותיו</w:t>
      </w:r>
      <w:r w:rsidRPr="00010762">
        <w:rPr>
          <w:rFonts w:ascii="Times New Roman" w:eastAsia="Times New Roman" w:hAnsi="Times New Roman" w:hint="cs"/>
          <w:sz w:val="20"/>
          <w:rtl/>
          <w:lang w:eastAsia="he-IL"/>
          <w:rPrChange w:id="73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34" w:author="Kook Sec" w:date="2021-04-20T16:07:00Z">
            <w:rPr>
              <w:rFonts w:ascii="Times New Roman" w:eastAsia="Times New Roman" w:hAnsi="Times New Roman"/>
              <w:sz w:val="20"/>
              <w:rtl/>
              <w:lang w:eastAsia="he-IL"/>
            </w:rPr>
          </w:rPrChange>
        </w:rPr>
        <w:t xml:space="preserve"> רשאי המנהל </w:t>
      </w:r>
      <w:r w:rsidRPr="00010762">
        <w:rPr>
          <w:rFonts w:ascii="Times New Roman" w:eastAsia="Times New Roman" w:hAnsi="Times New Roman" w:hint="cs"/>
          <w:sz w:val="20"/>
          <w:rtl/>
          <w:lang w:eastAsia="he-IL"/>
          <w:rPrChange w:id="73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36" w:author="Kook Sec" w:date="2021-04-20T16:07:00Z">
            <w:rPr>
              <w:rFonts w:ascii="Times New Roman" w:eastAsia="Times New Roman" w:hAnsi="Times New Roman"/>
              <w:sz w:val="20"/>
              <w:rtl/>
              <w:lang w:eastAsia="he-IL"/>
            </w:rPr>
          </w:rPrChange>
        </w:rPr>
        <w:t xml:space="preserve">או מי מטעמו לבקר במשרד המתכנן </w:t>
      </w:r>
      <w:r w:rsidRPr="00010762">
        <w:rPr>
          <w:rFonts w:ascii="Times New Roman" w:eastAsia="Times New Roman" w:hAnsi="Times New Roman" w:hint="cs"/>
          <w:sz w:val="20"/>
          <w:rtl/>
          <w:lang w:eastAsia="he-IL"/>
          <w:rPrChange w:id="737"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38" w:author="Kook Sec" w:date="2021-04-20T16:07:00Z">
            <w:rPr>
              <w:rFonts w:ascii="Times New Roman" w:eastAsia="Times New Roman" w:hAnsi="Times New Roman"/>
              <w:sz w:val="20"/>
              <w:rtl/>
              <w:lang w:eastAsia="he-IL"/>
            </w:rPr>
          </w:rPrChange>
        </w:rPr>
        <w:t>או בכל מקום אחר</w:t>
      </w:r>
      <w:r w:rsidRPr="00010762">
        <w:rPr>
          <w:rFonts w:ascii="Times New Roman" w:eastAsia="Times New Roman" w:hAnsi="Times New Roman" w:hint="cs"/>
          <w:sz w:val="20"/>
          <w:rtl/>
          <w:lang w:eastAsia="he-IL"/>
          <w:rPrChange w:id="73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40" w:author="Kook Sec" w:date="2021-04-20T16:07:00Z">
            <w:rPr>
              <w:rFonts w:ascii="Times New Roman" w:eastAsia="Times New Roman" w:hAnsi="Times New Roman"/>
              <w:sz w:val="20"/>
              <w:rtl/>
              <w:lang w:eastAsia="he-IL"/>
            </w:rPr>
          </w:rPrChange>
        </w:rPr>
        <w:t xml:space="preserve"> בו מבוצעים שירותי המתכנן והמתכנן מתחייב למסור כל הסבר שיידרש על יד</w:t>
      </w:r>
      <w:r w:rsidRPr="00010762">
        <w:rPr>
          <w:rFonts w:ascii="Times New Roman" w:eastAsia="Times New Roman" w:hAnsi="Times New Roman" w:hint="cs"/>
          <w:sz w:val="20"/>
          <w:rtl/>
          <w:lang w:eastAsia="he-IL"/>
          <w:rPrChange w:id="741" w:author="Kook Sec" w:date="2021-04-20T16:07:00Z">
            <w:rPr>
              <w:rFonts w:ascii="Times New Roman" w:eastAsia="Times New Roman" w:hAnsi="Times New Roman" w:hint="cs"/>
              <w:sz w:val="20"/>
              <w:rtl/>
              <w:lang w:eastAsia="he-IL"/>
            </w:rPr>
          </w:rPrChange>
        </w:rPr>
        <w:t>י המנהל ו/</w:t>
      </w:r>
      <w:r w:rsidRPr="00010762">
        <w:rPr>
          <w:rFonts w:ascii="Times New Roman" w:eastAsia="Times New Roman" w:hAnsi="Times New Roman"/>
          <w:sz w:val="20"/>
          <w:rtl/>
          <w:lang w:eastAsia="he-IL"/>
          <w:rPrChange w:id="742" w:author="Kook Sec" w:date="2021-04-20T16:07:00Z">
            <w:rPr>
              <w:rFonts w:ascii="Times New Roman" w:eastAsia="Times New Roman" w:hAnsi="Times New Roman"/>
              <w:sz w:val="20"/>
              <w:rtl/>
              <w:lang w:eastAsia="he-IL"/>
            </w:rPr>
          </w:rPrChange>
        </w:rPr>
        <w:t xml:space="preserve">או </w:t>
      </w:r>
      <w:r w:rsidRPr="00010762">
        <w:rPr>
          <w:rFonts w:ascii="Times New Roman" w:eastAsia="Times New Roman" w:hAnsi="Times New Roman" w:hint="cs"/>
          <w:sz w:val="20"/>
          <w:rtl/>
          <w:lang w:eastAsia="he-IL"/>
          <w:rPrChange w:id="743" w:author="Kook Sec" w:date="2021-04-20T16:07:00Z">
            <w:rPr>
              <w:rFonts w:ascii="Times New Roman" w:eastAsia="Times New Roman" w:hAnsi="Times New Roman" w:hint="cs"/>
              <w:sz w:val="20"/>
              <w:rtl/>
              <w:lang w:eastAsia="he-IL"/>
            </w:rPr>
          </w:rPrChange>
        </w:rPr>
        <w:t xml:space="preserve">על ידי מי </w:t>
      </w:r>
      <w:r w:rsidRPr="00010762">
        <w:rPr>
          <w:rFonts w:ascii="Times New Roman" w:eastAsia="Times New Roman" w:hAnsi="Times New Roman"/>
          <w:sz w:val="20"/>
          <w:rtl/>
          <w:lang w:eastAsia="he-IL"/>
          <w:rPrChange w:id="744" w:author="Kook Sec" w:date="2021-04-20T16:07:00Z">
            <w:rPr>
              <w:rFonts w:ascii="Times New Roman" w:eastAsia="Times New Roman" w:hAnsi="Times New Roman"/>
              <w:sz w:val="20"/>
              <w:rtl/>
              <w:lang w:eastAsia="he-IL"/>
            </w:rPr>
          </w:rPrChange>
        </w:rPr>
        <w:t>מטעמו.</w:t>
      </w:r>
    </w:p>
    <w:p w14:paraId="4A827963"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4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46" w:author="Kook Sec" w:date="2021-04-20T16:07:00Z">
            <w:rPr>
              <w:rFonts w:ascii="Times New Roman" w:eastAsia="Times New Roman" w:hAnsi="Times New Roman"/>
              <w:sz w:val="20"/>
              <w:rtl/>
              <w:lang w:eastAsia="he-IL"/>
            </w:rPr>
          </w:rPrChange>
        </w:rPr>
        <w:t>אין בהפעלת סמכויות המנהל על פי חוזה זה</w:t>
      </w:r>
      <w:r w:rsidRPr="00010762">
        <w:rPr>
          <w:rFonts w:ascii="Times New Roman" w:eastAsia="Times New Roman" w:hAnsi="Times New Roman" w:hint="cs"/>
          <w:sz w:val="20"/>
          <w:rtl/>
          <w:lang w:eastAsia="he-IL"/>
          <w:rPrChange w:id="74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48" w:author="Kook Sec" w:date="2021-04-20T16:07:00Z">
            <w:rPr>
              <w:rFonts w:ascii="Times New Roman" w:eastAsia="Times New Roman" w:hAnsi="Times New Roman"/>
              <w:sz w:val="20"/>
              <w:rtl/>
              <w:lang w:eastAsia="he-IL"/>
            </w:rPr>
          </w:rPrChange>
        </w:rPr>
        <w:t xml:space="preserve"> כדי לגרוע </w:t>
      </w:r>
      <w:r w:rsidRPr="00010762">
        <w:rPr>
          <w:rFonts w:ascii="Times New Roman" w:eastAsia="Times New Roman" w:hAnsi="Times New Roman" w:hint="cs"/>
          <w:sz w:val="20"/>
          <w:rtl/>
          <w:lang w:eastAsia="he-IL"/>
          <w:rPrChange w:id="749" w:author="Kook Sec" w:date="2021-04-20T16:07:00Z">
            <w:rPr>
              <w:rFonts w:ascii="Times New Roman" w:eastAsia="Times New Roman" w:hAnsi="Times New Roman" w:hint="cs"/>
              <w:sz w:val="20"/>
              <w:rtl/>
              <w:lang w:eastAsia="he-IL"/>
            </w:rPr>
          </w:rPrChange>
        </w:rPr>
        <w:t xml:space="preserve">ו/או לשחרר </w:t>
      </w:r>
      <w:r w:rsidRPr="00010762">
        <w:rPr>
          <w:rFonts w:ascii="Times New Roman" w:eastAsia="Times New Roman" w:hAnsi="Times New Roman"/>
          <w:sz w:val="20"/>
          <w:rtl/>
          <w:lang w:eastAsia="he-IL"/>
          <w:rPrChange w:id="750" w:author="Kook Sec" w:date="2021-04-20T16:07:00Z">
            <w:rPr>
              <w:rFonts w:ascii="Times New Roman" w:eastAsia="Times New Roman" w:hAnsi="Times New Roman"/>
              <w:sz w:val="20"/>
              <w:rtl/>
              <w:lang w:eastAsia="he-IL"/>
            </w:rPr>
          </w:rPrChange>
        </w:rPr>
        <w:t xml:space="preserve">מאחריות </w:t>
      </w:r>
      <w:r w:rsidRPr="00010762">
        <w:rPr>
          <w:rFonts w:ascii="Times New Roman" w:eastAsia="Times New Roman" w:hAnsi="Times New Roman" w:hint="cs"/>
          <w:sz w:val="20"/>
          <w:rtl/>
          <w:lang w:eastAsia="he-IL"/>
          <w:rPrChange w:id="751" w:author="Kook Sec" w:date="2021-04-20T16:07:00Z">
            <w:rPr>
              <w:rFonts w:ascii="Times New Roman" w:eastAsia="Times New Roman" w:hAnsi="Times New Roman" w:hint="cs"/>
              <w:sz w:val="20"/>
              <w:rtl/>
              <w:lang w:eastAsia="he-IL"/>
            </w:rPr>
          </w:rPrChange>
        </w:rPr>
        <w:t>המתכנן על פי חוזה זה ו/או על פי כל דין.</w:t>
      </w:r>
      <w:r w:rsidRPr="00010762">
        <w:rPr>
          <w:rFonts w:ascii="Times New Roman" w:eastAsia="Times New Roman" w:hAnsi="Times New Roman"/>
          <w:sz w:val="20"/>
          <w:rtl/>
          <w:lang w:eastAsia="he-IL"/>
          <w:rPrChange w:id="752" w:author="Kook Sec" w:date="2021-04-20T16:07:00Z">
            <w:rPr>
              <w:rFonts w:ascii="Times New Roman" w:eastAsia="Times New Roman" w:hAnsi="Times New Roman"/>
              <w:sz w:val="20"/>
              <w:rtl/>
              <w:lang w:eastAsia="he-IL"/>
            </w:rPr>
          </w:rPrChange>
        </w:rPr>
        <w:t xml:space="preserve"> בהקשר זה מובהר</w:t>
      </w:r>
      <w:r w:rsidRPr="00010762">
        <w:rPr>
          <w:rFonts w:ascii="Times New Roman" w:eastAsia="Times New Roman" w:hAnsi="Times New Roman" w:hint="cs"/>
          <w:sz w:val="20"/>
          <w:rtl/>
          <w:lang w:eastAsia="he-IL"/>
          <w:rPrChange w:id="75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54" w:author="Kook Sec" w:date="2021-04-20T16:07:00Z">
            <w:rPr>
              <w:rFonts w:ascii="Times New Roman" w:eastAsia="Times New Roman" w:hAnsi="Times New Roman"/>
              <w:sz w:val="20"/>
              <w:rtl/>
              <w:lang w:eastAsia="he-IL"/>
            </w:rPr>
          </w:rPrChange>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A779526"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75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56" w:author="Kook Sec" w:date="2021-04-20T16:07:00Z">
            <w:rPr>
              <w:rFonts w:ascii="Times New Roman" w:eastAsia="Times New Roman" w:hAnsi="Times New Roman"/>
              <w:sz w:val="20"/>
              <w:rtl/>
              <w:lang w:eastAsia="he-IL"/>
            </w:rPr>
          </w:rPrChange>
        </w:rPr>
        <w:t xml:space="preserve">אישר המנהל תכניות </w:t>
      </w:r>
      <w:r w:rsidRPr="00010762">
        <w:rPr>
          <w:rFonts w:ascii="Times New Roman" w:eastAsia="Times New Roman" w:hAnsi="Times New Roman" w:hint="cs"/>
          <w:sz w:val="20"/>
          <w:rtl/>
          <w:lang w:eastAsia="he-IL"/>
          <w:rPrChange w:id="757"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58" w:author="Kook Sec" w:date="2021-04-20T16:07:00Z">
            <w:rPr>
              <w:rFonts w:ascii="Times New Roman" w:eastAsia="Times New Roman" w:hAnsi="Times New Roman"/>
              <w:sz w:val="20"/>
              <w:rtl/>
              <w:lang w:eastAsia="he-IL"/>
            </w:rPr>
          </w:rPrChange>
        </w:rPr>
        <w:t>או מסמכים אחרים הקשורים בשרותי המתכנן על פי חוזה זה או שדרש המנהל מהמתכנן להכינם בהתאם ל</w:t>
      </w:r>
      <w:r w:rsidRPr="00010762">
        <w:rPr>
          <w:rFonts w:ascii="Times New Roman" w:eastAsia="Times New Roman" w:hAnsi="Times New Roman" w:hint="cs"/>
          <w:sz w:val="20"/>
          <w:rtl/>
          <w:lang w:eastAsia="he-IL"/>
          <w:rPrChange w:id="759" w:author="Kook Sec" w:date="2021-04-20T16:07:00Z">
            <w:rPr>
              <w:rFonts w:ascii="Times New Roman" w:eastAsia="Times New Roman" w:hAnsi="Times New Roman" w:hint="cs"/>
              <w:sz w:val="20"/>
              <w:rtl/>
              <w:lang w:eastAsia="he-IL"/>
            </w:rPr>
          </w:rPrChange>
        </w:rPr>
        <w:t>חוזה</w:t>
      </w:r>
      <w:r w:rsidRPr="00010762">
        <w:rPr>
          <w:rFonts w:ascii="Times New Roman" w:eastAsia="Times New Roman" w:hAnsi="Times New Roman"/>
          <w:sz w:val="20"/>
          <w:rtl/>
          <w:lang w:eastAsia="he-IL"/>
          <w:rPrChange w:id="760" w:author="Kook Sec" w:date="2021-04-20T16:07:00Z">
            <w:rPr>
              <w:rFonts w:ascii="Times New Roman" w:eastAsia="Times New Roman" w:hAnsi="Times New Roman"/>
              <w:sz w:val="20"/>
              <w:rtl/>
              <w:lang w:eastAsia="he-IL"/>
            </w:rPr>
          </w:rPrChange>
        </w:rPr>
        <w:t xml:space="preserve"> זה, </w:t>
      </w:r>
      <w:r w:rsidRPr="00010762">
        <w:rPr>
          <w:rFonts w:ascii="Times New Roman" w:eastAsia="Times New Roman" w:hAnsi="Times New Roman" w:hint="cs"/>
          <w:sz w:val="20"/>
          <w:rtl/>
          <w:lang w:eastAsia="he-IL"/>
          <w:rPrChange w:id="761" w:author="Kook Sec" w:date="2021-04-20T16:07:00Z">
            <w:rPr>
              <w:rFonts w:ascii="Times New Roman" w:eastAsia="Times New Roman" w:hAnsi="Times New Roman" w:hint="cs"/>
              <w:sz w:val="20"/>
              <w:rtl/>
              <w:lang w:eastAsia="he-IL"/>
            </w:rPr>
          </w:rPrChange>
        </w:rPr>
        <w:t>לא יהא</w:t>
      </w:r>
      <w:r w:rsidRPr="00010762">
        <w:rPr>
          <w:rFonts w:ascii="Times New Roman" w:eastAsia="Times New Roman" w:hAnsi="Times New Roman"/>
          <w:sz w:val="20"/>
          <w:rtl/>
          <w:lang w:eastAsia="he-IL"/>
          <w:rPrChange w:id="762" w:author="Kook Sec" w:date="2021-04-20T16:07:00Z">
            <w:rPr>
              <w:rFonts w:ascii="Times New Roman" w:eastAsia="Times New Roman" w:hAnsi="Times New Roman"/>
              <w:sz w:val="20"/>
              <w:rtl/>
              <w:lang w:eastAsia="he-IL"/>
            </w:rPr>
          </w:rPrChange>
        </w:rPr>
        <w:t xml:space="preserve"> בכך כדי לשחרר את המתכנן מאחריותו המקצועית המלאה ו</w:t>
      </w:r>
      <w:r w:rsidRPr="00010762">
        <w:rPr>
          <w:rFonts w:ascii="Times New Roman" w:eastAsia="Times New Roman" w:hAnsi="Times New Roman" w:hint="cs"/>
          <w:sz w:val="20"/>
          <w:rtl/>
          <w:lang w:eastAsia="he-IL"/>
          <w:rPrChange w:id="763" w:author="Kook Sec" w:date="2021-04-20T16:07:00Z">
            <w:rPr>
              <w:rFonts w:ascii="Times New Roman" w:eastAsia="Times New Roman" w:hAnsi="Times New Roman" w:hint="cs"/>
              <w:sz w:val="20"/>
              <w:rtl/>
              <w:lang w:eastAsia="he-IL"/>
            </w:rPr>
          </w:rPrChange>
        </w:rPr>
        <w:t>לא יהא</w:t>
      </w:r>
      <w:r w:rsidRPr="00010762">
        <w:rPr>
          <w:rFonts w:ascii="Times New Roman" w:eastAsia="Times New Roman" w:hAnsi="Times New Roman"/>
          <w:sz w:val="20"/>
          <w:rtl/>
          <w:lang w:eastAsia="he-IL"/>
          <w:rPrChange w:id="764" w:author="Kook Sec" w:date="2021-04-20T16:07:00Z">
            <w:rPr>
              <w:rFonts w:ascii="Times New Roman" w:eastAsia="Times New Roman" w:hAnsi="Times New Roman"/>
              <w:sz w:val="20"/>
              <w:rtl/>
              <w:lang w:eastAsia="he-IL"/>
            </w:rPr>
          </w:rPrChange>
        </w:rPr>
        <w:t xml:space="preserve"> בכך כדי להטיל על המנהל </w:t>
      </w:r>
      <w:r w:rsidRPr="00010762">
        <w:rPr>
          <w:rFonts w:ascii="Times New Roman" w:eastAsia="Times New Roman" w:hAnsi="Times New Roman" w:hint="cs"/>
          <w:sz w:val="20"/>
          <w:rtl/>
          <w:lang w:eastAsia="he-IL"/>
          <w:rPrChange w:id="76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66" w:author="Kook Sec" w:date="2021-04-20T16:07:00Z">
            <w:rPr>
              <w:rFonts w:ascii="Times New Roman" w:eastAsia="Times New Roman" w:hAnsi="Times New Roman"/>
              <w:sz w:val="20"/>
              <w:rtl/>
              <w:lang w:eastAsia="he-IL"/>
            </w:rPr>
          </w:rPrChange>
        </w:rPr>
        <w:t xml:space="preserve">או על המזמין אחריות כלשהי לטיב התכניות </w:t>
      </w:r>
      <w:r w:rsidRPr="00010762">
        <w:rPr>
          <w:rFonts w:ascii="Times New Roman" w:eastAsia="Times New Roman" w:hAnsi="Times New Roman" w:hint="cs"/>
          <w:sz w:val="20"/>
          <w:rtl/>
          <w:lang w:eastAsia="he-IL"/>
          <w:rPrChange w:id="767"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768" w:author="Kook Sec" w:date="2021-04-20T16:07:00Z">
            <w:rPr>
              <w:rFonts w:ascii="Times New Roman" w:eastAsia="Times New Roman" w:hAnsi="Times New Roman"/>
              <w:sz w:val="20"/>
              <w:rtl/>
              <w:lang w:eastAsia="he-IL"/>
            </w:rPr>
          </w:rPrChange>
        </w:rPr>
        <w:t>או המסמכים האמורים.</w:t>
      </w:r>
    </w:p>
    <w:p w14:paraId="28A17F8A"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76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770" w:author="Kook Sec" w:date="2021-04-20T16:07:00Z">
            <w:rPr>
              <w:rFonts w:ascii="Times New Roman" w:eastAsia="Times New Roman" w:hAnsi="Times New Roman"/>
              <w:bCs/>
              <w:sz w:val="20"/>
              <w:u w:val="single"/>
              <w:rtl/>
              <w:lang w:eastAsia="he-IL"/>
            </w:rPr>
          </w:rPrChange>
        </w:rPr>
        <w:t>לוח זמנים ושלבי ב</w:t>
      </w:r>
      <w:r w:rsidRPr="00010762">
        <w:rPr>
          <w:rFonts w:ascii="Times New Roman" w:eastAsia="Times New Roman" w:hAnsi="Times New Roman" w:hint="cs"/>
          <w:bCs/>
          <w:sz w:val="20"/>
          <w:u w:val="single"/>
          <w:rtl/>
          <w:lang w:eastAsia="he-IL"/>
          <w:rPrChange w:id="771" w:author="Kook Sec" w:date="2021-04-20T16:07:00Z">
            <w:rPr>
              <w:rFonts w:ascii="Times New Roman" w:eastAsia="Times New Roman" w:hAnsi="Times New Roman" w:hint="cs"/>
              <w:bCs/>
              <w:sz w:val="20"/>
              <w:u w:val="single"/>
              <w:rtl/>
              <w:lang w:eastAsia="he-IL"/>
            </w:rPr>
          </w:rPrChange>
        </w:rPr>
        <w:t>י</w:t>
      </w:r>
      <w:r w:rsidRPr="00010762">
        <w:rPr>
          <w:rFonts w:ascii="Times New Roman" w:eastAsia="Times New Roman" w:hAnsi="Times New Roman"/>
          <w:bCs/>
          <w:sz w:val="20"/>
          <w:u w:val="single"/>
          <w:rtl/>
          <w:lang w:eastAsia="he-IL"/>
          <w:rPrChange w:id="772" w:author="Kook Sec" w:date="2021-04-20T16:07:00Z">
            <w:rPr>
              <w:rFonts w:ascii="Times New Roman" w:eastAsia="Times New Roman" w:hAnsi="Times New Roman"/>
              <w:bCs/>
              <w:sz w:val="20"/>
              <w:u w:val="single"/>
              <w:rtl/>
              <w:lang w:eastAsia="he-IL"/>
            </w:rPr>
          </w:rPrChange>
        </w:rPr>
        <w:t>צוע</w:t>
      </w:r>
    </w:p>
    <w:p w14:paraId="56A69577"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7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74" w:author="Kook Sec" w:date="2021-04-20T16:07:00Z">
            <w:rPr>
              <w:rFonts w:ascii="Times New Roman" w:eastAsia="Times New Roman" w:hAnsi="Times New Roman"/>
              <w:sz w:val="20"/>
              <w:rtl/>
              <w:lang w:eastAsia="he-IL"/>
            </w:rPr>
          </w:rPrChange>
        </w:rPr>
        <w:t xml:space="preserve">המתכנן יבצע את שרותי המתכנן בשלבים ובמועדים כמפורט בנספח </w:t>
      </w:r>
      <w:r w:rsidRPr="00010762">
        <w:rPr>
          <w:rFonts w:ascii="Times New Roman" w:eastAsia="Times New Roman" w:hAnsi="Times New Roman"/>
          <w:b/>
          <w:bCs/>
          <w:sz w:val="20"/>
          <w:rtl/>
          <w:lang w:eastAsia="he-IL"/>
          <w:rPrChange w:id="775" w:author="Kook Sec" w:date="2021-04-20T16:07:00Z">
            <w:rPr>
              <w:rFonts w:ascii="Times New Roman" w:eastAsia="Times New Roman" w:hAnsi="Times New Roman"/>
              <w:b/>
              <w:bCs/>
              <w:sz w:val="20"/>
              <w:rtl/>
              <w:lang w:eastAsia="he-IL"/>
            </w:rPr>
          </w:rPrChange>
        </w:rPr>
        <w:t>ג'</w:t>
      </w:r>
      <w:r w:rsidRPr="00010762">
        <w:rPr>
          <w:rFonts w:ascii="Times New Roman" w:eastAsia="Times New Roman" w:hAnsi="Times New Roman" w:hint="cs"/>
          <w:sz w:val="20"/>
          <w:rtl/>
          <w:lang w:eastAsia="he-IL"/>
          <w:rPrChange w:id="776" w:author="Kook Sec" w:date="2021-04-20T16:07:00Z">
            <w:rPr>
              <w:rFonts w:ascii="Times New Roman" w:eastAsia="Times New Roman" w:hAnsi="Times New Roman" w:hint="cs"/>
              <w:sz w:val="20"/>
              <w:rtl/>
              <w:lang w:eastAsia="he-IL"/>
            </w:rPr>
          </w:rPrChange>
        </w:rPr>
        <w:t xml:space="preserve"> </w:t>
      </w:r>
      <w:proofErr w:type="spellStart"/>
      <w:r w:rsidRPr="00010762">
        <w:rPr>
          <w:rFonts w:ascii="Times New Roman" w:eastAsia="Times New Roman" w:hAnsi="Times New Roman" w:hint="cs"/>
          <w:sz w:val="20"/>
          <w:rtl/>
          <w:lang w:eastAsia="he-IL"/>
          <w:rPrChange w:id="777"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sz w:val="20"/>
          <w:rtl/>
          <w:lang w:eastAsia="he-IL"/>
          <w:rPrChange w:id="778" w:author="Kook Sec" w:date="2021-04-20T16:07:00Z">
            <w:rPr>
              <w:rFonts w:ascii="Times New Roman" w:eastAsia="Times New Roman" w:hAnsi="Times New Roman"/>
              <w:sz w:val="20"/>
              <w:rtl/>
              <w:lang w:eastAsia="he-IL"/>
            </w:rPr>
          </w:rPrChange>
        </w:rPr>
        <w:t xml:space="preserve"> (להלן: "</w:t>
      </w:r>
      <w:r w:rsidRPr="00010762">
        <w:rPr>
          <w:rFonts w:ascii="Times New Roman" w:eastAsia="Times New Roman" w:hAnsi="Times New Roman"/>
          <w:b/>
          <w:bCs/>
          <w:sz w:val="20"/>
          <w:rtl/>
          <w:lang w:eastAsia="he-IL"/>
          <w:rPrChange w:id="779" w:author="Kook Sec" w:date="2021-04-20T16:07:00Z">
            <w:rPr>
              <w:rFonts w:ascii="Times New Roman" w:eastAsia="Times New Roman" w:hAnsi="Times New Roman"/>
              <w:b/>
              <w:bCs/>
              <w:sz w:val="20"/>
              <w:rtl/>
              <w:lang w:eastAsia="he-IL"/>
            </w:rPr>
          </w:rPrChange>
        </w:rPr>
        <w:t>לוח הזמנים</w:t>
      </w:r>
      <w:r w:rsidRPr="00010762">
        <w:rPr>
          <w:rFonts w:ascii="Times New Roman" w:eastAsia="Times New Roman" w:hAnsi="Times New Roman"/>
          <w:sz w:val="20"/>
          <w:rtl/>
          <w:lang w:eastAsia="he-IL"/>
          <w:rPrChange w:id="780" w:author="Kook Sec" w:date="2021-04-20T16:07:00Z">
            <w:rPr>
              <w:rFonts w:ascii="Times New Roman" w:eastAsia="Times New Roman" w:hAnsi="Times New Roman"/>
              <w:sz w:val="20"/>
              <w:rtl/>
              <w:lang w:eastAsia="he-IL"/>
            </w:rPr>
          </w:rPrChange>
        </w:rPr>
        <w:t>"). כל ש</w:t>
      </w:r>
      <w:r w:rsidRPr="00010762">
        <w:rPr>
          <w:rFonts w:ascii="Times New Roman" w:eastAsia="Times New Roman" w:hAnsi="Times New Roman" w:hint="cs"/>
          <w:sz w:val="20"/>
          <w:rtl/>
          <w:lang w:eastAsia="he-IL"/>
          <w:rPrChange w:id="78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782" w:author="Kook Sec" w:date="2021-04-20T16:07:00Z">
            <w:rPr>
              <w:rFonts w:ascii="Times New Roman" w:eastAsia="Times New Roman" w:hAnsi="Times New Roman"/>
              <w:sz w:val="20"/>
              <w:rtl/>
              <w:lang w:eastAsia="he-IL"/>
            </w:rPr>
          </w:rPrChange>
        </w:rPr>
        <w:t>רות הכלול בשרותי המתכנן</w:t>
      </w:r>
      <w:r w:rsidRPr="00010762">
        <w:rPr>
          <w:rFonts w:ascii="Times New Roman" w:eastAsia="Times New Roman" w:hAnsi="Times New Roman" w:hint="cs"/>
          <w:sz w:val="20"/>
          <w:rtl/>
          <w:lang w:eastAsia="he-IL"/>
          <w:rPrChange w:id="78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84" w:author="Kook Sec" w:date="2021-04-20T16:07:00Z">
            <w:rPr>
              <w:rFonts w:ascii="Times New Roman" w:eastAsia="Times New Roman" w:hAnsi="Times New Roman"/>
              <w:sz w:val="20"/>
              <w:rtl/>
              <w:lang w:eastAsia="he-IL"/>
            </w:rPr>
          </w:rPrChange>
        </w:rPr>
        <w:t xml:space="preserve"> אשר לא נקבע לו מועד בלוח הזמנים</w:t>
      </w:r>
      <w:r w:rsidRPr="00010762">
        <w:rPr>
          <w:rFonts w:ascii="Times New Roman" w:eastAsia="Times New Roman" w:hAnsi="Times New Roman" w:hint="cs"/>
          <w:sz w:val="20"/>
          <w:rtl/>
          <w:lang w:eastAsia="he-IL"/>
          <w:rPrChange w:id="78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786" w:author="Kook Sec" w:date="2021-04-20T16:07:00Z">
            <w:rPr>
              <w:rFonts w:ascii="Times New Roman" w:eastAsia="Times New Roman" w:hAnsi="Times New Roman"/>
              <w:sz w:val="20"/>
              <w:rtl/>
              <w:lang w:eastAsia="he-IL"/>
            </w:rPr>
          </w:rPrChange>
        </w:rPr>
        <w:t xml:space="preserve"> יבוצע על ידי המתכנן במועד שיהיה דרוש על מנת להבטיח</w:t>
      </w:r>
      <w:r w:rsidRPr="00010762">
        <w:rPr>
          <w:rFonts w:ascii="Times New Roman" w:eastAsia="Times New Roman" w:hAnsi="Times New Roman" w:hint="cs"/>
          <w:sz w:val="20"/>
          <w:rtl/>
          <w:lang w:eastAsia="he-IL"/>
          <w:rPrChange w:id="787" w:author="Kook Sec" w:date="2021-04-20T16:07:00Z">
            <w:rPr>
              <w:rFonts w:ascii="Times New Roman" w:eastAsia="Times New Roman" w:hAnsi="Times New Roman" w:hint="cs"/>
              <w:sz w:val="20"/>
              <w:rtl/>
              <w:lang w:eastAsia="he-IL"/>
            </w:rPr>
          </w:rPrChange>
        </w:rPr>
        <w:t xml:space="preserve"> את</w:t>
      </w:r>
      <w:r w:rsidRPr="00010762">
        <w:rPr>
          <w:rFonts w:ascii="Times New Roman" w:eastAsia="Times New Roman" w:hAnsi="Times New Roman"/>
          <w:sz w:val="20"/>
          <w:rtl/>
          <w:lang w:eastAsia="he-IL"/>
          <w:rPrChange w:id="788" w:author="Kook Sec" w:date="2021-04-20T16:07:00Z">
            <w:rPr>
              <w:rFonts w:ascii="Times New Roman" w:eastAsia="Times New Roman" w:hAnsi="Times New Roman"/>
              <w:sz w:val="20"/>
              <w:rtl/>
              <w:lang w:eastAsia="he-IL"/>
            </w:rPr>
          </w:rPrChange>
        </w:rPr>
        <w:t xml:space="preserve"> ב</w:t>
      </w:r>
      <w:r w:rsidRPr="00010762">
        <w:rPr>
          <w:rFonts w:ascii="Times New Roman" w:eastAsia="Times New Roman" w:hAnsi="Times New Roman" w:hint="cs"/>
          <w:sz w:val="20"/>
          <w:rtl/>
          <w:lang w:eastAsia="he-IL"/>
          <w:rPrChange w:id="78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790" w:author="Kook Sec" w:date="2021-04-20T16:07:00Z">
            <w:rPr>
              <w:rFonts w:ascii="Times New Roman" w:eastAsia="Times New Roman" w:hAnsi="Times New Roman"/>
              <w:sz w:val="20"/>
              <w:rtl/>
              <w:lang w:eastAsia="he-IL"/>
            </w:rPr>
          </w:rPrChange>
        </w:rPr>
        <w:t xml:space="preserve">צוע שרותי המתכנן בהתאם ללוח הזמנים ובאופן שיאפשר את גמר ביצוע הפרויקט על ידי הקבלן הראשי וגמר ביצוע עבודות </w:t>
      </w:r>
      <w:r w:rsidRPr="00010762">
        <w:rPr>
          <w:rFonts w:ascii="Times New Roman" w:eastAsia="Times New Roman" w:hAnsi="Times New Roman" w:hint="cs"/>
          <w:sz w:val="20"/>
          <w:rtl/>
          <w:lang w:eastAsia="he-IL"/>
          <w:rPrChange w:id="791"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792" w:author="Kook Sec" w:date="2021-04-20T16:07:00Z">
            <w:rPr>
              <w:rFonts w:ascii="Times New Roman" w:eastAsia="Times New Roman" w:hAnsi="Times New Roman"/>
              <w:sz w:val="20"/>
              <w:rtl/>
              <w:lang w:eastAsia="he-IL"/>
            </w:rPr>
          </w:rPrChange>
        </w:rPr>
        <w:t xml:space="preserve">קבלנים </w:t>
      </w:r>
      <w:r w:rsidRPr="00010762">
        <w:rPr>
          <w:rFonts w:ascii="Times New Roman" w:eastAsia="Times New Roman" w:hAnsi="Times New Roman" w:hint="cs"/>
          <w:sz w:val="20"/>
          <w:rtl/>
          <w:lang w:eastAsia="he-IL"/>
          <w:rPrChange w:id="793"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794" w:author="Kook Sec" w:date="2021-04-20T16:07:00Z">
            <w:rPr>
              <w:rFonts w:ascii="Times New Roman" w:eastAsia="Times New Roman" w:hAnsi="Times New Roman"/>
              <w:sz w:val="20"/>
              <w:rtl/>
              <w:lang w:eastAsia="he-IL"/>
            </w:rPr>
          </w:rPrChange>
        </w:rPr>
        <w:t>אחרים בהתאם ללוח הזמנים המוסכם ע</w:t>
      </w:r>
      <w:r w:rsidRPr="00010762">
        <w:rPr>
          <w:rFonts w:ascii="Times New Roman" w:eastAsia="Times New Roman" w:hAnsi="Times New Roman" w:hint="cs"/>
          <w:sz w:val="20"/>
          <w:rtl/>
          <w:lang w:eastAsia="he-IL"/>
          <w:rPrChange w:id="79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796" w:author="Kook Sec" w:date="2021-04-20T16:07:00Z">
            <w:rPr>
              <w:rFonts w:ascii="Times New Roman" w:eastAsia="Times New Roman" w:hAnsi="Times New Roman"/>
              <w:sz w:val="20"/>
              <w:rtl/>
              <w:lang w:eastAsia="he-IL"/>
            </w:rPr>
          </w:rPrChange>
        </w:rPr>
        <w:t>מם.</w:t>
      </w:r>
    </w:p>
    <w:p w14:paraId="4FC0E93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79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798" w:author="Kook Sec" w:date="2021-04-20T16:07:00Z">
            <w:rPr>
              <w:rFonts w:ascii="Times New Roman" w:eastAsia="Times New Roman" w:hAnsi="Times New Roman"/>
              <w:sz w:val="20"/>
              <w:rtl/>
              <w:lang w:eastAsia="he-IL"/>
            </w:rPr>
          </w:rPrChange>
        </w:rPr>
        <w:t>לא יתחיל המתכנן בב</w:t>
      </w:r>
      <w:r w:rsidRPr="00010762">
        <w:rPr>
          <w:rFonts w:ascii="Times New Roman" w:eastAsia="Times New Roman" w:hAnsi="Times New Roman" w:hint="cs"/>
          <w:sz w:val="20"/>
          <w:rtl/>
          <w:lang w:eastAsia="he-IL"/>
          <w:rPrChange w:id="79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00" w:author="Kook Sec" w:date="2021-04-20T16:07:00Z">
            <w:rPr>
              <w:rFonts w:ascii="Times New Roman" w:eastAsia="Times New Roman" w:hAnsi="Times New Roman"/>
              <w:sz w:val="20"/>
              <w:rtl/>
              <w:lang w:eastAsia="he-IL"/>
            </w:rPr>
          </w:rPrChange>
        </w:rPr>
        <w:t xml:space="preserve">צוע קטע מהפרויקט ו/או שלב משלבי העבודה כמפורט בנספח </w:t>
      </w:r>
      <w:r w:rsidRPr="00010762">
        <w:rPr>
          <w:rFonts w:ascii="Times New Roman" w:eastAsia="Times New Roman" w:hAnsi="Times New Roman"/>
          <w:bCs/>
          <w:sz w:val="20"/>
          <w:rtl/>
          <w:lang w:eastAsia="he-IL"/>
          <w:rPrChange w:id="801" w:author="Kook Sec" w:date="2021-04-20T16:07:00Z">
            <w:rPr>
              <w:rFonts w:ascii="Times New Roman" w:eastAsia="Times New Roman" w:hAnsi="Times New Roman"/>
              <w:bCs/>
              <w:sz w:val="20"/>
              <w:rtl/>
              <w:lang w:eastAsia="he-IL"/>
            </w:rPr>
          </w:rPrChange>
        </w:rPr>
        <w:t>ב'</w:t>
      </w:r>
      <w:r w:rsidRPr="00010762">
        <w:rPr>
          <w:rFonts w:ascii="Times New Roman" w:eastAsia="Times New Roman" w:hAnsi="Times New Roman"/>
          <w:sz w:val="20"/>
          <w:rtl/>
          <w:lang w:eastAsia="he-IL"/>
          <w:rPrChange w:id="802" w:author="Kook Sec" w:date="2021-04-20T16:07:00Z">
            <w:rPr>
              <w:rFonts w:ascii="Times New Roman" w:eastAsia="Times New Roman" w:hAnsi="Times New Roman"/>
              <w:sz w:val="20"/>
              <w:rtl/>
              <w:lang w:eastAsia="he-IL"/>
            </w:rPr>
          </w:rPrChange>
        </w:rPr>
        <w:t xml:space="preserve"> או </w:t>
      </w:r>
      <w:r w:rsidRPr="00010762">
        <w:rPr>
          <w:rFonts w:ascii="Times New Roman" w:eastAsia="Times New Roman" w:hAnsi="Times New Roman"/>
          <w:b/>
          <w:bCs/>
          <w:sz w:val="20"/>
          <w:rtl/>
          <w:lang w:eastAsia="he-IL"/>
          <w:rPrChange w:id="803" w:author="Kook Sec" w:date="2021-04-20T16:07:00Z">
            <w:rPr>
              <w:rFonts w:ascii="Times New Roman" w:eastAsia="Times New Roman" w:hAnsi="Times New Roman"/>
              <w:b/>
              <w:bCs/>
              <w:sz w:val="20"/>
              <w:rtl/>
              <w:lang w:eastAsia="he-IL"/>
            </w:rPr>
          </w:rPrChange>
        </w:rPr>
        <w:t xml:space="preserve">ג' </w:t>
      </w:r>
      <w:proofErr w:type="spellStart"/>
      <w:r w:rsidRPr="00010762">
        <w:rPr>
          <w:rFonts w:ascii="Times New Roman" w:eastAsia="Times New Roman" w:hAnsi="Times New Roman" w:hint="cs"/>
          <w:sz w:val="20"/>
          <w:rtl/>
          <w:lang w:eastAsia="he-IL"/>
          <w:rPrChange w:id="804"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hint="cs"/>
          <w:sz w:val="20"/>
          <w:rtl/>
          <w:lang w:eastAsia="he-IL"/>
          <w:rPrChange w:id="805"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806" w:author="Kook Sec" w:date="2021-04-20T16:07:00Z">
            <w:rPr>
              <w:rFonts w:ascii="Times New Roman" w:eastAsia="Times New Roman" w:hAnsi="Times New Roman"/>
              <w:sz w:val="20"/>
              <w:rtl/>
              <w:lang w:eastAsia="he-IL"/>
            </w:rPr>
          </w:rPrChange>
        </w:rPr>
        <w:t>אלא אם כן הודיע למזמין תחילה</w:t>
      </w:r>
      <w:r w:rsidRPr="00010762">
        <w:rPr>
          <w:rFonts w:ascii="Times New Roman" w:eastAsia="Times New Roman" w:hAnsi="Times New Roman" w:hint="cs"/>
          <w:sz w:val="20"/>
          <w:rtl/>
          <w:lang w:eastAsia="he-IL"/>
          <w:rPrChange w:id="80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08" w:author="Kook Sec" w:date="2021-04-20T16:07:00Z">
            <w:rPr>
              <w:rFonts w:ascii="Times New Roman" w:eastAsia="Times New Roman" w:hAnsi="Times New Roman"/>
              <w:sz w:val="20"/>
              <w:rtl/>
              <w:lang w:eastAsia="he-IL"/>
            </w:rPr>
          </w:rPrChange>
        </w:rPr>
        <w:t xml:space="preserve"> כי הגיע לדעתו מועד ב</w:t>
      </w:r>
      <w:r w:rsidRPr="00010762">
        <w:rPr>
          <w:rFonts w:ascii="Times New Roman" w:eastAsia="Times New Roman" w:hAnsi="Times New Roman" w:hint="cs"/>
          <w:sz w:val="20"/>
          <w:rtl/>
          <w:lang w:eastAsia="he-IL"/>
          <w:rPrChange w:id="80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10" w:author="Kook Sec" w:date="2021-04-20T16:07:00Z">
            <w:rPr>
              <w:rFonts w:ascii="Times New Roman" w:eastAsia="Times New Roman" w:hAnsi="Times New Roman"/>
              <w:sz w:val="20"/>
              <w:rtl/>
              <w:lang w:eastAsia="he-IL"/>
            </w:rPr>
          </w:rPrChange>
        </w:rPr>
        <w:t>צוע שלב זה וק</w:t>
      </w:r>
      <w:r w:rsidRPr="00010762">
        <w:rPr>
          <w:rFonts w:ascii="Times New Roman" w:eastAsia="Times New Roman" w:hAnsi="Times New Roman" w:hint="cs"/>
          <w:sz w:val="20"/>
          <w:rtl/>
          <w:lang w:eastAsia="he-IL"/>
          <w:rPrChange w:id="81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12" w:author="Kook Sec" w:date="2021-04-20T16:07:00Z">
            <w:rPr>
              <w:rFonts w:ascii="Times New Roman" w:eastAsia="Times New Roman" w:hAnsi="Times New Roman"/>
              <w:sz w:val="20"/>
              <w:rtl/>
              <w:lang w:eastAsia="he-IL"/>
            </w:rPr>
          </w:rPrChange>
        </w:rPr>
        <w:t>בל מהמזמין א</w:t>
      </w:r>
      <w:r w:rsidRPr="00010762">
        <w:rPr>
          <w:rFonts w:ascii="Times New Roman" w:eastAsia="Times New Roman" w:hAnsi="Times New Roman" w:hint="cs"/>
          <w:sz w:val="20"/>
          <w:rtl/>
          <w:lang w:eastAsia="he-IL"/>
          <w:rPrChange w:id="81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14" w:author="Kook Sec" w:date="2021-04-20T16:07:00Z">
            <w:rPr>
              <w:rFonts w:ascii="Times New Roman" w:eastAsia="Times New Roman" w:hAnsi="Times New Roman"/>
              <w:sz w:val="20"/>
              <w:rtl/>
              <w:lang w:eastAsia="he-IL"/>
            </w:rPr>
          </w:rPrChange>
        </w:rPr>
        <w:t>שור בכתב לביצועו.</w:t>
      </w:r>
    </w:p>
    <w:p w14:paraId="36C0E8C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81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16" w:author="Kook Sec" w:date="2021-04-20T16:07:00Z">
            <w:rPr>
              <w:rFonts w:ascii="Times New Roman" w:eastAsia="Times New Roman" w:hAnsi="Times New Roman"/>
              <w:sz w:val="20"/>
              <w:rtl/>
              <w:lang w:eastAsia="he-IL"/>
            </w:rPr>
          </w:rPrChange>
        </w:rPr>
        <w:t xml:space="preserve">יש לראות </w:t>
      </w:r>
      <w:r w:rsidRPr="00010762">
        <w:rPr>
          <w:rFonts w:ascii="Times New Roman" w:eastAsia="Times New Roman" w:hAnsi="Times New Roman" w:hint="cs"/>
          <w:sz w:val="20"/>
          <w:rtl/>
          <w:lang w:eastAsia="he-IL"/>
          <w:rPrChange w:id="817" w:author="Kook Sec" w:date="2021-04-20T16:07:00Z">
            <w:rPr>
              <w:rFonts w:ascii="Times New Roman" w:eastAsia="Times New Roman" w:hAnsi="Times New Roman" w:hint="cs"/>
              <w:sz w:val="20"/>
              <w:rtl/>
              <w:lang w:eastAsia="he-IL"/>
            </w:rPr>
          </w:rPrChange>
        </w:rPr>
        <w:t>ב</w:t>
      </w:r>
      <w:r w:rsidRPr="00010762">
        <w:rPr>
          <w:rFonts w:ascii="Times New Roman" w:eastAsia="Times New Roman" w:hAnsi="Times New Roman"/>
          <w:sz w:val="20"/>
          <w:rtl/>
          <w:lang w:eastAsia="he-IL"/>
          <w:rPrChange w:id="818" w:author="Kook Sec" w:date="2021-04-20T16:07:00Z">
            <w:rPr>
              <w:rFonts w:ascii="Times New Roman" w:eastAsia="Times New Roman" w:hAnsi="Times New Roman"/>
              <w:sz w:val="20"/>
              <w:rtl/>
              <w:lang w:eastAsia="he-IL"/>
            </w:rPr>
          </w:rPrChange>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1AE3046"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8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20" w:author="Kook Sec" w:date="2021-04-20T16:07:00Z">
            <w:rPr>
              <w:rFonts w:ascii="Times New Roman" w:eastAsia="Times New Roman" w:hAnsi="Times New Roman"/>
              <w:sz w:val="20"/>
              <w:rtl/>
              <w:lang w:eastAsia="he-IL"/>
            </w:rPr>
          </w:rPrChange>
        </w:rPr>
        <w:t>ידוע למתכנן</w:t>
      </w:r>
      <w:r w:rsidRPr="00010762">
        <w:rPr>
          <w:rFonts w:ascii="Times New Roman" w:eastAsia="Times New Roman" w:hAnsi="Times New Roman" w:hint="cs"/>
          <w:sz w:val="20"/>
          <w:rtl/>
          <w:lang w:eastAsia="he-IL"/>
          <w:rPrChange w:id="82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22" w:author="Kook Sec" w:date="2021-04-20T16:07:00Z">
            <w:rPr>
              <w:rFonts w:ascii="Times New Roman" w:eastAsia="Times New Roman" w:hAnsi="Times New Roman"/>
              <w:sz w:val="20"/>
              <w:rtl/>
              <w:lang w:eastAsia="he-IL"/>
            </w:rPr>
          </w:rPrChange>
        </w:rPr>
        <w:t xml:space="preserve"> כי התחייבויות היועצים</w:t>
      </w:r>
      <w:r w:rsidRPr="00010762">
        <w:rPr>
          <w:rFonts w:ascii="Times New Roman" w:eastAsia="Times New Roman" w:hAnsi="Times New Roman" w:hint="cs"/>
          <w:sz w:val="20"/>
          <w:rtl/>
          <w:lang w:eastAsia="he-IL"/>
          <w:rPrChange w:id="823"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824" w:author="Kook Sec" w:date="2021-04-20T16:07:00Z">
            <w:rPr>
              <w:rFonts w:ascii="Times New Roman" w:eastAsia="Times New Roman" w:hAnsi="Times New Roman"/>
              <w:sz w:val="20"/>
              <w:rtl/>
              <w:lang w:eastAsia="he-IL"/>
            </w:rPr>
          </w:rPrChange>
        </w:rPr>
        <w:t xml:space="preserve"> הקבלנים ו</w:t>
      </w:r>
      <w:r w:rsidRPr="00010762">
        <w:rPr>
          <w:rFonts w:ascii="Times New Roman" w:eastAsia="Times New Roman" w:hAnsi="Times New Roman" w:hint="cs"/>
          <w:sz w:val="20"/>
          <w:rtl/>
          <w:lang w:eastAsia="he-IL"/>
          <w:rPrChange w:id="825"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826" w:author="Kook Sec" w:date="2021-04-20T16:07:00Z">
            <w:rPr>
              <w:rFonts w:ascii="Times New Roman" w:eastAsia="Times New Roman" w:hAnsi="Times New Roman"/>
              <w:sz w:val="20"/>
              <w:rtl/>
              <w:lang w:eastAsia="he-IL"/>
            </w:rPr>
          </w:rPrChange>
        </w:rPr>
        <w:t>יתר הגורמים, מותנות בכך שיסופקו להם כל התכניות</w:t>
      </w:r>
      <w:r w:rsidRPr="00010762">
        <w:rPr>
          <w:rFonts w:ascii="Times New Roman" w:eastAsia="Times New Roman" w:hAnsi="Times New Roman" w:hint="cs"/>
          <w:sz w:val="20"/>
          <w:rtl/>
          <w:lang w:eastAsia="he-IL"/>
          <w:rPrChange w:id="827"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828" w:author="Kook Sec" w:date="2021-04-20T16:07:00Z">
            <w:rPr>
              <w:rFonts w:ascii="Times New Roman" w:eastAsia="Times New Roman" w:hAnsi="Times New Roman"/>
              <w:sz w:val="20"/>
              <w:rtl/>
              <w:lang w:eastAsia="he-IL"/>
            </w:rPr>
          </w:rPrChange>
        </w:rPr>
        <w:t xml:space="preserve"> ההנחיות</w:t>
      </w:r>
      <w:r w:rsidRPr="00010762">
        <w:rPr>
          <w:rFonts w:ascii="Times New Roman" w:eastAsia="Times New Roman" w:hAnsi="Times New Roman" w:hint="cs"/>
          <w:sz w:val="20"/>
          <w:rtl/>
          <w:lang w:eastAsia="he-IL"/>
          <w:rPrChange w:id="829"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830" w:author="Kook Sec" w:date="2021-04-20T16:07:00Z">
            <w:rPr>
              <w:rFonts w:ascii="Times New Roman" w:eastAsia="Times New Roman" w:hAnsi="Times New Roman"/>
              <w:sz w:val="20"/>
              <w:rtl/>
              <w:lang w:eastAsia="he-IL"/>
            </w:rPr>
          </w:rPrChange>
        </w:rPr>
        <w:t xml:space="preserve"> ההוראות</w:t>
      </w:r>
      <w:r w:rsidRPr="00010762">
        <w:rPr>
          <w:rFonts w:ascii="Times New Roman" w:eastAsia="Times New Roman" w:hAnsi="Times New Roman" w:hint="cs"/>
          <w:sz w:val="20"/>
          <w:rtl/>
          <w:lang w:eastAsia="he-IL"/>
          <w:rPrChange w:id="831"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832" w:author="Kook Sec" w:date="2021-04-20T16:07:00Z">
            <w:rPr>
              <w:rFonts w:ascii="Times New Roman" w:eastAsia="Times New Roman" w:hAnsi="Times New Roman"/>
              <w:sz w:val="20"/>
              <w:rtl/>
              <w:lang w:eastAsia="he-IL"/>
            </w:rPr>
          </w:rPrChange>
        </w:rPr>
        <w:t xml:space="preserve"> הפרטים ו</w:t>
      </w:r>
      <w:r w:rsidRPr="00010762">
        <w:rPr>
          <w:rFonts w:ascii="Times New Roman" w:eastAsia="Times New Roman" w:hAnsi="Times New Roman" w:hint="cs"/>
          <w:sz w:val="20"/>
          <w:rtl/>
          <w:lang w:eastAsia="he-IL"/>
          <w:rPrChange w:id="833"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834" w:author="Kook Sec" w:date="2021-04-20T16:07:00Z">
            <w:rPr>
              <w:rFonts w:ascii="Times New Roman" w:eastAsia="Times New Roman" w:hAnsi="Times New Roman"/>
              <w:sz w:val="20"/>
              <w:rtl/>
              <w:lang w:eastAsia="he-IL"/>
            </w:rPr>
          </w:rPrChange>
        </w:rPr>
        <w:t>הביאורים שידרשו לב</w:t>
      </w:r>
      <w:r w:rsidRPr="00010762">
        <w:rPr>
          <w:rFonts w:ascii="Times New Roman" w:eastAsia="Times New Roman" w:hAnsi="Times New Roman" w:hint="cs"/>
          <w:sz w:val="20"/>
          <w:rtl/>
          <w:lang w:eastAsia="he-IL"/>
          <w:rPrChange w:id="83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36" w:author="Kook Sec" w:date="2021-04-20T16:07:00Z">
            <w:rPr>
              <w:rFonts w:ascii="Times New Roman" w:eastAsia="Times New Roman" w:hAnsi="Times New Roman"/>
              <w:sz w:val="20"/>
              <w:rtl/>
              <w:lang w:eastAsia="he-IL"/>
            </w:rPr>
          </w:rPrChange>
        </w:rPr>
        <w:t>צוע עבודותיהם ושרותיהם במהירות ובקצב שימנעו כל עיכוב בביצועם וברציפותם. המתכנן מתחייב לבצע את שרותי המתכנן באופן שימנע כל עילה מהיועצים ו</w:t>
      </w:r>
      <w:r w:rsidRPr="00010762">
        <w:rPr>
          <w:rFonts w:ascii="Times New Roman" w:eastAsia="Times New Roman" w:hAnsi="Times New Roman" w:hint="cs"/>
          <w:sz w:val="20"/>
          <w:rtl/>
          <w:lang w:eastAsia="he-IL"/>
          <w:rPrChange w:id="837"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838" w:author="Kook Sec" w:date="2021-04-20T16:07:00Z">
            <w:rPr>
              <w:rFonts w:ascii="Times New Roman" w:eastAsia="Times New Roman" w:hAnsi="Times New Roman"/>
              <w:sz w:val="20"/>
              <w:rtl/>
              <w:lang w:eastAsia="he-IL"/>
            </w:rPr>
          </w:rPrChange>
        </w:rPr>
        <w:t>מהקבלנים מלטעון לעיכוב מוצדק בב</w:t>
      </w:r>
      <w:r w:rsidRPr="00010762">
        <w:rPr>
          <w:rFonts w:ascii="Times New Roman" w:eastAsia="Times New Roman" w:hAnsi="Times New Roman" w:hint="cs"/>
          <w:sz w:val="20"/>
          <w:rtl/>
          <w:lang w:eastAsia="he-IL"/>
          <w:rPrChange w:id="83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40" w:author="Kook Sec" w:date="2021-04-20T16:07:00Z">
            <w:rPr>
              <w:rFonts w:ascii="Times New Roman" w:eastAsia="Times New Roman" w:hAnsi="Times New Roman"/>
              <w:sz w:val="20"/>
              <w:rtl/>
              <w:lang w:eastAsia="he-IL"/>
            </w:rPr>
          </w:rPrChange>
        </w:rPr>
        <w:t>צוע עבודותיהם ובאופן שיבטיח ביצועם בהתאם ללוחות הזמנים שיהיו רצופים לחוזים שיחתמו עמם.</w:t>
      </w:r>
    </w:p>
    <w:p w14:paraId="327EA015"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Change w:id="841"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842" w:author="Kook Sec" w:date="2021-04-20T16:07:00Z">
            <w:rPr>
              <w:rFonts w:ascii="Times New Roman" w:eastAsia="Times New Roman" w:hAnsi="Times New Roman"/>
              <w:sz w:val="20"/>
              <w:rtl/>
              <w:lang w:eastAsia="he-IL"/>
            </w:rPr>
          </w:rPrChange>
        </w:rPr>
        <w:t>עיכוב בב</w:t>
      </w:r>
      <w:r w:rsidRPr="00010762">
        <w:rPr>
          <w:rFonts w:ascii="Times New Roman" w:eastAsia="Times New Roman" w:hAnsi="Times New Roman" w:hint="cs"/>
          <w:sz w:val="20"/>
          <w:rtl/>
          <w:lang w:eastAsia="he-IL"/>
          <w:rPrChange w:id="84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44" w:author="Kook Sec" w:date="2021-04-20T16:07:00Z">
            <w:rPr>
              <w:rFonts w:ascii="Times New Roman" w:eastAsia="Times New Roman" w:hAnsi="Times New Roman"/>
              <w:sz w:val="20"/>
              <w:rtl/>
              <w:lang w:eastAsia="he-IL"/>
            </w:rPr>
          </w:rPrChange>
        </w:rPr>
        <w:t>צוע שירותי המתכנן יוכר כמוצדק</w:t>
      </w:r>
      <w:r w:rsidRPr="00010762">
        <w:rPr>
          <w:rFonts w:ascii="Times New Roman" w:eastAsia="Times New Roman" w:hAnsi="Times New Roman" w:hint="cs"/>
          <w:sz w:val="20"/>
          <w:rtl/>
          <w:lang w:eastAsia="he-IL"/>
          <w:rPrChange w:id="84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46"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847" w:author="Kook Sec" w:date="2021-04-20T16:07:00Z">
            <w:rPr>
              <w:rFonts w:ascii="Times New Roman" w:eastAsia="Times New Roman" w:hAnsi="Times New Roman" w:hint="cs"/>
              <w:sz w:val="20"/>
              <w:rtl/>
              <w:lang w:eastAsia="he-IL"/>
            </w:rPr>
          </w:rPrChange>
        </w:rPr>
        <w:t>אך ו</w:t>
      </w:r>
      <w:r w:rsidRPr="00010762">
        <w:rPr>
          <w:rFonts w:ascii="Times New Roman" w:eastAsia="Times New Roman" w:hAnsi="Times New Roman"/>
          <w:sz w:val="20"/>
          <w:rtl/>
          <w:lang w:eastAsia="he-IL"/>
          <w:rPrChange w:id="848" w:author="Kook Sec" w:date="2021-04-20T16:07:00Z">
            <w:rPr>
              <w:rFonts w:ascii="Times New Roman" w:eastAsia="Times New Roman" w:hAnsi="Times New Roman"/>
              <w:sz w:val="20"/>
              <w:rtl/>
              <w:lang w:eastAsia="he-IL"/>
            </w:rPr>
          </w:rPrChange>
        </w:rPr>
        <w:t xml:space="preserve">רק בהימלא כל התנאים המצטברים </w:t>
      </w:r>
      <w:r w:rsidRPr="00010762">
        <w:rPr>
          <w:rFonts w:ascii="Times New Roman" w:eastAsia="Times New Roman" w:hAnsi="Times New Roman"/>
          <w:sz w:val="20"/>
          <w:rtl/>
          <w:lang w:eastAsia="he-IL"/>
          <w:rPrChange w:id="849" w:author="Kook Sec" w:date="2021-04-20T16:07:00Z">
            <w:rPr>
              <w:rFonts w:ascii="Times New Roman" w:eastAsia="Times New Roman" w:hAnsi="Times New Roman"/>
              <w:sz w:val="20"/>
              <w:rtl/>
              <w:lang w:eastAsia="he-IL"/>
            </w:rPr>
          </w:rPrChange>
        </w:rPr>
        <w:lastRenderedPageBreak/>
        <w:t>הבאים ולמשך הזמן שהמנהל יקבע, דהיינו:</w:t>
      </w:r>
    </w:p>
    <w:p w14:paraId="3ED01760"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85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51" w:author="Kook Sec" w:date="2021-04-20T16:07:00Z">
            <w:rPr>
              <w:rFonts w:ascii="Times New Roman" w:eastAsia="Times New Roman" w:hAnsi="Times New Roman"/>
              <w:sz w:val="20"/>
              <w:rtl/>
              <w:lang w:eastAsia="he-IL"/>
            </w:rPr>
          </w:rPrChange>
        </w:rPr>
        <w:t>הוא נובע מכ</w:t>
      </w:r>
      <w:r w:rsidRPr="00010762">
        <w:rPr>
          <w:rFonts w:ascii="Times New Roman" w:eastAsia="Times New Roman" w:hAnsi="Times New Roman" w:hint="cs"/>
          <w:sz w:val="20"/>
          <w:rtl/>
          <w:lang w:eastAsia="he-IL"/>
          <w:rPrChange w:id="85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853" w:author="Kook Sec" w:date="2021-04-20T16:07:00Z">
            <w:rPr>
              <w:rFonts w:ascii="Times New Roman" w:eastAsia="Times New Roman" w:hAnsi="Times New Roman"/>
              <w:sz w:val="20"/>
              <w:rtl/>
              <w:lang w:eastAsia="he-IL"/>
            </w:rPr>
          </w:rPrChange>
        </w:rPr>
        <w:t>ח עליון או גורם אחר (להלן יחדיו: "</w:t>
      </w:r>
      <w:r w:rsidRPr="00010762">
        <w:rPr>
          <w:rFonts w:ascii="Times New Roman" w:eastAsia="Times New Roman" w:hAnsi="Times New Roman"/>
          <w:b/>
          <w:bCs/>
          <w:sz w:val="20"/>
          <w:rtl/>
          <w:lang w:eastAsia="he-IL"/>
          <w:rPrChange w:id="854" w:author="Kook Sec" w:date="2021-04-20T16:07:00Z">
            <w:rPr>
              <w:rFonts w:ascii="Times New Roman" w:eastAsia="Times New Roman" w:hAnsi="Times New Roman"/>
              <w:b/>
              <w:bCs/>
              <w:sz w:val="20"/>
              <w:rtl/>
              <w:lang w:eastAsia="he-IL"/>
            </w:rPr>
          </w:rPrChange>
        </w:rPr>
        <w:t>אירוע דוחה</w:t>
      </w:r>
      <w:r w:rsidRPr="00010762">
        <w:rPr>
          <w:rFonts w:ascii="Times New Roman" w:eastAsia="Times New Roman" w:hAnsi="Times New Roman"/>
          <w:sz w:val="20"/>
          <w:rtl/>
          <w:lang w:eastAsia="he-IL"/>
          <w:rPrChange w:id="855" w:author="Kook Sec" w:date="2021-04-20T16:07:00Z">
            <w:rPr>
              <w:rFonts w:ascii="Times New Roman" w:eastAsia="Times New Roman" w:hAnsi="Times New Roman"/>
              <w:sz w:val="20"/>
              <w:rtl/>
              <w:lang w:eastAsia="he-IL"/>
            </w:rPr>
          </w:rPrChange>
        </w:rPr>
        <w:t>") שלדעת המנהל לא הייתה למתכנן שליטה עליו.</w:t>
      </w:r>
    </w:p>
    <w:p w14:paraId="501D9E3B"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85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57" w:author="Kook Sec" w:date="2021-04-20T16:07:00Z">
            <w:rPr>
              <w:rFonts w:ascii="Times New Roman" w:eastAsia="Times New Roman" w:hAnsi="Times New Roman"/>
              <w:sz w:val="20"/>
              <w:rtl/>
              <w:lang w:eastAsia="he-IL"/>
            </w:rPr>
          </w:rPrChange>
        </w:rPr>
        <w:t>מיד משהתרחש אירוע דוחה הודיע המתכנן למנהל על קיומו ועל משך העיכוב הצפוי.</w:t>
      </w:r>
    </w:p>
    <w:p w14:paraId="1B4C2DE7"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85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59" w:author="Kook Sec" w:date="2021-04-20T16:07:00Z">
            <w:rPr>
              <w:rFonts w:ascii="Times New Roman" w:eastAsia="Times New Roman" w:hAnsi="Times New Roman"/>
              <w:sz w:val="20"/>
              <w:rtl/>
              <w:lang w:eastAsia="he-IL"/>
            </w:rPr>
          </w:rPrChange>
        </w:rPr>
        <w:t>המתכנן לא קיבל תכניות, הנחיות, הוראות, פרטים וב</w:t>
      </w:r>
      <w:r w:rsidRPr="00010762">
        <w:rPr>
          <w:rFonts w:ascii="Times New Roman" w:eastAsia="Times New Roman" w:hAnsi="Times New Roman" w:hint="cs"/>
          <w:sz w:val="20"/>
          <w:rtl/>
          <w:lang w:eastAsia="he-IL"/>
          <w:rPrChange w:id="86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61" w:author="Kook Sec" w:date="2021-04-20T16:07:00Z">
            <w:rPr>
              <w:rFonts w:ascii="Times New Roman" w:eastAsia="Times New Roman" w:hAnsi="Times New Roman"/>
              <w:sz w:val="20"/>
              <w:rtl/>
              <w:lang w:eastAsia="he-IL"/>
            </w:rPr>
          </w:rPrChange>
        </w:rPr>
        <w:t>אורים שנדרשו על ידו ונדרשים לביצוע התכנון מהמזמין או היועצים במועד שסוכם עימם.</w:t>
      </w:r>
    </w:p>
    <w:p w14:paraId="5489C30B"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Change w:id="86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63" w:author="Kook Sec" w:date="2021-04-20T16:07:00Z">
            <w:rPr>
              <w:rFonts w:ascii="Times New Roman" w:eastAsia="Times New Roman" w:hAnsi="Times New Roman"/>
              <w:sz w:val="20"/>
              <w:rtl/>
              <w:lang w:eastAsia="he-IL"/>
            </w:rPr>
          </w:rPrChange>
        </w:rPr>
        <w:t>המנהל אישר</w:t>
      </w:r>
      <w:r w:rsidRPr="00010762">
        <w:rPr>
          <w:rFonts w:ascii="Times New Roman" w:eastAsia="Times New Roman" w:hAnsi="Times New Roman" w:hint="cs"/>
          <w:sz w:val="20"/>
          <w:rtl/>
          <w:lang w:eastAsia="he-IL"/>
          <w:rPrChange w:id="86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65" w:author="Kook Sec" w:date="2021-04-20T16:07:00Z">
            <w:rPr>
              <w:rFonts w:ascii="Times New Roman" w:eastAsia="Times New Roman" w:hAnsi="Times New Roman"/>
              <w:sz w:val="20"/>
              <w:rtl/>
              <w:lang w:eastAsia="he-IL"/>
            </w:rPr>
          </w:rPrChange>
        </w:rPr>
        <w:t xml:space="preserve"> כי האירוע הדוחה אכן מצדיק עיכוב בב</w:t>
      </w:r>
      <w:r w:rsidRPr="00010762">
        <w:rPr>
          <w:rFonts w:ascii="Times New Roman" w:eastAsia="Times New Roman" w:hAnsi="Times New Roman" w:hint="cs"/>
          <w:sz w:val="20"/>
          <w:rtl/>
          <w:lang w:eastAsia="he-IL"/>
          <w:rPrChange w:id="86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67" w:author="Kook Sec" w:date="2021-04-20T16:07:00Z">
            <w:rPr>
              <w:rFonts w:ascii="Times New Roman" w:eastAsia="Times New Roman" w:hAnsi="Times New Roman"/>
              <w:sz w:val="20"/>
              <w:rtl/>
              <w:lang w:eastAsia="he-IL"/>
            </w:rPr>
          </w:rPrChange>
        </w:rPr>
        <w:t>צוע השירות ואת משך הדחייה.</w:t>
      </w:r>
    </w:p>
    <w:p w14:paraId="440C6BD1" w14:textId="77777777" w:rsidR="001835AB" w:rsidRPr="00010762"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Change w:id="86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69" w:author="Kook Sec" w:date="2021-04-20T16:07:00Z">
            <w:rPr>
              <w:rFonts w:ascii="Times New Roman" w:eastAsia="Times New Roman" w:hAnsi="Times New Roman"/>
              <w:sz w:val="20"/>
              <w:rtl/>
              <w:lang w:eastAsia="he-IL"/>
            </w:rPr>
          </w:rPrChange>
        </w:rPr>
        <w:t>מבלי לגרוע מ</w:t>
      </w:r>
      <w:r w:rsidRPr="00010762">
        <w:rPr>
          <w:rFonts w:ascii="Times New Roman" w:eastAsia="Times New Roman" w:hAnsi="Times New Roman" w:hint="cs"/>
          <w:sz w:val="20"/>
          <w:rtl/>
          <w:lang w:eastAsia="he-IL"/>
          <w:rPrChange w:id="870" w:author="Kook Sec" w:date="2021-04-20T16:07:00Z">
            <w:rPr>
              <w:rFonts w:ascii="Times New Roman" w:eastAsia="Times New Roman" w:hAnsi="Times New Roman" w:hint="cs"/>
              <w:sz w:val="20"/>
              <w:rtl/>
              <w:lang w:eastAsia="he-IL"/>
            </w:rPr>
          </w:rPrChange>
        </w:rPr>
        <w:t xml:space="preserve">כלליות </w:t>
      </w:r>
      <w:r w:rsidRPr="00010762">
        <w:rPr>
          <w:rFonts w:ascii="Times New Roman" w:eastAsia="Times New Roman" w:hAnsi="Times New Roman"/>
          <w:sz w:val="20"/>
          <w:rtl/>
          <w:lang w:eastAsia="he-IL"/>
          <w:rPrChange w:id="871" w:author="Kook Sec" w:date="2021-04-20T16:07:00Z">
            <w:rPr>
              <w:rFonts w:ascii="Times New Roman" w:eastAsia="Times New Roman" w:hAnsi="Times New Roman"/>
              <w:sz w:val="20"/>
              <w:rtl/>
              <w:lang w:eastAsia="he-IL"/>
            </w:rPr>
          </w:rPrChange>
        </w:rPr>
        <w:t>האמור לעיל</w:t>
      </w:r>
      <w:r w:rsidRPr="00010762">
        <w:rPr>
          <w:rFonts w:ascii="Times New Roman" w:eastAsia="Times New Roman" w:hAnsi="Times New Roman" w:hint="cs"/>
          <w:sz w:val="20"/>
          <w:rtl/>
          <w:lang w:eastAsia="he-IL"/>
          <w:rPrChange w:id="87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73" w:author="Kook Sec" w:date="2021-04-20T16:07:00Z">
            <w:rPr>
              <w:rFonts w:ascii="Times New Roman" w:eastAsia="Times New Roman" w:hAnsi="Times New Roman"/>
              <w:sz w:val="20"/>
              <w:rtl/>
              <w:lang w:eastAsia="he-IL"/>
            </w:rPr>
          </w:rPrChange>
        </w:rPr>
        <w:t xml:space="preserve"> מותנה בזה</w:t>
      </w:r>
      <w:r w:rsidRPr="00010762">
        <w:rPr>
          <w:rFonts w:ascii="Times New Roman" w:eastAsia="Times New Roman" w:hAnsi="Times New Roman" w:hint="cs"/>
          <w:sz w:val="20"/>
          <w:rtl/>
          <w:lang w:eastAsia="he-IL"/>
          <w:rPrChange w:id="87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75" w:author="Kook Sec" w:date="2021-04-20T16:07:00Z">
            <w:rPr>
              <w:rFonts w:ascii="Times New Roman" w:eastAsia="Times New Roman" w:hAnsi="Times New Roman"/>
              <w:sz w:val="20"/>
              <w:rtl/>
              <w:lang w:eastAsia="he-IL"/>
            </w:rPr>
          </w:rPrChange>
        </w:rPr>
        <w:t xml:space="preserve"> כי א</w:t>
      </w:r>
      <w:r w:rsidRPr="00010762">
        <w:rPr>
          <w:rFonts w:ascii="Times New Roman" w:eastAsia="Times New Roman" w:hAnsi="Times New Roman" w:hint="cs"/>
          <w:sz w:val="20"/>
          <w:rtl/>
          <w:lang w:eastAsia="he-IL"/>
          <w:rPrChange w:id="87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77" w:author="Kook Sec" w:date="2021-04-20T16:07:00Z">
            <w:rPr>
              <w:rFonts w:ascii="Times New Roman" w:eastAsia="Times New Roman" w:hAnsi="Times New Roman"/>
              <w:sz w:val="20"/>
              <w:rtl/>
              <w:lang w:eastAsia="he-IL"/>
            </w:rPr>
          </w:rPrChange>
        </w:rPr>
        <w:t>חור בב</w:t>
      </w:r>
      <w:r w:rsidRPr="00010762">
        <w:rPr>
          <w:rFonts w:ascii="Times New Roman" w:eastAsia="Times New Roman" w:hAnsi="Times New Roman" w:hint="cs"/>
          <w:sz w:val="20"/>
          <w:rtl/>
          <w:lang w:eastAsia="he-IL"/>
          <w:rPrChange w:id="87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79" w:author="Kook Sec" w:date="2021-04-20T16:07:00Z">
            <w:rPr>
              <w:rFonts w:ascii="Times New Roman" w:eastAsia="Times New Roman" w:hAnsi="Times New Roman"/>
              <w:sz w:val="20"/>
              <w:rtl/>
              <w:lang w:eastAsia="he-IL"/>
            </w:rPr>
          </w:rPrChange>
        </w:rPr>
        <w:t>צוע עבודות תכנון ע"י אחרים לא יהווה עילה לעיכוב בב</w:t>
      </w:r>
      <w:r w:rsidRPr="00010762">
        <w:rPr>
          <w:rFonts w:ascii="Times New Roman" w:eastAsia="Times New Roman" w:hAnsi="Times New Roman" w:hint="cs"/>
          <w:sz w:val="20"/>
          <w:rtl/>
          <w:lang w:eastAsia="he-IL"/>
          <w:rPrChange w:id="88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81" w:author="Kook Sec" w:date="2021-04-20T16:07:00Z">
            <w:rPr>
              <w:rFonts w:ascii="Times New Roman" w:eastAsia="Times New Roman" w:hAnsi="Times New Roman"/>
              <w:sz w:val="20"/>
              <w:rtl/>
              <w:lang w:eastAsia="he-IL"/>
            </w:rPr>
          </w:rPrChange>
        </w:rPr>
        <w:t>צוע שירותי המתכנן</w:t>
      </w:r>
      <w:r w:rsidRPr="00010762">
        <w:rPr>
          <w:rFonts w:ascii="Times New Roman" w:eastAsia="Times New Roman" w:hAnsi="Times New Roman" w:hint="cs"/>
          <w:sz w:val="20"/>
          <w:rtl/>
          <w:lang w:eastAsia="he-IL"/>
          <w:rPrChange w:id="88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83" w:author="Kook Sec" w:date="2021-04-20T16:07:00Z">
            <w:rPr>
              <w:rFonts w:ascii="Times New Roman" w:eastAsia="Times New Roman" w:hAnsi="Times New Roman"/>
              <w:sz w:val="20"/>
              <w:rtl/>
              <w:lang w:eastAsia="he-IL"/>
            </w:rPr>
          </w:rPrChange>
        </w:rPr>
        <w:t xml:space="preserve"> אלא בא</w:t>
      </w:r>
      <w:r w:rsidRPr="00010762">
        <w:rPr>
          <w:rFonts w:ascii="Times New Roman" w:eastAsia="Times New Roman" w:hAnsi="Times New Roman" w:hint="cs"/>
          <w:sz w:val="20"/>
          <w:rtl/>
          <w:lang w:eastAsia="he-IL"/>
          <w:rPrChange w:id="88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85" w:author="Kook Sec" w:date="2021-04-20T16:07:00Z">
            <w:rPr>
              <w:rFonts w:ascii="Times New Roman" w:eastAsia="Times New Roman" w:hAnsi="Times New Roman"/>
              <w:sz w:val="20"/>
              <w:rtl/>
              <w:lang w:eastAsia="he-IL"/>
            </w:rPr>
          </w:rPrChange>
        </w:rPr>
        <w:t xml:space="preserve">שור המנהל </w:t>
      </w:r>
      <w:r w:rsidRPr="00010762">
        <w:rPr>
          <w:rFonts w:ascii="Times New Roman" w:eastAsia="Times New Roman" w:hAnsi="Times New Roman" w:hint="cs"/>
          <w:sz w:val="20"/>
          <w:rtl/>
          <w:lang w:eastAsia="he-IL"/>
          <w:rPrChange w:id="886" w:author="Kook Sec" w:date="2021-04-20T16:07:00Z">
            <w:rPr>
              <w:rFonts w:ascii="Times New Roman" w:eastAsia="Times New Roman" w:hAnsi="Times New Roman" w:hint="cs"/>
              <w:sz w:val="20"/>
              <w:rtl/>
              <w:lang w:eastAsia="he-IL"/>
            </w:rPr>
          </w:rPrChange>
        </w:rPr>
        <w:t>מראש ו</w:t>
      </w:r>
      <w:r w:rsidRPr="00010762">
        <w:rPr>
          <w:rFonts w:ascii="Times New Roman" w:eastAsia="Times New Roman" w:hAnsi="Times New Roman"/>
          <w:sz w:val="20"/>
          <w:rtl/>
          <w:lang w:eastAsia="he-IL"/>
          <w:rPrChange w:id="887" w:author="Kook Sec" w:date="2021-04-20T16:07:00Z">
            <w:rPr>
              <w:rFonts w:ascii="Times New Roman" w:eastAsia="Times New Roman" w:hAnsi="Times New Roman"/>
              <w:sz w:val="20"/>
              <w:rtl/>
              <w:lang w:eastAsia="he-IL"/>
            </w:rPr>
          </w:rPrChange>
        </w:rPr>
        <w:t>בכתב.</w:t>
      </w:r>
    </w:p>
    <w:p w14:paraId="2B90FD3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88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89" w:author="Kook Sec" w:date="2021-04-20T16:07:00Z">
            <w:rPr>
              <w:rFonts w:ascii="Times New Roman" w:eastAsia="Times New Roman" w:hAnsi="Times New Roman"/>
              <w:sz w:val="20"/>
              <w:rtl/>
              <w:lang w:eastAsia="he-IL"/>
            </w:rPr>
          </w:rPrChange>
        </w:rPr>
        <w:t>המתכנן מתחייב להודיע למנהל מידית, על כל עיכוב</w:t>
      </w:r>
      <w:r w:rsidRPr="00010762">
        <w:rPr>
          <w:rFonts w:ascii="Times New Roman" w:eastAsia="Times New Roman" w:hAnsi="Times New Roman" w:hint="cs"/>
          <w:sz w:val="20"/>
          <w:rtl/>
          <w:lang w:eastAsia="he-IL"/>
          <w:rPrChange w:id="89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891" w:author="Kook Sec" w:date="2021-04-20T16:07:00Z">
            <w:rPr>
              <w:rFonts w:ascii="Times New Roman" w:eastAsia="Times New Roman" w:hAnsi="Times New Roman"/>
              <w:sz w:val="20"/>
              <w:rtl/>
              <w:lang w:eastAsia="he-IL"/>
            </w:rPr>
          </w:rPrChange>
        </w:rPr>
        <w:t xml:space="preserve"> אשר לפי הערכתו עלול לגרום לאיחור בקיום לוח הזמנים.</w:t>
      </w:r>
    </w:p>
    <w:p w14:paraId="744E8A48"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892"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893" w:author="Kook Sec" w:date="2021-04-20T16:07:00Z">
            <w:rPr>
              <w:rFonts w:ascii="Times New Roman" w:eastAsia="Times New Roman" w:hAnsi="Times New Roman"/>
              <w:sz w:val="20"/>
              <w:rtl/>
              <w:lang w:eastAsia="he-IL"/>
            </w:rPr>
          </w:rPrChange>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41BD68F" w14:textId="77777777" w:rsidR="00E64AE3" w:rsidRPr="00010762"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Change w:id="894" w:author="Kook Sec" w:date="2021-04-20T16:07:00Z">
            <w:rPr>
              <w:rFonts w:ascii="Times New Roman" w:eastAsia="Times New Roman" w:hAnsi="Times New Roman"/>
              <w:sz w:val="20"/>
              <w:rtl/>
              <w:lang w:eastAsia="he-IL"/>
            </w:rPr>
          </w:rPrChange>
        </w:rPr>
      </w:pPr>
    </w:p>
    <w:p w14:paraId="3B02DCBA" w14:textId="77777777" w:rsidR="001835AB" w:rsidRPr="00010762"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89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896" w:author="Kook Sec" w:date="2021-04-20T16:07:00Z">
            <w:rPr>
              <w:rFonts w:ascii="Times New Roman" w:eastAsia="Times New Roman" w:hAnsi="Times New Roman"/>
              <w:sz w:val="20"/>
              <w:rtl/>
              <w:lang w:eastAsia="he-IL"/>
            </w:rPr>
          </w:rPrChange>
        </w:rPr>
        <w:t>המנהל רשאי לבקר במשרד המתכנן ולעיין בהתקדמות ובאופן ב</w:t>
      </w:r>
      <w:r w:rsidRPr="00010762">
        <w:rPr>
          <w:rFonts w:ascii="Times New Roman" w:eastAsia="Times New Roman" w:hAnsi="Times New Roman" w:hint="cs"/>
          <w:sz w:val="20"/>
          <w:rtl/>
          <w:lang w:eastAsia="he-IL"/>
          <w:rPrChange w:id="89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898" w:author="Kook Sec" w:date="2021-04-20T16:07:00Z">
            <w:rPr>
              <w:rFonts w:ascii="Times New Roman" w:eastAsia="Times New Roman" w:hAnsi="Times New Roman"/>
              <w:sz w:val="20"/>
              <w:rtl/>
              <w:lang w:eastAsia="he-IL"/>
            </w:rPr>
          </w:rPrChange>
        </w:rPr>
        <w:t xml:space="preserve">צוע שרותי המתכנן, והמתכנן ימסור למנהל כל הסבר </w:t>
      </w:r>
      <w:r w:rsidRPr="00010762">
        <w:rPr>
          <w:rFonts w:ascii="Times New Roman" w:eastAsia="Times New Roman" w:hAnsi="Times New Roman" w:hint="cs"/>
          <w:sz w:val="20"/>
          <w:rtl/>
          <w:lang w:eastAsia="he-IL"/>
          <w:rPrChange w:id="899" w:author="Kook Sec" w:date="2021-04-20T16:07:00Z">
            <w:rPr>
              <w:rFonts w:ascii="Times New Roman" w:eastAsia="Times New Roman" w:hAnsi="Times New Roman" w:hint="cs"/>
              <w:sz w:val="20"/>
              <w:rtl/>
              <w:lang w:eastAsia="he-IL"/>
            </w:rPr>
          </w:rPrChange>
        </w:rPr>
        <w:t xml:space="preserve">ו/או </w:t>
      </w:r>
      <w:r w:rsidRPr="00010762">
        <w:rPr>
          <w:rFonts w:ascii="Times New Roman" w:eastAsia="Times New Roman" w:hAnsi="Times New Roman"/>
          <w:sz w:val="20"/>
          <w:rtl/>
          <w:lang w:eastAsia="he-IL"/>
          <w:rPrChange w:id="900" w:author="Kook Sec" w:date="2021-04-20T16:07:00Z">
            <w:rPr>
              <w:rFonts w:ascii="Times New Roman" w:eastAsia="Times New Roman" w:hAnsi="Times New Roman"/>
              <w:sz w:val="20"/>
              <w:rtl/>
              <w:lang w:eastAsia="he-IL"/>
            </w:rPr>
          </w:rPrChange>
        </w:rPr>
        <w:t>פרט ו</w:t>
      </w:r>
      <w:r w:rsidRPr="00010762">
        <w:rPr>
          <w:rFonts w:ascii="Times New Roman" w:eastAsia="Times New Roman" w:hAnsi="Times New Roman" w:hint="cs"/>
          <w:sz w:val="20"/>
          <w:rtl/>
          <w:lang w:eastAsia="he-IL"/>
          <w:rPrChange w:id="901"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902" w:author="Kook Sec" w:date="2021-04-20T16:07:00Z">
            <w:rPr>
              <w:rFonts w:ascii="Times New Roman" w:eastAsia="Times New Roman" w:hAnsi="Times New Roman"/>
              <w:sz w:val="20"/>
              <w:rtl/>
              <w:lang w:eastAsia="he-IL"/>
            </w:rPr>
          </w:rPrChange>
        </w:rPr>
        <w:t>דיווח</w:t>
      </w:r>
      <w:r w:rsidRPr="00010762">
        <w:rPr>
          <w:rFonts w:ascii="Times New Roman" w:eastAsia="Times New Roman" w:hAnsi="Times New Roman" w:hint="cs"/>
          <w:sz w:val="20"/>
          <w:rtl/>
          <w:lang w:eastAsia="he-IL"/>
          <w:rPrChange w:id="903" w:author="Kook Sec" w:date="2021-04-20T16:07:00Z">
            <w:rPr>
              <w:rFonts w:ascii="Times New Roman" w:eastAsia="Times New Roman" w:hAnsi="Times New Roman" w:hint="cs"/>
              <w:sz w:val="20"/>
              <w:rtl/>
              <w:lang w:eastAsia="he-IL"/>
            </w:rPr>
          </w:rPrChange>
        </w:rPr>
        <w:t>, מיד</w:t>
      </w:r>
      <w:r w:rsidRPr="00010762">
        <w:rPr>
          <w:rFonts w:ascii="Times New Roman" w:eastAsia="Times New Roman" w:hAnsi="Times New Roman"/>
          <w:sz w:val="20"/>
          <w:rtl/>
          <w:lang w:eastAsia="he-IL"/>
          <w:rPrChange w:id="904" w:author="Kook Sec" w:date="2021-04-20T16:07:00Z">
            <w:rPr>
              <w:rFonts w:ascii="Times New Roman" w:eastAsia="Times New Roman" w:hAnsi="Times New Roman"/>
              <w:sz w:val="20"/>
              <w:rtl/>
              <w:lang w:eastAsia="he-IL"/>
            </w:rPr>
          </w:rPrChange>
        </w:rPr>
        <w:t xml:space="preserve"> לפי בקשתו. אין בסעיף זה כדי לגרוע מהתחייבויות המתכנן לפי חוזה</w:t>
      </w:r>
      <w:r w:rsidRPr="00010762">
        <w:rPr>
          <w:rFonts w:ascii="Times New Roman" w:eastAsia="Times New Roman" w:hAnsi="Times New Roman" w:hint="cs"/>
          <w:sz w:val="20"/>
          <w:rtl/>
          <w:lang w:eastAsia="he-IL"/>
          <w:rPrChange w:id="905" w:author="Kook Sec" w:date="2021-04-20T16:07:00Z">
            <w:rPr>
              <w:rFonts w:ascii="Times New Roman" w:eastAsia="Times New Roman" w:hAnsi="Times New Roman" w:hint="cs"/>
              <w:sz w:val="20"/>
              <w:rtl/>
              <w:lang w:eastAsia="he-IL"/>
            </w:rPr>
          </w:rPrChange>
        </w:rPr>
        <w:t xml:space="preserve"> זה ו/או לפי כל דין</w:t>
      </w:r>
      <w:r w:rsidRPr="00010762">
        <w:rPr>
          <w:rFonts w:ascii="Times New Roman" w:eastAsia="Times New Roman" w:hAnsi="Times New Roman"/>
          <w:sz w:val="20"/>
          <w:rtl/>
          <w:lang w:eastAsia="he-IL"/>
          <w:rPrChange w:id="906" w:author="Kook Sec" w:date="2021-04-20T16:07:00Z">
            <w:rPr>
              <w:rFonts w:ascii="Times New Roman" w:eastAsia="Times New Roman" w:hAnsi="Times New Roman"/>
              <w:sz w:val="20"/>
              <w:rtl/>
              <w:lang w:eastAsia="he-IL"/>
            </w:rPr>
          </w:rPrChange>
        </w:rPr>
        <w:t>.</w:t>
      </w:r>
    </w:p>
    <w:p w14:paraId="77DAAEEC"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Change w:id="907"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0"/>
          <w:u w:val="single"/>
          <w:rtl/>
          <w:lang w:eastAsia="he-IL"/>
          <w:rPrChange w:id="908" w:author="Kook Sec" w:date="2021-04-20T16:07:00Z">
            <w:rPr>
              <w:rFonts w:ascii="Times New Roman" w:eastAsia="Times New Roman" w:hAnsi="Times New Roman"/>
              <w:bCs/>
              <w:sz w:val="20"/>
              <w:u w:val="single"/>
              <w:rtl/>
              <w:lang w:eastAsia="he-IL"/>
            </w:rPr>
          </w:rPrChange>
        </w:rPr>
        <w:t>שכר המתכנן</w:t>
      </w:r>
    </w:p>
    <w:p w14:paraId="1B758E65"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90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10" w:author="Kook Sec" w:date="2021-04-20T16:07:00Z">
            <w:rPr>
              <w:rFonts w:ascii="Times New Roman" w:eastAsia="Times New Roman" w:hAnsi="Times New Roman"/>
              <w:sz w:val="20"/>
              <w:rtl/>
              <w:lang w:eastAsia="he-IL"/>
            </w:rPr>
          </w:rPrChange>
        </w:rPr>
        <w:t>תמורת שרותי המתכנן וכל יתר התחייבויותיו לפי חוזה זה</w:t>
      </w:r>
      <w:r w:rsidRPr="00010762">
        <w:rPr>
          <w:rFonts w:ascii="Times New Roman" w:eastAsia="Times New Roman" w:hAnsi="Times New Roman" w:hint="cs"/>
          <w:sz w:val="20"/>
          <w:rtl/>
          <w:lang w:eastAsia="he-IL"/>
          <w:rPrChange w:id="91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12" w:author="Kook Sec" w:date="2021-04-20T16:07:00Z">
            <w:rPr>
              <w:rFonts w:ascii="Times New Roman" w:eastAsia="Times New Roman" w:hAnsi="Times New Roman"/>
              <w:sz w:val="20"/>
              <w:rtl/>
              <w:lang w:eastAsia="he-IL"/>
            </w:rPr>
          </w:rPrChange>
        </w:rPr>
        <w:t xml:space="preserve"> ישלם המזמין למתכנן שכר כמפורט בנספח </w:t>
      </w:r>
      <w:r w:rsidRPr="00010762">
        <w:rPr>
          <w:rFonts w:ascii="Times New Roman" w:eastAsia="Times New Roman" w:hAnsi="Times New Roman"/>
          <w:bCs/>
          <w:sz w:val="20"/>
          <w:rtl/>
          <w:lang w:eastAsia="he-IL"/>
          <w:rPrChange w:id="913" w:author="Kook Sec" w:date="2021-04-20T16:07:00Z">
            <w:rPr>
              <w:rFonts w:ascii="Times New Roman" w:eastAsia="Times New Roman" w:hAnsi="Times New Roman"/>
              <w:bCs/>
              <w:sz w:val="20"/>
              <w:rtl/>
              <w:lang w:eastAsia="he-IL"/>
            </w:rPr>
          </w:rPrChange>
        </w:rPr>
        <w:t xml:space="preserve">ד' </w:t>
      </w:r>
      <w:proofErr w:type="spellStart"/>
      <w:r w:rsidRPr="00010762">
        <w:rPr>
          <w:rFonts w:ascii="Times New Roman" w:eastAsia="Times New Roman" w:hAnsi="Times New Roman" w:hint="cs"/>
          <w:b/>
          <w:sz w:val="20"/>
          <w:rtl/>
          <w:lang w:eastAsia="he-IL"/>
          <w:rPrChange w:id="914" w:author="Kook Sec" w:date="2021-04-20T16:07:00Z">
            <w:rPr>
              <w:rFonts w:ascii="Times New Roman" w:eastAsia="Times New Roman" w:hAnsi="Times New Roman" w:hint="cs"/>
              <w:b/>
              <w:sz w:val="20"/>
              <w:rtl/>
              <w:lang w:eastAsia="he-IL"/>
            </w:rPr>
          </w:rPrChange>
        </w:rPr>
        <w:t>המצ"ב</w:t>
      </w:r>
      <w:proofErr w:type="spellEnd"/>
      <w:r w:rsidRPr="00010762">
        <w:rPr>
          <w:rFonts w:ascii="Times New Roman" w:eastAsia="Times New Roman" w:hAnsi="Times New Roman" w:hint="cs"/>
          <w:b/>
          <w:sz w:val="20"/>
          <w:rtl/>
          <w:lang w:eastAsia="he-IL"/>
          <w:rPrChange w:id="915" w:author="Kook Sec" w:date="2021-04-20T16:07:00Z">
            <w:rPr>
              <w:rFonts w:ascii="Times New Roman" w:eastAsia="Times New Roman" w:hAnsi="Times New Roman" w:hint="cs"/>
              <w:b/>
              <w:sz w:val="20"/>
              <w:rtl/>
              <w:lang w:eastAsia="he-IL"/>
            </w:rPr>
          </w:rPrChange>
        </w:rPr>
        <w:t xml:space="preserve"> </w:t>
      </w:r>
      <w:r w:rsidRPr="00010762">
        <w:rPr>
          <w:rFonts w:ascii="Times New Roman" w:eastAsia="Times New Roman" w:hAnsi="Times New Roman"/>
          <w:sz w:val="20"/>
          <w:rtl/>
          <w:lang w:eastAsia="he-IL"/>
          <w:rPrChange w:id="916" w:author="Kook Sec" w:date="2021-04-20T16:07:00Z">
            <w:rPr>
              <w:rFonts w:ascii="Times New Roman" w:eastAsia="Times New Roman" w:hAnsi="Times New Roman"/>
              <w:sz w:val="20"/>
              <w:rtl/>
              <w:lang w:eastAsia="he-IL"/>
            </w:rPr>
          </w:rPrChange>
        </w:rPr>
        <w:t>(להלן: "</w:t>
      </w:r>
      <w:r w:rsidRPr="00010762">
        <w:rPr>
          <w:rFonts w:ascii="Times New Roman" w:eastAsia="Times New Roman" w:hAnsi="Times New Roman"/>
          <w:b/>
          <w:bCs/>
          <w:sz w:val="20"/>
          <w:rtl/>
          <w:lang w:eastAsia="he-IL"/>
          <w:rPrChange w:id="917" w:author="Kook Sec" w:date="2021-04-20T16:07:00Z">
            <w:rPr>
              <w:rFonts w:ascii="Times New Roman" w:eastAsia="Times New Roman" w:hAnsi="Times New Roman"/>
              <w:b/>
              <w:bCs/>
              <w:sz w:val="20"/>
              <w:rtl/>
              <w:lang w:eastAsia="he-IL"/>
            </w:rPr>
          </w:rPrChange>
        </w:rPr>
        <w:t>שכר המתכנן</w:t>
      </w:r>
      <w:r w:rsidRPr="00010762">
        <w:rPr>
          <w:rFonts w:ascii="Times New Roman" w:eastAsia="Times New Roman" w:hAnsi="Times New Roman"/>
          <w:sz w:val="20"/>
          <w:rtl/>
          <w:lang w:eastAsia="he-IL"/>
          <w:rPrChange w:id="918" w:author="Kook Sec" w:date="2021-04-20T16:07:00Z">
            <w:rPr>
              <w:rFonts w:ascii="Times New Roman" w:eastAsia="Times New Roman" w:hAnsi="Times New Roman"/>
              <w:sz w:val="20"/>
              <w:rtl/>
              <w:lang w:eastAsia="he-IL"/>
            </w:rPr>
          </w:rPrChange>
        </w:rPr>
        <w:t>").</w:t>
      </w:r>
    </w:p>
    <w:p w14:paraId="07E47982"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9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20" w:author="Kook Sec" w:date="2021-04-20T16:07:00Z">
            <w:rPr>
              <w:rFonts w:ascii="Times New Roman" w:eastAsia="Times New Roman" w:hAnsi="Times New Roman"/>
              <w:sz w:val="20"/>
              <w:rtl/>
              <w:lang w:eastAsia="he-IL"/>
            </w:rPr>
          </w:rPrChange>
        </w:rPr>
        <w:t>בהוצאות הממשיות בשרותי העזר המפורטים להלן</w:t>
      </w:r>
      <w:r w:rsidRPr="00010762">
        <w:rPr>
          <w:rFonts w:ascii="Times New Roman" w:eastAsia="Times New Roman" w:hAnsi="Times New Roman" w:hint="cs"/>
          <w:sz w:val="20"/>
          <w:rtl/>
          <w:lang w:eastAsia="he-IL"/>
          <w:rPrChange w:id="92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22" w:author="Kook Sec" w:date="2021-04-20T16:07:00Z">
            <w:rPr>
              <w:rFonts w:ascii="Times New Roman" w:eastAsia="Times New Roman" w:hAnsi="Times New Roman"/>
              <w:sz w:val="20"/>
              <w:rtl/>
              <w:lang w:eastAsia="he-IL"/>
            </w:rPr>
          </w:rPrChange>
        </w:rPr>
        <w:t xml:space="preserve"> י</w:t>
      </w:r>
      <w:r w:rsidRPr="00010762">
        <w:rPr>
          <w:rFonts w:ascii="Times New Roman" w:eastAsia="Times New Roman" w:hAnsi="Times New Roman" w:hint="cs"/>
          <w:sz w:val="20"/>
          <w:rtl/>
          <w:lang w:eastAsia="he-IL"/>
          <w:rPrChange w:id="92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24" w:author="Kook Sec" w:date="2021-04-20T16:07:00Z">
            <w:rPr>
              <w:rFonts w:ascii="Times New Roman" w:eastAsia="Times New Roman" w:hAnsi="Times New Roman"/>
              <w:sz w:val="20"/>
              <w:rtl/>
              <w:lang w:eastAsia="he-IL"/>
            </w:rPr>
          </w:rPrChange>
        </w:rPr>
        <w:t>שא המזמין:</w:t>
      </w:r>
    </w:p>
    <w:p w14:paraId="63162845"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26" w:author="Kook Sec" w:date="2021-04-20T16:07:00Z">
            <w:rPr>
              <w:rFonts w:ascii="Times New Roman" w:eastAsia="Times New Roman" w:hAnsi="Times New Roman"/>
              <w:sz w:val="20"/>
              <w:rtl/>
              <w:lang w:eastAsia="he-IL"/>
            </w:rPr>
          </w:rPrChange>
        </w:rPr>
        <w:t>הדפסות בתוויין המיועדות להפצה לאחרים</w:t>
      </w:r>
      <w:r w:rsidRPr="00010762">
        <w:rPr>
          <w:rFonts w:ascii="Times New Roman" w:eastAsia="Times New Roman" w:hAnsi="Times New Roman" w:hint="cs"/>
          <w:sz w:val="20"/>
          <w:rtl/>
          <w:lang w:eastAsia="he-IL"/>
          <w:rPrChange w:id="92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28" w:author="Kook Sec" w:date="2021-04-20T16:07:00Z">
            <w:rPr>
              <w:rFonts w:ascii="Times New Roman" w:eastAsia="Times New Roman" w:hAnsi="Times New Roman"/>
              <w:sz w:val="20"/>
              <w:rtl/>
              <w:lang w:eastAsia="he-IL"/>
            </w:rPr>
          </w:rPrChange>
        </w:rPr>
        <w:t xml:space="preserve"> למעט הדפסות שיפיק המתכנן במשרדו. להסרת ספקות, יובהר כי בגין הוצאות הדפסות בתוויין</w:t>
      </w:r>
      <w:r w:rsidRPr="00010762">
        <w:rPr>
          <w:rFonts w:ascii="Times New Roman" w:eastAsia="Times New Roman" w:hAnsi="Times New Roman" w:hint="cs"/>
          <w:sz w:val="20"/>
          <w:rtl/>
          <w:lang w:eastAsia="he-IL"/>
          <w:rPrChange w:id="92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30" w:author="Kook Sec" w:date="2021-04-20T16:07:00Z">
            <w:rPr>
              <w:rFonts w:ascii="Times New Roman" w:eastAsia="Times New Roman" w:hAnsi="Times New Roman"/>
              <w:sz w:val="20"/>
              <w:rtl/>
              <w:lang w:eastAsia="he-IL"/>
            </w:rPr>
          </w:rPrChange>
        </w:rPr>
        <w:t xml:space="preserve"> אשר מיועדות למתכנן בהליך עבודתו, לא יהיה המתכנן זכאי לקבל</w:t>
      </w:r>
      <w:r w:rsidRPr="00010762">
        <w:rPr>
          <w:rFonts w:ascii="Times New Roman" w:eastAsia="Times New Roman" w:hAnsi="Times New Roman" w:hint="cs"/>
          <w:sz w:val="20"/>
          <w:rtl/>
          <w:lang w:eastAsia="he-IL"/>
          <w:rPrChange w:id="931" w:author="Kook Sec" w:date="2021-04-20T16:07:00Z">
            <w:rPr>
              <w:rFonts w:ascii="Times New Roman" w:eastAsia="Times New Roman" w:hAnsi="Times New Roman" w:hint="cs"/>
              <w:sz w:val="20"/>
              <w:rtl/>
              <w:lang w:eastAsia="he-IL"/>
            </w:rPr>
          </w:rPrChange>
        </w:rPr>
        <w:t>ת</w:t>
      </w:r>
      <w:r w:rsidRPr="00010762">
        <w:rPr>
          <w:rFonts w:ascii="Times New Roman" w:eastAsia="Times New Roman" w:hAnsi="Times New Roman"/>
          <w:sz w:val="20"/>
          <w:rtl/>
          <w:lang w:eastAsia="he-IL"/>
          <w:rPrChange w:id="932" w:author="Kook Sec" w:date="2021-04-20T16:07:00Z">
            <w:rPr>
              <w:rFonts w:ascii="Times New Roman" w:eastAsia="Times New Roman" w:hAnsi="Times New Roman"/>
              <w:sz w:val="20"/>
              <w:rtl/>
              <w:lang w:eastAsia="he-IL"/>
            </w:rPr>
          </w:rPrChange>
        </w:rPr>
        <w:t xml:space="preserve"> החזר.</w:t>
      </w:r>
    </w:p>
    <w:p w14:paraId="6413DA2C"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0"/>
          <w:rtl/>
          <w:lang w:eastAsia="he-IL"/>
          <w:rPrChange w:id="933" w:author="Kook Sec" w:date="2021-04-20T16:07:00Z">
            <w:rPr>
              <w:rFonts w:ascii="Times New Roman" w:eastAsia="Times New Roman" w:hAnsi="Times New Roman"/>
              <w:sz w:val="20"/>
              <w:rtl/>
              <w:lang w:eastAsia="he-IL"/>
            </w:rPr>
          </w:rPrChange>
        </w:rPr>
      </w:pPr>
    </w:p>
    <w:p w14:paraId="68A5B488"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3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35" w:author="Kook Sec" w:date="2021-04-20T16:07:00Z">
            <w:rPr>
              <w:rFonts w:ascii="Times New Roman" w:eastAsia="Times New Roman" w:hAnsi="Times New Roman"/>
              <w:sz w:val="20"/>
              <w:rtl/>
              <w:lang w:eastAsia="he-IL"/>
            </w:rPr>
          </w:rPrChange>
        </w:rPr>
        <w:t>העתקות שנמסרו ע"י המתכנן למזמין</w:t>
      </w:r>
      <w:r w:rsidRPr="00010762">
        <w:rPr>
          <w:rFonts w:ascii="Times New Roman" w:eastAsia="Times New Roman" w:hAnsi="Times New Roman" w:hint="cs"/>
          <w:sz w:val="20"/>
          <w:rtl/>
          <w:lang w:eastAsia="he-IL"/>
          <w:rPrChange w:id="936"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937" w:author="Kook Sec" w:date="2021-04-20T16:07:00Z">
            <w:rPr>
              <w:rFonts w:ascii="Times New Roman" w:eastAsia="Times New Roman" w:hAnsi="Times New Roman"/>
              <w:sz w:val="20"/>
              <w:rtl/>
              <w:lang w:eastAsia="he-IL"/>
            </w:rPr>
          </w:rPrChange>
        </w:rPr>
        <w:t xml:space="preserve"> לרשויות המוסמכות</w:t>
      </w:r>
      <w:r w:rsidRPr="00010762">
        <w:rPr>
          <w:rFonts w:ascii="Times New Roman" w:eastAsia="Times New Roman" w:hAnsi="Times New Roman" w:hint="cs"/>
          <w:sz w:val="20"/>
          <w:rtl/>
          <w:lang w:eastAsia="he-IL"/>
          <w:rPrChange w:id="938"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939" w:author="Kook Sec" w:date="2021-04-20T16:07:00Z">
            <w:rPr>
              <w:rFonts w:ascii="Times New Roman" w:eastAsia="Times New Roman" w:hAnsi="Times New Roman"/>
              <w:sz w:val="20"/>
              <w:rtl/>
              <w:lang w:eastAsia="he-IL"/>
            </w:rPr>
          </w:rPrChange>
        </w:rPr>
        <w:t xml:space="preserve"> ליועצים, למעט העתקות וצילומים שיפיק המתכנן במשרדו.</w:t>
      </w:r>
    </w:p>
    <w:p w14:paraId="380BAA7C"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4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41" w:author="Kook Sec" w:date="2021-04-20T16:07:00Z">
            <w:rPr>
              <w:rFonts w:ascii="Times New Roman" w:eastAsia="Times New Roman" w:hAnsi="Times New Roman"/>
              <w:sz w:val="20"/>
              <w:rtl/>
              <w:lang w:eastAsia="he-IL"/>
            </w:rPr>
          </w:rPrChange>
        </w:rPr>
        <w:t>שכפול מסמכים.</w:t>
      </w:r>
    </w:p>
    <w:p w14:paraId="32983229"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4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43" w:author="Kook Sec" w:date="2021-04-20T16:07:00Z">
            <w:rPr>
              <w:rFonts w:ascii="Times New Roman" w:eastAsia="Times New Roman" w:hAnsi="Times New Roman"/>
              <w:sz w:val="20"/>
              <w:rtl/>
              <w:lang w:eastAsia="he-IL"/>
            </w:rPr>
          </w:rPrChange>
        </w:rPr>
        <w:t>מודלים, פרוספקטים ופרספקטיבות, המוזמנים לצורכי שיווק (למעט מודלים ופרספקטיבות לצורכי עבודה והחלטה).</w:t>
      </w:r>
    </w:p>
    <w:p w14:paraId="13C923F1"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4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45" w:author="Kook Sec" w:date="2021-04-20T16:07:00Z">
            <w:rPr>
              <w:rFonts w:ascii="Times New Roman" w:eastAsia="Times New Roman" w:hAnsi="Times New Roman"/>
              <w:sz w:val="20"/>
              <w:rtl/>
              <w:lang w:eastAsia="he-IL"/>
            </w:rPr>
          </w:rPrChange>
        </w:rPr>
        <w:t>מדידות וצילומי אויר.</w:t>
      </w:r>
    </w:p>
    <w:p w14:paraId="26748E3F"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94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47" w:author="Kook Sec" w:date="2021-04-20T16:07:00Z">
            <w:rPr>
              <w:rFonts w:ascii="Times New Roman" w:eastAsia="Times New Roman" w:hAnsi="Times New Roman"/>
              <w:sz w:val="20"/>
              <w:rtl/>
              <w:lang w:eastAsia="he-IL"/>
            </w:rPr>
          </w:rPrChange>
        </w:rPr>
        <w:t>קידוחים ובדיקות קרקע.</w:t>
      </w:r>
    </w:p>
    <w:p w14:paraId="6081DB7B"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Change w:id="94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49" w:author="Kook Sec" w:date="2021-04-20T16:07:00Z">
            <w:rPr>
              <w:rFonts w:ascii="Times New Roman" w:eastAsia="Times New Roman" w:hAnsi="Times New Roman"/>
              <w:sz w:val="20"/>
              <w:rtl/>
              <w:lang w:eastAsia="he-IL"/>
            </w:rPr>
          </w:rPrChange>
        </w:rPr>
        <w:t>שליחויות.</w:t>
      </w:r>
    </w:p>
    <w:p w14:paraId="70CDDA4B"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95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51" w:author="Kook Sec" w:date="2021-04-20T16:07:00Z">
            <w:rPr>
              <w:rFonts w:ascii="Times New Roman" w:eastAsia="Times New Roman" w:hAnsi="Times New Roman"/>
              <w:sz w:val="20"/>
              <w:rtl/>
              <w:lang w:eastAsia="he-IL"/>
            </w:rPr>
          </w:rPrChange>
        </w:rPr>
        <w:lastRenderedPageBreak/>
        <w:t>ש</w:t>
      </w:r>
      <w:r w:rsidRPr="00010762">
        <w:rPr>
          <w:rFonts w:ascii="Times New Roman" w:eastAsia="Times New Roman" w:hAnsi="Times New Roman" w:hint="cs"/>
          <w:sz w:val="20"/>
          <w:rtl/>
          <w:lang w:eastAsia="he-IL"/>
          <w:rPrChange w:id="95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53" w:author="Kook Sec" w:date="2021-04-20T16:07:00Z">
            <w:rPr>
              <w:rFonts w:ascii="Times New Roman" w:eastAsia="Times New Roman" w:hAnsi="Times New Roman"/>
              <w:sz w:val="20"/>
              <w:rtl/>
              <w:lang w:eastAsia="he-IL"/>
            </w:rPr>
          </w:rPrChange>
        </w:rPr>
        <w:t>רותי העזר המפורטים בסעיפים 7.2.1 עד 7.2.3 לעיל</w:t>
      </w:r>
      <w:r w:rsidRPr="00010762">
        <w:rPr>
          <w:rFonts w:ascii="Times New Roman" w:eastAsia="Times New Roman" w:hAnsi="Times New Roman" w:hint="cs"/>
          <w:sz w:val="20"/>
          <w:rtl/>
          <w:lang w:eastAsia="he-IL"/>
          <w:rPrChange w:id="95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55" w:author="Kook Sec" w:date="2021-04-20T16:07:00Z">
            <w:rPr>
              <w:rFonts w:ascii="Times New Roman" w:eastAsia="Times New Roman" w:hAnsi="Times New Roman"/>
              <w:sz w:val="20"/>
              <w:rtl/>
              <w:lang w:eastAsia="he-IL"/>
            </w:rPr>
          </w:rPrChange>
        </w:rPr>
        <w:t xml:space="preserve"> יוזמנו על ידי המתכנן באמצעות מערכת ניהול פרויקטים </w:t>
      </w:r>
      <w:r w:rsidRPr="00010762">
        <w:rPr>
          <w:rFonts w:ascii="Times New Roman" w:eastAsia="Times New Roman" w:hAnsi="Times New Roman"/>
          <w:sz w:val="20"/>
          <w:lang w:eastAsia="he-IL"/>
          <w:rPrChange w:id="956" w:author="Kook Sec" w:date="2021-04-20T16:07:00Z">
            <w:rPr>
              <w:rFonts w:ascii="Times New Roman" w:eastAsia="Times New Roman" w:hAnsi="Times New Roman"/>
              <w:sz w:val="20"/>
              <w:lang w:eastAsia="he-IL"/>
            </w:rPr>
          </w:rPrChange>
        </w:rPr>
        <w:t>VIEW</w:t>
      </w:r>
      <w:r w:rsidRPr="00010762">
        <w:rPr>
          <w:rFonts w:ascii="Times New Roman" w:eastAsia="Times New Roman" w:hAnsi="Times New Roman" w:hint="cs"/>
          <w:sz w:val="20"/>
          <w:rtl/>
          <w:lang w:eastAsia="he-IL"/>
          <w:rPrChange w:id="95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58" w:author="Kook Sec" w:date="2021-04-20T16:07:00Z">
            <w:rPr>
              <w:rFonts w:ascii="Times New Roman" w:eastAsia="Times New Roman" w:hAnsi="Times New Roman"/>
              <w:sz w:val="20"/>
              <w:rtl/>
              <w:lang w:eastAsia="he-IL"/>
            </w:rPr>
          </w:rPrChange>
        </w:rPr>
        <w:t xml:space="preserve"> / מערכת </w:t>
      </w:r>
      <w:proofErr w:type="spellStart"/>
      <w:r w:rsidRPr="00010762">
        <w:rPr>
          <w:rFonts w:ascii="Times New Roman" w:eastAsia="Times New Roman" w:hAnsi="Times New Roman"/>
          <w:sz w:val="20"/>
          <w:rtl/>
          <w:lang w:eastAsia="he-IL"/>
          <w:rPrChange w:id="959" w:author="Kook Sec" w:date="2021-04-20T16:07:00Z">
            <w:rPr>
              <w:rFonts w:ascii="Times New Roman" w:eastAsia="Times New Roman" w:hAnsi="Times New Roman"/>
              <w:sz w:val="20"/>
              <w:rtl/>
              <w:lang w:eastAsia="he-IL"/>
            </w:rPr>
          </w:rPrChange>
        </w:rPr>
        <w:t>רמדורנט</w:t>
      </w:r>
      <w:proofErr w:type="spellEnd"/>
      <w:r w:rsidRPr="00010762">
        <w:rPr>
          <w:rFonts w:ascii="Times New Roman" w:eastAsia="Times New Roman" w:hAnsi="Times New Roman"/>
          <w:sz w:val="20"/>
          <w:rtl/>
          <w:lang w:eastAsia="he-IL"/>
          <w:rPrChange w:id="960" w:author="Kook Sec" w:date="2021-04-20T16:07:00Z">
            <w:rPr>
              <w:rFonts w:ascii="Times New Roman" w:eastAsia="Times New Roman" w:hAnsi="Times New Roman"/>
              <w:sz w:val="20"/>
              <w:rtl/>
              <w:lang w:eastAsia="he-IL"/>
            </w:rPr>
          </w:rPrChange>
        </w:rPr>
        <w:t xml:space="preserve"> מודול ניהול מסמכים (</w:t>
      </w:r>
      <w:r w:rsidRPr="00010762">
        <w:rPr>
          <w:rFonts w:ascii="Times New Roman" w:eastAsia="Times New Roman" w:hAnsi="Times New Roman"/>
          <w:sz w:val="20"/>
          <w:lang w:eastAsia="he-IL"/>
          <w:rPrChange w:id="961" w:author="Kook Sec" w:date="2021-04-20T16:07:00Z">
            <w:rPr>
              <w:rFonts w:ascii="Times New Roman" w:eastAsia="Times New Roman" w:hAnsi="Times New Roman"/>
              <w:sz w:val="20"/>
              <w:lang w:eastAsia="he-IL"/>
            </w:rPr>
          </w:rPrChange>
        </w:rPr>
        <w:t>DM</w:t>
      </w:r>
      <w:r w:rsidRPr="00010762">
        <w:rPr>
          <w:rFonts w:ascii="Times New Roman" w:eastAsia="Times New Roman" w:hAnsi="Times New Roman"/>
          <w:sz w:val="20"/>
          <w:rtl/>
          <w:lang w:eastAsia="he-IL"/>
          <w:rPrChange w:id="962" w:author="Kook Sec" w:date="2021-04-20T16:07:00Z">
            <w:rPr>
              <w:rFonts w:ascii="Times New Roman" w:eastAsia="Times New Roman" w:hAnsi="Times New Roman"/>
              <w:sz w:val="20"/>
              <w:rtl/>
              <w:lang w:eastAsia="he-IL"/>
            </w:rPr>
          </w:rPrChange>
        </w:rPr>
        <w:t>) רק ממכונים המאושרים ע"י המזמין לבצע עבודות עבורו</w:t>
      </w:r>
      <w:r w:rsidRPr="00010762">
        <w:rPr>
          <w:rFonts w:ascii="Times New Roman" w:eastAsia="Times New Roman" w:hAnsi="Times New Roman" w:hint="cs"/>
          <w:sz w:val="20"/>
          <w:rtl/>
          <w:lang w:eastAsia="he-IL"/>
          <w:rPrChange w:id="96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64" w:author="Kook Sec" w:date="2021-04-20T16:07:00Z">
            <w:rPr>
              <w:rFonts w:ascii="Times New Roman" w:eastAsia="Times New Roman" w:hAnsi="Times New Roman"/>
              <w:sz w:val="20"/>
              <w:rtl/>
              <w:lang w:eastAsia="he-IL"/>
            </w:rPr>
          </w:rPrChange>
        </w:rPr>
        <w:t xml:space="preserve"> הוצאות לפי סעיפים 7.2.4 עד 7.2.7 ועבור הדפסות והעתקות צבעוניות יוצאו רק אם אושרו תחילה בכתב, טרם הזמנתם ע"י המנהל.</w:t>
      </w:r>
    </w:p>
    <w:p w14:paraId="243C5C9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96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66" w:author="Kook Sec" w:date="2021-04-20T16:07:00Z">
            <w:rPr>
              <w:rFonts w:ascii="Times New Roman" w:eastAsia="Times New Roman" w:hAnsi="Times New Roman"/>
              <w:sz w:val="20"/>
              <w:rtl/>
              <w:lang w:eastAsia="he-IL"/>
            </w:rPr>
          </w:rPrChange>
        </w:rPr>
        <w:t>על חשבון שכר המתכנן ישולמו למתכנן תשלומי ביניים בש</w:t>
      </w:r>
      <w:r w:rsidRPr="00010762">
        <w:rPr>
          <w:rFonts w:ascii="Times New Roman" w:eastAsia="Times New Roman" w:hAnsi="Times New Roman" w:hint="cs"/>
          <w:sz w:val="20"/>
          <w:rtl/>
          <w:lang w:eastAsia="he-IL"/>
          <w:rPrChange w:id="96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68" w:author="Kook Sec" w:date="2021-04-20T16:07:00Z">
            <w:rPr>
              <w:rFonts w:ascii="Times New Roman" w:eastAsia="Times New Roman" w:hAnsi="Times New Roman"/>
              <w:sz w:val="20"/>
              <w:rtl/>
              <w:lang w:eastAsia="he-IL"/>
            </w:rPr>
          </w:rPrChange>
        </w:rPr>
        <w:t>עורים ובמועדים המפורטים בנספח</w:t>
      </w:r>
      <w:r w:rsidRPr="00010762">
        <w:rPr>
          <w:rFonts w:ascii="Times New Roman" w:eastAsia="Times New Roman" w:hAnsi="Times New Roman"/>
          <w:bCs/>
          <w:sz w:val="20"/>
          <w:rtl/>
          <w:lang w:eastAsia="he-IL"/>
          <w:rPrChange w:id="969" w:author="Kook Sec" w:date="2021-04-20T16:07:00Z">
            <w:rPr>
              <w:rFonts w:ascii="Times New Roman" w:eastAsia="Times New Roman" w:hAnsi="Times New Roman"/>
              <w:bCs/>
              <w:sz w:val="20"/>
              <w:rtl/>
              <w:lang w:eastAsia="he-IL"/>
            </w:rPr>
          </w:rPrChange>
        </w:rPr>
        <w:t xml:space="preserve"> ה'</w:t>
      </w:r>
      <w:r w:rsidRPr="00010762">
        <w:rPr>
          <w:rFonts w:ascii="Times New Roman" w:eastAsia="Times New Roman" w:hAnsi="Times New Roman" w:hint="cs"/>
          <w:sz w:val="20"/>
          <w:rtl/>
          <w:lang w:eastAsia="he-IL"/>
          <w:rPrChange w:id="970" w:author="Kook Sec" w:date="2021-04-20T16:07:00Z">
            <w:rPr>
              <w:rFonts w:ascii="Times New Roman" w:eastAsia="Times New Roman" w:hAnsi="Times New Roman" w:hint="cs"/>
              <w:sz w:val="20"/>
              <w:rtl/>
              <w:lang w:eastAsia="he-IL"/>
            </w:rPr>
          </w:rPrChange>
        </w:rPr>
        <w:t xml:space="preserve"> </w:t>
      </w:r>
      <w:proofErr w:type="spellStart"/>
      <w:r w:rsidRPr="00010762">
        <w:rPr>
          <w:rFonts w:ascii="Times New Roman" w:eastAsia="Times New Roman" w:hAnsi="Times New Roman" w:hint="cs"/>
          <w:sz w:val="20"/>
          <w:rtl/>
          <w:lang w:eastAsia="he-IL"/>
          <w:rPrChange w:id="971"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hint="cs"/>
          <w:sz w:val="20"/>
          <w:rtl/>
          <w:lang w:eastAsia="he-IL"/>
          <w:rPrChange w:id="97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73" w:author="Kook Sec" w:date="2021-04-20T16:07:00Z">
            <w:rPr>
              <w:rFonts w:ascii="Times New Roman" w:eastAsia="Times New Roman" w:hAnsi="Times New Roman"/>
              <w:sz w:val="20"/>
              <w:rtl/>
              <w:lang w:eastAsia="he-IL"/>
            </w:rPr>
          </w:rPrChange>
        </w:rPr>
        <w:t xml:space="preserve"> וכן כל תשלומי ביניים נוספים במידה והמזמין יחליט </w:t>
      </w:r>
      <w:proofErr w:type="spellStart"/>
      <w:r w:rsidRPr="00010762">
        <w:rPr>
          <w:rFonts w:ascii="Times New Roman" w:eastAsia="Times New Roman" w:hAnsi="Times New Roman"/>
          <w:sz w:val="20"/>
          <w:rtl/>
          <w:lang w:eastAsia="he-IL"/>
          <w:rPrChange w:id="974" w:author="Kook Sec" w:date="2021-04-20T16:07:00Z">
            <w:rPr>
              <w:rFonts w:ascii="Times New Roman" w:eastAsia="Times New Roman" w:hAnsi="Times New Roman"/>
              <w:sz w:val="20"/>
              <w:rtl/>
              <w:lang w:eastAsia="he-IL"/>
            </w:rPr>
          </w:rPrChange>
        </w:rPr>
        <w:t>לשלמם</w:t>
      </w:r>
      <w:proofErr w:type="spellEnd"/>
      <w:r w:rsidRPr="00010762">
        <w:rPr>
          <w:rFonts w:ascii="Times New Roman" w:eastAsia="Times New Roman" w:hAnsi="Times New Roman"/>
          <w:sz w:val="20"/>
          <w:rtl/>
          <w:lang w:eastAsia="he-IL"/>
          <w:rPrChange w:id="975" w:author="Kook Sec" w:date="2021-04-20T16:07:00Z">
            <w:rPr>
              <w:rFonts w:ascii="Times New Roman" w:eastAsia="Times New Roman" w:hAnsi="Times New Roman"/>
              <w:sz w:val="20"/>
              <w:rtl/>
              <w:lang w:eastAsia="he-IL"/>
            </w:rPr>
          </w:rPrChange>
        </w:rPr>
        <w:t xml:space="preserve"> לפי ש</w:t>
      </w:r>
      <w:r w:rsidRPr="00010762">
        <w:rPr>
          <w:rFonts w:ascii="Times New Roman" w:eastAsia="Times New Roman" w:hAnsi="Times New Roman" w:hint="cs"/>
          <w:sz w:val="20"/>
          <w:rtl/>
          <w:lang w:eastAsia="he-IL"/>
          <w:rPrChange w:id="97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77" w:author="Kook Sec" w:date="2021-04-20T16:07:00Z">
            <w:rPr>
              <w:rFonts w:ascii="Times New Roman" w:eastAsia="Times New Roman" w:hAnsi="Times New Roman"/>
              <w:sz w:val="20"/>
              <w:rtl/>
              <w:lang w:eastAsia="he-IL"/>
            </w:rPr>
          </w:rPrChange>
        </w:rPr>
        <w:t>קול דעתו הבלעדי.</w:t>
      </w:r>
    </w:p>
    <w:p w14:paraId="3AB8011D"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97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979" w:author="Kook Sec" w:date="2021-04-20T16:07:00Z">
            <w:rPr>
              <w:rFonts w:ascii="Times New Roman" w:eastAsia="Times New Roman" w:hAnsi="Times New Roman"/>
              <w:sz w:val="20"/>
              <w:rtl/>
              <w:lang w:eastAsia="he-IL"/>
            </w:rPr>
          </w:rPrChange>
        </w:rPr>
        <w:t>כל תשלומי הביניים לפי פסקה זו</w:t>
      </w:r>
      <w:r w:rsidRPr="00010762">
        <w:rPr>
          <w:rFonts w:ascii="Times New Roman" w:eastAsia="Times New Roman" w:hAnsi="Times New Roman" w:hint="cs"/>
          <w:sz w:val="20"/>
          <w:rtl/>
          <w:lang w:eastAsia="he-IL"/>
          <w:rPrChange w:id="98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81" w:author="Kook Sec" w:date="2021-04-20T16:07:00Z">
            <w:rPr>
              <w:rFonts w:ascii="Times New Roman" w:eastAsia="Times New Roman" w:hAnsi="Times New Roman"/>
              <w:sz w:val="20"/>
              <w:rtl/>
              <w:lang w:eastAsia="he-IL"/>
            </w:rPr>
          </w:rPrChange>
        </w:rPr>
        <w:t xml:space="preserve"> הינם מקדמות על חשבון שכר המתכנן ואין באישורם ו/או בתשלומם משום אישור כלשהו מצד המזמין לגבי ב</w:t>
      </w:r>
      <w:r w:rsidRPr="00010762">
        <w:rPr>
          <w:rFonts w:ascii="Times New Roman" w:eastAsia="Times New Roman" w:hAnsi="Times New Roman" w:hint="cs"/>
          <w:sz w:val="20"/>
          <w:rtl/>
          <w:lang w:eastAsia="he-IL"/>
          <w:rPrChange w:id="98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83" w:author="Kook Sec" w:date="2021-04-20T16:07:00Z">
            <w:rPr>
              <w:rFonts w:ascii="Times New Roman" w:eastAsia="Times New Roman" w:hAnsi="Times New Roman"/>
              <w:sz w:val="20"/>
              <w:rtl/>
              <w:lang w:eastAsia="he-IL"/>
            </w:rPr>
          </w:rPrChange>
        </w:rPr>
        <w:t>צוע שלב משלבי שירותי המתכנן ו/או טיב הש</w:t>
      </w:r>
      <w:r w:rsidRPr="00010762">
        <w:rPr>
          <w:rFonts w:ascii="Times New Roman" w:eastAsia="Times New Roman" w:hAnsi="Times New Roman" w:hint="cs"/>
          <w:sz w:val="20"/>
          <w:rtl/>
          <w:lang w:eastAsia="he-IL"/>
          <w:rPrChange w:id="98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985" w:author="Kook Sec" w:date="2021-04-20T16:07:00Z">
            <w:rPr>
              <w:rFonts w:ascii="Times New Roman" w:eastAsia="Times New Roman" w:hAnsi="Times New Roman"/>
              <w:sz w:val="20"/>
              <w:rtl/>
              <w:lang w:eastAsia="he-IL"/>
            </w:rPr>
          </w:rPrChange>
        </w:rPr>
        <w:t xml:space="preserve">רות ו/או הסכום המגיע למתכנן. במקרה של הפסקת עבודתו של המתכנן כאמור בסעיף 6.3 לעיל, יחולו הוראות סעיף 12.1.2 להלן. </w:t>
      </w:r>
    </w:p>
    <w:p w14:paraId="400F9897"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Change w:id="986" w:author="Kook Sec" w:date="2021-04-20T16:07:00Z">
            <w:rPr>
              <w:rFonts w:ascii="Times New Roman" w:eastAsia="Times New Roman" w:hAnsi="Times New Roman"/>
              <w:strike/>
              <w:sz w:val="20"/>
              <w:rtl/>
              <w:lang w:eastAsia="he-IL"/>
            </w:rPr>
          </w:rPrChange>
        </w:rPr>
      </w:pPr>
      <w:r w:rsidRPr="00010762">
        <w:rPr>
          <w:rFonts w:ascii="Times New Roman" w:eastAsia="Times New Roman" w:hAnsi="Times New Roman"/>
          <w:sz w:val="20"/>
          <w:rtl/>
          <w:lang w:eastAsia="he-IL"/>
          <w:rPrChange w:id="987" w:author="Kook Sec" w:date="2021-04-20T16:07:00Z">
            <w:rPr>
              <w:rFonts w:ascii="Times New Roman" w:eastAsia="Times New Roman" w:hAnsi="Times New Roman"/>
              <w:sz w:val="20"/>
              <w:rtl/>
              <w:lang w:eastAsia="he-IL"/>
            </w:rPr>
          </w:rPrChange>
        </w:rPr>
        <w:t>מוסכם במפורש</w:t>
      </w:r>
      <w:r w:rsidRPr="00010762">
        <w:rPr>
          <w:rFonts w:ascii="Times New Roman" w:eastAsia="Times New Roman" w:hAnsi="Times New Roman" w:hint="cs"/>
          <w:sz w:val="20"/>
          <w:rtl/>
          <w:lang w:eastAsia="he-IL"/>
          <w:rPrChange w:id="98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89" w:author="Kook Sec" w:date="2021-04-20T16:07:00Z">
            <w:rPr>
              <w:rFonts w:ascii="Times New Roman" w:eastAsia="Times New Roman" w:hAnsi="Times New Roman"/>
              <w:sz w:val="20"/>
              <w:rtl/>
              <w:lang w:eastAsia="he-IL"/>
            </w:rPr>
          </w:rPrChange>
        </w:rPr>
        <w:t xml:space="preserve"> כי השכר האמור בנספח </w:t>
      </w:r>
      <w:r w:rsidRPr="00010762">
        <w:rPr>
          <w:rFonts w:ascii="Times New Roman" w:eastAsia="Times New Roman" w:hAnsi="Times New Roman"/>
          <w:b/>
          <w:bCs/>
          <w:sz w:val="20"/>
          <w:rtl/>
          <w:lang w:eastAsia="he-IL"/>
          <w:rPrChange w:id="990" w:author="Kook Sec" w:date="2021-04-20T16:07:00Z">
            <w:rPr>
              <w:rFonts w:ascii="Times New Roman" w:eastAsia="Times New Roman" w:hAnsi="Times New Roman"/>
              <w:b/>
              <w:bCs/>
              <w:sz w:val="20"/>
              <w:rtl/>
              <w:lang w:eastAsia="he-IL"/>
            </w:rPr>
          </w:rPrChange>
        </w:rPr>
        <w:t xml:space="preserve">ד' </w:t>
      </w:r>
      <w:proofErr w:type="spellStart"/>
      <w:r w:rsidRPr="00010762">
        <w:rPr>
          <w:rFonts w:ascii="Times New Roman" w:eastAsia="Times New Roman" w:hAnsi="Times New Roman" w:hint="cs"/>
          <w:sz w:val="20"/>
          <w:rtl/>
          <w:lang w:eastAsia="he-IL"/>
          <w:rPrChange w:id="991" w:author="Kook Sec" w:date="2021-04-20T16:07:00Z">
            <w:rPr>
              <w:rFonts w:ascii="Times New Roman" w:eastAsia="Times New Roman" w:hAnsi="Times New Roman" w:hint="cs"/>
              <w:sz w:val="20"/>
              <w:rtl/>
              <w:lang w:eastAsia="he-IL"/>
            </w:rPr>
          </w:rPrChange>
        </w:rPr>
        <w:t>המצ"ב</w:t>
      </w:r>
      <w:proofErr w:type="spellEnd"/>
      <w:r w:rsidRPr="00010762">
        <w:rPr>
          <w:rFonts w:ascii="Times New Roman" w:eastAsia="Times New Roman" w:hAnsi="Times New Roman" w:hint="cs"/>
          <w:sz w:val="20"/>
          <w:rtl/>
          <w:lang w:eastAsia="he-IL"/>
          <w:rPrChange w:id="992"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993" w:author="Kook Sec" w:date="2021-04-20T16:07:00Z">
            <w:rPr>
              <w:rFonts w:ascii="Times New Roman" w:eastAsia="Times New Roman" w:hAnsi="Times New Roman"/>
              <w:sz w:val="20"/>
              <w:rtl/>
              <w:lang w:eastAsia="he-IL"/>
            </w:rPr>
          </w:rPrChange>
        </w:rPr>
        <w:t>ה</w:t>
      </w:r>
      <w:r w:rsidRPr="00010762">
        <w:rPr>
          <w:rFonts w:ascii="Times New Roman" w:eastAsia="Times New Roman" w:hAnsi="Times New Roman" w:hint="cs"/>
          <w:sz w:val="20"/>
          <w:rtl/>
          <w:lang w:eastAsia="he-IL"/>
          <w:rPrChange w:id="994" w:author="Kook Sec" w:date="2021-04-20T16:07:00Z">
            <w:rPr>
              <w:rFonts w:ascii="Times New Roman" w:eastAsia="Times New Roman" w:hAnsi="Times New Roman" w:hint="cs"/>
              <w:sz w:val="20"/>
              <w:rtl/>
              <w:lang w:eastAsia="he-IL"/>
            </w:rPr>
          </w:rPrChange>
        </w:rPr>
        <w:t xml:space="preserve">ינו </w:t>
      </w:r>
      <w:r w:rsidRPr="00010762">
        <w:rPr>
          <w:rFonts w:ascii="Times New Roman" w:eastAsia="Times New Roman" w:hAnsi="Times New Roman"/>
          <w:sz w:val="20"/>
          <w:rtl/>
          <w:lang w:eastAsia="he-IL"/>
          <w:rPrChange w:id="995" w:author="Kook Sec" w:date="2021-04-20T16:07:00Z">
            <w:rPr>
              <w:rFonts w:ascii="Times New Roman" w:eastAsia="Times New Roman" w:hAnsi="Times New Roman"/>
              <w:sz w:val="20"/>
              <w:rtl/>
              <w:lang w:eastAsia="he-IL"/>
            </w:rPr>
          </w:rPrChange>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10762">
        <w:rPr>
          <w:rFonts w:ascii="Times New Roman" w:eastAsia="Times New Roman" w:hAnsi="Times New Roman" w:hint="cs"/>
          <w:sz w:val="20"/>
          <w:rtl/>
          <w:lang w:eastAsia="he-IL"/>
          <w:rPrChange w:id="996" w:author="Kook Sec" w:date="2021-04-20T16:07:00Z">
            <w:rPr>
              <w:rFonts w:ascii="Times New Roman" w:eastAsia="Times New Roman" w:hAnsi="Times New Roman" w:hint="cs"/>
              <w:sz w:val="20"/>
              <w:rtl/>
              <w:lang w:eastAsia="he-IL"/>
            </w:rPr>
          </w:rPrChange>
        </w:rPr>
        <w:t xml:space="preserve">זה </w:t>
      </w:r>
      <w:r w:rsidRPr="00010762">
        <w:rPr>
          <w:rFonts w:ascii="Times New Roman" w:eastAsia="Times New Roman" w:hAnsi="Times New Roman"/>
          <w:sz w:val="20"/>
          <w:rtl/>
          <w:lang w:eastAsia="he-IL"/>
          <w:rPrChange w:id="997" w:author="Kook Sec" w:date="2021-04-20T16:07:00Z">
            <w:rPr>
              <w:rFonts w:ascii="Times New Roman" w:eastAsia="Times New Roman" w:hAnsi="Times New Roman"/>
              <w:sz w:val="20"/>
              <w:rtl/>
              <w:lang w:eastAsia="he-IL"/>
            </w:rPr>
          </w:rPrChange>
        </w:rPr>
        <w:t>במפורש אחרת. תנאי לתשלום שכר המתכנן במלואו</w:t>
      </w:r>
      <w:r w:rsidRPr="00010762">
        <w:rPr>
          <w:rFonts w:ascii="Times New Roman" w:eastAsia="Times New Roman" w:hAnsi="Times New Roman" w:hint="cs"/>
          <w:sz w:val="20"/>
          <w:rtl/>
          <w:lang w:eastAsia="he-IL"/>
          <w:rPrChange w:id="99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999" w:author="Kook Sec" w:date="2021-04-20T16:07:00Z">
            <w:rPr>
              <w:rFonts w:ascii="Times New Roman" w:eastAsia="Times New Roman" w:hAnsi="Times New Roman"/>
              <w:sz w:val="20"/>
              <w:rtl/>
              <w:lang w:eastAsia="he-IL"/>
            </w:rPr>
          </w:rPrChange>
        </w:rPr>
        <w:t xml:space="preserve"> הינו המצאת הצהרה</w:t>
      </w:r>
      <w:r w:rsidRPr="00010762">
        <w:rPr>
          <w:rFonts w:ascii="Times New Roman" w:eastAsia="Times New Roman" w:hAnsi="Times New Roman" w:hint="cs"/>
          <w:sz w:val="20"/>
          <w:rtl/>
          <w:lang w:eastAsia="he-IL"/>
          <w:rPrChange w:id="100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01" w:author="Kook Sec" w:date="2021-04-20T16:07:00Z">
            <w:rPr>
              <w:rFonts w:ascii="Times New Roman" w:eastAsia="Times New Roman" w:hAnsi="Times New Roman"/>
              <w:sz w:val="20"/>
              <w:rtl/>
              <w:lang w:eastAsia="he-IL"/>
            </w:rPr>
          </w:rPrChange>
        </w:rPr>
        <w:t xml:space="preserve"> לפיה בדק המתכנן את העבודות ומצא אותן תואמות לתכניותיו ולתקנים המחייבים וכי הן בוצעו לשביעות רצונו בנוסח המצורף כנספח </w:t>
      </w:r>
      <w:r w:rsidRPr="00010762">
        <w:rPr>
          <w:rFonts w:ascii="Times New Roman" w:eastAsia="Times New Roman" w:hAnsi="Times New Roman"/>
          <w:b/>
          <w:bCs/>
          <w:sz w:val="20"/>
          <w:rtl/>
          <w:lang w:eastAsia="he-IL"/>
          <w:rPrChange w:id="1002" w:author="Kook Sec" w:date="2021-04-20T16:07:00Z">
            <w:rPr>
              <w:rFonts w:ascii="Times New Roman" w:eastAsia="Times New Roman" w:hAnsi="Times New Roman"/>
              <w:b/>
              <w:bCs/>
              <w:sz w:val="20"/>
              <w:rtl/>
              <w:lang w:eastAsia="he-IL"/>
            </w:rPr>
          </w:rPrChange>
        </w:rPr>
        <w:t>ט'</w:t>
      </w:r>
      <w:r w:rsidRPr="00010762">
        <w:rPr>
          <w:rFonts w:ascii="Times New Roman" w:eastAsia="Times New Roman" w:hAnsi="Times New Roman"/>
          <w:sz w:val="20"/>
          <w:rtl/>
          <w:lang w:eastAsia="he-IL"/>
          <w:rPrChange w:id="1003" w:author="Kook Sec" w:date="2021-04-20T16:07:00Z">
            <w:rPr>
              <w:rFonts w:ascii="Times New Roman" w:eastAsia="Times New Roman" w:hAnsi="Times New Roman"/>
              <w:sz w:val="20"/>
              <w:rtl/>
              <w:lang w:eastAsia="he-IL"/>
            </w:rPr>
          </w:rPrChange>
        </w:rPr>
        <w:t xml:space="preserve"> לחוזה זה וכתב היעדר תביעות המצורף כנספח</w:t>
      </w:r>
      <w:r w:rsidRPr="00010762">
        <w:rPr>
          <w:rFonts w:ascii="Times New Roman" w:eastAsia="Times New Roman" w:hAnsi="Times New Roman"/>
          <w:b/>
          <w:bCs/>
          <w:sz w:val="20"/>
          <w:rtl/>
          <w:lang w:eastAsia="he-IL"/>
          <w:rPrChange w:id="1004" w:author="Kook Sec" w:date="2021-04-20T16:07:00Z">
            <w:rPr>
              <w:rFonts w:ascii="Times New Roman" w:eastAsia="Times New Roman" w:hAnsi="Times New Roman"/>
              <w:b/>
              <w:bCs/>
              <w:sz w:val="20"/>
              <w:rtl/>
              <w:lang w:eastAsia="he-IL"/>
            </w:rPr>
          </w:rPrChange>
        </w:rPr>
        <w:t xml:space="preserve"> י'</w:t>
      </w:r>
      <w:r w:rsidRPr="00010762">
        <w:rPr>
          <w:rFonts w:ascii="Times New Roman" w:eastAsia="Times New Roman" w:hAnsi="Times New Roman"/>
          <w:sz w:val="20"/>
          <w:rtl/>
          <w:lang w:eastAsia="he-IL"/>
          <w:rPrChange w:id="1005" w:author="Kook Sec" w:date="2021-04-20T16:07:00Z">
            <w:rPr>
              <w:rFonts w:ascii="Times New Roman" w:eastAsia="Times New Roman" w:hAnsi="Times New Roman"/>
              <w:sz w:val="20"/>
              <w:rtl/>
              <w:lang w:eastAsia="he-IL"/>
            </w:rPr>
          </w:rPrChange>
        </w:rPr>
        <w:t xml:space="preserve"> לחוזה זה למזמין, חתום ע"י המתכנן ומאומת כנדרש בו.</w:t>
      </w:r>
    </w:p>
    <w:p w14:paraId="315DB7A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1006"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007" w:author="Kook Sec" w:date="2021-04-20T16:07:00Z">
            <w:rPr>
              <w:rFonts w:ascii="Times New Roman" w:eastAsia="Times New Roman" w:hAnsi="Times New Roman"/>
              <w:sz w:val="20"/>
              <w:rtl/>
              <w:lang w:eastAsia="he-IL"/>
            </w:rPr>
          </w:rPrChange>
        </w:rPr>
        <w:t xml:space="preserve">מבלי לפגוע בכלליות האמור בסעיף </w:t>
      </w:r>
      <w:r w:rsidRPr="00010762">
        <w:rPr>
          <w:rFonts w:ascii="Times New Roman" w:eastAsia="Times New Roman" w:hAnsi="Times New Roman" w:hint="cs"/>
          <w:sz w:val="20"/>
          <w:rtl/>
          <w:lang w:eastAsia="he-IL"/>
          <w:rPrChange w:id="1008" w:author="Kook Sec" w:date="2021-04-20T16:07:00Z">
            <w:rPr>
              <w:rFonts w:ascii="Times New Roman" w:eastAsia="Times New Roman" w:hAnsi="Times New Roman" w:hint="cs"/>
              <w:sz w:val="20"/>
              <w:rtl/>
              <w:lang w:eastAsia="he-IL"/>
            </w:rPr>
          </w:rPrChange>
        </w:rPr>
        <w:t>7 לעיל</w:t>
      </w:r>
      <w:r w:rsidRPr="00010762">
        <w:rPr>
          <w:rFonts w:ascii="Times New Roman" w:eastAsia="Times New Roman" w:hAnsi="Times New Roman"/>
          <w:sz w:val="20"/>
          <w:rtl/>
          <w:lang w:eastAsia="he-IL"/>
          <w:rPrChange w:id="1009" w:author="Kook Sec" w:date="2021-04-20T16:07:00Z">
            <w:rPr>
              <w:rFonts w:ascii="Times New Roman" w:eastAsia="Times New Roman" w:hAnsi="Times New Roman"/>
              <w:sz w:val="20"/>
              <w:rtl/>
              <w:lang w:eastAsia="he-IL"/>
            </w:rPr>
          </w:rPrChange>
        </w:rPr>
        <w:t>, מוסכם בזה</w:t>
      </w:r>
      <w:r w:rsidRPr="00010762">
        <w:rPr>
          <w:rFonts w:ascii="Times New Roman" w:eastAsia="Times New Roman" w:hAnsi="Times New Roman" w:hint="cs"/>
          <w:sz w:val="20"/>
          <w:rtl/>
          <w:lang w:eastAsia="he-IL"/>
          <w:rPrChange w:id="101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11" w:author="Kook Sec" w:date="2021-04-20T16:07:00Z">
            <w:rPr>
              <w:rFonts w:ascii="Times New Roman" w:eastAsia="Times New Roman" w:hAnsi="Times New Roman"/>
              <w:sz w:val="20"/>
              <w:rtl/>
              <w:lang w:eastAsia="he-IL"/>
            </w:rPr>
          </w:rPrChange>
        </w:rPr>
        <w:t xml:space="preserve"> כי המתכנן לא יהיה זכאי, בשום מקרה, לקבל תמורה ו/או שכר ו/או טובות הנאה כלשהן מכל צד שלישי אחר, לרבות מהיועצים </w:t>
      </w:r>
      <w:r w:rsidRPr="00010762">
        <w:rPr>
          <w:rFonts w:ascii="Times New Roman" w:eastAsia="Times New Roman" w:hAnsi="Times New Roman" w:hint="cs"/>
          <w:sz w:val="20"/>
          <w:rtl/>
          <w:lang w:eastAsia="he-IL"/>
          <w:rPrChange w:id="101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013" w:author="Kook Sec" w:date="2021-04-20T16:07:00Z">
            <w:rPr>
              <w:rFonts w:ascii="Times New Roman" w:eastAsia="Times New Roman" w:hAnsi="Times New Roman"/>
              <w:sz w:val="20"/>
              <w:rtl/>
              <w:lang w:eastAsia="he-IL"/>
            </w:rPr>
          </w:rPrChange>
        </w:rPr>
        <w:t>או מהקבלן, וכל סכום שיתקבל על ידו כאמור, בין במישרין ובין בעקיפין</w:t>
      </w:r>
      <w:r w:rsidRPr="00010762">
        <w:rPr>
          <w:rFonts w:ascii="Times New Roman" w:eastAsia="Times New Roman" w:hAnsi="Times New Roman" w:hint="cs"/>
          <w:sz w:val="20"/>
          <w:rtl/>
          <w:lang w:eastAsia="he-IL"/>
          <w:rPrChange w:id="101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15" w:author="Kook Sec" w:date="2021-04-20T16:07:00Z">
            <w:rPr>
              <w:rFonts w:ascii="Times New Roman" w:eastAsia="Times New Roman" w:hAnsi="Times New Roman"/>
              <w:sz w:val="20"/>
              <w:rtl/>
              <w:lang w:eastAsia="he-IL"/>
            </w:rPr>
          </w:rPrChange>
        </w:rPr>
        <w:t xml:space="preserve"> יהיה רכוש ה</w:t>
      </w:r>
      <w:r w:rsidRPr="00010762">
        <w:rPr>
          <w:rFonts w:ascii="Times New Roman" w:eastAsia="Times New Roman" w:hAnsi="Times New Roman" w:hint="cs"/>
          <w:sz w:val="20"/>
          <w:rtl/>
          <w:lang w:eastAsia="he-IL"/>
          <w:rPrChange w:id="1016" w:author="Kook Sec" w:date="2021-04-20T16:07:00Z">
            <w:rPr>
              <w:rFonts w:ascii="Times New Roman" w:eastAsia="Times New Roman" w:hAnsi="Times New Roman" w:hint="cs"/>
              <w:sz w:val="20"/>
              <w:rtl/>
              <w:lang w:eastAsia="he-IL"/>
            </w:rPr>
          </w:rPrChange>
        </w:rPr>
        <w:t>מזמין</w:t>
      </w:r>
      <w:r w:rsidRPr="00010762">
        <w:rPr>
          <w:rFonts w:ascii="Times New Roman" w:eastAsia="Times New Roman" w:hAnsi="Times New Roman"/>
          <w:sz w:val="20"/>
          <w:rtl/>
          <w:lang w:eastAsia="he-IL"/>
          <w:rPrChange w:id="1017" w:author="Kook Sec" w:date="2021-04-20T16:07:00Z">
            <w:rPr>
              <w:rFonts w:ascii="Times New Roman" w:eastAsia="Times New Roman" w:hAnsi="Times New Roman"/>
              <w:sz w:val="20"/>
              <w:rtl/>
              <w:lang w:eastAsia="he-IL"/>
            </w:rPr>
          </w:rPrChange>
        </w:rPr>
        <w:t>. מובהר בזה</w:t>
      </w:r>
      <w:r w:rsidRPr="00010762">
        <w:rPr>
          <w:rFonts w:ascii="Times New Roman" w:eastAsia="Times New Roman" w:hAnsi="Times New Roman" w:hint="cs"/>
          <w:sz w:val="20"/>
          <w:rtl/>
          <w:lang w:eastAsia="he-IL"/>
          <w:rPrChange w:id="101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19" w:author="Kook Sec" w:date="2021-04-20T16:07:00Z">
            <w:rPr>
              <w:rFonts w:ascii="Times New Roman" w:eastAsia="Times New Roman" w:hAnsi="Times New Roman"/>
              <w:sz w:val="20"/>
              <w:rtl/>
              <w:lang w:eastAsia="he-IL"/>
            </w:rPr>
          </w:rPrChange>
        </w:rPr>
        <w:t xml:space="preserve"> כי הפרת סעיף זה על ידי המתכנן תה</w:t>
      </w:r>
      <w:r w:rsidRPr="00010762">
        <w:rPr>
          <w:rFonts w:ascii="Times New Roman" w:eastAsia="Times New Roman" w:hAnsi="Times New Roman" w:hint="cs"/>
          <w:sz w:val="20"/>
          <w:rtl/>
          <w:lang w:eastAsia="he-IL"/>
          <w:rPrChange w:id="1020" w:author="Kook Sec" w:date="2021-04-20T16:07:00Z">
            <w:rPr>
              <w:rFonts w:ascii="Times New Roman" w:eastAsia="Times New Roman" w:hAnsi="Times New Roman" w:hint="cs"/>
              <w:sz w:val="20"/>
              <w:rtl/>
              <w:lang w:eastAsia="he-IL"/>
            </w:rPr>
          </w:rPrChange>
        </w:rPr>
        <w:t>ווה</w:t>
      </w:r>
      <w:r w:rsidRPr="00010762">
        <w:rPr>
          <w:rFonts w:ascii="Times New Roman" w:eastAsia="Times New Roman" w:hAnsi="Times New Roman"/>
          <w:sz w:val="20"/>
          <w:rtl/>
          <w:lang w:eastAsia="he-IL"/>
          <w:rPrChange w:id="1021" w:author="Kook Sec" w:date="2021-04-20T16:07:00Z">
            <w:rPr>
              <w:rFonts w:ascii="Times New Roman" w:eastAsia="Times New Roman" w:hAnsi="Times New Roman"/>
              <w:sz w:val="20"/>
              <w:rtl/>
              <w:lang w:eastAsia="he-IL"/>
            </w:rPr>
          </w:rPrChange>
        </w:rPr>
        <w:t xml:space="preserve"> הפרה יסודית של חוזה</w:t>
      </w:r>
      <w:r w:rsidRPr="00010762">
        <w:rPr>
          <w:rFonts w:ascii="Times New Roman" w:eastAsia="Times New Roman" w:hAnsi="Times New Roman" w:hint="cs"/>
          <w:sz w:val="20"/>
          <w:rtl/>
          <w:lang w:eastAsia="he-IL"/>
          <w:rPrChange w:id="1022" w:author="Kook Sec" w:date="2021-04-20T16:07:00Z">
            <w:rPr>
              <w:rFonts w:ascii="Times New Roman" w:eastAsia="Times New Roman" w:hAnsi="Times New Roman" w:hint="cs"/>
              <w:sz w:val="20"/>
              <w:rtl/>
              <w:lang w:eastAsia="he-IL"/>
            </w:rPr>
          </w:rPrChange>
        </w:rPr>
        <w:t xml:space="preserve"> זה. </w:t>
      </w:r>
    </w:p>
    <w:p w14:paraId="735ADFCC" w14:textId="77777777" w:rsidR="001835AB" w:rsidRPr="00010762"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102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024" w:author="Kook Sec" w:date="2021-04-20T16:07:00Z">
            <w:rPr>
              <w:rFonts w:ascii="Times New Roman" w:eastAsia="Times New Roman" w:hAnsi="Times New Roman"/>
              <w:sz w:val="20"/>
              <w:rtl/>
              <w:lang w:eastAsia="he-IL"/>
            </w:rPr>
          </w:rPrChange>
        </w:rPr>
        <w:t>תנאים מקדמיים לביצוע תשלום כלשהו ע"ח שכר המתכנן</w:t>
      </w:r>
      <w:r w:rsidRPr="00010762">
        <w:rPr>
          <w:rFonts w:ascii="Times New Roman" w:eastAsia="Times New Roman" w:hAnsi="Times New Roman" w:hint="cs"/>
          <w:sz w:val="20"/>
          <w:rtl/>
          <w:lang w:eastAsia="he-IL"/>
          <w:rPrChange w:id="102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26" w:author="Kook Sec" w:date="2021-04-20T16:07:00Z">
            <w:rPr>
              <w:rFonts w:ascii="Times New Roman" w:eastAsia="Times New Roman" w:hAnsi="Times New Roman"/>
              <w:sz w:val="20"/>
              <w:rtl/>
              <w:lang w:eastAsia="he-IL"/>
            </w:rPr>
          </w:rPrChange>
        </w:rPr>
        <w:t xml:space="preserve"> הינם הצגת ר</w:t>
      </w:r>
      <w:r w:rsidRPr="00010762">
        <w:rPr>
          <w:rFonts w:ascii="Times New Roman" w:eastAsia="Times New Roman" w:hAnsi="Times New Roman" w:hint="cs"/>
          <w:sz w:val="20"/>
          <w:rtl/>
          <w:lang w:eastAsia="he-IL"/>
          <w:rPrChange w:id="102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28" w:author="Kook Sec" w:date="2021-04-20T16:07:00Z">
            <w:rPr>
              <w:rFonts w:ascii="Times New Roman" w:eastAsia="Times New Roman" w:hAnsi="Times New Roman"/>
              <w:sz w:val="20"/>
              <w:rtl/>
              <w:lang w:eastAsia="he-IL"/>
            </w:rPr>
          </w:rPrChange>
        </w:rPr>
        <w:t>שיון המתכנן כאמור בסעיף 2.2 לעיל והמצאת אישור בדבר ניהול ספרי המתכנן כדין, חתום ע"י רו"ח או רשויות המס, כנדרש. כמו כן</w:t>
      </w:r>
      <w:r w:rsidRPr="00010762">
        <w:rPr>
          <w:rFonts w:ascii="Times New Roman" w:eastAsia="Times New Roman" w:hAnsi="Times New Roman" w:hint="cs"/>
          <w:sz w:val="20"/>
          <w:rtl/>
          <w:lang w:eastAsia="he-IL"/>
          <w:rPrChange w:id="102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30" w:author="Kook Sec" w:date="2021-04-20T16:07:00Z">
            <w:rPr>
              <w:rFonts w:ascii="Times New Roman" w:eastAsia="Times New Roman" w:hAnsi="Times New Roman"/>
              <w:sz w:val="20"/>
              <w:rtl/>
              <w:lang w:eastAsia="he-IL"/>
            </w:rPr>
          </w:rPrChange>
        </w:rPr>
        <w:t xml:space="preserve"> ככל שהמתכנן לא ימציא למזמין אישור תקף בדבר פטור מניכוי מס במקור, </w:t>
      </w:r>
      <w:r w:rsidRPr="00010762">
        <w:rPr>
          <w:rFonts w:ascii="Times New Roman" w:eastAsia="Times New Roman" w:hAnsi="Times New Roman" w:hint="cs"/>
          <w:sz w:val="20"/>
          <w:rtl/>
          <w:lang w:eastAsia="he-IL"/>
          <w:rPrChange w:id="1031" w:author="Kook Sec" w:date="2021-04-20T16:07:00Z">
            <w:rPr>
              <w:rFonts w:ascii="Times New Roman" w:eastAsia="Times New Roman" w:hAnsi="Times New Roman" w:hint="cs"/>
              <w:sz w:val="20"/>
              <w:rtl/>
              <w:lang w:eastAsia="he-IL"/>
            </w:rPr>
          </w:rPrChange>
        </w:rPr>
        <w:t>עובר</w:t>
      </w:r>
      <w:r w:rsidRPr="00010762">
        <w:rPr>
          <w:rFonts w:ascii="Times New Roman" w:eastAsia="Times New Roman" w:hAnsi="Times New Roman"/>
          <w:sz w:val="20"/>
          <w:rtl/>
          <w:lang w:eastAsia="he-IL"/>
          <w:rPrChange w:id="1032" w:author="Kook Sec" w:date="2021-04-20T16:07:00Z">
            <w:rPr>
              <w:rFonts w:ascii="Times New Roman" w:eastAsia="Times New Roman" w:hAnsi="Times New Roman"/>
              <w:sz w:val="20"/>
              <w:rtl/>
              <w:lang w:eastAsia="he-IL"/>
            </w:rPr>
          </w:rPrChange>
        </w:rPr>
        <w:t xml:space="preserve"> לביצוע כל תשלום ע"ח שכר המתכנן, ינוכה מס במקור כדין, מכל סכום ע"ח שכר המתכנן שישולם ע"י המזמין. למען הסר ספק מובהר ומוסכם</w:t>
      </w:r>
      <w:r w:rsidRPr="00010762">
        <w:rPr>
          <w:rFonts w:ascii="Times New Roman" w:eastAsia="Times New Roman" w:hAnsi="Times New Roman" w:hint="cs"/>
          <w:sz w:val="20"/>
          <w:rtl/>
          <w:lang w:eastAsia="he-IL"/>
          <w:rPrChange w:id="103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34" w:author="Kook Sec" w:date="2021-04-20T16:07:00Z">
            <w:rPr>
              <w:rFonts w:ascii="Times New Roman" w:eastAsia="Times New Roman" w:hAnsi="Times New Roman"/>
              <w:sz w:val="20"/>
              <w:rtl/>
              <w:lang w:eastAsia="he-IL"/>
            </w:rPr>
          </w:rPrChange>
        </w:rPr>
        <w:t xml:space="preserve"> כי המצאת אישור בדבר ניכוי המס במקור, תיחשב כביצוע תשלום של המזמין ע"ח שכר המתכנן בגובה הסכום הנקוב באישור.  </w:t>
      </w:r>
    </w:p>
    <w:p w14:paraId="0048916B"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103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1036" w:author="Kook Sec" w:date="2021-04-20T16:07:00Z">
            <w:rPr>
              <w:rFonts w:ascii="Times New Roman" w:eastAsia="Times New Roman" w:hAnsi="Times New Roman"/>
              <w:bCs/>
              <w:sz w:val="20"/>
              <w:u w:val="single"/>
              <w:rtl/>
              <w:lang w:eastAsia="he-IL"/>
            </w:rPr>
          </w:rPrChange>
        </w:rPr>
        <w:t>שנויים בתכנון</w:t>
      </w:r>
    </w:p>
    <w:p w14:paraId="7AFF7688"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1037"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038" w:author="Kook Sec" w:date="2021-04-20T16:07:00Z">
            <w:rPr>
              <w:rFonts w:ascii="Times New Roman" w:eastAsia="Times New Roman" w:hAnsi="Times New Roman"/>
              <w:sz w:val="20"/>
              <w:rtl/>
              <w:lang w:eastAsia="he-IL"/>
            </w:rPr>
          </w:rPrChange>
        </w:rPr>
        <w:t>המתכנן מתחייב</w:t>
      </w:r>
      <w:r w:rsidRPr="00010762">
        <w:rPr>
          <w:rFonts w:ascii="Times New Roman" w:eastAsia="Times New Roman" w:hAnsi="Times New Roman" w:hint="cs"/>
          <w:sz w:val="20"/>
          <w:rtl/>
          <w:lang w:eastAsia="he-IL"/>
          <w:rPrChange w:id="103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40" w:author="Kook Sec" w:date="2021-04-20T16:07:00Z">
            <w:rPr>
              <w:rFonts w:ascii="Times New Roman" w:eastAsia="Times New Roman" w:hAnsi="Times New Roman"/>
              <w:sz w:val="20"/>
              <w:rtl/>
              <w:lang w:eastAsia="he-IL"/>
            </w:rPr>
          </w:rPrChange>
        </w:rPr>
        <w:t xml:space="preserve"> לפי דרישת המנהל</w:t>
      </w:r>
      <w:r w:rsidRPr="00010762">
        <w:rPr>
          <w:rFonts w:ascii="Times New Roman" w:eastAsia="Times New Roman" w:hAnsi="Times New Roman" w:hint="cs"/>
          <w:sz w:val="20"/>
          <w:rtl/>
          <w:lang w:eastAsia="he-IL"/>
          <w:rPrChange w:id="104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42" w:author="Kook Sec" w:date="2021-04-20T16:07:00Z">
            <w:rPr>
              <w:rFonts w:ascii="Times New Roman" w:eastAsia="Times New Roman" w:hAnsi="Times New Roman"/>
              <w:sz w:val="20"/>
              <w:rtl/>
              <w:lang w:eastAsia="he-IL"/>
            </w:rPr>
          </w:rPrChange>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573363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04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044" w:author="Kook Sec" w:date="2021-04-20T16:07:00Z">
            <w:rPr>
              <w:rFonts w:ascii="Times New Roman" w:eastAsia="Times New Roman" w:hAnsi="Times New Roman"/>
              <w:sz w:val="20"/>
              <w:rtl/>
              <w:lang w:eastAsia="he-IL"/>
            </w:rPr>
          </w:rPrChange>
        </w:rPr>
        <w:t>נדרשו השינויים לאחר שלב התכנון המפורט שהוזמן ע"י המזמין כמפורט בנספח</w:t>
      </w:r>
      <w:r w:rsidRPr="00010762">
        <w:rPr>
          <w:rFonts w:ascii="Times New Roman" w:eastAsia="Times New Roman" w:hAnsi="Times New Roman" w:hint="cs"/>
          <w:sz w:val="20"/>
          <w:rtl/>
          <w:lang w:eastAsia="he-IL"/>
          <w:rPrChange w:id="1045" w:author="Kook Sec" w:date="2021-04-20T16:07:00Z">
            <w:rPr>
              <w:rFonts w:ascii="Times New Roman" w:eastAsia="Times New Roman" w:hAnsi="Times New Roman" w:hint="cs"/>
              <w:sz w:val="20"/>
              <w:rtl/>
              <w:lang w:eastAsia="he-IL"/>
            </w:rPr>
          </w:rPrChange>
        </w:rPr>
        <w:t>ים</w:t>
      </w:r>
      <w:r w:rsidRPr="00010762">
        <w:rPr>
          <w:rFonts w:ascii="Times New Roman" w:eastAsia="Times New Roman" w:hAnsi="Times New Roman"/>
          <w:sz w:val="20"/>
          <w:rtl/>
          <w:lang w:eastAsia="he-IL"/>
          <w:rPrChange w:id="1046"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bCs/>
          <w:sz w:val="20"/>
          <w:rtl/>
          <w:lang w:eastAsia="he-IL"/>
          <w:rPrChange w:id="1047" w:author="Kook Sec" w:date="2021-04-20T16:07:00Z">
            <w:rPr>
              <w:rFonts w:ascii="Times New Roman" w:eastAsia="Times New Roman" w:hAnsi="Times New Roman"/>
              <w:bCs/>
              <w:sz w:val="20"/>
              <w:rtl/>
              <w:lang w:eastAsia="he-IL"/>
            </w:rPr>
          </w:rPrChange>
        </w:rPr>
        <w:t>ב' או ג'</w:t>
      </w:r>
      <w:r w:rsidRPr="00010762">
        <w:rPr>
          <w:rFonts w:ascii="Times New Roman" w:eastAsia="Times New Roman" w:hAnsi="Times New Roman" w:hint="cs"/>
          <w:b/>
          <w:sz w:val="20"/>
          <w:rtl/>
          <w:lang w:eastAsia="he-IL"/>
          <w:rPrChange w:id="1048" w:author="Kook Sec" w:date="2021-04-20T16:07:00Z">
            <w:rPr>
              <w:rFonts w:ascii="Times New Roman" w:eastAsia="Times New Roman" w:hAnsi="Times New Roman" w:hint="cs"/>
              <w:b/>
              <w:sz w:val="20"/>
              <w:rtl/>
              <w:lang w:eastAsia="he-IL"/>
            </w:rPr>
          </w:rPrChange>
        </w:rPr>
        <w:t xml:space="preserve"> </w:t>
      </w:r>
      <w:proofErr w:type="spellStart"/>
      <w:r w:rsidRPr="00010762">
        <w:rPr>
          <w:rFonts w:ascii="Times New Roman" w:eastAsia="Times New Roman" w:hAnsi="Times New Roman" w:hint="cs"/>
          <w:b/>
          <w:sz w:val="20"/>
          <w:rtl/>
          <w:lang w:eastAsia="he-IL"/>
          <w:rPrChange w:id="1049" w:author="Kook Sec" w:date="2021-04-20T16:07:00Z">
            <w:rPr>
              <w:rFonts w:ascii="Times New Roman" w:eastAsia="Times New Roman" w:hAnsi="Times New Roman" w:hint="cs"/>
              <w:b/>
              <w:sz w:val="20"/>
              <w:rtl/>
              <w:lang w:eastAsia="he-IL"/>
            </w:rPr>
          </w:rPrChange>
        </w:rPr>
        <w:t>המצ"ב</w:t>
      </w:r>
      <w:proofErr w:type="spellEnd"/>
      <w:r w:rsidRPr="00010762">
        <w:rPr>
          <w:rFonts w:ascii="Times New Roman" w:eastAsia="Times New Roman" w:hAnsi="Times New Roman"/>
          <w:sz w:val="20"/>
          <w:rtl/>
          <w:lang w:eastAsia="he-IL"/>
          <w:rPrChange w:id="1050" w:author="Kook Sec" w:date="2021-04-20T16:07:00Z">
            <w:rPr>
              <w:rFonts w:ascii="Times New Roman" w:eastAsia="Times New Roman" w:hAnsi="Times New Roman"/>
              <w:sz w:val="20"/>
              <w:rtl/>
              <w:lang w:eastAsia="he-IL"/>
            </w:rPr>
          </w:rPrChange>
        </w:rPr>
        <w:t>, וב</w:t>
      </w:r>
      <w:r w:rsidRPr="00010762">
        <w:rPr>
          <w:rFonts w:ascii="Times New Roman" w:eastAsia="Times New Roman" w:hAnsi="Times New Roman" w:hint="cs"/>
          <w:sz w:val="20"/>
          <w:rtl/>
          <w:lang w:eastAsia="he-IL"/>
          <w:rPrChange w:id="105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52" w:author="Kook Sec" w:date="2021-04-20T16:07:00Z">
            <w:rPr>
              <w:rFonts w:ascii="Times New Roman" w:eastAsia="Times New Roman" w:hAnsi="Times New Roman"/>
              <w:sz w:val="20"/>
              <w:rtl/>
              <w:lang w:eastAsia="he-IL"/>
            </w:rPr>
          </w:rPrChange>
        </w:rPr>
        <w:t>צוע השינויים מחייב את המתכנן בעבודה העולה במידה רבה ובאופן יסודי על ש</w:t>
      </w:r>
      <w:r w:rsidRPr="00010762">
        <w:rPr>
          <w:rFonts w:ascii="Times New Roman" w:eastAsia="Times New Roman" w:hAnsi="Times New Roman" w:hint="cs"/>
          <w:sz w:val="20"/>
          <w:rtl/>
          <w:lang w:eastAsia="he-IL"/>
          <w:rPrChange w:id="105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54" w:author="Kook Sec" w:date="2021-04-20T16:07:00Z">
            <w:rPr>
              <w:rFonts w:ascii="Times New Roman" w:eastAsia="Times New Roman" w:hAnsi="Times New Roman"/>
              <w:sz w:val="20"/>
              <w:rtl/>
              <w:lang w:eastAsia="he-IL"/>
            </w:rPr>
          </w:rPrChange>
        </w:rPr>
        <w:t>רותי המתכנן</w:t>
      </w:r>
      <w:r w:rsidRPr="00010762">
        <w:rPr>
          <w:rFonts w:ascii="Times New Roman" w:eastAsia="Times New Roman" w:hAnsi="Times New Roman" w:hint="cs"/>
          <w:sz w:val="20"/>
          <w:rtl/>
          <w:lang w:eastAsia="he-IL"/>
          <w:rPrChange w:id="105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56" w:author="Kook Sec" w:date="2021-04-20T16:07:00Z">
            <w:rPr>
              <w:rFonts w:ascii="Times New Roman" w:eastAsia="Times New Roman" w:hAnsi="Times New Roman"/>
              <w:sz w:val="20"/>
              <w:rtl/>
              <w:lang w:eastAsia="he-IL"/>
            </w:rPr>
          </w:rPrChange>
        </w:rPr>
        <w:t xml:space="preserve"> אלמלא השנויים</w:t>
      </w:r>
      <w:r w:rsidRPr="00010762">
        <w:rPr>
          <w:rFonts w:ascii="Times New Roman" w:eastAsia="Times New Roman" w:hAnsi="Times New Roman" w:hint="cs"/>
          <w:sz w:val="20"/>
          <w:rtl/>
          <w:lang w:eastAsia="he-IL"/>
          <w:rPrChange w:id="1057" w:author="Kook Sec" w:date="2021-04-20T16:07:00Z">
            <w:rPr>
              <w:rFonts w:ascii="Times New Roman" w:eastAsia="Times New Roman" w:hAnsi="Times New Roman" w:hint="cs"/>
              <w:sz w:val="20"/>
              <w:rtl/>
              <w:lang w:eastAsia="he-IL"/>
            </w:rPr>
          </w:rPrChange>
        </w:rPr>
        <w:t xml:space="preserve"> כאמור</w:t>
      </w:r>
      <w:r w:rsidRPr="00010762">
        <w:rPr>
          <w:rFonts w:ascii="Times New Roman" w:eastAsia="Times New Roman" w:hAnsi="Times New Roman"/>
          <w:sz w:val="20"/>
          <w:rtl/>
          <w:lang w:eastAsia="he-IL"/>
          <w:rPrChange w:id="1058" w:author="Kook Sec" w:date="2021-04-20T16:07:00Z">
            <w:rPr>
              <w:rFonts w:ascii="Times New Roman" w:eastAsia="Times New Roman" w:hAnsi="Times New Roman"/>
              <w:sz w:val="20"/>
              <w:rtl/>
              <w:lang w:eastAsia="he-IL"/>
            </w:rPr>
          </w:rPrChange>
        </w:rPr>
        <w:t>, יהיה</w:t>
      </w:r>
      <w:r w:rsidRPr="00010762">
        <w:rPr>
          <w:rFonts w:ascii="Times New Roman" w:eastAsia="Times New Roman" w:hAnsi="Times New Roman" w:hint="cs"/>
          <w:sz w:val="20"/>
          <w:rtl/>
          <w:lang w:eastAsia="he-IL"/>
          <w:rPrChange w:id="1059"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060" w:author="Kook Sec" w:date="2021-04-20T16:07:00Z">
            <w:rPr>
              <w:rFonts w:ascii="Times New Roman" w:eastAsia="Times New Roman" w:hAnsi="Times New Roman"/>
              <w:sz w:val="20"/>
              <w:rtl/>
              <w:lang w:eastAsia="he-IL"/>
            </w:rPr>
          </w:rPrChange>
        </w:rPr>
        <w:t>זכאי לפיצוי בעד העבודה הנוספת שב</w:t>
      </w:r>
      <w:r w:rsidRPr="00010762">
        <w:rPr>
          <w:rFonts w:ascii="Times New Roman" w:eastAsia="Times New Roman" w:hAnsi="Times New Roman" w:hint="cs"/>
          <w:sz w:val="20"/>
          <w:rtl/>
          <w:lang w:eastAsia="he-IL"/>
          <w:rPrChange w:id="106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62" w:author="Kook Sec" w:date="2021-04-20T16:07:00Z">
            <w:rPr>
              <w:rFonts w:ascii="Times New Roman" w:eastAsia="Times New Roman" w:hAnsi="Times New Roman"/>
              <w:sz w:val="20"/>
              <w:rtl/>
              <w:lang w:eastAsia="he-IL"/>
            </w:rPr>
          </w:rPrChange>
        </w:rPr>
        <w:t>צע עקב השנויים</w:t>
      </w:r>
      <w:r w:rsidRPr="00010762">
        <w:rPr>
          <w:rFonts w:ascii="Times New Roman" w:eastAsia="Times New Roman" w:hAnsi="Times New Roman" w:hint="cs"/>
          <w:sz w:val="20"/>
          <w:rtl/>
          <w:lang w:eastAsia="he-IL"/>
          <w:rPrChange w:id="106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64"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065" w:author="Kook Sec" w:date="2021-04-20T16:07:00Z">
            <w:rPr>
              <w:rFonts w:ascii="Times New Roman" w:eastAsia="Times New Roman" w:hAnsi="Times New Roman" w:hint="cs"/>
              <w:sz w:val="20"/>
              <w:rtl/>
              <w:lang w:eastAsia="he-IL"/>
            </w:rPr>
          </w:rPrChange>
        </w:rPr>
        <w:t>כאמור</w:t>
      </w:r>
      <w:r w:rsidRPr="00010762">
        <w:rPr>
          <w:rFonts w:ascii="Times New Roman" w:eastAsia="Times New Roman" w:hAnsi="Times New Roman"/>
          <w:sz w:val="20"/>
          <w:rtl/>
          <w:lang w:eastAsia="he-IL"/>
          <w:rPrChange w:id="1066" w:author="Kook Sec" w:date="2021-04-20T16:07:00Z">
            <w:rPr>
              <w:rFonts w:ascii="Times New Roman" w:eastAsia="Times New Roman" w:hAnsi="Times New Roman"/>
              <w:sz w:val="20"/>
              <w:rtl/>
              <w:lang w:eastAsia="he-IL"/>
            </w:rPr>
          </w:rPrChange>
        </w:rPr>
        <w:t>. הפיצוי ישולם בגין העבודה הנוספת שהמתכנן ב</w:t>
      </w:r>
      <w:r w:rsidRPr="00010762">
        <w:rPr>
          <w:rFonts w:ascii="Times New Roman" w:eastAsia="Times New Roman" w:hAnsi="Times New Roman" w:hint="cs"/>
          <w:sz w:val="20"/>
          <w:rtl/>
          <w:lang w:eastAsia="he-IL"/>
          <w:rPrChange w:id="106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68" w:author="Kook Sec" w:date="2021-04-20T16:07:00Z">
            <w:rPr>
              <w:rFonts w:ascii="Times New Roman" w:eastAsia="Times New Roman" w:hAnsi="Times New Roman"/>
              <w:sz w:val="20"/>
              <w:rtl/>
              <w:lang w:eastAsia="he-IL"/>
            </w:rPr>
          </w:rPrChange>
        </w:rPr>
        <w:t>צע לעומת העבודה שהיה עליו לבצע אלמלא השנויים, כפי שיקבע ע"י המנהל בהתאם לחלקו של התכנון החוזר כפי שיקבע ע"י המנהל מתוך סך שרותי</w:t>
      </w:r>
      <w:r w:rsidRPr="00010762">
        <w:rPr>
          <w:rFonts w:ascii="Times New Roman" w:eastAsia="Times New Roman" w:hAnsi="Times New Roman" w:hint="cs"/>
          <w:sz w:val="20"/>
          <w:rtl/>
          <w:lang w:eastAsia="he-IL"/>
          <w:rPrChange w:id="1069"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070" w:author="Kook Sec" w:date="2021-04-20T16:07:00Z">
            <w:rPr>
              <w:rFonts w:ascii="Times New Roman" w:eastAsia="Times New Roman" w:hAnsi="Times New Roman"/>
              <w:sz w:val="20"/>
              <w:rtl/>
              <w:lang w:eastAsia="he-IL"/>
            </w:rPr>
          </w:rPrChange>
        </w:rPr>
        <w:t xml:space="preserve"> המתכנן ושכר המתכנן. בכל מקרה</w:t>
      </w:r>
      <w:r w:rsidRPr="00010762">
        <w:rPr>
          <w:rFonts w:ascii="Times New Roman" w:eastAsia="Times New Roman" w:hAnsi="Times New Roman" w:hint="cs"/>
          <w:sz w:val="20"/>
          <w:rtl/>
          <w:lang w:eastAsia="he-IL"/>
          <w:rPrChange w:id="107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72"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073"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1074" w:author="Kook Sec" w:date="2021-04-20T16:07:00Z">
            <w:rPr>
              <w:rFonts w:ascii="Times New Roman" w:eastAsia="Times New Roman" w:hAnsi="Times New Roman"/>
              <w:sz w:val="20"/>
              <w:rtl/>
              <w:lang w:eastAsia="he-IL"/>
            </w:rPr>
          </w:rPrChange>
        </w:rPr>
        <w:t>שנויים</w:t>
      </w:r>
      <w:r w:rsidRPr="00010762">
        <w:rPr>
          <w:rFonts w:ascii="Times New Roman" w:eastAsia="Times New Roman" w:hAnsi="Times New Roman" w:hint="cs"/>
          <w:sz w:val="20"/>
          <w:rtl/>
          <w:lang w:eastAsia="he-IL"/>
          <w:rPrChange w:id="1075" w:author="Kook Sec" w:date="2021-04-20T16:07:00Z">
            <w:rPr>
              <w:rFonts w:ascii="Times New Roman" w:eastAsia="Times New Roman" w:hAnsi="Times New Roman" w:hint="cs"/>
              <w:sz w:val="20"/>
              <w:rtl/>
              <w:lang w:eastAsia="he-IL"/>
            </w:rPr>
          </w:rPrChange>
        </w:rPr>
        <w:t xml:space="preserve"> כאמור, לא יהוו</w:t>
      </w:r>
      <w:r w:rsidRPr="00010762">
        <w:rPr>
          <w:rFonts w:ascii="Times New Roman" w:eastAsia="Times New Roman" w:hAnsi="Times New Roman"/>
          <w:sz w:val="20"/>
          <w:rtl/>
          <w:lang w:eastAsia="he-IL"/>
          <w:rPrChange w:id="1076" w:author="Kook Sec" w:date="2021-04-20T16:07:00Z">
            <w:rPr>
              <w:rFonts w:ascii="Times New Roman" w:eastAsia="Times New Roman" w:hAnsi="Times New Roman"/>
              <w:sz w:val="20"/>
              <w:rtl/>
              <w:lang w:eastAsia="he-IL"/>
            </w:rPr>
          </w:rPrChange>
        </w:rPr>
        <w:t xml:space="preserve"> עילה לש</w:t>
      </w:r>
      <w:r w:rsidRPr="00010762">
        <w:rPr>
          <w:rFonts w:ascii="Times New Roman" w:eastAsia="Times New Roman" w:hAnsi="Times New Roman" w:hint="cs"/>
          <w:sz w:val="20"/>
          <w:rtl/>
          <w:lang w:eastAsia="he-IL"/>
          <w:rPrChange w:id="107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78" w:author="Kook Sec" w:date="2021-04-20T16:07:00Z">
            <w:rPr>
              <w:rFonts w:ascii="Times New Roman" w:eastAsia="Times New Roman" w:hAnsi="Times New Roman"/>
              <w:sz w:val="20"/>
              <w:rtl/>
              <w:lang w:eastAsia="he-IL"/>
            </w:rPr>
          </w:rPrChange>
        </w:rPr>
        <w:t>נוי בלוח הזמנים</w:t>
      </w:r>
      <w:r w:rsidRPr="00010762">
        <w:rPr>
          <w:rFonts w:ascii="Times New Roman" w:eastAsia="Times New Roman" w:hAnsi="Times New Roman" w:hint="cs"/>
          <w:sz w:val="20"/>
          <w:rtl/>
          <w:lang w:eastAsia="he-IL"/>
          <w:rPrChange w:id="107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80" w:author="Kook Sec" w:date="2021-04-20T16:07:00Z">
            <w:rPr>
              <w:rFonts w:ascii="Times New Roman" w:eastAsia="Times New Roman" w:hAnsi="Times New Roman"/>
              <w:sz w:val="20"/>
              <w:rtl/>
              <w:lang w:eastAsia="he-IL"/>
            </w:rPr>
          </w:rPrChange>
        </w:rPr>
        <w:t xml:space="preserve"> אלא בא</w:t>
      </w:r>
      <w:r w:rsidRPr="00010762">
        <w:rPr>
          <w:rFonts w:ascii="Times New Roman" w:eastAsia="Times New Roman" w:hAnsi="Times New Roman" w:hint="cs"/>
          <w:sz w:val="20"/>
          <w:rtl/>
          <w:lang w:eastAsia="he-IL"/>
          <w:rPrChange w:id="108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82" w:author="Kook Sec" w:date="2021-04-20T16:07:00Z">
            <w:rPr>
              <w:rFonts w:ascii="Times New Roman" w:eastAsia="Times New Roman" w:hAnsi="Times New Roman"/>
              <w:sz w:val="20"/>
              <w:rtl/>
              <w:lang w:eastAsia="he-IL"/>
            </w:rPr>
          </w:rPrChange>
        </w:rPr>
        <w:t xml:space="preserve">שור המנהל </w:t>
      </w:r>
      <w:r w:rsidRPr="00010762">
        <w:rPr>
          <w:rFonts w:ascii="Times New Roman" w:eastAsia="Times New Roman" w:hAnsi="Times New Roman" w:hint="cs"/>
          <w:sz w:val="20"/>
          <w:rtl/>
          <w:lang w:eastAsia="he-IL"/>
          <w:rPrChange w:id="1083" w:author="Kook Sec" w:date="2021-04-20T16:07:00Z">
            <w:rPr>
              <w:rFonts w:ascii="Times New Roman" w:eastAsia="Times New Roman" w:hAnsi="Times New Roman" w:hint="cs"/>
              <w:sz w:val="20"/>
              <w:rtl/>
              <w:lang w:eastAsia="he-IL"/>
            </w:rPr>
          </w:rPrChange>
        </w:rPr>
        <w:t>מראש ו</w:t>
      </w:r>
      <w:r w:rsidRPr="00010762">
        <w:rPr>
          <w:rFonts w:ascii="Times New Roman" w:eastAsia="Times New Roman" w:hAnsi="Times New Roman"/>
          <w:sz w:val="20"/>
          <w:rtl/>
          <w:lang w:eastAsia="he-IL"/>
          <w:rPrChange w:id="1084" w:author="Kook Sec" w:date="2021-04-20T16:07:00Z">
            <w:rPr>
              <w:rFonts w:ascii="Times New Roman" w:eastAsia="Times New Roman" w:hAnsi="Times New Roman"/>
              <w:sz w:val="20"/>
              <w:rtl/>
              <w:lang w:eastAsia="he-IL"/>
            </w:rPr>
          </w:rPrChange>
        </w:rPr>
        <w:t>בכתב.</w:t>
      </w:r>
    </w:p>
    <w:p w14:paraId="1FF4D3E6"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08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086" w:author="Kook Sec" w:date="2021-04-20T16:07:00Z">
            <w:rPr>
              <w:rFonts w:ascii="Times New Roman" w:eastAsia="Times New Roman" w:hAnsi="Times New Roman" w:hint="cs"/>
              <w:sz w:val="20"/>
              <w:rtl/>
              <w:lang w:eastAsia="he-IL"/>
            </w:rPr>
          </w:rPrChange>
        </w:rPr>
        <w:t>על אף</w:t>
      </w:r>
      <w:r w:rsidRPr="00010762">
        <w:rPr>
          <w:rFonts w:ascii="Times New Roman" w:eastAsia="Times New Roman" w:hAnsi="Times New Roman"/>
          <w:sz w:val="20"/>
          <w:rtl/>
          <w:lang w:eastAsia="he-IL"/>
          <w:rPrChange w:id="1087" w:author="Kook Sec" w:date="2021-04-20T16:07:00Z">
            <w:rPr>
              <w:rFonts w:ascii="Times New Roman" w:eastAsia="Times New Roman" w:hAnsi="Times New Roman"/>
              <w:sz w:val="20"/>
              <w:rtl/>
              <w:lang w:eastAsia="he-IL"/>
            </w:rPr>
          </w:rPrChange>
        </w:rPr>
        <w:t xml:space="preserve"> האמור בסעיף 8.2 לעיל</w:t>
      </w:r>
      <w:r w:rsidRPr="00010762">
        <w:rPr>
          <w:rFonts w:ascii="Times New Roman" w:eastAsia="Times New Roman" w:hAnsi="Times New Roman" w:hint="cs"/>
          <w:sz w:val="20"/>
          <w:rtl/>
          <w:lang w:eastAsia="he-IL"/>
          <w:rPrChange w:id="108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089" w:author="Kook Sec" w:date="2021-04-20T16:07:00Z">
            <w:rPr>
              <w:rFonts w:ascii="Times New Roman" w:eastAsia="Times New Roman" w:hAnsi="Times New Roman"/>
              <w:sz w:val="20"/>
              <w:rtl/>
              <w:lang w:eastAsia="he-IL"/>
            </w:rPr>
          </w:rPrChange>
        </w:rPr>
        <w:t xml:space="preserve"> לא יגיע למתכנן דבר בגין שינויים הנובעים מ:</w:t>
      </w:r>
    </w:p>
    <w:p w14:paraId="0E71DD33"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109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091" w:author="Kook Sec" w:date="2021-04-20T16:07:00Z">
            <w:rPr>
              <w:rFonts w:ascii="Times New Roman" w:eastAsia="Times New Roman" w:hAnsi="Times New Roman"/>
              <w:sz w:val="20"/>
              <w:rtl/>
              <w:lang w:eastAsia="he-IL"/>
            </w:rPr>
          </w:rPrChange>
        </w:rPr>
        <w:t xml:space="preserve">טעות </w:t>
      </w:r>
      <w:r w:rsidRPr="00010762">
        <w:rPr>
          <w:rFonts w:ascii="Times New Roman" w:eastAsia="Times New Roman" w:hAnsi="Times New Roman" w:hint="cs"/>
          <w:sz w:val="20"/>
          <w:rtl/>
          <w:lang w:eastAsia="he-IL"/>
          <w:rPrChange w:id="109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093" w:author="Kook Sec" w:date="2021-04-20T16:07:00Z">
            <w:rPr>
              <w:rFonts w:ascii="Times New Roman" w:eastAsia="Times New Roman" w:hAnsi="Times New Roman"/>
              <w:sz w:val="20"/>
              <w:rtl/>
              <w:lang w:eastAsia="he-IL"/>
            </w:rPr>
          </w:rPrChange>
        </w:rPr>
        <w:t>או ל</w:t>
      </w:r>
      <w:r w:rsidRPr="00010762">
        <w:rPr>
          <w:rFonts w:ascii="Times New Roman" w:eastAsia="Times New Roman" w:hAnsi="Times New Roman" w:hint="cs"/>
          <w:sz w:val="20"/>
          <w:rtl/>
          <w:lang w:eastAsia="he-IL"/>
          <w:rPrChange w:id="109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095" w:author="Kook Sec" w:date="2021-04-20T16:07:00Z">
            <w:rPr>
              <w:rFonts w:ascii="Times New Roman" w:eastAsia="Times New Roman" w:hAnsi="Times New Roman"/>
              <w:sz w:val="20"/>
              <w:rtl/>
              <w:lang w:eastAsia="he-IL"/>
            </w:rPr>
          </w:rPrChange>
        </w:rPr>
        <w:t xml:space="preserve">קוי בתכנון ו/או באומדן של המתכנן </w:t>
      </w:r>
      <w:r w:rsidRPr="00010762">
        <w:rPr>
          <w:rFonts w:ascii="Times New Roman" w:eastAsia="Times New Roman" w:hAnsi="Times New Roman" w:hint="cs"/>
          <w:sz w:val="20"/>
          <w:rtl/>
          <w:lang w:eastAsia="he-IL"/>
          <w:rPrChange w:id="109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097" w:author="Kook Sec" w:date="2021-04-20T16:07:00Z">
            <w:rPr>
              <w:rFonts w:ascii="Times New Roman" w:eastAsia="Times New Roman" w:hAnsi="Times New Roman"/>
              <w:sz w:val="20"/>
              <w:rtl/>
              <w:lang w:eastAsia="he-IL"/>
            </w:rPr>
          </w:rPrChange>
        </w:rPr>
        <w:t>או של היועצים.</w:t>
      </w:r>
    </w:p>
    <w:p w14:paraId="413F9B4F"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109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099" w:author="Kook Sec" w:date="2021-04-20T16:07:00Z">
            <w:rPr>
              <w:rFonts w:ascii="Times New Roman" w:eastAsia="Times New Roman" w:hAnsi="Times New Roman"/>
              <w:sz w:val="20"/>
              <w:rtl/>
              <w:lang w:eastAsia="he-IL"/>
            </w:rPr>
          </w:rPrChange>
        </w:rPr>
        <w:t>התכנון אינו התכנון היעיל ביותר.</w:t>
      </w:r>
    </w:p>
    <w:p w14:paraId="4035FEDD"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Change w:id="110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01" w:author="Kook Sec" w:date="2021-04-20T16:07:00Z">
            <w:rPr>
              <w:rFonts w:ascii="Times New Roman" w:eastAsia="Times New Roman" w:hAnsi="Times New Roman"/>
              <w:sz w:val="20"/>
              <w:rtl/>
              <w:lang w:eastAsia="he-IL"/>
            </w:rPr>
          </w:rPrChange>
        </w:rPr>
        <w:lastRenderedPageBreak/>
        <w:t>השינוי מתחייב במישרין או בעקיפין מהפרת איזה מהוראות חוזה זה ע"י המתכנן.</w:t>
      </w:r>
    </w:p>
    <w:p w14:paraId="727F43F7" w14:textId="77777777" w:rsidR="001835AB" w:rsidRPr="00010762"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Change w:id="110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03" w:author="Kook Sec" w:date="2021-04-20T16:07:00Z">
            <w:rPr>
              <w:rFonts w:ascii="Times New Roman" w:eastAsia="Times New Roman" w:hAnsi="Times New Roman"/>
              <w:sz w:val="20"/>
              <w:rtl/>
              <w:lang w:eastAsia="he-IL"/>
            </w:rPr>
          </w:rPrChange>
        </w:rPr>
        <w:t xml:space="preserve">השינויים מתחייבים מדרישת רשויות מוסמכות. </w:t>
      </w:r>
    </w:p>
    <w:p w14:paraId="175F5936"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0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05" w:author="Kook Sec" w:date="2021-04-20T16:07:00Z">
            <w:rPr>
              <w:rFonts w:ascii="Times New Roman" w:eastAsia="Times New Roman" w:hAnsi="Times New Roman"/>
              <w:sz w:val="20"/>
              <w:rtl/>
              <w:lang w:eastAsia="he-IL"/>
            </w:rPr>
          </w:rPrChange>
        </w:rPr>
        <w:t>המתכנן מתחייב להכין</w:t>
      </w:r>
      <w:r w:rsidRPr="00010762">
        <w:rPr>
          <w:rFonts w:ascii="Times New Roman" w:eastAsia="Times New Roman" w:hAnsi="Times New Roman" w:hint="cs"/>
          <w:sz w:val="20"/>
          <w:rtl/>
          <w:lang w:eastAsia="he-IL"/>
          <w:rPrChange w:id="1106"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107" w:author="Kook Sec" w:date="2021-04-20T16:07:00Z">
            <w:rPr>
              <w:rFonts w:ascii="Times New Roman" w:eastAsia="Times New Roman" w:hAnsi="Times New Roman"/>
              <w:sz w:val="20"/>
              <w:rtl/>
              <w:lang w:eastAsia="he-IL"/>
            </w:rPr>
          </w:rPrChange>
        </w:rPr>
        <w:t xml:space="preserve"> עבור רוכשים שיבקשו זאת</w:t>
      </w:r>
      <w:r w:rsidRPr="00010762">
        <w:rPr>
          <w:rFonts w:ascii="Times New Roman" w:eastAsia="Times New Roman" w:hAnsi="Times New Roman" w:hint="cs"/>
          <w:sz w:val="20"/>
          <w:rtl/>
          <w:lang w:eastAsia="he-IL"/>
          <w:rPrChange w:id="110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109" w:author="Kook Sec" w:date="2021-04-20T16:07:00Z">
            <w:rPr>
              <w:rFonts w:ascii="Times New Roman" w:eastAsia="Times New Roman" w:hAnsi="Times New Roman"/>
              <w:sz w:val="20"/>
              <w:rtl/>
              <w:lang w:eastAsia="he-IL"/>
            </w:rPr>
          </w:rPrChange>
        </w:rPr>
        <w:t xml:space="preserve"> תכנית שינויים בדירות שאינם עומדים בסתירה להיתרי הבניה ולכל דין. </w:t>
      </w:r>
    </w:p>
    <w:p w14:paraId="3FEE3779" w14:textId="77777777" w:rsidR="001835AB" w:rsidRPr="00010762"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Change w:id="111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11" w:author="Kook Sec" w:date="2021-04-20T16:07:00Z">
            <w:rPr>
              <w:rFonts w:ascii="Times New Roman" w:eastAsia="Times New Roman" w:hAnsi="Times New Roman"/>
              <w:sz w:val="20"/>
              <w:rtl/>
              <w:lang w:eastAsia="he-IL"/>
            </w:rPr>
          </w:rPrChange>
        </w:rPr>
        <w:t xml:space="preserve">מחיר השינויים ותנאי התשלום בגין תכנון השינויים </w:t>
      </w:r>
      <w:r w:rsidRPr="00010762">
        <w:rPr>
          <w:rFonts w:ascii="Times New Roman" w:eastAsia="Times New Roman" w:hAnsi="Times New Roman" w:hint="cs"/>
          <w:sz w:val="20"/>
          <w:rtl/>
          <w:lang w:eastAsia="he-IL"/>
          <w:rPrChange w:id="1112" w:author="Kook Sec" w:date="2021-04-20T16:07:00Z">
            <w:rPr>
              <w:rFonts w:ascii="Times New Roman" w:eastAsia="Times New Roman" w:hAnsi="Times New Roman" w:hint="cs"/>
              <w:sz w:val="20"/>
              <w:rtl/>
              <w:lang w:eastAsia="he-IL"/>
            </w:rPr>
          </w:rPrChange>
        </w:rPr>
        <w:t xml:space="preserve">כאמור, </w:t>
      </w:r>
      <w:r w:rsidRPr="00010762">
        <w:rPr>
          <w:rFonts w:ascii="Times New Roman" w:eastAsia="Times New Roman" w:hAnsi="Times New Roman"/>
          <w:sz w:val="20"/>
          <w:rtl/>
          <w:lang w:eastAsia="he-IL"/>
          <w:rPrChange w:id="1113" w:author="Kook Sec" w:date="2021-04-20T16:07:00Z">
            <w:rPr>
              <w:rFonts w:ascii="Times New Roman" w:eastAsia="Times New Roman" w:hAnsi="Times New Roman"/>
              <w:sz w:val="20"/>
              <w:rtl/>
              <w:lang w:eastAsia="he-IL"/>
            </w:rPr>
          </w:rPrChange>
        </w:rPr>
        <w:t>יסוכמו בין המתכנן לרוכשים. המתכנן יתקשר עם הרוכש</w:t>
      </w:r>
      <w:r w:rsidRPr="00010762">
        <w:rPr>
          <w:rFonts w:ascii="Times New Roman" w:eastAsia="Times New Roman" w:hAnsi="Times New Roman" w:hint="cs"/>
          <w:sz w:val="20"/>
          <w:rtl/>
          <w:lang w:eastAsia="he-IL"/>
          <w:rPrChange w:id="1114" w:author="Kook Sec" w:date="2021-04-20T16:07:00Z">
            <w:rPr>
              <w:rFonts w:ascii="Times New Roman" w:eastAsia="Times New Roman" w:hAnsi="Times New Roman" w:hint="cs"/>
              <w:sz w:val="20"/>
              <w:rtl/>
              <w:lang w:eastAsia="he-IL"/>
            </w:rPr>
          </w:rPrChange>
        </w:rPr>
        <w:t>ים</w:t>
      </w:r>
      <w:r w:rsidRPr="00010762">
        <w:rPr>
          <w:rFonts w:ascii="Times New Roman" w:eastAsia="Times New Roman" w:hAnsi="Times New Roman"/>
          <w:sz w:val="20"/>
          <w:rtl/>
          <w:lang w:eastAsia="he-IL"/>
          <w:rPrChange w:id="1115" w:author="Kook Sec" w:date="2021-04-20T16:07:00Z">
            <w:rPr>
              <w:rFonts w:ascii="Times New Roman" w:eastAsia="Times New Roman" w:hAnsi="Times New Roman"/>
              <w:sz w:val="20"/>
              <w:rtl/>
              <w:lang w:eastAsia="he-IL"/>
            </w:rPr>
          </w:rPrChange>
        </w:rPr>
        <w:t xml:space="preserve"> בהסכם נפרד לתכנון השינויים. כל מחלוקת שתתעורר בין המתכנן לבין </w:t>
      </w:r>
      <w:r w:rsidRPr="00010762">
        <w:rPr>
          <w:rFonts w:ascii="Times New Roman" w:eastAsia="Times New Roman" w:hAnsi="Times New Roman" w:hint="cs"/>
          <w:sz w:val="20"/>
          <w:rtl/>
          <w:lang w:eastAsia="he-IL"/>
          <w:rPrChange w:id="1116" w:author="Kook Sec" w:date="2021-04-20T16:07:00Z">
            <w:rPr>
              <w:rFonts w:ascii="Times New Roman" w:eastAsia="Times New Roman" w:hAnsi="Times New Roman" w:hint="cs"/>
              <w:sz w:val="20"/>
              <w:rtl/>
              <w:lang w:eastAsia="he-IL"/>
            </w:rPr>
          </w:rPrChange>
        </w:rPr>
        <w:t>ה</w:t>
      </w:r>
      <w:r w:rsidRPr="00010762">
        <w:rPr>
          <w:rFonts w:ascii="Times New Roman" w:eastAsia="Times New Roman" w:hAnsi="Times New Roman"/>
          <w:sz w:val="20"/>
          <w:rtl/>
          <w:lang w:eastAsia="he-IL"/>
          <w:rPrChange w:id="1117" w:author="Kook Sec" w:date="2021-04-20T16:07:00Z">
            <w:rPr>
              <w:rFonts w:ascii="Times New Roman" w:eastAsia="Times New Roman" w:hAnsi="Times New Roman"/>
              <w:sz w:val="20"/>
              <w:rtl/>
              <w:lang w:eastAsia="he-IL"/>
            </w:rPr>
          </w:rPrChange>
        </w:rPr>
        <w:t>רוכש</w:t>
      </w:r>
      <w:r w:rsidRPr="00010762">
        <w:rPr>
          <w:rFonts w:ascii="Times New Roman" w:eastAsia="Times New Roman" w:hAnsi="Times New Roman" w:hint="cs"/>
          <w:sz w:val="20"/>
          <w:rtl/>
          <w:lang w:eastAsia="he-IL"/>
          <w:rPrChange w:id="1118" w:author="Kook Sec" w:date="2021-04-20T16:07:00Z">
            <w:rPr>
              <w:rFonts w:ascii="Times New Roman" w:eastAsia="Times New Roman" w:hAnsi="Times New Roman" w:hint="cs"/>
              <w:sz w:val="20"/>
              <w:rtl/>
              <w:lang w:eastAsia="he-IL"/>
            </w:rPr>
          </w:rPrChange>
        </w:rPr>
        <w:t>ים</w:t>
      </w:r>
      <w:r w:rsidRPr="00010762">
        <w:rPr>
          <w:rFonts w:ascii="Times New Roman" w:eastAsia="Times New Roman" w:hAnsi="Times New Roman"/>
          <w:sz w:val="20"/>
          <w:rtl/>
          <w:lang w:eastAsia="he-IL"/>
          <w:rPrChange w:id="1119" w:author="Kook Sec" w:date="2021-04-20T16:07:00Z">
            <w:rPr>
              <w:rFonts w:ascii="Times New Roman" w:eastAsia="Times New Roman" w:hAnsi="Times New Roman"/>
              <w:sz w:val="20"/>
              <w:rtl/>
              <w:lang w:eastAsia="he-IL"/>
            </w:rPr>
          </w:rPrChange>
        </w:rPr>
        <w:t xml:space="preserve"> בענ</w:t>
      </w:r>
      <w:r w:rsidRPr="00010762">
        <w:rPr>
          <w:rFonts w:ascii="Times New Roman" w:eastAsia="Times New Roman" w:hAnsi="Times New Roman" w:hint="cs"/>
          <w:sz w:val="20"/>
          <w:rtl/>
          <w:lang w:eastAsia="he-IL"/>
          <w:rPrChange w:id="112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121" w:author="Kook Sec" w:date="2021-04-20T16:07:00Z">
            <w:rPr>
              <w:rFonts w:ascii="Times New Roman" w:eastAsia="Times New Roman" w:hAnsi="Times New Roman"/>
              <w:sz w:val="20"/>
              <w:rtl/>
              <w:lang w:eastAsia="he-IL"/>
            </w:rPr>
          </w:rPrChange>
        </w:rPr>
        <w:t>ין קביעת מחיר השינויים</w:t>
      </w:r>
      <w:r w:rsidRPr="00010762">
        <w:rPr>
          <w:rFonts w:ascii="Times New Roman" w:eastAsia="Times New Roman" w:hAnsi="Times New Roman" w:hint="cs"/>
          <w:sz w:val="20"/>
          <w:rtl/>
          <w:lang w:eastAsia="he-IL"/>
          <w:rPrChange w:id="112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123" w:author="Kook Sec" w:date="2021-04-20T16:07:00Z">
            <w:rPr>
              <w:rFonts w:ascii="Times New Roman" w:eastAsia="Times New Roman" w:hAnsi="Times New Roman"/>
              <w:sz w:val="20"/>
              <w:rtl/>
              <w:lang w:eastAsia="he-IL"/>
            </w:rPr>
          </w:rPrChange>
        </w:rPr>
        <w:t xml:space="preserve"> תובא בפני המנהל והוא יהיה המוסמך להכריע בה.</w:t>
      </w:r>
    </w:p>
    <w:p w14:paraId="30D2E20B"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Change w:id="1124"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bCs/>
          <w:sz w:val="20"/>
          <w:u w:val="single"/>
          <w:rtl/>
          <w:lang w:eastAsia="he-IL"/>
          <w:rPrChange w:id="1125" w:author="Kook Sec" w:date="2021-04-20T16:07:00Z">
            <w:rPr>
              <w:rFonts w:ascii="Times New Roman" w:eastAsia="Times New Roman" w:hAnsi="Times New Roman"/>
              <w:bCs/>
              <w:sz w:val="20"/>
              <w:u w:val="single"/>
              <w:rtl/>
              <w:lang w:eastAsia="he-IL"/>
            </w:rPr>
          </w:rPrChange>
        </w:rPr>
        <w:t>אחריות וביטוח</w:t>
      </w:r>
    </w:p>
    <w:p w14:paraId="2536859B" w14:textId="77777777" w:rsidR="00740118" w:rsidRPr="00010762"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Change w:id="1126" w:author="Kook Sec" w:date="2021-04-20T16:07:00Z">
            <w:rPr>
              <w:rFonts w:ascii="Times New Roman" w:eastAsia="Times New Roman" w:hAnsi="Times New Roman"/>
              <w:b/>
              <w:bCs/>
              <w:sz w:val="20"/>
              <w:u w:val="single"/>
              <w:lang w:eastAsia="he-IL"/>
            </w:rPr>
          </w:rPrChange>
        </w:rPr>
      </w:pPr>
      <w:r w:rsidRPr="00010762">
        <w:rPr>
          <w:rFonts w:ascii="Times New Roman" w:eastAsia="Times New Roman" w:hAnsi="Times New Roman" w:hint="cs"/>
          <w:b/>
          <w:bCs/>
          <w:sz w:val="20"/>
          <w:u w:val="single"/>
          <w:rtl/>
          <w:lang w:eastAsia="he-IL"/>
          <w:rPrChange w:id="1127" w:author="Kook Sec" w:date="2021-04-20T16:07:00Z">
            <w:rPr>
              <w:rFonts w:ascii="Times New Roman" w:eastAsia="Times New Roman" w:hAnsi="Times New Roman" w:hint="cs"/>
              <w:b/>
              <w:bCs/>
              <w:sz w:val="20"/>
              <w:u w:val="single"/>
              <w:rtl/>
              <w:lang w:eastAsia="he-IL"/>
            </w:rPr>
          </w:rPrChange>
        </w:rPr>
        <w:t>אחריות</w:t>
      </w:r>
    </w:p>
    <w:p w14:paraId="37B05B55" w14:textId="77777777" w:rsidR="00740118" w:rsidRPr="00010762" w:rsidRDefault="00740118" w:rsidP="00740118">
      <w:pPr>
        <w:pStyle w:val="af7"/>
        <w:numPr>
          <w:ilvl w:val="1"/>
          <w:numId w:val="1"/>
        </w:numPr>
        <w:ind w:right="0"/>
        <w:rPr>
          <w:rFonts w:eastAsia="Times New Roman" w:cs="David"/>
          <w:color w:val="auto"/>
          <w:szCs w:val="24"/>
          <w:rPrChange w:id="1128" w:author="Kook Sec" w:date="2021-04-20T16:07:00Z">
            <w:rPr>
              <w:rFonts w:eastAsia="Times New Roman" w:cs="David"/>
              <w:color w:val="auto"/>
              <w:szCs w:val="24"/>
            </w:rPr>
          </w:rPrChange>
        </w:rPr>
      </w:pPr>
      <w:r w:rsidRPr="00010762">
        <w:rPr>
          <w:rFonts w:eastAsia="Times New Roman" w:cs="David" w:hint="cs"/>
          <w:color w:val="auto"/>
          <w:szCs w:val="24"/>
          <w:rtl/>
          <w:rPrChange w:id="1129" w:author="Kook Sec" w:date="2021-04-20T16:07:00Z">
            <w:rPr>
              <w:rFonts w:eastAsia="Times New Roman" w:cs="David" w:hint="cs"/>
              <w:color w:val="auto"/>
              <w:szCs w:val="24"/>
              <w:rtl/>
            </w:rPr>
          </w:rPrChange>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0762">
        <w:rPr>
          <w:rFonts w:eastAsia="Times New Roman" w:cs="David" w:hint="cs"/>
          <w:color w:val="auto"/>
          <w:szCs w:val="24"/>
          <w:rtl/>
          <w:rPrChange w:id="1130" w:author="Kook Sec" w:date="2021-04-20T16:07:00Z">
            <w:rPr>
              <w:rFonts w:eastAsia="Times New Roman" w:cs="David" w:hint="cs"/>
              <w:color w:val="auto"/>
              <w:szCs w:val="24"/>
              <w:rtl/>
            </w:rPr>
          </w:rPrChange>
        </w:rPr>
        <w:t>אישומים</w:t>
      </w:r>
      <w:proofErr w:type="spellEnd"/>
      <w:r w:rsidRPr="00010762">
        <w:rPr>
          <w:rFonts w:eastAsia="Times New Roman" w:cs="David" w:hint="cs"/>
          <w:color w:val="auto"/>
          <w:szCs w:val="24"/>
          <w:rtl/>
          <w:rPrChange w:id="1131" w:author="Kook Sec" w:date="2021-04-20T16:07:00Z">
            <w:rPr>
              <w:rFonts w:eastAsia="Times New Roman" w:cs="David" w:hint="cs"/>
              <w:color w:val="auto"/>
              <w:szCs w:val="24"/>
              <w:rtl/>
            </w:rPr>
          </w:rPrChange>
        </w:rPr>
        <w:t xml:space="preserve">, פס"ד, צווים, עונשים, קנסות, פיצויים שייגרמו ו/או יוטלו על המזמין ו/או עובדיו ו/או </w:t>
      </w:r>
      <w:proofErr w:type="spellStart"/>
      <w:r w:rsidRPr="00010762">
        <w:rPr>
          <w:rFonts w:eastAsia="Times New Roman" w:cs="David" w:hint="cs"/>
          <w:color w:val="auto"/>
          <w:szCs w:val="24"/>
          <w:rtl/>
          <w:rPrChange w:id="1132" w:author="Kook Sec" w:date="2021-04-20T16:07:00Z">
            <w:rPr>
              <w:rFonts w:eastAsia="Times New Roman" w:cs="David" w:hint="cs"/>
              <w:color w:val="auto"/>
              <w:szCs w:val="24"/>
              <w:rtl/>
            </w:rPr>
          </w:rPrChange>
        </w:rPr>
        <w:t>שלוחיו</w:t>
      </w:r>
      <w:proofErr w:type="spellEnd"/>
      <w:r w:rsidRPr="00010762">
        <w:rPr>
          <w:rFonts w:eastAsia="Times New Roman" w:cs="David" w:hint="cs"/>
          <w:color w:val="auto"/>
          <w:szCs w:val="24"/>
          <w:rtl/>
          <w:rPrChange w:id="1133" w:author="Kook Sec" w:date="2021-04-20T16:07:00Z">
            <w:rPr>
              <w:rFonts w:eastAsia="Times New Roman" w:cs="David" w:hint="cs"/>
              <w:color w:val="auto"/>
              <w:szCs w:val="24"/>
              <w:rtl/>
            </w:rPr>
          </w:rPrChange>
        </w:rPr>
        <w:t xml:space="preserve"> ו/או מי מטעמו ו/או למתכנן ו/או לעובדיו ו/או לאדם אחר כלשהו, לגוף או לרכוש, בשל מעשה או מחדל של המתכנן ו/או עובדיו ו/או </w:t>
      </w:r>
      <w:proofErr w:type="spellStart"/>
      <w:r w:rsidRPr="00010762">
        <w:rPr>
          <w:rFonts w:eastAsia="Times New Roman" w:cs="David" w:hint="cs"/>
          <w:color w:val="auto"/>
          <w:szCs w:val="24"/>
          <w:rtl/>
          <w:rPrChange w:id="1134" w:author="Kook Sec" w:date="2021-04-20T16:07:00Z">
            <w:rPr>
              <w:rFonts w:eastAsia="Times New Roman" w:cs="David" w:hint="cs"/>
              <w:color w:val="auto"/>
              <w:szCs w:val="24"/>
              <w:rtl/>
            </w:rPr>
          </w:rPrChange>
        </w:rPr>
        <w:t>שלוחיו</w:t>
      </w:r>
      <w:proofErr w:type="spellEnd"/>
      <w:r w:rsidRPr="00010762">
        <w:rPr>
          <w:rFonts w:eastAsia="Times New Roman" w:cs="David" w:hint="cs"/>
          <w:color w:val="auto"/>
          <w:szCs w:val="24"/>
          <w:rtl/>
          <w:rPrChange w:id="1135" w:author="Kook Sec" w:date="2021-04-20T16:07:00Z">
            <w:rPr>
              <w:rFonts w:eastAsia="Times New Roman" w:cs="David" w:hint="cs"/>
              <w:color w:val="auto"/>
              <w:szCs w:val="24"/>
              <w:rtl/>
            </w:rPr>
          </w:rPrChange>
        </w:rPr>
        <w:t xml:space="preserve"> ו/או כל מי מטעמו בקשר עם ביצוע התחייבויותיו על פי חוזה זה. המתכנן פוטר את המזמין מכל אחריות בגין נזקים שייגרמו כאמור לעיל.</w:t>
      </w:r>
    </w:p>
    <w:p w14:paraId="03ACA56C" w14:textId="77777777" w:rsidR="00740118" w:rsidRPr="00010762" w:rsidRDefault="00740118" w:rsidP="00740118">
      <w:pPr>
        <w:pStyle w:val="af7"/>
        <w:ind w:left="792" w:right="0" w:firstLine="0"/>
        <w:rPr>
          <w:rFonts w:eastAsia="Times New Roman" w:cs="David"/>
          <w:color w:val="auto"/>
          <w:szCs w:val="24"/>
          <w:rtl/>
          <w:rPrChange w:id="1136" w:author="Kook Sec" w:date="2021-04-20T16:07:00Z">
            <w:rPr>
              <w:rFonts w:eastAsia="Times New Roman" w:cs="David"/>
              <w:color w:val="auto"/>
              <w:szCs w:val="24"/>
              <w:rtl/>
            </w:rPr>
          </w:rPrChange>
        </w:rPr>
      </w:pPr>
      <w:r w:rsidRPr="00010762">
        <w:rPr>
          <w:rFonts w:eastAsia="Times New Roman" w:cs="David" w:hint="cs"/>
          <w:color w:val="auto"/>
          <w:szCs w:val="24"/>
          <w:rtl/>
          <w:rPrChange w:id="1137" w:author="Kook Sec" w:date="2021-04-20T16:07:00Z">
            <w:rPr>
              <w:rFonts w:eastAsia="Times New Roman" w:cs="David" w:hint="cs"/>
              <w:color w:val="auto"/>
              <w:szCs w:val="24"/>
              <w:rtl/>
            </w:rPr>
          </w:rPrChange>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0762">
        <w:rPr>
          <w:rFonts w:eastAsia="Times New Roman" w:cs="David" w:hint="cs"/>
          <w:color w:val="auto"/>
          <w:szCs w:val="24"/>
          <w:rtl/>
          <w:rPrChange w:id="1138" w:author="Kook Sec" w:date="2021-04-20T16:07:00Z">
            <w:rPr>
              <w:rFonts w:eastAsia="Times New Roman" w:cs="David" w:hint="cs"/>
              <w:color w:val="auto"/>
              <w:szCs w:val="24"/>
              <w:rtl/>
            </w:rPr>
          </w:rPrChange>
        </w:rPr>
        <w:t>אישומים</w:t>
      </w:r>
      <w:proofErr w:type="spellEnd"/>
      <w:r w:rsidRPr="00010762">
        <w:rPr>
          <w:rFonts w:eastAsia="Times New Roman" w:cs="David" w:hint="cs"/>
          <w:color w:val="auto"/>
          <w:szCs w:val="24"/>
          <w:rtl/>
          <w:rPrChange w:id="1139" w:author="Kook Sec" w:date="2021-04-20T16:07:00Z">
            <w:rPr>
              <w:rFonts w:eastAsia="Times New Roman" w:cs="David" w:hint="cs"/>
              <w:color w:val="auto"/>
              <w:szCs w:val="24"/>
              <w:rtl/>
            </w:rPr>
          </w:rPrChange>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152D609" w14:textId="77777777" w:rsidR="00740118" w:rsidRPr="00010762" w:rsidRDefault="00740118" w:rsidP="00740118">
      <w:pPr>
        <w:pStyle w:val="af7"/>
        <w:numPr>
          <w:ilvl w:val="1"/>
          <w:numId w:val="1"/>
        </w:numPr>
        <w:ind w:right="0"/>
        <w:rPr>
          <w:rFonts w:eastAsia="Times New Roman" w:cs="David"/>
          <w:color w:val="auto"/>
          <w:szCs w:val="24"/>
          <w:rPrChange w:id="1140" w:author="Kook Sec" w:date="2021-04-20T16:07:00Z">
            <w:rPr>
              <w:rFonts w:eastAsia="Times New Roman" w:cs="David"/>
              <w:color w:val="auto"/>
              <w:szCs w:val="24"/>
            </w:rPr>
          </w:rPrChange>
        </w:rPr>
      </w:pPr>
      <w:r w:rsidRPr="00010762">
        <w:rPr>
          <w:rFonts w:eastAsia="Times New Roman" w:cs="David"/>
          <w:color w:val="auto"/>
          <w:szCs w:val="24"/>
          <w:rtl/>
          <w:rPrChange w:id="1141" w:author="Kook Sec" w:date="2021-04-20T16:07:00Z">
            <w:rPr>
              <w:rFonts w:eastAsia="Times New Roman" w:cs="David"/>
              <w:color w:val="auto"/>
              <w:szCs w:val="24"/>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1E9DAC8" w14:textId="77777777" w:rsidR="00740118" w:rsidRPr="00010762"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Change w:id="1142" w:author="Kook Sec" w:date="2021-04-20T16:07:00Z">
            <w:rPr>
              <w:rFonts w:ascii="Times New Roman" w:eastAsia="Times New Roman" w:hAnsi="Times New Roman"/>
              <w:b/>
              <w:bCs/>
              <w:sz w:val="20"/>
              <w:u w:val="single"/>
              <w:rtl/>
              <w:lang w:eastAsia="he-IL"/>
            </w:rPr>
          </w:rPrChange>
        </w:rPr>
      </w:pPr>
    </w:p>
    <w:p w14:paraId="737AF761" w14:textId="77777777" w:rsidR="00740118" w:rsidRPr="00010762"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Change w:id="1143" w:author="Kook Sec" w:date="2021-04-20T16:07:00Z">
            <w:rPr>
              <w:rFonts w:ascii="Times New Roman" w:eastAsia="Times New Roman" w:hAnsi="Times New Roman"/>
              <w:b/>
              <w:bCs/>
              <w:sz w:val="20"/>
              <w:u w:val="single"/>
              <w:lang w:eastAsia="he-IL"/>
            </w:rPr>
          </w:rPrChange>
        </w:rPr>
      </w:pPr>
      <w:r w:rsidRPr="00010762">
        <w:rPr>
          <w:rFonts w:ascii="Times New Roman" w:eastAsia="Times New Roman" w:hAnsi="Times New Roman" w:hint="cs"/>
          <w:b/>
          <w:bCs/>
          <w:sz w:val="20"/>
          <w:u w:val="single"/>
          <w:rtl/>
          <w:lang w:eastAsia="he-IL"/>
          <w:rPrChange w:id="1144" w:author="Kook Sec" w:date="2021-04-20T16:07:00Z">
            <w:rPr>
              <w:rFonts w:ascii="Times New Roman" w:eastAsia="Times New Roman" w:hAnsi="Times New Roman" w:hint="cs"/>
              <w:b/>
              <w:bCs/>
              <w:sz w:val="20"/>
              <w:u w:val="single"/>
              <w:rtl/>
              <w:lang w:eastAsia="he-IL"/>
            </w:rPr>
          </w:rPrChange>
        </w:rPr>
        <w:t>ביטוח</w:t>
      </w:r>
    </w:p>
    <w:p w14:paraId="4F714471" w14:textId="77777777" w:rsidR="00740118" w:rsidRPr="00010762"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Change w:id="1145"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hint="cs"/>
          <w:sz w:val="20"/>
          <w:rtl/>
          <w:lang w:eastAsia="he-IL"/>
          <w:rPrChange w:id="1146" w:author="Kook Sec" w:date="2021-04-20T16:07:00Z">
            <w:rPr>
              <w:rFonts w:ascii="Times New Roman" w:eastAsia="Times New Roman" w:hAnsi="Times New Roman" w:hint="cs"/>
              <w:sz w:val="20"/>
              <w:rtl/>
              <w:lang w:eastAsia="he-IL"/>
            </w:rPr>
          </w:rPrChange>
        </w:rPr>
        <w:t>מבלי לגרוע מאחריות המתכנן על פי הסכם זה או על פי כל דין, על המתכנן</w:t>
      </w:r>
      <w:r w:rsidRPr="00010762">
        <w:rPr>
          <w:rFonts w:ascii="Times New Roman" w:eastAsia="Times New Roman" w:hAnsi="Times New Roman"/>
          <w:sz w:val="20"/>
          <w:rtl/>
          <w:lang w:eastAsia="he-IL"/>
          <w:rPrChange w:id="1147"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148" w:author="Kook Sec" w:date="2021-04-20T16:07:00Z">
            <w:rPr>
              <w:rFonts w:ascii="Times New Roman" w:eastAsia="Times New Roman" w:hAnsi="Times New Roman" w:hint="cs"/>
              <w:sz w:val="20"/>
              <w:rtl/>
              <w:lang w:eastAsia="he-IL"/>
            </w:rPr>
          </w:rPrChange>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010762">
        <w:rPr>
          <w:rFonts w:ascii="Times New Roman" w:eastAsia="Times New Roman" w:hAnsi="Times New Roman" w:hint="eastAsia"/>
          <w:b/>
          <w:bCs/>
          <w:sz w:val="20"/>
          <w:u w:val="single"/>
          <w:rtl/>
          <w:lang w:eastAsia="he-IL"/>
          <w:rPrChange w:id="1149" w:author="Kook Sec" w:date="2021-04-20T16:07:00Z">
            <w:rPr>
              <w:rFonts w:ascii="Times New Roman" w:eastAsia="Times New Roman" w:hAnsi="Times New Roman" w:hint="eastAsia"/>
              <w:b/>
              <w:bCs/>
              <w:sz w:val="20"/>
              <w:u w:val="single"/>
              <w:rtl/>
              <w:lang w:eastAsia="he-IL"/>
            </w:rPr>
          </w:rPrChange>
        </w:rPr>
        <w:t>כ</w:t>
      </w:r>
      <w:r w:rsidRPr="00010762">
        <w:rPr>
          <w:rFonts w:ascii="Times New Roman" w:eastAsia="Times New Roman" w:hAnsi="Times New Roman" w:hint="cs"/>
          <w:b/>
          <w:bCs/>
          <w:sz w:val="20"/>
          <w:u w:val="single"/>
          <w:rtl/>
          <w:lang w:eastAsia="he-IL"/>
          <w:rPrChange w:id="1150" w:author="Kook Sec" w:date="2021-04-20T16:07:00Z">
            <w:rPr>
              <w:rFonts w:ascii="Times New Roman" w:eastAsia="Times New Roman" w:hAnsi="Times New Roman" w:hint="cs"/>
              <w:b/>
              <w:bCs/>
              <w:sz w:val="20"/>
              <w:u w:val="single"/>
              <w:rtl/>
              <w:lang w:eastAsia="he-IL"/>
            </w:rPr>
          </w:rPrChange>
        </w:rPr>
        <w:t xml:space="preserve">נספח </w:t>
      </w:r>
      <w:r w:rsidRPr="00010762">
        <w:rPr>
          <w:rFonts w:ascii="Times New Roman" w:eastAsia="Times New Roman" w:hAnsi="Times New Roman" w:hint="eastAsia"/>
          <w:b/>
          <w:bCs/>
          <w:sz w:val="20"/>
          <w:u w:val="single"/>
          <w:rtl/>
          <w:lang w:eastAsia="he-IL"/>
          <w:rPrChange w:id="1151" w:author="Kook Sec" w:date="2021-04-20T16:07:00Z">
            <w:rPr>
              <w:rFonts w:ascii="Times New Roman" w:eastAsia="Times New Roman" w:hAnsi="Times New Roman" w:hint="eastAsia"/>
              <w:b/>
              <w:bCs/>
              <w:sz w:val="20"/>
              <w:u w:val="single"/>
              <w:rtl/>
              <w:lang w:eastAsia="he-IL"/>
            </w:rPr>
          </w:rPrChange>
        </w:rPr>
        <w:t>ז</w:t>
      </w:r>
      <w:r w:rsidRPr="00010762">
        <w:rPr>
          <w:rFonts w:ascii="Times New Roman" w:eastAsia="Times New Roman" w:hAnsi="Times New Roman" w:hint="cs"/>
          <w:b/>
          <w:bCs/>
          <w:sz w:val="20"/>
          <w:u w:val="single"/>
          <w:rtl/>
          <w:lang w:eastAsia="he-IL"/>
          <w:rPrChange w:id="1152" w:author="Kook Sec" w:date="2021-04-20T16:07:00Z">
            <w:rPr>
              <w:rFonts w:ascii="Times New Roman" w:eastAsia="Times New Roman" w:hAnsi="Times New Roman" w:hint="cs"/>
              <w:b/>
              <w:bCs/>
              <w:sz w:val="20"/>
              <w:u w:val="single"/>
              <w:rtl/>
              <w:lang w:eastAsia="he-IL"/>
            </w:rPr>
          </w:rPrChange>
        </w:rPr>
        <w:t>'</w:t>
      </w:r>
      <w:r w:rsidRPr="00010762">
        <w:rPr>
          <w:rFonts w:ascii="Times New Roman" w:eastAsia="Times New Roman" w:hAnsi="Times New Roman" w:hint="cs"/>
          <w:sz w:val="20"/>
          <w:rtl/>
          <w:lang w:eastAsia="he-IL"/>
          <w:rPrChange w:id="1153" w:author="Kook Sec" w:date="2021-04-20T16:07:00Z">
            <w:rPr>
              <w:rFonts w:ascii="Times New Roman" w:eastAsia="Times New Roman" w:hAnsi="Times New Roman" w:hint="cs"/>
              <w:sz w:val="20"/>
              <w:rtl/>
              <w:lang w:eastAsia="he-IL"/>
            </w:rPr>
          </w:rPrChange>
        </w:rPr>
        <w:t xml:space="preserve"> וכן אישור עריכת הביטוח המצורף להסכם זה כ</w:t>
      </w:r>
      <w:r w:rsidRPr="00010762">
        <w:rPr>
          <w:rFonts w:ascii="Times New Roman" w:eastAsia="Times New Roman" w:hAnsi="Times New Roman" w:hint="cs"/>
          <w:b/>
          <w:bCs/>
          <w:sz w:val="20"/>
          <w:u w:val="single"/>
          <w:rtl/>
          <w:lang w:eastAsia="he-IL"/>
          <w:rPrChange w:id="1154" w:author="Kook Sec" w:date="2021-04-20T16:07:00Z">
            <w:rPr>
              <w:rFonts w:ascii="Times New Roman" w:eastAsia="Times New Roman" w:hAnsi="Times New Roman" w:hint="cs"/>
              <w:b/>
              <w:bCs/>
              <w:sz w:val="20"/>
              <w:u w:val="single"/>
              <w:rtl/>
              <w:lang w:eastAsia="he-IL"/>
            </w:rPr>
          </w:rPrChange>
        </w:rPr>
        <w:t>נספח ז1'</w:t>
      </w:r>
      <w:r w:rsidRPr="00010762">
        <w:rPr>
          <w:rFonts w:ascii="Times New Roman" w:eastAsia="Times New Roman" w:hAnsi="Times New Roman" w:hint="cs"/>
          <w:sz w:val="20"/>
          <w:rtl/>
          <w:lang w:eastAsia="he-IL"/>
          <w:rPrChange w:id="1155" w:author="Kook Sec" w:date="2021-04-20T16:07:00Z">
            <w:rPr>
              <w:rFonts w:ascii="Times New Roman" w:eastAsia="Times New Roman" w:hAnsi="Times New Roman" w:hint="cs"/>
              <w:sz w:val="20"/>
              <w:rtl/>
              <w:lang w:eastAsia="he-IL"/>
            </w:rPr>
          </w:rPrChange>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010762">
        <w:rPr>
          <w:rFonts w:ascii="Times New Roman" w:eastAsia="Times New Roman" w:hAnsi="Times New Roman"/>
          <w:sz w:val="20"/>
          <w:rtl/>
          <w:lang w:eastAsia="he-IL"/>
          <w:rPrChange w:id="1156"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157" w:author="Kook Sec" w:date="2021-04-20T16:07:00Z">
            <w:rPr>
              <w:rFonts w:ascii="Times New Roman" w:eastAsia="Times New Roman" w:hAnsi="Times New Roman" w:hint="cs"/>
              <w:sz w:val="20"/>
              <w:rtl/>
              <w:lang w:eastAsia="he-IL"/>
            </w:rPr>
          </w:rPrChange>
        </w:rPr>
        <w:t>שלא לערוך את הביטוח המצוין בסעיף א' לאישור עריכת הביטוח.</w:t>
      </w:r>
    </w:p>
    <w:p w14:paraId="475B74CC"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5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59" w:author="Kook Sec" w:date="2021-04-20T16:07:00Z">
            <w:rPr>
              <w:rFonts w:ascii="Times New Roman" w:eastAsia="Times New Roman" w:hAnsi="Times New Roman" w:hint="cs"/>
              <w:sz w:val="20"/>
              <w:rtl/>
              <w:lang w:eastAsia="he-IL"/>
            </w:rPr>
          </w:rPrChange>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A9C9678"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6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61" w:author="Kook Sec" w:date="2021-04-20T16:07:00Z">
            <w:rPr>
              <w:rFonts w:ascii="Times New Roman" w:eastAsia="Times New Roman" w:hAnsi="Times New Roman" w:hint="cs"/>
              <w:sz w:val="20"/>
              <w:rtl/>
              <w:lang w:eastAsia="he-IL"/>
            </w:rPr>
          </w:rPrChange>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44543B4"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6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63" w:author="Kook Sec" w:date="2021-04-20T16:07:00Z">
            <w:rPr>
              <w:rFonts w:ascii="Times New Roman" w:eastAsia="Times New Roman" w:hAnsi="Times New Roman" w:hint="cs"/>
              <w:sz w:val="20"/>
              <w:rtl/>
              <w:lang w:eastAsia="he-IL"/>
            </w:rPr>
          </w:rPrChange>
        </w:rPr>
        <w:t xml:space="preserve">מובהר, כי גבולות האחריות, הנדרשים במסגרת ביטוחי המתכנן, כמפורט באישור עריכת </w:t>
      </w:r>
      <w:r w:rsidRPr="00010762">
        <w:rPr>
          <w:rFonts w:ascii="Times New Roman" w:eastAsia="Times New Roman" w:hAnsi="Times New Roman" w:hint="cs"/>
          <w:sz w:val="20"/>
          <w:rtl/>
          <w:lang w:eastAsia="he-IL"/>
          <w:rPrChange w:id="1164" w:author="Kook Sec" w:date="2021-04-20T16:07:00Z">
            <w:rPr>
              <w:rFonts w:ascii="Times New Roman" w:eastAsia="Times New Roman" w:hAnsi="Times New Roman" w:hint="cs"/>
              <w:sz w:val="20"/>
              <w:rtl/>
              <w:lang w:eastAsia="he-IL"/>
            </w:rPr>
          </w:rPrChange>
        </w:rPr>
        <w:lastRenderedPageBreak/>
        <w:t xml:space="preserve">הביטוח, הינם בבחינת דרישה מזערית, המוטלת על המתכנן, שאינה פוטרת את המתכנן ממלוא החבות על פי הסכם זה. </w:t>
      </w:r>
    </w:p>
    <w:p w14:paraId="7042F627"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6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66" w:author="Kook Sec" w:date="2021-04-20T16:07:00Z">
            <w:rPr>
              <w:rFonts w:ascii="Times New Roman" w:eastAsia="Times New Roman" w:hAnsi="Times New Roman" w:hint="cs"/>
              <w:sz w:val="20"/>
              <w:rtl/>
              <w:lang w:eastAsia="he-IL"/>
            </w:rPr>
          </w:rPrChange>
        </w:rPr>
        <w:t>מוסכם בזאת, כי למתכנן לא תהיה כל טענה כלפי המזמין או מי מטעם המזמין, בכל הקשור לגבולות האחריות כאמור.</w:t>
      </w:r>
    </w:p>
    <w:p w14:paraId="53EA24FC"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6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68" w:author="Kook Sec" w:date="2021-04-20T16:07:00Z">
            <w:rPr>
              <w:rFonts w:ascii="Times New Roman" w:eastAsia="Times New Roman" w:hAnsi="Times New Roman" w:hint="cs"/>
              <w:sz w:val="20"/>
              <w:rtl/>
              <w:lang w:eastAsia="he-IL"/>
            </w:rPr>
          </w:rPrChange>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5899CA43"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6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70" w:author="Kook Sec" w:date="2021-04-20T16:07:00Z">
            <w:rPr>
              <w:rFonts w:ascii="Times New Roman" w:eastAsia="Times New Roman" w:hAnsi="Times New Roman" w:hint="cs"/>
              <w:sz w:val="20"/>
              <w:rtl/>
              <w:lang w:eastAsia="he-IL"/>
            </w:rPr>
          </w:rPrChange>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1EF149B4"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7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72" w:author="Kook Sec" w:date="2021-04-20T16:07:00Z">
            <w:rPr>
              <w:rFonts w:ascii="Times New Roman" w:eastAsia="Times New Roman" w:hAnsi="Times New Roman" w:hint="cs"/>
              <w:sz w:val="20"/>
              <w:rtl/>
              <w:lang w:eastAsia="he-IL"/>
            </w:rPr>
          </w:rPrChange>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29A53E4E"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7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74" w:author="Kook Sec" w:date="2021-04-20T16:07:00Z">
            <w:rPr>
              <w:rFonts w:ascii="Times New Roman" w:eastAsia="Times New Roman" w:hAnsi="Times New Roman" w:hint="cs"/>
              <w:sz w:val="20"/>
              <w:rtl/>
              <w:lang w:eastAsia="he-IL"/>
            </w:rPr>
          </w:rPrChange>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43540DDA"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7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76" w:author="Kook Sec" w:date="2021-04-20T16:07:00Z">
            <w:rPr>
              <w:rFonts w:ascii="Times New Roman" w:eastAsia="Times New Roman" w:hAnsi="Times New Roman" w:hint="cs"/>
              <w:sz w:val="20"/>
              <w:rtl/>
              <w:lang w:eastAsia="he-IL"/>
            </w:rPr>
          </w:rPrChange>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AA44408"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7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78" w:author="Kook Sec" w:date="2021-04-20T16:07:00Z">
            <w:rPr>
              <w:rFonts w:ascii="Times New Roman" w:eastAsia="Times New Roman" w:hAnsi="Times New Roman" w:hint="cs"/>
              <w:sz w:val="20"/>
              <w:rtl/>
              <w:lang w:eastAsia="he-IL"/>
            </w:rPr>
          </w:rPrChange>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5AD2A698"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7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80" w:author="Kook Sec" w:date="2021-04-20T16:07:00Z">
            <w:rPr>
              <w:rFonts w:ascii="Times New Roman" w:eastAsia="Times New Roman" w:hAnsi="Times New Roman" w:hint="cs"/>
              <w:sz w:val="20"/>
              <w:rtl/>
              <w:lang w:eastAsia="he-IL"/>
            </w:rPr>
          </w:rPrChange>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E4DFE31"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8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1182" w:author="Kook Sec" w:date="2021-04-20T16:07:00Z">
            <w:rPr>
              <w:rFonts w:ascii="Times New Roman" w:eastAsia="Times New Roman" w:hAnsi="Times New Roman" w:hint="cs"/>
              <w:sz w:val="20"/>
              <w:rtl/>
              <w:lang w:eastAsia="he-IL"/>
            </w:rPr>
          </w:rPrChange>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711D89FF"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1183"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hint="cs"/>
          <w:sz w:val="20"/>
          <w:rtl/>
          <w:lang w:eastAsia="he-IL"/>
          <w:rPrChange w:id="1184" w:author="Kook Sec" w:date="2021-04-20T16:07:00Z">
            <w:rPr>
              <w:rFonts w:ascii="Times New Roman" w:eastAsia="Times New Roman" w:hAnsi="Times New Roman" w:hint="cs"/>
              <w:sz w:val="20"/>
              <w:rtl/>
              <w:lang w:eastAsia="he-IL"/>
            </w:rPr>
          </w:rPrChange>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543E091" w14:textId="77777777" w:rsidR="00740118" w:rsidRPr="0001076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8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86" w:author="Kook Sec" w:date="2021-04-20T16:07:00Z">
            <w:rPr>
              <w:rFonts w:ascii="Times New Roman" w:eastAsia="Times New Roman" w:hAnsi="Times New Roman"/>
              <w:sz w:val="20"/>
              <w:rtl/>
              <w:lang w:eastAsia="he-IL"/>
            </w:rPr>
          </w:rPrChange>
        </w:rPr>
        <w:t>הפרת סעיף זה על כל תנאיו תיחשב להפרה יסודית של ההסכם.</w:t>
      </w:r>
    </w:p>
    <w:p w14:paraId="680AE7ED"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118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1188" w:author="Kook Sec" w:date="2021-04-20T16:07:00Z">
            <w:rPr>
              <w:rFonts w:ascii="Times New Roman" w:eastAsia="Times New Roman" w:hAnsi="Times New Roman"/>
              <w:bCs/>
              <w:sz w:val="20"/>
              <w:u w:val="single"/>
              <w:rtl/>
              <w:lang w:eastAsia="he-IL"/>
            </w:rPr>
          </w:rPrChange>
        </w:rPr>
        <w:t>אספקת תכניות</w:t>
      </w:r>
    </w:p>
    <w:p w14:paraId="0570535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18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190" w:author="Kook Sec" w:date="2021-04-20T16:07:00Z">
            <w:rPr>
              <w:rFonts w:ascii="Times New Roman" w:eastAsia="Times New Roman" w:hAnsi="Times New Roman"/>
              <w:sz w:val="20"/>
              <w:rtl/>
              <w:lang w:eastAsia="he-IL"/>
            </w:rPr>
          </w:rPrChange>
        </w:rPr>
        <w:lastRenderedPageBreak/>
        <w:t>בכל עת במהלך ב</w:t>
      </w:r>
      <w:r w:rsidRPr="00010762">
        <w:rPr>
          <w:rFonts w:ascii="Times New Roman" w:eastAsia="Times New Roman" w:hAnsi="Times New Roman" w:hint="cs"/>
          <w:sz w:val="20"/>
          <w:rtl/>
          <w:lang w:eastAsia="he-IL"/>
          <w:rPrChange w:id="119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192" w:author="Kook Sec" w:date="2021-04-20T16:07:00Z">
            <w:rPr>
              <w:rFonts w:ascii="Times New Roman" w:eastAsia="Times New Roman" w:hAnsi="Times New Roman"/>
              <w:sz w:val="20"/>
              <w:rtl/>
              <w:lang w:eastAsia="he-IL"/>
            </w:rPr>
          </w:rPrChange>
        </w:rPr>
        <w:t>צוע ש</w:t>
      </w:r>
      <w:r w:rsidRPr="00010762">
        <w:rPr>
          <w:rFonts w:ascii="Times New Roman" w:eastAsia="Times New Roman" w:hAnsi="Times New Roman" w:hint="cs"/>
          <w:sz w:val="20"/>
          <w:rtl/>
          <w:lang w:eastAsia="he-IL"/>
          <w:rPrChange w:id="119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194" w:author="Kook Sec" w:date="2021-04-20T16:07:00Z">
            <w:rPr>
              <w:rFonts w:ascii="Times New Roman" w:eastAsia="Times New Roman" w:hAnsi="Times New Roman"/>
              <w:sz w:val="20"/>
              <w:rtl/>
              <w:lang w:eastAsia="he-IL"/>
            </w:rPr>
          </w:rPrChange>
        </w:rPr>
        <w:t>רותי המתכנן וכן בתקופת הבדק של העבודות</w:t>
      </w:r>
      <w:r w:rsidRPr="00010762">
        <w:rPr>
          <w:rFonts w:ascii="Times New Roman" w:eastAsia="Times New Roman" w:hAnsi="Times New Roman" w:hint="cs"/>
          <w:sz w:val="20"/>
          <w:rtl/>
          <w:lang w:eastAsia="he-IL"/>
          <w:rPrChange w:id="119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196" w:author="Kook Sec" w:date="2021-04-20T16:07:00Z">
            <w:rPr>
              <w:rFonts w:ascii="Times New Roman" w:eastAsia="Times New Roman" w:hAnsi="Times New Roman"/>
              <w:sz w:val="20"/>
              <w:rtl/>
              <w:lang w:eastAsia="he-IL"/>
            </w:rPr>
          </w:rPrChange>
        </w:rPr>
        <w:t xml:space="preserve"> ימסור המתכנן למזמין מיד לפי דרישתו כל תכניות, ובכללן, תכניות ומסמכים המנויים ברשימה </w:t>
      </w:r>
      <w:proofErr w:type="spellStart"/>
      <w:r w:rsidRPr="00010762">
        <w:rPr>
          <w:rFonts w:ascii="Times New Roman" w:eastAsia="Times New Roman" w:hAnsi="Times New Roman"/>
          <w:sz w:val="20"/>
          <w:rtl/>
          <w:lang w:eastAsia="he-IL"/>
          <w:rPrChange w:id="1197" w:author="Kook Sec" w:date="2021-04-20T16:07:00Z">
            <w:rPr>
              <w:rFonts w:ascii="Times New Roman" w:eastAsia="Times New Roman" w:hAnsi="Times New Roman"/>
              <w:sz w:val="20"/>
              <w:rtl/>
              <w:lang w:eastAsia="he-IL"/>
            </w:rPr>
          </w:rPrChange>
        </w:rPr>
        <w:t>המצ"ב</w:t>
      </w:r>
      <w:proofErr w:type="spellEnd"/>
      <w:r w:rsidRPr="00010762">
        <w:rPr>
          <w:rFonts w:ascii="Times New Roman" w:eastAsia="Times New Roman" w:hAnsi="Times New Roman"/>
          <w:sz w:val="20"/>
          <w:rtl/>
          <w:lang w:eastAsia="he-IL"/>
          <w:rPrChange w:id="1198" w:author="Kook Sec" w:date="2021-04-20T16:07:00Z">
            <w:rPr>
              <w:rFonts w:ascii="Times New Roman" w:eastAsia="Times New Roman" w:hAnsi="Times New Roman"/>
              <w:sz w:val="20"/>
              <w:rtl/>
              <w:lang w:eastAsia="he-IL"/>
            </w:rPr>
          </w:rPrChange>
        </w:rPr>
        <w:t xml:space="preserve"> כנספח </w:t>
      </w:r>
      <w:r w:rsidRPr="00010762">
        <w:rPr>
          <w:rFonts w:ascii="Times New Roman" w:eastAsia="Times New Roman" w:hAnsi="Times New Roman"/>
          <w:b/>
          <w:bCs/>
          <w:sz w:val="20"/>
          <w:rtl/>
          <w:lang w:eastAsia="he-IL"/>
          <w:rPrChange w:id="1199" w:author="Kook Sec" w:date="2021-04-20T16:07:00Z">
            <w:rPr>
              <w:rFonts w:ascii="Times New Roman" w:eastAsia="Times New Roman" w:hAnsi="Times New Roman"/>
              <w:b/>
              <w:bCs/>
              <w:sz w:val="20"/>
              <w:rtl/>
              <w:lang w:eastAsia="he-IL"/>
            </w:rPr>
          </w:rPrChange>
        </w:rPr>
        <w:t>ח'</w:t>
      </w:r>
      <w:r w:rsidRPr="00010762">
        <w:rPr>
          <w:rFonts w:ascii="Times New Roman" w:eastAsia="Times New Roman" w:hAnsi="Times New Roman"/>
          <w:sz w:val="20"/>
          <w:rtl/>
          <w:lang w:eastAsia="he-IL"/>
          <w:rPrChange w:id="1200" w:author="Kook Sec" w:date="2021-04-20T16:07:00Z">
            <w:rPr>
              <w:rFonts w:ascii="Times New Roman" w:eastAsia="Times New Roman" w:hAnsi="Times New Roman"/>
              <w:sz w:val="20"/>
              <w:rtl/>
              <w:lang w:eastAsia="he-IL"/>
            </w:rPr>
          </w:rPrChange>
        </w:rPr>
        <w:t xml:space="preserve"> לחוזה זה, ובמידה והדרישה מתייחסת לתכניות שאינ</w:t>
      </w:r>
      <w:r w:rsidRPr="00010762">
        <w:rPr>
          <w:rFonts w:ascii="Times New Roman" w:eastAsia="Times New Roman" w:hAnsi="Times New Roman" w:hint="cs"/>
          <w:sz w:val="20"/>
          <w:rtl/>
          <w:lang w:eastAsia="he-IL"/>
          <w:rPrChange w:id="1201" w:author="Kook Sec" w:date="2021-04-20T16:07:00Z">
            <w:rPr>
              <w:rFonts w:ascii="Times New Roman" w:eastAsia="Times New Roman" w:hAnsi="Times New Roman" w:hint="cs"/>
              <w:sz w:val="20"/>
              <w:rtl/>
              <w:lang w:eastAsia="he-IL"/>
            </w:rPr>
          </w:rPrChange>
        </w:rPr>
        <w:t>ן</w:t>
      </w:r>
      <w:r w:rsidRPr="00010762">
        <w:rPr>
          <w:rFonts w:ascii="Times New Roman" w:eastAsia="Times New Roman" w:hAnsi="Times New Roman"/>
          <w:sz w:val="20"/>
          <w:rtl/>
          <w:lang w:eastAsia="he-IL"/>
          <w:rPrChange w:id="1202" w:author="Kook Sec" w:date="2021-04-20T16:07:00Z">
            <w:rPr>
              <w:rFonts w:ascii="Times New Roman" w:eastAsia="Times New Roman" w:hAnsi="Times New Roman"/>
              <w:sz w:val="20"/>
              <w:rtl/>
              <w:lang w:eastAsia="he-IL"/>
            </w:rPr>
          </w:rPrChange>
        </w:rPr>
        <w:t xml:space="preserve"> בידו</w:t>
      </w:r>
      <w:r w:rsidRPr="00010762">
        <w:rPr>
          <w:rFonts w:ascii="Times New Roman" w:eastAsia="Times New Roman" w:hAnsi="Times New Roman" w:hint="cs"/>
          <w:sz w:val="20"/>
          <w:rtl/>
          <w:lang w:eastAsia="he-IL"/>
          <w:rPrChange w:id="120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04" w:author="Kook Sec" w:date="2021-04-20T16:07:00Z">
            <w:rPr>
              <w:rFonts w:ascii="Times New Roman" w:eastAsia="Times New Roman" w:hAnsi="Times New Roman"/>
              <w:sz w:val="20"/>
              <w:rtl/>
              <w:lang w:eastAsia="he-IL"/>
            </w:rPr>
          </w:rPrChange>
        </w:rPr>
        <w:t xml:space="preserve"> יערכ</w:t>
      </w:r>
      <w:r w:rsidRPr="00010762">
        <w:rPr>
          <w:rFonts w:ascii="Times New Roman" w:eastAsia="Times New Roman" w:hAnsi="Times New Roman" w:hint="cs"/>
          <w:sz w:val="20"/>
          <w:rtl/>
          <w:lang w:eastAsia="he-IL"/>
          <w:rPrChange w:id="1205" w:author="Kook Sec" w:date="2021-04-20T16:07:00Z">
            <w:rPr>
              <w:rFonts w:ascii="Times New Roman" w:eastAsia="Times New Roman" w:hAnsi="Times New Roman" w:hint="cs"/>
              <w:sz w:val="20"/>
              <w:rtl/>
              <w:lang w:eastAsia="he-IL"/>
            </w:rPr>
          </w:rPrChange>
        </w:rPr>
        <w:t>ן</w:t>
      </w:r>
      <w:r w:rsidRPr="00010762">
        <w:rPr>
          <w:rFonts w:ascii="Times New Roman" w:eastAsia="Times New Roman" w:hAnsi="Times New Roman"/>
          <w:sz w:val="20"/>
          <w:rtl/>
          <w:lang w:eastAsia="he-IL"/>
          <w:rPrChange w:id="1206" w:author="Kook Sec" w:date="2021-04-20T16:07:00Z">
            <w:rPr>
              <w:rFonts w:ascii="Times New Roman" w:eastAsia="Times New Roman" w:hAnsi="Times New Roman"/>
              <w:sz w:val="20"/>
              <w:rtl/>
              <w:lang w:eastAsia="he-IL"/>
            </w:rPr>
          </w:rPrChange>
        </w:rPr>
        <w:t xml:space="preserve"> המתכנן בהקדם האפשרי וימסר</w:t>
      </w:r>
      <w:r w:rsidRPr="00010762">
        <w:rPr>
          <w:rFonts w:ascii="Times New Roman" w:eastAsia="Times New Roman" w:hAnsi="Times New Roman" w:hint="cs"/>
          <w:sz w:val="20"/>
          <w:rtl/>
          <w:lang w:eastAsia="he-IL"/>
          <w:rPrChange w:id="1207" w:author="Kook Sec" w:date="2021-04-20T16:07:00Z">
            <w:rPr>
              <w:rFonts w:ascii="Times New Roman" w:eastAsia="Times New Roman" w:hAnsi="Times New Roman" w:hint="cs"/>
              <w:sz w:val="20"/>
              <w:rtl/>
              <w:lang w:eastAsia="he-IL"/>
            </w:rPr>
          </w:rPrChange>
        </w:rPr>
        <w:t>ן</w:t>
      </w:r>
      <w:r w:rsidRPr="00010762">
        <w:rPr>
          <w:rFonts w:ascii="Times New Roman" w:eastAsia="Times New Roman" w:hAnsi="Times New Roman"/>
          <w:sz w:val="20"/>
          <w:rtl/>
          <w:lang w:eastAsia="he-IL"/>
          <w:rPrChange w:id="1208" w:author="Kook Sec" w:date="2021-04-20T16:07:00Z">
            <w:rPr>
              <w:rFonts w:ascii="Times New Roman" w:eastAsia="Times New Roman" w:hAnsi="Times New Roman"/>
              <w:sz w:val="20"/>
              <w:rtl/>
              <w:lang w:eastAsia="he-IL"/>
            </w:rPr>
          </w:rPrChange>
        </w:rPr>
        <w:t xml:space="preserve"> למזמין.</w:t>
      </w:r>
    </w:p>
    <w:p w14:paraId="413A7EE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20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210" w:author="Kook Sec" w:date="2021-04-20T16:07:00Z">
            <w:rPr>
              <w:rFonts w:ascii="Times New Roman" w:eastAsia="Times New Roman" w:hAnsi="Times New Roman"/>
              <w:sz w:val="20"/>
              <w:rtl/>
              <w:lang w:eastAsia="he-IL"/>
            </w:rPr>
          </w:rPrChange>
        </w:rPr>
        <w:t xml:space="preserve">עם גמר שרותי </w:t>
      </w:r>
      <w:r w:rsidRPr="00010762">
        <w:rPr>
          <w:rFonts w:ascii="Times New Roman" w:eastAsia="Times New Roman" w:hAnsi="Times New Roman" w:hint="cs"/>
          <w:sz w:val="20"/>
          <w:rtl/>
          <w:lang w:eastAsia="he-IL"/>
          <w:rPrChange w:id="1211" w:author="Kook Sec" w:date="2021-04-20T16:07:00Z">
            <w:rPr>
              <w:rFonts w:ascii="Times New Roman" w:eastAsia="Times New Roman" w:hAnsi="Times New Roman" w:hint="cs"/>
              <w:sz w:val="20"/>
              <w:rtl/>
              <w:lang w:eastAsia="he-IL"/>
            </w:rPr>
          </w:rPrChange>
        </w:rPr>
        <w:t>המתכנן,</w:t>
      </w:r>
      <w:r w:rsidRPr="00010762">
        <w:rPr>
          <w:rFonts w:ascii="Times New Roman" w:eastAsia="Times New Roman" w:hAnsi="Times New Roman"/>
          <w:sz w:val="20"/>
          <w:rtl/>
          <w:lang w:eastAsia="he-IL"/>
          <w:rPrChange w:id="1212" w:author="Kook Sec" w:date="2021-04-20T16:07:00Z">
            <w:rPr>
              <w:rFonts w:ascii="Times New Roman" w:eastAsia="Times New Roman" w:hAnsi="Times New Roman"/>
              <w:sz w:val="20"/>
              <w:rtl/>
              <w:lang w:eastAsia="he-IL"/>
            </w:rPr>
          </w:rPrChange>
        </w:rPr>
        <w:t xml:space="preserve"> ימסור המתכנן למזמין סדרה אחת של העתקי התכניות כשהן מעודכנות, ומשקפות את התכנון והב</w:t>
      </w:r>
      <w:r w:rsidRPr="00010762">
        <w:rPr>
          <w:rFonts w:ascii="Times New Roman" w:eastAsia="Times New Roman" w:hAnsi="Times New Roman" w:hint="cs"/>
          <w:sz w:val="20"/>
          <w:rtl/>
          <w:lang w:eastAsia="he-IL"/>
          <w:rPrChange w:id="121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214" w:author="Kook Sec" w:date="2021-04-20T16:07:00Z">
            <w:rPr>
              <w:rFonts w:ascii="Times New Roman" w:eastAsia="Times New Roman" w:hAnsi="Times New Roman"/>
              <w:sz w:val="20"/>
              <w:rtl/>
              <w:lang w:eastAsia="he-IL"/>
            </w:rPr>
          </w:rPrChange>
        </w:rPr>
        <w:t xml:space="preserve">צוע הסופי בשטח </w:t>
      </w:r>
      <w:r w:rsidRPr="00010762">
        <w:rPr>
          <w:rFonts w:ascii="Times New Roman" w:eastAsia="Times New Roman" w:hAnsi="Times New Roman"/>
          <w:sz w:val="20"/>
          <w:lang w:eastAsia="he-IL"/>
          <w:rPrChange w:id="1215" w:author="Kook Sec" w:date="2021-04-20T16:07:00Z">
            <w:rPr>
              <w:rFonts w:ascii="Times New Roman" w:eastAsia="Times New Roman" w:hAnsi="Times New Roman"/>
              <w:color w:val="000000"/>
              <w:sz w:val="20"/>
              <w:lang w:eastAsia="he-IL"/>
            </w:rPr>
          </w:rPrChange>
        </w:rPr>
        <w:t>(AS MADE)</w:t>
      </w:r>
      <w:r w:rsidRPr="00010762">
        <w:rPr>
          <w:rFonts w:ascii="Times New Roman" w:eastAsia="Times New Roman" w:hAnsi="Times New Roman"/>
          <w:sz w:val="20"/>
          <w:rtl/>
          <w:lang w:eastAsia="he-IL"/>
          <w:rPrChange w:id="1216" w:author="Kook Sec" w:date="2021-04-20T16:07:00Z">
            <w:rPr>
              <w:rFonts w:ascii="Times New Roman" w:eastAsia="Times New Roman" w:hAnsi="Times New Roman"/>
              <w:sz w:val="20"/>
              <w:rtl/>
              <w:lang w:eastAsia="he-IL"/>
            </w:rPr>
          </w:rPrChange>
        </w:rPr>
        <w:t xml:space="preserve">, למעט שינויי דיירים, </w:t>
      </w:r>
      <w:r w:rsidRPr="00010762">
        <w:rPr>
          <w:rFonts w:ascii="Times New Roman" w:eastAsia="Times New Roman" w:hAnsi="Times New Roman" w:hint="cs"/>
          <w:sz w:val="20"/>
          <w:rtl/>
          <w:lang w:eastAsia="he-IL"/>
          <w:rPrChange w:id="1217" w:author="Kook Sec" w:date="2021-04-20T16:07:00Z">
            <w:rPr>
              <w:rFonts w:ascii="Times New Roman" w:eastAsia="Times New Roman" w:hAnsi="Times New Roman" w:hint="cs"/>
              <w:sz w:val="20"/>
              <w:rtl/>
              <w:lang w:eastAsia="he-IL"/>
            </w:rPr>
          </w:rPrChange>
        </w:rPr>
        <w:t xml:space="preserve">וקבצים </w:t>
      </w:r>
      <w:r w:rsidRPr="00010762">
        <w:rPr>
          <w:rFonts w:ascii="Times New Roman" w:eastAsia="Times New Roman" w:hAnsi="Times New Roman"/>
          <w:sz w:val="20"/>
          <w:rtl/>
          <w:lang w:eastAsia="he-IL"/>
          <w:rPrChange w:id="1218" w:author="Kook Sec" w:date="2021-04-20T16:07:00Z">
            <w:rPr>
              <w:rFonts w:ascii="Times New Roman" w:eastAsia="Times New Roman" w:hAnsi="Times New Roman"/>
              <w:sz w:val="20"/>
              <w:rtl/>
              <w:lang w:eastAsia="he-IL"/>
            </w:rPr>
          </w:rPrChange>
        </w:rPr>
        <w:t>המכילים את התכנון במדיה ממוחשבת.</w:t>
      </w:r>
    </w:p>
    <w:p w14:paraId="7C22801C"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2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220" w:author="Kook Sec" w:date="2021-04-20T16:07:00Z">
            <w:rPr>
              <w:rFonts w:ascii="Times New Roman" w:eastAsia="Times New Roman" w:hAnsi="Times New Roman"/>
              <w:sz w:val="20"/>
              <w:rtl/>
              <w:lang w:eastAsia="he-IL"/>
            </w:rPr>
          </w:rPrChange>
        </w:rPr>
        <w:t>הובא החוזה לידי גמר או בוטל לפי סעיף 12 להלן, ימסור המתכנן למזמין סדרה אחת של העתקי התכניות ו</w:t>
      </w:r>
      <w:r w:rsidRPr="00010762">
        <w:rPr>
          <w:rFonts w:ascii="Times New Roman" w:eastAsia="Times New Roman" w:hAnsi="Times New Roman" w:hint="cs"/>
          <w:sz w:val="20"/>
          <w:rtl/>
          <w:lang w:eastAsia="he-IL"/>
          <w:rPrChange w:id="1221" w:author="Kook Sec" w:date="2021-04-20T16:07:00Z">
            <w:rPr>
              <w:rFonts w:ascii="Times New Roman" w:eastAsia="Times New Roman" w:hAnsi="Times New Roman" w:hint="cs"/>
              <w:sz w:val="20"/>
              <w:rtl/>
              <w:lang w:eastAsia="he-IL"/>
            </w:rPr>
          </w:rPrChange>
        </w:rPr>
        <w:t>הקבצים</w:t>
      </w:r>
      <w:r w:rsidRPr="00010762">
        <w:rPr>
          <w:rFonts w:ascii="Times New Roman" w:eastAsia="Times New Roman" w:hAnsi="Times New Roman"/>
          <w:sz w:val="20"/>
          <w:rtl/>
          <w:lang w:eastAsia="he-IL"/>
          <w:rPrChange w:id="1222" w:author="Kook Sec" w:date="2021-04-20T16:07:00Z">
            <w:rPr>
              <w:rFonts w:ascii="Times New Roman" w:eastAsia="Times New Roman" w:hAnsi="Times New Roman"/>
              <w:sz w:val="20"/>
              <w:rtl/>
              <w:lang w:eastAsia="he-IL"/>
            </w:rPr>
          </w:rPrChange>
        </w:rPr>
        <w:t xml:space="preserve"> כשה</w:t>
      </w:r>
      <w:r w:rsidRPr="00010762">
        <w:rPr>
          <w:rFonts w:ascii="Times New Roman" w:eastAsia="Times New Roman" w:hAnsi="Times New Roman" w:hint="cs"/>
          <w:sz w:val="20"/>
          <w:rtl/>
          <w:lang w:eastAsia="he-IL"/>
          <w:rPrChange w:id="1223" w:author="Kook Sec" w:date="2021-04-20T16:07:00Z">
            <w:rPr>
              <w:rFonts w:ascii="Times New Roman" w:eastAsia="Times New Roman" w:hAnsi="Times New Roman" w:hint="cs"/>
              <w:sz w:val="20"/>
              <w:rtl/>
              <w:lang w:eastAsia="he-IL"/>
            </w:rPr>
          </w:rPrChange>
        </w:rPr>
        <w:t>ם</w:t>
      </w:r>
      <w:r w:rsidRPr="00010762">
        <w:rPr>
          <w:rFonts w:ascii="Times New Roman" w:eastAsia="Times New Roman" w:hAnsi="Times New Roman"/>
          <w:sz w:val="20"/>
          <w:rtl/>
          <w:lang w:eastAsia="he-IL"/>
          <w:rPrChange w:id="1224" w:author="Kook Sec" w:date="2021-04-20T16:07:00Z">
            <w:rPr>
              <w:rFonts w:ascii="Times New Roman" w:eastAsia="Times New Roman" w:hAnsi="Times New Roman"/>
              <w:sz w:val="20"/>
              <w:rtl/>
              <w:lang w:eastAsia="he-IL"/>
            </w:rPr>
          </w:rPrChange>
        </w:rPr>
        <w:t xml:space="preserve"> מעודכנ</w:t>
      </w:r>
      <w:r w:rsidRPr="00010762">
        <w:rPr>
          <w:rFonts w:ascii="Times New Roman" w:eastAsia="Times New Roman" w:hAnsi="Times New Roman" w:hint="cs"/>
          <w:sz w:val="20"/>
          <w:rtl/>
          <w:lang w:eastAsia="he-IL"/>
          <w:rPrChange w:id="1225" w:author="Kook Sec" w:date="2021-04-20T16:07:00Z">
            <w:rPr>
              <w:rFonts w:ascii="Times New Roman" w:eastAsia="Times New Roman" w:hAnsi="Times New Roman" w:hint="cs"/>
              <w:sz w:val="20"/>
              <w:rtl/>
              <w:lang w:eastAsia="he-IL"/>
            </w:rPr>
          </w:rPrChange>
        </w:rPr>
        <w:t>ים</w:t>
      </w:r>
      <w:r w:rsidRPr="00010762">
        <w:rPr>
          <w:rFonts w:ascii="Times New Roman" w:eastAsia="Times New Roman" w:hAnsi="Times New Roman"/>
          <w:sz w:val="20"/>
          <w:rtl/>
          <w:lang w:eastAsia="he-IL"/>
          <w:rPrChange w:id="1226" w:author="Kook Sec" w:date="2021-04-20T16:07:00Z">
            <w:rPr>
              <w:rFonts w:ascii="Times New Roman" w:eastAsia="Times New Roman" w:hAnsi="Times New Roman"/>
              <w:sz w:val="20"/>
              <w:rtl/>
              <w:lang w:eastAsia="he-IL"/>
            </w:rPr>
          </w:rPrChange>
        </w:rPr>
        <w:t xml:space="preserve"> עד לתאריך הבאת החוזה לידי גמר, או עד לתאריך ביטולו, </w:t>
      </w:r>
      <w:proofErr w:type="spellStart"/>
      <w:r w:rsidRPr="00010762">
        <w:rPr>
          <w:rFonts w:ascii="Times New Roman" w:eastAsia="Times New Roman" w:hAnsi="Times New Roman"/>
          <w:sz w:val="20"/>
          <w:rtl/>
          <w:lang w:eastAsia="he-IL"/>
          <w:rPrChange w:id="1227" w:author="Kook Sec" w:date="2021-04-20T16:07:00Z">
            <w:rPr>
              <w:rFonts w:ascii="Times New Roman" w:eastAsia="Times New Roman" w:hAnsi="Times New Roman"/>
              <w:sz w:val="20"/>
              <w:rtl/>
              <w:lang w:eastAsia="he-IL"/>
            </w:rPr>
          </w:rPrChange>
        </w:rPr>
        <w:t>הכל</w:t>
      </w:r>
      <w:proofErr w:type="spellEnd"/>
      <w:r w:rsidRPr="00010762">
        <w:rPr>
          <w:rFonts w:ascii="Times New Roman" w:eastAsia="Times New Roman" w:hAnsi="Times New Roman"/>
          <w:sz w:val="20"/>
          <w:rtl/>
          <w:lang w:eastAsia="he-IL"/>
          <w:rPrChange w:id="1228" w:author="Kook Sec" w:date="2021-04-20T16:07:00Z">
            <w:rPr>
              <w:rFonts w:ascii="Times New Roman" w:eastAsia="Times New Roman" w:hAnsi="Times New Roman"/>
              <w:sz w:val="20"/>
              <w:rtl/>
              <w:lang w:eastAsia="he-IL"/>
            </w:rPr>
          </w:rPrChange>
        </w:rPr>
        <w:t xml:space="preserve"> לפי העניין.</w:t>
      </w:r>
    </w:p>
    <w:p w14:paraId="5299B479"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122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230" w:author="Kook Sec" w:date="2021-04-20T16:07:00Z">
            <w:rPr>
              <w:rFonts w:ascii="Times New Roman" w:eastAsia="Times New Roman" w:hAnsi="Times New Roman"/>
              <w:sz w:val="20"/>
              <w:rtl/>
              <w:lang w:eastAsia="he-IL"/>
            </w:rPr>
          </w:rPrChange>
        </w:rPr>
        <w:t>כמו כן</w:t>
      </w:r>
      <w:r w:rsidRPr="00010762">
        <w:rPr>
          <w:rFonts w:ascii="Times New Roman" w:eastAsia="Times New Roman" w:hAnsi="Times New Roman" w:hint="cs"/>
          <w:sz w:val="20"/>
          <w:rtl/>
          <w:lang w:eastAsia="he-IL"/>
          <w:rPrChange w:id="123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32" w:author="Kook Sec" w:date="2021-04-20T16:07:00Z">
            <w:rPr>
              <w:rFonts w:ascii="Times New Roman" w:eastAsia="Times New Roman" w:hAnsi="Times New Roman"/>
              <w:sz w:val="20"/>
              <w:rtl/>
              <w:lang w:eastAsia="he-IL"/>
            </w:rPr>
          </w:rPrChange>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DAD5B00"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Change w:id="1233"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234" w:author="Kook Sec" w:date="2021-04-20T16:07:00Z">
            <w:rPr>
              <w:rFonts w:ascii="Times New Roman" w:eastAsia="Times New Roman" w:hAnsi="Times New Roman"/>
              <w:sz w:val="20"/>
              <w:rtl/>
              <w:lang w:eastAsia="he-IL"/>
            </w:rPr>
          </w:rPrChange>
        </w:rPr>
        <w:t>המתכנן לא יהיה זכאי לכל תשלום נוסף בעד תכניות שימסור למזמין ע</w:t>
      </w:r>
      <w:r w:rsidRPr="00010762">
        <w:rPr>
          <w:rFonts w:ascii="Times New Roman" w:eastAsia="Times New Roman" w:hAnsi="Times New Roman" w:hint="cs"/>
          <w:sz w:val="20"/>
          <w:rtl/>
          <w:lang w:eastAsia="he-IL"/>
          <w:rPrChange w:id="1235"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236" w:author="Kook Sec" w:date="2021-04-20T16:07:00Z">
            <w:rPr>
              <w:rFonts w:ascii="Times New Roman" w:eastAsia="Times New Roman" w:hAnsi="Times New Roman"/>
              <w:sz w:val="20"/>
              <w:rtl/>
              <w:lang w:eastAsia="he-IL"/>
            </w:rPr>
          </w:rPrChange>
        </w:rPr>
        <w:t xml:space="preserve"> סעיף 10 זה.</w:t>
      </w:r>
    </w:p>
    <w:p w14:paraId="2E88EF0F"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123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238" w:author="Kook Sec" w:date="2021-04-20T16:07:00Z">
            <w:rPr>
              <w:rFonts w:ascii="Times New Roman" w:eastAsia="Times New Roman" w:hAnsi="Times New Roman"/>
              <w:sz w:val="20"/>
              <w:rtl/>
              <w:lang w:eastAsia="he-IL"/>
            </w:rPr>
          </w:rPrChange>
        </w:rPr>
        <w:t>זכות הקניין בכל התכניות שייכת למזמין</w:t>
      </w:r>
      <w:r w:rsidRPr="00010762">
        <w:rPr>
          <w:rFonts w:ascii="Times New Roman" w:eastAsia="Times New Roman" w:hAnsi="Times New Roman" w:hint="cs"/>
          <w:sz w:val="20"/>
          <w:rtl/>
          <w:lang w:eastAsia="he-IL"/>
          <w:rPrChange w:id="123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40" w:author="Kook Sec" w:date="2021-04-20T16:07:00Z">
            <w:rPr>
              <w:rFonts w:ascii="Times New Roman" w:eastAsia="Times New Roman" w:hAnsi="Times New Roman"/>
              <w:sz w:val="20"/>
              <w:rtl/>
              <w:lang w:eastAsia="he-IL"/>
            </w:rPr>
          </w:rPrChange>
        </w:rPr>
        <w:t xml:space="preserve"> ובלבד ששולם שכר המתכנן בהתאם להוראות חוזה</w:t>
      </w:r>
      <w:r w:rsidRPr="00010762">
        <w:rPr>
          <w:rFonts w:ascii="Times New Roman" w:eastAsia="Times New Roman" w:hAnsi="Times New Roman" w:hint="cs"/>
          <w:sz w:val="20"/>
          <w:rtl/>
          <w:lang w:eastAsia="he-IL"/>
          <w:rPrChange w:id="1241"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242" w:author="Kook Sec" w:date="2021-04-20T16:07:00Z">
            <w:rPr>
              <w:rFonts w:ascii="Times New Roman" w:eastAsia="Times New Roman" w:hAnsi="Times New Roman"/>
              <w:sz w:val="20"/>
              <w:rtl/>
              <w:lang w:eastAsia="he-IL"/>
            </w:rPr>
          </w:rPrChange>
        </w:rPr>
        <w:t xml:space="preserve">. בתוקף זכות הקניין הנ"ל זכאי המזמין לעשות כל שימוש בתכניות, לרבות להשתמש בהן באמצעות יועצים אחרים ואף </w:t>
      </w:r>
      <w:proofErr w:type="spellStart"/>
      <w:r w:rsidRPr="00010762">
        <w:rPr>
          <w:rFonts w:ascii="Times New Roman" w:eastAsia="Times New Roman" w:hAnsi="Times New Roman"/>
          <w:sz w:val="20"/>
          <w:rtl/>
          <w:lang w:eastAsia="he-IL"/>
          <w:rPrChange w:id="1243" w:author="Kook Sec" w:date="2021-04-20T16:07:00Z">
            <w:rPr>
              <w:rFonts w:ascii="Times New Roman" w:eastAsia="Times New Roman" w:hAnsi="Times New Roman"/>
              <w:sz w:val="20"/>
              <w:rtl/>
              <w:lang w:eastAsia="he-IL"/>
            </w:rPr>
          </w:rPrChange>
        </w:rPr>
        <w:t>לשנותן</w:t>
      </w:r>
      <w:proofErr w:type="spellEnd"/>
      <w:r w:rsidRPr="00010762">
        <w:rPr>
          <w:rFonts w:ascii="Times New Roman" w:eastAsia="Times New Roman" w:hAnsi="Times New Roman"/>
          <w:sz w:val="20"/>
          <w:rtl/>
          <w:lang w:eastAsia="he-IL"/>
          <w:rPrChange w:id="1244" w:author="Kook Sec" w:date="2021-04-20T16:07:00Z">
            <w:rPr>
              <w:rFonts w:ascii="Times New Roman" w:eastAsia="Times New Roman" w:hAnsi="Times New Roman"/>
              <w:sz w:val="20"/>
              <w:rtl/>
              <w:lang w:eastAsia="he-IL"/>
            </w:rPr>
          </w:rPrChange>
        </w:rPr>
        <w:t xml:space="preserve"> בלא שיגיע למתכנן דבר בגין זאת, ובלבד שהשימוש בתכניות יוגבל לאתר ולפרויקט שחוזה זה חל לגביו. האמור לעיל לגבי זכות הקניין בתכניות</w:t>
      </w:r>
      <w:r w:rsidRPr="00010762">
        <w:rPr>
          <w:rFonts w:ascii="Times New Roman" w:eastAsia="Times New Roman" w:hAnsi="Times New Roman" w:hint="cs"/>
          <w:sz w:val="20"/>
          <w:rtl/>
          <w:lang w:eastAsia="he-IL"/>
          <w:rPrChange w:id="124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46" w:author="Kook Sec" w:date="2021-04-20T16:07:00Z">
            <w:rPr>
              <w:rFonts w:ascii="Times New Roman" w:eastAsia="Times New Roman" w:hAnsi="Times New Roman"/>
              <w:sz w:val="20"/>
              <w:rtl/>
              <w:lang w:eastAsia="he-IL"/>
            </w:rPr>
          </w:rPrChange>
        </w:rPr>
        <w:t xml:space="preserve"> חל גם לגבי זכות היוצרים, במידה וקיימת, בכל עבודות שבוצעו ע</w:t>
      </w:r>
      <w:r w:rsidRPr="00010762">
        <w:rPr>
          <w:rFonts w:ascii="Times New Roman" w:eastAsia="Times New Roman" w:hAnsi="Times New Roman" w:hint="cs"/>
          <w:sz w:val="20"/>
          <w:rtl/>
          <w:lang w:eastAsia="he-IL"/>
          <w:rPrChange w:id="1247"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248" w:author="Kook Sec" w:date="2021-04-20T16:07:00Z">
            <w:rPr>
              <w:rFonts w:ascii="Times New Roman" w:eastAsia="Times New Roman" w:hAnsi="Times New Roman"/>
              <w:sz w:val="20"/>
              <w:rtl/>
              <w:lang w:eastAsia="he-IL"/>
            </w:rPr>
          </w:rPrChange>
        </w:rPr>
        <w:t xml:space="preserve"> התכניות. המתכנן אינו רשאי להשתמש בתכניות לצורך תכנון ובניה של פרויקט אחר  שלא בהסכמת המזמין.</w:t>
      </w:r>
    </w:p>
    <w:p w14:paraId="5647E731" w14:textId="77777777" w:rsidR="001835AB" w:rsidRPr="00010762"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Change w:id="124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1250" w:author="Kook Sec" w:date="2021-04-20T16:07:00Z">
            <w:rPr>
              <w:rFonts w:ascii="Times New Roman" w:eastAsia="Times New Roman" w:hAnsi="Times New Roman"/>
              <w:bCs/>
              <w:sz w:val="20"/>
              <w:u w:val="single"/>
              <w:rtl/>
              <w:lang w:eastAsia="he-IL"/>
            </w:rPr>
          </w:rPrChange>
        </w:rPr>
        <w:t>מעמד המתכנן</w:t>
      </w:r>
    </w:p>
    <w:p w14:paraId="1F7D2D5A"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25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lang w:eastAsia="he-IL"/>
          <w:rPrChange w:id="1252" w:author="Kook Sec" w:date="2021-04-20T16:07:00Z">
            <w:rPr>
              <w:rFonts w:ascii="Times New Roman" w:eastAsia="Times New Roman" w:hAnsi="Times New Roman"/>
              <w:color w:val="000000"/>
              <w:sz w:val="24"/>
              <w:rtl/>
              <w:lang w:eastAsia="he-IL"/>
            </w:rPr>
          </w:rPrChange>
        </w:rPr>
        <w:t>מוסכם ומובהר על ידי הצדדים לחוזה זה</w:t>
      </w:r>
      <w:r w:rsidRPr="00010762">
        <w:rPr>
          <w:rFonts w:ascii="Times New Roman" w:eastAsia="Times New Roman" w:hAnsi="Times New Roman" w:hint="cs"/>
          <w:sz w:val="24"/>
          <w:rtl/>
          <w:lang w:eastAsia="he-IL"/>
          <w:rPrChange w:id="1253"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254" w:author="Kook Sec" w:date="2021-04-20T16:07:00Z">
            <w:rPr>
              <w:rFonts w:ascii="Times New Roman" w:eastAsia="Times New Roman" w:hAnsi="Times New Roman"/>
              <w:color w:val="000000"/>
              <w:sz w:val="24"/>
              <w:rtl/>
              <w:lang w:eastAsia="he-IL"/>
            </w:rPr>
          </w:rPrChange>
        </w:rPr>
        <w:t xml:space="preserve"> כי מעמדו של המתכנן כנותן השירותים למזמין הינו של קבלן עצמאי וכל הפעולות שיעשו על ידו על פי חוזה זה נעשות על ידו, עבורו ועל חשבונו</w:t>
      </w:r>
      <w:r w:rsidRPr="00010762">
        <w:rPr>
          <w:rFonts w:ascii="Times New Roman" w:eastAsia="Times New Roman" w:hAnsi="Times New Roman" w:hint="cs"/>
          <w:sz w:val="20"/>
          <w:rtl/>
          <w:lang w:eastAsia="he-IL"/>
          <w:rPrChange w:id="1255" w:author="Kook Sec" w:date="2021-04-20T16:07:00Z">
            <w:rPr>
              <w:rFonts w:ascii="Times New Roman" w:eastAsia="Times New Roman" w:hAnsi="Times New Roman" w:hint="cs"/>
              <w:sz w:val="20"/>
              <w:rtl/>
              <w:lang w:eastAsia="he-IL"/>
            </w:rPr>
          </w:rPrChange>
        </w:rPr>
        <w:t xml:space="preserve"> של המתכנן</w:t>
      </w:r>
      <w:r w:rsidRPr="00010762">
        <w:rPr>
          <w:rFonts w:ascii="Times New Roman" w:eastAsia="Times New Roman" w:hAnsi="Times New Roman"/>
          <w:sz w:val="20"/>
          <w:rtl/>
          <w:lang w:eastAsia="he-IL"/>
          <w:rPrChange w:id="1256" w:author="Kook Sec" w:date="2021-04-20T16:07:00Z">
            <w:rPr>
              <w:rFonts w:ascii="Times New Roman" w:eastAsia="Times New Roman" w:hAnsi="Times New Roman"/>
              <w:sz w:val="20"/>
              <w:rtl/>
              <w:lang w:eastAsia="he-IL"/>
            </w:rPr>
          </w:rPrChange>
        </w:rPr>
        <w:t>.</w:t>
      </w:r>
    </w:p>
    <w:p w14:paraId="2041946A"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1257"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258" w:author="Kook Sec" w:date="2021-04-20T16:07:00Z">
            <w:rPr>
              <w:rFonts w:ascii="Times New Roman" w:eastAsia="Times New Roman" w:hAnsi="Times New Roman"/>
              <w:sz w:val="20"/>
              <w:rtl/>
              <w:lang w:eastAsia="he-IL"/>
            </w:rPr>
          </w:rPrChange>
        </w:rPr>
        <w:t xml:space="preserve">אין ולא יהיו יחסי עובד-מעביד בין המזמין ובין </w:t>
      </w:r>
      <w:r w:rsidRPr="00010762">
        <w:rPr>
          <w:rFonts w:ascii="Times New Roman" w:eastAsia="Times New Roman" w:hAnsi="Times New Roman"/>
          <w:sz w:val="24"/>
          <w:rtl/>
          <w:lang w:eastAsia="he-IL"/>
          <w:rPrChange w:id="1259" w:author="Kook Sec" w:date="2021-04-20T16:07:00Z">
            <w:rPr>
              <w:rFonts w:ascii="Times New Roman" w:eastAsia="Times New Roman" w:hAnsi="Times New Roman"/>
              <w:color w:val="000000"/>
              <w:sz w:val="24"/>
              <w:rtl/>
              <w:lang w:eastAsia="he-IL"/>
            </w:rPr>
          </w:rPrChange>
        </w:rPr>
        <w:t xml:space="preserve">המתכנן ו/או </w:t>
      </w:r>
      <w:r w:rsidRPr="00010762">
        <w:rPr>
          <w:rFonts w:ascii="Times New Roman" w:eastAsia="Times New Roman" w:hAnsi="Times New Roman" w:hint="cs"/>
          <w:sz w:val="24"/>
          <w:rtl/>
          <w:lang w:eastAsia="he-IL"/>
          <w:rPrChange w:id="1260" w:author="Kook Sec" w:date="2021-04-20T16:07:00Z">
            <w:rPr>
              <w:rFonts w:ascii="Times New Roman" w:eastAsia="Times New Roman" w:hAnsi="Times New Roman" w:hint="cs"/>
              <w:color w:val="000000"/>
              <w:sz w:val="24"/>
              <w:rtl/>
              <w:lang w:eastAsia="he-IL"/>
            </w:rPr>
          </w:rPrChange>
        </w:rPr>
        <w:t>מי מטעמו ו</w:t>
      </w:r>
      <w:r w:rsidRPr="00010762">
        <w:rPr>
          <w:rFonts w:ascii="Times New Roman" w:eastAsia="Times New Roman" w:hAnsi="Times New Roman"/>
          <w:sz w:val="24"/>
          <w:rtl/>
          <w:lang w:eastAsia="he-IL"/>
          <w:rPrChange w:id="1261" w:author="Kook Sec" w:date="2021-04-20T16:07:00Z">
            <w:rPr>
              <w:rFonts w:ascii="Times New Roman" w:eastAsia="Times New Roman" w:hAnsi="Times New Roman"/>
              <w:color w:val="000000"/>
              <w:sz w:val="24"/>
              <w:rtl/>
              <w:lang w:eastAsia="he-IL"/>
            </w:rPr>
          </w:rPrChange>
        </w:rPr>
        <w:t xml:space="preserve">בין המזמין לבין עובדי </w:t>
      </w:r>
      <w:r w:rsidRPr="00010762">
        <w:rPr>
          <w:rFonts w:ascii="Times New Roman" w:eastAsia="Times New Roman" w:hAnsi="Times New Roman" w:hint="cs"/>
          <w:sz w:val="24"/>
          <w:rtl/>
          <w:lang w:eastAsia="he-IL"/>
          <w:rPrChange w:id="1262" w:author="Kook Sec" w:date="2021-04-20T16:07:00Z">
            <w:rPr>
              <w:rFonts w:ascii="Times New Roman" w:eastAsia="Times New Roman" w:hAnsi="Times New Roman" w:hint="cs"/>
              <w:color w:val="000000"/>
              <w:sz w:val="24"/>
              <w:rtl/>
              <w:lang w:eastAsia="he-IL"/>
            </w:rPr>
          </w:rPrChange>
        </w:rPr>
        <w:t xml:space="preserve"> המתכנן ו/או מי מטעמיהם</w:t>
      </w:r>
      <w:r w:rsidRPr="00010762">
        <w:rPr>
          <w:rFonts w:ascii="Times New Roman" w:eastAsia="Times New Roman" w:hAnsi="Times New Roman"/>
          <w:sz w:val="24"/>
          <w:rtl/>
          <w:lang w:eastAsia="he-IL"/>
          <w:rPrChange w:id="1263" w:author="Kook Sec" w:date="2021-04-20T16:07:00Z">
            <w:rPr>
              <w:rFonts w:ascii="Times New Roman" w:eastAsia="Times New Roman" w:hAnsi="Times New Roman"/>
              <w:color w:val="000000"/>
              <w:sz w:val="24"/>
              <w:rtl/>
              <w:lang w:eastAsia="he-IL"/>
            </w:rPr>
          </w:rPrChange>
        </w:rPr>
        <w:t xml:space="preserve"> </w:t>
      </w:r>
      <w:r w:rsidRPr="00010762">
        <w:rPr>
          <w:rFonts w:ascii="Times New Roman" w:eastAsia="Times New Roman" w:hAnsi="Times New Roman"/>
          <w:sz w:val="20"/>
          <w:rtl/>
          <w:lang w:eastAsia="he-IL"/>
          <w:rPrChange w:id="1264" w:author="Kook Sec" w:date="2021-04-20T16:07:00Z">
            <w:rPr>
              <w:rFonts w:ascii="Times New Roman" w:eastAsia="Times New Roman" w:hAnsi="Times New Roman"/>
              <w:sz w:val="20"/>
              <w:rtl/>
              <w:lang w:eastAsia="he-IL"/>
            </w:rPr>
          </w:rPrChange>
        </w:rPr>
        <w:t>ואין בהוראות חוזה זה</w:t>
      </w:r>
      <w:r w:rsidRPr="00010762">
        <w:rPr>
          <w:rFonts w:ascii="Times New Roman" w:eastAsia="Times New Roman" w:hAnsi="Times New Roman" w:hint="cs"/>
          <w:sz w:val="20"/>
          <w:rtl/>
          <w:lang w:eastAsia="he-IL"/>
          <w:rPrChange w:id="126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66" w:author="Kook Sec" w:date="2021-04-20T16:07:00Z">
            <w:rPr>
              <w:rFonts w:ascii="Times New Roman" w:eastAsia="Times New Roman" w:hAnsi="Times New Roman"/>
              <w:sz w:val="20"/>
              <w:rtl/>
              <w:lang w:eastAsia="he-IL"/>
            </w:rPr>
          </w:rPrChange>
        </w:rPr>
        <w:t xml:space="preserve"> כדי ליצור בין המתכנן ו/או מי מעובדיו</w:t>
      </w:r>
      <w:r w:rsidRPr="00010762">
        <w:rPr>
          <w:rFonts w:ascii="Times New Roman" w:eastAsia="Times New Roman" w:hAnsi="Times New Roman" w:hint="cs"/>
          <w:sz w:val="20"/>
          <w:rtl/>
          <w:lang w:eastAsia="he-IL"/>
          <w:rPrChange w:id="1267" w:author="Kook Sec" w:date="2021-04-20T16:07:00Z">
            <w:rPr>
              <w:rFonts w:ascii="Times New Roman" w:eastAsia="Times New Roman" w:hAnsi="Times New Roman" w:hint="cs"/>
              <w:sz w:val="20"/>
              <w:rtl/>
              <w:lang w:eastAsia="he-IL"/>
            </w:rPr>
          </w:rPrChange>
        </w:rPr>
        <w:t xml:space="preserve"> ו/או מי מטעמו</w:t>
      </w:r>
      <w:r w:rsidRPr="00010762">
        <w:rPr>
          <w:rFonts w:ascii="Times New Roman" w:eastAsia="Times New Roman" w:hAnsi="Times New Roman"/>
          <w:sz w:val="20"/>
          <w:rtl/>
          <w:lang w:eastAsia="he-IL"/>
          <w:rPrChange w:id="1268" w:author="Kook Sec" w:date="2021-04-20T16:07:00Z">
            <w:rPr>
              <w:rFonts w:ascii="Times New Roman" w:eastAsia="Times New Roman" w:hAnsi="Times New Roman"/>
              <w:sz w:val="20"/>
              <w:rtl/>
              <w:lang w:eastAsia="he-IL"/>
            </w:rPr>
          </w:rPrChange>
        </w:rPr>
        <w:t xml:space="preserve"> לבין המזמין ו/או המנהל ו/או מי מטעמו יחסי עובד מעביד</w:t>
      </w:r>
      <w:r w:rsidRPr="00010762">
        <w:rPr>
          <w:rFonts w:ascii="Times New Roman" w:eastAsia="Times New Roman" w:hAnsi="Times New Roman"/>
          <w:sz w:val="24"/>
          <w:rtl/>
          <w:lang w:eastAsia="he-IL"/>
          <w:rPrChange w:id="1269" w:author="Kook Sec" w:date="2021-04-20T16:07:00Z">
            <w:rPr>
              <w:rFonts w:ascii="Times New Roman" w:eastAsia="Times New Roman" w:hAnsi="Times New Roman"/>
              <w:color w:val="000000"/>
              <w:sz w:val="24"/>
              <w:rtl/>
              <w:lang w:eastAsia="he-IL"/>
            </w:rPr>
          </w:rPrChange>
        </w:rPr>
        <w:t>, לכל ענין ודבר. בכלל זה</w:t>
      </w:r>
      <w:r w:rsidRPr="00010762">
        <w:rPr>
          <w:rFonts w:ascii="Times New Roman" w:eastAsia="Times New Roman" w:hAnsi="Times New Roman" w:hint="cs"/>
          <w:sz w:val="24"/>
          <w:rtl/>
          <w:lang w:eastAsia="he-IL"/>
          <w:rPrChange w:id="1270"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271" w:author="Kook Sec" w:date="2021-04-20T16:07:00Z">
            <w:rPr>
              <w:rFonts w:ascii="Times New Roman" w:eastAsia="Times New Roman" w:hAnsi="Times New Roman"/>
              <w:color w:val="000000"/>
              <w:sz w:val="24"/>
              <w:rtl/>
              <w:lang w:eastAsia="he-IL"/>
            </w:rPr>
          </w:rPrChange>
        </w:rPr>
        <w:t xml:space="preserve"> מוסכם ומובהר בין הצדדים</w:t>
      </w:r>
      <w:r w:rsidRPr="00010762">
        <w:rPr>
          <w:rFonts w:ascii="Times New Roman" w:eastAsia="Times New Roman" w:hAnsi="Times New Roman" w:hint="cs"/>
          <w:sz w:val="24"/>
          <w:rtl/>
          <w:lang w:eastAsia="he-IL"/>
          <w:rPrChange w:id="1272"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273" w:author="Kook Sec" w:date="2021-04-20T16:07:00Z">
            <w:rPr>
              <w:rFonts w:ascii="Times New Roman" w:eastAsia="Times New Roman" w:hAnsi="Times New Roman"/>
              <w:color w:val="000000"/>
              <w:sz w:val="24"/>
              <w:rtl/>
              <w:lang w:eastAsia="he-IL"/>
            </w:rPr>
          </w:rPrChange>
        </w:rPr>
        <w:t xml:space="preserve"> כי המתכנן ו/או עובדיו לא יהיו זכאים כלפי המזמין לכל זכות החלה ע</w:t>
      </w:r>
      <w:r w:rsidRPr="00010762">
        <w:rPr>
          <w:rFonts w:ascii="Times New Roman" w:eastAsia="Times New Roman" w:hAnsi="Times New Roman" w:hint="cs"/>
          <w:sz w:val="24"/>
          <w:rtl/>
          <w:lang w:eastAsia="he-IL"/>
          <w:rPrChange w:id="1274" w:author="Kook Sec" w:date="2021-04-20T16:07:00Z">
            <w:rPr>
              <w:rFonts w:ascii="Times New Roman" w:eastAsia="Times New Roman" w:hAnsi="Times New Roman" w:hint="cs"/>
              <w:color w:val="000000"/>
              <w:sz w:val="24"/>
              <w:rtl/>
              <w:lang w:eastAsia="he-IL"/>
            </w:rPr>
          </w:rPrChange>
        </w:rPr>
        <w:t>ל פ</w:t>
      </w:r>
      <w:r w:rsidRPr="00010762">
        <w:rPr>
          <w:rFonts w:ascii="Times New Roman" w:eastAsia="Times New Roman" w:hAnsi="Times New Roman"/>
          <w:sz w:val="24"/>
          <w:rtl/>
          <w:lang w:eastAsia="he-IL"/>
          <w:rPrChange w:id="1275" w:author="Kook Sec" w:date="2021-04-20T16:07:00Z">
            <w:rPr>
              <w:rFonts w:ascii="Times New Roman" w:eastAsia="Times New Roman" w:hAnsi="Times New Roman"/>
              <w:color w:val="000000"/>
              <w:sz w:val="24"/>
              <w:rtl/>
              <w:lang w:eastAsia="he-IL"/>
            </w:rPr>
          </w:rPrChange>
        </w:rPr>
        <w:t xml:space="preserve">י הדין ו/או </w:t>
      </w:r>
      <w:proofErr w:type="spellStart"/>
      <w:r w:rsidRPr="00010762">
        <w:rPr>
          <w:rFonts w:ascii="Times New Roman" w:eastAsia="Times New Roman" w:hAnsi="Times New Roman"/>
          <w:sz w:val="24"/>
          <w:rtl/>
          <w:lang w:eastAsia="he-IL"/>
          <w:rPrChange w:id="1276" w:author="Kook Sec" w:date="2021-04-20T16:07:00Z">
            <w:rPr>
              <w:rFonts w:ascii="Times New Roman" w:eastAsia="Times New Roman" w:hAnsi="Times New Roman"/>
              <w:color w:val="000000"/>
              <w:sz w:val="24"/>
              <w:rtl/>
              <w:lang w:eastAsia="he-IL"/>
            </w:rPr>
          </w:rPrChange>
        </w:rPr>
        <w:t>מכח</w:t>
      </w:r>
      <w:proofErr w:type="spellEnd"/>
      <w:r w:rsidRPr="00010762">
        <w:rPr>
          <w:rFonts w:ascii="Times New Roman" w:eastAsia="Times New Roman" w:hAnsi="Times New Roman"/>
          <w:sz w:val="24"/>
          <w:rtl/>
          <w:lang w:eastAsia="he-IL"/>
          <w:rPrChange w:id="1277" w:author="Kook Sec" w:date="2021-04-20T16:07:00Z">
            <w:rPr>
              <w:rFonts w:ascii="Times New Roman" w:eastAsia="Times New Roman" w:hAnsi="Times New Roman"/>
              <w:color w:val="000000"/>
              <w:sz w:val="24"/>
              <w:rtl/>
              <w:lang w:eastAsia="he-IL"/>
            </w:rPr>
          </w:rPrChange>
        </w:rPr>
        <w:t xml:space="preserve"> צו הרחבה ו/או </w:t>
      </w:r>
      <w:proofErr w:type="spellStart"/>
      <w:r w:rsidRPr="00010762">
        <w:rPr>
          <w:rFonts w:ascii="Times New Roman" w:eastAsia="Times New Roman" w:hAnsi="Times New Roman"/>
          <w:sz w:val="24"/>
          <w:rtl/>
          <w:lang w:eastAsia="he-IL"/>
          <w:rPrChange w:id="1278" w:author="Kook Sec" w:date="2021-04-20T16:07:00Z">
            <w:rPr>
              <w:rFonts w:ascii="Times New Roman" w:eastAsia="Times New Roman" w:hAnsi="Times New Roman"/>
              <w:color w:val="000000"/>
              <w:sz w:val="24"/>
              <w:rtl/>
              <w:lang w:eastAsia="he-IL"/>
            </w:rPr>
          </w:rPrChange>
        </w:rPr>
        <w:t>מכח</w:t>
      </w:r>
      <w:proofErr w:type="spellEnd"/>
      <w:r w:rsidRPr="00010762">
        <w:rPr>
          <w:rFonts w:ascii="Times New Roman" w:eastAsia="Times New Roman" w:hAnsi="Times New Roman"/>
          <w:sz w:val="24"/>
          <w:rtl/>
          <w:lang w:eastAsia="he-IL"/>
          <w:rPrChange w:id="1279" w:author="Kook Sec" w:date="2021-04-20T16:07:00Z">
            <w:rPr>
              <w:rFonts w:ascii="Times New Roman" w:eastAsia="Times New Roman" w:hAnsi="Times New Roman"/>
              <w:color w:val="000000"/>
              <w:sz w:val="24"/>
              <w:rtl/>
              <w:lang w:eastAsia="he-IL"/>
            </w:rPr>
          </w:rPrChange>
        </w:rPr>
        <w:t xml:space="preserve"> הסכם כלשהו על עובד</w:t>
      </w:r>
      <w:r w:rsidRPr="00010762">
        <w:rPr>
          <w:rFonts w:ascii="Times New Roman" w:eastAsia="Times New Roman" w:hAnsi="Times New Roman" w:hint="cs"/>
          <w:sz w:val="20"/>
          <w:rtl/>
          <w:lang w:eastAsia="he-IL"/>
          <w:rPrChange w:id="1280" w:author="Kook Sec" w:date="2021-04-20T16:07:00Z">
            <w:rPr>
              <w:rFonts w:ascii="Times New Roman" w:eastAsia="Times New Roman" w:hAnsi="Times New Roman" w:hint="cs"/>
              <w:sz w:val="20"/>
              <w:rtl/>
              <w:lang w:eastAsia="he-IL"/>
            </w:rPr>
          </w:rPrChange>
        </w:rPr>
        <w:t>.</w:t>
      </w:r>
    </w:p>
    <w:p w14:paraId="0EE75B43"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28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lang w:eastAsia="he-IL"/>
          <w:rPrChange w:id="1282" w:author="Kook Sec" w:date="2021-04-20T16:07:00Z">
            <w:rPr>
              <w:rFonts w:ascii="Times New Roman" w:eastAsia="Times New Roman" w:hAnsi="Times New Roman"/>
              <w:color w:val="000000"/>
              <w:sz w:val="24"/>
              <w:rtl/>
              <w:lang w:eastAsia="he-IL"/>
            </w:rPr>
          </w:rPrChange>
        </w:rPr>
        <w:t>מוסכם בזה</w:t>
      </w:r>
      <w:r w:rsidRPr="00010762">
        <w:rPr>
          <w:rFonts w:ascii="Times New Roman" w:eastAsia="Times New Roman" w:hAnsi="Times New Roman" w:hint="cs"/>
          <w:sz w:val="24"/>
          <w:rtl/>
          <w:lang w:eastAsia="he-IL"/>
          <w:rPrChange w:id="1283"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284" w:author="Kook Sec" w:date="2021-04-20T16:07:00Z">
            <w:rPr>
              <w:rFonts w:ascii="Times New Roman" w:eastAsia="Times New Roman" w:hAnsi="Times New Roman"/>
              <w:color w:val="000000"/>
              <w:sz w:val="24"/>
              <w:rtl/>
              <w:lang w:eastAsia="he-IL"/>
            </w:rPr>
          </w:rPrChange>
        </w:rPr>
        <w:t xml:space="preserve"> כי המתכנן ו/או עובדיו</w:t>
      </w:r>
      <w:r w:rsidRPr="00010762">
        <w:rPr>
          <w:rFonts w:ascii="Times New Roman" w:eastAsia="Times New Roman" w:hAnsi="Times New Roman" w:hint="cs"/>
          <w:sz w:val="24"/>
          <w:rtl/>
          <w:lang w:eastAsia="he-IL"/>
          <w:rPrChange w:id="1285" w:author="Kook Sec" w:date="2021-04-20T16:07:00Z">
            <w:rPr>
              <w:rFonts w:ascii="Times New Roman" w:eastAsia="Times New Roman" w:hAnsi="Times New Roman" w:hint="cs"/>
              <w:color w:val="000000"/>
              <w:sz w:val="24"/>
              <w:rtl/>
              <w:lang w:eastAsia="he-IL"/>
            </w:rPr>
          </w:rPrChange>
        </w:rPr>
        <w:t xml:space="preserve"> ו/או </w:t>
      </w:r>
      <w:proofErr w:type="spellStart"/>
      <w:r w:rsidRPr="00010762">
        <w:rPr>
          <w:rFonts w:ascii="Times New Roman" w:eastAsia="Times New Roman" w:hAnsi="Times New Roman" w:hint="cs"/>
          <w:sz w:val="24"/>
          <w:rtl/>
          <w:lang w:eastAsia="he-IL"/>
          <w:rPrChange w:id="1286" w:author="Kook Sec" w:date="2021-04-20T16:07:00Z">
            <w:rPr>
              <w:rFonts w:ascii="Times New Roman" w:eastAsia="Times New Roman" w:hAnsi="Times New Roman" w:hint="cs"/>
              <w:color w:val="000000"/>
              <w:sz w:val="24"/>
              <w:rtl/>
              <w:lang w:eastAsia="he-IL"/>
            </w:rPr>
          </w:rPrChange>
        </w:rPr>
        <w:t>שלוחיו</w:t>
      </w:r>
      <w:proofErr w:type="spellEnd"/>
      <w:r w:rsidRPr="00010762">
        <w:rPr>
          <w:rFonts w:ascii="Times New Roman" w:eastAsia="Times New Roman" w:hAnsi="Times New Roman" w:hint="cs"/>
          <w:sz w:val="24"/>
          <w:rtl/>
          <w:lang w:eastAsia="he-IL"/>
          <w:rPrChange w:id="1287" w:author="Kook Sec" w:date="2021-04-20T16:07:00Z">
            <w:rPr>
              <w:rFonts w:ascii="Times New Roman" w:eastAsia="Times New Roman" w:hAnsi="Times New Roman" w:hint="cs"/>
              <w:color w:val="000000"/>
              <w:sz w:val="24"/>
              <w:rtl/>
              <w:lang w:eastAsia="he-IL"/>
            </w:rPr>
          </w:rPrChange>
        </w:rPr>
        <w:t xml:space="preserve"> ו/או אחר מטעמו או מטעמם של אלו</w:t>
      </w:r>
      <w:r w:rsidRPr="00010762">
        <w:rPr>
          <w:rFonts w:ascii="Times New Roman" w:eastAsia="Times New Roman" w:hAnsi="Times New Roman"/>
          <w:sz w:val="24"/>
          <w:rtl/>
          <w:lang w:eastAsia="he-IL"/>
          <w:rPrChange w:id="1288" w:author="Kook Sec" w:date="2021-04-20T16:07:00Z">
            <w:rPr>
              <w:rFonts w:ascii="Times New Roman" w:eastAsia="Times New Roman" w:hAnsi="Times New Roman"/>
              <w:color w:val="000000"/>
              <w:sz w:val="24"/>
              <w:rtl/>
              <w:lang w:eastAsia="he-IL"/>
            </w:rPr>
          </w:rPrChange>
        </w:rPr>
        <w:t xml:space="preserve"> מוותרים על כל טענות ו/או</w:t>
      </w:r>
      <w:r w:rsidRPr="00010762">
        <w:rPr>
          <w:rFonts w:ascii="Times New Roman" w:eastAsia="Times New Roman" w:hAnsi="Times New Roman" w:hint="cs"/>
          <w:sz w:val="24"/>
          <w:rtl/>
          <w:lang w:eastAsia="he-IL"/>
          <w:rPrChange w:id="1289" w:author="Kook Sec" w:date="2021-04-20T16:07:00Z">
            <w:rPr>
              <w:rFonts w:ascii="Times New Roman" w:eastAsia="Times New Roman" w:hAnsi="Times New Roman" w:hint="cs"/>
              <w:color w:val="000000"/>
              <w:sz w:val="24"/>
              <w:rtl/>
              <w:lang w:eastAsia="he-IL"/>
            </w:rPr>
          </w:rPrChange>
        </w:rPr>
        <w:t xml:space="preserve"> דרישות ו/או תלונות ו/או</w:t>
      </w:r>
      <w:r w:rsidRPr="00010762">
        <w:rPr>
          <w:rFonts w:ascii="Times New Roman" w:eastAsia="Times New Roman" w:hAnsi="Times New Roman"/>
          <w:sz w:val="24"/>
          <w:rtl/>
          <w:lang w:eastAsia="he-IL"/>
          <w:rPrChange w:id="1290" w:author="Kook Sec" w:date="2021-04-20T16:07:00Z">
            <w:rPr>
              <w:rFonts w:ascii="Times New Roman" w:eastAsia="Times New Roman" w:hAnsi="Times New Roman"/>
              <w:color w:val="000000"/>
              <w:sz w:val="24"/>
              <w:rtl/>
              <w:lang w:eastAsia="he-IL"/>
            </w:rPr>
          </w:rPrChange>
        </w:rPr>
        <w:t xml:space="preserve"> תביעות כלפי המזמין ו/או כלפי מי מטעמו, שעילתן ביחסי עובד ומעביד ו/או בסיומם והם יהיו מנועים מהגשת כל תביעה שהיא כאמור כנגד המזמין.</w:t>
      </w:r>
    </w:p>
    <w:p w14:paraId="5CA4C805"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29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292" w:author="Kook Sec" w:date="2021-04-20T16:07:00Z">
            <w:rPr>
              <w:rFonts w:ascii="Times New Roman" w:eastAsia="Times New Roman" w:hAnsi="Times New Roman"/>
              <w:sz w:val="20"/>
              <w:rtl/>
              <w:lang w:eastAsia="he-IL"/>
            </w:rPr>
          </w:rPrChange>
        </w:rPr>
        <w:t>המתכנן מצהיר ומתחייב</w:t>
      </w:r>
      <w:r w:rsidRPr="00010762">
        <w:rPr>
          <w:rFonts w:ascii="Times New Roman" w:eastAsia="Times New Roman" w:hAnsi="Times New Roman" w:hint="cs"/>
          <w:sz w:val="20"/>
          <w:rtl/>
          <w:lang w:eastAsia="he-IL"/>
          <w:rPrChange w:id="129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294" w:author="Kook Sec" w:date="2021-04-20T16:07:00Z">
            <w:rPr>
              <w:rFonts w:ascii="Times New Roman" w:eastAsia="Times New Roman" w:hAnsi="Times New Roman"/>
              <w:sz w:val="20"/>
              <w:rtl/>
              <w:lang w:eastAsia="he-IL"/>
            </w:rPr>
          </w:rPrChange>
        </w:rPr>
        <w:t xml:space="preserve"> כי </w:t>
      </w:r>
      <w:proofErr w:type="spellStart"/>
      <w:r w:rsidRPr="00010762">
        <w:rPr>
          <w:rFonts w:ascii="Times New Roman" w:eastAsia="Times New Roman" w:hAnsi="Times New Roman"/>
          <w:sz w:val="20"/>
          <w:rtl/>
          <w:lang w:eastAsia="he-IL"/>
          <w:rPrChange w:id="1295" w:author="Kook Sec" w:date="2021-04-20T16:07:00Z">
            <w:rPr>
              <w:rFonts w:ascii="Times New Roman" w:eastAsia="Times New Roman" w:hAnsi="Times New Roman"/>
              <w:sz w:val="20"/>
              <w:rtl/>
              <w:lang w:eastAsia="he-IL"/>
            </w:rPr>
          </w:rPrChange>
        </w:rPr>
        <w:t>ישא</w:t>
      </w:r>
      <w:proofErr w:type="spellEnd"/>
      <w:r w:rsidRPr="00010762">
        <w:rPr>
          <w:rFonts w:ascii="Times New Roman" w:eastAsia="Times New Roman" w:hAnsi="Times New Roman"/>
          <w:sz w:val="20"/>
          <w:rtl/>
          <w:lang w:eastAsia="he-IL"/>
          <w:rPrChange w:id="1296" w:author="Kook Sec" w:date="2021-04-20T16:07:00Z">
            <w:rPr>
              <w:rFonts w:ascii="Times New Roman" w:eastAsia="Times New Roman" w:hAnsi="Times New Roman"/>
              <w:sz w:val="20"/>
              <w:rtl/>
              <w:lang w:eastAsia="he-IL"/>
            </w:rPr>
          </w:rPrChange>
        </w:rPr>
        <w:t xml:space="preserve"> לבדו </w:t>
      </w:r>
      <w:r w:rsidRPr="00010762">
        <w:rPr>
          <w:rFonts w:ascii="Times New Roman" w:eastAsia="Times New Roman" w:hAnsi="Times New Roman"/>
          <w:sz w:val="24"/>
          <w:rtl/>
          <w:lang w:eastAsia="he-IL"/>
          <w:rPrChange w:id="1297" w:author="Kook Sec" w:date="2021-04-20T16:07:00Z">
            <w:rPr>
              <w:rFonts w:ascii="Times New Roman" w:eastAsia="Times New Roman" w:hAnsi="Times New Roman"/>
              <w:color w:val="000000"/>
              <w:sz w:val="24"/>
              <w:rtl/>
              <w:lang w:eastAsia="he-IL"/>
            </w:rPr>
          </w:rPrChange>
        </w:rPr>
        <w:t>בכל התשלומים ו/או המסים ו/או תשלומי חובה אחרים, החלים ו/או שיחולו על המתכנן ו/או עובדי המתכנן בגין מתן השירותים ו/או בגין התקבולים שיקבל ע</w:t>
      </w:r>
      <w:r w:rsidRPr="00010762">
        <w:rPr>
          <w:rFonts w:ascii="Times New Roman" w:eastAsia="Times New Roman" w:hAnsi="Times New Roman" w:hint="cs"/>
          <w:sz w:val="24"/>
          <w:rtl/>
          <w:lang w:eastAsia="he-IL"/>
          <w:rPrChange w:id="1298" w:author="Kook Sec" w:date="2021-04-20T16:07:00Z">
            <w:rPr>
              <w:rFonts w:ascii="Times New Roman" w:eastAsia="Times New Roman" w:hAnsi="Times New Roman" w:hint="cs"/>
              <w:color w:val="000000"/>
              <w:sz w:val="24"/>
              <w:rtl/>
              <w:lang w:eastAsia="he-IL"/>
            </w:rPr>
          </w:rPrChange>
        </w:rPr>
        <w:t>ל פי</w:t>
      </w:r>
      <w:r w:rsidRPr="00010762">
        <w:rPr>
          <w:rFonts w:ascii="Times New Roman" w:eastAsia="Times New Roman" w:hAnsi="Times New Roman"/>
          <w:sz w:val="24"/>
          <w:rtl/>
          <w:lang w:eastAsia="he-IL"/>
          <w:rPrChange w:id="1299" w:author="Kook Sec" w:date="2021-04-20T16:07:00Z">
            <w:rPr>
              <w:rFonts w:ascii="Times New Roman" w:eastAsia="Times New Roman" w:hAnsi="Times New Roman"/>
              <w:color w:val="000000"/>
              <w:sz w:val="24"/>
              <w:rtl/>
              <w:lang w:eastAsia="he-IL"/>
            </w:rPr>
          </w:rPrChange>
        </w:rPr>
        <w:t xml:space="preserve"> חוזה זה</w:t>
      </w:r>
      <w:r w:rsidRPr="00010762">
        <w:rPr>
          <w:rFonts w:ascii="Times New Roman" w:eastAsia="Times New Roman" w:hAnsi="Times New Roman" w:hint="cs"/>
          <w:sz w:val="24"/>
          <w:rtl/>
          <w:lang w:eastAsia="he-IL"/>
          <w:rPrChange w:id="1300"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301" w:author="Kook Sec" w:date="2021-04-20T16:07:00Z">
            <w:rPr>
              <w:rFonts w:ascii="Times New Roman" w:eastAsia="Times New Roman" w:hAnsi="Times New Roman"/>
              <w:color w:val="000000"/>
              <w:sz w:val="24"/>
              <w:rtl/>
              <w:lang w:eastAsia="he-IL"/>
            </w:rPr>
          </w:rPrChange>
        </w:rPr>
        <w:t xml:space="preserve"> ובכלל זה</w:t>
      </w:r>
      <w:r w:rsidRPr="00010762">
        <w:rPr>
          <w:rFonts w:ascii="Times New Roman" w:eastAsia="Times New Roman" w:hAnsi="Times New Roman" w:hint="cs"/>
          <w:sz w:val="24"/>
          <w:rtl/>
          <w:lang w:eastAsia="he-IL"/>
          <w:rPrChange w:id="1302"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0"/>
          <w:rtl/>
          <w:lang w:eastAsia="he-IL"/>
          <w:rPrChange w:id="1303" w:author="Kook Sec" w:date="2021-04-20T16:07:00Z">
            <w:rPr>
              <w:rFonts w:ascii="Times New Roman" w:eastAsia="Times New Roman" w:hAnsi="Times New Roman"/>
              <w:sz w:val="20"/>
              <w:rtl/>
              <w:lang w:eastAsia="he-IL"/>
            </w:rPr>
          </w:rPrChange>
        </w:rPr>
        <w:t xml:space="preserve"> תשלומי מס הכנסה והב</w:t>
      </w:r>
      <w:r w:rsidRPr="00010762">
        <w:rPr>
          <w:rFonts w:ascii="Times New Roman" w:eastAsia="Times New Roman" w:hAnsi="Times New Roman" w:hint="cs"/>
          <w:sz w:val="20"/>
          <w:rtl/>
          <w:lang w:eastAsia="he-IL"/>
          <w:rPrChange w:id="130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05" w:author="Kook Sec" w:date="2021-04-20T16:07:00Z">
            <w:rPr>
              <w:rFonts w:ascii="Times New Roman" w:eastAsia="Times New Roman" w:hAnsi="Times New Roman"/>
              <w:sz w:val="20"/>
              <w:rtl/>
              <w:lang w:eastAsia="he-IL"/>
            </w:rPr>
          </w:rPrChange>
        </w:rPr>
        <w:t>טוח הלאומי שהוא חב בגין מתן שרותי המתכנן.</w:t>
      </w:r>
    </w:p>
    <w:p w14:paraId="389A47E0"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30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07" w:author="Kook Sec" w:date="2021-04-20T16:07:00Z">
            <w:rPr>
              <w:rFonts w:ascii="Times New Roman" w:eastAsia="Times New Roman" w:hAnsi="Times New Roman"/>
              <w:sz w:val="20"/>
              <w:rtl/>
              <w:lang w:eastAsia="he-IL"/>
            </w:rPr>
          </w:rPrChange>
        </w:rPr>
        <w:t xml:space="preserve">המתכנן </w:t>
      </w:r>
      <w:r w:rsidRPr="00010762">
        <w:rPr>
          <w:rFonts w:ascii="Times New Roman" w:eastAsia="Times New Roman" w:hAnsi="Times New Roman" w:hint="cs"/>
          <w:sz w:val="20"/>
          <w:rtl/>
          <w:lang w:eastAsia="he-IL"/>
          <w:rPrChange w:id="130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09" w:author="Kook Sec" w:date="2021-04-20T16:07:00Z">
            <w:rPr>
              <w:rFonts w:ascii="Times New Roman" w:eastAsia="Times New Roman" w:hAnsi="Times New Roman"/>
              <w:sz w:val="20"/>
              <w:rtl/>
              <w:lang w:eastAsia="he-IL"/>
            </w:rPr>
          </w:rPrChange>
        </w:rPr>
        <w:t>ישא לבדו באחריות לכל הזכויות הסוציאליות של עובדיו (כגון - ניכויי מס הכנסה וב</w:t>
      </w:r>
      <w:r w:rsidRPr="00010762">
        <w:rPr>
          <w:rFonts w:ascii="Times New Roman" w:eastAsia="Times New Roman" w:hAnsi="Times New Roman" w:hint="cs"/>
          <w:sz w:val="20"/>
          <w:rtl/>
          <w:lang w:eastAsia="he-IL"/>
          <w:rPrChange w:id="131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11" w:author="Kook Sec" w:date="2021-04-20T16:07:00Z">
            <w:rPr>
              <w:rFonts w:ascii="Times New Roman" w:eastAsia="Times New Roman" w:hAnsi="Times New Roman"/>
              <w:sz w:val="20"/>
              <w:rtl/>
              <w:lang w:eastAsia="he-IL"/>
            </w:rPr>
          </w:rPrChange>
        </w:rPr>
        <w:t>טוח לאומי, תשלומים לקרנות איגודים מקצוע</w:t>
      </w:r>
      <w:r w:rsidRPr="00010762">
        <w:rPr>
          <w:rFonts w:ascii="Times New Roman" w:eastAsia="Times New Roman" w:hAnsi="Times New Roman" w:hint="cs"/>
          <w:sz w:val="20"/>
          <w:rtl/>
          <w:lang w:eastAsia="he-IL"/>
          <w:rPrChange w:id="131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13" w:author="Kook Sec" w:date="2021-04-20T16:07:00Z">
            <w:rPr>
              <w:rFonts w:ascii="Times New Roman" w:eastAsia="Times New Roman" w:hAnsi="Times New Roman"/>
              <w:sz w:val="20"/>
              <w:rtl/>
              <w:lang w:eastAsia="he-IL"/>
            </w:rPr>
          </w:rPrChange>
        </w:rPr>
        <w:t>ים ותשלומים סוציאליים אחרים) ולכל החובות החלות על פי דין על מעביד כלפי עובדיו.</w:t>
      </w:r>
    </w:p>
    <w:p w14:paraId="11C430F9"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rtl/>
          <w:lang w:eastAsia="he-IL"/>
          <w:rPrChange w:id="1314" w:author="Kook Sec" w:date="2021-04-20T16:07:00Z">
            <w:rPr>
              <w:rFonts w:ascii="Times New Roman" w:eastAsia="Times New Roman" w:hAnsi="Times New Roman"/>
              <w:color w:val="000000"/>
              <w:sz w:val="24"/>
              <w:rtl/>
              <w:lang w:eastAsia="he-IL"/>
            </w:rPr>
          </w:rPrChange>
        </w:rPr>
      </w:pPr>
      <w:r w:rsidRPr="00010762">
        <w:rPr>
          <w:rFonts w:ascii="Times New Roman" w:eastAsia="Times New Roman" w:hAnsi="Times New Roman"/>
          <w:sz w:val="24"/>
          <w:rtl/>
          <w:lang w:eastAsia="he-IL"/>
          <w:rPrChange w:id="1315" w:author="Kook Sec" w:date="2021-04-20T16:07:00Z">
            <w:rPr>
              <w:rFonts w:ascii="Times New Roman" w:eastAsia="Times New Roman" w:hAnsi="Times New Roman"/>
              <w:color w:val="000000"/>
              <w:sz w:val="24"/>
              <w:rtl/>
              <w:lang w:eastAsia="he-IL"/>
            </w:rPr>
          </w:rPrChange>
        </w:rPr>
        <w:t>מבלי לגרוע מ</w:t>
      </w:r>
      <w:r w:rsidRPr="00010762">
        <w:rPr>
          <w:rFonts w:ascii="Times New Roman" w:eastAsia="Times New Roman" w:hAnsi="Times New Roman" w:hint="cs"/>
          <w:sz w:val="24"/>
          <w:rtl/>
          <w:lang w:eastAsia="he-IL"/>
          <w:rPrChange w:id="1316" w:author="Kook Sec" w:date="2021-04-20T16:07:00Z">
            <w:rPr>
              <w:rFonts w:ascii="Times New Roman" w:eastAsia="Times New Roman" w:hAnsi="Times New Roman" w:hint="cs"/>
              <w:color w:val="000000"/>
              <w:sz w:val="24"/>
              <w:rtl/>
              <w:lang w:eastAsia="he-IL"/>
            </w:rPr>
          </w:rPrChange>
        </w:rPr>
        <w:t xml:space="preserve">כלליות </w:t>
      </w:r>
      <w:r w:rsidRPr="00010762">
        <w:rPr>
          <w:rFonts w:ascii="Times New Roman" w:eastAsia="Times New Roman" w:hAnsi="Times New Roman"/>
          <w:sz w:val="24"/>
          <w:rtl/>
          <w:lang w:eastAsia="he-IL"/>
          <w:rPrChange w:id="1317" w:author="Kook Sec" w:date="2021-04-20T16:07:00Z">
            <w:rPr>
              <w:rFonts w:ascii="Times New Roman" w:eastAsia="Times New Roman" w:hAnsi="Times New Roman"/>
              <w:color w:val="000000"/>
              <w:sz w:val="24"/>
              <w:rtl/>
              <w:lang w:eastAsia="he-IL"/>
            </w:rPr>
          </w:rPrChange>
        </w:rPr>
        <w:t>האמור לעיל, המתכנן מצהיר ומתחייב</w:t>
      </w:r>
      <w:r w:rsidRPr="00010762">
        <w:rPr>
          <w:rFonts w:ascii="Times New Roman" w:eastAsia="Times New Roman" w:hAnsi="Times New Roman" w:hint="cs"/>
          <w:sz w:val="24"/>
          <w:rtl/>
          <w:lang w:eastAsia="he-IL"/>
          <w:rPrChange w:id="1318"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319" w:author="Kook Sec" w:date="2021-04-20T16:07:00Z">
            <w:rPr>
              <w:rFonts w:ascii="Times New Roman" w:eastAsia="Times New Roman" w:hAnsi="Times New Roman"/>
              <w:color w:val="000000"/>
              <w:sz w:val="24"/>
              <w:rtl/>
              <w:lang w:eastAsia="he-IL"/>
            </w:rPr>
          </w:rPrChange>
        </w:rPr>
        <w:t xml:space="preserve"> כי אם י</w:t>
      </w:r>
      <w:r w:rsidRPr="00010762">
        <w:rPr>
          <w:rFonts w:ascii="Times New Roman" w:eastAsia="Times New Roman" w:hAnsi="Times New Roman" w:hint="cs"/>
          <w:sz w:val="24"/>
          <w:rtl/>
          <w:lang w:eastAsia="he-IL"/>
          <w:rPrChange w:id="1320" w:author="Kook Sec" w:date="2021-04-20T16:07:00Z">
            <w:rPr>
              <w:rFonts w:ascii="Times New Roman" w:eastAsia="Times New Roman" w:hAnsi="Times New Roman" w:hint="cs"/>
              <w:color w:val="000000"/>
              <w:sz w:val="24"/>
              <w:rtl/>
              <w:lang w:eastAsia="he-IL"/>
            </w:rPr>
          </w:rPrChange>
        </w:rPr>
        <w:t>י</w:t>
      </w:r>
      <w:r w:rsidRPr="00010762">
        <w:rPr>
          <w:rFonts w:ascii="Times New Roman" w:eastAsia="Times New Roman" w:hAnsi="Times New Roman"/>
          <w:sz w:val="24"/>
          <w:rtl/>
          <w:lang w:eastAsia="he-IL"/>
          <w:rPrChange w:id="1321" w:author="Kook Sec" w:date="2021-04-20T16:07:00Z">
            <w:rPr>
              <w:rFonts w:ascii="Times New Roman" w:eastAsia="Times New Roman" w:hAnsi="Times New Roman"/>
              <w:color w:val="000000"/>
              <w:sz w:val="24"/>
              <w:rtl/>
              <w:lang w:eastAsia="he-IL"/>
            </w:rPr>
          </w:rPrChange>
        </w:rPr>
        <w:t>דרש המזמין על ידי המתכנן ו/או על ידי מי מ</w:t>
      </w:r>
      <w:r w:rsidRPr="00010762">
        <w:rPr>
          <w:rFonts w:ascii="Times New Roman" w:eastAsia="Times New Roman" w:hAnsi="Times New Roman" w:hint="cs"/>
          <w:sz w:val="24"/>
          <w:rtl/>
          <w:lang w:eastAsia="he-IL"/>
          <w:rPrChange w:id="1322" w:author="Kook Sec" w:date="2021-04-20T16:07:00Z">
            <w:rPr>
              <w:rFonts w:ascii="Times New Roman" w:eastAsia="Times New Roman" w:hAnsi="Times New Roman" w:hint="cs"/>
              <w:color w:val="000000"/>
              <w:sz w:val="24"/>
              <w:rtl/>
              <w:lang w:eastAsia="he-IL"/>
            </w:rPr>
          </w:rPrChange>
        </w:rPr>
        <w:t>שלוחיו ו/או עובדיו</w:t>
      </w:r>
      <w:r w:rsidRPr="00010762">
        <w:rPr>
          <w:rFonts w:ascii="Times New Roman" w:eastAsia="Times New Roman" w:hAnsi="Times New Roman"/>
          <w:sz w:val="24"/>
          <w:rtl/>
          <w:lang w:eastAsia="he-IL"/>
          <w:rPrChange w:id="1323" w:author="Kook Sec" w:date="2021-04-20T16:07:00Z">
            <w:rPr>
              <w:rFonts w:ascii="Times New Roman" w:eastAsia="Times New Roman" w:hAnsi="Times New Roman"/>
              <w:color w:val="000000"/>
              <w:sz w:val="24"/>
              <w:rtl/>
              <w:lang w:eastAsia="he-IL"/>
            </w:rPr>
          </w:rPrChange>
        </w:rPr>
        <w:t xml:space="preserve"> ו/או</w:t>
      </w:r>
      <w:r w:rsidRPr="00010762">
        <w:rPr>
          <w:rFonts w:ascii="Times New Roman" w:eastAsia="Times New Roman" w:hAnsi="Times New Roman" w:hint="cs"/>
          <w:sz w:val="24"/>
          <w:rtl/>
          <w:lang w:eastAsia="he-IL"/>
          <w:rPrChange w:id="1324" w:author="Kook Sec" w:date="2021-04-20T16:07:00Z">
            <w:rPr>
              <w:rFonts w:ascii="Times New Roman" w:eastAsia="Times New Roman" w:hAnsi="Times New Roman" w:hint="cs"/>
              <w:color w:val="000000"/>
              <w:sz w:val="24"/>
              <w:rtl/>
              <w:lang w:eastAsia="he-IL"/>
            </w:rPr>
          </w:rPrChange>
        </w:rPr>
        <w:t xml:space="preserve"> אחר מטעמו ו/או</w:t>
      </w:r>
      <w:r w:rsidRPr="00010762">
        <w:rPr>
          <w:rFonts w:ascii="Times New Roman" w:eastAsia="Times New Roman" w:hAnsi="Times New Roman"/>
          <w:sz w:val="24"/>
          <w:rtl/>
          <w:lang w:eastAsia="he-IL"/>
          <w:rPrChange w:id="1325" w:author="Kook Sec" w:date="2021-04-20T16:07:00Z">
            <w:rPr>
              <w:rFonts w:ascii="Times New Roman" w:eastAsia="Times New Roman" w:hAnsi="Times New Roman"/>
              <w:color w:val="000000"/>
              <w:sz w:val="24"/>
              <w:rtl/>
              <w:lang w:eastAsia="he-IL"/>
            </w:rPr>
          </w:rPrChange>
        </w:rPr>
        <w:t xml:space="preserve"> על ידי כל צד ג' לשאת בתשלום ו/או הוצאה ו/או עלות</w:t>
      </w:r>
      <w:r w:rsidRPr="00010762">
        <w:rPr>
          <w:rFonts w:ascii="Times New Roman" w:eastAsia="Times New Roman" w:hAnsi="Times New Roman" w:hint="cs"/>
          <w:sz w:val="24"/>
          <w:rtl/>
          <w:lang w:eastAsia="he-IL"/>
          <w:rPrChange w:id="1326" w:author="Kook Sec" w:date="2021-04-20T16:07:00Z">
            <w:rPr>
              <w:rFonts w:ascii="Times New Roman" w:eastAsia="Times New Roman" w:hAnsi="Times New Roman" w:hint="cs"/>
              <w:color w:val="000000"/>
              <w:sz w:val="24"/>
              <w:rtl/>
              <w:lang w:eastAsia="he-IL"/>
            </w:rPr>
          </w:rPrChange>
        </w:rPr>
        <w:t xml:space="preserve"> ו/או פיצוי ו/או שיפוי</w:t>
      </w:r>
      <w:r w:rsidRPr="00010762">
        <w:rPr>
          <w:rFonts w:ascii="Times New Roman" w:eastAsia="Times New Roman" w:hAnsi="Times New Roman"/>
          <w:sz w:val="24"/>
          <w:rtl/>
          <w:lang w:eastAsia="he-IL"/>
          <w:rPrChange w:id="1327" w:author="Kook Sec" w:date="2021-04-20T16:07:00Z">
            <w:rPr>
              <w:rFonts w:ascii="Times New Roman" w:eastAsia="Times New Roman" w:hAnsi="Times New Roman"/>
              <w:color w:val="000000"/>
              <w:sz w:val="24"/>
              <w:rtl/>
              <w:lang w:eastAsia="he-IL"/>
            </w:rPr>
          </w:rPrChange>
        </w:rPr>
        <w:t xml:space="preserve"> כלשהם, בגין עילות הנובעות מיחסי </w:t>
      </w:r>
      <w:r w:rsidRPr="00010762">
        <w:rPr>
          <w:rFonts w:ascii="Times New Roman" w:eastAsia="Times New Roman" w:hAnsi="Times New Roman"/>
          <w:sz w:val="24"/>
          <w:rtl/>
          <w:lang w:eastAsia="he-IL"/>
          <w:rPrChange w:id="1328" w:author="Kook Sec" w:date="2021-04-20T16:07:00Z">
            <w:rPr>
              <w:rFonts w:ascii="Times New Roman" w:eastAsia="Times New Roman" w:hAnsi="Times New Roman"/>
              <w:color w:val="000000"/>
              <w:sz w:val="24"/>
              <w:rtl/>
              <w:lang w:eastAsia="he-IL"/>
            </w:rPr>
          </w:rPrChange>
        </w:rPr>
        <w:lastRenderedPageBreak/>
        <w:t>עובד ומעביד ו/או מהפסקתם ו/או אם יחולו על המזמין תשלום ו/או הוצאה ו/או עלות</w:t>
      </w:r>
      <w:r w:rsidRPr="00010762">
        <w:rPr>
          <w:rFonts w:ascii="Times New Roman" w:eastAsia="Times New Roman" w:hAnsi="Times New Roman" w:hint="cs"/>
          <w:sz w:val="24"/>
          <w:rtl/>
          <w:lang w:eastAsia="he-IL"/>
          <w:rPrChange w:id="1329" w:author="Kook Sec" w:date="2021-04-20T16:07:00Z">
            <w:rPr>
              <w:rFonts w:ascii="Times New Roman" w:eastAsia="Times New Roman" w:hAnsi="Times New Roman" w:hint="cs"/>
              <w:color w:val="000000"/>
              <w:sz w:val="24"/>
              <w:rtl/>
              <w:lang w:eastAsia="he-IL"/>
            </w:rPr>
          </w:rPrChange>
        </w:rPr>
        <w:t xml:space="preserve"> ו/או פיצוי ו/או שיפוי</w:t>
      </w:r>
      <w:r w:rsidRPr="00010762">
        <w:rPr>
          <w:rFonts w:ascii="Times New Roman" w:eastAsia="Times New Roman" w:hAnsi="Times New Roman"/>
          <w:sz w:val="24"/>
          <w:rtl/>
          <w:lang w:eastAsia="he-IL"/>
          <w:rPrChange w:id="1330" w:author="Kook Sec" w:date="2021-04-20T16:07:00Z">
            <w:rPr>
              <w:rFonts w:ascii="Times New Roman" w:eastAsia="Times New Roman" w:hAnsi="Times New Roman"/>
              <w:color w:val="000000"/>
              <w:sz w:val="24"/>
              <w:rtl/>
              <w:lang w:eastAsia="he-IL"/>
            </w:rPr>
          </w:rPrChange>
        </w:rPr>
        <w:t xml:space="preserve"> כלשהם כאמור, אזי ישפה המתכנן את המזמין מיד עם דרישתו הראשונה של המזמין, בגין כל תשלום ו/או הוצאה ו/או עלות</w:t>
      </w:r>
      <w:r w:rsidRPr="00010762">
        <w:rPr>
          <w:rFonts w:ascii="Times New Roman" w:eastAsia="Times New Roman" w:hAnsi="Times New Roman" w:hint="cs"/>
          <w:sz w:val="24"/>
          <w:rtl/>
          <w:lang w:eastAsia="he-IL"/>
          <w:rPrChange w:id="1331" w:author="Kook Sec" w:date="2021-04-20T16:07:00Z">
            <w:rPr>
              <w:rFonts w:ascii="Times New Roman" w:eastAsia="Times New Roman" w:hAnsi="Times New Roman" w:hint="cs"/>
              <w:color w:val="000000"/>
              <w:sz w:val="24"/>
              <w:rtl/>
              <w:lang w:eastAsia="he-IL"/>
            </w:rPr>
          </w:rPrChange>
        </w:rPr>
        <w:t xml:space="preserve"> ו/או פיצוי ו/או שיפוי</w:t>
      </w:r>
      <w:r w:rsidRPr="00010762">
        <w:rPr>
          <w:rFonts w:ascii="Times New Roman" w:eastAsia="Times New Roman" w:hAnsi="Times New Roman"/>
          <w:sz w:val="24"/>
          <w:rtl/>
          <w:lang w:eastAsia="he-IL"/>
          <w:rPrChange w:id="1332" w:author="Kook Sec" w:date="2021-04-20T16:07:00Z">
            <w:rPr>
              <w:rFonts w:ascii="Times New Roman" w:eastAsia="Times New Roman" w:hAnsi="Times New Roman"/>
              <w:color w:val="000000"/>
              <w:sz w:val="24"/>
              <w:rtl/>
              <w:lang w:eastAsia="he-IL"/>
            </w:rPr>
          </w:rPrChange>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10762">
        <w:rPr>
          <w:rFonts w:ascii="Times New Roman" w:eastAsia="Times New Roman" w:hAnsi="Times New Roman" w:hint="cs"/>
          <w:sz w:val="24"/>
          <w:rtl/>
          <w:lang w:eastAsia="he-IL"/>
          <w:rPrChange w:id="1333"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334" w:author="Kook Sec" w:date="2021-04-20T16:07:00Z">
            <w:rPr>
              <w:rFonts w:ascii="Times New Roman" w:eastAsia="Times New Roman" w:hAnsi="Times New Roman"/>
              <w:color w:val="000000"/>
              <w:sz w:val="24"/>
              <w:rtl/>
              <w:lang w:eastAsia="he-IL"/>
            </w:rPr>
          </w:rPrChange>
        </w:rPr>
        <w:t xml:space="preserve"> ייחשב </w:t>
      </w:r>
      <w:r w:rsidRPr="00010762">
        <w:rPr>
          <w:rFonts w:ascii="Times New Roman" w:eastAsia="Times New Roman" w:hAnsi="Times New Roman" w:hint="cs"/>
          <w:sz w:val="24"/>
          <w:rtl/>
          <w:lang w:eastAsia="he-IL"/>
          <w:rPrChange w:id="1335" w:author="Kook Sec" w:date="2021-04-20T16:07:00Z">
            <w:rPr>
              <w:rFonts w:ascii="Times New Roman" w:eastAsia="Times New Roman" w:hAnsi="Times New Roman" w:hint="cs"/>
              <w:color w:val="000000"/>
              <w:sz w:val="24"/>
              <w:rtl/>
              <w:lang w:eastAsia="he-IL"/>
            </w:rPr>
          </w:rPrChange>
        </w:rPr>
        <w:t>כ</w:t>
      </w:r>
      <w:r w:rsidRPr="00010762">
        <w:rPr>
          <w:rFonts w:ascii="Times New Roman" w:eastAsia="Times New Roman" w:hAnsi="Times New Roman"/>
          <w:sz w:val="24"/>
          <w:rtl/>
          <w:lang w:eastAsia="he-IL"/>
          <w:rPrChange w:id="1336" w:author="Kook Sec" w:date="2021-04-20T16:07:00Z">
            <w:rPr>
              <w:rFonts w:ascii="Times New Roman" w:eastAsia="Times New Roman" w:hAnsi="Times New Roman"/>
              <w:color w:val="000000"/>
              <w:sz w:val="24"/>
              <w:rtl/>
              <w:lang w:eastAsia="he-IL"/>
            </w:rPr>
          </w:rPrChange>
        </w:rPr>
        <w:t>חוב המגיע למזמין מאת המתכנן על פי הוראות חוזה זה, אשר המזמין רשאי לקזז בגינו סכומים ע"ח התמורה המגיעה למתכנן.</w:t>
      </w:r>
    </w:p>
    <w:p w14:paraId="2E9776B5"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133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lang w:eastAsia="he-IL"/>
          <w:rPrChange w:id="1338" w:author="Kook Sec" w:date="2021-04-20T16:07:00Z">
            <w:rPr>
              <w:rFonts w:ascii="Times New Roman" w:eastAsia="Times New Roman" w:hAnsi="Times New Roman"/>
              <w:color w:val="000000"/>
              <w:sz w:val="24"/>
              <w:rtl/>
              <w:lang w:eastAsia="he-IL"/>
            </w:rPr>
          </w:rPrChange>
        </w:rPr>
        <w:t>בשים לב לאמור לעיל, אם יקבע פורום מוסמך כלשהו</w:t>
      </w:r>
      <w:r w:rsidRPr="00010762">
        <w:rPr>
          <w:rFonts w:ascii="Times New Roman" w:eastAsia="Times New Roman" w:hAnsi="Times New Roman" w:hint="cs"/>
          <w:sz w:val="24"/>
          <w:rtl/>
          <w:lang w:eastAsia="he-IL"/>
          <w:rPrChange w:id="1339" w:author="Kook Sec" w:date="2021-04-20T16:07:00Z">
            <w:rPr>
              <w:rFonts w:ascii="Times New Roman" w:eastAsia="Times New Roman" w:hAnsi="Times New Roman" w:hint="cs"/>
              <w:color w:val="000000"/>
              <w:sz w:val="24"/>
              <w:rtl/>
              <w:lang w:eastAsia="he-IL"/>
            </w:rPr>
          </w:rPrChange>
        </w:rPr>
        <w:t>,</w:t>
      </w:r>
      <w:r w:rsidRPr="00010762">
        <w:rPr>
          <w:rFonts w:ascii="Times New Roman" w:eastAsia="Times New Roman" w:hAnsi="Times New Roman"/>
          <w:sz w:val="24"/>
          <w:rtl/>
          <w:lang w:eastAsia="he-IL"/>
          <w:rPrChange w:id="1340" w:author="Kook Sec" w:date="2021-04-20T16:07:00Z">
            <w:rPr>
              <w:rFonts w:ascii="Times New Roman" w:eastAsia="Times New Roman" w:hAnsi="Times New Roman"/>
              <w:color w:val="000000"/>
              <w:sz w:val="24"/>
              <w:rtl/>
              <w:lang w:eastAsia="he-IL"/>
            </w:rPr>
          </w:rPrChange>
        </w:rPr>
        <w:t xml:space="preserve"> כי נתקיימו יחסי עובד ומעביד בין המתכנן ו/או מי מעובדיו</w:t>
      </w:r>
      <w:r w:rsidRPr="00010762">
        <w:rPr>
          <w:rFonts w:ascii="Times New Roman" w:eastAsia="Times New Roman" w:hAnsi="Times New Roman" w:hint="cs"/>
          <w:sz w:val="24"/>
          <w:rtl/>
          <w:lang w:eastAsia="he-IL"/>
          <w:rPrChange w:id="1341" w:author="Kook Sec" w:date="2021-04-20T16:07:00Z">
            <w:rPr>
              <w:rFonts w:ascii="Times New Roman" w:eastAsia="Times New Roman" w:hAnsi="Times New Roman" w:hint="cs"/>
              <w:color w:val="000000"/>
              <w:sz w:val="24"/>
              <w:rtl/>
              <w:lang w:eastAsia="he-IL"/>
            </w:rPr>
          </w:rPrChange>
        </w:rPr>
        <w:t xml:space="preserve"> ו/או מי משלוחיו ו/או אחר מטעמו</w:t>
      </w:r>
      <w:r w:rsidRPr="00010762">
        <w:rPr>
          <w:rFonts w:ascii="Times New Roman" w:eastAsia="Times New Roman" w:hAnsi="Times New Roman"/>
          <w:sz w:val="24"/>
          <w:rtl/>
          <w:lang w:eastAsia="he-IL"/>
          <w:rPrChange w:id="1342" w:author="Kook Sec" w:date="2021-04-20T16:07:00Z">
            <w:rPr>
              <w:rFonts w:ascii="Times New Roman" w:eastAsia="Times New Roman" w:hAnsi="Times New Roman"/>
              <w:color w:val="000000"/>
              <w:sz w:val="24"/>
              <w:rtl/>
              <w:lang w:eastAsia="he-IL"/>
            </w:rPr>
          </w:rPrChange>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10762">
        <w:rPr>
          <w:rFonts w:ascii="Times New Roman" w:eastAsia="Times New Roman" w:hAnsi="Times New Roman" w:hint="cs"/>
          <w:sz w:val="24"/>
          <w:rtl/>
          <w:lang w:eastAsia="he-IL"/>
          <w:rPrChange w:id="1343" w:author="Kook Sec" w:date="2021-04-20T16:07:00Z">
            <w:rPr>
              <w:rFonts w:ascii="Times New Roman" w:eastAsia="Times New Roman" w:hAnsi="Times New Roman" w:hint="cs"/>
              <w:color w:val="000000"/>
              <w:sz w:val="24"/>
              <w:rtl/>
              <w:lang w:eastAsia="he-IL"/>
            </w:rPr>
          </w:rPrChange>
        </w:rPr>
        <w:t>.</w:t>
      </w:r>
    </w:p>
    <w:p w14:paraId="03B1C4B7" w14:textId="77777777" w:rsidR="001835AB" w:rsidRPr="00010762"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Change w:id="1344"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0"/>
          <w:u w:val="single"/>
          <w:rtl/>
          <w:lang w:eastAsia="he-IL"/>
          <w:rPrChange w:id="1345" w:author="Kook Sec" w:date="2021-04-20T16:07:00Z">
            <w:rPr>
              <w:rFonts w:ascii="Times New Roman" w:eastAsia="Times New Roman" w:hAnsi="Times New Roman"/>
              <w:bCs/>
              <w:sz w:val="20"/>
              <w:u w:val="single"/>
              <w:rtl/>
              <w:lang w:eastAsia="he-IL"/>
            </w:rPr>
          </w:rPrChange>
        </w:rPr>
        <w:t>הבאת החוזה לגמר או ביטולו</w:t>
      </w:r>
    </w:p>
    <w:p w14:paraId="55D4547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Change w:id="1346" w:author="Kook Sec" w:date="2021-04-20T16:07:00Z">
            <w:rPr>
              <w:rFonts w:ascii="Times New Roman" w:eastAsia="Times New Roman" w:hAnsi="Times New Roman"/>
              <w:sz w:val="20"/>
              <w:lang w:eastAsia="he-IL"/>
            </w:rPr>
          </w:rPrChange>
        </w:rPr>
      </w:pPr>
    </w:p>
    <w:p w14:paraId="4DB9CEC5" w14:textId="77777777" w:rsidR="001835AB" w:rsidRPr="00010762"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Change w:id="134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48" w:author="Kook Sec" w:date="2021-04-20T16:07:00Z">
            <w:rPr>
              <w:rFonts w:ascii="Times New Roman" w:eastAsia="Times New Roman" w:hAnsi="Times New Roman"/>
              <w:sz w:val="20"/>
              <w:rtl/>
              <w:lang w:eastAsia="he-IL"/>
            </w:rPr>
          </w:rPrChange>
        </w:rPr>
        <w:t xml:space="preserve">על אף האמור בכל מקום אחר בחוזה </w:t>
      </w:r>
      <w:r w:rsidRPr="00010762">
        <w:rPr>
          <w:rFonts w:ascii="Times New Roman" w:eastAsia="Times New Roman" w:hAnsi="Times New Roman" w:hint="cs"/>
          <w:sz w:val="20"/>
          <w:rtl/>
          <w:lang w:eastAsia="he-IL"/>
          <w:rPrChange w:id="1349" w:author="Kook Sec" w:date="2021-04-20T16:07:00Z">
            <w:rPr>
              <w:rFonts w:ascii="Times New Roman" w:eastAsia="Times New Roman" w:hAnsi="Times New Roman" w:hint="cs"/>
              <w:sz w:val="20"/>
              <w:rtl/>
              <w:lang w:eastAsia="he-IL"/>
            </w:rPr>
          </w:rPrChange>
        </w:rPr>
        <w:t xml:space="preserve">זה על נספחיו, </w:t>
      </w:r>
      <w:r w:rsidRPr="00010762">
        <w:rPr>
          <w:rFonts w:ascii="Times New Roman" w:eastAsia="Times New Roman" w:hAnsi="Times New Roman"/>
          <w:sz w:val="20"/>
          <w:rtl/>
          <w:lang w:eastAsia="he-IL"/>
          <w:rPrChange w:id="1350" w:author="Kook Sec" w:date="2021-04-20T16:07:00Z">
            <w:rPr>
              <w:rFonts w:ascii="Times New Roman" w:eastAsia="Times New Roman" w:hAnsi="Times New Roman"/>
              <w:sz w:val="20"/>
              <w:rtl/>
              <w:lang w:eastAsia="he-IL"/>
            </w:rPr>
          </w:rPrChange>
        </w:rPr>
        <w:t>רשאי המזמין, לפי ש</w:t>
      </w:r>
      <w:r w:rsidRPr="00010762">
        <w:rPr>
          <w:rFonts w:ascii="Times New Roman" w:eastAsia="Times New Roman" w:hAnsi="Times New Roman" w:hint="cs"/>
          <w:sz w:val="20"/>
          <w:rtl/>
          <w:lang w:eastAsia="he-IL"/>
          <w:rPrChange w:id="135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52" w:author="Kook Sec" w:date="2021-04-20T16:07:00Z">
            <w:rPr>
              <w:rFonts w:ascii="Times New Roman" w:eastAsia="Times New Roman" w:hAnsi="Times New Roman"/>
              <w:sz w:val="20"/>
              <w:rtl/>
              <w:lang w:eastAsia="he-IL"/>
            </w:rPr>
          </w:rPrChange>
        </w:rPr>
        <w:t>קול דעתו הבלעדי, בכל עת ומסיבה כלשהי, להביא חוזה זה, כולו או מקצתו, לידי גמר על ידי מתן הודעה בכתב על כך למתכנן. ניתנה הודעה כאמור</w:t>
      </w:r>
      <w:r w:rsidRPr="00010762">
        <w:rPr>
          <w:rFonts w:ascii="Times New Roman" w:eastAsia="Times New Roman" w:hAnsi="Times New Roman" w:hint="cs"/>
          <w:sz w:val="20"/>
          <w:rtl/>
          <w:lang w:eastAsia="he-IL"/>
          <w:rPrChange w:id="135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54" w:author="Kook Sec" w:date="2021-04-20T16:07:00Z">
            <w:rPr>
              <w:rFonts w:ascii="Times New Roman" w:eastAsia="Times New Roman" w:hAnsi="Times New Roman"/>
              <w:sz w:val="20"/>
              <w:rtl/>
              <w:lang w:eastAsia="he-IL"/>
            </w:rPr>
          </w:rPrChange>
        </w:rPr>
        <w:t xml:space="preserve"> יבוא החוזה לידי גמר בתאריך הנקוב בהודעה אשר לא יהיה פחות מ</w:t>
      </w:r>
      <w:r w:rsidRPr="00010762">
        <w:rPr>
          <w:rFonts w:ascii="Times New Roman" w:eastAsia="Times New Roman" w:hAnsi="Times New Roman" w:hint="cs"/>
          <w:sz w:val="20"/>
          <w:rtl/>
          <w:lang w:eastAsia="he-IL"/>
          <w:rPrChange w:id="1355" w:author="Kook Sec" w:date="2021-04-20T16:07:00Z">
            <w:rPr>
              <w:rFonts w:ascii="Times New Roman" w:eastAsia="Times New Roman" w:hAnsi="Times New Roman" w:hint="cs"/>
              <w:sz w:val="20"/>
              <w:rtl/>
              <w:lang w:eastAsia="he-IL"/>
            </w:rPr>
          </w:rPrChange>
        </w:rPr>
        <w:t>-7</w:t>
      </w:r>
      <w:r w:rsidRPr="00010762">
        <w:rPr>
          <w:rFonts w:ascii="Times New Roman" w:eastAsia="Times New Roman" w:hAnsi="Times New Roman"/>
          <w:sz w:val="20"/>
          <w:rtl/>
          <w:lang w:eastAsia="he-IL"/>
          <w:rPrChange w:id="1356" w:author="Kook Sec" w:date="2021-04-20T16:07:00Z">
            <w:rPr>
              <w:rFonts w:ascii="Times New Roman" w:eastAsia="Times New Roman" w:hAnsi="Times New Roman"/>
              <w:sz w:val="20"/>
              <w:rtl/>
              <w:lang w:eastAsia="he-IL"/>
            </w:rPr>
          </w:rPrChange>
        </w:rPr>
        <w:t xml:space="preserve"> י</w:t>
      </w:r>
      <w:r w:rsidRPr="00010762">
        <w:rPr>
          <w:rFonts w:ascii="Times New Roman" w:eastAsia="Times New Roman" w:hAnsi="Times New Roman" w:hint="cs"/>
          <w:sz w:val="20"/>
          <w:rtl/>
          <w:lang w:eastAsia="he-IL"/>
          <w:rPrChange w:id="1357" w:author="Kook Sec" w:date="2021-04-20T16:07:00Z">
            <w:rPr>
              <w:rFonts w:ascii="Times New Roman" w:eastAsia="Times New Roman" w:hAnsi="Times New Roman" w:hint="cs"/>
              <w:sz w:val="20"/>
              <w:rtl/>
              <w:lang w:eastAsia="he-IL"/>
            </w:rPr>
          </w:rPrChange>
        </w:rPr>
        <w:t>מים</w:t>
      </w:r>
      <w:r w:rsidRPr="00010762">
        <w:rPr>
          <w:rFonts w:ascii="Times New Roman" w:eastAsia="Times New Roman" w:hAnsi="Times New Roman"/>
          <w:sz w:val="20"/>
          <w:rtl/>
          <w:lang w:eastAsia="he-IL"/>
          <w:rPrChange w:id="1358" w:author="Kook Sec" w:date="2021-04-20T16:07:00Z">
            <w:rPr>
              <w:rFonts w:ascii="Times New Roman" w:eastAsia="Times New Roman" w:hAnsi="Times New Roman"/>
              <w:sz w:val="20"/>
              <w:rtl/>
              <w:lang w:eastAsia="he-IL"/>
            </w:rPr>
          </w:rPrChange>
        </w:rPr>
        <w:t xml:space="preserve"> מיום משלוחה (להלן: "</w:t>
      </w:r>
      <w:r w:rsidRPr="00010762">
        <w:rPr>
          <w:rFonts w:ascii="Times New Roman" w:eastAsia="Times New Roman" w:hAnsi="Times New Roman"/>
          <w:b/>
          <w:bCs/>
          <w:sz w:val="20"/>
          <w:rtl/>
          <w:lang w:eastAsia="he-IL"/>
          <w:rPrChange w:id="1359" w:author="Kook Sec" w:date="2021-04-20T16:07:00Z">
            <w:rPr>
              <w:rFonts w:ascii="Times New Roman" w:eastAsia="Times New Roman" w:hAnsi="Times New Roman"/>
              <w:b/>
              <w:bCs/>
              <w:sz w:val="20"/>
              <w:rtl/>
              <w:lang w:eastAsia="he-IL"/>
            </w:rPr>
          </w:rPrChange>
        </w:rPr>
        <w:t>תאריך הפסקת השרות</w:t>
      </w:r>
      <w:r w:rsidRPr="00010762">
        <w:rPr>
          <w:rFonts w:ascii="Times New Roman" w:eastAsia="Times New Roman" w:hAnsi="Times New Roman"/>
          <w:sz w:val="20"/>
          <w:rtl/>
          <w:lang w:eastAsia="he-IL"/>
          <w:rPrChange w:id="1360" w:author="Kook Sec" w:date="2021-04-20T16:07:00Z">
            <w:rPr>
              <w:rFonts w:ascii="Times New Roman" w:eastAsia="Times New Roman" w:hAnsi="Times New Roman"/>
              <w:sz w:val="20"/>
              <w:rtl/>
              <w:lang w:eastAsia="he-IL"/>
            </w:rPr>
          </w:rPrChange>
        </w:rPr>
        <w:t>").</w:t>
      </w:r>
    </w:p>
    <w:p w14:paraId="6C3E3E78" w14:textId="77777777" w:rsidR="001835AB" w:rsidRPr="00010762"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Change w:id="136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62" w:author="Kook Sec" w:date="2021-04-20T16:07:00Z">
            <w:rPr>
              <w:rFonts w:ascii="Times New Roman" w:eastAsia="Times New Roman" w:hAnsi="Times New Roman"/>
              <w:sz w:val="20"/>
              <w:rtl/>
              <w:lang w:eastAsia="he-IL"/>
            </w:rPr>
          </w:rPrChange>
        </w:rPr>
        <w:t>הובא החוזה לידי גמר כאמור בסעיף 12.1.1 לעיל, ישלם המזמין למתכנן שכר ע</w:t>
      </w:r>
      <w:r w:rsidRPr="00010762">
        <w:rPr>
          <w:rFonts w:ascii="Times New Roman" w:eastAsia="Times New Roman" w:hAnsi="Times New Roman" w:hint="cs"/>
          <w:sz w:val="20"/>
          <w:rtl/>
          <w:lang w:eastAsia="he-IL"/>
          <w:rPrChange w:id="1363"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364" w:author="Kook Sec" w:date="2021-04-20T16:07:00Z">
            <w:rPr>
              <w:rFonts w:ascii="Times New Roman" w:eastAsia="Times New Roman" w:hAnsi="Times New Roman"/>
              <w:sz w:val="20"/>
              <w:rtl/>
              <w:lang w:eastAsia="he-IL"/>
            </w:rPr>
          </w:rPrChange>
        </w:rPr>
        <w:t xml:space="preserve"> קביעתו הבלעדית של המנהל, בעד אותו קטע מקטעי הפרויקט ו/או שלב משרותי המתכנן שב</w:t>
      </w:r>
      <w:r w:rsidRPr="00010762">
        <w:rPr>
          <w:rFonts w:ascii="Times New Roman" w:eastAsia="Times New Roman" w:hAnsi="Times New Roman" w:hint="cs"/>
          <w:sz w:val="20"/>
          <w:rtl/>
          <w:lang w:eastAsia="he-IL"/>
          <w:rPrChange w:id="136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366" w:author="Kook Sec" w:date="2021-04-20T16:07:00Z">
            <w:rPr>
              <w:rFonts w:ascii="Times New Roman" w:eastAsia="Times New Roman" w:hAnsi="Times New Roman"/>
              <w:sz w:val="20"/>
              <w:rtl/>
              <w:lang w:eastAsia="he-IL"/>
            </w:rPr>
          </w:rPrChange>
        </w:rPr>
        <w:t>צע עד לתאריך הפסקת הש</w:t>
      </w:r>
      <w:r w:rsidRPr="00010762">
        <w:rPr>
          <w:rFonts w:ascii="Times New Roman" w:eastAsia="Times New Roman" w:hAnsi="Times New Roman" w:hint="cs"/>
          <w:sz w:val="20"/>
          <w:rtl/>
          <w:lang w:eastAsia="he-IL"/>
          <w:rPrChange w:id="136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368" w:author="Kook Sec" w:date="2021-04-20T16:07:00Z">
            <w:rPr>
              <w:rFonts w:ascii="Times New Roman" w:eastAsia="Times New Roman" w:hAnsi="Times New Roman"/>
              <w:sz w:val="20"/>
              <w:rtl/>
              <w:lang w:eastAsia="he-IL"/>
            </w:rPr>
          </w:rPrChange>
        </w:rPr>
        <w:t>רות</w:t>
      </w:r>
      <w:r w:rsidRPr="00010762">
        <w:rPr>
          <w:rFonts w:ascii="Times New Roman" w:eastAsia="Times New Roman" w:hAnsi="Times New Roman" w:hint="cs"/>
          <w:sz w:val="20"/>
          <w:rtl/>
          <w:lang w:eastAsia="he-IL"/>
          <w:rPrChange w:id="136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70" w:author="Kook Sec" w:date="2021-04-20T16:07:00Z">
            <w:rPr>
              <w:rFonts w:ascii="Times New Roman" w:eastAsia="Times New Roman" w:hAnsi="Times New Roman"/>
              <w:sz w:val="20"/>
              <w:rtl/>
              <w:lang w:eastAsia="he-IL"/>
            </w:rPr>
          </w:rPrChange>
        </w:rPr>
        <w:t xml:space="preserve"> וזאת לפי השיעור המפורט בנספחים </w:t>
      </w:r>
      <w:r w:rsidRPr="00010762">
        <w:rPr>
          <w:rFonts w:ascii="Times New Roman" w:eastAsia="Times New Roman" w:hAnsi="Times New Roman"/>
          <w:bCs/>
          <w:sz w:val="20"/>
          <w:rtl/>
          <w:lang w:eastAsia="he-IL"/>
          <w:rPrChange w:id="1371" w:author="Kook Sec" w:date="2021-04-20T16:07:00Z">
            <w:rPr>
              <w:rFonts w:ascii="Times New Roman" w:eastAsia="Times New Roman" w:hAnsi="Times New Roman"/>
              <w:bCs/>
              <w:sz w:val="20"/>
              <w:rtl/>
              <w:lang w:eastAsia="he-IL"/>
            </w:rPr>
          </w:rPrChange>
        </w:rPr>
        <w:t>ד' ו - ה'</w:t>
      </w:r>
      <w:r w:rsidRPr="00010762">
        <w:rPr>
          <w:rFonts w:ascii="Times New Roman" w:eastAsia="Times New Roman" w:hAnsi="Times New Roman"/>
          <w:sz w:val="20"/>
          <w:rtl/>
          <w:lang w:eastAsia="he-IL"/>
          <w:rPrChange w:id="1372" w:author="Kook Sec" w:date="2021-04-20T16:07:00Z">
            <w:rPr>
              <w:rFonts w:ascii="Times New Roman" w:eastAsia="Times New Roman" w:hAnsi="Times New Roman"/>
              <w:sz w:val="20"/>
              <w:rtl/>
              <w:lang w:eastAsia="he-IL"/>
            </w:rPr>
          </w:rPrChange>
        </w:rPr>
        <w:t>. במקרה שבוצע חלק של קטע ו/או שלב</w:t>
      </w:r>
      <w:r w:rsidRPr="00010762">
        <w:rPr>
          <w:rFonts w:ascii="Times New Roman" w:eastAsia="Times New Roman" w:hAnsi="Times New Roman" w:hint="cs"/>
          <w:sz w:val="20"/>
          <w:rtl/>
          <w:lang w:eastAsia="he-IL"/>
          <w:rPrChange w:id="137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74" w:author="Kook Sec" w:date="2021-04-20T16:07:00Z">
            <w:rPr>
              <w:rFonts w:ascii="Times New Roman" w:eastAsia="Times New Roman" w:hAnsi="Times New Roman"/>
              <w:sz w:val="20"/>
              <w:rtl/>
              <w:lang w:eastAsia="he-IL"/>
            </w:rPr>
          </w:rPrChange>
        </w:rPr>
        <w:t xml:space="preserve"> ישולם חלק יחסי מתאים מהשכר הקבוע בנספחים </w:t>
      </w:r>
      <w:r w:rsidRPr="00010762">
        <w:rPr>
          <w:rFonts w:ascii="Times New Roman" w:eastAsia="Times New Roman" w:hAnsi="Times New Roman"/>
          <w:bCs/>
          <w:sz w:val="20"/>
          <w:rtl/>
          <w:lang w:eastAsia="he-IL"/>
          <w:rPrChange w:id="1375" w:author="Kook Sec" w:date="2021-04-20T16:07:00Z">
            <w:rPr>
              <w:rFonts w:ascii="Times New Roman" w:eastAsia="Times New Roman" w:hAnsi="Times New Roman"/>
              <w:bCs/>
              <w:sz w:val="20"/>
              <w:rtl/>
              <w:lang w:eastAsia="he-IL"/>
            </w:rPr>
          </w:rPrChange>
        </w:rPr>
        <w:t xml:space="preserve">ד' ו-ה' </w:t>
      </w:r>
      <w:r w:rsidRPr="00010762">
        <w:rPr>
          <w:rFonts w:ascii="Times New Roman" w:eastAsia="Times New Roman" w:hAnsi="Times New Roman"/>
          <w:sz w:val="20"/>
          <w:rtl/>
          <w:lang w:eastAsia="he-IL"/>
          <w:rPrChange w:id="1376" w:author="Kook Sec" w:date="2021-04-20T16:07:00Z">
            <w:rPr>
              <w:rFonts w:ascii="Times New Roman" w:eastAsia="Times New Roman" w:hAnsi="Times New Roman"/>
              <w:sz w:val="20"/>
              <w:rtl/>
              <w:lang w:eastAsia="he-IL"/>
            </w:rPr>
          </w:rPrChange>
        </w:rPr>
        <w:t>לאותו שלב</w:t>
      </w:r>
      <w:r w:rsidRPr="00010762">
        <w:rPr>
          <w:rFonts w:ascii="Times New Roman" w:eastAsia="Times New Roman" w:hAnsi="Times New Roman" w:hint="cs"/>
          <w:sz w:val="20"/>
          <w:rtl/>
          <w:lang w:eastAsia="he-IL"/>
          <w:rPrChange w:id="137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78" w:author="Kook Sec" w:date="2021-04-20T16:07:00Z">
            <w:rPr>
              <w:rFonts w:ascii="Times New Roman" w:eastAsia="Times New Roman" w:hAnsi="Times New Roman"/>
              <w:sz w:val="20"/>
              <w:rtl/>
              <w:lang w:eastAsia="he-IL"/>
            </w:rPr>
          </w:rPrChange>
        </w:rPr>
        <w:t xml:space="preserve"> כפי שיקבע המנהל.</w:t>
      </w:r>
    </w:p>
    <w:p w14:paraId="2AEF78CE"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37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80" w:author="Kook Sec" w:date="2021-04-20T16:07:00Z">
            <w:rPr>
              <w:rFonts w:ascii="Times New Roman" w:eastAsia="Times New Roman" w:hAnsi="Times New Roman"/>
              <w:sz w:val="20"/>
              <w:rtl/>
              <w:lang w:eastAsia="he-IL"/>
            </w:rPr>
          </w:rPrChange>
        </w:rPr>
        <w:t>הודעה בדבר הבאת החוזה לידי גמר כאמור בסעיף 12.1.1 לעיל לא תשמש עילה למתכנן לתביעת פיצויים כלשהם</w:t>
      </w:r>
      <w:r w:rsidRPr="00010762">
        <w:rPr>
          <w:rFonts w:ascii="Times New Roman" w:eastAsia="Times New Roman" w:hAnsi="Times New Roman" w:hint="cs"/>
          <w:sz w:val="20"/>
          <w:rtl/>
          <w:lang w:eastAsia="he-IL"/>
          <w:rPrChange w:id="1381"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1382" w:author="Kook Sec" w:date="2021-04-20T16:07:00Z">
            <w:rPr>
              <w:rFonts w:ascii="Times New Roman" w:eastAsia="Times New Roman" w:hAnsi="Times New Roman"/>
              <w:sz w:val="20"/>
              <w:rtl/>
              <w:lang w:eastAsia="he-IL"/>
            </w:rPr>
          </w:rPrChange>
        </w:rPr>
        <w:t xml:space="preserve"> לטענה </w:t>
      </w:r>
      <w:r w:rsidRPr="00010762">
        <w:rPr>
          <w:rFonts w:ascii="Times New Roman" w:eastAsia="Times New Roman" w:hAnsi="Times New Roman" w:hint="cs"/>
          <w:sz w:val="20"/>
          <w:rtl/>
          <w:lang w:eastAsia="he-IL"/>
          <w:rPrChange w:id="1383" w:author="Kook Sec" w:date="2021-04-20T16:07:00Z">
            <w:rPr>
              <w:rFonts w:ascii="Times New Roman" w:eastAsia="Times New Roman" w:hAnsi="Times New Roman" w:hint="cs"/>
              <w:sz w:val="20"/>
              <w:rtl/>
              <w:lang w:eastAsia="he-IL"/>
            </w:rPr>
          </w:rPrChange>
        </w:rPr>
        <w:t>ו/או דרישה ו/או תלונה ו/</w:t>
      </w:r>
      <w:r w:rsidRPr="00010762">
        <w:rPr>
          <w:rFonts w:ascii="Times New Roman" w:eastAsia="Times New Roman" w:hAnsi="Times New Roman"/>
          <w:sz w:val="20"/>
          <w:rtl/>
          <w:lang w:eastAsia="he-IL"/>
          <w:rPrChange w:id="1384" w:author="Kook Sec" w:date="2021-04-20T16:07:00Z">
            <w:rPr>
              <w:rFonts w:ascii="Times New Roman" w:eastAsia="Times New Roman" w:hAnsi="Times New Roman"/>
              <w:sz w:val="20"/>
              <w:rtl/>
              <w:lang w:eastAsia="he-IL"/>
            </w:rPr>
          </w:rPrChange>
        </w:rPr>
        <w:t>או תביעה כלשהי, פרט לאמור בסעיף 12.1.2 לעיל</w:t>
      </w:r>
      <w:r w:rsidRPr="00010762">
        <w:rPr>
          <w:rFonts w:ascii="Times New Roman" w:eastAsia="Times New Roman" w:hAnsi="Times New Roman" w:hint="cs"/>
          <w:sz w:val="20"/>
          <w:rtl/>
          <w:lang w:eastAsia="he-IL"/>
          <w:rPrChange w:id="138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86" w:author="Kook Sec" w:date="2021-04-20T16:07:00Z">
            <w:rPr>
              <w:rFonts w:ascii="Times New Roman" w:eastAsia="Times New Roman" w:hAnsi="Times New Roman"/>
              <w:sz w:val="20"/>
              <w:rtl/>
              <w:lang w:eastAsia="he-IL"/>
            </w:rPr>
          </w:rPrChange>
        </w:rPr>
        <w:t xml:space="preserve"> והשכר שישולם לפי סעיף 12.1.2 לעיל</w:t>
      </w:r>
      <w:r w:rsidRPr="00010762">
        <w:rPr>
          <w:rFonts w:ascii="Times New Roman" w:eastAsia="Times New Roman" w:hAnsi="Times New Roman" w:hint="cs"/>
          <w:sz w:val="20"/>
          <w:rtl/>
          <w:lang w:eastAsia="he-IL"/>
          <w:rPrChange w:id="138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388" w:author="Kook Sec" w:date="2021-04-20T16:07:00Z">
            <w:rPr>
              <w:rFonts w:ascii="Times New Roman" w:eastAsia="Times New Roman" w:hAnsi="Times New Roman"/>
              <w:sz w:val="20"/>
              <w:rtl/>
              <w:lang w:eastAsia="he-IL"/>
            </w:rPr>
          </w:rPrChange>
        </w:rPr>
        <w:t xml:space="preserve"> יהיה לסילוק כל המגיע למתכנן מהמזמין לפי חוזה</w:t>
      </w:r>
      <w:r w:rsidRPr="00010762">
        <w:rPr>
          <w:rFonts w:ascii="Times New Roman" w:eastAsia="Times New Roman" w:hAnsi="Times New Roman" w:hint="cs"/>
          <w:sz w:val="20"/>
          <w:rtl/>
          <w:lang w:eastAsia="he-IL"/>
          <w:rPrChange w:id="1389"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390" w:author="Kook Sec" w:date="2021-04-20T16:07:00Z">
            <w:rPr>
              <w:rFonts w:ascii="Times New Roman" w:eastAsia="Times New Roman" w:hAnsi="Times New Roman"/>
              <w:sz w:val="20"/>
              <w:rtl/>
              <w:lang w:eastAsia="he-IL"/>
            </w:rPr>
          </w:rPrChange>
        </w:rPr>
        <w:t xml:space="preserve"> ו/או עקב הבאתו לידי גמר כאמור, בין ע</w:t>
      </w:r>
      <w:r w:rsidRPr="00010762">
        <w:rPr>
          <w:rFonts w:ascii="Times New Roman" w:eastAsia="Times New Roman" w:hAnsi="Times New Roman" w:hint="cs"/>
          <w:sz w:val="20"/>
          <w:rtl/>
          <w:lang w:eastAsia="he-IL"/>
          <w:rPrChange w:id="1391"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392"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393"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394" w:author="Kook Sec" w:date="2021-04-20T16:07:00Z">
            <w:rPr>
              <w:rFonts w:ascii="Times New Roman" w:eastAsia="Times New Roman" w:hAnsi="Times New Roman"/>
              <w:sz w:val="20"/>
              <w:rtl/>
              <w:lang w:eastAsia="he-IL"/>
            </w:rPr>
          </w:rPrChange>
        </w:rPr>
        <w:t xml:space="preserve"> ובין מכוח עילה כלשהי ע</w:t>
      </w:r>
      <w:r w:rsidRPr="00010762">
        <w:rPr>
          <w:rFonts w:ascii="Times New Roman" w:eastAsia="Times New Roman" w:hAnsi="Times New Roman" w:hint="cs"/>
          <w:sz w:val="20"/>
          <w:rtl/>
          <w:lang w:eastAsia="he-IL"/>
          <w:rPrChange w:id="1395"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396" w:author="Kook Sec" w:date="2021-04-20T16:07:00Z">
            <w:rPr>
              <w:rFonts w:ascii="Times New Roman" w:eastAsia="Times New Roman" w:hAnsi="Times New Roman"/>
              <w:sz w:val="20"/>
              <w:rtl/>
              <w:lang w:eastAsia="he-IL"/>
            </w:rPr>
          </w:rPrChange>
        </w:rPr>
        <w:t xml:space="preserve"> הדין.</w:t>
      </w:r>
    </w:p>
    <w:p w14:paraId="3FFA5060"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39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398" w:author="Kook Sec" w:date="2021-04-20T16:07:00Z">
            <w:rPr>
              <w:rFonts w:ascii="Times New Roman" w:eastAsia="Times New Roman" w:hAnsi="Times New Roman"/>
              <w:sz w:val="20"/>
              <w:rtl/>
              <w:lang w:eastAsia="he-IL"/>
            </w:rPr>
          </w:rPrChange>
        </w:rPr>
        <w:t>תוך 12 חודש</w:t>
      </w:r>
      <w:r w:rsidRPr="00010762">
        <w:rPr>
          <w:rFonts w:ascii="Times New Roman" w:eastAsia="Times New Roman" w:hAnsi="Times New Roman" w:hint="cs"/>
          <w:sz w:val="20"/>
          <w:rtl/>
          <w:lang w:eastAsia="he-IL"/>
          <w:rPrChange w:id="1399" w:author="Kook Sec" w:date="2021-04-20T16:07:00Z">
            <w:rPr>
              <w:rFonts w:ascii="Times New Roman" w:eastAsia="Times New Roman" w:hAnsi="Times New Roman" w:hint="cs"/>
              <w:sz w:val="20"/>
              <w:rtl/>
              <w:lang w:eastAsia="he-IL"/>
            </w:rPr>
          </w:rPrChange>
        </w:rPr>
        <w:t>ים</w:t>
      </w:r>
      <w:r w:rsidRPr="00010762">
        <w:rPr>
          <w:rFonts w:ascii="Times New Roman" w:eastAsia="Times New Roman" w:hAnsi="Times New Roman"/>
          <w:sz w:val="20"/>
          <w:rtl/>
          <w:lang w:eastAsia="he-IL"/>
          <w:rPrChange w:id="1400" w:author="Kook Sec" w:date="2021-04-20T16:07:00Z">
            <w:rPr>
              <w:rFonts w:ascii="Times New Roman" w:eastAsia="Times New Roman" w:hAnsi="Times New Roman"/>
              <w:sz w:val="20"/>
              <w:rtl/>
              <w:lang w:eastAsia="he-IL"/>
            </w:rPr>
          </w:rPrChange>
        </w:rPr>
        <w:t xml:space="preserve"> מהבאת חוזה</w:t>
      </w:r>
      <w:r w:rsidRPr="00010762">
        <w:rPr>
          <w:rFonts w:ascii="Times New Roman" w:eastAsia="Times New Roman" w:hAnsi="Times New Roman" w:hint="cs"/>
          <w:sz w:val="20"/>
          <w:rtl/>
          <w:lang w:eastAsia="he-IL"/>
          <w:rPrChange w:id="1401" w:author="Kook Sec" w:date="2021-04-20T16:07:00Z">
            <w:rPr>
              <w:rFonts w:ascii="Times New Roman" w:eastAsia="Times New Roman" w:hAnsi="Times New Roman" w:hint="cs"/>
              <w:sz w:val="20"/>
              <w:rtl/>
              <w:lang w:eastAsia="he-IL"/>
            </w:rPr>
          </w:rPrChange>
        </w:rPr>
        <w:t xml:space="preserve"> זה לידי</w:t>
      </w:r>
      <w:r w:rsidRPr="00010762">
        <w:rPr>
          <w:rFonts w:ascii="Times New Roman" w:eastAsia="Times New Roman" w:hAnsi="Times New Roman"/>
          <w:sz w:val="20"/>
          <w:rtl/>
          <w:lang w:eastAsia="he-IL"/>
          <w:rPrChange w:id="1402" w:author="Kook Sec" w:date="2021-04-20T16:07:00Z">
            <w:rPr>
              <w:rFonts w:ascii="Times New Roman" w:eastAsia="Times New Roman" w:hAnsi="Times New Roman"/>
              <w:sz w:val="20"/>
              <w:rtl/>
              <w:lang w:eastAsia="he-IL"/>
            </w:rPr>
          </w:rPrChange>
        </w:rPr>
        <w:t xml:space="preserve"> גמר כאמור</w:t>
      </w:r>
      <w:r w:rsidRPr="00010762">
        <w:rPr>
          <w:rFonts w:ascii="Times New Roman" w:eastAsia="Times New Roman" w:hAnsi="Times New Roman" w:hint="cs"/>
          <w:sz w:val="20"/>
          <w:rtl/>
          <w:lang w:eastAsia="he-IL"/>
          <w:rPrChange w:id="1403" w:author="Kook Sec" w:date="2021-04-20T16:07:00Z">
            <w:rPr>
              <w:rFonts w:ascii="Times New Roman" w:eastAsia="Times New Roman" w:hAnsi="Times New Roman" w:hint="cs"/>
              <w:sz w:val="20"/>
              <w:rtl/>
              <w:lang w:eastAsia="he-IL"/>
            </w:rPr>
          </w:rPrChange>
        </w:rPr>
        <w:t>, רשאי המזמין</w:t>
      </w:r>
      <w:r w:rsidRPr="00010762">
        <w:rPr>
          <w:rFonts w:ascii="Times New Roman" w:eastAsia="Times New Roman" w:hAnsi="Times New Roman"/>
          <w:sz w:val="20"/>
          <w:rtl/>
          <w:lang w:eastAsia="he-IL"/>
          <w:rPrChange w:id="1404" w:author="Kook Sec" w:date="2021-04-20T16:07:00Z">
            <w:rPr>
              <w:rFonts w:ascii="Times New Roman" w:eastAsia="Times New Roman" w:hAnsi="Times New Roman"/>
              <w:sz w:val="20"/>
              <w:rtl/>
              <w:lang w:eastAsia="he-IL"/>
            </w:rPr>
          </w:rPrChange>
        </w:rPr>
        <w:t xml:space="preserve"> לחדשו</w:t>
      </w:r>
      <w:r w:rsidRPr="00010762">
        <w:rPr>
          <w:rFonts w:ascii="Times New Roman" w:eastAsia="Times New Roman" w:hAnsi="Times New Roman" w:hint="cs"/>
          <w:sz w:val="20"/>
          <w:rtl/>
          <w:lang w:eastAsia="he-IL"/>
          <w:rPrChange w:id="140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06" w:author="Kook Sec" w:date="2021-04-20T16:07:00Z">
            <w:rPr>
              <w:rFonts w:ascii="Times New Roman" w:eastAsia="Times New Roman" w:hAnsi="Times New Roman"/>
              <w:sz w:val="20"/>
              <w:rtl/>
              <w:lang w:eastAsia="he-IL"/>
            </w:rPr>
          </w:rPrChange>
        </w:rPr>
        <w:t xml:space="preserve"> במקרה זה</w:t>
      </w:r>
      <w:r w:rsidRPr="00010762">
        <w:rPr>
          <w:rFonts w:ascii="Times New Roman" w:eastAsia="Times New Roman" w:hAnsi="Times New Roman" w:hint="cs"/>
          <w:sz w:val="20"/>
          <w:rtl/>
          <w:lang w:eastAsia="he-IL"/>
          <w:rPrChange w:id="140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08" w:author="Kook Sec" w:date="2021-04-20T16:07:00Z">
            <w:rPr>
              <w:rFonts w:ascii="Times New Roman" w:eastAsia="Times New Roman" w:hAnsi="Times New Roman"/>
              <w:sz w:val="20"/>
              <w:rtl/>
              <w:lang w:eastAsia="he-IL"/>
            </w:rPr>
          </w:rPrChange>
        </w:rPr>
        <w:t xml:space="preserve"> יהיה המתכנן חייב</w:t>
      </w:r>
      <w:r w:rsidRPr="00010762">
        <w:rPr>
          <w:rFonts w:ascii="Times New Roman" w:eastAsia="Times New Roman" w:hAnsi="Times New Roman" w:hint="cs"/>
          <w:sz w:val="20"/>
          <w:rtl/>
          <w:lang w:eastAsia="he-IL"/>
          <w:rPrChange w:id="140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10" w:author="Kook Sec" w:date="2021-04-20T16:07:00Z">
            <w:rPr>
              <w:rFonts w:ascii="Times New Roman" w:eastAsia="Times New Roman" w:hAnsi="Times New Roman"/>
              <w:sz w:val="20"/>
              <w:rtl/>
              <w:lang w:eastAsia="he-IL"/>
            </w:rPr>
          </w:rPrChange>
        </w:rPr>
        <w:t xml:space="preserve"> לפי דרישת המזמין</w:t>
      </w:r>
      <w:r w:rsidRPr="00010762">
        <w:rPr>
          <w:rFonts w:ascii="Times New Roman" w:eastAsia="Times New Roman" w:hAnsi="Times New Roman" w:hint="cs"/>
          <w:sz w:val="20"/>
          <w:rtl/>
          <w:lang w:eastAsia="he-IL"/>
          <w:rPrChange w:id="141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12" w:author="Kook Sec" w:date="2021-04-20T16:07:00Z">
            <w:rPr>
              <w:rFonts w:ascii="Times New Roman" w:eastAsia="Times New Roman" w:hAnsi="Times New Roman"/>
              <w:sz w:val="20"/>
              <w:rtl/>
              <w:lang w:eastAsia="he-IL"/>
            </w:rPr>
          </w:rPrChange>
        </w:rPr>
        <w:t xml:space="preserve"> לחדש את ש</w:t>
      </w:r>
      <w:r w:rsidRPr="00010762">
        <w:rPr>
          <w:rFonts w:ascii="Times New Roman" w:eastAsia="Times New Roman" w:hAnsi="Times New Roman" w:hint="cs"/>
          <w:sz w:val="20"/>
          <w:rtl/>
          <w:lang w:eastAsia="he-IL"/>
          <w:rPrChange w:id="141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14" w:author="Kook Sec" w:date="2021-04-20T16:07:00Z">
            <w:rPr>
              <w:rFonts w:ascii="Times New Roman" w:eastAsia="Times New Roman" w:hAnsi="Times New Roman"/>
              <w:sz w:val="20"/>
              <w:rtl/>
              <w:lang w:eastAsia="he-IL"/>
            </w:rPr>
          </w:rPrChange>
        </w:rPr>
        <w:t>רותי המתכנן ע</w:t>
      </w:r>
      <w:r w:rsidRPr="00010762">
        <w:rPr>
          <w:rFonts w:ascii="Times New Roman" w:eastAsia="Times New Roman" w:hAnsi="Times New Roman" w:hint="cs"/>
          <w:sz w:val="20"/>
          <w:rtl/>
          <w:lang w:eastAsia="he-IL"/>
          <w:rPrChange w:id="1415"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416" w:author="Kook Sec" w:date="2021-04-20T16:07:00Z">
            <w:rPr>
              <w:rFonts w:ascii="Times New Roman" w:eastAsia="Times New Roman" w:hAnsi="Times New Roman"/>
              <w:sz w:val="20"/>
              <w:rtl/>
              <w:lang w:eastAsia="he-IL"/>
            </w:rPr>
          </w:rPrChange>
        </w:rPr>
        <w:t xml:space="preserve"> תנאי חוזה</w:t>
      </w:r>
      <w:r w:rsidRPr="00010762">
        <w:rPr>
          <w:rFonts w:ascii="Times New Roman" w:eastAsia="Times New Roman" w:hAnsi="Times New Roman" w:hint="cs"/>
          <w:sz w:val="20"/>
          <w:rtl/>
          <w:lang w:eastAsia="he-IL"/>
          <w:rPrChange w:id="1417"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418" w:author="Kook Sec" w:date="2021-04-20T16:07:00Z">
            <w:rPr>
              <w:rFonts w:ascii="Times New Roman" w:eastAsia="Times New Roman" w:hAnsi="Times New Roman"/>
              <w:sz w:val="20"/>
              <w:rtl/>
              <w:lang w:eastAsia="he-IL"/>
            </w:rPr>
          </w:rPrChange>
        </w:rPr>
        <w:t>.</w:t>
      </w:r>
    </w:p>
    <w:p w14:paraId="00EA4F0A"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14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20" w:author="Kook Sec" w:date="2021-04-20T16:07:00Z">
            <w:rPr>
              <w:rFonts w:ascii="Times New Roman" w:eastAsia="Times New Roman" w:hAnsi="Times New Roman"/>
              <w:sz w:val="20"/>
              <w:rtl/>
              <w:lang w:eastAsia="he-IL"/>
            </w:rPr>
          </w:rPrChange>
        </w:rPr>
        <w:t>במקרה שחוזה</w:t>
      </w:r>
      <w:r w:rsidRPr="00010762">
        <w:rPr>
          <w:rFonts w:ascii="Times New Roman" w:eastAsia="Times New Roman" w:hAnsi="Times New Roman" w:hint="cs"/>
          <w:sz w:val="20"/>
          <w:rtl/>
          <w:lang w:eastAsia="he-IL"/>
          <w:rPrChange w:id="1421"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422" w:author="Kook Sec" w:date="2021-04-20T16:07:00Z">
            <w:rPr>
              <w:rFonts w:ascii="Times New Roman" w:eastAsia="Times New Roman" w:hAnsi="Times New Roman"/>
              <w:sz w:val="20"/>
              <w:rtl/>
              <w:lang w:eastAsia="he-IL"/>
            </w:rPr>
          </w:rPrChange>
        </w:rPr>
        <w:t xml:space="preserve"> יבוא לידי גמר עקב הפסקת עבודות הפרויקט מחמת כוח עליון (לרבות ע</w:t>
      </w:r>
      <w:r w:rsidRPr="00010762">
        <w:rPr>
          <w:rFonts w:ascii="Times New Roman" w:eastAsia="Times New Roman" w:hAnsi="Times New Roman" w:hint="cs"/>
          <w:sz w:val="20"/>
          <w:rtl/>
          <w:lang w:eastAsia="he-IL"/>
          <w:rPrChange w:id="1423"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424" w:author="Kook Sec" w:date="2021-04-20T16:07:00Z">
            <w:rPr>
              <w:rFonts w:ascii="Times New Roman" w:eastAsia="Times New Roman" w:hAnsi="Times New Roman"/>
              <w:sz w:val="20"/>
              <w:rtl/>
              <w:lang w:eastAsia="he-IL"/>
            </w:rPr>
          </w:rPrChange>
        </w:rPr>
        <w:t xml:space="preserve"> מצוות הדין)</w:t>
      </w:r>
      <w:r w:rsidRPr="00010762">
        <w:rPr>
          <w:rFonts w:ascii="Times New Roman" w:eastAsia="Times New Roman" w:hAnsi="Times New Roman" w:hint="cs"/>
          <w:sz w:val="20"/>
          <w:rtl/>
          <w:lang w:eastAsia="he-IL"/>
          <w:rPrChange w:id="142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26" w:author="Kook Sec" w:date="2021-04-20T16:07:00Z">
            <w:rPr>
              <w:rFonts w:ascii="Times New Roman" w:eastAsia="Times New Roman" w:hAnsi="Times New Roman"/>
              <w:sz w:val="20"/>
              <w:rtl/>
              <w:lang w:eastAsia="he-IL"/>
            </w:rPr>
          </w:rPrChange>
        </w:rPr>
        <w:t xml:space="preserve"> יהיה המתכנן זכאי לתשלום כמוגדר בסעיף 12.3.2 להלן</w:t>
      </w:r>
      <w:r w:rsidRPr="00010762">
        <w:rPr>
          <w:rFonts w:ascii="Times New Roman" w:eastAsia="Times New Roman" w:hAnsi="Times New Roman" w:hint="cs"/>
          <w:sz w:val="20"/>
          <w:rtl/>
          <w:lang w:eastAsia="he-IL"/>
          <w:rPrChange w:id="142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28" w:author="Kook Sec" w:date="2021-04-20T16:07:00Z">
            <w:rPr>
              <w:rFonts w:ascii="Times New Roman" w:eastAsia="Times New Roman" w:hAnsi="Times New Roman"/>
              <w:sz w:val="20"/>
              <w:rtl/>
              <w:lang w:eastAsia="he-IL"/>
            </w:rPr>
          </w:rPrChange>
        </w:rPr>
        <w:t xml:space="preserve"> ויחולו הסעיפים 12.1.3 ו- 12.1.4 לעיל.</w:t>
      </w:r>
    </w:p>
    <w:p w14:paraId="37E6F625"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429" w:author="Kook Sec" w:date="2021-04-20T16:07:00Z">
            <w:rPr>
              <w:rFonts w:ascii="Times New Roman" w:eastAsia="Times New Roman" w:hAnsi="Times New Roman"/>
              <w:sz w:val="20"/>
              <w:rtl/>
              <w:lang w:eastAsia="he-IL"/>
            </w:rPr>
          </w:rPrChange>
        </w:rPr>
      </w:pPr>
    </w:p>
    <w:p w14:paraId="327DB62C"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43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31" w:author="Kook Sec" w:date="2021-04-20T16:07:00Z">
            <w:rPr>
              <w:rFonts w:ascii="Times New Roman" w:eastAsia="Times New Roman" w:hAnsi="Times New Roman"/>
              <w:sz w:val="20"/>
              <w:rtl/>
              <w:lang w:eastAsia="he-IL"/>
            </w:rPr>
          </w:rPrChange>
        </w:rPr>
        <w:t>מבלי לגרוע מזכויות מזמין לפי סעיף 12.1 לעיל</w:t>
      </w:r>
      <w:r w:rsidRPr="00010762">
        <w:rPr>
          <w:rFonts w:ascii="Times New Roman" w:eastAsia="Times New Roman" w:hAnsi="Times New Roman" w:hint="cs"/>
          <w:sz w:val="20"/>
          <w:rtl/>
          <w:lang w:eastAsia="he-IL"/>
          <w:rPrChange w:id="143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33" w:author="Kook Sec" w:date="2021-04-20T16:07:00Z">
            <w:rPr>
              <w:rFonts w:ascii="Times New Roman" w:eastAsia="Times New Roman" w:hAnsi="Times New Roman"/>
              <w:sz w:val="20"/>
              <w:rtl/>
              <w:lang w:eastAsia="he-IL"/>
            </w:rPr>
          </w:rPrChange>
        </w:rPr>
        <w:t xml:space="preserve"> זכאי המזמין לבטל חוזה</w:t>
      </w:r>
      <w:r w:rsidRPr="00010762">
        <w:rPr>
          <w:rFonts w:ascii="Times New Roman" w:eastAsia="Times New Roman" w:hAnsi="Times New Roman" w:hint="cs"/>
          <w:sz w:val="20"/>
          <w:rtl/>
          <w:lang w:eastAsia="he-IL"/>
          <w:rPrChange w:id="1434"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435" w:author="Kook Sec" w:date="2021-04-20T16:07:00Z">
            <w:rPr>
              <w:rFonts w:ascii="Times New Roman" w:eastAsia="Times New Roman" w:hAnsi="Times New Roman"/>
              <w:sz w:val="20"/>
              <w:rtl/>
              <w:lang w:eastAsia="he-IL"/>
            </w:rPr>
          </w:rPrChange>
        </w:rPr>
        <w:t>, לפי ש</w:t>
      </w:r>
      <w:r w:rsidRPr="00010762">
        <w:rPr>
          <w:rFonts w:ascii="Times New Roman" w:eastAsia="Times New Roman" w:hAnsi="Times New Roman" w:hint="cs"/>
          <w:sz w:val="20"/>
          <w:rtl/>
          <w:lang w:eastAsia="he-IL"/>
          <w:rPrChange w:id="143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37" w:author="Kook Sec" w:date="2021-04-20T16:07:00Z">
            <w:rPr>
              <w:rFonts w:ascii="Times New Roman" w:eastAsia="Times New Roman" w:hAnsi="Times New Roman"/>
              <w:sz w:val="20"/>
              <w:rtl/>
              <w:lang w:eastAsia="he-IL"/>
            </w:rPr>
          </w:rPrChange>
        </w:rPr>
        <w:t>קול דעתו הבלעדי</w:t>
      </w:r>
      <w:r w:rsidRPr="00010762">
        <w:rPr>
          <w:rFonts w:ascii="Times New Roman" w:eastAsia="Times New Roman" w:hAnsi="Times New Roman" w:hint="cs"/>
          <w:sz w:val="20"/>
          <w:rtl/>
          <w:lang w:eastAsia="he-IL"/>
          <w:rPrChange w:id="1438"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439" w:author="Kook Sec" w:date="2021-04-20T16:07:00Z">
            <w:rPr>
              <w:rFonts w:ascii="Times New Roman" w:eastAsia="Times New Roman" w:hAnsi="Times New Roman"/>
              <w:sz w:val="20"/>
              <w:rtl/>
              <w:lang w:eastAsia="he-IL"/>
            </w:rPr>
          </w:rPrChange>
        </w:rPr>
        <w:t>בלא צורך בהודעה מוקדמת</w:t>
      </w:r>
      <w:r w:rsidRPr="00010762">
        <w:rPr>
          <w:rFonts w:ascii="Times New Roman" w:eastAsia="Times New Roman" w:hAnsi="Times New Roman" w:hint="cs"/>
          <w:sz w:val="20"/>
          <w:rtl/>
          <w:lang w:eastAsia="he-IL"/>
          <w:rPrChange w:id="144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41" w:author="Kook Sec" w:date="2021-04-20T16:07:00Z">
            <w:rPr>
              <w:rFonts w:ascii="Times New Roman" w:eastAsia="Times New Roman" w:hAnsi="Times New Roman"/>
              <w:sz w:val="20"/>
              <w:rtl/>
              <w:lang w:eastAsia="he-IL"/>
            </w:rPr>
          </w:rPrChange>
        </w:rPr>
        <w:t xml:space="preserve"> בכל אחד מהמקרים הבאים:</w:t>
      </w:r>
    </w:p>
    <w:p w14:paraId="1BC274ED" w14:textId="77777777" w:rsidR="001835AB" w:rsidRPr="00010762"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Change w:id="144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43" w:author="Kook Sec" w:date="2021-04-20T16:07:00Z">
            <w:rPr>
              <w:rFonts w:ascii="Times New Roman" w:eastAsia="Times New Roman" w:hAnsi="Times New Roman"/>
              <w:sz w:val="20"/>
              <w:rtl/>
              <w:lang w:eastAsia="he-IL"/>
            </w:rPr>
          </w:rPrChange>
        </w:rPr>
        <w:t>המתכנן הפר ו/או לא קיים איזה מהוראות החוזה ולא ת</w:t>
      </w:r>
      <w:r w:rsidRPr="00010762">
        <w:rPr>
          <w:rFonts w:ascii="Times New Roman" w:eastAsia="Times New Roman" w:hAnsi="Times New Roman" w:hint="cs"/>
          <w:sz w:val="20"/>
          <w:rtl/>
          <w:lang w:eastAsia="he-IL"/>
          <w:rPrChange w:id="144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45" w:author="Kook Sec" w:date="2021-04-20T16:07:00Z">
            <w:rPr>
              <w:rFonts w:ascii="Times New Roman" w:eastAsia="Times New Roman" w:hAnsi="Times New Roman"/>
              <w:sz w:val="20"/>
              <w:rtl/>
              <w:lang w:eastAsia="he-IL"/>
            </w:rPr>
          </w:rPrChange>
        </w:rPr>
        <w:t xml:space="preserve">קן </w:t>
      </w:r>
      <w:r w:rsidRPr="00010762">
        <w:rPr>
          <w:rFonts w:ascii="Times New Roman" w:eastAsia="Times New Roman" w:hAnsi="Times New Roman" w:hint="cs"/>
          <w:sz w:val="20"/>
          <w:rtl/>
          <w:lang w:eastAsia="he-IL"/>
          <w:rPrChange w:id="1446" w:author="Kook Sec" w:date="2021-04-20T16:07:00Z">
            <w:rPr>
              <w:rFonts w:ascii="Times New Roman" w:eastAsia="Times New Roman" w:hAnsi="Times New Roman" w:hint="cs"/>
              <w:sz w:val="20"/>
              <w:rtl/>
              <w:lang w:eastAsia="he-IL"/>
            </w:rPr>
          </w:rPrChange>
        </w:rPr>
        <w:t>את ה</w:t>
      </w:r>
      <w:r w:rsidRPr="00010762">
        <w:rPr>
          <w:rFonts w:ascii="Times New Roman" w:eastAsia="Times New Roman" w:hAnsi="Times New Roman"/>
          <w:sz w:val="20"/>
          <w:rtl/>
          <w:lang w:eastAsia="he-IL"/>
          <w:rPrChange w:id="1447" w:author="Kook Sec" w:date="2021-04-20T16:07:00Z">
            <w:rPr>
              <w:rFonts w:ascii="Times New Roman" w:eastAsia="Times New Roman" w:hAnsi="Times New Roman"/>
              <w:sz w:val="20"/>
              <w:rtl/>
              <w:lang w:eastAsia="he-IL"/>
            </w:rPr>
          </w:rPrChange>
        </w:rPr>
        <w:t>הפרה</w:t>
      </w:r>
      <w:r w:rsidRPr="00010762">
        <w:rPr>
          <w:rFonts w:ascii="Times New Roman" w:eastAsia="Times New Roman" w:hAnsi="Times New Roman" w:hint="cs"/>
          <w:sz w:val="20"/>
          <w:rtl/>
          <w:lang w:eastAsia="he-IL"/>
          <w:rPrChange w:id="1448" w:author="Kook Sec" w:date="2021-04-20T16:07:00Z">
            <w:rPr>
              <w:rFonts w:ascii="Times New Roman" w:eastAsia="Times New Roman" w:hAnsi="Times New Roman" w:hint="cs"/>
              <w:sz w:val="20"/>
              <w:rtl/>
              <w:lang w:eastAsia="he-IL"/>
            </w:rPr>
          </w:rPrChange>
        </w:rPr>
        <w:t xml:space="preserve"> כאמור,</w:t>
      </w:r>
      <w:r w:rsidRPr="00010762">
        <w:rPr>
          <w:rFonts w:ascii="Times New Roman" w:eastAsia="Times New Roman" w:hAnsi="Times New Roman"/>
          <w:sz w:val="20"/>
          <w:rtl/>
          <w:lang w:eastAsia="he-IL"/>
          <w:rPrChange w:id="1449" w:author="Kook Sec" w:date="2021-04-20T16:07:00Z">
            <w:rPr>
              <w:rFonts w:ascii="Times New Roman" w:eastAsia="Times New Roman" w:hAnsi="Times New Roman"/>
              <w:sz w:val="20"/>
              <w:rtl/>
              <w:lang w:eastAsia="he-IL"/>
            </w:rPr>
          </w:rPrChange>
        </w:rPr>
        <w:t xml:space="preserve"> לאחר שק</w:t>
      </w:r>
      <w:r w:rsidRPr="00010762">
        <w:rPr>
          <w:rFonts w:ascii="Times New Roman" w:eastAsia="Times New Roman" w:hAnsi="Times New Roman" w:hint="cs"/>
          <w:sz w:val="20"/>
          <w:rtl/>
          <w:lang w:eastAsia="he-IL"/>
          <w:rPrChange w:id="145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51" w:author="Kook Sec" w:date="2021-04-20T16:07:00Z">
            <w:rPr>
              <w:rFonts w:ascii="Times New Roman" w:eastAsia="Times New Roman" w:hAnsi="Times New Roman"/>
              <w:sz w:val="20"/>
              <w:rtl/>
              <w:lang w:eastAsia="he-IL"/>
            </w:rPr>
          </w:rPrChange>
        </w:rPr>
        <w:t>בל התראה על כך מהמזמין בתוך הזמן הנקוב בהתראה.</w:t>
      </w:r>
    </w:p>
    <w:p w14:paraId="0E0C71C1" w14:textId="77777777" w:rsidR="001835AB" w:rsidRPr="00010762"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Change w:id="145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53" w:author="Kook Sec" w:date="2021-04-20T16:07:00Z">
            <w:rPr>
              <w:rFonts w:ascii="Times New Roman" w:eastAsia="Times New Roman" w:hAnsi="Times New Roman"/>
              <w:sz w:val="20"/>
              <w:rtl/>
              <w:lang w:eastAsia="he-IL"/>
            </w:rPr>
          </w:rPrChange>
        </w:rPr>
        <w:t>המזמין התרה במתכנן</w:t>
      </w:r>
      <w:r w:rsidRPr="00010762">
        <w:rPr>
          <w:rFonts w:ascii="Times New Roman" w:eastAsia="Times New Roman" w:hAnsi="Times New Roman" w:hint="cs"/>
          <w:sz w:val="20"/>
          <w:rtl/>
          <w:lang w:eastAsia="he-IL"/>
          <w:rPrChange w:id="145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55" w:author="Kook Sec" w:date="2021-04-20T16:07:00Z">
            <w:rPr>
              <w:rFonts w:ascii="Times New Roman" w:eastAsia="Times New Roman" w:hAnsi="Times New Roman"/>
              <w:sz w:val="20"/>
              <w:rtl/>
              <w:lang w:eastAsia="he-IL"/>
            </w:rPr>
          </w:rPrChange>
        </w:rPr>
        <w:t xml:space="preserve"> שאין הוא מבצע את עבודתו בצורה המבטיחה את ב</w:t>
      </w:r>
      <w:r w:rsidRPr="00010762">
        <w:rPr>
          <w:rFonts w:ascii="Times New Roman" w:eastAsia="Times New Roman" w:hAnsi="Times New Roman" w:hint="cs"/>
          <w:sz w:val="20"/>
          <w:rtl/>
          <w:lang w:eastAsia="he-IL"/>
          <w:rPrChange w:id="145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57" w:author="Kook Sec" w:date="2021-04-20T16:07:00Z">
            <w:rPr>
              <w:rFonts w:ascii="Times New Roman" w:eastAsia="Times New Roman" w:hAnsi="Times New Roman"/>
              <w:sz w:val="20"/>
              <w:rtl/>
              <w:lang w:eastAsia="he-IL"/>
            </w:rPr>
          </w:rPrChange>
        </w:rPr>
        <w:t>צועה התקין ו/או התקדמותה וסיומה לפי לוח הזמנים, והמתכנן לא נקט בצעדים המבטיחים לדעת המזמין את ב</w:t>
      </w:r>
      <w:r w:rsidRPr="00010762">
        <w:rPr>
          <w:rFonts w:ascii="Times New Roman" w:eastAsia="Times New Roman" w:hAnsi="Times New Roman" w:hint="cs"/>
          <w:sz w:val="20"/>
          <w:rtl/>
          <w:lang w:eastAsia="he-IL"/>
          <w:rPrChange w:id="145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59" w:author="Kook Sec" w:date="2021-04-20T16:07:00Z">
            <w:rPr>
              <w:rFonts w:ascii="Times New Roman" w:eastAsia="Times New Roman" w:hAnsi="Times New Roman"/>
              <w:sz w:val="20"/>
              <w:rtl/>
              <w:lang w:eastAsia="he-IL"/>
            </w:rPr>
          </w:rPrChange>
        </w:rPr>
        <w:t>צועה התקין ו/או התקדמותה וסיומה לפי לוח הזמנים.</w:t>
      </w:r>
    </w:p>
    <w:p w14:paraId="0E74C1CC" w14:textId="77777777" w:rsidR="001835AB" w:rsidRPr="00010762"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Change w:id="146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61" w:author="Kook Sec" w:date="2021-04-20T16:07:00Z">
            <w:rPr>
              <w:rFonts w:ascii="Times New Roman" w:eastAsia="Times New Roman" w:hAnsi="Times New Roman"/>
              <w:sz w:val="20"/>
              <w:rtl/>
              <w:lang w:eastAsia="he-IL"/>
            </w:rPr>
          </w:rPrChange>
        </w:rPr>
        <w:lastRenderedPageBreak/>
        <w:t>המתכנן הפר את הוראת סעיף 7.5 לעיל.</w:t>
      </w:r>
    </w:p>
    <w:p w14:paraId="303B69EE" w14:textId="77777777" w:rsidR="001835AB" w:rsidRPr="00010762"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Change w:id="1462"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463" w:author="Kook Sec" w:date="2021-04-20T16:07:00Z">
            <w:rPr>
              <w:rFonts w:ascii="Times New Roman" w:eastAsia="Times New Roman" w:hAnsi="Times New Roman"/>
              <w:sz w:val="20"/>
              <w:rtl/>
              <w:lang w:eastAsia="he-IL"/>
            </w:rPr>
          </w:rPrChange>
        </w:rPr>
        <w:t>נבצר מהמתכנן או מהמנהל הראשי לקיים את ה</w:t>
      </w:r>
      <w:r w:rsidRPr="00010762">
        <w:rPr>
          <w:rFonts w:ascii="Times New Roman" w:eastAsia="Times New Roman" w:hAnsi="Times New Roman" w:hint="cs"/>
          <w:sz w:val="20"/>
          <w:rtl/>
          <w:lang w:eastAsia="he-IL"/>
          <w:rPrChange w:id="1464" w:author="Kook Sec" w:date="2021-04-20T16:07:00Z">
            <w:rPr>
              <w:rFonts w:ascii="Times New Roman" w:eastAsia="Times New Roman" w:hAnsi="Times New Roman" w:hint="cs"/>
              <w:sz w:val="20"/>
              <w:rtl/>
              <w:lang w:eastAsia="he-IL"/>
            </w:rPr>
          </w:rPrChange>
        </w:rPr>
        <w:t xml:space="preserve">וראות </w:t>
      </w:r>
      <w:r w:rsidRPr="00010762">
        <w:rPr>
          <w:rFonts w:ascii="Times New Roman" w:eastAsia="Times New Roman" w:hAnsi="Times New Roman"/>
          <w:sz w:val="20"/>
          <w:rtl/>
          <w:lang w:eastAsia="he-IL"/>
          <w:rPrChange w:id="1465" w:author="Kook Sec" w:date="2021-04-20T16:07:00Z">
            <w:rPr>
              <w:rFonts w:ascii="Times New Roman" w:eastAsia="Times New Roman" w:hAnsi="Times New Roman"/>
              <w:sz w:val="20"/>
              <w:rtl/>
              <w:lang w:eastAsia="he-IL"/>
            </w:rPr>
          </w:rPrChange>
        </w:rPr>
        <w:t>חוזה</w:t>
      </w:r>
      <w:r w:rsidRPr="00010762">
        <w:rPr>
          <w:rFonts w:ascii="Times New Roman" w:eastAsia="Times New Roman" w:hAnsi="Times New Roman" w:hint="cs"/>
          <w:sz w:val="20"/>
          <w:rtl/>
          <w:lang w:eastAsia="he-IL"/>
          <w:rPrChange w:id="1466"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467" w:author="Kook Sec" w:date="2021-04-20T16:07:00Z">
            <w:rPr>
              <w:rFonts w:ascii="Times New Roman" w:eastAsia="Times New Roman" w:hAnsi="Times New Roman"/>
              <w:sz w:val="20"/>
              <w:rtl/>
              <w:lang w:eastAsia="he-IL"/>
            </w:rPr>
          </w:rPrChange>
        </w:rPr>
        <w:t xml:space="preserve"> מסיבת מחלה או מכל סיבה אחרת שהיא. מבלי לפגוע בכלליות האמור לעיל</w:t>
      </w:r>
      <w:r w:rsidRPr="00010762">
        <w:rPr>
          <w:rFonts w:ascii="Times New Roman" w:eastAsia="Times New Roman" w:hAnsi="Times New Roman" w:hint="cs"/>
          <w:sz w:val="20"/>
          <w:rtl/>
          <w:lang w:eastAsia="he-IL"/>
          <w:rPrChange w:id="146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69" w:author="Kook Sec" w:date="2021-04-20T16:07:00Z">
            <w:rPr>
              <w:rFonts w:ascii="Times New Roman" w:eastAsia="Times New Roman" w:hAnsi="Times New Roman"/>
              <w:sz w:val="20"/>
              <w:rtl/>
              <w:lang w:eastAsia="he-IL"/>
            </w:rPr>
          </w:rPrChange>
        </w:rPr>
        <w:t xml:space="preserve"> יחול הסעיף אם המנהל הראשי במשרד המתכנן נפטר, המתכנן פשט רגל, או נעשה בלתי כש</w:t>
      </w:r>
      <w:r w:rsidRPr="00010762">
        <w:rPr>
          <w:rFonts w:ascii="Times New Roman" w:eastAsia="Times New Roman" w:hAnsi="Times New Roman" w:hint="cs"/>
          <w:sz w:val="20"/>
          <w:rtl/>
          <w:lang w:eastAsia="he-IL"/>
          <w:rPrChange w:id="147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71" w:author="Kook Sec" w:date="2021-04-20T16:07:00Z">
            <w:rPr>
              <w:rFonts w:ascii="Times New Roman" w:eastAsia="Times New Roman" w:hAnsi="Times New Roman"/>
              <w:sz w:val="20"/>
              <w:rtl/>
              <w:lang w:eastAsia="he-IL"/>
            </w:rPr>
          </w:rPrChange>
        </w:rPr>
        <w:t>ר לפעולה משפטית או בלתי כש</w:t>
      </w:r>
      <w:r w:rsidRPr="00010762">
        <w:rPr>
          <w:rFonts w:ascii="Times New Roman" w:eastAsia="Times New Roman" w:hAnsi="Times New Roman" w:hint="cs"/>
          <w:sz w:val="20"/>
          <w:rtl/>
          <w:lang w:eastAsia="he-IL"/>
          <w:rPrChange w:id="147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73" w:author="Kook Sec" w:date="2021-04-20T16:07:00Z">
            <w:rPr>
              <w:rFonts w:ascii="Times New Roman" w:eastAsia="Times New Roman" w:hAnsi="Times New Roman"/>
              <w:sz w:val="20"/>
              <w:rtl/>
              <w:lang w:eastAsia="he-IL"/>
            </w:rPr>
          </w:rPrChange>
        </w:rPr>
        <w:t>ר למתן שירותי המתכנן או אם ארע אירוע דומה.</w:t>
      </w:r>
    </w:p>
    <w:p w14:paraId="725B997D" w14:textId="77777777" w:rsidR="001835AB" w:rsidRPr="00010762"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Change w:id="147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75" w:author="Kook Sec" w:date="2021-04-20T16:07:00Z">
            <w:rPr>
              <w:rFonts w:ascii="Times New Roman" w:eastAsia="Times New Roman" w:hAnsi="Times New Roman"/>
              <w:sz w:val="20"/>
              <w:rtl/>
              <w:lang w:eastAsia="he-IL"/>
            </w:rPr>
          </w:rPrChange>
        </w:rPr>
        <w:t>חל שינוי בהחזקת המניות ו/או בהרכב המנהלים של המתכנן.</w:t>
      </w:r>
    </w:p>
    <w:p w14:paraId="3F1C3BEF"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47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77" w:author="Kook Sec" w:date="2021-04-20T16:07:00Z">
            <w:rPr>
              <w:rFonts w:ascii="Times New Roman" w:eastAsia="Times New Roman" w:hAnsi="Times New Roman"/>
              <w:sz w:val="20"/>
              <w:rtl/>
              <w:lang w:eastAsia="he-IL"/>
            </w:rPr>
          </w:rPrChange>
        </w:rPr>
        <w:t>בוטל החוזה כאמור בסעיף 12.3.1 לעיל</w:t>
      </w:r>
      <w:r w:rsidRPr="00010762">
        <w:rPr>
          <w:rFonts w:ascii="Times New Roman" w:eastAsia="Times New Roman" w:hAnsi="Times New Roman" w:hint="cs"/>
          <w:sz w:val="20"/>
          <w:rtl/>
          <w:lang w:eastAsia="he-IL"/>
          <w:rPrChange w:id="147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79" w:author="Kook Sec" w:date="2021-04-20T16:07:00Z">
            <w:rPr>
              <w:rFonts w:ascii="Times New Roman" w:eastAsia="Times New Roman" w:hAnsi="Times New Roman"/>
              <w:sz w:val="20"/>
              <w:rtl/>
              <w:lang w:eastAsia="he-IL"/>
            </w:rPr>
          </w:rPrChange>
        </w:rPr>
        <w:t xml:space="preserve"> ישלם המזמין למתכנן שכר בעד אותו קטע מקטעי הפרויקט ו/או שלב משרותי המתכנן שהוא ב</w:t>
      </w:r>
      <w:r w:rsidRPr="00010762">
        <w:rPr>
          <w:rFonts w:ascii="Times New Roman" w:eastAsia="Times New Roman" w:hAnsi="Times New Roman" w:hint="cs"/>
          <w:sz w:val="20"/>
          <w:rtl/>
          <w:lang w:eastAsia="he-IL"/>
          <w:rPrChange w:id="148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81" w:author="Kook Sec" w:date="2021-04-20T16:07:00Z">
            <w:rPr>
              <w:rFonts w:ascii="Times New Roman" w:eastAsia="Times New Roman" w:hAnsi="Times New Roman"/>
              <w:sz w:val="20"/>
              <w:rtl/>
              <w:lang w:eastAsia="he-IL"/>
            </w:rPr>
          </w:rPrChange>
        </w:rPr>
        <w:t>צע עד לב</w:t>
      </w:r>
      <w:r w:rsidRPr="00010762">
        <w:rPr>
          <w:rFonts w:ascii="Times New Roman" w:eastAsia="Times New Roman" w:hAnsi="Times New Roman" w:hint="cs"/>
          <w:sz w:val="20"/>
          <w:rtl/>
          <w:lang w:eastAsia="he-IL"/>
          <w:rPrChange w:id="148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483" w:author="Kook Sec" w:date="2021-04-20T16:07:00Z">
            <w:rPr>
              <w:rFonts w:ascii="Times New Roman" w:eastAsia="Times New Roman" w:hAnsi="Times New Roman"/>
              <w:sz w:val="20"/>
              <w:rtl/>
              <w:lang w:eastAsia="he-IL"/>
            </w:rPr>
          </w:rPrChange>
        </w:rPr>
        <w:t>טול החוזה</w:t>
      </w:r>
      <w:r w:rsidRPr="00010762">
        <w:rPr>
          <w:rFonts w:ascii="Times New Roman" w:eastAsia="Times New Roman" w:hAnsi="Times New Roman" w:hint="cs"/>
          <w:sz w:val="20"/>
          <w:rtl/>
          <w:lang w:eastAsia="he-IL"/>
          <w:rPrChange w:id="148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85" w:author="Kook Sec" w:date="2021-04-20T16:07:00Z">
            <w:rPr>
              <w:rFonts w:ascii="Times New Roman" w:eastAsia="Times New Roman" w:hAnsi="Times New Roman"/>
              <w:sz w:val="20"/>
              <w:rtl/>
              <w:lang w:eastAsia="he-IL"/>
            </w:rPr>
          </w:rPrChange>
        </w:rPr>
        <w:t xml:space="preserve"> וזאת לפי השיעור המפורט בנספחים </w:t>
      </w:r>
      <w:r w:rsidRPr="00010762">
        <w:rPr>
          <w:rFonts w:ascii="Times New Roman" w:eastAsia="Times New Roman" w:hAnsi="Times New Roman"/>
          <w:bCs/>
          <w:sz w:val="20"/>
          <w:rtl/>
          <w:lang w:eastAsia="he-IL"/>
          <w:rPrChange w:id="1486" w:author="Kook Sec" w:date="2021-04-20T16:07:00Z">
            <w:rPr>
              <w:rFonts w:ascii="Times New Roman" w:eastAsia="Times New Roman" w:hAnsi="Times New Roman"/>
              <w:bCs/>
              <w:sz w:val="20"/>
              <w:rtl/>
              <w:lang w:eastAsia="he-IL"/>
            </w:rPr>
          </w:rPrChange>
        </w:rPr>
        <w:t>ד'</w:t>
      </w:r>
      <w:r w:rsidRPr="00010762">
        <w:rPr>
          <w:rFonts w:ascii="Times New Roman" w:eastAsia="Times New Roman" w:hAnsi="Times New Roman" w:hint="cs"/>
          <w:bCs/>
          <w:sz w:val="20"/>
          <w:rtl/>
          <w:lang w:eastAsia="he-IL"/>
          <w:rPrChange w:id="1487" w:author="Kook Sec" w:date="2021-04-20T16:07:00Z">
            <w:rPr>
              <w:rFonts w:ascii="Times New Roman" w:eastAsia="Times New Roman" w:hAnsi="Times New Roman" w:hint="cs"/>
              <w:bCs/>
              <w:sz w:val="20"/>
              <w:rtl/>
              <w:lang w:eastAsia="he-IL"/>
            </w:rPr>
          </w:rPrChange>
        </w:rPr>
        <w:t xml:space="preserve"> </w:t>
      </w:r>
      <w:r w:rsidRPr="00010762">
        <w:rPr>
          <w:rFonts w:ascii="Times New Roman" w:eastAsia="Times New Roman" w:hAnsi="Times New Roman"/>
          <w:bCs/>
          <w:sz w:val="20"/>
          <w:rtl/>
          <w:lang w:eastAsia="he-IL"/>
          <w:rPrChange w:id="1488" w:author="Kook Sec" w:date="2021-04-20T16:07:00Z">
            <w:rPr>
              <w:rFonts w:ascii="Times New Roman" w:eastAsia="Times New Roman" w:hAnsi="Times New Roman"/>
              <w:bCs/>
              <w:sz w:val="20"/>
              <w:rtl/>
              <w:lang w:eastAsia="he-IL"/>
            </w:rPr>
          </w:rPrChange>
        </w:rPr>
        <w:t xml:space="preserve">ו -ה' </w:t>
      </w:r>
      <w:r w:rsidRPr="00010762">
        <w:rPr>
          <w:rFonts w:ascii="Times New Roman" w:eastAsia="Times New Roman" w:hAnsi="Times New Roman"/>
          <w:sz w:val="20"/>
          <w:rtl/>
          <w:lang w:eastAsia="he-IL"/>
          <w:rPrChange w:id="1489" w:author="Kook Sec" w:date="2021-04-20T16:07:00Z">
            <w:rPr>
              <w:rFonts w:ascii="Times New Roman" w:eastAsia="Times New Roman" w:hAnsi="Times New Roman"/>
              <w:sz w:val="20"/>
              <w:rtl/>
              <w:lang w:eastAsia="he-IL"/>
            </w:rPr>
          </w:rPrChange>
        </w:rPr>
        <w:t xml:space="preserve">לגבי כל שלב שבוצע, ובמקרה שבוצע חלק של שלב - חלק יחסי מתאים מהשכר הקבוע בנספחים </w:t>
      </w:r>
      <w:r w:rsidRPr="00010762">
        <w:rPr>
          <w:rFonts w:ascii="Times New Roman" w:eastAsia="Times New Roman" w:hAnsi="Times New Roman"/>
          <w:bCs/>
          <w:sz w:val="20"/>
          <w:rtl/>
          <w:lang w:eastAsia="he-IL"/>
          <w:rPrChange w:id="1490" w:author="Kook Sec" w:date="2021-04-20T16:07:00Z">
            <w:rPr>
              <w:rFonts w:ascii="Times New Roman" w:eastAsia="Times New Roman" w:hAnsi="Times New Roman"/>
              <w:bCs/>
              <w:sz w:val="20"/>
              <w:rtl/>
              <w:lang w:eastAsia="he-IL"/>
            </w:rPr>
          </w:rPrChange>
        </w:rPr>
        <w:t xml:space="preserve">ד' ו-ה' </w:t>
      </w:r>
      <w:r w:rsidRPr="00010762">
        <w:rPr>
          <w:rFonts w:ascii="Times New Roman" w:eastAsia="Times New Roman" w:hAnsi="Times New Roman"/>
          <w:sz w:val="20"/>
          <w:rtl/>
          <w:lang w:eastAsia="he-IL"/>
          <w:rPrChange w:id="1491" w:author="Kook Sec" w:date="2021-04-20T16:07:00Z">
            <w:rPr>
              <w:rFonts w:ascii="Times New Roman" w:eastAsia="Times New Roman" w:hAnsi="Times New Roman"/>
              <w:sz w:val="20"/>
              <w:rtl/>
              <w:lang w:eastAsia="he-IL"/>
            </w:rPr>
          </w:rPrChange>
        </w:rPr>
        <w:t>לאותו שלב כפי שיקבע המנהל, וזאת לסילוק כל המגיע למתכנן מהמזמין.</w:t>
      </w:r>
    </w:p>
    <w:p w14:paraId="39340C7A"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49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493" w:author="Kook Sec" w:date="2021-04-20T16:07:00Z">
            <w:rPr>
              <w:rFonts w:ascii="Times New Roman" w:eastAsia="Times New Roman" w:hAnsi="Times New Roman"/>
              <w:sz w:val="20"/>
              <w:rtl/>
              <w:lang w:eastAsia="he-IL"/>
            </w:rPr>
          </w:rPrChange>
        </w:rPr>
        <w:t>הודעה בדבר הבאת החוזה לידי גמר כאמור בסעיף 12.3.1 לעיל</w:t>
      </w:r>
      <w:r w:rsidRPr="00010762">
        <w:rPr>
          <w:rFonts w:ascii="Times New Roman" w:eastAsia="Times New Roman" w:hAnsi="Times New Roman" w:hint="cs"/>
          <w:sz w:val="20"/>
          <w:rtl/>
          <w:lang w:eastAsia="he-IL"/>
          <w:rPrChange w:id="149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495" w:author="Kook Sec" w:date="2021-04-20T16:07:00Z">
            <w:rPr>
              <w:rFonts w:ascii="Times New Roman" w:eastAsia="Times New Roman" w:hAnsi="Times New Roman"/>
              <w:sz w:val="20"/>
              <w:rtl/>
              <w:lang w:eastAsia="he-IL"/>
            </w:rPr>
          </w:rPrChange>
        </w:rPr>
        <w:t xml:space="preserve"> לא תשמש עילה למתכנן לתביעת פיצויים כלשהם </w:t>
      </w:r>
      <w:r w:rsidRPr="00010762">
        <w:rPr>
          <w:rFonts w:ascii="Times New Roman" w:eastAsia="Times New Roman" w:hAnsi="Times New Roman" w:hint="cs"/>
          <w:sz w:val="20"/>
          <w:rtl/>
          <w:lang w:eastAsia="he-IL"/>
          <w:rPrChange w:id="149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497" w:author="Kook Sec" w:date="2021-04-20T16:07:00Z">
            <w:rPr>
              <w:rFonts w:ascii="Times New Roman" w:eastAsia="Times New Roman" w:hAnsi="Times New Roman"/>
              <w:sz w:val="20"/>
              <w:rtl/>
              <w:lang w:eastAsia="he-IL"/>
            </w:rPr>
          </w:rPrChange>
        </w:rPr>
        <w:t>או לטענה</w:t>
      </w:r>
      <w:r w:rsidRPr="00010762">
        <w:rPr>
          <w:rFonts w:ascii="Times New Roman" w:eastAsia="Times New Roman" w:hAnsi="Times New Roman" w:hint="cs"/>
          <w:sz w:val="20"/>
          <w:rtl/>
          <w:lang w:eastAsia="he-IL"/>
          <w:rPrChange w:id="1498" w:author="Kook Sec" w:date="2021-04-20T16:07:00Z">
            <w:rPr>
              <w:rFonts w:ascii="Times New Roman" w:eastAsia="Times New Roman" w:hAnsi="Times New Roman" w:hint="cs"/>
              <w:sz w:val="20"/>
              <w:rtl/>
              <w:lang w:eastAsia="he-IL"/>
            </w:rPr>
          </w:rPrChange>
        </w:rPr>
        <w:t xml:space="preserve"> ו/או לדרישה ו/או לתלונה</w:t>
      </w:r>
      <w:r w:rsidRPr="00010762">
        <w:rPr>
          <w:rFonts w:ascii="Times New Roman" w:eastAsia="Times New Roman" w:hAnsi="Times New Roman"/>
          <w:sz w:val="20"/>
          <w:rtl/>
          <w:lang w:eastAsia="he-IL"/>
          <w:rPrChange w:id="1499"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500"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01" w:author="Kook Sec" w:date="2021-04-20T16:07:00Z">
            <w:rPr>
              <w:rFonts w:ascii="Times New Roman" w:eastAsia="Times New Roman" w:hAnsi="Times New Roman"/>
              <w:sz w:val="20"/>
              <w:rtl/>
              <w:lang w:eastAsia="he-IL"/>
            </w:rPr>
          </w:rPrChange>
        </w:rPr>
        <w:t xml:space="preserve">או </w:t>
      </w:r>
      <w:r w:rsidRPr="00010762">
        <w:rPr>
          <w:rFonts w:ascii="Times New Roman" w:eastAsia="Times New Roman" w:hAnsi="Times New Roman" w:hint="cs"/>
          <w:sz w:val="20"/>
          <w:rtl/>
          <w:lang w:eastAsia="he-IL"/>
          <w:rPrChange w:id="1502" w:author="Kook Sec" w:date="2021-04-20T16:07:00Z">
            <w:rPr>
              <w:rFonts w:ascii="Times New Roman" w:eastAsia="Times New Roman" w:hAnsi="Times New Roman" w:hint="cs"/>
              <w:sz w:val="20"/>
              <w:rtl/>
              <w:lang w:eastAsia="he-IL"/>
            </w:rPr>
          </w:rPrChange>
        </w:rPr>
        <w:t>ל</w:t>
      </w:r>
      <w:r w:rsidRPr="00010762">
        <w:rPr>
          <w:rFonts w:ascii="Times New Roman" w:eastAsia="Times New Roman" w:hAnsi="Times New Roman"/>
          <w:sz w:val="20"/>
          <w:rtl/>
          <w:lang w:eastAsia="he-IL"/>
          <w:rPrChange w:id="1503" w:author="Kook Sec" w:date="2021-04-20T16:07:00Z">
            <w:rPr>
              <w:rFonts w:ascii="Times New Roman" w:eastAsia="Times New Roman" w:hAnsi="Times New Roman"/>
              <w:sz w:val="20"/>
              <w:rtl/>
              <w:lang w:eastAsia="he-IL"/>
            </w:rPr>
          </w:rPrChange>
        </w:rPr>
        <w:t>תביעה כלשהי, פרט לאמור בסעיף 12.3.2 לעיל, והשכר שישולם לפי סעיף 12.3.2</w:t>
      </w:r>
      <w:r w:rsidRPr="00010762">
        <w:rPr>
          <w:rFonts w:ascii="Times New Roman" w:eastAsia="Times New Roman" w:hAnsi="Times New Roman" w:hint="cs"/>
          <w:sz w:val="20"/>
          <w:rtl/>
          <w:lang w:eastAsia="he-IL"/>
          <w:rPrChange w:id="150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505" w:author="Kook Sec" w:date="2021-04-20T16:07:00Z">
            <w:rPr>
              <w:rFonts w:ascii="Times New Roman" w:eastAsia="Times New Roman" w:hAnsi="Times New Roman"/>
              <w:sz w:val="20"/>
              <w:rtl/>
              <w:lang w:eastAsia="he-IL"/>
            </w:rPr>
          </w:rPrChange>
        </w:rPr>
        <w:t xml:space="preserve"> יהיה לסילוק כל המגיע למתכנן מהמזמין לפי החוזה ו/או עקב הבאתו לידי גמר כאמור, בין ע</w:t>
      </w:r>
      <w:r w:rsidRPr="00010762">
        <w:rPr>
          <w:rFonts w:ascii="Times New Roman" w:eastAsia="Times New Roman" w:hAnsi="Times New Roman" w:hint="cs"/>
          <w:sz w:val="20"/>
          <w:rtl/>
          <w:lang w:eastAsia="he-IL"/>
          <w:rPrChange w:id="1506"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507"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508"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509" w:author="Kook Sec" w:date="2021-04-20T16:07:00Z">
            <w:rPr>
              <w:rFonts w:ascii="Times New Roman" w:eastAsia="Times New Roman" w:hAnsi="Times New Roman"/>
              <w:sz w:val="20"/>
              <w:rtl/>
              <w:lang w:eastAsia="he-IL"/>
            </w:rPr>
          </w:rPrChange>
        </w:rPr>
        <w:t xml:space="preserve"> ובין מכוח עילה כלשהי ע</w:t>
      </w:r>
      <w:r w:rsidRPr="00010762">
        <w:rPr>
          <w:rFonts w:ascii="Times New Roman" w:eastAsia="Times New Roman" w:hAnsi="Times New Roman" w:hint="cs"/>
          <w:sz w:val="20"/>
          <w:rtl/>
          <w:lang w:eastAsia="he-IL"/>
          <w:rPrChange w:id="1510"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511" w:author="Kook Sec" w:date="2021-04-20T16:07:00Z">
            <w:rPr>
              <w:rFonts w:ascii="Times New Roman" w:eastAsia="Times New Roman" w:hAnsi="Times New Roman"/>
              <w:sz w:val="20"/>
              <w:rtl/>
              <w:lang w:eastAsia="he-IL"/>
            </w:rPr>
          </w:rPrChange>
        </w:rPr>
        <w:t xml:space="preserve"> הדין.</w:t>
      </w:r>
    </w:p>
    <w:p w14:paraId="1CCF7732"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1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13" w:author="Kook Sec" w:date="2021-04-20T16:07:00Z">
            <w:rPr>
              <w:rFonts w:ascii="Times New Roman" w:eastAsia="Times New Roman" w:hAnsi="Times New Roman"/>
              <w:sz w:val="20"/>
              <w:rtl/>
              <w:lang w:eastAsia="he-IL"/>
            </w:rPr>
          </w:rPrChange>
        </w:rPr>
        <w:t>אם המנהל הראשי במשרד המתכנן ו/או המתכנן נפטר, פשט רגל, או נעשה בלתי כש</w:t>
      </w:r>
      <w:r w:rsidRPr="00010762">
        <w:rPr>
          <w:rFonts w:ascii="Times New Roman" w:eastAsia="Times New Roman" w:hAnsi="Times New Roman" w:hint="cs"/>
          <w:sz w:val="20"/>
          <w:rtl/>
          <w:lang w:eastAsia="he-IL"/>
          <w:rPrChange w:id="151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15" w:author="Kook Sec" w:date="2021-04-20T16:07:00Z">
            <w:rPr>
              <w:rFonts w:ascii="Times New Roman" w:eastAsia="Times New Roman" w:hAnsi="Times New Roman"/>
              <w:sz w:val="20"/>
              <w:rtl/>
              <w:lang w:eastAsia="he-IL"/>
            </w:rPr>
          </w:rPrChange>
        </w:rPr>
        <w:t>ר למתן השירותים ע</w:t>
      </w:r>
      <w:r w:rsidRPr="00010762">
        <w:rPr>
          <w:rFonts w:ascii="Times New Roman" w:eastAsia="Times New Roman" w:hAnsi="Times New Roman" w:hint="cs"/>
          <w:sz w:val="20"/>
          <w:rtl/>
          <w:lang w:eastAsia="he-IL"/>
          <w:rPrChange w:id="1516" w:author="Kook Sec" w:date="2021-04-20T16:07:00Z">
            <w:rPr>
              <w:rFonts w:ascii="Times New Roman" w:eastAsia="Times New Roman" w:hAnsi="Times New Roman" w:hint="cs"/>
              <w:sz w:val="20"/>
              <w:rtl/>
              <w:lang w:eastAsia="he-IL"/>
            </w:rPr>
          </w:rPrChange>
        </w:rPr>
        <w:t>ל פ</w:t>
      </w:r>
      <w:r w:rsidRPr="00010762">
        <w:rPr>
          <w:rFonts w:ascii="Times New Roman" w:eastAsia="Times New Roman" w:hAnsi="Times New Roman"/>
          <w:sz w:val="20"/>
          <w:rtl/>
          <w:lang w:eastAsia="he-IL"/>
          <w:rPrChange w:id="1517" w:author="Kook Sec" w:date="2021-04-20T16:07:00Z">
            <w:rPr>
              <w:rFonts w:ascii="Times New Roman" w:eastAsia="Times New Roman" w:hAnsi="Times New Roman"/>
              <w:sz w:val="20"/>
              <w:rtl/>
              <w:lang w:eastAsia="he-IL"/>
            </w:rPr>
          </w:rPrChange>
        </w:rPr>
        <w:t>י חוזה זה או אם אירע אירוע דומה למתכנן</w:t>
      </w:r>
      <w:r w:rsidRPr="00010762">
        <w:rPr>
          <w:rFonts w:ascii="Times New Roman" w:eastAsia="Times New Roman" w:hAnsi="Times New Roman" w:hint="cs"/>
          <w:sz w:val="20"/>
          <w:rtl/>
          <w:lang w:eastAsia="he-IL"/>
          <w:rPrChange w:id="151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519" w:author="Kook Sec" w:date="2021-04-20T16:07:00Z">
            <w:rPr>
              <w:rFonts w:ascii="Times New Roman" w:eastAsia="Times New Roman" w:hAnsi="Times New Roman"/>
              <w:sz w:val="20"/>
              <w:rtl/>
              <w:lang w:eastAsia="he-IL"/>
            </w:rPr>
          </w:rPrChange>
        </w:rPr>
        <w:t xml:space="preserve"> יהיה המזמין זכאי לבטל </w:t>
      </w:r>
      <w:r w:rsidRPr="00010762">
        <w:rPr>
          <w:rFonts w:ascii="Times New Roman" w:eastAsia="Times New Roman" w:hAnsi="Times New Roman" w:hint="cs"/>
          <w:sz w:val="20"/>
          <w:rtl/>
          <w:lang w:eastAsia="he-IL"/>
          <w:rPrChange w:id="1520"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1521" w:author="Kook Sec" w:date="2021-04-20T16:07:00Z">
            <w:rPr>
              <w:rFonts w:ascii="Times New Roman" w:eastAsia="Times New Roman" w:hAnsi="Times New Roman"/>
              <w:sz w:val="20"/>
              <w:rtl/>
              <w:lang w:eastAsia="he-IL"/>
            </w:rPr>
          </w:rPrChange>
        </w:rPr>
        <w:t>החוזה ויחולו הוראות סעיפים 12.3.2 ו - 12.3.3 לעיל.</w:t>
      </w:r>
    </w:p>
    <w:p w14:paraId="5E1C6898"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2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23" w:author="Kook Sec" w:date="2021-04-20T16:07:00Z">
            <w:rPr>
              <w:rFonts w:ascii="Times New Roman" w:eastAsia="Times New Roman" w:hAnsi="Times New Roman"/>
              <w:sz w:val="20"/>
              <w:rtl/>
              <w:lang w:eastAsia="he-IL"/>
            </w:rPr>
          </w:rPrChange>
        </w:rPr>
        <w:t>התשלום ע</w:t>
      </w:r>
      <w:r w:rsidRPr="00010762">
        <w:rPr>
          <w:rFonts w:ascii="Times New Roman" w:eastAsia="Times New Roman" w:hAnsi="Times New Roman" w:hint="cs"/>
          <w:sz w:val="20"/>
          <w:rtl/>
          <w:lang w:eastAsia="he-IL"/>
          <w:rPrChange w:id="1524"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525" w:author="Kook Sec" w:date="2021-04-20T16:07:00Z">
            <w:rPr>
              <w:rFonts w:ascii="Times New Roman" w:eastAsia="Times New Roman" w:hAnsi="Times New Roman"/>
              <w:sz w:val="20"/>
              <w:rtl/>
              <w:lang w:eastAsia="he-IL"/>
            </w:rPr>
          </w:rPrChange>
        </w:rPr>
        <w:t xml:space="preserve"> סעיפים 12.1, 12.2 ו-12.3 לעיל</w:t>
      </w:r>
      <w:r w:rsidRPr="00010762">
        <w:rPr>
          <w:rFonts w:ascii="Times New Roman" w:eastAsia="Times New Roman" w:hAnsi="Times New Roman" w:hint="cs"/>
          <w:sz w:val="20"/>
          <w:rtl/>
          <w:lang w:eastAsia="he-IL"/>
          <w:rPrChange w:id="1526"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527" w:author="Kook Sec" w:date="2021-04-20T16:07:00Z">
            <w:rPr>
              <w:rFonts w:ascii="Times New Roman" w:eastAsia="Times New Roman" w:hAnsi="Times New Roman"/>
              <w:sz w:val="20"/>
              <w:rtl/>
              <w:lang w:eastAsia="he-IL"/>
            </w:rPr>
          </w:rPrChange>
        </w:rPr>
        <w:t xml:space="preserve"> מותנה בכך שהמזמין קיבל לידיו את כל התכניות ועד לקבלתן לא יהיה עליו לבצע תשלום ע</w:t>
      </w:r>
      <w:r w:rsidRPr="00010762">
        <w:rPr>
          <w:rFonts w:ascii="Times New Roman" w:eastAsia="Times New Roman" w:hAnsi="Times New Roman" w:hint="cs"/>
          <w:sz w:val="20"/>
          <w:rtl/>
          <w:lang w:eastAsia="he-IL"/>
          <w:rPrChange w:id="1528"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529" w:author="Kook Sec" w:date="2021-04-20T16:07:00Z">
            <w:rPr>
              <w:rFonts w:ascii="Times New Roman" w:eastAsia="Times New Roman" w:hAnsi="Times New Roman"/>
              <w:sz w:val="20"/>
              <w:rtl/>
              <w:lang w:eastAsia="he-IL"/>
            </w:rPr>
          </w:rPrChange>
        </w:rPr>
        <w:t xml:space="preserve"> הסעיפים הנ"ל.</w:t>
      </w:r>
    </w:p>
    <w:p w14:paraId="02E5683D"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3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31" w:author="Kook Sec" w:date="2021-04-20T16:07:00Z">
            <w:rPr>
              <w:rFonts w:ascii="Times New Roman" w:eastAsia="Times New Roman" w:hAnsi="Times New Roman"/>
              <w:sz w:val="20"/>
              <w:rtl/>
              <w:lang w:eastAsia="he-IL"/>
            </w:rPr>
          </w:rPrChange>
        </w:rPr>
        <w:t>בכל מקרה של הבאת חוזה</w:t>
      </w:r>
      <w:r w:rsidRPr="00010762">
        <w:rPr>
          <w:rFonts w:ascii="Times New Roman" w:eastAsia="Times New Roman" w:hAnsi="Times New Roman" w:hint="cs"/>
          <w:sz w:val="20"/>
          <w:rtl/>
          <w:lang w:eastAsia="he-IL"/>
          <w:rPrChange w:id="1532" w:author="Kook Sec" w:date="2021-04-20T16:07:00Z">
            <w:rPr>
              <w:rFonts w:ascii="Times New Roman" w:eastAsia="Times New Roman" w:hAnsi="Times New Roman" w:hint="cs"/>
              <w:sz w:val="20"/>
              <w:rtl/>
              <w:lang w:eastAsia="he-IL"/>
            </w:rPr>
          </w:rPrChange>
        </w:rPr>
        <w:t xml:space="preserve"> זה לידי</w:t>
      </w:r>
      <w:r w:rsidRPr="00010762">
        <w:rPr>
          <w:rFonts w:ascii="Times New Roman" w:eastAsia="Times New Roman" w:hAnsi="Times New Roman"/>
          <w:sz w:val="20"/>
          <w:rtl/>
          <w:lang w:eastAsia="he-IL"/>
          <w:rPrChange w:id="1533" w:author="Kook Sec" w:date="2021-04-20T16:07:00Z">
            <w:rPr>
              <w:rFonts w:ascii="Times New Roman" w:eastAsia="Times New Roman" w:hAnsi="Times New Roman"/>
              <w:sz w:val="20"/>
              <w:rtl/>
              <w:lang w:eastAsia="he-IL"/>
            </w:rPr>
          </w:rPrChange>
        </w:rPr>
        <w:t xml:space="preserve"> גמר או ביטולו</w:t>
      </w:r>
      <w:r w:rsidRPr="00010762">
        <w:rPr>
          <w:rFonts w:ascii="Times New Roman" w:eastAsia="Times New Roman" w:hAnsi="Times New Roman" w:hint="cs"/>
          <w:sz w:val="20"/>
          <w:rtl/>
          <w:lang w:eastAsia="he-IL"/>
          <w:rPrChange w:id="153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535" w:author="Kook Sec" w:date="2021-04-20T16:07:00Z">
            <w:rPr>
              <w:rFonts w:ascii="Times New Roman" w:eastAsia="Times New Roman" w:hAnsi="Times New Roman"/>
              <w:sz w:val="20"/>
              <w:rtl/>
              <w:lang w:eastAsia="he-IL"/>
            </w:rPr>
          </w:rPrChange>
        </w:rPr>
        <w:t xml:space="preserve"> יהיה המזמין זכאי למסור את ב</w:t>
      </w:r>
      <w:r w:rsidRPr="00010762">
        <w:rPr>
          <w:rFonts w:ascii="Times New Roman" w:eastAsia="Times New Roman" w:hAnsi="Times New Roman" w:hint="cs"/>
          <w:sz w:val="20"/>
          <w:rtl/>
          <w:lang w:eastAsia="he-IL"/>
          <w:rPrChange w:id="153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37" w:author="Kook Sec" w:date="2021-04-20T16:07:00Z">
            <w:rPr>
              <w:rFonts w:ascii="Times New Roman" w:eastAsia="Times New Roman" w:hAnsi="Times New Roman"/>
              <w:sz w:val="20"/>
              <w:rtl/>
              <w:lang w:eastAsia="he-IL"/>
            </w:rPr>
          </w:rPrChange>
        </w:rPr>
        <w:t>צוע המשך ש</w:t>
      </w:r>
      <w:r w:rsidRPr="00010762">
        <w:rPr>
          <w:rFonts w:ascii="Times New Roman" w:eastAsia="Times New Roman" w:hAnsi="Times New Roman" w:hint="cs"/>
          <w:sz w:val="20"/>
          <w:rtl/>
          <w:lang w:eastAsia="he-IL"/>
          <w:rPrChange w:id="153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39" w:author="Kook Sec" w:date="2021-04-20T16:07:00Z">
            <w:rPr>
              <w:rFonts w:ascii="Times New Roman" w:eastAsia="Times New Roman" w:hAnsi="Times New Roman"/>
              <w:sz w:val="20"/>
              <w:rtl/>
              <w:lang w:eastAsia="he-IL"/>
            </w:rPr>
          </w:rPrChange>
        </w:rPr>
        <w:t>רותי המתכנן לאחר ולהשתמש ללא הגבלה בשרותי המתכנן שבוצעו עד לאותו מועד, והמתכנן מסכים לכך ולא יהיה זכאי לדבר בגין זאת.</w:t>
      </w:r>
    </w:p>
    <w:p w14:paraId="35DC978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4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41" w:author="Kook Sec" w:date="2021-04-20T16:07:00Z">
            <w:rPr>
              <w:rFonts w:ascii="Times New Roman" w:eastAsia="Times New Roman" w:hAnsi="Times New Roman"/>
              <w:sz w:val="20"/>
              <w:rtl/>
              <w:lang w:eastAsia="he-IL"/>
            </w:rPr>
          </w:rPrChange>
        </w:rPr>
        <w:t>כל אימת שהמתכנן לא יקיים איזו מהתחייבויותיו לפי חוזה</w:t>
      </w:r>
      <w:r w:rsidRPr="00010762">
        <w:rPr>
          <w:rFonts w:ascii="Times New Roman" w:eastAsia="Times New Roman" w:hAnsi="Times New Roman" w:hint="cs"/>
          <w:sz w:val="20"/>
          <w:rtl/>
          <w:lang w:eastAsia="he-IL"/>
          <w:rPrChange w:id="1542"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543" w:author="Kook Sec" w:date="2021-04-20T16:07:00Z">
            <w:rPr>
              <w:rFonts w:ascii="Times New Roman" w:eastAsia="Times New Roman" w:hAnsi="Times New Roman"/>
              <w:sz w:val="20"/>
              <w:rtl/>
              <w:lang w:eastAsia="he-IL"/>
            </w:rPr>
          </w:rPrChange>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AAE8FDB" w14:textId="77777777" w:rsidR="001835AB" w:rsidRPr="00010762"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4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45" w:author="Kook Sec" w:date="2021-04-20T16:07:00Z">
            <w:rPr>
              <w:rFonts w:ascii="Times New Roman" w:eastAsia="Times New Roman" w:hAnsi="Times New Roman"/>
              <w:sz w:val="20"/>
              <w:rtl/>
              <w:lang w:eastAsia="he-IL"/>
            </w:rPr>
          </w:rPrChange>
        </w:rPr>
        <w:t xml:space="preserve">השתמש המזמין בזכותו על פי סעיף 12.7 לעיל, יהיה הוא רשאי לגבות מאת המתכנן </w:t>
      </w:r>
      <w:r w:rsidRPr="00010762">
        <w:rPr>
          <w:rFonts w:ascii="Times New Roman" w:eastAsia="Times New Roman" w:hAnsi="Times New Roman" w:hint="cs"/>
          <w:sz w:val="20"/>
          <w:rtl/>
          <w:lang w:eastAsia="he-IL"/>
          <w:rPrChange w:id="154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47" w:author="Kook Sec" w:date="2021-04-20T16:07:00Z">
            <w:rPr>
              <w:rFonts w:ascii="Times New Roman" w:eastAsia="Times New Roman" w:hAnsi="Times New Roman"/>
              <w:sz w:val="20"/>
              <w:rtl/>
              <w:lang w:eastAsia="he-IL"/>
            </w:rPr>
          </w:rPrChange>
        </w:rPr>
        <w:t>או לנכות מכל סכום שיגיע לו את הסכומים שהמזמין נשא בהם בשל כך, בתוספת 15% לכ</w:t>
      </w:r>
      <w:r w:rsidRPr="00010762">
        <w:rPr>
          <w:rFonts w:ascii="Times New Roman" w:eastAsia="Times New Roman" w:hAnsi="Times New Roman" w:hint="cs"/>
          <w:sz w:val="20"/>
          <w:rtl/>
          <w:lang w:eastAsia="he-IL"/>
          <w:rPrChange w:id="154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49" w:author="Kook Sec" w:date="2021-04-20T16:07:00Z">
            <w:rPr>
              <w:rFonts w:ascii="Times New Roman" w:eastAsia="Times New Roman" w:hAnsi="Times New Roman"/>
              <w:sz w:val="20"/>
              <w:rtl/>
              <w:lang w:eastAsia="he-IL"/>
            </w:rPr>
          </w:rPrChange>
        </w:rPr>
        <w:t>סוי הוצאותיו הכלליות, וזאת מבלי שיהיה עליו להוכיח את הסכומים הנ"ל.</w:t>
      </w:r>
    </w:p>
    <w:p w14:paraId="45D1A5AA" w14:textId="77777777" w:rsidR="001835AB" w:rsidRPr="00010762"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Change w:id="155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1551" w:author="Kook Sec" w:date="2021-04-20T16:07:00Z">
            <w:rPr>
              <w:rFonts w:ascii="Times New Roman" w:eastAsia="Times New Roman" w:hAnsi="Times New Roman"/>
              <w:bCs/>
              <w:sz w:val="20"/>
              <w:u w:val="single"/>
              <w:rtl/>
              <w:lang w:eastAsia="he-IL"/>
            </w:rPr>
          </w:rPrChange>
        </w:rPr>
        <w:t>העברת זכויות</w:t>
      </w:r>
    </w:p>
    <w:p w14:paraId="16CD542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5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53" w:author="Kook Sec" w:date="2021-04-20T16:07:00Z">
            <w:rPr>
              <w:rFonts w:ascii="Times New Roman" w:eastAsia="Times New Roman" w:hAnsi="Times New Roman"/>
              <w:sz w:val="20"/>
              <w:rtl/>
              <w:lang w:eastAsia="he-IL"/>
            </w:rPr>
          </w:rPrChange>
        </w:rPr>
        <w:t xml:space="preserve">אין המתכנן רשאי להסב לאחר את החוזה </w:t>
      </w:r>
      <w:r w:rsidRPr="00010762">
        <w:rPr>
          <w:rFonts w:ascii="Times New Roman" w:eastAsia="Times New Roman" w:hAnsi="Times New Roman" w:hint="cs"/>
          <w:sz w:val="20"/>
          <w:rtl/>
          <w:lang w:eastAsia="he-IL"/>
          <w:rPrChange w:id="1554"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55" w:author="Kook Sec" w:date="2021-04-20T16:07:00Z">
            <w:rPr>
              <w:rFonts w:ascii="Times New Roman" w:eastAsia="Times New Roman" w:hAnsi="Times New Roman"/>
              <w:sz w:val="20"/>
              <w:rtl/>
              <w:lang w:eastAsia="he-IL"/>
            </w:rPr>
          </w:rPrChange>
        </w:rPr>
        <w:t xml:space="preserve">או כל חלק ממנו, וכן אין הוא רשאי להעביר </w:t>
      </w:r>
      <w:r w:rsidRPr="00010762">
        <w:rPr>
          <w:rFonts w:ascii="Times New Roman" w:eastAsia="Times New Roman" w:hAnsi="Times New Roman" w:hint="cs"/>
          <w:sz w:val="20"/>
          <w:rtl/>
          <w:lang w:eastAsia="he-IL"/>
          <w:rPrChange w:id="155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57" w:author="Kook Sec" w:date="2021-04-20T16:07:00Z">
            <w:rPr>
              <w:rFonts w:ascii="Times New Roman" w:eastAsia="Times New Roman" w:hAnsi="Times New Roman"/>
              <w:sz w:val="20"/>
              <w:rtl/>
              <w:lang w:eastAsia="he-IL"/>
            </w:rPr>
          </w:rPrChange>
        </w:rPr>
        <w:t xml:space="preserve">או להסב לאחר כל זכות </w:t>
      </w:r>
      <w:r w:rsidRPr="00010762">
        <w:rPr>
          <w:rFonts w:ascii="Times New Roman" w:eastAsia="Times New Roman" w:hAnsi="Times New Roman" w:hint="cs"/>
          <w:sz w:val="20"/>
          <w:rtl/>
          <w:lang w:eastAsia="he-IL"/>
          <w:rPrChange w:id="1558"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59" w:author="Kook Sec" w:date="2021-04-20T16:07:00Z">
            <w:rPr>
              <w:rFonts w:ascii="Times New Roman" w:eastAsia="Times New Roman" w:hAnsi="Times New Roman"/>
              <w:sz w:val="20"/>
              <w:rtl/>
              <w:lang w:eastAsia="he-IL"/>
            </w:rPr>
          </w:rPrChange>
        </w:rPr>
        <w:t>או חובה לפי חוזה</w:t>
      </w:r>
      <w:r w:rsidRPr="00010762">
        <w:rPr>
          <w:rFonts w:ascii="Times New Roman" w:eastAsia="Times New Roman" w:hAnsi="Times New Roman" w:hint="cs"/>
          <w:sz w:val="20"/>
          <w:rtl/>
          <w:lang w:eastAsia="he-IL"/>
          <w:rPrChange w:id="1560"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561" w:author="Kook Sec" w:date="2021-04-20T16:07:00Z">
            <w:rPr>
              <w:rFonts w:ascii="Times New Roman" w:eastAsia="Times New Roman" w:hAnsi="Times New Roman"/>
              <w:sz w:val="20"/>
              <w:rtl/>
              <w:lang w:eastAsia="he-IL"/>
            </w:rPr>
          </w:rPrChange>
        </w:rPr>
        <w:t>, אלא בהסכמת המזמין בכתב ומראש.</w:t>
      </w:r>
    </w:p>
    <w:p w14:paraId="5E23585A"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6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63" w:author="Kook Sec" w:date="2021-04-20T16:07:00Z">
            <w:rPr>
              <w:rFonts w:ascii="Times New Roman" w:eastAsia="Times New Roman" w:hAnsi="Times New Roman"/>
              <w:sz w:val="20"/>
              <w:rtl/>
              <w:lang w:eastAsia="he-IL"/>
            </w:rPr>
          </w:rPrChange>
        </w:rPr>
        <w:t>אין המתכנן רשאי למסור לאחר את ב</w:t>
      </w:r>
      <w:r w:rsidRPr="00010762">
        <w:rPr>
          <w:rFonts w:ascii="Times New Roman" w:eastAsia="Times New Roman" w:hAnsi="Times New Roman" w:hint="cs"/>
          <w:sz w:val="20"/>
          <w:rtl/>
          <w:lang w:eastAsia="he-IL"/>
          <w:rPrChange w:id="156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65" w:author="Kook Sec" w:date="2021-04-20T16:07:00Z">
            <w:rPr>
              <w:rFonts w:ascii="Times New Roman" w:eastAsia="Times New Roman" w:hAnsi="Times New Roman"/>
              <w:sz w:val="20"/>
              <w:rtl/>
              <w:lang w:eastAsia="he-IL"/>
            </w:rPr>
          </w:rPrChange>
        </w:rPr>
        <w:t>צוע שרותי המתכנן, כולם או מקצתם, אלא בהסכמת המזמין בכתב ומראש.</w:t>
      </w:r>
    </w:p>
    <w:p w14:paraId="0D01674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6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67" w:author="Kook Sec" w:date="2021-04-20T16:07:00Z">
            <w:rPr>
              <w:rFonts w:ascii="Times New Roman" w:eastAsia="Times New Roman" w:hAnsi="Times New Roman"/>
              <w:sz w:val="20"/>
              <w:rtl/>
              <w:lang w:eastAsia="he-IL"/>
            </w:rPr>
          </w:rPrChange>
        </w:rPr>
        <w:t xml:space="preserve">ניתנה הסכמת המזמין לפי סעיפים 13.1 או 13.2 לעיל, הרי </w:t>
      </w:r>
      <w:r w:rsidRPr="00010762">
        <w:rPr>
          <w:rFonts w:ascii="Times New Roman" w:eastAsia="Times New Roman" w:hAnsi="Times New Roman" w:hint="cs"/>
          <w:sz w:val="20"/>
          <w:rtl/>
          <w:lang w:eastAsia="he-IL"/>
          <w:rPrChange w:id="1568" w:author="Kook Sec" w:date="2021-04-20T16:07:00Z">
            <w:rPr>
              <w:rFonts w:ascii="Times New Roman" w:eastAsia="Times New Roman" w:hAnsi="Times New Roman" w:hint="cs"/>
              <w:sz w:val="20"/>
              <w:rtl/>
              <w:lang w:eastAsia="he-IL"/>
            </w:rPr>
          </w:rPrChange>
        </w:rPr>
        <w:t>ש</w:t>
      </w:r>
      <w:r w:rsidRPr="00010762">
        <w:rPr>
          <w:rFonts w:ascii="Times New Roman" w:eastAsia="Times New Roman" w:hAnsi="Times New Roman"/>
          <w:sz w:val="20"/>
          <w:rtl/>
          <w:lang w:eastAsia="he-IL"/>
          <w:rPrChange w:id="1569" w:author="Kook Sec" w:date="2021-04-20T16:07:00Z">
            <w:rPr>
              <w:rFonts w:ascii="Times New Roman" w:eastAsia="Times New Roman" w:hAnsi="Times New Roman"/>
              <w:sz w:val="20"/>
              <w:rtl/>
              <w:lang w:eastAsia="he-IL"/>
            </w:rPr>
          </w:rPrChange>
        </w:rPr>
        <w:t>אין בכך כדי לפטור את המתכנן מאחריותו והתחייבויותיו לפי חוזה</w:t>
      </w:r>
      <w:r w:rsidRPr="00010762">
        <w:rPr>
          <w:rFonts w:ascii="Times New Roman" w:eastAsia="Times New Roman" w:hAnsi="Times New Roman" w:hint="cs"/>
          <w:sz w:val="20"/>
          <w:rtl/>
          <w:lang w:eastAsia="he-IL"/>
          <w:rPrChange w:id="1570" w:author="Kook Sec" w:date="2021-04-20T16:07:00Z">
            <w:rPr>
              <w:rFonts w:ascii="Times New Roman" w:eastAsia="Times New Roman" w:hAnsi="Times New Roman" w:hint="cs"/>
              <w:sz w:val="20"/>
              <w:rtl/>
              <w:lang w:eastAsia="he-IL"/>
            </w:rPr>
          </w:rPrChange>
        </w:rPr>
        <w:t xml:space="preserve"> זה על נספחיו</w:t>
      </w:r>
      <w:r w:rsidRPr="00010762">
        <w:rPr>
          <w:rFonts w:ascii="Times New Roman" w:eastAsia="Times New Roman" w:hAnsi="Times New Roman"/>
          <w:sz w:val="20"/>
          <w:rtl/>
          <w:lang w:eastAsia="he-IL"/>
          <w:rPrChange w:id="1571" w:author="Kook Sec" w:date="2021-04-20T16:07:00Z">
            <w:rPr>
              <w:rFonts w:ascii="Times New Roman" w:eastAsia="Times New Roman" w:hAnsi="Times New Roman"/>
              <w:sz w:val="20"/>
              <w:rtl/>
              <w:lang w:eastAsia="he-IL"/>
            </w:rPr>
          </w:rPrChange>
        </w:rPr>
        <w:t xml:space="preserve"> ומזכויות המזמין על פיו, והמתכנן </w:t>
      </w:r>
      <w:r w:rsidRPr="00010762">
        <w:rPr>
          <w:rFonts w:ascii="Times New Roman" w:eastAsia="Times New Roman" w:hAnsi="Times New Roman" w:hint="cs"/>
          <w:sz w:val="20"/>
          <w:rtl/>
          <w:lang w:eastAsia="he-IL"/>
          <w:rPrChange w:id="157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73" w:author="Kook Sec" w:date="2021-04-20T16:07:00Z">
            <w:rPr>
              <w:rFonts w:ascii="Times New Roman" w:eastAsia="Times New Roman" w:hAnsi="Times New Roman"/>
              <w:sz w:val="20"/>
              <w:rtl/>
              <w:lang w:eastAsia="he-IL"/>
            </w:rPr>
          </w:rPrChange>
        </w:rPr>
        <w:t xml:space="preserve">ישא באחריות מלאה, כלפי המזמין וכלפי </w:t>
      </w:r>
      <w:r w:rsidRPr="00010762">
        <w:rPr>
          <w:rFonts w:ascii="Times New Roman" w:eastAsia="Times New Roman" w:hAnsi="Times New Roman" w:hint="cs"/>
          <w:sz w:val="20"/>
          <w:rtl/>
          <w:lang w:eastAsia="he-IL"/>
          <w:rPrChange w:id="1574" w:author="Kook Sec" w:date="2021-04-20T16:07:00Z">
            <w:rPr>
              <w:rFonts w:ascii="Times New Roman" w:eastAsia="Times New Roman" w:hAnsi="Times New Roman" w:hint="cs"/>
              <w:sz w:val="20"/>
              <w:rtl/>
              <w:lang w:eastAsia="he-IL"/>
            </w:rPr>
          </w:rPrChange>
        </w:rPr>
        <w:t xml:space="preserve">כל </w:t>
      </w:r>
      <w:r w:rsidRPr="00010762">
        <w:rPr>
          <w:rFonts w:ascii="Times New Roman" w:eastAsia="Times New Roman" w:hAnsi="Times New Roman"/>
          <w:sz w:val="20"/>
          <w:rtl/>
          <w:lang w:eastAsia="he-IL"/>
          <w:rPrChange w:id="1575" w:author="Kook Sec" w:date="2021-04-20T16:07:00Z">
            <w:rPr>
              <w:rFonts w:ascii="Times New Roman" w:eastAsia="Times New Roman" w:hAnsi="Times New Roman"/>
              <w:sz w:val="20"/>
              <w:rtl/>
              <w:lang w:eastAsia="he-IL"/>
            </w:rPr>
          </w:rPrChange>
        </w:rPr>
        <w:t xml:space="preserve">צד שלישי שהוא, גם לכל מעשה </w:t>
      </w:r>
      <w:r w:rsidRPr="00010762">
        <w:rPr>
          <w:rFonts w:ascii="Times New Roman" w:eastAsia="Times New Roman" w:hAnsi="Times New Roman" w:hint="cs"/>
          <w:sz w:val="20"/>
          <w:rtl/>
          <w:lang w:eastAsia="he-IL"/>
          <w:rPrChange w:id="157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577" w:author="Kook Sec" w:date="2021-04-20T16:07:00Z">
            <w:rPr>
              <w:rFonts w:ascii="Times New Roman" w:eastAsia="Times New Roman" w:hAnsi="Times New Roman"/>
              <w:sz w:val="20"/>
              <w:rtl/>
              <w:lang w:eastAsia="he-IL"/>
            </w:rPr>
          </w:rPrChange>
        </w:rPr>
        <w:t>או מחדל של אלה שיבצעו עבודה כלשהי מכוח הוראות סעיפים 13.1 או/וגם 13.2 לעיל</w:t>
      </w:r>
      <w:r w:rsidRPr="00010762">
        <w:rPr>
          <w:rFonts w:ascii="Times New Roman" w:eastAsia="Times New Roman" w:hAnsi="Times New Roman" w:hint="cs"/>
          <w:sz w:val="20"/>
          <w:rtl/>
          <w:lang w:eastAsia="he-IL"/>
          <w:rPrChange w:id="1578"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1579" w:author="Kook Sec" w:date="2021-04-20T16:07:00Z">
            <w:rPr>
              <w:rFonts w:ascii="Times New Roman" w:eastAsia="Times New Roman" w:hAnsi="Times New Roman"/>
              <w:sz w:val="20"/>
              <w:rtl/>
              <w:lang w:eastAsia="he-IL"/>
            </w:rPr>
          </w:rPrChange>
        </w:rPr>
        <w:t xml:space="preserve"> באי כחם ו</w:t>
      </w:r>
      <w:r w:rsidRPr="00010762">
        <w:rPr>
          <w:rFonts w:ascii="Times New Roman" w:eastAsia="Times New Roman" w:hAnsi="Times New Roman" w:hint="cs"/>
          <w:sz w:val="20"/>
          <w:rtl/>
          <w:lang w:eastAsia="he-IL"/>
          <w:rPrChange w:id="1580"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1581" w:author="Kook Sec" w:date="2021-04-20T16:07:00Z">
            <w:rPr>
              <w:rFonts w:ascii="Times New Roman" w:eastAsia="Times New Roman" w:hAnsi="Times New Roman"/>
              <w:sz w:val="20"/>
              <w:rtl/>
              <w:lang w:eastAsia="he-IL"/>
            </w:rPr>
          </w:rPrChange>
        </w:rPr>
        <w:t>עובדיהם</w:t>
      </w:r>
      <w:r w:rsidRPr="00010762">
        <w:rPr>
          <w:rFonts w:ascii="Times New Roman" w:eastAsia="Times New Roman" w:hAnsi="Times New Roman" w:hint="cs"/>
          <w:sz w:val="20"/>
          <w:rtl/>
          <w:lang w:eastAsia="he-IL"/>
          <w:rPrChange w:id="1582" w:author="Kook Sec" w:date="2021-04-20T16:07:00Z">
            <w:rPr>
              <w:rFonts w:ascii="Times New Roman" w:eastAsia="Times New Roman" w:hAnsi="Times New Roman" w:hint="cs"/>
              <w:sz w:val="20"/>
              <w:rtl/>
              <w:lang w:eastAsia="he-IL"/>
            </w:rPr>
          </w:rPrChange>
        </w:rPr>
        <w:t xml:space="preserve"> ו/או מי מטעמם</w:t>
      </w:r>
      <w:r w:rsidRPr="00010762">
        <w:rPr>
          <w:rFonts w:ascii="Times New Roman" w:eastAsia="Times New Roman" w:hAnsi="Times New Roman"/>
          <w:sz w:val="20"/>
          <w:rtl/>
          <w:lang w:eastAsia="he-IL"/>
          <w:rPrChange w:id="1583" w:author="Kook Sec" w:date="2021-04-20T16:07:00Z">
            <w:rPr>
              <w:rFonts w:ascii="Times New Roman" w:eastAsia="Times New Roman" w:hAnsi="Times New Roman"/>
              <w:sz w:val="20"/>
              <w:rtl/>
              <w:lang w:eastAsia="he-IL"/>
            </w:rPr>
          </w:rPrChange>
        </w:rPr>
        <w:t>, ואילו למזמין ישמרו כל זכויותיו כלפי המתכנן.</w:t>
      </w:r>
    </w:p>
    <w:p w14:paraId="09E344C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58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85" w:author="Kook Sec" w:date="2021-04-20T16:07:00Z">
            <w:rPr>
              <w:rFonts w:ascii="Times New Roman" w:eastAsia="Times New Roman" w:hAnsi="Times New Roman"/>
              <w:sz w:val="20"/>
              <w:rtl/>
              <w:lang w:eastAsia="he-IL"/>
            </w:rPr>
          </w:rPrChange>
        </w:rPr>
        <w:lastRenderedPageBreak/>
        <w:t>ש</w:t>
      </w:r>
      <w:r w:rsidRPr="00010762">
        <w:rPr>
          <w:rFonts w:ascii="Times New Roman" w:eastAsia="Times New Roman" w:hAnsi="Times New Roman" w:hint="cs"/>
          <w:sz w:val="20"/>
          <w:rtl/>
          <w:lang w:eastAsia="he-IL"/>
          <w:rPrChange w:id="158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87" w:author="Kook Sec" w:date="2021-04-20T16:07:00Z">
            <w:rPr>
              <w:rFonts w:ascii="Times New Roman" w:eastAsia="Times New Roman" w:hAnsi="Times New Roman"/>
              <w:sz w:val="20"/>
              <w:rtl/>
              <w:lang w:eastAsia="he-IL"/>
            </w:rPr>
          </w:rPrChange>
        </w:rPr>
        <w:t>רותי המתכנן יינתנו באמצעות המנהל הראשי אישית ובאמצעות צוות עובדיו של המתכנן בפיקוחו הישיר של המנהל הראשי. מבלי לגרוע מהתחי</w:t>
      </w:r>
      <w:r w:rsidRPr="00010762">
        <w:rPr>
          <w:rFonts w:ascii="Times New Roman" w:eastAsia="Times New Roman" w:hAnsi="Times New Roman" w:hint="cs"/>
          <w:sz w:val="20"/>
          <w:rtl/>
          <w:lang w:eastAsia="he-IL"/>
          <w:rPrChange w:id="158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589" w:author="Kook Sec" w:date="2021-04-20T16:07:00Z">
            <w:rPr>
              <w:rFonts w:ascii="Times New Roman" w:eastAsia="Times New Roman" w:hAnsi="Times New Roman"/>
              <w:sz w:val="20"/>
              <w:rtl/>
              <w:lang w:eastAsia="he-IL"/>
            </w:rPr>
          </w:rPrChange>
        </w:rPr>
        <w:t>בות המתכנן כמתחייב מהאמור</w:t>
      </w:r>
      <w:r w:rsidRPr="00010762">
        <w:rPr>
          <w:rFonts w:ascii="Times New Roman" w:eastAsia="Times New Roman" w:hAnsi="Times New Roman" w:hint="cs"/>
          <w:sz w:val="20"/>
          <w:rtl/>
          <w:lang w:eastAsia="he-IL"/>
          <w:rPrChange w:id="1590"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591" w:author="Kook Sec" w:date="2021-04-20T16:07:00Z">
            <w:rPr>
              <w:rFonts w:ascii="Times New Roman" w:eastAsia="Times New Roman" w:hAnsi="Times New Roman"/>
              <w:sz w:val="20"/>
              <w:rtl/>
              <w:lang w:eastAsia="he-IL"/>
            </w:rPr>
          </w:rPrChange>
        </w:rPr>
        <w:t xml:space="preserve"> הרי בכל מקרה שהשירותים לא יינתנו ע"י המנהל הראשי מכל סיבה שהיא יהיה המזמין זכאי לבטל </w:t>
      </w:r>
      <w:r w:rsidRPr="00010762">
        <w:rPr>
          <w:rFonts w:ascii="Times New Roman" w:eastAsia="Times New Roman" w:hAnsi="Times New Roman" w:hint="cs"/>
          <w:sz w:val="20"/>
          <w:rtl/>
          <w:lang w:eastAsia="he-IL"/>
          <w:rPrChange w:id="1592"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1593" w:author="Kook Sec" w:date="2021-04-20T16:07:00Z">
            <w:rPr>
              <w:rFonts w:ascii="Times New Roman" w:eastAsia="Times New Roman" w:hAnsi="Times New Roman"/>
              <w:sz w:val="20"/>
              <w:rtl/>
              <w:lang w:eastAsia="he-IL"/>
            </w:rPr>
          </w:rPrChange>
        </w:rPr>
        <w:t>החוזה ויחולו הוראות סעיף 12.3.2 ו-12.3.3 לעיל.</w:t>
      </w:r>
    </w:p>
    <w:p w14:paraId="6ED1DB5B"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Change w:id="159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95" w:author="Kook Sec" w:date="2021-04-20T16:07:00Z">
            <w:rPr>
              <w:rFonts w:ascii="Times New Roman" w:eastAsia="Times New Roman" w:hAnsi="Times New Roman"/>
              <w:sz w:val="20"/>
              <w:rtl/>
              <w:lang w:eastAsia="he-IL"/>
            </w:rPr>
          </w:rPrChange>
        </w:rPr>
        <w:t>המזמין רשאי להעביר, בכל עת, כל זכות מזכויותיו וכל חובה מחובותיו לפי חוזה זה, כפי שיראה בעיניו, בלא צורך בהסכמה כלשהי מצד המתכנן.</w:t>
      </w:r>
    </w:p>
    <w:p w14:paraId="03D92F31" w14:textId="77777777" w:rsidR="001835AB" w:rsidRPr="00010762"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Change w:id="1596"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bCs/>
          <w:sz w:val="20"/>
          <w:u w:val="single"/>
          <w:rtl/>
          <w:lang w:eastAsia="he-IL"/>
          <w:rPrChange w:id="1597" w:author="Kook Sec" w:date="2021-04-20T16:07:00Z">
            <w:rPr>
              <w:rFonts w:ascii="Times New Roman" w:eastAsia="Times New Roman" w:hAnsi="Times New Roman"/>
              <w:bCs/>
              <w:sz w:val="20"/>
              <w:u w:val="single"/>
              <w:rtl/>
              <w:lang w:eastAsia="he-IL"/>
            </w:rPr>
          </w:rPrChange>
        </w:rPr>
        <w:t>סיום שרותי המתכנן</w:t>
      </w:r>
    </w:p>
    <w:p w14:paraId="3DF42B77"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159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599" w:author="Kook Sec" w:date="2021-04-20T16:07:00Z">
            <w:rPr>
              <w:rFonts w:ascii="Times New Roman" w:eastAsia="Times New Roman" w:hAnsi="Times New Roman"/>
              <w:sz w:val="20"/>
              <w:rtl/>
              <w:lang w:eastAsia="he-IL"/>
            </w:rPr>
          </w:rPrChange>
        </w:rPr>
        <w:t>ש</w:t>
      </w:r>
      <w:r w:rsidRPr="00010762">
        <w:rPr>
          <w:rFonts w:ascii="Times New Roman" w:eastAsia="Times New Roman" w:hAnsi="Times New Roman" w:hint="cs"/>
          <w:sz w:val="20"/>
          <w:rtl/>
          <w:lang w:eastAsia="he-IL"/>
          <w:rPrChange w:id="160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01" w:author="Kook Sec" w:date="2021-04-20T16:07:00Z">
            <w:rPr>
              <w:rFonts w:ascii="Times New Roman" w:eastAsia="Times New Roman" w:hAnsi="Times New Roman"/>
              <w:sz w:val="20"/>
              <w:rtl/>
              <w:lang w:eastAsia="he-IL"/>
            </w:rPr>
          </w:rPrChange>
        </w:rPr>
        <w:t>רותי המתכנן יחושבו כבאים לסיום בכל אחד מהמקרים הבאים:</w:t>
      </w:r>
    </w:p>
    <w:p w14:paraId="5B3444B4"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60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03" w:author="Kook Sec" w:date="2021-04-20T16:07:00Z">
            <w:rPr>
              <w:rFonts w:ascii="Times New Roman" w:eastAsia="Times New Roman" w:hAnsi="Times New Roman"/>
              <w:sz w:val="20"/>
              <w:rtl/>
              <w:lang w:eastAsia="he-IL"/>
            </w:rPr>
          </w:rPrChange>
        </w:rPr>
        <w:t>חוזה</w:t>
      </w:r>
      <w:r w:rsidRPr="00010762">
        <w:rPr>
          <w:rFonts w:ascii="Times New Roman" w:eastAsia="Times New Roman" w:hAnsi="Times New Roman" w:hint="cs"/>
          <w:sz w:val="20"/>
          <w:rtl/>
          <w:lang w:eastAsia="he-IL"/>
          <w:rPrChange w:id="1604"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605" w:author="Kook Sec" w:date="2021-04-20T16:07:00Z">
            <w:rPr>
              <w:rFonts w:ascii="Times New Roman" w:eastAsia="Times New Roman" w:hAnsi="Times New Roman"/>
              <w:sz w:val="20"/>
              <w:rtl/>
              <w:lang w:eastAsia="he-IL"/>
            </w:rPr>
          </w:rPrChange>
        </w:rPr>
        <w:t xml:space="preserve"> הובא לידי </w:t>
      </w:r>
      <w:r w:rsidRPr="00010762">
        <w:rPr>
          <w:rFonts w:ascii="Times New Roman" w:eastAsia="Times New Roman" w:hAnsi="Times New Roman" w:hint="cs"/>
          <w:sz w:val="20"/>
          <w:rtl/>
          <w:lang w:eastAsia="he-IL"/>
          <w:rPrChange w:id="1606" w:author="Kook Sec" w:date="2021-04-20T16:07:00Z">
            <w:rPr>
              <w:rFonts w:ascii="Times New Roman" w:eastAsia="Times New Roman" w:hAnsi="Times New Roman" w:hint="cs"/>
              <w:sz w:val="20"/>
              <w:rtl/>
              <w:lang w:eastAsia="he-IL"/>
            </w:rPr>
          </w:rPrChange>
        </w:rPr>
        <w:t>גמר</w:t>
      </w:r>
      <w:r w:rsidRPr="00010762">
        <w:rPr>
          <w:rFonts w:ascii="Times New Roman" w:eastAsia="Times New Roman" w:hAnsi="Times New Roman"/>
          <w:sz w:val="20"/>
          <w:rtl/>
          <w:lang w:eastAsia="he-IL"/>
          <w:rPrChange w:id="1607" w:author="Kook Sec" w:date="2021-04-20T16:07:00Z">
            <w:rPr>
              <w:rFonts w:ascii="Times New Roman" w:eastAsia="Times New Roman" w:hAnsi="Times New Roman"/>
              <w:sz w:val="20"/>
              <w:rtl/>
              <w:lang w:eastAsia="he-IL"/>
            </w:rPr>
          </w:rPrChange>
        </w:rPr>
        <w:t xml:space="preserve"> או בוטל כאמור בסעיף 12 לעיל, והחל במועד הנקוב בהודעה שניתנה ע"י המזמין למתכנן במסגרת הוראות אותו סעיף.</w:t>
      </w:r>
    </w:p>
    <w:p w14:paraId="7F3C8A60"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60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09" w:author="Kook Sec" w:date="2021-04-20T16:07:00Z">
            <w:rPr>
              <w:rFonts w:ascii="Times New Roman" w:eastAsia="Times New Roman" w:hAnsi="Times New Roman"/>
              <w:sz w:val="20"/>
              <w:rtl/>
              <w:lang w:eastAsia="he-IL"/>
            </w:rPr>
          </w:rPrChange>
        </w:rPr>
        <w:t>עם מתן א</w:t>
      </w:r>
      <w:r w:rsidRPr="00010762">
        <w:rPr>
          <w:rFonts w:ascii="Times New Roman" w:eastAsia="Times New Roman" w:hAnsi="Times New Roman" w:hint="cs"/>
          <w:sz w:val="20"/>
          <w:rtl/>
          <w:lang w:eastAsia="he-IL"/>
          <w:rPrChange w:id="161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11" w:author="Kook Sec" w:date="2021-04-20T16:07:00Z">
            <w:rPr>
              <w:rFonts w:ascii="Times New Roman" w:eastAsia="Times New Roman" w:hAnsi="Times New Roman"/>
              <w:sz w:val="20"/>
              <w:rtl/>
              <w:lang w:eastAsia="he-IL"/>
            </w:rPr>
          </w:rPrChange>
        </w:rPr>
        <w:t>שור בכתב ע"י המזמין למתכנן</w:t>
      </w:r>
      <w:r w:rsidRPr="00010762">
        <w:rPr>
          <w:rFonts w:ascii="Times New Roman" w:eastAsia="Times New Roman" w:hAnsi="Times New Roman" w:hint="cs"/>
          <w:sz w:val="20"/>
          <w:rtl/>
          <w:lang w:eastAsia="he-IL"/>
          <w:rPrChange w:id="161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13" w:author="Kook Sec" w:date="2021-04-20T16:07:00Z">
            <w:rPr>
              <w:rFonts w:ascii="Times New Roman" w:eastAsia="Times New Roman" w:hAnsi="Times New Roman"/>
              <w:sz w:val="20"/>
              <w:rtl/>
              <w:lang w:eastAsia="he-IL"/>
            </w:rPr>
          </w:rPrChange>
        </w:rPr>
        <w:t xml:space="preserve"> כי הושלם מתן שרותי המתכנן ע</w:t>
      </w:r>
      <w:r w:rsidRPr="00010762">
        <w:rPr>
          <w:rFonts w:ascii="Times New Roman" w:eastAsia="Times New Roman" w:hAnsi="Times New Roman" w:hint="cs"/>
          <w:sz w:val="20"/>
          <w:rtl/>
          <w:lang w:eastAsia="he-IL"/>
          <w:rPrChange w:id="1614"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615"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616"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617" w:author="Kook Sec" w:date="2021-04-20T16:07:00Z">
            <w:rPr>
              <w:rFonts w:ascii="Times New Roman" w:eastAsia="Times New Roman" w:hAnsi="Times New Roman"/>
              <w:sz w:val="20"/>
              <w:rtl/>
              <w:lang w:eastAsia="he-IL"/>
            </w:rPr>
          </w:rPrChange>
        </w:rPr>
        <w:t>.</w:t>
      </w:r>
    </w:p>
    <w:p w14:paraId="50956EAC"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Change w:id="1618" w:author="Kook Sec" w:date="2021-04-20T16:07:00Z">
            <w:rPr>
              <w:rFonts w:ascii="Times New Roman" w:eastAsia="Times New Roman" w:hAnsi="Times New Roman"/>
              <w:b/>
              <w:sz w:val="20"/>
              <w:rtl/>
              <w:lang w:eastAsia="he-IL"/>
            </w:rPr>
          </w:rPrChange>
        </w:rPr>
      </w:pPr>
      <w:r w:rsidRPr="00010762">
        <w:rPr>
          <w:rFonts w:ascii="Times New Roman" w:eastAsia="Times New Roman" w:hAnsi="Times New Roman"/>
          <w:bCs/>
          <w:sz w:val="20"/>
          <w:u w:val="single"/>
          <w:rtl/>
          <w:lang w:eastAsia="he-IL"/>
          <w:rPrChange w:id="1619" w:author="Kook Sec" w:date="2021-04-20T16:07:00Z">
            <w:rPr>
              <w:rFonts w:ascii="Times New Roman" w:eastAsia="Times New Roman" w:hAnsi="Times New Roman"/>
              <w:bCs/>
              <w:sz w:val="20"/>
              <w:u w:val="single"/>
              <w:rtl/>
              <w:lang w:eastAsia="he-IL"/>
            </w:rPr>
          </w:rPrChange>
        </w:rPr>
        <w:t>סודיות והמצאת מסמכים</w:t>
      </w:r>
    </w:p>
    <w:p w14:paraId="0FC3A89C"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62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21" w:author="Kook Sec" w:date="2021-04-20T16:07:00Z">
            <w:rPr>
              <w:rFonts w:ascii="Times New Roman" w:eastAsia="Times New Roman" w:hAnsi="Times New Roman"/>
              <w:sz w:val="20"/>
              <w:rtl/>
              <w:lang w:eastAsia="he-IL"/>
            </w:rPr>
          </w:rPrChange>
        </w:rPr>
        <w:t>המתכנן מתחייב לשמור על סודיות התכניות, השרטוטים, המפרטים וכל יתר המפרטים וכל יתר המסמכים המתייחסים לש</w:t>
      </w:r>
      <w:r w:rsidRPr="00010762">
        <w:rPr>
          <w:rFonts w:ascii="Times New Roman" w:eastAsia="Times New Roman" w:hAnsi="Times New Roman" w:hint="cs"/>
          <w:sz w:val="20"/>
          <w:rtl/>
          <w:lang w:eastAsia="he-IL"/>
          <w:rPrChange w:id="162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23" w:author="Kook Sec" w:date="2021-04-20T16:07:00Z">
            <w:rPr>
              <w:rFonts w:ascii="Times New Roman" w:eastAsia="Times New Roman" w:hAnsi="Times New Roman"/>
              <w:sz w:val="20"/>
              <w:rtl/>
              <w:lang w:eastAsia="he-IL"/>
            </w:rPr>
          </w:rPrChange>
        </w:rPr>
        <w:t>רותי המתכנן</w:t>
      </w:r>
      <w:r w:rsidRPr="00010762">
        <w:rPr>
          <w:rFonts w:ascii="Times New Roman" w:eastAsia="Times New Roman" w:hAnsi="Times New Roman" w:hint="cs"/>
          <w:sz w:val="20"/>
          <w:rtl/>
          <w:lang w:eastAsia="he-IL"/>
          <w:rPrChange w:id="1624"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25" w:author="Kook Sec" w:date="2021-04-20T16:07:00Z">
            <w:rPr>
              <w:rFonts w:ascii="Times New Roman" w:eastAsia="Times New Roman" w:hAnsi="Times New Roman"/>
              <w:sz w:val="20"/>
              <w:rtl/>
              <w:lang w:eastAsia="he-IL"/>
            </w:rPr>
          </w:rPrChange>
        </w:rPr>
        <w:t xml:space="preserve"> לרבות העתקים וניירות עבודה, בין שהוכנו על ידי המתכנן </w:t>
      </w:r>
      <w:r w:rsidRPr="00010762">
        <w:rPr>
          <w:rFonts w:ascii="Times New Roman" w:eastAsia="Times New Roman" w:hAnsi="Times New Roman" w:hint="cs"/>
          <w:sz w:val="20"/>
          <w:rtl/>
          <w:lang w:eastAsia="he-IL"/>
          <w:rPrChange w:id="1626" w:author="Kook Sec" w:date="2021-04-20T16:07:00Z">
            <w:rPr>
              <w:rFonts w:ascii="Times New Roman" w:eastAsia="Times New Roman" w:hAnsi="Times New Roman" w:hint="cs"/>
              <w:sz w:val="20"/>
              <w:rtl/>
              <w:lang w:eastAsia="he-IL"/>
            </w:rPr>
          </w:rPrChange>
        </w:rPr>
        <w:t>ו/או על ידי</w:t>
      </w:r>
      <w:r w:rsidRPr="00010762">
        <w:rPr>
          <w:rFonts w:ascii="Times New Roman" w:eastAsia="Times New Roman" w:hAnsi="Times New Roman"/>
          <w:sz w:val="20"/>
          <w:rtl/>
          <w:lang w:eastAsia="he-IL"/>
          <w:rPrChange w:id="1627" w:author="Kook Sec" w:date="2021-04-20T16:07:00Z">
            <w:rPr>
              <w:rFonts w:ascii="Times New Roman" w:eastAsia="Times New Roman" w:hAnsi="Times New Roman"/>
              <w:sz w:val="20"/>
              <w:rtl/>
              <w:lang w:eastAsia="he-IL"/>
            </w:rPr>
          </w:rPrChange>
        </w:rPr>
        <w:t xml:space="preserve"> מ</w:t>
      </w:r>
      <w:r w:rsidRPr="00010762">
        <w:rPr>
          <w:rFonts w:ascii="Times New Roman" w:eastAsia="Times New Roman" w:hAnsi="Times New Roman" w:hint="cs"/>
          <w:sz w:val="20"/>
          <w:rtl/>
          <w:lang w:eastAsia="he-IL"/>
          <w:rPrChange w:id="1628" w:author="Kook Sec" w:date="2021-04-20T16:07:00Z">
            <w:rPr>
              <w:rFonts w:ascii="Times New Roman" w:eastAsia="Times New Roman" w:hAnsi="Times New Roman" w:hint="cs"/>
              <w:sz w:val="20"/>
              <w:rtl/>
              <w:lang w:eastAsia="he-IL"/>
            </w:rPr>
          </w:rPrChange>
        </w:rPr>
        <w:t>י מ</w:t>
      </w:r>
      <w:r w:rsidRPr="00010762">
        <w:rPr>
          <w:rFonts w:ascii="Times New Roman" w:eastAsia="Times New Roman" w:hAnsi="Times New Roman"/>
          <w:sz w:val="20"/>
          <w:rtl/>
          <w:lang w:eastAsia="he-IL"/>
          <w:rPrChange w:id="1629" w:author="Kook Sec" w:date="2021-04-20T16:07:00Z">
            <w:rPr>
              <w:rFonts w:ascii="Times New Roman" w:eastAsia="Times New Roman" w:hAnsi="Times New Roman"/>
              <w:sz w:val="20"/>
              <w:rtl/>
              <w:lang w:eastAsia="he-IL"/>
            </w:rPr>
          </w:rPrChange>
        </w:rPr>
        <w:t xml:space="preserve">טעמו ובין שהוכנו על ידי המזמין </w:t>
      </w:r>
      <w:r w:rsidRPr="00010762">
        <w:rPr>
          <w:rFonts w:ascii="Times New Roman" w:eastAsia="Times New Roman" w:hAnsi="Times New Roman" w:hint="cs"/>
          <w:sz w:val="20"/>
          <w:rtl/>
          <w:lang w:eastAsia="he-IL"/>
          <w:rPrChange w:id="1630"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31" w:author="Kook Sec" w:date="2021-04-20T16:07:00Z">
            <w:rPr>
              <w:rFonts w:ascii="Times New Roman" w:eastAsia="Times New Roman" w:hAnsi="Times New Roman"/>
              <w:sz w:val="20"/>
              <w:rtl/>
              <w:lang w:eastAsia="he-IL"/>
            </w:rPr>
          </w:rPrChange>
        </w:rPr>
        <w:t xml:space="preserve">או המנהל </w:t>
      </w:r>
      <w:r w:rsidRPr="00010762">
        <w:rPr>
          <w:rFonts w:ascii="Times New Roman" w:eastAsia="Times New Roman" w:hAnsi="Times New Roman" w:hint="cs"/>
          <w:sz w:val="20"/>
          <w:rtl/>
          <w:lang w:eastAsia="he-IL"/>
          <w:rPrChange w:id="163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33" w:author="Kook Sec" w:date="2021-04-20T16:07:00Z">
            <w:rPr>
              <w:rFonts w:ascii="Times New Roman" w:eastAsia="Times New Roman" w:hAnsi="Times New Roman"/>
              <w:sz w:val="20"/>
              <w:rtl/>
              <w:lang w:eastAsia="he-IL"/>
            </w:rPr>
          </w:rPrChange>
        </w:rPr>
        <w:t xml:space="preserve">או </w:t>
      </w:r>
      <w:r w:rsidRPr="00010762">
        <w:rPr>
          <w:rFonts w:ascii="Times New Roman" w:eastAsia="Times New Roman" w:hAnsi="Times New Roman" w:hint="cs"/>
          <w:sz w:val="20"/>
          <w:rtl/>
          <w:lang w:eastAsia="he-IL"/>
          <w:rPrChange w:id="1634" w:author="Kook Sec" w:date="2021-04-20T16:07:00Z">
            <w:rPr>
              <w:rFonts w:ascii="Times New Roman" w:eastAsia="Times New Roman" w:hAnsi="Times New Roman" w:hint="cs"/>
              <w:sz w:val="20"/>
              <w:rtl/>
              <w:lang w:eastAsia="he-IL"/>
            </w:rPr>
          </w:rPrChange>
        </w:rPr>
        <w:t xml:space="preserve">מי </w:t>
      </w:r>
      <w:r w:rsidRPr="00010762">
        <w:rPr>
          <w:rFonts w:ascii="Times New Roman" w:eastAsia="Times New Roman" w:hAnsi="Times New Roman"/>
          <w:sz w:val="20"/>
          <w:rtl/>
          <w:lang w:eastAsia="he-IL"/>
          <w:rPrChange w:id="1635" w:author="Kook Sec" w:date="2021-04-20T16:07:00Z">
            <w:rPr>
              <w:rFonts w:ascii="Times New Roman" w:eastAsia="Times New Roman" w:hAnsi="Times New Roman"/>
              <w:sz w:val="20"/>
              <w:rtl/>
              <w:lang w:eastAsia="he-IL"/>
            </w:rPr>
          </w:rPrChange>
        </w:rPr>
        <w:t>מטעמם, וכן לשמור בסוד כל ידיעה שהגיעה אליו עקב ביצוע חוזה זה ולא למסור כל ידיעה כאמור לאדם שלא הוסמך לקבלה על ידי המזמין.</w:t>
      </w:r>
    </w:p>
    <w:p w14:paraId="60282044"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63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37" w:author="Kook Sec" w:date="2021-04-20T16:07:00Z">
            <w:rPr>
              <w:rFonts w:ascii="Times New Roman" w:eastAsia="Times New Roman" w:hAnsi="Times New Roman"/>
              <w:sz w:val="20"/>
              <w:rtl/>
              <w:lang w:eastAsia="he-IL"/>
            </w:rPr>
          </w:rPrChange>
        </w:rPr>
        <w:t xml:space="preserve">מבלי לגרוע מאחריותו </w:t>
      </w:r>
      <w:r w:rsidRPr="00010762">
        <w:rPr>
          <w:rFonts w:ascii="Times New Roman" w:eastAsia="Times New Roman" w:hAnsi="Times New Roman" w:hint="cs"/>
          <w:sz w:val="20"/>
          <w:rtl/>
          <w:lang w:eastAsia="he-IL"/>
          <w:rPrChange w:id="1638" w:author="Kook Sec" w:date="2021-04-20T16:07:00Z">
            <w:rPr>
              <w:rFonts w:ascii="Times New Roman" w:eastAsia="Times New Roman" w:hAnsi="Times New Roman" w:hint="cs"/>
              <w:sz w:val="20"/>
              <w:rtl/>
              <w:lang w:eastAsia="he-IL"/>
            </w:rPr>
          </w:rPrChange>
        </w:rPr>
        <w:t xml:space="preserve">של המתכנן </w:t>
      </w:r>
      <w:r w:rsidRPr="00010762">
        <w:rPr>
          <w:rFonts w:ascii="Times New Roman" w:eastAsia="Times New Roman" w:hAnsi="Times New Roman"/>
          <w:sz w:val="20"/>
          <w:rtl/>
          <w:lang w:eastAsia="he-IL"/>
          <w:rPrChange w:id="1639" w:author="Kook Sec" w:date="2021-04-20T16:07:00Z">
            <w:rPr>
              <w:rFonts w:ascii="Times New Roman" w:eastAsia="Times New Roman" w:hAnsi="Times New Roman"/>
              <w:sz w:val="20"/>
              <w:rtl/>
              <w:lang w:eastAsia="he-IL"/>
            </w:rPr>
          </w:rPrChange>
        </w:rPr>
        <w:t>על פי כל דין, ינקוט המתכנן בכל אמצעי סביר כדי לשמור שמירה מעולה על כל מסמך המוחזק על ידיו בקשר לש</w:t>
      </w:r>
      <w:r w:rsidRPr="00010762">
        <w:rPr>
          <w:rFonts w:ascii="Times New Roman" w:eastAsia="Times New Roman" w:hAnsi="Times New Roman" w:hint="cs"/>
          <w:sz w:val="20"/>
          <w:rtl/>
          <w:lang w:eastAsia="he-IL"/>
          <w:rPrChange w:id="164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41" w:author="Kook Sec" w:date="2021-04-20T16:07:00Z">
            <w:rPr>
              <w:rFonts w:ascii="Times New Roman" w:eastAsia="Times New Roman" w:hAnsi="Times New Roman"/>
              <w:sz w:val="20"/>
              <w:rtl/>
              <w:lang w:eastAsia="he-IL"/>
            </w:rPr>
          </w:rPrChange>
        </w:rPr>
        <w:t>רותי המתכנן כדי למנוע עיון בו מכל אדם שהמנהל לא התיר לו זאת. כמו כן</w:t>
      </w:r>
      <w:r w:rsidRPr="00010762">
        <w:rPr>
          <w:rFonts w:ascii="Times New Roman" w:eastAsia="Times New Roman" w:hAnsi="Times New Roman" w:hint="cs"/>
          <w:sz w:val="20"/>
          <w:rtl/>
          <w:lang w:eastAsia="he-IL"/>
          <w:rPrChange w:id="1642"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43" w:author="Kook Sec" w:date="2021-04-20T16:07:00Z">
            <w:rPr>
              <w:rFonts w:ascii="Times New Roman" w:eastAsia="Times New Roman" w:hAnsi="Times New Roman"/>
              <w:sz w:val="20"/>
              <w:rtl/>
              <w:lang w:eastAsia="he-IL"/>
            </w:rPr>
          </w:rPrChange>
        </w:rPr>
        <w:t xml:space="preserve"> יציית המתכנן לכל דרישה של המנהל בדבר נקיטת אמצעי ב</w:t>
      </w:r>
      <w:r w:rsidRPr="00010762">
        <w:rPr>
          <w:rFonts w:ascii="Times New Roman" w:eastAsia="Times New Roman" w:hAnsi="Times New Roman" w:hint="cs"/>
          <w:sz w:val="20"/>
          <w:rtl/>
          <w:lang w:eastAsia="he-IL"/>
          <w:rPrChange w:id="164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45" w:author="Kook Sec" w:date="2021-04-20T16:07:00Z">
            <w:rPr>
              <w:rFonts w:ascii="Times New Roman" w:eastAsia="Times New Roman" w:hAnsi="Times New Roman"/>
              <w:sz w:val="20"/>
              <w:rtl/>
              <w:lang w:eastAsia="he-IL"/>
            </w:rPr>
          </w:rPrChange>
        </w:rPr>
        <w:t>טחון נוספים לאלה שננקטו על ידיו. במקרה של תקלה כלשהי למסמכים כאמור לעיל, יודיע המתכנן למנהל מיד עם אירועה.</w:t>
      </w:r>
    </w:p>
    <w:p w14:paraId="7E6AC85C"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64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47" w:author="Kook Sec" w:date="2021-04-20T16:07:00Z">
            <w:rPr>
              <w:rFonts w:ascii="Times New Roman" w:eastAsia="Times New Roman" w:hAnsi="Times New Roman"/>
              <w:sz w:val="20"/>
              <w:rtl/>
              <w:lang w:eastAsia="he-IL"/>
            </w:rPr>
          </w:rPrChange>
        </w:rPr>
        <w:t>המתכנן יחתים את עובדיו</w:t>
      </w:r>
      <w:r w:rsidRPr="00010762">
        <w:rPr>
          <w:rFonts w:ascii="Times New Roman" w:eastAsia="Times New Roman" w:hAnsi="Times New Roman" w:hint="cs"/>
          <w:sz w:val="20"/>
          <w:rtl/>
          <w:lang w:eastAsia="he-IL"/>
          <w:rPrChange w:id="1648" w:author="Kook Sec" w:date="2021-04-20T16:07:00Z">
            <w:rPr>
              <w:rFonts w:ascii="Times New Roman" w:eastAsia="Times New Roman" w:hAnsi="Times New Roman" w:hint="cs"/>
              <w:sz w:val="20"/>
              <w:rtl/>
              <w:lang w:eastAsia="he-IL"/>
            </w:rPr>
          </w:rPrChange>
        </w:rPr>
        <w:t xml:space="preserve"> ו/או </w:t>
      </w:r>
      <w:proofErr w:type="spellStart"/>
      <w:r w:rsidRPr="00010762">
        <w:rPr>
          <w:rFonts w:ascii="Times New Roman" w:eastAsia="Times New Roman" w:hAnsi="Times New Roman" w:hint="cs"/>
          <w:sz w:val="20"/>
          <w:rtl/>
          <w:lang w:eastAsia="he-IL"/>
          <w:rPrChange w:id="1649" w:author="Kook Sec" w:date="2021-04-20T16:07:00Z">
            <w:rPr>
              <w:rFonts w:ascii="Times New Roman" w:eastAsia="Times New Roman" w:hAnsi="Times New Roman" w:hint="cs"/>
              <w:sz w:val="20"/>
              <w:rtl/>
              <w:lang w:eastAsia="he-IL"/>
            </w:rPr>
          </w:rPrChange>
        </w:rPr>
        <w:t>שלוחיו</w:t>
      </w:r>
      <w:proofErr w:type="spellEnd"/>
      <w:r w:rsidRPr="00010762">
        <w:rPr>
          <w:rFonts w:ascii="Times New Roman" w:eastAsia="Times New Roman" w:hAnsi="Times New Roman" w:hint="cs"/>
          <w:sz w:val="20"/>
          <w:rtl/>
          <w:lang w:eastAsia="he-IL"/>
          <w:rPrChange w:id="1650" w:author="Kook Sec" w:date="2021-04-20T16:07:00Z">
            <w:rPr>
              <w:rFonts w:ascii="Times New Roman" w:eastAsia="Times New Roman" w:hAnsi="Times New Roman" w:hint="cs"/>
              <w:sz w:val="20"/>
              <w:rtl/>
              <w:lang w:eastAsia="he-IL"/>
            </w:rPr>
          </w:rPrChange>
        </w:rPr>
        <w:t xml:space="preserve"> ו/או אחר מטעמו</w:t>
      </w:r>
      <w:r w:rsidRPr="00010762">
        <w:rPr>
          <w:rFonts w:ascii="Times New Roman" w:eastAsia="Times New Roman" w:hAnsi="Times New Roman"/>
          <w:sz w:val="20"/>
          <w:rtl/>
          <w:lang w:eastAsia="he-IL"/>
          <w:rPrChange w:id="1651" w:author="Kook Sec" w:date="2021-04-20T16:07:00Z">
            <w:rPr>
              <w:rFonts w:ascii="Times New Roman" w:eastAsia="Times New Roman" w:hAnsi="Times New Roman"/>
              <w:sz w:val="20"/>
              <w:rtl/>
              <w:lang w:eastAsia="he-IL"/>
            </w:rPr>
          </w:rPrChange>
        </w:rPr>
        <w:t xml:space="preserve"> בקשר עם ביצוע הסכם זה</w:t>
      </w:r>
      <w:r w:rsidRPr="00010762">
        <w:rPr>
          <w:rFonts w:ascii="Times New Roman" w:eastAsia="Times New Roman" w:hAnsi="Times New Roman" w:hint="cs"/>
          <w:sz w:val="20"/>
          <w:rtl/>
          <w:lang w:eastAsia="he-IL"/>
          <w:rPrChange w:id="1652" w:author="Kook Sec" w:date="2021-04-20T16:07:00Z">
            <w:rPr>
              <w:rFonts w:ascii="Times New Roman" w:eastAsia="Times New Roman" w:hAnsi="Times New Roman" w:hint="cs"/>
              <w:sz w:val="20"/>
              <w:rtl/>
              <w:lang w:eastAsia="he-IL"/>
            </w:rPr>
          </w:rPrChange>
        </w:rPr>
        <w:t xml:space="preserve"> על נספחיו,</w:t>
      </w:r>
      <w:r w:rsidRPr="00010762">
        <w:rPr>
          <w:rFonts w:ascii="Times New Roman" w:eastAsia="Times New Roman" w:hAnsi="Times New Roman"/>
          <w:sz w:val="20"/>
          <w:rtl/>
          <w:lang w:eastAsia="he-IL"/>
          <w:rPrChange w:id="1653" w:author="Kook Sec" w:date="2021-04-20T16:07:00Z">
            <w:rPr>
              <w:rFonts w:ascii="Times New Roman" w:eastAsia="Times New Roman" w:hAnsi="Times New Roman"/>
              <w:sz w:val="20"/>
              <w:rtl/>
              <w:lang w:eastAsia="he-IL"/>
            </w:rPr>
          </w:rPrChange>
        </w:rPr>
        <w:t xml:space="preserve"> על כתב התחייבות לשמירת סודיות על פי הנוסח המפורט בנספח </w:t>
      </w:r>
      <w:r w:rsidRPr="00010762">
        <w:rPr>
          <w:rFonts w:ascii="Times New Roman" w:eastAsia="Times New Roman" w:hAnsi="Times New Roman"/>
          <w:bCs/>
          <w:sz w:val="20"/>
          <w:rtl/>
          <w:lang w:eastAsia="he-IL"/>
          <w:rPrChange w:id="1654" w:author="Kook Sec" w:date="2021-04-20T16:07:00Z">
            <w:rPr>
              <w:rFonts w:ascii="Times New Roman" w:eastAsia="Times New Roman" w:hAnsi="Times New Roman"/>
              <w:bCs/>
              <w:sz w:val="20"/>
              <w:rtl/>
              <w:lang w:eastAsia="he-IL"/>
            </w:rPr>
          </w:rPrChange>
        </w:rPr>
        <w:t>ו'</w:t>
      </w:r>
      <w:r w:rsidRPr="00010762">
        <w:rPr>
          <w:rFonts w:ascii="Times New Roman" w:eastAsia="Times New Roman" w:hAnsi="Times New Roman"/>
          <w:sz w:val="20"/>
          <w:rtl/>
          <w:lang w:eastAsia="he-IL"/>
          <w:rPrChange w:id="1655" w:author="Kook Sec" w:date="2021-04-20T16:07:00Z">
            <w:rPr>
              <w:rFonts w:ascii="Times New Roman" w:eastAsia="Times New Roman" w:hAnsi="Times New Roman"/>
              <w:sz w:val="20"/>
              <w:rtl/>
              <w:lang w:eastAsia="he-IL"/>
            </w:rPr>
          </w:rPrChange>
        </w:rPr>
        <w:t>,.</w:t>
      </w:r>
    </w:p>
    <w:p w14:paraId="619574B2"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Change w:id="1656"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657" w:author="Kook Sec" w:date="2021-04-20T16:07:00Z">
            <w:rPr>
              <w:rFonts w:ascii="Times New Roman" w:eastAsia="Times New Roman" w:hAnsi="Times New Roman"/>
              <w:sz w:val="20"/>
              <w:rtl/>
              <w:lang w:eastAsia="he-IL"/>
            </w:rPr>
          </w:rPrChange>
        </w:rPr>
        <w:t>לפי דרישת המזמין ועם סיום שרותי המתכנן</w:t>
      </w:r>
      <w:r w:rsidRPr="00010762">
        <w:rPr>
          <w:rFonts w:ascii="Times New Roman" w:eastAsia="Times New Roman" w:hAnsi="Times New Roman" w:hint="cs"/>
          <w:sz w:val="20"/>
          <w:rtl/>
          <w:lang w:eastAsia="he-IL"/>
          <w:rPrChange w:id="165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59" w:author="Kook Sec" w:date="2021-04-20T16:07:00Z">
            <w:rPr>
              <w:rFonts w:ascii="Times New Roman" w:eastAsia="Times New Roman" w:hAnsi="Times New Roman"/>
              <w:sz w:val="20"/>
              <w:rtl/>
              <w:lang w:eastAsia="he-IL"/>
            </w:rPr>
          </w:rPrChange>
        </w:rPr>
        <w:t xml:space="preserve"> ימסור המתכנן לידי המזמין כל חומר בכתב ו/או במדיה ממוחשבת המצוי בידו והמתייחס לפרויקט, אשר נערך על ידו</w:t>
      </w:r>
      <w:r w:rsidRPr="00010762">
        <w:rPr>
          <w:rFonts w:ascii="Times New Roman" w:eastAsia="Times New Roman" w:hAnsi="Times New Roman" w:hint="cs"/>
          <w:sz w:val="20"/>
          <w:rtl/>
          <w:lang w:eastAsia="he-IL"/>
          <w:rPrChange w:id="1660" w:author="Kook Sec" w:date="2021-04-20T16:07:00Z">
            <w:rPr>
              <w:rFonts w:ascii="Times New Roman" w:eastAsia="Times New Roman" w:hAnsi="Times New Roman" w:hint="cs"/>
              <w:sz w:val="20"/>
              <w:rtl/>
              <w:lang w:eastAsia="he-IL"/>
            </w:rPr>
          </w:rPrChange>
        </w:rPr>
        <w:t>.</w:t>
      </w:r>
    </w:p>
    <w:p w14:paraId="3DAAB37F" w14:textId="77777777" w:rsidR="00E64AE3" w:rsidRPr="00010762"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Change w:id="1661" w:author="Kook Sec" w:date="2021-04-20T16:07:00Z">
            <w:rPr>
              <w:rFonts w:ascii="Times New Roman" w:eastAsia="Times New Roman" w:hAnsi="Times New Roman"/>
              <w:sz w:val="20"/>
              <w:rtl/>
              <w:lang w:eastAsia="he-IL"/>
            </w:rPr>
          </w:rPrChange>
        </w:rPr>
      </w:pPr>
    </w:p>
    <w:p w14:paraId="58B4D904"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Change w:id="1662" w:author="Kook Sec" w:date="2021-04-20T16:07:00Z">
            <w:rPr>
              <w:rFonts w:ascii="Times New Roman" w:eastAsia="Times New Roman" w:hAnsi="Times New Roman"/>
              <w:b/>
              <w:sz w:val="20"/>
              <w:rtl/>
              <w:lang w:eastAsia="he-IL"/>
            </w:rPr>
          </w:rPrChange>
        </w:rPr>
      </w:pPr>
      <w:r w:rsidRPr="00010762">
        <w:rPr>
          <w:rFonts w:ascii="Times New Roman" w:eastAsia="Times New Roman" w:hAnsi="Times New Roman"/>
          <w:bCs/>
          <w:sz w:val="20"/>
          <w:u w:val="single"/>
          <w:rtl/>
          <w:lang w:eastAsia="he-IL"/>
          <w:rPrChange w:id="1663" w:author="Kook Sec" w:date="2021-04-20T16:07:00Z">
            <w:rPr>
              <w:rFonts w:ascii="Times New Roman" w:eastAsia="Times New Roman" w:hAnsi="Times New Roman"/>
              <w:bCs/>
              <w:sz w:val="20"/>
              <w:u w:val="single"/>
              <w:rtl/>
              <w:lang w:eastAsia="he-IL"/>
            </w:rPr>
          </w:rPrChange>
        </w:rPr>
        <w:t>ויתור על זכויות מצד המתכנן</w:t>
      </w:r>
    </w:p>
    <w:p w14:paraId="2CF64C0A"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166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65" w:author="Kook Sec" w:date="2021-04-20T16:07:00Z">
            <w:rPr>
              <w:rFonts w:ascii="Times New Roman" w:eastAsia="Times New Roman" w:hAnsi="Times New Roman"/>
              <w:sz w:val="20"/>
              <w:rtl/>
              <w:lang w:eastAsia="he-IL"/>
            </w:rPr>
          </w:rPrChange>
        </w:rPr>
        <w:t xml:space="preserve">השתמש המזמין כדין בסמכות </w:t>
      </w:r>
      <w:r w:rsidRPr="00010762">
        <w:rPr>
          <w:rFonts w:ascii="Times New Roman" w:eastAsia="Times New Roman" w:hAnsi="Times New Roman" w:hint="cs"/>
          <w:sz w:val="20"/>
          <w:rtl/>
          <w:lang w:eastAsia="he-IL"/>
          <w:rPrChange w:id="166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67" w:author="Kook Sec" w:date="2021-04-20T16:07:00Z">
            <w:rPr>
              <w:rFonts w:ascii="Times New Roman" w:eastAsia="Times New Roman" w:hAnsi="Times New Roman"/>
              <w:sz w:val="20"/>
              <w:rtl/>
              <w:lang w:eastAsia="he-IL"/>
            </w:rPr>
          </w:rPrChange>
        </w:rPr>
        <w:t>או בזכות כלשהי הנתונה לו על פי חוזה זה והביא את החוזה לידי גמר, או ביטל את החוזה כולו או מקצתו, או הפסיק את ביצועו, כולו או מקצתו, לא תהיה ל</w:t>
      </w:r>
      <w:r w:rsidRPr="00010762">
        <w:rPr>
          <w:rFonts w:ascii="Times New Roman" w:eastAsia="Times New Roman" w:hAnsi="Times New Roman" w:hint="cs"/>
          <w:sz w:val="20"/>
          <w:rtl/>
          <w:lang w:eastAsia="he-IL"/>
          <w:rPrChange w:id="1668" w:author="Kook Sec" w:date="2021-04-20T16:07:00Z">
            <w:rPr>
              <w:rFonts w:ascii="Times New Roman" w:eastAsia="Times New Roman" w:hAnsi="Times New Roman" w:hint="cs"/>
              <w:sz w:val="20"/>
              <w:rtl/>
              <w:lang w:eastAsia="he-IL"/>
            </w:rPr>
          </w:rPrChange>
        </w:rPr>
        <w:t>מתכנן כל טענה ו/או דרישה ו/או תלונה ו/או</w:t>
      </w:r>
      <w:r w:rsidRPr="00010762">
        <w:rPr>
          <w:rFonts w:ascii="Times New Roman" w:eastAsia="Times New Roman" w:hAnsi="Times New Roman"/>
          <w:sz w:val="20"/>
          <w:rtl/>
          <w:lang w:eastAsia="he-IL"/>
          <w:rPrChange w:id="1669" w:author="Kook Sec" w:date="2021-04-20T16:07:00Z">
            <w:rPr>
              <w:rFonts w:ascii="Times New Roman" w:eastAsia="Times New Roman" w:hAnsi="Times New Roman"/>
              <w:sz w:val="20"/>
              <w:rtl/>
              <w:lang w:eastAsia="he-IL"/>
            </w:rPr>
          </w:rPrChange>
        </w:rPr>
        <w:t xml:space="preserve"> עילת תביעה כלשהי נגד המזמין בגין פעולת המזמין כאמור או בשל כל סיבה אחרת, והמתכנן לא יהיה זכאי לתבוע פיצוי </w:t>
      </w:r>
      <w:r w:rsidRPr="00010762">
        <w:rPr>
          <w:rFonts w:ascii="Times New Roman" w:eastAsia="Times New Roman" w:hAnsi="Times New Roman" w:hint="cs"/>
          <w:sz w:val="20"/>
          <w:rtl/>
          <w:lang w:eastAsia="he-IL"/>
          <w:rPrChange w:id="1670"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71" w:author="Kook Sec" w:date="2021-04-20T16:07:00Z">
            <w:rPr>
              <w:rFonts w:ascii="Times New Roman" w:eastAsia="Times New Roman" w:hAnsi="Times New Roman"/>
              <w:sz w:val="20"/>
              <w:rtl/>
              <w:lang w:eastAsia="he-IL"/>
            </w:rPr>
          </w:rPrChange>
        </w:rPr>
        <w:t>או</w:t>
      </w:r>
      <w:r w:rsidRPr="00010762">
        <w:rPr>
          <w:rFonts w:ascii="Times New Roman" w:eastAsia="Times New Roman" w:hAnsi="Times New Roman" w:hint="cs"/>
          <w:sz w:val="20"/>
          <w:rtl/>
          <w:lang w:eastAsia="he-IL"/>
          <w:rPrChange w:id="1672" w:author="Kook Sec" w:date="2021-04-20T16:07:00Z">
            <w:rPr>
              <w:rFonts w:ascii="Times New Roman" w:eastAsia="Times New Roman" w:hAnsi="Times New Roman" w:hint="cs"/>
              <w:sz w:val="20"/>
              <w:rtl/>
              <w:lang w:eastAsia="he-IL"/>
            </w:rPr>
          </w:rPrChange>
        </w:rPr>
        <w:t xml:space="preserve"> שיפוי ו/או</w:t>
      </w:r>
      <w:r w:rsidRPr="00010762">
        <w:rPr>
          <w:rFonts w:ascii="Times New Roman" w:eastAsia="Times New Roman" w:hAnsi="Times New Roman"/>
          <w:sz w:val="20"/>
          <w:rtl/>
          <w:lang w:eastAsia="he-IL"/>
          <w:rPrChange w:id="1673" w:author="Kook Sec" w:date="2021-04-20T16:07:00Z">
            <w:rPr>
              <w:rFonts w:ascii="Times New Roman" w:eastAsia="Times New Roman" w:hAnsi="Times New Roman"/>
              <w:sz w:val="20"/>
              <w:rtl/>
              <w:lang w:eastAsia="he-IL"/>
            </w:rPr>
          </w:rPrChange>
        </w:rPr>
        <w:t xml:space="preserve"> תשלום כלשהו בעד נזק (לרבות נזק עקיף ו/או הפסד הזדמנויות)</w:t>
      </w:r>
      <w:r w:rsidRPr="00010762">
        <w:rPr>
          <w:rFonts w:ascii="Times New Roman" w:eastAsia="Times New Roman" w:hAnsi="Times New Roman" w:hint="cs"/>
          <w:sz w:val="20"/>
          <w:rtl/>
          <w:lang w:eastAsia="he-IL"/>
          <w:rPrChange w:id="1674"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1675" w:author="Kook Sec" w:date="2021-04-20T16:07:00Z">
            <w:rPr>
              <w:rFonts w:ascii="Times New Roman" w:eastAsia="Times New Roman" w:hAnsi="Times New Roman"/>
              <w:sz w:val="20"/>
              <w:rtl/>
              <w:lang w:eastAsia="he-IL"/>
            </w:rPr>
          </w:rPrChange>
        </w:rPr>
        <w:t xml:space="preserve"> פגיעה במוניטין </w:t>
      </w:r>
      <w:r w:rsidRPr="00010762">
        <w:rPr>
          <w:rFonts w:ascii="Times New Roman" w:eastAsia="Times New Roman" w:hAnsi="Times New Roman" w:hint="cs"/>
          <w:sz w:val="20"/>
          <w:rtl/>
          <w:lang w:eastAsia="he-IL"/>
          <w:rPrChange w:id="1676"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77" w:author="Kook Sec" w:date="2021-04-20T16:07:00Z">
            <w:rPr>
              <w:rFonts w:ascii="Times New Roman" w:eastAsia="Times New Roman" w:hAnsi="Times New Roman"/>
              <w:sz w:val="20"/>
              <w:rtl/>
              <w:lang w:eastAsia="he-IL"/>
            </w:rPr>
          </w:rPrChange>
        </w:rPr>
        <w:t>או הפסד</w:t>
      </w:r>
      <w:r w:rsidRPr="00010762">
        <w:rPr>
          <w:rFonts w:ascii="Times New Roman" w:eastAsia="Times New Roman" w:hAnsi="Times New Roman" w:hint="cs"/>
          <w:sz w:val="20"/>
          <w:rtl/>
          <w:lang w:eastAsia="he-IL"/>
          <w:rPrChange w:id="1678"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79" w:author="Kook Sec" w:date="2021-04-20T16:07:00Z">
            <w:rPr>
              <w:rFonts w:ascii="Times New Roman" w:eastAsia="Times New Roman" w:hAnsi="Times New Roman"/>
              <w:sz w:val="20"/>
              <w:rtl/>
              <w:lang w:eastAsia="he-IL"/>
            </w:rPr>
          </w:rPrChange>
        </w:rPr>
        <w:t xml:space="preserve"> לרבות הפסד רווח העלולים להיגרם לו עקב הביטול</w:t>
      </w:r>
      <w:r w:rsidRPr="00010762">
        <w:rPr>
          <w:rFonts w:ascii="Times New Roman" w:eastAsia="Times New Roman" w:hAnsi="Times New Roman" w:hint="cs"/>
          <w:sz w:val="20"/>
          <w:rtl/>
          <w:lang w:eastAsia="he-IL"/>
          <w:rPrChange w:id="1680" w:author="Kook Sec" w:date="2021-04-20T16:07:00Z">
            <w:rPr>
              <w:rFonts w:ascii="Times New Roman" w:eastAsia="Times New Roman" w:hAnsi="Times New Roman" w:hint="cs"/>
              <w:sz w:val="20"/>
              <w:rtl/>
              <w:lang w:eastAsia="he-IL"/>
            </w:rPr>
          </w:rPrChange>
        </w:rPr>
        <w:t xml:space="preserve"> או</w:t>
      </w:r>
      <w:r w:rsidRPr="00010762">
        <w:rPr>
          <w:rFonts w:ascii="Times New Roman" w:eastAsia="Times New Roman" w:hAnsi="Times New Roman"/>
          <w:sz w:val="20"/>
          <w:rtl/>
          <w:lang w:eastAsia="he-IL"/>
          <w:rPrChange w:id="1681" w:author="Kook Sec" w:date="2021-04-20T16:07:00Z">
            <w:rPr>
              <w:rFonts w:ascii="Times New Roman" w:eastAsia="Times New Roman" w:hAnsi="Times New Roman"/>
              <w:sz w:val="20"/>
              <w:rtl/>
              <w:lang w:eastAsia="he-IL"/>
            </w:rPr>
          </w:rPrChange>
        </w:rPr>
        <w:t xml:space="preserve"> ההפסקה </w:t>
      </w:r>
      <w:r w:rsidRPr="00010762">
        <w:rPr>
          <w:rFonts w:ascii="Times New Roman" w:eastAsia="Times New Roman" w:hAnsi="Times New Roman" w:hint="cs"/>
          <w:sz w:val="20"/>
          <w:rtl/>
          <w:lang w:eastAsia="he-IL"/>
          <w:rPrChange w:id="1682"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83" w:author="Kook Sec" w:date="2021-04-20T16:07:00Z">
            <w:rPr>
              <w:rFonts w:ascii="Times New Roman" w:eastAsia="Times New Roman" w:hAnsi="Times New Roman"/>
              <w:sz w:val="20"/>
              <w:rtl/>
              <w:lang w:eastAsia="he-IL"/>
            </w:rPr>
          </w:rPrChange>
        </w:rPr>
        <w:t>או מכל סיבה אחרת.</w:t>
      </w:r>
    </w:p>
    <w:p w14:paraId="7FCFF073" w14:textId="77777777" w:rsidR="001835AB" w:rsidRPr="00010762"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Change w:id="168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685" w:author="Kook Sec" w:date="2021-04-20T16:07:00Z">
            <w:rPr>
              <w:rFonts w:ascii="Times New Roman" w:eastAsia="Times New Roman" w:hAnsi="Times New Roman"/>
              <w:sz w:val="20"/>
              <w:rtl/>
              <w:lang w:eastAsia="he-IL"/>
            </w:rPr>
          </w:rPrChange>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10762">
        <w:rPr>
          <w:rFonts w:ascii="Times New Roman" w:eastAsia="Times New Roman" w:hAnsi="Times New Roman" w:hint="cs"/>
          <w:sz w:val="20"/>
          <w:rtl/>
          <w:lang w:eastAsia="he-IL"/>
          <w:rPrChange w:id="1686"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687" w:author="Kook Sec" w:date="2021-04-20T16:07:00Z">
            <w:rPr>
              <w:rFonts w:ascii="Times New Roman" w:eastAsia="Times New Roman" w:hAnsi="Times New Roman"/>
              <w:sz w:val="20"/>
              <w:rtl/>
              <w:lang w:eastAsia="he-IL"/>
            </w:rPr>
          </w:rPrChange>
        </w:rPr>
        <w:t>שביצע המתכנן על פי חוזה זה.</w:t>
      </w:r>
    </w:p>
    <w:p w14:paraId="67485D4B" w14:textId="77777777" w:rsidR="001835AB" w:rsidRPr="00010762"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Change w:id="1688"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1689" w:author="Kook Sec" w:date="2021-04-20T16:07:00Z">
            <w:rPr>
              <w:rFonts w:ascii="Times New Roman" w:eastAsia="Times New Roman" w:hAnsi="Times New Roman"/>
              <w:sz w:val="20"/>
              <w:rtl/>
              <w:lang w:eastAsia="he-IL"/>
            </w:rPr>
          </w:rPrChange>
        </w:rPr>
        <w:t xml:space="preserve">המתכנן מתחייב שלא לנקוט בכל צעדים מכל סוג שהוא שיהיה בהם כדי לסכל </w:t>
      </w:r>
      <w:r w:rsidRPr="00010762">
        <w:rPr>
          <w:rFonts w:ascii="Times New Roman" w:eastAsia="Times New Roman" w:hAnsi="Times New Roman" w:hint="cs"/>
          <w:sz w:val="20"/>
          <w:rtl/>
          <w:lang w:eastAsia="he-IL"/>
          <w:rPrChange w:id="1690" w:author="Kook Sec" w:date="2021-04-20T16:07:00Z">
            <w:rPr>
              <w:rFonts w:ascii="Times New Roman" w:eastAsia="Times New Roman" w:hAnsi="Times New Roman" w:hint="cs"/>
              <w:sz w:val="20"/>
              <w:rtl/>
              <w:lang w:eastAsia="he-IL"/>
            </w:rPr>
          </w:rPrChange>
        </w:rPr>
        <w:t xml:space="preserve">את </w:t>
      </w:r>
      <w:r w:rsidRPr="00010762">
        <w:rPr>
          <w:rFonts w:ascii="Times New Roman" w:eastAsia="Times New Roman" w:hAnsi="Times New Roman"/>
          <w:sz w:val="20"/>
          <w:rtl/>
          <w:lang w:eastAsia="he-IL"/>
          <w:rPrChange w:id="1691" w:author="Kook Sec" w:date="2021-04-20T16:07:00Z">
            <w:rPr>
              <w:rFonts w:ascii="Times New Roman" w:eastAsia="Times New Roman" w:hAnsi="Times New Roman"/>
              <w:sz w:val="20"/>
              <w:rtl/>
              <w:lang w:eastAsia="he-IL"/>
            </w:rPr>
          </w:rPrChange>
        </w:rPr>
        <w:t>המשך ביצוע ש</w:t>
      </w:r>
      <w:r w:rsidRPr="00010762">
        <w:rPr>
          <w:rFonts w:ascii="Times New Roman" w:eastAsia="Times New Roman" w:hAnsi="Times New Roman" w:hint="cs"/>
          <w:sz w:val="20"/>
          <w:rtl/>
          <w:lang w:eastAsia="he-IL"/>
          <w:rPrChange w:id="169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693" w:author="Kook Sec" w:date="2021-04-20T16:07:00Z">
            <w:rPr>
              <w:rFonts w:ascii="Times New Roman" w:eastAsia="Times New Roman" w:hAnsi="Times New Roman"/>
              <w:sz w:val="20"/>
              <w:rtl/>
              <w:lang w:eastAsia="he-IL"/>
            </w:rPr>
          </w:rPrChange>
        </w:rPr>
        <w:t xml:space="preserve">רותי המתכנן </w:t>
      </w:r>
      <w:r w:rsidRPr="00010762">
        <w:rPr>
          <w:rFonts w:ascii="Times New Roman" w:eastAsia="Times New Roman" w:hAnsi="Times New Roman" w:hint="cs"/>
          <w:sz w:val="20"/>
          <w:rtl/>
          <w:lang w:eastAsia="he-IL"/>
          <w:rPrChange w:id="1694"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695" w:author="Kook Sec" w:date="2021-04-20T16:07:00Z">
            <w:rPr>
              <w:rFonts w:ascii="Times New Roman" w:eastAsia="Times New Roman" w:hAnsi="Times New Roman"/>
              <w:sz w:val="20"/>
              <w:rtl/>
              <w:lang w:eastAsia="he-IL"/>
            </w:rPr>
          </w:rPrChange>
        </w:rPr>
        <w:t>או מסירתם לידי מתכנן אחר, והינו מתחייב</w:t>
      </w:r>
      <w:r w:rsidRPr="00010762">
        <w:rPr>
          <w:rFonts w:ascii="Times New Roman" w:eastAsia="Times New Roman" w:hAnsi="Times New Roman" w:hint="cs"/>
          <w:sz w:val="20"/>
          <w:rtl/>
          <w:lang w:eastAsia="he-IL"/>
          <w:rPrChange w:id="1696"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697" w:author="Kook Sec" w:date="2021-04-20T16:07:00Z">
            <w:rPr>
              <w:rFonts w:ascii="Times New Roman" w:eastAsia="Times New Roman" w:hAnsi="Times New Roman"/>
              <w:sz w:val="20"/>
              <w:rtl/>
              <w:lang w:eastAsia="he-IL"/>
            </w:rPr>
          </w:rPrChange>
        </w:rPr>
        <w:t xml:space="preserve"> כי על פי דרישת </w:t>
      </w:r>
      <w:r w:rsidRPr="00010762">
        <w:rPr>
          <w:rFonts w:ascii="Times New Roman" w:eastAsia="Times New Roman" w:hAnsi="Times New Roman"/>
          <w:sz w:val="20"/>
          <w:rtl/>
          <w:lang w:eastAsia="he-IL"/>
          <w:rPrChange w:id="1698" w:author="Kook Sec" w:date="2021-04-20T16:07:00Z">
            <w:rPr>
              <w:rFonts w:ascii="Times New Roman" w:eastAsia="Times New Roman" w:hAnsi="Times New Roman"/>
              <w:sz w:val="20"/>
              <w:rtl/>
              <w:lang w:eastAsia="he-IL"/>
            </w:rPr>
          </w:rPrChange>
        </w:rPr>
        <w:lastRenderedPageBreak/>
        <w:t>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E2FE747" w14:textId="77777777" w:rsidR="001835AB" w:rsidRPr="00010762"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Change w:id="169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Cs/>
          <w:sz w:val="20"/>
          <w:u w:val="single"/>
          <w:rtl/>
          <w:lang w:eastAsia="he-IL"/>
          <w:rPrChange w:id="1700" w:author="Kook Sec" w:date="2021-04-20T16:07:00Z">
            <w:rPr>
              <w:rFonts w:ascii="Times New Roman" w:eastAsia="Times New Roman" w:hAnsi="Times New Roman"/>
              <w:bCs/>
              <w:sz w:val="20"/>
              <w:u w:val="single"/>
              <w:rtl/>
              <w:lang w:eastAsia="he-IL"/>
            </w:rPr>
          </w:rPrChange>
        </w:rPr>
        <w:t>שונות</w:t>
      </w:r>
    </w:p>
    <w:p w14:paraId="6EC8713F"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70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02" w:author="Kook Sec" w:date="2021-04-20T16:07:00Z">
            <w:rPr>
              <w:rFonts w:ascii="Times New Roman" w:eastAsia="Times New Roman" w:hAnsi="Times New Roman"/>
              <w:sz w:val="20"/>
              <w:rtl/>
              <w:lang w:eastAsia="he-IL"/>
            </w:rPr>
          </w:rPrChange>
        </w:rPr>
        <w:t>המנהל הראשי במשרד המתכנן</w:t>
      </w:r>
      <w:r w:rsidRPr="00010762">
        <w:rPr>
          <w:rFonts w:ascii="Times New Roman" w:eastAsia="Times New Roman" w:hAnsi="Times New Roman" w:hint="cs"/>
          <w:sz w:val="20"/>
          <w:rtl/>
          <w:lang w:eastAsia="he-IL"/>
          <w:rPrChange w:id="170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704" w:author="Kook Sec" w:date="2021-04-20T16:07:00Z">
            <w:rPr>
              <w:rFonts w:ascii="Times New Roman" w:eastAsia="Times New Roman" w:hAnsi="Times New Roman"/>
              <w:sz w:val="20"/>
              <w:rtl/>
              <w:lang w:eastAsia="he-IL"/>
            </w:rPr>
          </w:rPrChange>
        </w:rPr>
        <w:t xml:space="preserve"> מתחייב לבצע את השירותים שעליו לבצע אישית ע</w:t>
      </w:r>
      <w:r w:rsidRPr="00010762">
        <w:rPr>
          <w:rFonts w:ascii="Times New Roman" w:eastAsia="Times New Roman" w:hAnsi="Times New Roman" w:hint="cs"/>
          <w:sz w:val="20"/>
          <w:rtl/>
          <w:lang w:eastAsia="he-IL"/>
          <w:rPrChange w:id="1705" w:author="Kook Sec" w:date="2021-04-20T16:07:00Z">
            <w:rPr>
              <w:rFonts w:ascii="Times New Roman" w:eastAsia="Times New Roman" w:hAnsi="Times New Roman" w:hint="cs"/>
              <w:sz w:val="20"/>
              <w:rtl/>
              <w:lang w:eastAsia="he-IL"/>
            </w:rPr>
          </w:rPrChange>
        </w:rPr>
        <w:t>ל פ</w:t>
      </w:r>
      <w:r w:rsidRPr="00010762">
        <w:rPr>
          <w:rFonts w:ascii="Times New Roman" w:eastAsia="Times New Roman" w:hAnsi="Times New Roman"/>
          <w:sz w:val="20"/>
          <w:rtl/>
          <w:lang w:eastAsia="he-IL"/>
          <w:rPrChange w:id="1706" w:author="Kook Sec" w:date="2021-04-20T16:07:00Z">
            <w:rPr>
              <w:rFonts w:ascii="Times New Roman" w:eastAsia="Times New Roman" w:hAnsi="Times New Roman"/>
              <w:sz w:val="20"/>
              <w:rtl/>
              <w:lang w:eastAsia="he-IL"/>
            </w:rPr>
          </w:rPrChange>
        </w:rPr>
        <w:t>י חוזה</w:t>
      </w:r>
      <w:r w:rsidRPr="00010762">
        <w:rPr>
          <w:rFonts w:ascii="Times New Roman" w:eastAsia="Times New Roman" w:hAnsi="Times New Roman" w:hint="cs"/>
          <w:sz w:val="20"/>
          <w:rtl/>
          <w:lang w:eastAsia="he-IL"/>
          <w:rPrChange w:id="1707" w:author="Kook Sec" w:date="2021-04-20T16:07:00Z">
            <w:rPr>
              <w:rFonts w:ascii="Times New Roman" w:eastAsia="Times New Roman" w:hAnsi="Times New Roman" w:hint="cs"/>
              <w:sz w:val="20"/>
              <w:rtl/>
              <w:lang w:eastAsia="he-IL"/>
            </w:rPr>
          </w:rPrChange>
        </w:rPr>
        <w:t xml:space="preserve"> זה והינו</w:t>
      </w:r>
      <w:r w:rsidRPr="00010762">
        <w:rPr>
          <w:rFonts w:ascii="Times New Roman" w:eastAsia="Times New Roman" w:hAnsi="Times New Roman"/>
          <w:sz w:val="20"/>
          <w:rtl/>
          <w:lang w:eastAsia="he-IL"/>
          <w:rPrChange w:id="1708" w:author="Kook Sec" w:date="2021-04-20T16:07:00Z">
            <w:rPr>
              <w:rFonts w:ascii="Times New Roman" w:eastAsia="Times New Roman" w:hAnsi="Times New Roman"/>
              <w:sz w:val="20"/>
              <w:rtl/>
              <w:lang w:eastAsia="he-IL"/>
            </w:rPr>
          </w:rPrChange>
        </w:rPr>
        <w:t xml:space="preserve"> אחראי וערב כלפי המזמין לב</w:t>
      </w:r>
      <w:r w:rsidRPr="00010762">
        <w:rPr>
          <w:rFonts w:ascii="Times New Roman" w:eastAsia="Times New Roman" w:hAnsi="Times New Roman" w:hint="cs"/>
          <w:sz w:val="20"/>
          <w:rtl/>
          <w:lang w:eastAsia="he-IL"/>
          <w:rPrChange w:id="170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10" w:author="Kook Sec" w:date="2021-04-20T16:07:00Z">
            <w:rPr>
              <w:rFonts w:ascii="Times New Roman" w:eastAsia="Times New Roman" w:hAnsi="Times New Roman"/>
              <w:sz w:val="20"/>
              <w:rtl/>
              <w:lang w:eastAsia="he-IL"/>
            </w:rPr>
          </w:rPrChange>
        </w:rPr>
        <w:t>צוע התחייבויות המתכנן לפי חוזה</w:t>
      </w:r>
      <w:r w:rsidRPr="00010762">
        <w:rPr>
          <w:rFonts w:ascii="Times New Roman" w:eastAsia="Times New Roman" w:hAnsi="Times New Roman" w:hint="cs"/>
          <w:sz w:val="20"/>
          <w:rtl/>
          <w:lang w:eastAsia="he-IL"/>
          <w:rPrChange w:id="1711" w:author="Kook Sec" w:date="2021-04-20T16:07:00Z">
            <w:rPr>
              <w:rFonts w:ascii="Times New Roman" w:eastAsia="Times New Roman" w:hAnsi="Times New Roman" w:hint="cs"/>
              <w:sz w:val="20"/>
              <w:rtl/>
              <w:lang w:eastAsia="he-IL"/>
            </w:rPr>
          </w:rPrChange>
        </w:rPr>
        <w:t xml:space="preserve"> זה על נספחיו</w:t>
      </w:r>
      <w:r w:rsidRPr="00010762">
        <w:rPr>
          <w:rFonts w:ascii="Times New Roman" w:eastAsia="Times New Roman" w:hAnsi="Times New Roman"/>
          <w:sz w:val="20"/>
          <w:rtl/>
          <w:lang w:eastAsia="he-IL"/>
          <w:rPrChange w:id="1712" w:author="Kook Sec" w:date="2021-04-20T16:07:00Z">
            <w:rPr>
              <w:rFonts w:ascii="Times New Roman" w:eastAsia="Times New Roman" w:hAnsi="Times New Roman"/>
              <w:sz w:val="20"/>
              <w:rtl/>
              <w:lang w:eastAsia="he-IL"/>
            </w:rPr>
          </w:rPrChange>
        </w:rPr>
        <w:t>.</w:t>
      </w:r>
    </w:p>
    <w:p w14:paraId="1AAD71A7"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71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14" w:author="Kook Sec" w:date="2021-04-20T16:07:00Z">
            <w:rPr>
              <w:rFonts w:ascii="Times New Roman" w:eastAsia="Times New Roman" w:hAnsi="Times New Roman"/>
              <w:sz w:val="20"/>
              <w:rtl/>
              <w:lang w:eastAsia="he-IL"/>
            </w:rPr>
          </w:rPrChange>
        </w:rPr>
        <w:t>כל צד אשר יפר או לא יקיים איזו מהתחייבויותיו ע</w:t>
      </w:r>
      <w:r w:rsidRPr="00010762">
        <w:rPr>
          <w:rFonts w:ascii="Times New Roman" w:eastAsia="Times New Roman" w:hAnsi="Times New Roman" w:hint="cs"/>
          <w:sz w:val="20"/>
          <w:rtl/>
          <w:lang w:eastAsia="he-IL"/>
          <w:rPrChange w:id="1715"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716"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717"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18" w:author="Kook Sec" w:date="2021-04-20T16:07:00Z">
            <w:rPr>
              <w:rFonts w:ascii="Times New Roman" w:eastAsia="Times New Roman" w:hAnsi="Times New Roman"/>
              <w:sz w:val="20"/>
              <w:rtl/>
              <w:lang w:eastAsia="he-IL"/>
            </w:rPr>
          </w:rPrChange>
        </w:rPr>
        <w:t xml:space="preserve"> יהיה חייב לפצות את הצד המקיים על כל הנזקים ו</w:t>
      </w:r>
      <w:r w:rsidRPr="00010762">
        <w:rPr>
          <w:rFonts w:ascii="Times New Roman" w:eastAsia="Times New Roman" w:hAnsi="Times New Roman" w:hint="cs"/>
          <w:sz w:val="20"/>
          <w:rtl/>
          <w:lang w:eastAsia="he-IL"/>
          <w:rPrChange w:id="1719"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1720" w:author="Kook Sec" w:date="2021-04-20T16:07:00Z">
            <w:rPr>
              <w:rFonts w:ascii="Times New Roman" w:eastAsia="Times New Roman" w:hAnsi="Times New Roman"/>
              <w:sz w:val="20"/>
              <w:rtl/>
              <w:lang w:eastAsia="he-IL"/>
            </w:rPr>
          </w:rPrChange>
        </w:rPr>
        <w:t>ההפסדים שיגרמו לו עקב כך</w:t>
      </w:r>
      <w:r w:rsidRPr="00010762">
        <w:rPr>
          <w:rFonts w:ascii="Times New Roman" w:eastAsia="Times New Roman" w:hAnsi="Times New Roman" w:hint="cs"/>
          <w:sz w:val="20"/>
          <w:rtl/>
          <w:lang w:eastAsia="he-IL"/>
          <w:rPrChange w:id="172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722" w:author="Kook Sec" w:date="2021-04-20T16:07:00Z">
            <w:rPr>
              <w:rFonts w:ascii="Times New Roman" w:eastAsia="Times New Roman" w:hAnsi="Times New Roman"/>
              <w:sz w:val="20"/>
              <w:rtl/>
              <w:lang w:eastAsia="he-IL"/>
            </w:rPr>
          </w:rPrChange>
        </w:rPr>
        <w:t xml:space="preserve"> וזאת מבלי לגרוע מזכות הצד המקיים לכל סעד ו</w:t>
      </w:r>
      <w:r w:rsidRPr="00010762">
        <w:rPr>
          <w:rFonts w:ascii="Times New Roman" w:eastAsia="Times New Roman" w:hAnsi="Times New Roman" w:hint="cs"/>
          <w:sz w:val="20"/>
          <w:rtl/>
          <w:lang w:eastAsia="he-IL"/>
          <w:rPrChange w:id="1723" w:author="Kook Sec" w:date="2021-04-20T16:07:00Z">
            <w:rPr>
              <w:rFonts w:ascii="Times New Roman" w:eastAsia="Times New Roman" w:hAnsi="Times New Roman" w:hint="cs"/>
              <w:sz w:val="20"/>
              <w:rtl/>
              <w:lang w:eastAsia="he-IL"/>
            </w:rPr>
          </w:rPrChange>
        </w:rPr>
        <w:t xml:space="preserve">/או </w:t>
      </w:r>
      <w:r w:rsidRPr="00010762">
        <w:rPr>
          <w:rFonts w:ascii="Times New Roman" w:eastAsia="Times New Roman" w:hAnsi="Times New Roman"/>
          <w:sz w:val="20"/>
          <w:rtl/>
          <w:lang w:eastAsia="he-IL"/>
          <w:rPrChange w:id="1724" w:author="Kook Sec" w:date="2021-04-20T16:07:00Z">
            <w:rPr>
              <w:rFonts w:ascii="Times New Roman" w:eastAsia="Times New Roman" w:hAnsi="Times New Roman"/>
              <w:sz w:val="20"/>
              <w:rtl/>
              <w:lang w:eastAsia="he-IL"/>
            </w:rPr>
          </w:rPrChange>
        </w:rPr>
        <w:t>תרופה אחרים ו/או נוספים.</w:t>
      </w:r>
    </w:p>
    <w:p w14:paraId="0AEDDF93"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17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26" w:author="Kook Sec" w:date="2021-04-20T16:07:00Z">
            <w:rPr>
              <w:rFonts w:ascii="Times New Roman" w:eastAsia="Times New Roman" w:hAnsi="Times New Roman"/>
              <w:sz w:val="20"/>
              <w:rtl/>
              <w:lang w:eastAsia="he-IL"/>
            </w:rPr>
          </w:rPrChange>
        </w:rPr>
        <w:t>למניעת ספקות מוצהר במפורש</w:t>
      </w:r>
      <w:r w:rsidRPr="00010762">
        <w:rPr>
          <w:rFonts w:ascii="Times New Roman" w:eastAsia="Times New Roman" w:hAnsi="Times New Roman" w:hint="cs"/>
          <w:sz w:val="20"/>
          <w:rtl/>
          <w:lang w:eastAsia="he-IL"/>
          <w:rPrChange w:id="172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728" w:author="Kook Sec" w:date="2021-04-20T16:07:00Z">
            <w:rPr>
              <w:rFonts w:ascii="Times New Roman" w:eastAsia="Times New Roman" w:hAnsi="Times New Roman"/>
              <w:sz w:val="20"/>
              <w:rtl/>
              <w:lang w:eastAsia="he-IL"/>
            </w:rPr>
          </w:rPrChange>
        </w:rPr>
        <w:t xml:space="preserve"> כי עיכוב בהשלמת עבודות תכנון הפרויקט עלול להביא להתייקרות הקמתו וכן עלול להביא להפרת התחייבויות המזמין כלפי צד ג'.</w:t>
      </w:r>
    </w:p>
    <w:p w14:paraId="62A6BDF4"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172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30" w:author="Kook Sec" w:date="2021-04-20T16:07:00Z">
            <w:rPr>
              <w:rFonts w:ascii="Times New Roman" w:eastAsia="Times New Roman" w:hAnsi="Times New Roman"/>
              <w:sz w:val="20"/>
              <w:rtl/>
              <w:lang w:eastAsia="he-IL"/>
            </w:rPr>
          </w:rPrChange>
        </w:rPr>
        <w:t>המתכנן מצהיר</w:t>
      </w:r>
      <w:r w:rsidRPr="00010762">
        <w:rPr>
          <w:rFonts w:ascii="Times New Roman" w:eastAsia="Times New Roman" w:hAnsi="Times New Roman" w:hint="cs"/>
          <w:sz w:val="20"/>
          <w:rtl/>
          <w:lang w:eastAsia="he-IL"/>
          <w:rPrChange w:id="173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732" w:author="Kook Sec" w:date="2021-04-20T16:07:00Z">
            <w:rPr>
              <w:rFonts w:ascii="Times New Roman" w:eastAsia="Times New Roman" w:hAnsi="Times New Roman"/>
              <w:sz w:val="20"/>
              <w:rtl/>
              <w:lang w:eastAsia="he-IL"/>
            </w:rPr>
          </w:rPrChange>
        </w:rPr>
        <w:t xml:space="preserve"> כי הוא מודע לכל אלה ולהשלכות אחרות העלולות לנבוע מעיכוב בהשלמת הפרויקט ויהיה אחראי להם במידה והעיכוב בהשלמת הפרויקט י</w:t>
      </w:r>
      <w:r w:rsidRPr="00010762">
        <w:rPr>
          <w:rFonts w:ascii="Times New Roman" w:eastAsia="Times New Roman" w:hAnsi="Times New Roman" w:hint="cs"/>
          <w:sz w:val="20"/>
          <w:rtl/>
          <w:lang w:eastAsia="he-IL"/>
          <w:rPrChange w:id="1733" w:author="Kook Sec" w:date="2021-04-20T16:07:00Z">
            <w:rPr>
              <w:rFonts w:ascii="Times New Roman" w:eastAsia="Times New Roman" w:hAnsi="Times New Roman" w:hint="cs"/>
              <w:sz w:val="20"/>
              <w:rtl/>
              <w:lang w:eastAsia="he-IL"/>
            </w:rPr>
          </w:rPrChange>
        </w:rPr>
        <w:t>נבע</w:t>
      </w:r>
      <w:r w:rsidRPr="00010762">
        <w:rPr>
          <w:rFonts w:ascii="Times New Roman" w:eastAsia="Times New Roman" w:hAnsi="Times New Roman"/>
          <w:sz w:val="20"/>
          <w:rtl/>
          <w:lang w:eastAsia="he-IL"/>
          <w:rPrChange w:id="1734" w:author="Kook Sec" w:date="2021-04-20T16:07:00Z">
            <w:rPr>
              <w:rFonts w:ascii="Times New Roman" w:eastAsia="Times New Roman" w:hAnsi="Times New Roman"/>
              <w:sz w:val="20"/>
              <w:rtl/>
              <w:lang w:eastAsia="he-IL"/>
            </w:rPr>
          </w:rPrChange>
        </w:rPr>
        <w:t xml:space="preserve"> מאי עמידתו בהתחייבויותיו ע</w:t>
      </w:r>
      <w:r w:rsidRPr="00010762">
        <w:rPr>
          <w:rFonts w:ascii="Times New Roman" w:eastAsia="Times New Roman" w:hAnsi="Times New Roman" w:hint="cs"/>
          <w:sz w:val="20"/>
          <w:rtl/>
          <w:lang w:eastAsia="he-IL"/>
          <w:rPrChange w:id="1735"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736" w:author="Kook Sec" w:date="2021-04-20T16:07:00Z">
            <w:rPr>
              <w:rFonts w:ascii="Times New Roman" w:eastAsia="Times New Roman" w:hAnsi="Times New Roman"/>
              <w:sz w:val="20"/>
              <w:rtl/>
              <w:lang w:eastAsia="he-IL"/>
            </w:rPr>
          </w:rPrChange>
        </w:rPr>
        <w:t xml:space="preserve"> חוזה זה.</w:t>
      </w:r>
    </w:p>
    <w:p w14:paraId="31D21248"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73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38" w:author="Kook Sec" w:date="2021-04-20T16:07:00Z">
            <w:rPr>
              <w:rFonts w:ascii="Times New Roman" w:eastAsia="Times New Roman" w:hAnsi="Times New Roman"/>
              <w:sz w:val="20"/>
              <w:rtl/>
              <w:lang w:eastAsia="he-IL"/>
            </w:rPr>
          </w:rPrChange>
        </w:rPr>
        <w:t>המזמין זכאי לקזז כנגד כל סכום המגיע למתכנן מאת המזמין לפי חוזה</w:t>
      </w:r>
      <w:r w:rsidRPr="00010762">
        <w:rPr>
          <w:rFonts w:ascii="Times New Roman" w:eastAsia="Times New Roman" w:hAnsi="Times New Roman" w:hint="cs"/>
          <w:sz w:val="20"/>
          <w:rtl/>
          <w:lang w:eastAsia="he-IL"/>
          <w:rPrChange w:id="1739"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40" w:author="Kook Sec" w:date="2021-04-20T16:07:00Z">
            <w:rPr>
              <w:rFonts w:ascii="Times New Roman" w:eastAsia="Times New Roman" w:hAnsi="Times New Roman"/>
              <w:sz w:val="20"/>
              <w:rtl/>
              <w:lang w:eastAsia="he-IL"/>
            </w:rPr>
          </w:rPrChange>
        </w:rPr>
        <w:t xml:space="preserve"> כל סכום שלפי טענתו מגיע לו מהמתכנן, וכל זכות של המתכנן לתשלום מהמזמין כפופה לזכות הקיזוז הנ"ל.</w:t>
      </w:r>
    </w:p>
    <w:p w14:paraId="6314296C"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74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42" w:author="Kook Sec" w:date="2021-04-20T16:07:00Z">
            <w:rPr>
              <w:rFonts w:ascii="Times New Roman" w:eastAsia="Times New Roman" w:hAnsi="Times New Roman"/>
              <w:sz w:val="20"/>
              <w:rtl/>
              <w:lang w:eastAsia="he-IL"/>
            </w:rPr>
          </w:rPrChange>
        </w:rPr>
        <w:t>מוסכם במפורש</w:t>
      </w:r>
      <w:r w:rsidRPr="00010762">
        <w:rPr>
          <w:rFonts w:ascii="Times New Roman" w:eastAsia="Times New Roman" w:hAnsi="Times New Roman" w:hint="cs"/>
          <w:sz w:val="20"/>
          <w:rtl/>
          <w:lang w:eastAsia="he-IL"/>
          <w:rPrChange w:id="174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744" w:author="Kook Sec" w:date="2021-04-20T16:07:00Z">
            <w:rPr>
              <w:rFonts w:ascii="Times New Roman" w:eastAsia="Times New Roman" w:hAnsi="Times New Roman"/>
              <w:sz w:val="20"/>
              <w:rtl/>
              <w:lang w:eastAsia="he-IL"/>
            </w:rPr>
          </w:rPrChange>
        </w:rPr>
        <w:t xml:space="preserve"> כי ב</w:t>
      </w:r>
      <w:r w:rsidRPr="00010762">
        <w:rPr>
          <w:rFonts w:ascii="Times New Roman" w:eastAsia="Times New Roman" w:hAnsi="Times New Roman" w:hint="cs"/>
          <w:sz w:val="20"/>
          <w:rtl/>
          <w:lang w:eastAsia="he-IL"/>
          <w:rPrChange w:id="174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46" w:author="Kook Sec" w:date="2021-04-20T16:07:00Z">
            <w:rPr>
              <w:rFonts w:ascii="Times New Roman" w:eastAsia="Times New Roman" w:hAnsi="Times New Roman"/>
              <w:sz w:val="20"/>
              <w:rtl/>
              <w:lang w:eastAsia="he-IL"/>
            </w:rPr>
          </w:rPrChange>
        </w:rPr>
        <w:t xml:space="preserve">צוע כל </w:t>
      </w:r>
      <w:r w:rsidRPr="00010762">
        <w:rPr>
          <w:rFonts w:ascii="Times New Roman" w:eastAsia="Times New Roman" w:hAnsi="Times New Roman" w:hint="cs"/>
          <w:sz w:val="20"/>
          <w:rtl/>
          <w:lang w:eastAsia="he-IL"/>
          <w:rPrChange w:id="1747" w:author="Kook Sec" w:date="2021-04-20T16:07:00Z">
            <w:rPr>
              <w:rFonts w:ascii="Times New Roman" w:eastAsia="Times New Roman" w:hAnsi="Times New Roman" w:hint="cs"/>
              <w:sz w:val="20"/>
              <w:rtl/>
              <w:lang w:eastAsia="he-IL"/>
            </w:rPr>
          </w:rPrChange>
        </w:rPr>
        <w:t>אחת</w:t>
      </w:r>
      <w:r w:rsidRPr="00010762">
        <w:rPr>
          <w:rFonts w:ascii="Times New Roman" w:eastAsia="Times New Roman" w:hAnsi="Times New Roman"/>
          <w:sz w:val="20"/>
          <w:rtl/>
          <w:lang w:eastAsia="he-IL"/>
          <w:rPrChange w:id="1748"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749"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50" w:author="Kook Sec" w:date="2021-04-20T16:07:00Z">
            <w:rPr>
              <w:rFonts w:ascii="Times New Roman" w:eastAsia="Times New Roman" w:hAnsi="Times New Roman"/>
              <w:sz w:val="20"/>
              <w:rtl/>
              <w:lang w:eastAsia="he-IL"/>
            </w:rPr>
          </w:rPrChange>
        </w:rPr>
        <w:t>אחת מהתחייבויות המזמין ע</w:t>
      </w:r>
      <w:r w:rsidRPr="00010762">
        <w:rPr>
          <w:rFonts w:ascii="Times New Roman" w:eastAsia="Times New Roman" w:hAnsi="Times New Roman" w:hint="cs"/>
          <w:sz w:val="20"/>
          <w:rtl/>
          <w:lang w:eastAsia="he-IL"/>
          <w:rPrChange w:id="1751" w:author="Kook Sec" w:date="2021-04-20T16:07:00Z">
            <w:rPr>
              <w:rFonts w:ascii="Times New Roman" w:eastAsia="Times New Roman" w:hAnsi="Times New Roman" w:hint="cs"/>
              <w:sz w:val="20"/>
              <w:rtl/>
              <w:lang w:eastAsia="he-IL"/>
            </w:rPr>
          </w:rPrChange>
        </w:rPr>
        <w:t>ל פ</w:t>
      </w:r>
      <w:r w:rsidRPr="00010762">
        <w:rPr>
          <w:rFonts w:ascii="Times New Roman" w:eastAsia="Times New Roman" w:hAnsi="Times New Roman"/>
          <w:sz w:val="20"/>
          <w:rtl/>
          <w:lang w:eastAsia="he-IL"/>
          <w:rPrChange w:id="1752" w:author="Kook Sec" w:date="2021-04-20T16:07:00Z">
            <w:rPr>
              <w:rFonts w:ascii="Times New Roman" w:eastAsia="Times New Roman" w:hAnsi="Times New Roman"/>
              <w:sz w:val="20"/>
              <w:rtl/>
              <w:lang w:eastAsia="he-IL"/>
            </w:rPr>
          </w:rPrChange>
        </w:rPr>
        <w:t>י</w:t>
      </w:r>
      <w:r w:rsidRPr="00010762">
        <w:rPr>
          <w:rFonts w:ascii="Times New Roman" w:eastAsia="Times New Roman" w:hAnsi="Times New Roman" w:hint="cs"/>
          <w:sz w:val="20"/>
          <w:rtl/>
          <w:lang w:eastAsia="he-IL"/>
          <w:rPrChange w:id="1753"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754" w:author="Kook Sec" w:date="2021-04-20T16:07:00Z">
            <w:rPr>
              <w:rFonts w:ascii="Times New Roman" w:eastAsia="Times New Roman" w:hAnsi="Times New Roman"/>
              <w:sz w:val="20"/>
              <w:rtl/>
              <w:lang w:eastAsia="he-IL"/>
            </w:rPr>
          </w:rPrChange>
        </w:rPr>
        <w:t>חוזה</w:t>
      </w:r>
      <w:r w:rsidRPr="00010762">
        <w:rPr>
          <w:rFonts w:ascii="Times New Roman" w:eastAsia="Times New Roman" w:hAnsi="Times New Roman" w:hint="cs"/>
          <w:sz w:val="20"/>
          <w:rtl/>
          <w:lang w:eastAsia="he-IL"/>
          <w:rPrChange w:id="1755"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56" w:author="Kook Sec" w:date="2021-04-20T16:07:00Z">
            <w:rPr>
              <w:rFonts w:ascii="Times New Roman" w:eastAsia="Times New Roman" w:hAnsi="Times New Roman"/>
              <w:sz w:val="20"/>
              <w:rtl/>
              <w:lang w:eastAsia="he-IL"/>
            </w:rPr>
          </w:rPrChange>
        </w:rPr>
        <w:t xml:space="preserve"> מותנה בכך שהמתכנן יקיים תחילה את התחייבויותיו ע</w:t>
      </w:r>
      <w:r w:rsidRPr="00010762">
        <w:rPr>
          <w:rFonts w:ascii="Times New Roman" w:eastAsia="Times New Roman" w:hAnsi="Times New Roman" w:hint="cs"/>
          <w:sz w:val="20"/>
          <w:rtl/>
          <w:lang w:eastAsia="he-IL"/>
          <w:rPrChange w:id="1757"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758"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759"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60" w:author="Kook Sec" w:date="2021-04-20T16:07:00Z">
            <w:rPr>
              <w:rFonts w:ascii="Times New Roman" w:eastAsia="Times New Roman" w:hAnsi="Times New Roman"/>
              <w:sz w:val="20"/>
              <w:rtl/>
              <w:lang w:eastAsia="he-IL"/>
            </w:rPr>
          </w:rPrChange>
        </w:rPr>
        <w:t xml:space="preserve"> עד לאותו מועד. המזמין זכאי, מבלי לפגוע </w:t>
      </w:r>
      <w:r w:rsidRPr="00010762">
        <w:rPr>
          <w:rFonts w:ascii="Times New Roman" w:eastAsia="Times New Roman" w:hAnsi="Times New Roman" w:hint="cs"/>
          <w:sz w:val="20"/>
          <w:rtl/>
          <w:lang w:eastAsia="he-IL"/>
          <w:rPrChange w:id="1761" w:author="Kook Sec" w:date="2021-04-20T16:07:00Z">
            <w:rPr>
              <w:rFonts w:ascii="Times New Roman" w:eastAsia="Times New Roman" w:hAnsi="Times New Roman" w:hint="cs"/>
              <w:sz w:val="20"/>
              <w:rtl/>
              <w:lang w:eastAsia="he-IL"/>
            </w:rPr>
          </w:rPrChange>
        </w:rPr>
        <w:t>מכלליות ה</w:t>
      </w:r>
      <w:r w:rsidRPr="00010762">
        <w:rPr>
          <w:rFonts w:ascii="Times New Roman" w:eastAsia="Times New Roman" w:hAnsi="Times New Roman"/>
          <w:sz w:val="20"/>
          <w:rtl/>
          <w:lang w:eastAsia="he-IL"/>
          <w:rPrChange w:id="1762" w:author="Kook Sec" w:date="2021-04-20T16:07:00Z">
            <w:rPr>
              <w:rFonts w:ascii="Times New Roman" w:eastAsia="Times New Roman" w:hAnsi="Times New Roman"/>
              <w:sz w:val="20"/>
              <w:rtl/>
              <w:lang w:eastAsia="he-IL"/>
            </w:rPr>
          </w:rPrChange>
        </w:rPr>
        <w:t>אמור בכל מקום אחר בחוזה</w:t>
      </w:r>
      <w:r w:rsidRPr="00010762">
        <w:rPr>
          <w:rFonts w:ascii="Times New Roman" w:eastAsia="Times New Roman" w:hAnsi="Times New Roman" w:hint="cs"/>
          <w:sz w:val="20"/>
          <w:rtl/>
          <w:lang w:eastAsia="he-IL"/>
          <w:rPrChange w:id="1763"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64" w:author="Kook Sec" w:date="2021-04-20T16:07:00Z">
            <w:rPr>
              <w:rFonts w:ascii="Times New Roman" w:eastAsia="Times New Roman" w:hAnsi="Times New Roman"/>
              <w:sz w:val="20"/>
              <w:rtl/>
              <w:lang w:eastAsia="he-IL"/>
            </w:rPr>
          </w:rPrChange>
        </w:rPr>
        <w:t>, לעכב ב</w:t>
      </w:r>
      <w:r w:rsidRPr="00010762">
        <w:rPr>
          <w:rFonts w:ascii="Times New Roman" w:eastAsia="Times New Roman" w:hAnsi="Times New Roman" w:hint="cs"/>
          <w:sz w:val="20"/>
          <w:rtl/>
          <w:lang w:eastAsia="he-IL"/>
          <w:rPrChange w:id="1765"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66" w:author="Kook Sec" w:date="2021-04-20T16:07:00Z">
            <w:rPr>
              <w:rFonts w:ascii="Times New Roman" w:eastAsia="Times New Roman" w:hAnsi="Times New Roman"/>
              <w:sz w:val="20"/>
              <w:rtl/>
              <w:lang w:eastAsia="he-IL"/>
            </w:rPr>
          </w:rPrChange>
        </w:rPr>
        <w:t>צוע התחי</w:t>
      </w:r>
      <w:r w:rsidRPr="00010762">
        <w:rPr>
          <w:rFonts w:ascii="Times New Roman" w:eastAsia="Times New Roman" w:hAnsi="Times New Roman" w:hint="cs"/>
          <w:sz w:val="20"/>
          <w:rtl/>
          <w:lang w:eastAsia="he-IL"/>
          <w:rPrChange w:id="176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68" w:author="Kook Sec" w:date="2021-04-20T16:07:00Z">
            <w:rPr>
              <w:rFonts w:ascii="Times New Roman" w:eastAsia="Times New Roman" w:hAnsi="Times New Roman"/>
              <w:sz w:val="20"/>
              <w:rtl/>
              <w:lang w:eastAsia="he-IL"/>
            </w:rPr>
          </w:rPrChange>
        </w:rPr>
        <w:t>בות כלשהי מהתחייבויותיו עד לאחר שהמתכנן קיים את התחייבויותיו כאמור.</w:t>
      </w:r>
    </w:p>
    <w:p w14:paraId="17860933"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76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770" w:author="Kook Sec" w:date="2021-04-20T16:07:00Z">
            <w:rPr>
              <w:rFonts w:ascii="Times New Roman" w:eastAsia="Times New Roman" w:hAnsi="Times New Roman"/>
              <w:sz w:val="20"/>
              <w:rtl/>
              <w:lang w:eastAsia="he-IL"/>
            </w:rPr>
          </w:rPrChange>
        </w:rPr>
        <w:t>שום התנהגות מצד</w:t>
      </w:r>
      <w:r w:rsidRPr="00010762">
        <w:rPr>
          <w:rFonts w:ascii="Times New Roman" w:eastAsia="Times New Roman" w:hAnsi="Times New Roman" w:hint="cs"/>
          <w:sz w:val="20"/>
          <w:rtl/>
          <w:lang w:eastAsia="he-IL"/>
          <w:rPrChange w:id="1771"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72"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773" w:author="Kook Sec" w:date="2021-04-20T16:07:00Z">
            <w:rPr>
              <w:rFonts w:ascii="Times New Roman" w:eastAsia="Times New Roman" w:hAnsi="Times New Roman" w:hint="cs"/>
              <w:sz w:val="20"/>
              <w:rtl/>
              <w:lang w:eastAsia="he-IL"/>
            </w:rPr>
          </w:rPrChange>
        </w:rPr>
        <w:t>של מי</w:t>
      </w:r>
      <w:r w:rsidRPr="00010762">
        <w:rPr>
          <w:rFonts w:ascii="Times New Roman" w:eastAsia="Times New Roman" w:hAnsi="Times New Roman"/>
          <w:sz w:val="20"/>
          <w:rtl/>
          <w:lang w:eastAsia="he-IL"/>
          <w:rPrChange w:id="1774" w:author="Kook Sec" w:date="2021-04-20T16:07:00Z">
            <w:rPr>
              <w:rFonts w:ascii="Times New Roman" w:eastAsia="Times New Roman" w:hAnsi="Times New Roman"/>
              <w:sz w:val="20"/>
              <w:rtl/>
              <w:lang w:eastAsia="he-IL"/>
            </w:rPr>
          </w:rPrChange>
        </w:rPr>
        <w:t xml:space="preserve"> מהצדדים לא תחשב </w:t>
      </w:r>
      <w:proofErr w:type="spellStart"/>
      <w:r w:rsidRPr="00010762">
        <w:rPr>
          <w:rFonts w:ascii="Times New Roman" w:eastAsia="Times New Roman" w:hAnsi="Times New Roman"/>
          <w:sz w:val="20"/>
          <w:rtl/>
          <w:lang w:eastAsia="he-IL"/>
          <w:rPrChange w:id="1775" w:author="Kook Sec" w:date="2021-04-20T16:07:00Z">
            <w:rPr>
              <w:rFonts w:ascii="Times New Roman" w:eastAsia="Times New Roman" w:hAnsi="Times New Roman"/>
              <w:sz w:val="20"/>
              <w:rtl/>
              <w:lang w:eastAsia="he-IL"/>
            </w:rPr>
          </w:rPrChange>
        </w:rPr>
        <w:t>כויתור</w:t>
      </w:r>
      <w:proofErr w:type="spellEnd"/>
      <w:r w:rsidRPr="00010762">
        <w:rPr>
          <w:rFonts w:ascii="Times New Roman" w:eastAsia="Times New Roman" w:hAnsi="Times New Roman"/>
          <w:sz w:val="20"/>
          <w:rtl/>
          <w:lang w:eastAsia="he-IL"/>
          <w:rPrChange w:id="1776" w:author="Kook Sec" w:date="2021-04-20T16:07:00Z">
            <w:rPr>
              <w:rFonts w:ascii="Times New Roman" w:eastAsia="Times New Roman" w:hAnsi="Times New Roman"/>
              <w:sz w:val="20"/>
              <w:rtl/>
              <w:lang w:eastAsia="he-IL"/>
            </w:rPr>
          </w:rPrChange>
        </w:rPr>
        <w:t xml:space="preserve"> על איזה מזכויותיו ע</w:t>
      </w:r>
      <w:r w:rsidRPr="00010762">
        <w:rPr>
          <w:rFonts w:ascii="Times New Roman" w:eastAsia="Times New Roman" w:hAnsi="Times New Roman" w:hint="cs"/>
          <w:sz w:val="20"/>
          <w:rtl/>
          <w:lang w:eastAsia="he-IL"/>
          <w:rPrChange w:id="1777"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778"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779"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780"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781" w:author="Kook Sec" w:date="2021-04-20T16:07:00Z">
            <w:rPr>
              <w:rFonts w:ascii="Times New Roman" w:eastAsia="Times New Roman" w:hAnsi="Times New Roman" w:hint="cs"/>
              <w:sz w:val="20"/>
              <w:rtl/>
              <w:lang w:eastAsia="he-IL"/>
            </w:rPr>
          </w:rPrChange>
        </w:rPr>
        <w:t>ו/או</w:t>
      </w:r>
      <w:r w:rsidRPr="00010762">
        <w:rPr>
          <w:rFonts w:ascii="Times New Roman" w:eastAsia="Times New Roman" w:hAnsi="Times New Roman"/>
          <w:sz w:val="20"/>
          <w:rtl/>
          <w:lang w:eastAsia="he-IL"/>
          <w:rPrChange w:id="1782" w:author="Kook Sec" w:date="2021-04-20T16:07:00Z">
            <w:rPr>
              <w:rFonts w:ascii="Times New Roman" w:eastAsia="Times New Roman" w:hAnsi="Times New Roman"/>
              <w:sz w:val="20"/>
              <w:rtl/>
              <w:lang w:eastAsia="he-IL"/>
            </w:rPr>
          </w:rPrChange>
        </w:rPr>
        <w:t xml:space="preserve"> ע</w:t>
      </w:r>
      <w:r w:rsidRPr="00010762">
        <w:rPr>
          <w:rFonts w:ascii="Times New Roman" w:eastAsia="Times New Roman" w:hAnsi="Times New Roman" w:hint="cs"/>
          <w:sz w:val="20"/>
          <w:rtl/>
          <w:lang w:eastAsia="he-IL"/>
          <w:rPrChange w:id="1783" w:author="Kook Sec" w:date="2021-04-20T16:07:00Z">
            <w:rPr>
              <w:rFonts w:ascii="Times New Roman" w:eastAsia="Times New Roman" w:hAnsi="Times New Roman" w:hint="cs"/>
              <w:sz w:val="20"/>
              <w:rtl/>
              <w:lang w:eastAsia="he-IL"/>
            </w:rPr>
          </w:rPrChange>
        </w:rPr>
        <w:t>ל פי כל</w:t>
      </w:r>
      <w:r w:rsidRPr="00010762">
        <w:rPr>
          <w:rFonts w:ascii="Times New Roman" w:eastAsia="Times New Roman" w:hAnsi="Times New Roman"/>
          <w:sz w:val="20"/>
          <w:rtl/>
          <w:lang w:eastAsia="he-IL"/>
          <w:rPrChange w:id="1784" w:author="Kook Sec" w:date="2021-04-20T16:07:00Z">
            <w:rPr>
              <w:rFonts w:ascii="Times New Roman" w:eastAsia="Times New Roman" w:hAnsi="Times New Roman"/>
              <w:sz w:val="20"/>
              <w:rtl/>
              <w:lang w:eastAsia="he-IL"/>
            </w:rPr>
          </w:rPrChange>
        </w:rPr>
        <w:t xml:space="preserve"> דין </w:t>
      </w:r>
      <w:r w:rsidRPr="00010762">
        <w:rPr>
          <w:rFonts w:ascii="Times New Roman" w:eastAsia="Times New Roman" w:hAnsi="Times New Roman" w:hint="cs"/>
          <w:sz w:val="20"/>
          <w:rtl/>
          <w:lang w:eastAsia="he-IL"/>
          <w:rPrChange w:id="178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86" w:author="Kook Sec" w:date="2021-04-20T16:07:00Z">
            <w:rPr>
              <w:rFonts w:ascii="Times New Roman" w:eastAsia="Times New Roman" w:hAnsi="Times New Roman"/>
              <w:sz w:val="20"/>
              <w:rtl/>
              <w:lang w:eastAsia="he-IL"/>
            </w:rPr>
          </w:rPrChange>
        </w:rPr>
        <w:t xml:space="preserve">או </w:t>
      </w:r>
      <w:proofErr w:type="spellStart"/>
      <w:r w:rsidRPr="00010762">
        <w:rPr>
          <w:rFonts w:ascii="Times New Roman" w:eastAsia="Times New Roman" w:hAnsi="Times New Roman"/>
          <w:sz w:val="20"/>
          <w:rtl/>
          <w:lang w:eastAsia="he-IL"/>
          <w:rPrChange w:id="1787" w:author="Kook Sec" w:date="2021-04-20T16:07:00Z">
            <w:rPr>
              <w:rFonts w:ascii="Times New Roman" w:eastAsia="Times New Roman" w:hAnsi="Times New Roman"/>
              <w:sz w:val="20"/>
              <w:rtl/>
              <w:lang w:eastAsia="he-IL"/>
            </w:rPr>
          </w:rPrChange>
        </w:rPr>
        <w:t>כויתור</w:t>
      </w:r>
      <w:proofErr w:type="spellEnd"/>
      <w:r w:rsidRPr="00010762">
        <w:rPr>
          <w:rFonts w:ascii="Times New Roman" w:eastAsia="Times New Roman" w:hAnsi="Times New Roman"/>
          <w:sz w:val="20"/>
          <w:rtl/>
          <w:lang w:eastAsia="he-IL"/>
          <w:rPrChange w:id="1788"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789"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90" w:author="Kook Sec" w:date="2021-04-20T16:07:00Z">
            <w:rPr>
              <w:rFonts w:ascii="Times New Roman" w:eastAsia="Times New Roman" w:hAnsi="Times New Roman"/>
              <w:sz w:val="20"/>
              <w:rtl/>
              <w:lang w:eastAsia="he-IL"/>
            </w:rPr>
          </w:rPrChange>
        </w:rPr>
        <w:t xml:space="preserve">או כהסכמה מצדו לאיזה הפרה </w:t>
      </w:r>
      <w:r w:rsidRPr="00010762">
        <w:rPr>
          <w:rFonts w:ascii="Times New Roman" w:eastAsia="Times New Roman" w:hAnsi="Times New Roman" w:hint="cs"/>
          <w:sz w:val="20"/>
          <w:rtl/>
          <w:lang w:eastAsia="he-IL"/>
          <w:rPrChange w:id="1791"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92" w:author="Kook Sec" w:date="2021-04-20T16:07:00Z">
            <w:rPr>
              <w:rFonts w:ascii="Times New Roman" w:eastAsia="Times New Roman" w:hAnsi="Times New Roman"/>
              <w:sz w:val="20"/>
              <w:rtl/>
              <w:lang w:eastAsia="he-IL"/>
            </w:rPr>
          </w:rPrChange>
        </w:rPr>
        <w:t>או אי קיום של תנאי מתנאי חוזה</w:t>
      </w:r>
      <w:r w:rsidRPr="00010762">
        <w:rPr>
          <w:rFonts w:ascii="Times New Roman" w:eastAsia="Times New Roman" w:hAnsi="Times New Roman" w:hint="cs"/>
          <w:sz w:val="20"/>
          <w:rtl/>
          <w:lang w:eastAsia="he-IL"/>
          <w:rPrChange w:id="1793" w:author="Kook Sec" w:date="2021-04-20T16:07:00Z">
            <w:rPr>
              <w:rFonts w:ascii="Times New Roman" w:eastAsia="Times New Roman" w:hAnsi="Times New Roman" w:hint="cs"/>
              <w:sz w:val="20"/>
              <w:rtl/>
              <w:lang w:eastAsia="he-IL"/>
            </w:rPr>
          </w:rPrChange>
        </w:rPr>
        <w:t xml:space="preserve"> זה ו/</w:t>
      </w:r>
      <w:r w:rsidRPr="00010762">
        <w:rPr>
          <w:rFonts w:ascii="Times New Roman" w:eastAsia="Times New Roman" w:hAnsi="Times New Roman"/>
          <w:sz w:val="20"/>
          <w:rtl/>
          <w:lang w:eastAsia="he-IL"/>
          <w:rPrChange w:id="1794" w:author="Kook Sec" w:date="2021-04-20T16:07:00Z">
            <w:rPr>
              <w:rFonts w:ascii="Times New Roman" w:eastAsia="Times New Roman" w:hAnsi="Times New Roman"/>
              <w:sz w:val="20"/>
              <w:rtl/>
              <w:lang w:eastAsia="he-IL"/>
            </w:rPr>
          </w:rPrChange>
        </w:rPr>
        <w:t xml:space="preserve"> או כנותנת דחייה </w:t>
      </w:r>
      <w:r w:rsidRPr="00010762">
        <w:rPr>
          <w:rFonts w:ascii="Times New Roman" w:eastAsia="Times New Roman" w:hAnsi="Times New Roman" w:hint="cs"/>
          <w:sz w:val="20"/>
          <w:rtl/>
          <w:lang w:eastAsia="he-IL"/>
          <w:rPrChange w:id="179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796" w:author="Kook Sec" w:date="2021-04-20T16:07:00Z">
            <w:rPr>
              <w:rFonts w:ascii="Times New Roman" w:eastAsia="Times New Roman" w:hAnsi="Times New Roman"/>
              <w:sz w:val="20"/>
              <w:rtl/>
              <w:lang w:eastAsia="he-IL"/>
            </w:rPr>
          </w:rPrChange>
        </w:rPr>
        <w:t>או ארכה לב</w:t>
      </w:r>
      <w:r w:rsidRPr="00010762">
        <w:rPr>
          <w:rFonts w:ascii="Times New Roman" w:eastAsia="Times New Roman" w:hAnsi="Times New Roman" w:hint="cs"/>
          <w:sz w:val="20"/>
          <w:rtl/>
          <w:lang w:eastAsia="he-IL"/>
          <w:rPrChange w:id="179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798" w:author="Kook Sec" w:date="2021-04-20T16:07:00Z">
            <w:rPr>
              <w:rFonts w:ascii="Times New Roman" w:eastAsia="Times New Roman" w:hAnsi="Times New Roman"/>
              <w:sz w:val="20"/>
              <w:rtl/>
              <w:lang w:eastAsia="he-IL"/>
            </w:rPr>
          </w:rPrChange>
        </w:rPr>
        <w:t>צוע כל פעולה</w:t>
      </w:r>
      <w:r w:rsidRPr="00010762">
        <w:rPr>
          <w:rFonts w:ascii="Times New Roman" w:eastAsia="Times New Roman" w:hAnsi="Times New Roman" w:hint="cs"/>
          <w:sz w:val="20"/>
          <w:rtl/>
          <w:lang w:eastAsia="he-IL"/>
          <w:rPrChange w:id="179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00"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801" w:author="Kook Sec" w:date="2021-04-20T16:07:00Z">
            <w:rPr>
              <w:rFonts w:ascii="Times New Roman" w:eastAsia="Times New Roman" w:hAnsi="Times New Roman" w:hint="cs"/>
              <w:sz w:val="20"/>
              <w:rtl/>
              <w:lang w:eastAsia="he-IL"/>
            </w:rPr>
          </w:rPrChange>
        </w:rPr>
        <w:t>ש</w:t>
      </w:r>
      <w:r w:rsidRPr="00010762">
        <w:rPr>
          <w:rFonts w:ascii="Times New Roman" w:eastAsia="Times New Roman" w:hAnsi="Times New Roman"/>
          <w:sz w:val="20"/>
          <w:rtl/>
          <w:lang w:eastAsia="he-IL"/>
          <w:rPrChange w:id="1802" w:author="Kook Sec" w:date="2021-04-20T16:07:00Z">
            <w:rPr>
              <w:rFonts w:ascii="Times New Roman" w:eastAsia="Times New Roman" w:hAnsi="Times New Roman"/>
              <w:sz w:val="20"/>
              <w:rtl/>
              <w:lang w:eastAsia="he-IL"/>
            </w:rPr>
          </w:rPrChange>
        </w:rPr>
        <w:t>יש לעשותה ע</w:t>
      </w:r>
      <w:r w:rsidRPr="00010762">
        <w:rPr>
          <w:rFonts w:ascii="Times New Roman" w:eastAsia="Times New Roman" w:hAnsi="Times New Roman" w:hint="cs"/>
          <w:sz w:val="20"/>
          <w:rtl/>
          <w:lang w:eastAsia="he-IL"/>
          <w:rPrChange w:id="1803" w:author="Kook Sec" w:date="2021-04-20T16:07:00Z">
            <w:rPr>
              <w:rFonts w:ascii="Times New Roman" w:eastAsia="Times New Roman" w:hAnsi="Times New Roman" w:hint="cs"/>
              <w:sz w:val="20"/>
              <w:rtl/>
              <w:lang w:eastAsia="he-IL"/>
            </w:rPr>
          </w:rPrChange>
        </w:rPr>
        <w:t>ל פי</w:t>
      </w:r>
      <w:r w:rsidRPr="00010762">
        <w:rPr>
          <w:rFonts w:ascii="Times New Roman" w:eastAsia="Times New Roman" w:hAnsi="Times New Roman"/>
          <w:sz w:val="20"/>
          <w:rtl/>
          <w:lang w:eastAsia="he-IL"/>
          <w:rPrChange w:id="1804" w:author="Kook Sec" w:date="2021-04-20T16:07:00Z">
            <w:rPr>
              <w:rFonts w:ascii="Times New Roman" w:eastAsia="Times New Roman" w:hAnsi="Times New Roman"/>
              <w:sz w:val="20"/>
              <w:rtl/>
              <w:lang w:eastAsia="he-IL"/>
            </w:rPr>
          </w:rPrChange>
        </w:rPr>
        <w:t xml:space="preserve"> חוזה</w:t>
      </w:r>
      <w:r w:rsidRPr="00010762">
        <w:rPr>
          <w:rFonts w:ascii="Times New Roman" w:eastAsia="Times New Roman" w:hAnsi="Times New Roman" w:hint="cs"/>
          <w:sz w:val="20"/>
          <w:rtl/>
          <w:lang w:eastAsia="he-IL"/>
          <w:rPrChange w:id="1805" w:author="Kook Sec" w:date="2021-04-20T16:07:00Z">
            <w:rPr>
              <w:rFonts w:ascii="Times New Roman" w:eastAsia="Times New Roman" w:hAnsi="Times New Roman" w:hint="cs"/>
              <w:sz w:val="20"/>
              <w:rtl/>
              <w:lang w:eastAsia="he-IL"/>
            </w:rPr>
          </w:rPrChange>
        </w:rPr>
        <w:t xml:space="preserve"> זה</w:t>
      </w:r>
      <w:r w:rsidRPr="00010762">
        <w:rPr>
          <w:rFonts w:ascii="Times New Roman" w:eastAsia="Times New Roman" w:hAnsi="Times New Roman"/>
          <w:sz w:val="20"/>
          <w:rtl/>
          <w:lang w:eastAsia="he-IL"/>
          <w:rPrChange w:id="1806" w:author="Kook Sec" w:date="2021-04-20T16:07:00Z">
            <w:rPr>
              <w:rFonts w:ascii="Times New Roman" w:eastAsia="Times New Roman" w:hAnsi="Times New Roman"/>
              <w:sz w:val="20"/>
              <w:rtl/>
              <w:lang w:eastAsia="he-IL"/>
            </w:rPr>
          </w:rPrChange>
        </w:rPr>
        <w:t xml:space="preserve"> </w:t>
      </w:r>
      <w:r w:rsidRPr="00010762">
        <w:rPr>
          <w:rFonts w:ascii="Times New Roman" w:eastAsia="Times New Roman" w:hAnsi="Times New Roman" w:hint="cs"/>
          <w:sz w:val="20"/>
          <w:rtl/>
          <w:lang w:eastAsia="he-IL"/>
          <w:rPrChange w:id="1807"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808" w:author="Kook Sec" w:date="2021-04-20T16:07:00Z">
            <w:rPr>
              <w:rFonts w:ascii="Times New Roman" w:eastAsia="Times New Roman" w:hAnsi="Times New Roman"/>
              <w:sz w:val="20"/>
              <w:rtl/>
              <w:lang w:eastAsia="he-IL"/>
            </w:rPr>
          </w:rPrChange>
        </w:rPr>
        <w:t>או כש</w:t>
      </w:r>
      <w:r w:rsidRPr="00010762">
        <w:rPr>
          <w:rFonts w:ascii="Times New Roman" w:eastAsia="Times New Roman" w:hAnsi="Times New Roman" w:hint="cs"/>
          <w:sz w:val="20"/>
          <w:rtl/>
          <w:lang w:eastAsia="he-IL"/>
          <w:rPrChange w:id="180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810" w:author="Kook Sec" w:date="2021-04-20T16:07:00Z">
            <w:rPr>
              <w:rFonts w:ascii="Times New Roman" w:eastAsia="Times New Roman" w:hAnsi="Times New Roman"/>
              <w:sz w:val="20"/>
              <w:rtl/>
              <w:lang w:eastAsia="he-IL"/>
            </w:rPr>
          </w:rPrChange>
        </w:rPr>
        <w:t>נוי</w:t>
      </w:r>
      <w:r w:rsidRPr="00010762">
        <w:rPr>
          <w:rFonts w:ascii="Times New Roman" w:eastAsia="Times New Roman" w:hAnsi="Times New Roman" w:hint="cs"/>
          <w:sz w:val="20"/>
          <w:rtl/>
          <w:lang w:eastAsia="he-IL"/>
          <w:rPrChange w:id="1811" w:author="Kook Sec" w:date="2021-04-20T16:07:00Z">
            <w:rPr>
              <w:rFonts w:ascii="Times New Roman" w:eastAsia="Times New Roman" w:hAnsi="Times New Roman" w:hint="cs"/>
              <w:sz w:val="20"/>
              <w:rtl/>
              <w:lang w:eastAsia="he-IL"/>
            </w:rPr>
          </w:rPrChange>
        </w:rPr>
        <w:t xml:space="preserve"> ו/או</w:t>
      </w:r>
      <w:r w:rsidRPr="00010762">
        <w:rPr>
          <w:rFonts w:ascii="Times New Roman" w:eastAsia="Times New Roman" w:hAnsi="Times New Roman"/>
          <w:sz w:val="20"/>
          <w:rtl/>
          <w:lang w:eastAsia="he-IL"/>
          <w:rPrChange w:id="1812" w:author="Kook Sec" w:date="2021-04-20T16:07:00Z">
            <w:rPr>
              <w:rFonts w:ascii="Times New Roman" w:eastAsia="Times New Roman" w:hAnsi="Times New Roman"/>
              <w:sz w:val="20"/>
              <w:rtl/>
              <w:lang w:eastAsia="he-IL"/>
            </w:rPr>
          </w:rPrChange>
        </w:rPr>
        <w:t xml:space="preserve"> ב</w:t>
      </w:r>
      <w:r w:rsidRPr="00010762">
        <w:rPr>
          <w:rFonts w:ascii="Times New Roman" w:eastAsia="Times New Roman" w:hAnsi="Times New Roman" w:hint="cs"/>
          <w:sz w:val="20"/>
          <w:rtl/>
          <w:lang w:eastAsia="he-IL"/>
          <w:rPrChange w:id="181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814" w:author="Kook Sec" w:date="2021-04-20T16:07:00Z">
            <w:rPr>
              <w:rFonts w:ascii="Times New Roman" w:eastAsia="Times New Roman" w:hAnsi="Times New Roman"/>
              <w:sz w:val="20"/>
              <w:rtl/>
              <w:lang w:eastAsia="he-IL"/>
            </w:rPr>
          </w:rPrChange>
        </w:rPr>
        <w:t xml:space="preserve">טול </w:t>
      </w:r>
      <w:r w:rsidRPr="00010762">
        <w:rPr>
          <w:rFonts w:ascii="Times New Roman" w:eastAsia="Times New Roman" w:hAnsi="Times New Roman" w:hint="cs"/>
          <w:sz w:val="20"/>
          <w:rtl/>
          <w:lang w:eastAsia="he-IL"/>
          <w:rPrChange w:id="1815" w:author="Kook Sec" w:date="2021-04-20T16:07:00Z">
            <w:rPr>
              <w:rFonts w:ascii="Times New Roman" w:eastAsia="Times New Roman" w:hAnsi="Times New Roman" w:hint="cs"/>
              <w:sz w:val="20"/>
              <w:rtl/>
              <w:lang w:eastAsia="he-IL"/>
            </w:rPr>
          </w:rPrChange>
        </w:rPr>
        <w:t>ו/</w:t>
      </w:r>
      <w:r w:rsidRPr="00010762">
        <w:rPr>
          <w:rFonts w:ascii="Times New Roman" w:eastAsia="Times New Roman" w:hAnsi="Times New Roman"/>
          <w:sz w:val="20"/>
          <w:rtl/>
          <w:lang w:eastAsia="he-IL"/>
          <w:rPrChange w:id="1816" w:author="Kook Sec" w:date="2021-04-20T16:07:00Z">
            <w:rPr>
              <w:rFonts w:ascii="Times New Roman" w:eastAsia="Times New Roman" w:hAnsi="Times New Roman"/>
              <w:sz w:val="20"/>
              <w:rtl/>
              <w:lang w:eastAsia="he-IL"/>
            </w:rPr>
          </w:rPrChange>
        </w:rPr>
        <w:t xml:space="preserve">או תוספת של תנאי </w:t>
      </w:r>
      <w:r w:rsidRPr="00010762">
        <w:rPr>
          <w:rFonts w:ascii="Times New Roman" w:eastAsia="Times New Roman" w:hAnsi="Times New Roman" w:hint="cs"/>
          <w:sz w:val="20"/>
          <w:rtl/>
          <w:lang w:eastAsia="he-IL"/>
          <w:rPrChange w:id="1817" w:author="Kook Sec" w:date="2021-04-20T16:07:00Z">
            <w:rPr>
              <w:rFonts w:ascii="Times New Roman" w:eastAsia="Times New Roman" w:hAnsi="Times New Roman" w:hint="cs"/>
              <w:sz w:val="20"/>
              <w:rtl/>
              <w:lang w:eastAsia="he-IL"/>
            </w:rPr>
          </w:rPrChange>
        </w:rPr>
        <w:t>כלשהו</w:t>
      </w:r>
      <w:r w:rsidRPr="00010762">
        <w:rPr>
          <w:rFonts w:ascii="Times New Roman" w:eastAsia="Times New Roman" w:hAnsi="Times New Roman"/>
          <w:sz w:val="20"/>
          <w:rtl/>
          <w:lang w:eastAsia="he-IL"/>
          <w:rPrChange w:id="1818" w:author="Kook Sec" w:date="2021-04-20T16:07:00Z">
            <w:rPr>
              <w:rFonts w:ascii="Times New Roman" w:eastAsia="Times New Roman" w:hAnsi="Times New Roman"/>
              <w:sz w:val="20"/>
              <w:rtl/>
              <w:lang w:eastAsia="he-IL"/>
            </w:rPr>
          </w:rPrChange>
        </w:rPr>
        <w:t>, אלא אם נעשו במפורש ובכתב.</w:t>
      </w:r>
    </w:p>
    <w:p w14:paraId="0C1BB1C3" w14:textId="77777777" w:rsidR="001835AB" w:rsidRPr="00010762"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Change w:id="18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20" w:author="Kook Sec" w:date="2021-04-20T16:07:00Z">
            <w:rPr>
              <w:rFonts w:ascii="Times New Roman" w:eastAsia="Times New Roman" w:hAnsi="Times New Roman"/>
              <w:sz w:val="20"/>
              <w:rtl/>
              <w:lang w:eastAsia="he-IL"/>
            </w:rPr>
          </w:rPrChange>
        </w:rPr>
        <w:t>מבלי לגרוע מכלליות האמור לעיל -</w:t>
      </w:r>
    </w:p>
    <w:p w14:paraId="1D7F3D37" w14:textId="77777777" w:rsidR="001835AB" w:rsidRPr="00010762"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Change w:id="182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22" w:author="Kook Sec" w:date="2021-04-20T16:07:00Z">
            <w:rPr>
              <w:rFonts w:ascii="Times New Roman" w:eastAsia="Times New Roman" w:hAnsi="Times New Roman"/>
              <w:sz w:val="20"/>
              <w:rtl/>
              <w:lang w:eastAsia="he-IL"/>
            </w:rPr>
          </w:rPrChange>
        </w:rPr>
        <w:t>הסכמה מצד המזמין או המנהל או המתכנן לסטות מתנאי החוזה במקרה מסוים לא תהווה תקדים ולא ילמדו ממנה גזירה שווה למקרה אחר.</w:t>
      </w:r>
    </w:p>
    <w:p w14:paraId="355C2360" w14:textId="77777777" w:rsidR="001835AB" w:rsidRPr="00010762"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Change w:id="182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24" w:author="Kook Sec" w:date="2021-04-20T16:07:00Z">
            <w:rPr>
              <w:rFonts w:ascii="Times New Roman" w:eastAsia="Times New Roman" w:hAnsi="Times New Roman"/>
              <w:sz w:val="20"/>
              <w:rtl/>
              <w:lang w:eastAsia="he-IL"/>
            </w:rPr>
          </w:rPrChange>
        </w:rPr>
        <w:t>לא השתמשו המזמין או המנהל או המתכנן בזכויות הניתנות להם לפי החוזה במקרה מסוים, אין לראות בכך ויתור על אותן זכויות במקרה אחר ואין ללמוד</w:t>
      </w:r>
      <w:r w:rsidR="00E64AE3" w:rsidRPr="00010762">
        <w:rPr>
          <w:rFonts w:ascii="Times New Roman" w:eastAsia="Times New Roman" w:hAnsi="Times New Roman" w:hint="cs"/>
          <w:sz w:val="20"/>
          <w:rtl/>
          <w:lang w:eastAsia="he-IL"/>
          <w:rPrChange w:id="1825" w:author="Kook Sec" w:date="2021-04-20T16:07:00Z">
            <w:rPr>
              <w:rFonts w:ascii="Times New Roman" w:eastAsia="Times New Roman" w:hAnsi="Times New Roman" w:hint="cs"/>
              <w:sz w:val="20"/>
              <w:rtl/>
              <w:lang w:eastAsia="he-IL"/>
            </w:rPr>
          </w:rPrChange>
        </w:rPr>
        <w:t xml:space="preserve"> </w:t>
      </w:r>
      <w:r w:rsidRPr="00010762">
        <w:rPr>
          <w:rFonts w:ascii="Times New Roman" w:eastAsia="Times New Roman" w:hAnsi="Times New Roman"/>
          <w:sz w:val="20"/>
          <w:rtl/>
          <w:lang w:eastAsia="he-IL"/>
          <w:rPrChange w:id="1826" w:author="Kook Sec" w:date="2021-04-20T16:07:00Z">
            <w:rPr>
              <w:rFonts w:ascii="Times New Roman" w:eastAsia="Times New Roman" w:hAnsi="Times New Roman"/>
              <w:sz w:val="20"/>
              <w:rtl/>
              <w:lang w:eastAsia="he-IL"/>
            </w:rPr>
          </w:rPrChange>
        </w:rPr>
        <w:t>מהתנהגות זו ו</w:t>
      </w:r>
      <w:r w:rsidRPr="00010762">
        <w:rPr>
          <w:rFonts w:ascii="Times New Roman" w:eastAsia="Times New Roman" w:hAnsi="Times New Roman" w:hint="cs"/>
          <w:sz w:val="20"/>
          <w:rtl/>
          <w:lang w:eastAsia="he-IL"/>
          <w:rPrChange w:id="1827"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828" w:author="Kook Sec" w:date="2021-04-20T16:07:00Z">
            <w:rPr>
              <w:rFonts w:ascii="Times New Roman" w:eastAsia="Times New Roman" w:hAnsi="Times New Roman"/>
              <w:sz w:val="20"/>
              <w:rtl/>
              <w:lang w:eastAsia="he-IL"/>
            </w:rPr>
          </w:rPrChange>
        </w:rPr>
        <w:t>תור כלשהו על זכויות וחובות לפי החוזה.</w:t>
      </w:r>
    </w:p>
    <w:p w14:paraId="2AC5DCCA" w14:textId="77777777" w:rsidR="001835AB" w:rsidRPr="00010762"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Change w:id="182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30" w:author="Kook Sec" w:date="2021-04-20T16:07:00Z">
            <w:rPr>
              <w:rFonts w:ascii="Times New Roman" w:eastAsia="Times New Roman" w:hAnsi="Times New Roman"/>
              <w:sz w:val="20"/>
              <w:rtl/>
              <w:lang w:eastAsia="he-IL"/>
            </w:rPr>
          </w:rPrChange>
        </w:rPr>
        <w:t>במידה והמתכנן כולל מספר גופים או יחידים</w:t>
      </w:r>
      <w:r w:rsidRPr="00010762">
        <w:rPr>
          <w:rFonts w:ascii="Times New Roman" w:eastAsia="Times New Roman" w:hAnsi="Times New Roman" w:hint="cs"/>
          <w:sz w:val="20"/>
          <w:rtl/>
          <w:lang w:eastAsia="he-IL"/>
          <w:rPrChange w:id="183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32" w:author="Kook Sec" w:date="2021-04-20T16:07:00Z">
            <w:rPr>
              <w:rFonts w:ascii="Times New Roman" w:eastAsia="Times New Roman" w:hAnsi="Times New Roman"/>
              <w:sz w:val="20"/>
              <w:rtl/>
              <w:lang w:eastAsia="he-IL"/>
            </w:rPr>
          </w:rPrChange>
        </w:rPr>
        <w:t xml:space="preserve"> יהיו הם אחראים ביחד ולחוד כלפי המזמין למילוי התחייבויות המתכנן לפי חוזה זה.</w:t>
      </w:r>
    </w:p>
    <w:p w14:paraId="03B3ECB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Change w:id="1833"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1834" w:author="Kook Sec" w:date="2021-04-20T16:07:00Z">
            <w:rPr>
              <w:rFonts w:ascii="Times New Roman" w:eastAsia="Times New Roman" w:hAnsi="Times New Roman"/>
              <w:sz w:val="24"/>
              <w:rtl/>
              <w:lang w:eastAsia="he-IL"/>
            </w:rPr>
          </w:rPrChange>
        </w:rPr>
        <w:t>על אף האמור בכל הוראה אחרת בחוזה זה ו/או בכל מסמך אחר בין יחידי המזמין ו/או בכל דין, מובהר ומוסכם</w:t>
      </w:r>
      <w:r w:rsidRPr="00010762">
        <w:rPr>
          <w:rFonts w:ascii="Times New Roman" w:eastAsia="Times New Roman" w:hAnsi="Times New Roman" w:hint="cs"/>
          <w:sz w:val="24"/>
          <w:rtl/>
          <w:lang w:eastAsia="he-IL"/>
          <w:rPrChange w:id="1835"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36" w:author="Kook Sec" w:date="2021-04-20T16:07:00Z">
            <w:rPr>
              <w:rFonts w:ascii="Times New Roman" w:eastAsia="Times New Roman" w:hAnsi="Times New Roman"/>
              <w:sz w:val="24"/>
              <w:rtl/>
              <w:lang w:eastAsia="he-IL"/>
            </w:rPr>
          </w:rPrChange>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10762">
        <w:rPr>
          <w:rFonts w:ascii="Times New Roman" w:eastAsia="Times New Roman" w:hAnsi="Times New Roman" w:hint="cs"/>
          <w:b/>
          <w:bCs/>
          <w:sz w:val="24"/>
          <w:rtl/>
          <w:lang w:eastAsia="he-IL"/>
          <w:rPrChange w:id="1837" w:author="Kook Sec" w:date="2021-04-20T16:07:00Z">
            <w:rPr>
              <w:rFonts w:ascii="Times New Roman" w:eastAsia="Times New Roman" w:hAnsi="Times New Roman" w:hint="cs"/>
              <w:b/>
              <w:bCs/>
              <w:sz w:val="24"/>
              <w:rtl/>
              <w:lang w:eastAsia="he-IL"/>
            </w:rPr>
          </w:rPrChange>
        </w:rPr>
        <w:t>א</w:t>
      </w:r>
      <w:r w:rsidRPr="00010762">
        <w:rPr>
          <w:rFonts w:ascii="Times New Roman" w:eastAsia="Times New Roman" w:hAnsi="Times New Roman" w:hint="cs"/>
          <w:sz w:val="24"/>
          <w:rtl/>
          <w:lang w:eastAsia="he-IL"/>
          <w:rPrChange w:id="1838"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39" w:author="Kook Sec" w:date="2021-04-20T16:07:00Z">
            <w:rPr>
              <w:rFonts w:ascii="Times New Roman" w:eastAsia="Times New Roman" w:hAnsi="Times New Roman"/>
              <w:sz w:val="24"/>
              <w:rtl/>
              <w:lang w:eastAsia="he-IL"/>
            </w:rPr>
          </w:rPrChange>
        </w:rPr>
        <w:t xml:space="preserve"> בגין כל חיוב מחיובי המזמין </w:t>
      </w:r>
      <w:r w:rsidRPr="00010762">
        <w:rPr>
          <w:rFonts w:ascii="Times New Roman" w:eastAsia="Times New Roman" w:hAnsi="Times New Roman" w:hint="cs"/>
          <w:sz w:val="24"/>
          <w:rtl/>
          <w:lang w:eastAsia="he-IL"/>
          <w:rPrChange w:id="1840" w:author="Kook Sec" w:date="2021-04-20T16:07:00Z">
            <w:rPr>
              <w:rFonts w:ascii="Times New Roman" w:eastAsia="Times New Roman" w:hAnsi="Times New Roman" w:hint="cs"/>
              <w:sz w:val="24"/>
              <w:rtl/>
              <w:lang w:eastAsia="he-IL"/>
            </w:rPr>
          </w:rPrChange>
        </w:rPr>
        <w:t>על פי</w:t>
      </w:r>
      <w:r w:rsidRPr="00010762">
        <w:rPr>
          <w:rFonts w:ascii="Times New Roman" w:eastAsia="Times New Roman" w:hAnsi="Times New Roman"/>
          <w:sz w:val="24"/>
          <w:rtl/>
          <w:lang w:eastAsia="he-IL"/>
          <w:rPrChange w:id="1841" w:author="Kook Sec" w:date="2021-04-20T16:07:00Z">
            <w:rPr>
              <w:rFonts w:ascii="Times New Roman" w:eastAsia="Times New Roman" w:hAnsi="Times New Roman"/>
              <w:sz w:val="24"/>
              <w:rtl/>
              <w:lang w:eastAsia="he-IL"/>
            </w:rPr>
          </w:rPrChange>
        </w:rPr>
        <w:t xml:space="preserve"> חוזה זה, ככל שיחולו, ובכל מקרה כל אחד מיחידי המזמין אינו אחראי, ביחד ולחוד, למלוא חיובי המזמין כלפי המתכנן </w:t>
      </w:r>
      <w:r w:rsidRPr="00010762">
        <w:rPr>
          <w:rFonts w:ascii="Times New Roman" w:eastAsia="Times New Roman" w:hAnsi="Times New Roman" w:hint="cs"/>
          <w:sz w:val="24"/>
          <w:rtl/>
          <w:lang w:eastAsia="he-IL"/>
          <w:rPrChange w:id="1842" w:author="Kook Sec" w:date="2021-04-20T16:07:00Z">
            <w:rPr>
              <w:rFonts w:ascii="Times New Roman" w:eastAsia="Times New Roman" w:hAnsi="Times New Roman" w:hint="cs"/>
              <w:sz w:val="24"/>
              <w:rtl/>
              <w:lang w:eastAsia="he-IL"/>
            </w:rPr>
          </w:rPrChange>
        </w:rPr>
        <w:t>על פ</w:t>
      </w:r>
      <w:r w:rsidRPr="00010762">
        <w:rPr>
          <w:rFonts w:ascii="Times New Roman" w:eastAsia="Times New Roman" w:hAnsi="Times New Roman"/>
          <w:sz w:val="24"/>
          <w:rtl/>
          <w:lang w:eastAsia="he-IL"/>
          <w:rPrChange w:id="1843" w:author="Kook Sec" w:date="2021-04-20T16:07:00Z">
            <w:rPr>
              <w:rFonts w:ascii="Times New Roman" w:eastAsia="Times New Roman" w:hAnsi="Times New Roman"/>
              <w:sz w:val="24"/>
              <w:rtl/>
              <w:lang w:eastAsia="he-IL"/>
            </w:rPr>
          </w:rPrChange>
        </w:rPr>
        <w:t xml:space="preserve">י חוזה זה. וזאת מבלי לגרוע מהאמור להלן בסיפא </w:t>
      </w:r>
      <w:proofErr w:type="spellStart"/>
      <w:r w:rsidRPr="00010762">
        <w:rPr>
          <w:rFonts w:ascii="Times New Roman" w:eastAsia="Times New Roman" w:hAnsi="Times New Roman"/>
          <w:sz w:val="24"/>
          <w:rtl/>
          <w:lang w:eastAsia="he-IL"/>
          <w:rPrChange w:id="1844" w:author="Kook Sec" w:date="2021-04-20T16:07:00Z">
            <w:rPr>
              <w:rFonts w:ascii="Times New Roman" w:eastAsia="Times New Roman" w:hAnsi="Times New Roman"/>
              <w:sz w:val="24"/>
              <w:rtl/>
              <w:lang w:eastAsia="he-IL"/>
            </w:rPr>
          </w:rPrChange>
        </w:rPr>
        <w:t>לס"ק</w:t>
      </w:r>
      <w:proofErr w:type="spellEnd"/>
      <w:r w:rsidRPr="00010762">
        <w:rPr>
          <w:rFonts w:ascii="Times New Roman" w:eastAsia="Times New Roman" w:hAnsi="Times New Roman"/>
          <w:sz w:val="24"/>
          <w:rtl/>
          <w:lang w:eastAsia="he-IL"/>
          <w:rPrChange w:id="1845" w:author="Kook Sec" w:date="2021-04-20T16:07:00Z">
            <w:rPr>
              <w:rFonts w:ascii="Times New Roman" w:eastAsia="Times New Roman" w:hAnsi="Times New Roman"/>
              <w:sz w:val="24"/>
              <w:rtl/>
              <w:lang w:eastAsia="he-IL"/>
            </w:rPr>
          </w:rPrChange>
        </w:rPr>
        <w:t xml:space="preserve"> זה.</w:t>
      </w:r>
    </w:p>
    <w:p w14:paraId="288D7004" w14:textId="77777777" w:rsidR="001835AB" w:rsidRPr="00010762"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Change w:id="1846" w:author="Kook Sec" w:date="2021-04-20T16:07:00Z">
            <w:rPr>
              <w:rFonts w:ascii="Times New Roman" w:eastAsia="Times New Roman" w:hAnsi="Times New Roman"/>
              <w:b/>
              <w:bCs/>
              <w:sz w:val="24"/>
              <w:u w:val="single"/>
              <w:rtl/>
              <w:lang w:eastAsia="he-IL"/>
            </w:rPr>
          </w:rPrChange>
        </w:rPr>
      </w:pPr>
      <w:r w:rsidRPr="00010762">
        <w:rPr>
          <w:rFonts w:ascii="Times New Roman" w:eastAsia="Times New Roman" w:hAnsi="Times New Roman"/>
          <w:sz w:val="24"/>
          <w:rtl/>
          <w:lang w:eastAsia="he-IL"/>
          <w:rPrChange w:id="1847" w:author="Kook Sec" w:date="2021-04-20T16:07:00Z">
            <w:rPr>
              <w:rFonts w:ascii="Times New Roman" w:eastAsia="Times New Roman" w:hAnsi="Times New Roman"/>
              <w:sz w:val="24"/>
              <w:rtl/>
              <w:lang w:eastAsia="he-IL"/>
            </w:rPr>
          </w:rPrChange>
        </w:rPr>
        <w:t>המתכנן מתחייב בזה</w:t>
      </w:r>
      <w:r w:rsidRPr="00010762">
        <w:rPr>
          <w:rFonts w:ascii="Times New Roman" w:eastAsia="Times New Roman" w:hAnsi="Times New Roman" w:hint="cs"/>
          <w:sz w:val="24"/>
          <w:rtl/>
          <w:lang w:eastAsia="he-IL"/>
          <w:rPrChange w:id="1848"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49" w:author="Kook Sec" w:date="2021-04-20T16:07:00Z">
            <w:rPr>
              <w:rFonts w:ascii="Times New Roman" w:eastAsia="Times New Roman" w:hAnsi="Times New Roman"/>
              <w:sz w:val="24"/>
              <w:rtl/>
              <w:lang w:eastAsia="he-IL"/>
            </w:rPr>
          </w:rPrChange>
        </w:rPr>
        <w:t xml:space="preserve"> כי כל דרישה</w:t>
      </w:r>
      <w:r w:rsidRPr="00010762">
        <w:rPr>
          <w:rFonts w:ascii="Times New Roman" w:eastAsia="Times New Roman" w:hAnsi="Times New Roman" w:hint="cs"/>
          <w:sz w:val="24"/>
          <w:rtl/>
          <w:lang w:eastAsia="he-IL"/>
          <w:rPrChange w:id="1850" w:author="Kook Sec" w:date="2021-04-20T16:07:00Z">
            <w:rPr>
              <w:rFonts w:ascii="Times New Roman" w:eastAsia="Times New Roman" w:hAnsi="Times New Roman" w:hint="cs"/>
              <w:sz w:val="24"/>
              <w:rtl/>
              <w:lang w:eastAsia="he-IL"/>
            </w:rPr>
          </w:rPrChange>
        </w:rPr>
        <w:t xml:space="preserve"> ו/או תלונה</w:t>
      </w:r>
      <w:r w:rsidRPr="00010762">
        <w:rPr>
          <w:rFonts w:ascii="Times New Roman" w:eastAsia="Times New Roman" w:hAnsi="Times New Roman"/>
          <w:sz w:val="24"/>
          <w:rtl/>
          <w:lang w:eastAsia="he-IL"/>
          <w:rPrChange w:id="1851" w:author="Kook Sec" w:date="2021-04-20T16:07:00Z">
            <w:rPr>
              <w:rFonts w:ascii="Times New Roman" w:eastAsia="Times New Roman" w:hAnsi="Times New Roman"/>
              <w:sz w:val="24"/>
              <w:rtl/>
              <w:lang w:eastAsia="he-IL"/>
            </w:rPr>
          </w:rPrChange>
        </w:rPr>
        <w:t xml:space="preserve"> </w:t>
      </w:r>
      <w:r w:rsidRPr="00010762">
        <w:rPr>
          <w:rFonts w:ascii="Times New Roman" w:eastAsia="Times New Roman" w:hAnsi="Times New Roman" w:hint="cs"/>
          <w:sz w:val="24"/>
          <w:rtl/>
          <w:lang w:eastAsia="he-IL"/>
          <w:rPrChange w:id="1852" w:author="Kook Sec" w:date="2021-04-20T16:07:00Z">
            <w:rPr>
              <w:rFonts w:ascii="Times New Roman" w:eastAsia="Times New Roman" w:hAnsi="Times New Roman" w:hint="cs"/>
              <w:sz w:val="24"/>
              <w:rtl/>
              <w:lang w:eastAsia="he-IL"/>
            </w:rPr>
          </w:rPrChange>
        </w:rPr>
        <w:t xml:space="preserve">ו/או </w:t>
      </w:r>
      <w:r w:rsidRPr="00010762">
        <w:rPr>
          <w:rFonts w:ascii="Times New Roman" w:eastAsia="Times New Roman" w:hAnsi="Times New Roman"/>
          <w:sz w:val="24"/>
          <w:rtl/>
          <w:lang w:eastAsia="he-IL"/>
          <w:rPrChange w:id="1853" w:author="Kook Sec" w:date="2021-04-20T16:07:00Z">
            <w:rPr>
              <w:rFonts w:ascii="Times New Roman" w:eastAsia="Times New Roman" w:hAnsi="Times New Roman"/>
              <w:sz w:val="24"/>
              <w:rtl/>
              <w:lang w:eastAsia="he-IL"/>
            </w:rPr>
          </w:rPrChange>
        </w:rPr>
        <w:t>טענה ו/או תביעה, ככל שתהיינה לו כנגד המזמין בגין חיובי המזמין ע</w:t>
      </w:r>
      <w:r w:rsidRPr="00010762">
        <w:rPr>
          <w:rFonts w:ascii="Times New Roman" w:eastAsia="Times New Roman" w:hAnsi="Times New Roman" w:hint="cs"/>
          <w:sz w:val="24"/>
          <w:rtl/>
          <w:lang w:eastAsia="he-IL"/>
          <w:rPrChange w:id="1854" w:author="Kook Sec" w:date="2021-04-20T16:07:00Z">
            <w:rPr>
              <w:rFonts w:ascii="Times New Roman" w:eastAsia="Times New Roman" w:hAnsi="Times New Roman" w:hint="cs"/>
              <w:sz w:val="24"/>
              <w:rtl/>
              <w:lang w:eastAsia="he-IL"/>
            </w:rPr>
          </w:rPrChange>
        </w:rPr>
        <w:t>ל פי</w:t>
      </w:r>
      <w:r w:rsidRPr="00010762">
        <w:rPr>
          <w:rFonts w:ascii="Times New Roman" w:eastAsia="Times New Roman" w:hAnsi="Times New Roman"/>
          <w:sz w:val="24"/>
          <w:rtl/>
          <w:lang w:eastAsia="he-IL"/>
          <w:rPrChange w:id="1855" w:author="Kook Sec" w:date="2021-04-20T16:07:00Z">
            <w:rPr>
              <w:rFonts w:ascii="Times New Roman" w:eastAsia="Times New Roman" w:hAnsi="Times New Roman"/>
              <w:sz w:val="24"/>
              <w:rtl/>
              <w:lang w:eastAsia="he-IL"/>
            </w:rPr>
          </w:rPrChange>
        </w:rPr>
        <w:t xml:space="preserve"> חוזה זה, תוגבל עד לגובה חלקו היחסי של כל אחד </w:t>
      </w:r>
      <w:r w:rsidRPr="00010762">
        <w:rPr>
          <w:rFonts w:ascii="Times New Roman" w:eastAsia="Times New Roman" w:hAnsi="Times New Roman"/>
          <w:sz w:val="24"/>
          <w:rtl/>
          <w:lang w:eastAsia="he-IL"/>
          <w:rPrChange w:id="1856" w:author="Kook Sec" w:date="2021-04-20T16:07:00Z">
            <w:rPr>
              <w:rFonts w:ascii="Times New Roman" w:eastAsia="Times New Roman" w:hAnsi="Times New Roman"/>
              <w:sz w:val="24"/>
              <w:rtl/>
              <w:lang w:eastAsia="he-IL"/>
            </w:rPr>
          </w:rPrChange>
        </w:rPr>
        <w:lastRenderedPageBreak/>
        <w:t xml:space="preserve">מיחידי המזמין כמפורט בנספח </w:t>
      </w:r>
      <w:r w:rsidRPr="00010762">
        <w:rPr>
          <w:rFonts w:ascii="Times New Roman" w:eastAsia="Times New Roman" w:hAnsi="Times New Roman" w:hint="cs"/>
          <w:b/>
          <w:bCs/>
          <w:sz w:val="24"/>
          <w:rtl/>
          <w:lang w:eastAsia="he-IL"/>
          <w:rPrChange w:id="1857" w:author="Kook Sec" w:date="2021-04-20T16:07:00Z">
            <w:rPr>
              <w:rFonts w:ascii="Times New Roman" w:eastAsia="Times New Roman" w:hAnsi="Times New Roman" w:hint="cs"/>
              <w:b/>
              <w:bCs/>
              <w:sz w:val="24"/>
              <w:rtl/>
              <w:lang w:eastAsia="he-IL"/>
            </w:rPr>
          </w:rPrChange>
        </w:rPr>
        <w:t>א</w:t>
      </w:r>
      <w:r w:rsidRPr="00010762">
        <w:rPr>
          <w:rFonts w:ascii="Times New Roman" w:eastAsia="Times New Roman" w:hAnsi="Times New Roman" w:hint="cs"/>
          <w:sz w:val="24"/>
          <w:rtl/>
          <w:lang w:eastAsia="he-IL"/>
          <w:rPrChange w:id="1858"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59" w:author="Kook Sec" w:date="2021-04-20T16:07:00Z">
            <w:rPr>
              <w:rFonts w:ascii="Times New Roman" w:eastAsia="Times New Roman" w:hAnsi="Times New Roman"/>
              <w:sz w:val="24"/>
              <w:rtl/>
              <w:lang w:eastAsia="he-IL"/>
            </w:rPr>
          </w:rPrChange>
        </w:rPr>
        <w:t>. אותו דין</w:t>
      </w:r>
      <w:r w:rsidRPr="00010762">
        <w:rPr>
          <w:rFonts w:ascii="Times New Roman" w:eastAsia="Times New Roman" w:hAnsi="Times New Roman" w:hint="cs"/>
          <w:sz w:val="24"/>
          <w:rtl/>
          <w:lang w:eastAsia="he-IL"/>
          <w:rPrChange w:id="1860"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61" w:author="Kook Sec" w:date="2021-04-20T16:07:00Z">
            <w:rPr>
              <w:rFonts w:ascii="Times New Roman" w:eastAsia="Times New Roman" w:hAnsi="Times New Roman"/>
              <w:sz w:val="24"/>
              <w:rtl/>
              <w:lang w:eastAsia="he-IL"/>
            </w:rPr>
          </w:rPrChange>
        </w:rPr>
        <w:t xml:space="preserve"> יחול לגבי תביעה של מי מיחידי המזמין כנגד המתכנן</w:t>
      </w:r>
      <w:r w:rsidRPr="00010762">
        <w:rPr>
          <w:rFonts w:ascii="Times New Roman" w:eastAsia="Times New Roman" w:hAnsi="Times New Roman" w:hint="cs"/>
          <w:sz w:val="24"/>
          <w:rtl/>
          <w:lang w:eastAsia="he-IL"/>
          <w:rPrChange w:id="1862"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63" w:author="Kook Sec" w:date="2021-04-20T16:07:00Z">
            <w:rPr>
              <w:rFonts w:ascii="Times New Roman" w:eastAsia="Times New Roman" w:hAnsi="Times New Roman"/>
              <w:sz w:val="24"/>
              <w:rtl/>
              <w:lang w:eastAsia="he-IL"/>
            </w:rPr>
          </w:rPrChange>
        </w:rPr>
        <w:t xml:space="preserve"> קרי</w:t>
      </w:r>
      <w:r w:rsidRPr="00010762">
        <w:rPr>
          <w:rFonts w:ascii="Times New Roman" w:eastAsia="Times New Roman" w:hAnsi="Times New Roman" w:hint="cs"/>
          <w:sz w:val="24"/>
          <w:rtl/>
          <w:lang w:eastAsia="he-IL"/>
          <w:rPrChange w:id="1864"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65" w:author="Kook Sec" w:date="2021-04-20T16:07:00Z">
            <w:rPr>
              <w:rFonts w:ascii="Times New Roman" w:eastAsia="Times New Roman" w:hAnsi="Times New Roman"/>
              <w:sz w:val="24"/>
              <w:rtl/>
              <w:lang w:eastAsia="he-IL"/>
            </w:rPr>
          </w:rPrChange>
        </w:rPr>
        <w:t xml:space="preserve"> תביעה כאמור</w:t>
      </w:r>
      <w:r w:rsidRPr="00010762">
        <w:rPr>
          <w:rFonts w:ascii="Times New Roman" w:eastAsia="Times New Roman" w:hAnsi="Times New Roman" w:hint="cs"/>
          <w:sz w:val="24"/>
          <w:rtl/>
          <w:lang w:eastAsia="he-IL"/>
          <w:rPrChange w:id="1866"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67" w:author="Kook Sec" w:date="2021-04-20T16:07:00Z">
            <w:rPr>
              <w:rFonts w:ascii="Times New Roman" w:eastAsia="Times New Roman" w:hAnsi="Times New Roman"/>
              <w:sz w:val="24"/>
              <w:rtl/>
              <w:lang w:eastAsia="he-IL"/>
            </w:rPr>
          </w:rPrChange>
        </w:rPr>
        <w:t xml:space="preserve"> תוגבל עד לגובה חלקו היחסי של התובע במזמין  כמפורט בנספח </w:t>
      </w:r>
      <w:r w:rsidRPr="00010762">
        <w:rPr>
          <w:rFonts w:ascii="Times New Roman" w:eastAsia="Times New Roman" w:hAnsi="Times New Roman" w:hint="cs"/>
          <w:b/>
          <w:bCs/>
          <w:sz w:val="24"/>
          <w:rtl/>
          <w:lang w:eastAsia="he-IL"/>
          <w:rPrChange w:id="1868" w:author="Kook Sec" w:date="2021-04-20T16:07:00Z">
            <w:rPr>
              <w:rFonts w:ascii="Times New Roman" w:eastAsia="Times New Roman" w:hAnsi="Times New Roman" w:hint="cs"/>
              <w:b/>
              <w:bCs/>
              <w:sz w:val="24"/>
              <w:rtl/>
              <w:lang w:eastAsia="he-IL"/>
            </w:rPr>
          </w:rPrChange>
        </w:rPr>
        <w:t>א</w:t>
      </w:r>
      <w:r w:rsidRPr="00010762">
        <w:rPr>
          <w:rFonts w:ascii="Times New Roman" w:eastAsia="Times New Roman" w:hAnsi="Times New Roman" w:hint="cs"/>
          <w:sz w:val="24"/>
          <w:rtl/>
          <w:lang w:eastAsia="he-IL"/>
          <w:rPrChange w:id="1869"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1870" w:author="Kook Sec" w:date="2021-04-20T16:07:00Z">
            <w:rPr>
              <w:rFonts w:ascii="Times New Roman" w:eastAsia="Times New Roman" w:hAnsi="Times New Roman"/>
              <w:sz w:val="24"/>
              <w:rtl/>
              <w:lang w:eastAsia="he-IL"/>
            </w:rPr>
          </w:rPrChange>
        </w:rPr>
        <w:t>.</w:t>
      </w:r>
    </w:p>
    <w:p w14:paraId="550F1820"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87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72" w:author="Kook Sec" w:date="2021-04-20T16:07:00Z">
            <w:rPr>
              <w:rFonts w:ascii="Times New Roman" w:eastAsia="Times New Roman" w:hAnsi="Times New Roman"/>
              <w:sz w:val="20"/>
              <w:rtl/>
              <w:lang w:eastAsia="he-IL"/>
            </w:rPr>
          </w:rPrChange>
        </w:rPr>
        <w:t>סמכות השיפוט בכל נושא הקשור לחוזה זה ו/או ביצועו תהא מוקנית לבתי המשפט המוסמכים בתל-אביב-יפו.</w:t>
      </w:r>
    </w:p>
    <w:p w14:paraId="3F1D7930" w14:textId="77777777" w:rsidR="001835AB" w:rsidRPr="00010762"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Change w:id="187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74" w:author="Kook Sec" w:date="2021-04-20T16:07:00Z">
            <w:rPr>
              <w:rFonts w:ascii="Times New Roman" w:eastAsia="Times New Roman" w:hAnsi="Times New Roman"/>
              <w:sz w:val="20"/>
              <w:rtl/>
              <w:lang w:eastAsia="he-IL"/>
            </w:rPr>
          </w:rPrChange>
        </w:rPr>
        <w:t>למען הסר ספק</w:t>
      </w:r>
      <w:r w:rsidRPr="00010762">
        <w:rPr>
          <w:rFonts w:ascii="Times New Roman" w:eastAsia="Times New Roman" w:hAnsi="Times New Roman" w:hint="cs"/>
          <w:sz w:val="20"/>
          <w:rtl/>
          <w:lang w:eastAsia="he-IL"/>
          <w:rPrChange w:id="1875"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76" w:author="Kook Sec" w:date="2021-04-20T16:07:00Z">
            <w:rPr>
              <w:rFonts w:ascii="Times New Roman" w:eastAsia="Times New Roman" w:hAnsi="Times New Roman"/>
              <w:sz w:val="20"/>
              <w:rtl/>
              <w:lang w:eastAsia="he-IL"/>
            </w:rPr>
          </w:rPrChange>
        </w:rPr>
        <w:t xml:space="preserve"> מוסכם ומוצהר</w:t>
      </w:r>
      <w:r w:rsidRPr="00010762">
        <w:rPr>
          <w:rFonts w:ascii="Times New Roman" w:eastAsia="Times New Roman" w:hAnsi="Times New Roman" w:hint="cs"/>
          <w:sz w:val="20"/>
          <w:rtl/>
          <w:lang w:eastAsia="he-IL"/>
          <w:rPrChange w:id="1877"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78" w:author="Kook Sec" w:date="2021-04-20T16:07:00Z">
            <w:rPr>
              <w:rFonts w:ascii="Times New Roman" w:eastAsia="Times New Roman" w:hAnsi="Times New Roman"/>
              <w:sz w:val="20"/>
              <w:rtl/>
              <w:lang w:eastAsia="he-IL"/>
            </w:rPr>
          </w:rPrChange>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8BF000D"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87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lang w:eastAsia="he-IL"/>
          <w:rPrChange w:id="1880" w:author="Kook Sec" w:date="2021-04-20T16:07:00Z">
            <w:rPr>
              <w:rFonts w:ascii="Times New Roman" w:eastAsia="Times New Roman" w:hAnsi="Times New Roman"/>
              <w:sz w:val="24"/>
              <w:rtl/>
              <w:lang w:eastAsia="he-IL"/>
            </w:rPr>
          </w:rPrChange>
        </w:rPr>
        <w:t>כל ההוצאות ומס הבולים בגין החוזה ובגין כל המסמכים, החשבונות והערבויות שיערכו על פיו ובקשר אליו, חלות על המתכנן ותשולמנה על ידו.</w:t>
      </w:r>
    </w:p>
    <w:p w14:paraId="0271D5DB" w14:textId="77777777" w:rsidR="001835AB" w:rsidRPr="00010762"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Change w:id="188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82" w:author="Kook Sec" w:date="2021-04-20T16:07:00Z">
            <w:rPr>
              <w:rFonts w:ascii="Times New Roman" w:eastAsia="Times New Roman" w:hAnsi="Times New Roman"/>
              <w:sz w:val="20"/>
              <w:rtl/>
              <w:lang w:eastAsia="he-IL"/>
            </w:rPr>
          </w:rPrChange>
        </w:rPr>
        <w:t>חוזה זה על נספחיו</w:t>
      </w:r>
      <w:r w:rsidRPr="00010762">
        <w:rPr>
          <w:rFonts w:ascii="Times New Roman" w:eastAsia="Times New Roman" w:hAnsi="Times New Roman" w:hint="cs"/>
          <w:sz w:val="20"/>
          <w:rtl/>
          <w:lang w:eastAsia="he-IL"/>
          <w:rPrChange w:id="1883"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84" w:author="Kook Sec" w:date="2021-04-20T16:07:00Z">
            <w:rPr>
              <w:rFonts w:ascii="Times New Roman" w:eastAsia="Times New Roman" w:hAnsi="Times New Roman"/>
              <w:sz w:val="20"/>
              <w:rtl/>
              <w:lang w:eastAsia="he-IL"/>
            </w:rPr>
          </w:rPrChange>
        </w:rPr>
        <w:t xml:space="preserve"> יחייב את המזמין אך ורק בכפוף לחתימתו כדין ע"י </w:t>
      </w:r>
      <w:proofErr w:type="spellStart"/>
      <w:r w:rsidRPr="00010762">
        <w:rPr>
          <w:rFonts w:ascii="Times New Roman" w:eastAsia="Times New Roman" w:hAnsi="Times New Roman"/>
          <w:sz w:val="20"/>
          <w:rtl/>
          <w:lang w:eastAsia="he-IL"/>
          <w:rPrChange w:id="1885" w:author="Kook Sec" w:date="2021-04-20T16:07:00Z">
            <w:rPr>
              <w:rFonts w:ascii="Times New Roman" w:eastAsia="Times New Roman" w:hAnsi="Times New Roman"/>
              <w:sz w:val="20"/>
              <w:rtl/>
              <w:lang w:eastAsia="he-IL"/>
            </w:rPr>
          </w:rPrChange>
        </w:rPr>
        <w:t>מורשי</w:t>
      </w:r>
      <w:proofErr w:type="spellEnd"/>
      <w:r w:rsidRPr="00010762">
        <w:rPr>
          <w:rFonts w:ascii="Times New Roman" w:eastAsia="Times New Roman" w:hAnsi="Times New Roman"/>
          <w:sz w:val="20"/>
          <w:rtl/>
          <w:lang w:eastAsia="he-IL"/>
          <w:rPrChange w:id="1886" w:author="Kook Sec" w:date="2021-04-20T16:07:00Z">
            <w:rPr>
              <w:rFonts w:ascii="Times New Roman" w:eastAsia="Times New Roman" w:hAnsi="Times New Roman"/>
              <w:sz w:val="20"/>
              <w:rtl/>
              <w:lang w:eastAsia="he-IL"/>
            </w:rPr>
          </w:rPrChange>
        </w:rPr>
        <w:t xml:space="preserve"> החתימה של המזמין.</w:t>
      </w:r>
    </w:p>
    <w:p w14:paraId="6425F1F2" w14:textId="77777777" w:rsidR="001835AB" w:rsidRPr="00010762"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Change w:id="188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888" w:author="Kook Sec" w:date="2021-04-20T16:07:00Z">
            <w:rPr>
              <w:rFonts w:ascii="Times New Roman" w:eastAsia="Times New Roman" w:hAnsi="Times New Roman"/>
              <w:sz w:val="20"/>
              <w:rtl/>
              <w:lang w:eastAsia="he-IL"/>
            </w:rPr>
          </w:rPrChange>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10762">
        <w:rPr>
          <w:rFonts w:ascii="Times New Roman" w:eastAsia="Times New Roman" w:hAnsi="Times New Roman" w:hint="cs"/>
          <w:sz w:val="20"/>
          <w:rtl/>
          <w:lang w:eastAsia="he-IL"/>
          <w:rPrChange w:id="1889" w:author="Kook Sec" w:date="2021-04-20T16:07:00Z">
            <w:rPr>
              <w:rFonts w:ascii="Times New Roman" w:eastAsia="Times New Roman" w:hAnsi="Times New Roman" w:hint="cs"/>
              <w:sz w:val="20"/>
              <w:rtl/>
              <w:lang w:eastAsia="he-IL"/>
            </w:rPr>
          </w:rPrChange>
        </w:rPr>
        <w:t>רשום</w:t>
      </w:r>
      <w:r w:rsidRPr="00010762">
        <w:rPr>
          <w:rFonts w:ascii="Times New Roman" w:eastAsia="Times New Roman" w:hAnsi="Times New Roman"/>
          <w:sz w:val="20"/>
          <w:rtl/>
          <w:lang w:eastAsia="he-IL"/>
          <w:rPrChange w:id="1890" w:author="Kook Sec" w:date="2021-04-20T16:07:00Z">
            <w:rPr>
              <w:rFonts w:ascii="Times New Roman" w:eastAsia="Times New Roman" w:hAnsi="Times New Roman"/>
              <w:sz w:val="20"/>
              <w:rtl/>
              <w:lang w:eastAsia="he-IL"/>
            </w:rPr>
          </w:rPrChange>
        </w:rPr>
        <w:t>, ואם נשלחה ההודעה בפקסימיליה ביום עסקים בשעות העבודה או נמסרה ביד</w:t>
      </w:r>
      <w:r w:rsidRPr="00010762">
        <w:rPr>
          <w:rFonts w:ascii="Times New Roman" w:eastAsia="Times New Roman" w:hAnsi="Times New Roman" w:hint="cs"/>
          <w:sz w:val="20"/>
          <w:rtl/>
          <w:lang w:eastAsia="he-IL"/>
          <w:rPrChange w:id="1891"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1892" w:author="Kook Sec" w:date="2021-04-20T16:07:00Z">
            <w:rPr>
              <w:rFonts w:ascii="Times New Roman" w:eastAsia="Times New Roman" w:hAnsi="Times New Roman"/>
              <w:sz w:val="20"/>
              <w:rtl/>
              <w:lang w:eastAsia="he-IL"/>
            </w:rPr>
          </w:rPrChange>
        </w:rPr>
        <w:t xml:space="preserve"> תחשב היא כמתקבלת ביום משלוח או מסירתה כאמור.</w:t>
      </w:r>
    </w:p>
    <w:p w14:paraId="1EBFC462"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1893" w:author="Kook Sec" w:date="2021-04-20T16:07:00Z">
            <w:rPr>
              <w:rFonts w:ascii="Times New Roman" w:eastAsia="Times New Roman" w:hAnsi="Times New Roman"/>
              <w:sz w:val="20"/>
              <w:rtl/>
              <w:lang w:eastAsia="he-IL"/>
            </w:rPr>
          </w:rPrChange>
        </w:rPr>
      </w:pPr>
    </w:p>
    <w:p w14:paraId="3DDDAA8F" w14:textId="77777777" w:rsidR="00E64AE3" w:rsidRPr="00010762"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Change w:id="1894" w:author="Kook Sec" w:date="2021-04-20T16:07:00Z">
            <w:rPr>
              <w:rFonts w:ascii="Times New Roman" w:eastAsia="Times New Roman" w:hAnsi="Times New Roman"/>
              <w:bCs/>
              <w:sz w:val="20"/>
              <w:rtl/>
              <w:lang w:eastAsia="he-IL"/>
            </w:rPr>
          </w:rPrChange>
        </w:rPr>
      </w:pPr>
      <w:r w:rsidRPr="00010762">
        <w:rPr>
          <w:rFonts w:ascii="Times New Roman" w:eastAsia="Times New Roman" w:hAnsi="Times New Roman"/>
          <w:bCs/>
          <w:sz w:val="20"/>
          <w:rtl/>
          <w:lang w:eastAsia="he-IL"/>
          <w:rPrChange w:id="1895" w:author="Kook Sec" w:date="2021-04-20T16:07:00Z">
            <w:rPr>
              <w:rFonts w:ascii="Times New Roman" w:eastAsia="Times New Roman" w:hAnsi="Times New Roman"/>
              <w:bCs/>
              <w:sz w:val="20"/>
              <w:rtl/>
              <w:lang w:eastAsia="he-IL"/>
            </w:rPr>
          </w:rPrChange>
        </w:rPr>
        <w:t>ולראיה באו הצדדים על החתום:</w:t>
      </w:r>
    </w:p>
    <w:p w14:paraId="7BE50A4F" w14:textId="77777777" w:rsidR="00E64AE3" w:rsidRPr="00010762"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Change w:id="1896" w:author="Kook Sec" w:date="2021-04-20T16:07:00Z">
            <w:rPr>
              <w:rFonts w:ascii="Times New Roman" w:eastAsia="Times New Roman" w:hAnsi="Times New Roman"/>
              <w:sz w:val="20"/>
              <w:rtl/>
              <w:lang w:eastAsia="he-IL"/>
            </w:rPr>
          </w:rPrChange>
        </w:rPr>
      </w:pPr>
    </w:p>
    <w:p w14:paraId="1CC97B27" w14:textId="77777777" w:rsidR="00E64AE3" w:rsidRPr="00010762"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Change w:id="1897" w:author="Kook Sec" w:date="2021-04-20T16:07:00Z">
            <w:rPr>
              <w:rFonts w:ascii="Times New Roman" w:eastAsia="Times New Roman" w:hAnsi="Times New Roman"/>
              <w:sz w:val="20"/>
              <w:rtl/>
              <w:lang w:eastAsia="he-IL"/>
            </w:rPr>
          </w:rPrChange>
        </w:rPr>
      </w:pPr>
    </w:p>
    <w:p w14:paraId="788643C8" w14:textId="77777777" w:rsidR="00E64AE3" w:rsidRPr="00010762"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Change w:id="1898" w:author="Kook Sec" w:date="2021-04-20T16:07:00Z">
            <w:rPr>
              <w:rFonts w:ascii="Times New Roman" w:eastAsia="Times New Roman" w:hAnsi="Times New Roman"/>
              <w:sz w:val="20"/>
              <w:rtl/>
              <w:lang w:eastAsia="he-IL"/>
            </w:rPr>
          </w:rPrChange>
        </w:rPr>
      </w:pPr>
    </w:p>
    <w:p w14:paraId="51E34DD6" w14:textId="77777777" w:rsidR="00E64AE3" w:rsidRPr="00010762"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u w:val="single"/>
          <w:rtl/>
          <w:lang w:eastAsia="he-IL"/>
          <w:rPrChange w:id="1899" w:author="Kook Sec" w:date="2021-04-20T16:07:00Z">
            <w:rPr>
              <w:rFonts w:ascii="Times New Roman" w:eastAsia="Times New Roman" w:hAnsi="Times New Roman"/>
              <w:color w:val="00B0F0"/>
              <w:sz w:val="20"/>
              <w:u w:val="single"/>
              <w:rtl/>
              <w:lang w:eastAsia="he-IL"/>
            </w:rPr>
          </w:rPrChange>
        </w:rPr>
      </w:pPr>
      <w:r w:rsidRPr="00010762">
        <w:rPr>
          <w:rFonts w:ascii="Times New Roman" w:eastAsia="Times New Roman" w:hAnsi="Times New Roman"/>
          <w:sz w:val="20"/>
          <w:rtl/>
          <w:lang w:eastAsia="he-IL"/>
          <w:rPrChange w:id="1900" w:author="Kook Sec" w:date="2021-04-20T16:07:00Z">
            <w:rPr>
              <w:rFonts w:ascii="Times New Roman" w:eastAsia="Times New Roman" w:hAnsi="Times New Roman"/>
              <w:color w:val="00B0F0"/>
              <w:sz w:val="20"/>
              <w:rtl/>
              <w:lang w:eastAsia="he-IL"/>
            </w:rPr>
          </w:rPrChange>
        </w:rPr>
        <w:tab/>
      </w:r>
      <w:sdt>
        <w:sdtPr>
          <w:rPr>
            <w:rFonts w:ascii="Times New Roman" w:eastAsia="Times New Roman" w:hAnsi="Times New Roman"/>
            <w:sz w:val="20"/>
            <w:u w:val="single"/>
            <w:rtl/>
            <w:lang w:eastAsia="he-IL"/>
            <w:rPrChange w:id="1901" w:author="Kook Sec" w:date="2021-04-20T16:07:00Z">
              <w:rPr>
                <w:rFonts w:ascii="Times New Roman" w:eastAsia="Times New Roman" w:hAnsi="Times New Roman"/>
                <w:color w:val="00B0F0"/>
                <w:sz w:val="20"/>
                <w:u w:val="single"/>
                <w:rtl/>
                <w:lang w:eastAsia="he-IL"/>
              </w:rPr>
            </w:rPrChange>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1902" w:author="Kook Sec" w:date="2021-04-20T16:07:00Z">
              <w:rPr/>
            </w:rPrChange>
          </w:rPr>
        </w:sdtEndPr>
        <w:sdtContent>
          <w:proofErr w:type="spellStart"/>
          <w:ins w:id="1903" w:author="Kook Sec" w:date="2021-04-20T15:44:00Z">
            <w:r w:rsidR="00010762" w:rsidRPr="00010762">
              <w:rPr>
                <w:rFonts w:ascii="Times New Roman" w:eastAsia="Times New Roman" w:hAnsi="Times New Roman"/>
                <w:sz w:val="20"/>
                <w:u w:val="single"/>
                <w:rtl/>
                <w:lang w:eastAsia="he-IL"/>
                <w:rPrChange w:id="1904" w:author="Kook Sec" w:date="2021-04-20T16:07:00Z">
                  <w:rPr>
                    <w:rFonts w:ascii="Times New Roman" w:eastAsia="Times New Roman" w:hAnsi="Times New Roman"/>
                    <w:color w:val="00B0F0"/>
                    <w:sz w:val="20"/>
                    <w:u w:val="single"/>
                    <w:rtl/>
                    <w:lang w:eastAsia="he-IL"/>
                  </w:rPr>
                </w:rPrChange>
              </w:rPr>
              <w:t>וי.אי</w:t>
            </w:r>
            <w:proofErr w:type="spellEnd"/>
            <w:r w:rsidR="00010762" w:rsidRPr="00010762">
              <w:rPr>
                <w:rFonts w:ascii="Times New Roman" w:eastAsia="Times New Roman" w:hAnsi="Times New Roman"/>
                <w:sz w:val="20"/>
                <w:u w:val="single"/>
                <w:rtl/>
                <w:lang w:eastAsia="he-IL"/>
                <w:rPrChange w:id="1905" w:author="Kook Sec" w:date="2021-04-20T16:07:00Z">
                  <w:rPr>
                    <w:rFonts w:ascii="Times New Roman" w:eastAsia="Times New Roman" w:hAnsi="Times New Roman"/>
                    <w:color w:val="00B0F0"/>
                    <w:sz w:val="20"/>
                    <w:u w:val="single"/>
                    <w:rtl/>
                    <w:lang w:eastAsia="he-IL"/>
                  </w:rPr>
                </w:rPrChange>
              </w:rPr>
              <w:t>. אס הנדסה בע"מ</w:t>
            </w:r>
          </w:ins>
        </w:sdtContent>
      </w:sdt>
      <w:r w:rsidRPr="00010762">
        <w:rPr>
          <w:rFonts w:ascii="Times New Roman" w:eastAsia="Times New Roman" w:hAnsi="Times New Roman"/>
          <w:sz w:val="20"/>
          <w:rtl/>
          <w:lang w:eastAsia="he-IL"/>
          <w:rPrChange w:id="1906" w:author="Kook Sec" w:date="2021-04-20T16:07:00Z">
            <w:rPr>
              <w:rFonts w:ascii="Times New Roman" w:eastAsia="Times New Roman" w:hAnsi="Times New Roman"/>
              <w:color w:val="00B0F0"/>
              <w:sz w:val="20"/>
              <w:rtl/>
              <w:lang w:eastAsia="he-IL"/>
            </w:rPr>
          </w:rPrChange>
        </w:rPr>
        <w:tab/>
      </w:r>
      <w:sdt>
        <w:sdtPr>
          <w:rPr>
            <w:u w:val="single"/>
            <w:rtl/>
            <w:rPrChange w:id="1907" w:author="Kook Sec" w:date="2021-04-20T16:07:00Z">
              <w:rPr>
                <w:rtl/>
              </w:rPr>
            </w:rPrChange>
          </w:rPr>
          <w:alias w:val="שם צד א"/>
          <w:tag w:val="cmtTzadAName"/>
          <w:id w:val="-1697851747"/>
          <w:placeholder>
            <w:docPart w:val="AF5095918E924D79826F9B18EDC4F1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1908" w:author="Kook Sec" w:date="2021-04-20T15:45:00Z">
            <w:r w:rsidR="00010762" w:rsidRPr="00010762">
              <w:rPr>
                <w:u w:val="single"/>
                <w:rtl/>
                <w:rPrChange w:id="1909" w:author="Kook Sec" w:date="2021-04-20T16:07:00Z">
                  <w:rPr>
                    <w:rtl/>
                  </w:rPr>
                </w:rPrChange>
              </w:rPr>
              <w:t>א.מ. ישראל מגורים פיתוח בע"מ</w:t>
            </w:r>
          </w:ins>
        </w:sdtContent>
      </w:sdt>
    </w:p>
    <w:p w14:paraId="182DE017" w14:textId="77777777" w:rsidR="00E64AE3" w:rsidRPr="00010762"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Change w:id="191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911" w:author="Kook Sec" w:date="2021-04-20T16:07:00Z">
            <w:rPr>
              <w:rFonts w:ascii="Times New Roman" w:eastAsia="Times New Roman" w:hAnsi="Times New Roman"/>
              <w:sz w:val="20"/>
              <w:rtl/>
              <w:lang w:eastAsia="he-IL"/>
            </w:rPr>
          </w:rPrChange>
        </w:rPr>
        <w:tab/>
        <w:t>המתכנן</w:t>
      </w:r>
      <w:r w:rsidRPr="00010762">
        <w:rPr>
          <w:rFonts w:ascii="Times New Roman" w:eastAsia="Times New Roman" w:hAnsi="Times New Roman"/>
          <w:sz w:val="20"/>
          <w:lang w:eastAsia="he-IL"/>
          <w:rPrChange w:id="1912" w:author="Kook Sec" w:date="2021-04-20T16:07:00Z">
            <w:rPr>
              <w:rFonts w:ascii="Times New Roman" w:eastAsia="Times New Roman" w:hAnsi="Times New Roman"/>
              <w:sz w:val="20"/>
              <w:lang w:eastAsia="he-IL"/>
            </w:rPr>
          </w:rPrChange>
        </w:rPr>
        <w:t xml:space="preserve"> </w:t>
      </w:r>
      <w:r w:rsidRPr="00010762">
        <w:rPr>
          <w:rFonts w:ascii="Times New Roman" w:eastAsia="Times New Roman" w:hAnsi="Times New Roman"/>
          <w:sz w:val="20"/>
          <w:rtl/>
          <w:lang w:eastAsia="he-IL"/>
          <w:rPrChange w:id="1913"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lang w:eastAsia="he-IL"/>
          <w:rPrChange w:id="1914" w:author="Kook Sec" w:date="2021-04-20T16:07:00Z">
            <w:rPr>
              <w:rFonts w:ascii="Times New Roman" w:eastAsia="Times New Roman" w:hAnsi="Times New Roman"/>
              <w:sz w:val="20"/>
              <w:lang w:eastAsia="he-IL"/>
            </w:rPr>
          </w:rPrChange>
        </w:rPr>
        <w:t xml:space="preserve"> </w:t>
      </w:r>
      <w:r w:rsidRPr="00010762">
        <w:rPr>
          <w:rFonts w:ascii="Times New Roman" w:eastAsia="Times New Roman" w:hAnsi="Times New Roman"/>
          <w:sz w:val="20"/>
          <w:rtl/>
          <w:lang w:eastAsia="he-IL"/>
          <w:rPrChange w:id="1915" w:author="Kook Sec" w:date="2021-04-20T16:07:00Z">
            <w:rPr>
              <w:rFonts w:ascii="Times New Roman" w:eastAsia="Times New Roman" w:hAnsi="Times New Roman"/>
              <w:sz w:val="20"/>
              <w:rtl/>
              <w:lang w:eastAsia="he-IL"/>
            </w:rPr>
          </w:rPrChange>
        </w:rPr>
        <w:t>המזמין</w:t>
      </w:r>
      <w:r w:rsidRPr="00010762">
        <w:rPr>
          <w:rFonts w:ascii="Times New Roman" w:eastAsia="Times New Roman" w:hAnsi="Times New Roman"/>
          <w:sz w:val="20"/>
          <w:lang w:eastAsia="he-IL"/>
          <w:rPrChange w:id="1916" w:author="Kook Sec" w:date="2021-04-20T16:07:00Z">
            <w:rPr>
              <w:rFonts w:ascii="Times New Roman" w:eastAsia="Times New Roman" w:hAnsi="Times New Roman"/>
              <w:sz w:val="20"/>
              <w:lang w:eastAsia="he-IL"/>
            </w:rPr>
          </w:rPrChange>
        </w:rPr>
        <w:t xml:space="preserve"> </w:t>
      </w:r>
    </w:p>
    <w:p w14:paraId="32FA8190"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17" w:author="Kook Sec" w:date="2021-04-20T16:07:00Z">
            <w:rPr>
              <w:rFonts w:ascii="Times New Roman" w:eastAsia="Times New Roman" w:hAnsi="Times New Roman"/>
              <w:sz w:val="20"/>
              <w:rtl/>
              <w:lang w:eastAsia="he-IL"/>
            </w:rPr>
          </w:rPrChange>
        </w:rPr>
      </w:pPr>
    </w:p>
    <w:p w14:paraId="4F49356C"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18" w:author="Kook Sec" w:date="2021-04-20T16:07:00Z">
            <w:rPr>
              <w:rFonts w:ascii="Times New Roman" w:eastAsia="Times New Roman" w:hAnsi="Times New Roman"/>
              <w:sz w:val="20"/>
              <w:rtl/>
              <w:lang w:eastAsia="he-IL"/>
            </w:rPr>
          </w:rPrChange>
        </w:rPr>
      </w:pPr>
    </w:p>
    <w:p w14:paraId="46934E58"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920" w:author="Kook Sec" w:date="2021-04-20T16:07:00Z">
            <w:rPr>
              <w:rFonts w:ascii="Times New Roman" w:eastAsia="Times New Roman" w:hAnsi="Times New Roman"/>
              <w:sz w:val="20"/>
              <w:rtl/>
              <w:lang w:eastAsia="he-IL"/>
            </w:rPr>
          </w:rPrChange>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10762">
        <w:rPr>
          <w:rFonts w:ascii="Times New Roman" w:eastAsia="Times New Roman" w:hAnsi="Times New Roman" w:hint="cs"/>
          <w:sz w:val="20"/>
          <w:rtl/>
          <w:lang w:eastAsia="he-IL"/>
          <w:rPrChange w:id="1921"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1922" w:author="Kook Sec" w:date="2021-04-20T16:07:00Z">
            <w:rPr>
              <w:rFonts w:ascii="Times New Roman" w:eastAsia="Times New Roman" w:hAnsi="Times New Roman"/>
              <w:sz w:val="20"/>
              <w:rtl/>
              <w:lang w:eastAsia="he-IL"/>
            </w:rPr>
          </w:rPrChange>
        </w:rPr>
        <w:t xml:space="preserve">ן זה. </w:t>
      </w:r>
    </w:p>
    <w:p w14:paraId="1C316535"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23" w:author="Kook Sec" w:date="2021-04-20T16:07:00Z">
            <w:rPr>
              <w:rFonts w:ascii="Times New Roman" w:eastAsia="Times New Roman" w:hAnsi="Times New Roman"/>
              <w:sz w:val="20"/>
              <w:rtl/>
              <w:lang w:eastAsia="he-IL"/>
            </w:rPr>
          </w:rPrChange>
        </w:rPr>
      </w:pPr>
    </w:p>
    <w:p w14:paraId="2E045090"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2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925" w:author="Kook Sec" w:date="2021-04-20T16:07:00Z">
            <w:rPr>
              <w:rFonts w:ascii="Times New Roman" w:eastAsia="Times New Roman" w:hAnsi="Times New Roman"/>
              <w:sz w:val="20"/>
              <w:rtl/>
              <w:lang w:eastAsia="he-IL"/>
            </w:rPr>
          </w:rPrChange>
        </w:rPr>
        <w:t>תאריך :  _______________</w:t>
      </w:r>
      <w:r w:rsidRPr="00010762">
        <w:rPr>
          <w:rFonts w:ascii="Times New Roman" w:eastAsia="Times New Roman" w:hAnsi="Times New Roman"/>
          <w:sz w:val="20"/>
          <w:rtl/>
          <w:lang w:eastAsia="he-IL"/>
          <w:rPrChange w:id="1926"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927" w:author="Kook Sec" w:date="2021-04-20T16:07:00Z">
            <w:rPr>
              <w:rFonts w:ascii="Times New Roman" w:eastAsia="Times New Roman" w:hAnsi="Times New Roman"/>
              <w:sz w:val="20"/>
              <w:rtl/>
              <w:lang w:eastAsia="he-IL"/>
            </w:rPr>
          </w:rPrChange>
        </w:rPr>
        <w:tab/>
      </w:r>
      <w:r w:rsidRPr="00010762">
        <w:rPr>
          <w:rFonts w:ascii="Times New Roman" w:eastAsia="Times New Roman" w:hAnsi="Times New Roman"/>
          <w:sz w:val="20"/>
          <w:rtl/>
          <w:lang w:eastAsia="he-IL"/>
          <w:rPrChange w:id="1928" w:author="Kook Sec" w:date="2021-04-20T16:07:00Z">
            <w:rPr>
              <w:rFonts w:ascii="Times New Roman" w:eastAsia="Times New Roman" w:hAnsi="Times New Roman"/>
              <w:sz w:val="20"/>
              <w:rtl/>
              <w:lang w:eastAsia="he-IL"/>
            </w:rPr>
          </w:rPrChange>
        </w:rPr>
        <w:tab/>
      </w:r>
    </w:p>
    <w:p w14:paraId="76936187"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2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1930" w:author="Kook Sec" w:date="2021-04-20T16:07:00Z">
            <w:rPr>
              <w:rFonts w:ascii="Times New Roman" w:eastAsia="Times New Roman" w:hAnsi="Times New Roman"/>
              <w:sz w:val="20"/>
              <w:rtl/>
              <w:lang w:eastAsia="he-IL"/>
            </w:rPr>
          </w:rPrChange>
        </w:rPr>
        <w:t>חתימה וחותמת עו"ד/ רו"ח : ________________</w:t>
      </w:r>
    </w:p>
    <w:p w14:paraId="0F11613F"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Change w:id="1931" w:author="Kook Sec" w:date="2021-04-20T16:07:00Z">
            <w:rPr>
              <w:rFonts w:ascii="Times New Roman" w:eastAsia="Times New Roman" w:hAnsi="Times New Roman"/>
              <w:sz w:val="20"/>
              <w:rtl/>
              <w:lang w:eastAsia="he-IL"/>
            </w:rPr>
          </w:rPrChange>
        </w:rPr>
      </w:pPr>
    </w:p>
    <w:p w14:paraId="28CC6243"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Change w:id="1932" w:author="Kook Sec" w:date="2021-04-20T16:07:00Z">
            <w:rPr>
              <w:rFonts w:ascii="Times New Roman" w:eastAsia="Times New Roman" w:hAnsi="Times New Roman"/>
              <w:b/>
              <w:bCs/>
              <w:sz w:val="24"/>
              <w:rtl/>
              <w:lang w:eastAsia="he-IL"/>
            </w:rPr>
          </w:rPrChange>
        </w:rPr>
      </w:pPr>
    </w:p>
    <w:p w14:paraId="43E27CE8"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Change w:id="1933" w:author="Kook Sec" w:date="2021-04-20T16:07:00Z">
            <w:rPr>
              <w:rFonts w:ascii="Times New Roman" w:eastAsia="Times New Roman" w:hAnsi="Times New Roman"/>
              <w:b/>
              <w:bCs/>
              <w:sz w:val="24"/>
              <w:rtl/>
              <w:lang w:eastAsia="he-IL"/>
            </w:rPr>
          </w:rPrChange>
        </w:rPr>
      </w:pPr>
    </w:p>
    <w:p w14:paraId="62DE9E94" w14:textId="77777777" w:rsidR="001835AB" w:rsidRPr="00010762"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Change w:id="1934" w:author="Kook Sec" w:date="2021-04-20T16:07:00Z">
            <w:rPr>
              <w:rFonts w:ascii="Times New Roman" w:eastAsia="Times New Roman" w:hAnsi="Times New Roman"/>
              <w:bCs/>
              <w:sz w:val="24"/>
              <w:u w:val="single"/>
              <w:rtl/>
              <w:lang w:eastAsia="he-IL"/>
            </w:rPr>
          </w:rPrChange>
        </w:rPr>
      </w:pPr>
    </w:p>
    <w:p w14:paraId="11768CDA" w14:textId="77777777" w:rsidR="00B158C8" w:rsidRPr="00010762"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Change w:id="1935"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0"/>
          <w:u w:val="single"/>
          <w:rtl/>
          <w:lang w:eastAsia="he-IL"/>
          <w:rPrChange w:id="1936" w:author="Kook Sec" w:date="2021-04-20T16:07:00Z">
            <w:rPr>
              <w:rFonts w:ascii="Times New Roman" w:eastAsia="Times New Roman" w:hAnsi="Times New Roman"/>
              <w:bCs/>
              <w:sz w:val="20"/>
              <w:u w:val="single"/>
              <w:rtl/>
              <w:lang w:eastAsia="he-IL"/>
            </w:rPr>
          </w:rPrChange>
        </w:rPr>
        <w:br w:type="page"/>
      </w:r>
    </w:p>
    <w:p w14:paraId="0C064F0E" w14:textId="77777777" w:rsidR="00E64AE3" w:rsidRPr="00010762"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Change w:id="1937"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hint="cs"/>
          <w:bCs/>
          <w:sz w:val="20"/>
          <w:u w:val="single"/>
          <w:rtl/>
          <w:lang w:eastAsia="he-IL"/>
          <w:rPrChange w:id="1938" w:author="Kook Sec" w:date="2021-04-20T16:07:00Z">
            <w:rPr>
              <w:rFonts w:ascii="Times New Roman" w:eastAsia="Times New Roman" w:hAnsi="Times New Roman" w:hint="cs"/>
              <w:bCs/>
              <w:sz w:val="20"/>
              <w:u w:val="single"/>
              <w:rtl/>
              <w:lang w:eastAsia="he-IL"/>
            </w:rPr>
          </w:rPrChange>
        </w:rPr>
        <w:lastRenderedPageBreak/>
        <w:t>נספח ''א''</w:t>
      </w:r>
    </w:p>
    <w:p w14:paraId="691386FA" w14:textId="77777777" w:rsidR="00E64AE3" w:rsidRPr="00010762"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Change w:id="1939" w:author="Kook Sec" w:date="2021-04-20T16:07:00Z">
            <w:rPr>
              <w:rFonts w:ascii="Times New Roman" w:eastAsia="Times New Roman" w:hAnsi="Times New Roman"/>
              <w:bCs/>
              <w:sz w:val="20"/>
              <w:u w:val="single"/>
              <w:lang w:eastAsia="he-IL"/>
            </w:rPr>
          </w:rPrChange>
        </w:rPr>
      </w:pPr>
      <w:r w:rsidRPr="00010762">
        <w:rPr>
          <w:rFonts w:ascii="Times New Roman" w:eastAsia="Times New Roman" w:hAnsi="Times New Roman" w:hint="cs"/>
          <w:bCs/>
          <w:sz w:val="20"/>
          <w:u w:val="single"/>
          <w:rtl/>
          <w:lang w:eastAsia="he-IL"/>
          <w:rPrChange w:id="1940" w:author="Kook Sec" w:date="2021-04-20T16:07:00Z">
            <w:rPr>
              <w:rFonts w:ascii="Times New Roman" w:eastAsia="Times New Roman" w:hAnsi="Times New Roman" w:hint="cs"/>
              <w:bCs/>
              <w:sz w:val="20"/>
              <w:u w:val="single"/>
              <w:rtl/>
              <w:lang w:eastAsia="he-IL"/>
            </w:rPr>
          </w:rPrChange>
        </w:rPr>
        <w:t>נספח כללי</w:t>
      </w:r>
    </w:p>
    <w:p w14:paraId="2D2E1C2F"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194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1942" w:author="Kook Sec" w:date="2021-04-20T16:07:00Z">
            <w:rPr>
              <w:rFonts w:ascii="Times New Roman" w:eastAsia="Times New Roman" w:hAnsi="Times New Roman" w:hint="cs"/>
              <w:sz w:val="24"/>
              <w:rtl/>
              <w:lang w:eastAsia="he-IL"/>
            </w:rPr>
          </w:rPrChange>
        </w:rPr>
        <w:t>1.1</w:t>
      </w:r>
      <w:r w:rsidRPr="00010762">
        <w:rPr>
          <w:rFonts w:ascii="Times New Roman" w:eastAsia="Times New Roman" w:hAnsi="Times New Roman" w:hint="cs"/>
          <w:sz w:val="24"/>
          <w:rtl/>
          <w:lang w:eastAsia="he-IL"/>
          <w:rPrChange w:id="1943" w:author="Kook Sec" w:date="2021-04-20T16:07:00Z">
            <w:rPr>
              <w:rFonts w:ascii="Times New Roman" w:eastAsia="Times New Roman" w:hAnsi="Times New Roman" w:hint="cs"/>
              <w:sz w:val="24"/>
              <w:rtl/>
              <w:lang w:eastAsia="he-IL"/>
            </w:rPr>
          </w:rPrChange>
        </w:rPr>
        <w:tab/>
        <w:t>הגדרות -</w:t>
      </w:r>
    </w:p>
    <w:p w14:paraId="5CFBF81C"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1944" w:author="Kook Sec" w:date="2021-04-20T16:07:00Z">
            <w:rPr>
              <w:rFonts w:ascii="Times New Roman" w:eastAsia="Times New Roman" w:hAnsi="Times New Roman"/>
              <w:sz w:val="24"/>
              <w:rtl/>
              <w:lang w:eastAsia="he-IL"/>
            </w:rPr>
          </w:rPrChange>
        </w:rPr>
      </w:pPr>
    </w:p>
    <w:p w14:paraId="496A3D7C" w14:textId="77777777" w:rsidR="00E64AE3" w:rsidRPr="00010762"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Change w:id="194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1946"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hint="cs"/>
          <w:b/>
          <w:bCs/>
          <w:sz w:val="24"/>
          <w:rtl/>
          <w:lang w:eastAsia="he-IL"/>
          <w:rPrChange w:id="1947" w:author="Kook Sec" w:date="2021-04-20T16:07:00Z">
            <w:rPr>
              <w:rFonts w:ascii="Times New Roman" w:eastAsia="Times New Roman" w:hAnsi="Times New Roman" w:hint="cs"/>
              <w:b/>
              <w:bCs/>
              <w:sz w:val="24"/>
              <w:rtl/>
              <w:lang w:eastAsia="he-IL"/>
            </w:rPr>
          </w:rPrChange>
        </w:rPr>
        <w:t>הפרויקט</w:t>
      </w:r>
      <w:r w:rsidRPr="00010762">
        <w:rPr>
          <w:rFonts w:ascii="Times New Roman" w:eastAsia="Times New Roman" w:hAnsi="Times New Roman" w:hint="cs"/>
          <w:sz w:val="24"/>
          <w:rtl/>
          <w:lang w:eastAsia="he-IL"/>
          <w:rPrChange w:id="1948"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hint="cs"/>
          <w:sz w:val="24"/>
          <w:lang w:eastAsia="he-IL"/>
          <w:rPrChange w:id="1949" w:author="Kook Sec" w:date="2021-04-20T16:07:00Z">
            <w:rPr>
              <w:rFonts w:ascii="Times New Roman" w:eastAsia="Times New Roman" w:hAnsi="Times New Roman" w:hint="cs"/>
              <w:sz w:val="24"/>
              <w:lang w:eastAsia="he-IL"/>
            </w:rPr>
          </w:rPrChange>
        </w:rPr>
        <w:t xml:space="preserve"> </w:t>
      </w:r>
      <w:r w:rsidRPr="00010762">
        <w:rPr>
          <w:rFonts w:ascii="Times New Roman" w:eastAsia="Times New Roman" w:hAnsi="Times New Roman" w:hint="cs"/>
          <w:sz w:val="24"/>
          <w:rtl/>
          <w:lang w:eastAsia="he-IL"/>
          <w:rPrChange w:id="1950" w:author="Kook Sec" w:date="2021-04-20T16:07:00Z">
            <w:rPr>
              <w:rFonts w:ascii="Times New Roman" w:eastAsia="Times New Roman" w:hAnsi="Times New Roman" w:hint="cs"/>
              <w:sz w:val="24"/>
              <w:rtl/>
              <w:lang w:eastAsia="he-IL"/>
            </w:rPr>
          </w:rPrChange>
        </w:rPr>
        <w:t>פרויקט לבניית יחידות דיור, שטחי מסחר ומשרדים, חניונים ועבודות פיתוח ב</w:t>
      </w:r>
      <w:sdt>
        <w:sdtPr>
          <w:rPr>
            <w:rFonts w:ascii="Times New Roman" w:eastAsia="Times New Roman" w:hAnsi="Times New Roman" w:hint="cs"/>
            <w:sz w:val="24"/>
            <w:rtl/>
            <w:lang w:eastAsia="he-IL"/>
            <w:rPrChange w:id="1951" w:author="Kook Sec" w:date="2021-04-20T16:07:00Z">
              <w:rPr>
                <w:rFonts w:ascii="Times New Roman" w:eastAsia="Times New Roman" w:hAnsi="Times New Roman" w:hint="cs"/>
                <w:color w:val="00B0F0"/>
                <w:sz w:val="24"/>
                <w:rtl/>
                <w:lang w:eastAsia="he-IL"/>
              </w:rPr>
            </w:rPrChange>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952" w:author="Kook Sec" w:date="2021-04-20T15:46:00Z">
            <w:r w:rsidR="00010762" w:rsidRPr="00010762">
              <w:rPr>
                <w:rFonts w:ascii="Times New Roman" w:eastAsia="Times New Roman" w:hAnsi="Times New Roman" w:hint="cs"/>
                <w:sz w:val="24"/>
                <w:rtl/>
                <w:lang w:eastAsia="he-IL"/>
                <w:rPrChange w:id="1953" w:author="Kook Sec" w:date="2021-04-20T16:07:00Z">
                  <w:rPr>
                    <w:rFonts w:ascii="Times New Roman" w:eastAsia="Times New Roman" w:hAnsi="Times New Roman" w:hint="cs"/>
                    <w:color w:val="00B0F0"/>
                    <w:sz w:val="24"/>
                    <w:rtl/>
                    <w:lang w:eastAsia="he-IL"/>
                  </w:rPr>
                </w:rPrChange>
              </w:rPr>
              <w:t>ירושלים</w:t>
            </w:r>
          </w:ins>
        </w:sdtContent>
      </w:sdt>
      <w:r w:rsidRPr="00010762">
        <w:rPr>
          <w:rFonts w:ascii="Times New Roman" w:eastAsia="Times New Roman" w:hAnsi="Times New Roman" w:hint="cs"/>
          <w:sz w:val="24"/>
          <w:rtl/>
          <w:lang w:eastAsia="he-IL"/>
          <w:rPrChange w:id="1954" w:author="Kook Sec" w:date="2021-04-20T16:07:00Z">
            <w:rPr>
              <w:rFonts w:ascii="Times New Roman" w:eastAsia="Times New Roman" w:hAnsi="Times New Roman" w:hint="cs"/>
              <w:color w:val="00B0F0"/>
              <w:sz w:val="24"/>
              <w:rtl/>
              <w:lang w:eastAsia="he-IL"/>
            </w:rPr>
          </w:rPrChange>
        </w:rPr>
        <w:t xml:space="preserve"> </w:t>
      </w:r>
      <w:del w:id="1955" w:author="Kook Sec" w:date="2021-04-20T15:46:00Z">
        <w:r w:rsidRPr="00010762" w:rsidDel="00010762">
          <w:rPr>
            <w:rFonts w:ascii="Times New Roman" w:eastAsia="Times New Roman" w:hAnsi="Times New Roman"/>
            <w:sz w:val="24"/>
            <w:rtl/>
            <w:lang w:eastAsia="he-IL"/>
            <w:rPrChange w:id="1956" w:author="Kook Sec" w:date="2021-04-20T16:07:00Z">
              <w:rPr>
                <w:rFonts w:ascii="Times New Roman" w:eastAsia="Times New Roman" w:hAnsi="Times New Roman"/>
                <w:color w:val="00B0F0"/>
                <w:sz w:val="24"/>
                <w:rtl/>
                <w:lang w:eastAsia="he-IL"/>
              </w:rPr>
            </w:rPrChange>
          </w:rPr>
          <w:delText>-</w:delText>
        </w:r>
      </w:del>
      <w:ins w:id="1957" w:author="Kook Sec" w:date="2021-04-20T15:46:00Z">
        <w:r w:rsidR="00010762" w:rsidRPr="00010762">
          <w:rPr>
            <w:rFonts w:ascii="Times New Roman" w:eastAsia="Times New Roman" w:hAnsi="Times New Roman"/>
            <w:sz w:val="24"/>
            <w:rtl/>
            <w:lang w:eastAsia="he-IL"/>
            <w:rPrChange w:id="1958" w:author="Kook Sec" w:date="2021-04-20T16:07:00Z">
              <w:rPr>
                <w:rFonts w:ascii="Times New Roman" w:eastAsia="Times New Roman" w:hAnsi="Times New Roman"/>
                <w:color w:val="00B0F0"/>
                <w:sz w:val="24"/>
                <w:rtl/>
                <w:lang w:eastAsia="he-IL"/>
              </w:rPr>
            </w:rPrChange>
          </w:rPr>
          <w:t>–</w:t>
        </w:r>
      </w:ins>
      <w:r w:rsidRPr="00010762">
        <w:rPr>
          <w:rFonts w:ascii="Times New Roman" w:eastAsia="Times New Roman" w:hAnsi="Times New Roman" w:hint="cs"/>
          <w:sz w:val="24"/>
          <w:rtl/>
          <w:lang w:eastAsia="he-IL"/>
          <w:rPrChange w:id="1959" w:author="Kook Sec" w:date="2021-04-20T16:07:00Z">
            <w:rPr>
              <w:rFonts w:ascii="Times New Roman" w:eastAsia="Times New Roman" w:hAnsi="Times New Roman" w:hint="cs"/>
              <w:color w:val="00B0F0"/>
              <w:sz w:val="24"/>
              <w:rtl/>
              <w:lang w:eastAsia="he-IL"/>
            </w:rPr>
          </w:rPrChange>
        </w:rPr>
        <w:t xml:space="preserve"> </w:t>
      </w:r>
      <w:sdt>
        <w:sdtPr>
          <w:rPr>
            <w:rFonts w:ascii="Times New Roman" w:eastAsia="Times New Roman" w:hAnsi="Times New Roman" w:hint="cs"/>
            <w:sz w:val="24"/>
            <w:rtl/>
            <w:rPrChange w:id="1960" w:author="Kook Sec" w:date="2021-04-20T16:07:00Z">
              <w:rPr>
                <w:rFonts w:ascii="Times New Roman" w:eastAsia="Times New Roman" w:hAnsi="Times New Roman" w:hint="cs"/>
                <w:color w:val="00B0F0"/>
                <w:sz w:val="24"/>
                <w:rtl/>
              </w:rPr>
            </w:rPrChange>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961" w:author="Kook Sec" w:date="2021-04-20T15:46:00Z">
            <w:r w:rsidR="00010762" w:rsidRPr="00010762">
              <w:rPr>
                <w:rFonts w:ascii="Times New Roman" w:eastAsia="Times New Roman" w:hAnsi="Times New Roman" w:hint="cs"/>
                <w:sz w:val="24"/>
                <w:rtl/>
                <w:rPrChange w:id="1962" w:author="Kook Sec" w:date="2021-04-20T16:07:00Z">
                  <w:rPr>
                    <w:rFonts w:ascii="Times New Roman" w:eastAsia="Times New Roman" w:hAnsi="Times New Roman" w:hint="cs"/>
                    <w:color w:val="00B0F0"/>
                    <w:sz w:val="24"/>
                    <w:rtl/>
                  </w:rPr>
                </w:rPrChange>
              </w:rPr>
              <w:t>מורדות ארנונה</w:t>
            </w:r>
          </w:ins>
        </w:sdtContent>
      </w:sdt>
      <w:r w:rsidRPr="00010762">
        <w:rPr>
          <w:rFonts w:ascii="Times New Roman" w:eastAsia="Times New Roman" w:hAnsi="Times New Roman" w:hint="cs"/>
          <w:sz w:val="24"/>
          <w:rtl/>
          <w:lang w:eastAsia="he-IL"/>
          <w:rPrChange w:id="1963" w:author="Kook Sec" w:date="2021-04-20T16:07:00Z">
            <w:rPr>
              <w:rFonts w:ascii="Times New Roman" w:eastAsia="Times New Roman" w:hAnsi="Times New Roman" w:hint="cs"/>
              <w:color w:val="00B0F0"/>
              <w:sz w:val="24"/>
              <w:rtl/>
              <w:lang w:eastAsia="he-IL"/>
            </w:rPr>
          </w:rPrChange>
        </w:rPr>
        <w:t xml:space="preserve">, </w:t>
      </w:r>
      <w:sdt>
        <w:sdtPr>
          <w:rPr>
            <w:rFonts w:ascii="Times New Roman" w:eastAsia="Times New Roman" w:hAnsi="Times New Roman" w:hint="cs"/>
            <w:sz w:val="24"/>
            <w:rtl/>
            <w:rPrChange w:id="1964" w:author="Kook Sec" w:date="2021-04-20T16:07:00Z">
              <w:rPr>
                <w:rFonts w:ascii="Times New Roman" w:eastAsia="Times New Roman" w:hAnsi="Times New Roman" w:hint="cs"/>
                <w:color w:val="00B0F0"/>
                <w:sz w:val="24"/>
                <w:rtl/>
              </w:rPr>
            </w:rPrChange>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1965" w:author="Kook Sec" w:date="2021-04-20T16:07:00Z">
              <w:rPr/>
            </w:rPrChange>
          </w:rPr>
        </w:sdtEndPr>
        <w:sdtContent>
          <w:ins w:id="1966" w:author="Kook Sec" w:date="2021-04-20T15:45:00Z">
            <w:r w:rsidR="00010762" w:rsidRPr="00010762">
              <w:rPr>
                <w:rFonts w:ascii="Times New Roman" w:eastAsia="Times New Roman" w:hAnsi="Times New Roman" w:hint="cs"/>
                <w:sz w:val="24"/>
                <w:rtl/>
                <w:rPrChange w:id="1967" w:author="Kook Sec" w:date="2021-04-20T16:07:00Z">
                  <w:rPr>
                    <w:rFonts w:ascii="Times New Roman" w:eastAsia="Times New Roman" w:hAnsi="Times New Roman" w:hint="cs"/>
                    <w:color w:val="00B0F0"/>
                    <w:sz w:val="24"/>
                    <w:rtl/>
                  </w:rPr>
                </w:rPrChange>
              </w:rPr>
              <w:t>א.מ. ישראל מגורים פיתוח בע"מ</w:t>
            </w:r>
          </w:ins>
        </w:sdtContent>
      </w:sdt>
      <w:r w:rsidRPr="00010762">
        <w:rPr>
          <w:rFonts w:ascii="Times New Roman" w:eastAsia="Times New Roman" w:hAnsi="Times New Roman" w:hint="cs"/>
          <w:sz w:val="24"/>
          <w:rtl/>
          <w:lang w:eastAsia="he-IL"/>
          <w:rPrChange w:id="1968" w:author="Kook Sec" w:date="2021-04-20T16:07:00Z">
            <w:rPr>
              <w:rFonts w:ascii="Times New Roman" w:eastAsia="Times New Roman" w:hAnsi="Times New Roman" w:hint="cs"/>
              <w:sz w:val="24"/>
              <w:rtl/>
              <w:lang w:eastAsia="he-IL"/>
            </w:rPr>
          </w:rPrChange>
        </w:rPr>
        <w:t xml:space="preserve"> לרבות עבודות פיתוח על, אשר יתוכנן ו/או יבוצע עבור המזמין באתר בקטעים ובשלבים לפי שיקול דעתו.</w:t>
      </w:r>
    </w:p>
    <w:p w14:paraId="0BC5ACCB"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1969" w:author="Kook Sec" w:date="2021-04-20T16:07:00Z">
            <w:rPr>
              <w:rFonts w:ascii="Times New Roman" w:eastAsia="Times New Roman" w:hAnsi="Times New Roman"/>
              <w:sz w:val="24"/>
              <w:rtl/>
              <w:lang w:eastAsia="he-IL"/>
            </w:rPr>
          </w:rPrChange>
        </w:rPr>
      </w:pPr>
    </w:p>
    <w:p w14:paraId="3982AD0E" w14:textId="77777777" w:rsidR="00E64AE3" w:rsidRPr="00010762"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Change w:id="197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1971"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hint="cs"/>
          <w:b/>
          <w:bCs/>
          <w:sz w:val="24"/>
          <w:rtl/>
          <w:lang w:eastAsia="he-IL"/>
          <w:rPrChange w:id="1972" w:author="Kook Sec" w:date="2021-04-20T16:07:00Z">
            <w:rPr>
              <w:rFonts w:ascii="Times New Roman" w:eastAsia="Times New Roman" w:hAnsi="Times New Roman" w:hint="cs"/>
              <w:b/>
              <w:bCs/>
              <w:sz w:val="24"/>
              <w:rtl/>
              <w:lang w:eastAsia="he-IL"/>
            </w:rPr>
          </w:rPrChange>
        </w:rPr>
        <w:t>התכנית</w:t>
      </w:r>
      <w:r w:rsidRPr="00010762">
        <w:rPr>
          <w:rFonts w:ascii="Times New Roman" w:eastAsia="Times New Roman" w:hAnsi="Times New Roman" w:hint="cs"/>
          <w:sz w:val="24"/>
          <w:rtl/>
          <w:lang w:eastAsia="he-IL"/>
          <w:rPrChange w:id="1973" w:author="Kook Sec" w:date="2021-04-20T16:07:00Z">
            <w:rPr>
              <w:rFonts w:ascii="Times New Roman" w:eastAsia="Times New Roman" w:hAnsi="Times New Roman" w:hint="cs"/>
              <w:sz w:val="24"/>
              <w:rtl/>
              <w:lang w:eastAsia="he-IL"/>
            </w:rPr>
          </w:rPrChange>
        </w:rPr>
        <w:t xml:space="preserve">" או </w:t>
      </w:r>
      <w:r w:rsidRPr="00010762">
        <w:rPr>
          <w:rFonts w:ascii="Times New Roman" w:eastAsia="Times New Roman" w:hAnsi="Times New Roman" w:hint="cs"/>
          <w:b/>
          <w:bCs/>
          <w:sz w:val="24"/>
          <w:rtl/>
          <w:lang w:eastAsia="he-IL"/>
          <w:rPrChange w:id="1974" w:author="Kook Sec" w:date="2021-04-20T16:07:00Z">
            <w:rPr>
              <w:rFonts w:ascii="Times New Roman" w:eastAsia="Times New Roman" w:hAnsi="Times New Roman" w:hint="cs"/>
              <w:b/>
              <w:bCs/>
              <w:sz w:val="24"/>
              <w:rtl/>
              <w:lang w:eastAsia="he-IL"/>
            </w:rPr>
          </w:rPrChange>
        </w:rPr>
        <w:t xml:space="preserve">"המקרקעין" </w:t>
      </w:r>
      <w:r w:rsidRPr="00010762">
        <w:rPr>
          <w:rFonts w:ascii="Times New Roman" w:eastAsia="Times New Roman" w:hAnsi="Times New Roman"/>
          <w:sz w:val="24"/>
          <w:lang w:eastAsia="he-IL"/>
          <w:rPrChange w:id="1975" w:author="Kook Sec" w:date="2021-04-20T16:07:00Z">
            <w:rPr>
              <w:rFonts w:ascii="Times New Roman" w:eastAsia="Times New Roman" w:hAnsi="Times New Roman"/>
              <w:sz w:val="24"/>
              <w:lang w:eastAsia="he-IL"/>
            </w:rPr>
          </w:rPrChange>
        </w:rPr>
        <w:t>–</w:t>
      </w:r>
      <w:r w:rsidRPr="00010762">
        <w:rPr>
          <w:rFonts w:ascii="Times New Roman" w:eastAsia="Times New Roman" w:hAnsi="Times New Roman" w:hint="cs"/>
          <w:sz w:val="24"/>
          <w:rtl/>
          <w:lang w:eastAsia="he-IL"/>
          <w:rPrChange w:id="1976" w:author="Kook Sec" w:date="2021-04-20T16:07:00Z">
            <w:rPr>
              <w:rFonts w:ascii="Times New Roman" w:eastAsia="Times New Roman" w:hAnsi="Times New Roman" w:hint="cs"/>
              <w:sz w:val="24"/>
              <w:rtl/>
              <w:lang w:eastAsia="he-IL"/>
            </w:rPr>
          </w:rPrChange>
        </w:rPr>
        <w:t xml:space="preserve"> תכנית בנין עיר מס' </w:t>
      </w:r>
      <w:sdt>
        <w:sdtPr>
          <w:rPr>
            <w:rFonts w:ascii="Times New Roman" w:eastAsia="Times New Roman" w:hAnsi="Times New Roman" w:hint="cs"/>
            <w:sz w:val="24"/>
            <w:rtl/>
            <w:rPrChange w:id="1977" w:author="Kook Sec" w:date="2021-04-20T16:07:00Z">
              <w:rPr>
                <w:rFonts w:ascii="Times New Roman" w:eastAsia="Times New Roman" w:hAnsi="Times New Roman" w:hint="cs"/>
                <w:color w:val="008000"/>
                <w:sz w:val="24"/>
                <w:rtl/>
              </w:rPr>
            </w:rPrChange>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PrChange w:id="1978" w:author="Kook Sec" w:date="2021-04-20T16:07:00Z">
              <w:rPr/>
            </w:rPrChange>
          </w:rPr>
        </w:sdtEndPr>
        <w:sdtContent>
          <w:r w:rsidRPr="00010762">
            <w:rPr>
              <w:rFonts w:cstheme="minorBidi"/>
              <w:rtl/>
              <w:rPrChange w:id="1979" w:author="Kook Sec" w:date="2021-04-20T16:07:00Z">
                <w:rPr>
                  <w:rFonts w:cstheme="minorBidi"/>
                  <w:color w:val="00B0F0"/>
                  <w:rtl/>
                </w:rPr>
              </w:rPrChange>
            </w:rPr>
            <w:t>[שדה נוסף 2]</w:t>
          </w:r>
        </w:sdtContent>
      </w:sdt>
      <w:r w:rsidRPr="00010762">
        <w:rPr>
          <w:rFonts w:ascii="Times New Roman" w:eastAsia="Times New Roman" w:hAnsi="Times New Roman" w:hint="cs"/>
          <w:sz w:val="24"/>
          <w:rtl/>
          <w:lang w:eastAsia="he-IL"/>
          <w:rPrChange w:id="1980" w:author="Kook Sec" w:date="2021-04-20T16:07:00Z">
            <w:rPr>
              <w:rFonts w:ascii="Times New Roman" w:eastAsia="Times New Roman" w:hAnsi="Times New Roman" w:hint="cs"/>
              <w:sz w:val="24"/>
              <w:rtl/>
              <w:lang w:eastAsia="he-IL"/>
            </w:rPr>
          </w:rPrChange>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Change w:id="1981" w:author="Kook Sec" w:date="2021-04-20T16:07:00Z">
              <w:rPr>
                <w:rFonts w:ascii="Times New Roman" w:eastAsia="Times New Roman" w:hAnsi="Times New Roman" w:hint="cs"/>
                <w:sz w:val="24"/>
                <w:rtl/>
                <w:lang w:eastAsia="he-IL"/>
              </w:rPr>
            </w:rPrChange>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PrChange w:id="1982" w:author="Kook Sec" w:date="2021-04-20T16:07:00Z">
              <w:rPr/>
            </w:rPrChange>
          </w:rPr>
        </w:sdtEndPr>
        <w:sdtContent>
          <w:r w:rsidRPr="00010762">
            <w:rPr>
              <w:rFonts w:cstheme="minorBidi"/>
              <w:rtl/>
              <w:rPrChange w:id="1983" w:author="Kook Sec" w:date="2021-04-20T16:07:00Z">
                <w:rPr>
                  <w:rFonts w:cstheme="minorBidi"/>
                  <w:color w:val="00B0F0"/>
                  <w:rtl/>
                </w:rPr>
              </w:rPrChange>
            </w:rPr>
            <w:t>[שדה נוסף 1]</w:t>
          </w:r>
        </w:sdtContent>
      </w:sdt>
      <w:r w:rsidRPr="00010762">
        <w:rPr>
          <w:rFonts w:ascii="Times New Roman" w:eastAsia="Times New Roman" w:hAnsi="Times New Roman" w:hint="cs"/>
          <w:sz w:val="24"/>
          <w:rtl/>
          <w:lang w:eastAsia="he-IL"/>
          <w:rPrChange w:id="1984" w:author="Kook Sec" w:date="2021-04-20T16:07:00Z">
            <w:rPr>
              <w:rFonts w:ascii="Times New Roman" w:eastAsia="Times New Roman" w:hAnsi="Times New Roman" w:hint="cs"/>
              <w:sz w:val="24"/>
              <w:rtl/>
              <w:lang w:eastAsia="he-IL"/>
            </w:rPr>
          </w:rPrChange>
        </w:rPr>
        <w:t>.</w:t>
      </w:r>
    </w:p>
    <w:p w14:paraId="6535CC99" w14:textId="77777777" w:rsidR="00E64AE3" w:rsidRPr="00010762"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Change w:id="198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1986" w:author="Kook Sec" w:date="2021-04-20T16:07:00Z">
            <w:rPr>
              <w:rFonts w:ascii="Times New Roman" w:eastAsia="Times New Roman" w:hAnsi="Times New Roman" w:hint="cs"/>
              <w:sz w:val="24"/>
              <w:rtl/>
              <w:lang w:eastAsia="he-IL"/>
            </w:rPr>
          </w:rPrChange>
        </w:rPr>
        <w:t xml:space="preserve">המזמין שומר לעצמו הזכות לערוך שינויים </w:t>
      </w:r>
      <w:proofErr w:type="spellStart"/>
      <w:r w:rsidRPr="00010762">
        <w:rPr>
          <w:rFonts w:ascii="Times New Roman" w:eastAsia="Times New Roman" w:hAnsi="Times New Roman" w:hint="cs"/>
          <w:sz w:val="24"/>
          <w:rtl/>
          <w:lang w:eastAsia="he-IL"/>
          <w:rPrChange w:id="1987" w:author="Kook Sec" w:date="2021-04-20T16:07:00Z">
            <w:rPr>
              <w:rFonts w:ascii="Times New Roman" w:eastAsia="Times New Roman" w:hAnsi="Times New Roman" w:hint="cs"/>
              <w:sz w:val="24"/>
              <w:rtl/>
              <w:lang w:eastAsia="he-IL"/>
            </w:rPr>
          </w:rPrChange>
        </w:rPr>
        <w:t>בתב"ע</w:t>
      </w:r>
      <w:proofErr w:type="spellEnd"/>
      <w:r w:rsidRPr="00010762">
        <w:rPr>
          <w:rFonts w:ascii="Times New Roman" w:eastAsia="Times New Roman" w:hAnsi="Times New Roman" w:hint="cs"/>
          <w:sz w:val="24"/>
          <w:rtl/>
          <w:lang w:eastAsia="he-IL"/>
          <w:rPrChange w:id="1988" w:author="Kook Sec" w:date="2021-04-20T16:07:00Z">
            <w:rPr>
              <w:rFonts w:ascii="Times New Roman" w:eastAsia="Times New Roman" w:hAnsi="Times New Roman" w:hint="cs"/>
              <w:sz w:val="24"/>
              <w:rtl/>
              <w:lang w:eastAsia="he-IL"/>
            </w:rPr>
          </w:rPrChange>
        </w:rPr>
        <w:t xml:space="preserve"> ממתכונתה היום והשירותים המוזמנים מן המתכנן הינם בהתאם לתכנית התקפה בעת הזמנת כל שלב. המתכנן מתחייב להתעדכן </w:t>
      </w:r>
      <w:proofErr w:type="spellStart"/>
      <w:r w:rsidRPr="00010762">
        <w:rPr>
          <w:rFonts w:ascii="Times New Roman" w:eastAsia="Times New Roman" w:hAnsi="Times New Roman" w:hint="cs"/>
          <w:sz w:val="24"/>
          <w:rtl/>
          <w:lang w:eastAsia="he-IL"/>
          <w:rPrChange w:id="1989" w:author="Kook Sec" w:date="2021-04-20T16:07:00Z">
            <w:rPr>
              <w:rFonts w:ascii="Times New Roman" w:eastAsia="Times New Roman" w:hAnsi="Times New Roman" w:hint="cs"/>
              <w:sz w:val="24"/>
              <w:rtl/>
              <w:lang w:eastAsia="he-IL"/>
            </w:rPr>
          </w:rPrChange>
        </w:rPr>
        <w:t>בתב"ע</w:t>
      </w:r>
      <w:proofErr w:type="spellEnd"/>
      <w:r w:rsidRPr="00010762">
        <w:rPr>
          <w:rFonts w:ascii="Times New Roman" w:eastAsia="Times New Roman" w:hAnsi="Times New Roman" w:hint="cs"/>
          <w:sz w:val="24"/>
          <w:rtl/>
          <w:lang w:eastAsia="he-IL"/>
          <w:rPrChange w:id="1990" w:author="Kook Sec" w:date="2021-04-20T16:07:00Z">
            <w:rPr>
              <w:rFonts w:ascii="Times New Roman" w:eastAsia="Times New Roman" w:hAnsi="Times New Roman" w:hint="cs"/>
              <w:sz w:val="24"/>
              <w:rtl/>
              <w:lang w:eastAsia="he-IL"/>
            </w:rPr>
          </w:rPrChange>
        </w:rPr>
        <w:t xml:space="preserve"> ובתכניות הבינוי על תיקוניהם ולספק את השירותים כנדרש לשם בניית הפרויקט עפ"י </w:t>
      </w:r>
      <w:proofErr w:type="spellStart"/>
      <w:r w:rsidRPr="00010762">
        <w:rPr>
          <w:rFonts w:ascii="Times New Roman" w:eastAsia="Times New Roman" w:hAnsi="Times New Roman" w:hint="cs"/>
          <w:sz w:val="24"/>
          <w:rtl/>
          <w:lang w:eastAsia="he-IL"/>
          <w:rPrChange w:id="1991" w:author="Kook Sec" w:date="2021-04-20T16:07:00Z">
            <w:rPr>
              <w:rFonts w:ascii="Times New Roman" w:eastAsia="Times New Roman" w:hAnsi="Times New Roman" w:hint="cs"/>
              <w:sz w:val="24"/>
              <w:rtl/>
              <w:lang w:eastAsia="he-IL"/>
            </w:rPr>
          </w:rPrChange>
        </w:rPr>
        <w:t>התב"ע</w:t>
      </w:r>
      <w:proofErr w:type="spellEnd"/>
      <w:r w:rsidRPr="00010762">
        <w:rPr>
          <w:rFonts w:ascii="Times New Roman" w:eastAsia="Times New Roman" w:hAnsi="Times New Roman" w:hint="cs"/>
          <w:sz w:val="24"/>
          <w:rtl/>
          <w:lang w:eastAsia="he-IL"/>
          <w:rPrChange w:id="1992" w:author="Kook Sec" w:date="2021-04-20T16:07:00Z">
            <w:rPr>
              <w:rFonts w:ascii="Times New Roman" w:eastAsia="Times New Roman" w:hAnsi="Times New Roman" w:hint="cs"/>
              <w:sz w:val="24"/>
              <w:rtl/>
              <w:lang w:eastAsia="he-IL"/>
            </w:rPr>
          </w:rPrChange>
        </w:rPr>
        <w:t xml:space="preserve"> ותכניות הבינוי במתכונת שתאושר ובהתאם להוראות המזמין.</w:t>
      </w:r>
    </w:p>
    <w:p w14:paraId="5BF6F39B" w14:textId="77777777" w:rsidR="00E64AE3" w:rsidRPr="00010762"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Change w:id="1993" w:author="Kook Sec" w:date="2021-04-20T16:07:00Z">
            <w:rPr>
              <w:rFonts w:ascii="Times New Roman" w:eastAsia="Times New Roman" w:hAnsi="Times New Roman"/>
              <w:sz w:val="24"/>
              <w:rtl/>
              <w:lang w:eastAsia="he-IL"/>
            </w:rPr>
          </w:rPrChange>
        </w:rPr>
      </w:pPr>
    </w:p>
    <w:p w14:paraId="2BEC5BF9" w14:textId="77777777" w:rsidR="00E64AE3" w:rsidRPr="00010762" w:rsidRDefault="00E64AE3" w:rsidP="00E64AE3">
      <w:pPr>
        <w:spacing w:before="0" w:beforeAutospacing="0" w:after="0" w:afterAutospacing="0" w:line="240" w:lineRule="auto"/>
        <w:ind w:left="720"/>
        <w:rPr>
          <w:rFonts w:ascii="Times New Roman" w:eastAsia="Times New Roman" w:hAnsi="Times New Roman"/>
          <w:sz w:val="24"/>
          <w:rtl/>
          <w:rPrChange w:id="1994" w:author="Kook Sec" w:date="2021-04-20T16:07:00Z">
            <w:rPr>
              <w:rFonts w:ascii="Times New Roman" w:eastAsia="Times New Roman" w:hAnsi="Times New Roman"/>
              <w:color w:val="008000"/>
              <w:sz w:val="24"/>
              <w:rtl/>
            </w:rPr>
          </w:rPrChange>
        </w:rPr>
      </w:pPr>
      <w:r w:rsidRPr="00010762">
        <w:rPr>
          <w:rFonts w:ascii="Times New Roman" w:eastAsia="Times New Roman" w:hAnsi="Times New Roman" w:hint="cs"/>
          <w:sz w:val="24"/>
          <w:rtl/>
          <w:lang w:eastAsia="he-IL"/>
          <w:rPrChange w:id="1995" w:author="Kook Sec" w:date="2021-04-20T16:07:00Z">
            <w:rPr>
              <w:rFonts w:ascii="Times New Roman" w:eastAsia="Times New Roman" w:hAnsi="Times New Roman" w:hint="cs"/>
              <w:sz w:val="24"/>
              <w:rtl/>
              <w:lang w:eastAsia="he-IL"/>
            </w:rPr>
          </w:rPrChange>
        </w:rPr>
        <w:t xml:space="preserve">"הרשות המקומית" - </w:t>
      </w:r>
      <w:sdt>
        <w:sdtPr>
          <w:rPr>
            <w:rFonts w:ascii="Times New Roman" w:eastAsia="Times New Roman" w:hAnsi="Times New Roman" w:hint="cs"/>
            <w:sz w:val="24"/>
            <w:rtl/>
            <w:rPrChange w:id="1996" w:author="Kook Sec" w:date="2021-04-20T16:07:00Z">
              <w:rPr>
                <w:rFonts w:ascii="Times New Roman" w:eastAsia="Times New Roman" w:hAnsi="Times New Roman" w:hint="cs"/>
                <w:color w:val="008000"/>
                <w:sz w:val="24"/>
                <w:rtl/>
              </w:rPr>
            </w:rPrChange>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1997" w:author="Kook Sec" w:date="2021-04-20T16:07:00Z">
              <w:rPr/>
            </w:rPrChange>
          </w:rPr>
        </w:sdtEndPr>
        <w:sdtContent>
          <w:ins w:id="1998" w:author="Kook Sec" w:date="2021-04-20T15:46:00Z">
            <w:r w:rsidR="00010762" w:rsidRPr="00010762">
              <w:rPr>
                <w:rFonts w:ascii="Times New Roman" w:eastAsia="Times New Roman" w:hAnsi="Times New Roman" w:hint="cs"/>
                <w:sz w:val="24"/>
                <w:rtl/>
                <w:rPrChange w:id="1999" w:author="Kook Sec" w:date="2021-04-20T16:07:00Z">
                  <w:rPr>
                    <w:rFonts w:ascii="Times New Roman" w:eastAsia="Times New Roman" w:hAnsi="Times New Roman" w:hint="cs"/>
                    <w:color w:val="008000"/>
                    <w:sz w:val="24"/>
                    <w:rtl/>
                  </w:rPr>
                </w:rPrChange>
              </w:rPr>
              <w:t>ירושלים</w:t>
            </w:r>
          </w:ins>
        </w:sdtContent>
      </w:sdt>
      <w:r w:rsidRPr="00010762">
        <w:rPr>
          <w:rFonts w:ascii="Times New Roman" w:eastAsia="Times New Roman" w:hAnsi="Times New Roman" w:hint="cs"/>
          <w:sz w:val="24"/>
          <w:rtl/>
          <w:rPrChange w:id="2000" w:author="Kook Sec" w:date="2021-04-20T16:07:00Z">
            <w:rPr>
              <w:rFonts w:ascii="Times New Roman" w:eastAsia="Times New Roman" w:hAnsi="Times New Roman" w:hint="cs"/>
              <w:color w:val="008000"/>
              <w:sz w:val="24"/>
              <w:rtl/>
            </w:rPr>
          </w:rPrChange>
        </w:rPr>
        <w:t>.</w:t>
      </w:r>
    </w:p>
    <w:p w14:paraId="2591310E" w14:textId="77777777" w:rsidR="00E64AE3" w:rsidRPr="00010762" w:rsidRDefault="00E64AE3" w:rsidP="00E64AE3">
      <w:pPr>
        <w:spacing w:before="0" w:beforeAutospacing="0" w:after="0" w:afterAutospacing="0" w:line="240" w:lineRule="auto"/>
        <w:ind w:left="720"/>
        <w:rPr>
          <w:rFonts w:ascii="Times New Roman" w:eastAsia="Times New Roman" w:hAnsi="Times New Roman"/>
          <w:sz w:val="24"/>
          <w:rtl/>
          <w:rPrChange w:id="2001" w:author="Kook Sec" w:date="2021-04-20T16:07:00Z">
            <w:rPr>
              <w:rFonts w:ascii="Times New Roman" w:eastAsia="Times New Roman" w:hAnsi="Times New Roman"/>
              <w:color w:val="FF0000"/>
              <w:sz w:val="24"/>
              <w:rtl/>
            </w:rPr>
          </w:rPrChange>
        </w:rPr>
      </w:pPr>
    </w:p>
    <w:p w14:paraId="4E13B882" w14:textId="77777777" w:rsidR="00E64AE3" w:rsidRPr="00010762" w:rsidRDefault="00E64AE3" w:rsidP="00E64AE3">
      <w:pPr>
        <w:spacing w:before="0" w:beforeAutospacing="0" w:after="0" w:afterAutospacing="0" w:line="240" w:lineRule="auto"/>
        <w:ind w:left="720"/>
        <w:rPr>
          <w:rFonts w:ascii="Times New Roman" w:eastAsia="Times New Roman" w:hAnsi="Times New Roman"/>
          <w:sz w:val="24"/>
          <w:rtl/>
          <w:lang w:eastAsia="he-IL"/>
          <w:rPrChange w:id="200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rPrChange w:id="2003" w:author="Kook Sec" w:date="2021-04-20T16:07:00Z">
            <w:rPr>
              <w:rFonts w:ascii="Times New Roman" w:eastAsia="Times New Roman" w:hAnsi="Times New Roman" w:hint="cs"/>
              <w:sz w:val="24"/>
              <w:rtl/>
            </w:rPr>
          </w:rPrChange>
        </w:rPr>
        <w:t xml:space="preserve">"חוזה הפיתוח" </w:t>
      </w:r>
      <w:r w:rsidRPr="00010762">
        <w:rPr>
          <w:rFonts w:ascii="Times New Roman" w:eastAsia="Times New Roman" w:hAnsi="Times New Roman"/>
          <w:sz w:val="24"/>
          <w:rPrChange w:id="2004" w:author="Kook Sec" w:date="2021-04-20T16:07:00Z">
            <w:rPr>
              <w:rFonts w:ascii="Times New Roman" w:eastAsia="Times New Roman" w:hAnsi="Times New Roman"/>
              <w:sz w:val="24"/>
            </w:rPr>
          </w:rPrChange>
        </w:rPr>
        <w:t>–</w:t>
      </w:r>
      <w:r w:rsidRPr="00010762">
        <w:rPr>
          <w:rFonts w:ascii="Times New Roman" w:eastAsia="Times New Roman" w:hAnsi="Times New Roman" w:hint="cs"/>
          <w:sz w:val="24"/>
          <w:rtl/>
          <w:rPrChange w:id="2005" w:author="Kook Sec" w:date="2021-04-20T16:07:00Z">
            <w:rPr>
              <w:rFonts w:ascii="Times New Roman" w:eastAsia="Times New Roman" w:hAnsi="Times New Roman" w:hint="cs"/>
              <w:sz w:val="24"/>
              <w:rtl/>
            </w:rPr>
          </w:rPrChange>
        </w:rPr>
        <w:t xml:space="preserve"> חוזה הפיתוח אשר נחתם בין המזמין לבין הרשות המקומית.</w:t>
      </w:r>
    </w:p>
    <w:p w14:paraId="659A2592"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06" w:author="Kook Sec" w:date="2021-04-20T16:07:00Z">
            <w:rPr>
              <w:rFonts w:ascii="Times New Roman" w:eastAsia="Times New Roman" w:hAnsi="Times New Roman"/>
              <w:sz w:val="24"/>
              <w:rtl/>
              <w:lang w:eastAsia="he-IL"/>
            </w:rPr>
          </w:rPrChange>
        </w:rPr>
      </w:pPr>
    </w:p>
    <w:p w14:paraId="65A043C7"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Change w:id="2007" w:author="Kook Sec" w:date="2021-04-20T16:07:00Z">
            <w:rPr>
              <w:rFonts w:ascii="Times New Roman" w:eastAsia="Times New Roman" w:hAnsi="Times New Roman"/>
              <w:bCs/>
              <w:color w:val="FF0000"/>
              <w:sz w:val="24"/>
              <w:rtl/>
              <w:lang w:eastAsia="he-IL"/>
            </w:rPr>
          </w:rPrChange>
        </w:rPr>
      </w:pPr>
      <w:r w:rsidRPr="00010762">
        <w:rPr>
          <w:rFonts w:ascii="Times New Roman" w:eastAsia="Times New Roman" w:hAnsi="Times New Roman" w:hint="cs"/>
          <w:sz w:val="24"/>
          <w:rtl/>
          <w:lang w:eastAsia="he-IL"/>
          <w:rPrChange w:id="2008" w:author="Kook Sec" w:date="2021-04-20T16:07:00Z">
            <w:rPr>
              <w:rFonts w:ascii="Times New Roman" w:eastAsia="Times New Roman" w:hAnsi="Times New Roman" w:hint="cs"/>
              <w:sz w:val="24"/>
              <w:rtl/>
              <w:lang w:eastAsia="he-IL"/>
            </w:rPr>
          </w:rPrChange>
        </w:rPr>
        <w:t>2.8</w:t>
      </w:r>
      <w:r w:rsidRPr="00010762">
        <w:rPr>
          <w:rFonts w:ascii="Times New Roman" w:eastAsia="Times New Roman" w:hAnsi="Times New Roman" w:hint="cs"/>
          <w:sz w:val="24"/>
          <w:rtl/>
          <w:lang w:eastAsia="he-IL"/>
          <w:rPrChange w:id="2009" w:author="Kook Sec" w:date="2021-04-20T16:07:00Z">
            <w:rPr>
              <w:rFonts w:ascii="Times New Roman" w:eastAsia="Times New Roman" w:hAnsi="Times New Roman" w:hint="cs"/>
              <w:sz w:val="24"/>
              <w:rtl/>
              <w:lang w:eastAsia="he-IL"/>
            </w:rPr>
          </w:rPrChange>
        </w:rPr>
        <w:tab/>
        <w:t xml:space="preserve">המנהל הוא: </w:t>
      </w:r>
      <w:sdt>
        <w:sdtPr>
          <w:rPr>
            <w:rFonts w:ascii="Times New Roman" w:eastAsia="Times New Roman" w:hAnsi="Times New Roman" w:hint="cs"/>
            <w:sz w:val="24"/>
            <w:rtl/>
            <w:lang w:eastAsia="he-IL"/>
            <w:rPrChange w:id="2010" w:author="Kook Sec" w:date="2021-04-20T16:07:00Z">
              <w:rPr>
                <w:rFonts w:ascii="Times New Roman" w:eastAsia="Times New Roman" w:hAnsi="Times New Roman" w:hint="cs"/>
                <w:sz w:val="24"/>
                <w:rtl/>
                <w:lang w:eastAsia="he-IL"/>
              </w:rPr>
            </w:rPrChange>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Change w:id="2011" w:author="Kook Sec" w:date="2021-04-20T16:07:00Z">
              <w:rPr/>
            </w:rPrChange>
          </w:rPr>
        </w:sdtEndPr>
        <w:sdtContent>
          <w:ins w:id="2012" w:author="Kook Sec" w:date="2021-04-20T15:46:00Z">
            <w:r w:rsidR="00010762" w:rsidRPr="00010762">
              <w:rPr>
                <w:rFonts w:ascii="Times New Roman" w:eastAsia="Times New Roman" w:hAnsi="Times New Roman" w:hint="cs"/>
                <w:sz w:val="24"/>
                <w:rtl/>
                <w:lang w:eastAsia="he-IL"/>
                <w:rPrChange w:id="2013" w:author="Kook Sec" w:date="2021-04-20T16:07:00Z">
                  <w:rPr>
                    <w:rFonts w:ascii="Times New Roman" w:eastAsia="Times New Roman" w:hAnsi="Times New Roman" w:hint="cs"/>
                    <w:sz w:val="24"/>
                    <w:rtl/>
                    <w:lang w:eastAsia="he-IL"/>
                  </w:rPr>
                </w:rPrChange>
              </w:rPr>
              <w:t xml:space="preserve">אבי </w:t>
            </w:r>
            <w:proofErr w:type="spellStart"/>
            <w:r w:rsidR="00010762" w:rsidRPr="00010762">
              <w:rPr>
                <w:rFonts w:ascii="Times New Roman" w:eastAsia="Times New Roman" w:hAnsi="Times New Roman" w:hint="cs"/>
                <w:sz w:val="24"/>
                <w:rtl/>
                <w:lang w:eastAsia="he-IL"/>
                <w:rPrChange w:id="2014" w:author="Kook Sec" w:date="2021-04-20T16:07:00Z">
                  <w:rPr>
                    <w:rFonts w:ascii="Times New Roman" w:eastAsia="Times New Roman" w:hAnsi="Times New Roman" w:hint="cs"/>
                    <w:sz w:val="24"/>
                    <w:rtl/>
                    <w:lang w:eastAsia="he-IL"/>
                  </w:rPr>
                </w:rPrChange>
              </w:rPr>
              <w:t>ברטי</w:t>
            </w:r>
            <w:proofErr w:type="spellEnd"/>
            <w:r w:rsidR="00010762" w:rsidRPr="00010762">
              <w:rPr>
                <w:rFonts w:ascii="Times New Roman" w:eastAsia="Times New Roman" w:hAnsi="Times New Roman" w:hint="cs"/>
                <w:sz w:val="24"/>
                <w:rtl/>
                <w:lang w:eastAsia="he-IL"/>
                <w:rPrChange w:id="2015" w:author="Kook Sec" w:date="2021-04-20T16:07:00Z">
                  <w:rPr>
                    <w:rFonts w:ascii="Times New Roman" w:eastAsia="Times New Roman" w:hAnsi="Times New Roman" w:hint="cs"/>
                    <w:sz w:val="24"/>
                    <w:rtl/>
                    <w:lang w:eastAsia="he-IL"/>
                  </w:rPr>
                </w:rPrChange>
              </w:rPr>
              <w:t xml:space="preserve"> לוי</w:t>
            </w:r>
          </w:ins>
        </w:sdtContent>
      </w:sdt>
    </w:p>
    <w:p w14:paraId="50551F28"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Change w:id="2016" w:author="Kook Sec" w:date="2021-04-20T16:07:00Z">
            <w:rPr>
              <w:rFonts w:ascii="Times New Roman" w:eastAsia="Times New Roman" w:hAnsi="Times New Roman"/>
              <w:bCs/>
              <w:sz w:val="24"/>
              <w:rtl/>
              <w:lang w:eastAsia="he-IL"/>
            </w:rPr>
          </w:rPrChange>
        </w:rPr>
      </w:pPr>
    </w:p>
    <w:p w14:paraId="6C9910A7" w14:textId="77777777" w:rsidR="00E64AE3" w:rsidRPr="00010762"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Change w:id="201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18" w:author="Kook Sec" w:date="2021-04-20T16:07:00Z">
            <w:rPr>
              <w:rFonts w:ascii="Times New Roman" w:eastAsia="Times New Roman" w:hAnsi="Times New Roman" w:hint="cs"/>
              <w:sz w:val="24"/>
              <w:rtl/>
              <w:lang w:eastAsia="he-IL"/>
            </w:rPr>
          </w:rPrChange>
        </w:rPr>
        <w:t>2.10</w:t>
      </w:r>
      <w:r w:rsidRPr="00010762">
        <w:rPr>
          <w:rFonts w:ascii="Times New Roman" w:eastAsia="Times New Roman" w:hAnsi="Times New Roman" w:hint="cs"/>
          <w:sz w:val="24"/>
          <w:rtl/>
          <w:lang w:eastAsia="he-IL"/>
          <w:rPrChange w:id="2019" w:author="Kook Sec" w:date="2021-04-20T16:07:00Z">
            <w:rPr>
              <w:rFonts w:ascii="Times New Roman" w:eastAsia="Times New Roman" w:hAnsi="Times New Roman" w:hint="cs"/>
              <w:sz w:val="24"/>
              <w:rtl/>
              <w:lang w:eastAsia="he-IL"/>
            </w:rPr>
          </w:rPrChange>
        </w:rPr>
        <w:tab/>
      </w:r>
      <w:r w:rsidR="00B158C8" w:rsidRPr="00010762">
        <w:rPr>
          <w:rFonts w:ascii="Times New Roman" w:eastAsia="Times New Roman" w:hAnsi="Times New Roman"/>
          <w:sz w:val="24"/>
          <w:rtl/>
          <w:lang w:eastAsia="he-IL"/>
          <w:rPrChange w:id="2020" w:author="Kook Sec" w:date="2021-04-20T16:07:00Z">
            <w:rPr>
              <w:rFonts w:ascii="Times New Roman" w:eastAsia="Times New Roman" w:hAnsi="Times New Roman"/>
              <w:sz w:val="24"/>
              <w:rtl/>
              <w:lang w:eastAsia="he-IL"/>
            </w:rPr>
          </w:rPrChange>
        </w:rPr>
        <w:t xml:space="preserve">התכנון יתבצע במודל תלת </w:t>
      </w:r>
      <w:proofErr w:type="spellStart"/>
      <w:r w:rsidR="00B158C8" w:rsidRPr="00010762">
        <w:rPr>
          <w:rFonts w:ascii="Times New Roman" w:eastAsia="Times New Roman" w:hAnsi="Times New Roman"/>
          <w:sz w:val="24"/>
          <w:rtl/>
          <w:lang w:eastAsia="he-IL"/>
          <w:rPrChange w:id="2021" w:author="Kook Sec" w:date="2021-04-20T16:07:00Z">
            <w:rPr>
              <w:rFonts w:ascii="Times New Roman" w:eastAsia="Times New Roman" w:hAnsi="Times New Roman"/>
              <w:sz w:val="24"/>
              <w:rtl/>
              <w:lang w:eastAsia="he-IL"/>
            </w:rPr>
          </w:rPrChange>
        </w:rPr>
        <w:t>מימד</w:t>
      </w:r>
      <w:proofErr w:type="spellEnd"/>
      <w:r w:rsidR="00B158C8" w:rsidRPr="00010762">
        <w:rPr>
          <w:rFonts w:ascii="Times New Roman" w:eastAsia="Times New Roman" w:hAnsi="Times New Roman"/>
          <w:sz w:val="24"/>
          <w:rtl/>
          <w:lang w:eastAsia="he-IL"/>
          <w:rPrChange w:id="2022" w:author="Kook Sec" w:date="2021-04-20T16:07:00Z">
            <w:rPr>
              <w:rFonts w:ascii="Times New Roman" w:eastAsia="Times New Roman" w:hAnsi="Times New Roman"/>
              <w:sz w:val="24"/>
              <w:rtl/>
              <w:lang w:eastAsia="he-IL"/>
            </w:rPr>
          </w:rPrChange>
        </w:rPr>
        <w:t xml:space="preserve"> ע"י תוכנת </w:t>
      </w:r>
      <w:r w:rsidR="00B158C8" w:rsidRPr="00010762">
        <w:rPr>
          <w:rFonts w:ascii="Times New Roman" w:eastAsia="Times New Roman" w:hAnsi="Times New Roman"/>
          <w:sz w:val="24"/>
          <w:lang w:eastAsia="he-IL"/>
          <w:rPrChange w:id="2023" w:author="Kook Sec" w:date="2021-04-20T16:07:00Z">
            <w:rPr>
              <w:rFonts w:ascii="Times New Roman" w:eastAsia="Times New Roman" w:hAnsi="Times New Roman"/>
              <w:sz w:val="24"/>
              <w:lang w:eastAsia="he-IL"/>
            </w:rPr>
          </w:rPrChange>
        </w:rPr>
        <w:t>REVIT</w:t>
      </w:r>
      <w:r w:rsidR="00B158C8" w:rsidRPr="00010762">
        <w:rPr>
          <w:rFonts w:ascii="Times New Roman" w:eastAsia="Times New Roman" w:hAnsi="Times New Roman"/>
          <w:sz w:val="24"/>
          <w:rtl/>
          <w:lang w:eastAsia="he-IL"/>
          <w:rPrChange w:id="2024" w:author="Kook Sec" w:date="2021-04-20T16:07:00Z">
            <w:rPr>
              <w:rFonts w:ascii="Times New Roman" w:eastAsia="Times New Roman" w:hAnsi="Times New Roman"/>
              <w:sz w:val="24"/>
              <w:rtl/>
              <w:lang w:eastAsia="he-IL"/>
            </w:rPr>
          </w:rPrChange>
        </w:rPr>
        <w:t xml:space="preserve">, במתודולוגיית </w:t>
      </w:r>
      <w:r w:rsidR="00B158C8" w:rsidRPr="00010762">
        <w:rPr>
          <w:rFonts w:ascii="Times New Roman" w:eastAsia="Times New Roman" w:hAnsi="Times New Roman"/>
          <w:sz w:val="24"/>
          <w:lang w:eastAsia="he-IL"/>
          <w:rPrChange w:id="2025" w:author="Kook Sec" w:date="2021-04-20T16:07:00Z">
            <w:rPr>
              <w:rFonts w:ascii="Times New Roman" w:eastAsia="Times New Roman" w:hAnsi="Times New Roman"/>
              <w:sz w:val="24"/>
              <w:lang w:eastAsia="he-IL"/>
            </w:rPr>
          </w:rPrChange>
        </w:rPr>
        <w:t>BIM</w:t>
      </w:r>
      <w:r w:rsidR="00B158C8" w:rsidRPr="00010762">
        <w:rPr>
          <w:rFonts w:ascii="Times New Roman" w:eastAsia="Times New Roman" w:hAnsi="Times New Roman"/>
          <w:sz w:val="24"/>
          <w:rtl/>
          <w:lang w:eastAsia="he-IL"/>
          <w:rPrChange w:id="2026" w:author="Kook Sec" w:date="2021-04-20T16:07:00Z">
            <w:rPr>
              <w:rFonts w:ascii="Times New Roman" w:eastAsia="Times New Roman" w:hAnsi="Times New Roman"/>
              <w:sz w:val="24"/>
              <w:rtl/>
              <w:lang w:eastAsia="he-IL"/>
            </w:rPr>
          </w:rPrChange>
        </w:rPr>
        <w:t>, בענן – "</w:t>
      </w:r>
      <w:r w:rsidR="00B158C8" w:rsidRPr="00010762">
        <w:rPr>
          <w:rFonts w:ascii="Times New Roman" w:eastAsia="Times New Roman" w:hAnsi="Times New Roman"/>
          <w:sz w:val="24"/>
          <w:lang w:eastAsia="he-IL"/>
          <w:rPrChange w:id="2027" w:author="Kook Sec" w:date="2021-04-20T16:07:00Z">
            <w:rPr>
              <w:rFonts w:ascii="Times New Roman" w:eastAsia="Times New Roman" w:hAnsi="Times New Roman"/>
              <w:sz w:val="24"/>
              <w:lang w:eastAsia="he-IL"/>
            </w:rPr>
          </w:rPrChange>
        </w:rPr>
        <w:t>BIM360</w:t>
      </w:r>
      <w:r w:rsidR="00B158C8" w:rsidRPr="00010762">
        <w:rPr>
          <w:rFonts w:ascii="Times New Roman" w:eastAsia="Times New Roman" w:hAnsi="Times New Roman"/>
          <w:sz w:val="24"/>
          <w:rtl/>
          <w:lang w:eastAsia="he-IL"/>
          <w:rPrChange w:id="2028" w:author="Kook Sec" w:date="2021-04-20T16:07:00Z">
            <w:rPr>
              <w:rFonts w:ascii="Times New Roman" w:eastAsia="Times New Roman" w:hAnsi="Times New Roman"/>
              <w:sz w:val="24"/>
              <w:rtl/>
              <w:lang w:eastAsia="he-IL"/>
            </w:rPr>
          </w:rPrChange>
        </w:rPr>
        <w:t xml:space="preserve">" שם ישמרו כל קבצי ה </w:t>
      </w:r>
      <w:r w:rsidR="00B158C8" w:rsidRPr="00010762">
        <w:rPr>
          <w:rFonts w:ascii="Times New Roman" w:eastAsia="Times New Roman" w:hAnsi="Times New Roman"/>
          <w:sz w:val="24"/>
          <w:lang w:eastAsia="he-IL"/>
          <w:rPrChange w:id="2029" w:author="Kook Sec" w:date="2021-04-20T16:07:00Z">
            <w:rPr>
              <w:rFonts w:ascii="Times New Roman" w:eastAsia="Times New Roman" w:hAnsi="Times New Roman"/>
              <w:sz w:val="24"/>
              <w:lang w:eastAsia="he-IL"/>
            </w:rPr>
          </w:rPrChange>
        </w:rPr>
        <w:t>REVIT</w:t>
      </w:r>
      <w:r w:rsidR="00B158C8" w:rsidRPr="00010762">
        <w:rPr>
          <w:rFonts w:ascii="Times New Roman" w:eastAsia="Times New Roman" w:hAnsi="Times New Roman"/>
          <w:sz w:val="24"/>
          <w:rtl/>
          <w:lang w:eastAsia="he-IL"/>
          <w:rPrChange w:id="2030" w:author="Kook Sec" w:date="2021-04-20T16:07:00Z">
            <w:rPr>
              <w:rFonts w:ascii="Times New Roman" w:eastAsia="Times New Roman" w:hAnsi="Times New Roman"/>
              <w:sz w:val="24"/>
              <w:rtl/>
              <w:lang w:eastAsia="he-IL"/>
            </w:rPr>
          </w:rPrChange>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010762">
        <w:rPr>
          <w:rFonts w:ascii="Times New Roman" w:eastAsia="Times New Roman" w:hAnsi="Times New Roman"/>
          <w:sz w:val="24"/>
          <w:lang w:eastAsia="he-IL"/>
          <w:rPrChange w:id="2031" w:author="Kook Sec" w:date="2021-04-20T16:07:00Z">
            <w:rPr>
              <w:rFonts w:ascii="Times New Roman" w:eastAsia="Times New Roman" w:hAnsi="Times New Roman"/>
              <w:sz w:val="24"/>
              <w:lang w:eastAsia="he-IL"/>
            </w:rPr>
          </w:rPrChange>
        </w:rPr>
        <w:t>BIM360</w:t>
      </w:r>
      <w:r w:rsidR="00B158C8" w:rsidRPr="00010762">
        <w:rPr>
          <w:rFonts w:ascii="Times New Roman" w:eastAsia="Times New Roman" w:hAnsi="Times New Roman"/>
          <w:sz w:val="24"/>
          <w:rtl/>
          <w:lang w:eastAsia="he-IL"/>
          <w:rPrChange w:id="2032" w:author="Kook Sec" w:date="2021-04-20T16:07:00Z">
            <w:rPr>
              <w:rFonts w:ascii="Times New Roman" w:eastAsia="Times New Roman" w:hAnsi="Times New Roman"/>
              <w:sz w:val="24"/>
              <w:rtl/>
              <w:lang w:eastAsia="he-IL"/>
            </w:rPr>
          </w:rPrChange>
        </w:rPr>
        <w:t xml:space="preserve">". העבודה במודל תהיה כפופה להוראות מנהל המודל ולמסמך ה </w:t>
      </w:r>
      <w:r w:rsidR="00B158C8" w:rsidRPr="00010762">
        <w:rPr>
          <w:rFonts w:ascii="Times New Roman" w:eastAsia="Times New Roman" w:hAnsi="Times New Roman"/>
          <w:sz w:val="24"/>
          <w:lang w:eastAsia="he-IL"/>
          <w:rPrChange w:id="2033" w:author="Kook Sec" w:date="2021-04-20T16:07:00Z">
            <w:rPr>
              <w:rFonts w:ascii="Times New Roman" w:eastAsia="Times New Roman" w:hAnsi="Times New Roman"/>
              <w:sz w:val="24"/>
              <w:lang w:eastAsia="he-IL"/>
            </w:rPr>
          </w:rPrChange>
        </w:rPr>
        <w:t>BEP</w:t>
      </w:r>
      <w:r w:rsidR="00B158C8" w:rsidRPr="00010762">
        <w:rPr>
          <w:rFonts w:ascii="Times New Roman" w:eastAsia="Times New Roman" w:hAnsi="Times New Roman"/>
          <w:sz w:val="24"/>
          <w:rtl/>
          <w:lang w:eastAsia="he-IL"/>
          <w:rPrChange w:id="2034" w:author="Kook Sec" w:date="2021-04-20T16:07:00Z">
            <w:rPr>
              <w:rFonts w:ascii="Times New Roman" w:eastAsia="Times New Roman" w:hAnsi="Times New Roman"/>
              <w:sz w:val="24"/>
              <w:rtl/>
              <w:lang w:eastAsia="he-IL"/>
            </w:rPr>
          </w:rPrChange>
        </w:rPr>
        <w:t xml:space="preserve"> שיופץ בהמשך ע"י מנהל המודל. שמירה, הדפסת תכניות וקבצים (</w:t>
      </w:r>
      <w:r w:rsidR="00B158C8" w:rsidRPr="00010762">
        <w:rPr>
          <w:rFonts w:ascii="Times New Roman" w:eastAsia="Times New Roman" w:hAnsi="Times New Roman"/>
          <w:sz w:val="24"/>
          <w:lang w:eastAsia="he-IL"/>
          <w:rPrChange w:id="2035" w:author="Kook Sec" w:date="2021-04-20T16:07:00Z">
            <w:rPr>
              <w:rFonts w:ascii="Times New Roman" w:eastAsia="Times New Roman" w:hAnsi="Times New Roman"/>
              <w:sz w:val="24"/>
              <w:lang w:eastAsia="he-IL"/>
            </w:rPr>
          </w:rPrChange>
        </w:rPr>
        <w:t>PLT/PDF/DWG</w:t>
      </w:r>
      <w:r w:rsidR="00B158C8" w:rsidRPr="00010762">
        <w:rPr>
          <w:rFonts w:ascii="Times New Roman" w:eastAsia="Times New Roman" w:hAnsi="Times New Roman"/>
          <w:sz w:val="24"/>
          <w:rtl/>
          <w:lang w:eastAsia="he-IL"/>
          <w:rPrChange w:id="2036" w:author="Kook Sec" w:date="2021-04-20T16:07:00Z">
            <w:rPr>
              <w:rFonts w:ascii="Times New Roman" w:eastAsia="Times New Roman" w:hAnsi="Times New Roman"/>
              <w:sz w:val="24"/>
              <w:rtl/>
              <w:lang w:eastAsia="he-IL"/>
            </w:rPr>
          </w:rPrChange>
        </w:rPr>
        <w:t>), שיתוף, תיאום וקליטת קבצים ממתכננים ויועצים אחרים יבוצע באמצעות תוכנה כדוגמת @</w:t>
      </w:r>
      <w:r w:rsidR="00B158C8" w:rsidRPr="00010762">
        <w:rPr>
          <w:rFonts w:ascii="Times New Roman" w:eastAsia="Times New Roman" w:hAnsi="Times New Roman"/>
          <w:sz w:val="24"/>
          <w:lang w:eastAsia="he-IL"/>
          <w:rPrChange w:id="2037" w:author="Kook Sec" w:date="2021-04-20T16:07:00Z">
            <w:rPr>
              <w:rFonts w:ascii="Times New Roman" w:eastAsia="Times New Roman" w:hAnsi="Times New Roman"/>
              <w:sz w:val="24"/>
              <w:lang w:eastAsia="he-IL"/>
            </w:rPr>
          </w:rPrChange>
        </w:rPr>
        <w:t>view</w:t>
      </w:r>
      <w:r w:rsidR="00B158C8" w:rsidRPr="00010762">
        <w:rPr>
          <w:rFonts w:ascii="Times New Roman" w:eastAsia="Times New Roman" w:hAnsi="Times New Roman"/>
          <w:sz w:val="24"/>
          <w:rtl/>
          <w:lang w:eastAsia="he-IL"/>
          <w:rPrChange w:id="2038" w:author="Kook Sec" w:date="2021-04-20T16:07:00Z">
            <w:rPr>
              <w:rFonts w:ascii="Times New Roman" w:eastAsia="Times New Roman" w:hAnsi="Times New Roman"/>
              <w:sz w:val="24"/>
              <w:rtl/>
              <w:lang w:eastAsia="he-IL"/>
            </w:rPr>
          </w:rPrChange>
        </w:rPr>
        <w:t>. כל תעבורת הקבצים תבוצע באמצעות התוכנה בלבד או תוכנה אחרת לפי החלטת המזמין.</w:t>
      </w:r>
    </w:p>
    <w:p w14:paraId="4720CFAD" w14:textId="77777777" w:rsidR="00E64AE3" w:rsidRPr="00010762"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Change w:id="2039" w:author="Kook Sec" w:date="2021-04-20T16:07:00Z">
            <w:rPr>
              <w:rFonts w:ascii="Times New Roman" w:eastAsia="Times New Roman" w:hAnsi="Times New Roman"/>
              <w:color w:val="FF0000"/>
              <w:sz w:val="24"/>
              <w:rtl/>
              <w:lang w:eastAsia="he-IL"/>
            </w:rPr>
          </w:rPrChange>
        </w:rPr>
      </w:pPr>
    </w:p>
    <w:p w14:paraId="50CC072C"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4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41" w:author="Kook Sec" w:date="2021-04-20T16:07:00Z">
            <w:rPr>
              <w:rFonts w:ascii="Times New Roman" w:eastAsia="Times New Roman" w:hAnsi="Times New Roman" w:hint="cs"/>
              <w:sz w:val="24"/>
              <w:rtl/>
              <w:lang w:eastAsia="he-IL"/>
            </w:rPr>
          </w:rPrChange>
        </w:rPr>
        <w:t>3.2</w:t>
      </w:r>
      <w:r w:rsidRPr="00010762">
        <w:rPr>
          <w:rFonts w:ascii="Times New Roman" w:eastAsia="Times New Roman" w:hAnsi="Times New Roman" w:hint="cs"/>
          <w:sz w:val="24"/>
          <w:rtl/>
          <w:lang w:eastAsia="he-IL"/>
          <w:rPrChange w:id="2042" w:author="Kook Sec" w:date="2021-04-20T16:07:00Z">
            <w:rPr>
              <w:rFonts w:ascii="Times New Roman" w:eastAsia="Times New Roman" w:hAnsi="Times New Roman" w:hint="cs"/>
              <w:sz w:val="24"/>
              <w:rtl/>
              <w:lang w:eastAsia="he-IL"/>
            </w:rPr>
          </w:rPrChange>
        </w:rPr>
        <w:tab/>
        <w:t>בעלי המקצוע במשרד המתכנן הם:</w:t>
      </w:r>
    </w:p>
    <w:p w14:paraId="3E3C0F55"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43" w:author="Kook Sec" w:date="2021-04-20T16:07:00Z">
            <w:rPr>
              <w:rFonts w:ascii="Times New Roman" w:eastAsia="Times New Roman" w:hAnsi="Times New Roman"/>
              <w:sz w:val="24"/>
              <w:rtl/>
              <w:lang w:eastAsia="he-IL"/>
            </w:rPr>
          </w:rPrChange>
        </w:rPr>
      </w:pPr>
    </w:p>
    <w:p w14:paraId="2124FC62"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4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45" w:author="Kook Sec" w:date="2021-04-20T16:07:00Z">
            <w:rPr>
              <w:rFonts w:ascii="Times New Roman" w:eastAsia="Times New Roman" w:hAnsi="Times New Roman" w:hint="cs"/>
              <w:sz w:val="24"/>
              <w:rtl/>
              <w:lang w:eastAsia="he-IL"/>
            </w:rPr>
          </w:rPrChange>
        </w:rPr>
        <w:t>א.</w:t>
      </w:r>
      <w:r w:rsidRPr="00010762">
        <w:rPr>
          <w:rFonts w:ascii="Times New Roman" w:eastAsia="Times New Roman" w:hAnsi="Times New Roman" w:hint="cs"/>
          <w:sz w:val="24"/>
          <w:rtl/>
          <w:lang w:eastAsia="he-IL"/>
          <w:rPrChange w:id="2046" w:author="Kook Sec" w:date="2021-04-20T16:07:00Z">
            <w:rPr>
              <w:rFonts w:ascii="Times New Roman" w:eastAsia="Times New Roman" w:hAnsi="Times New Roman" w:hint="cs"/>
              <w:sz w:val="24"/>
              <w:rtl/>
              <w:lang w:eastAsia="he-IL"/>
            </w:rPr>
          </w:rPrChange>
        </w:rPr>
        <w:tab/>
        <w:t xml:space="preserve">ראש צוות: </w:t>
      </w:r>
      <w:sdt>
        <w:sdtPr>
          <w:rPr>
            <w:rFonts w:ascii="Times New Roman" w:eastAsia="Times New Roman" w:hAnsi="Times New Roman"/>
            <w:sz w:val="24"/>
            <w:rtl/>
            <w:lang w:eastAsia="he-IL"/>
            <w:rPrChange w:id="2047" w:author="Kook Sec" w:date="2021-04-20T16:07:00Z">
              <w:rPr>
                <w:rFonts w:ascii="Times New Roman" w:eastAsia="Times New Roman" w:hAnsi="Times New Roman"/>
                <w:color w:val="008000"/>
                <w:sz w:val="24"/>
                <w:rtl/>
                <w:lang w:eastAsia="he-IL"/>
              </w:rPr>
            </w:rPrChange>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048" w:author="Kook Sec" w:date="2021-04-20T15:46:00Z">
            <w:r w:rsidR="00010762" w:rsidRPr="00010762">
              <w:rPr>
                <w:rFonts w:ascii="Times New Roman" w:eastAsia="Times New Roman" w:hAnsi="Times New Roman" w:hint="cs"/>
                <w:sz w:val="24"/>
                <w:rtl/>
                <w:lang w:eastAsia="he-IL"/>
                <w:rPrChange w:id="2049" w:author="Kook Sec" w:date="2021-04-20T16:07:00Z">
                  <w:rPr>
                    <w:rFonts w:ascii="Times New Roman" w:eastAsia="Times New Roman" w:hAnsi="Times New Roman" w:hint="cs"/>
                    <w:color w:val="008000"/>
                    <w:sz w:val="24"/>
                    <w:rtl/>
                    <w:lang w:eastAsia="he-IL"/>
                  </w:rPr>
                </w:rPrChange>
              </w:rPr>
              <w:t>מולי ויתקין</w:t>
            </w:r>
          </w:ins>
        </w:sdtContent>
      </w:sdt>
    </w:p>
    <w:p w14:paraId="22F3008A" w14:textId="77777777" w:rsidR="00E64AE3" w:rsidRPr="00010762"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Change w:id="205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51" w:author="Kook Sec" w:date="2021-04-20T16:07:00Z">
            <w:rPr>
              <w:rFonts w:ascii="Times New Roman" w:eastAsia="Times New Roman" w:hAnsi="Times New Roman" w:hint="cs"/>
              <w:sz w:val="24"/>
              <w:rtl/>
              <w:lang w:eastAsia="he-IL"/>
            </w:rPr>
          </w:rPrChange>
        </w:rPr>
        <w:t xml:space="preserve">ב. </w:t>
      </w:r>
      <w:r w:rsidRPr="00010762">
        <w:rPr>
          <w:rFonts w:ascii="Times New Roman" w:eastAsia="Times New Roman" w:hAnsi="Times New Roman" w:hint="cs"/>
          <w:sz w:val="24"/>
          <w:rtl/>
          <w:lang w:eastAsia="he-IL"/>
          <w:rPrChange w:id="2052" w:author="Kook Sec" w:date="2021-04-20T16:07:00Z">
            <w:rPr>
              <w:rFonts w:ascii="Times New Roman" w:eastAsia="Times New Roman" w:hAnsi="Times New Roman" w:hint="cs"/>
              <w:sz w:val="24"/>
              <w:rtl/>
              <w:lang w:eastAsia="he-IL"/>
            </w:rPr>
          </w:rPrChange>
        </w:rPr>
        <w:tab/>
        <w:t xml:space="preserve">מספר העובדים המקצועיים במשרד המתכנן לצורך מתן שירותי המתכנן ע"פ חוזה זה: </w:t>
      </w:r>
      <w:sdt>
        <w:sdtPr>
          <w:rPr>
            <w:rFonts w:ascii="Times New Roman" w:eastAsia="Times New Roman" w:hAnsi="Times New Roman"/>
            <w:sz w:val="24"/>
            <w:rtl/>
            <w:lang w:eastAsia="he-IL"/>
            <w:rPrChange w:id="2053" w:author="Kook Sec" w:date="2021-04-20T16:07:00Z">
              <w:rPr>
                <w:rFonts w:ascii="Times New Roman" w:eastAsia="Times New Roman" w:hAnsi="Times New Roman"/>
                <w:color w:val="008000"/>
                <w:sz w:val="24"/>
                <w:rtl/>
                <w:lang w:eastAsia="he-IL"/>
              </w:rPr>
            </w:rPrChange>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rPr>
            <w:rPrChange w:id="2054" w:author="Kook Sec" w:date="2021-04-20T16:07:00Z">
              <w:rPr/>
            </w:rPrChange>
          </w:rPr>
        </w:sdtEndPr>
        <w:sdtContent>
          <w:r w:rsidRPr="00010762">
            <w:rPr>
              <w:rFonts w:cstheme="minorBidi"/>
              <w:rtl/>
              <w:rPrChange w:id="2055" w:author="Kook Sec" w:date="2021-04-20T16:07:00Z">
                <w:rPr>
                  <w:rFonts w:cstheme="minorBidi"/>
                  <w:color w:val="00B0F0"/>
                  <w:rtl/>
                </w:rPr>
              </w:rPrChange>
            </w:rPr>
            <w:t>[שדה נוסף 5]</w:t>
          </w:r>
        </w:sdtContent>
      </w:sdt>
    </w:p>
    <w:p w14:paraId="5F6865CE"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56" w:author="Kook Sec" w:date="2021-04-20T16:07:00Z">
            <w:rPr>
              <w:rFonts w:ascii="Times New Roman" w:eastAsia="Times New Roman" w:hAnsi="Times New Roman"/>
              <w:sz w:val="24"/>
              <w:rtl/>
              <w:lang w:eastAsia="he-IL"/>
            </w:rPr>
          </w:rPrChange>
        </w:rPr>
      </w:pPr>
    </w:p>
    <w:p w14:paraId="4316681A"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57" w:author="Kook Sec" w:date="2021-04-20T16:07:00Z">
            <w:rPr>
              <w:rFonts w:ascii="Times New Roman" w:eastAsia="Times New Roman" w:hAnsi="Times New Roman"/>
              <w:color w:val="FF0000"/>
              <w:sz w:val="24"/>
              <w:rtl/>
              <w:lang w:eastAsia="he-IL"/>
            </w:rPr>
          </w:rPrChange>
        </w:rPr>
      </w:pPr>
      <w:r w:rsidRPr="00010762">
        <w:rPr>
          <w:rFonts w:ascii="Times New Roman" w:eastAsia="Times New Roman" w:hAnsi="Times New Roman" w:hint="cs"/>
          <w:sz w:val="24"/>
          <w:rtl/>
          <w:lang w:eastAsia="he-IL"/>
          <w:rPrChange w:id="2058" w:author="Kook Sec" w:date="2021-04-20T16:07:00Z">
            <w:rPr>
              <w:rFonts w:ascii="Times New Roman" w:eastAsia="Times New Roman" w:hAnsi="Times New Roman" w:hint="cs"/>
              <w:sz w:val="24"/>
              <w:rtl/>
              <w:lang w:eastAsia="he-IL"/>
            </w:rPr>
          </w:rPrChange>
        </w:rPr>
        <w:t>3.4</w:t>
      </w:r>
      <w:r w:rsidRPr="00010762">
        <w:rPr>
          <w:rFonts w:ascii="Times New Roman" w:eastAsia="Times New Roman" w:hAnsi="Times New Roman" w:hint="cs"/>
          <w:sz w:val="24"/>
          <w:rtl/>
          <w:lang w:eastAsia="he-IL"/>
          <w:rPrChange w:id="2059" w:author="Kook Sec" w:date="2021-04-20T16:07:00Z">
            <w:rPr>
              <w:rFonts w:ascii="Times New Roman" w:eastAsia="Times New Roman" w:hAnsi="Times New Roman" w:hint="cs"/>
              <w:sz w:val="24"/>
              <w:rtl/>
              <w:lang w:eastAsia="he-IL"/>
            </w:rPr>
          </w:rPrChange>
        </w:rPr>
        <w:tab/>
        <w:t xml:space="preserve">המנהל הראשי במשרד המתכנן הוא אדריכל/מהנדס: </w:t>
      </w:r>
      <w:sdt>
        <w:sdtPr>
          <w:rPr>
            <w:rFonts w:ascii="Times New Roman" w:eastAsia="Times New Roman" w:hAnsi="Times New Roman"/>
            <w:sz w:val="24"/>
            <w:rtl/>
            <w:lang w:eastAsia="he-IL"/>
            <w:rPrChange w:id="2060" w:author="Kook Sec" w:date="2021-04-20T16:07:00Z">
              <w:rPr>
                <w:rFonts w:ascii="Times New Roman" w:eastAsia="Times New Roman" w:hAnsi="Times New Roman"/>
                <w:color w:val="008000"/>
                <w:sz w:val="24"/>
                <w:rtl/>
                <w:lang w:eastAsia="he-IL"/>
              </w:rPr>
            </w:rPrChange>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061" w:author="Kook Sec" w:date="2021-04-20T15:47:00Z">
            <w:r w:rsidR="00010762" w:rsidRPr="00010762">
              <w:rPr>
                <w:rFonts w:ascii="Times New Roman" w:eastAsia="Times New Roman" w:hAnsi="Times New Roman" w:hint="cs"/>
                <w:sz w:val="24"/>
                <w:rtl/>
                <w:lang w:eastAsia="he-IL"/>
                <w:rPrChange w:id="2062" w:author="Kook Sec" w:date="2021-04-20T16:07:00Z">
                  <w:rPr>
                    <w:rFonts w:ascii="Times New Roman" w:eastAsia="Times New Roman" w:hAnsi="Times New Roman" w:hint="cs"/>
                    <w:color w:val="008000"/>
                    <w:sz w:val="24"/>
                    <w:rtl/>
                    <w:lang w:eastAsia="he-IL"/>
                  </w:rPr>
                </w:rPrChange>
              </w:rPr>
              <w:t>מולי ויתקין</w:t>
            </w:r>
          </w:ins>
        </w:sdtContent>
      </w:sdt>
    </w:p>
    <w:p w14:paraId="4DA4863C"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63" w:author="Kook Sec" w:date="2021-04-20T16:07:00Z">
            <w:rPr>
              <w:rFonts w:ascii="Times New Roman" w:eastAsia="Times New Roman" w:hAnsi="Times New Roman"/>
              <w:sz w:val="24"/>
              <w:rtl/>
              <w:lang w:eastAsia="he-IL"/>
            </w:rPr>
          </w:rPrChange>
        </w:rPr>
      </w:pPr>
    </w:p>
    <w:p w14:paraId="3BBE8F01"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6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65" w:author="Kook Sec" w:date="2021-04-20T16:07:00Z">
            <w:rPr>
              <w:rFonts w:ascii="Times New Roman" w:eastAsia="Times New Roman" w:hAnsi="Times New Roman" w:hint="cs"/>
              <w:sz w:val="24"/>
              <w:rtl/>
              <w:lang w:eastAsia="he-IL"/>
            </w:rPr>
          </w:rPrChange>
        </w:rPr>
        <w:t>5.2</w:t>
      </w:r>
      <w:r w:rsidRPr="00010762">
        <w:rPr>
          <w:rFonts w:ascii="Times New Roman" w:eastAsia="Times New Roman" w:hAnsi="Times New Roman" w:hint="cs"/>
          <w:sz w:val="24"/>
          <w:rtl/>
          <w:lang w:eastAsia="he-IL"/>
          <w:rPrChange w:id="2066" w:author="Kook Sec" w:date="2021-04-20T16:07:00Z">
            <w:rPr>
              <w:rFonts w:ascii="Times New Roman" w:eastAsia="Times New Roman" w:hAnsi="Times New Roman" w:hint="cs"/>
              <w:sz w:val="24"/>
              <w:rtl/>
              <w:lang w:eastAsia="he-IL"/>
            </w:rPr>
          </w:rPrChange>
        </w:rPr>
        <w:tab/>
        <w:t>הנושאים הם:</w:t>
      </w:r>
    </w:p>
    <w:p w14:paraId="1880DFB9" w14:textId="77777777" w:rsidR="00E64AE3" w:rsidRPr="00010762"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2067" w:author="Kook Sec" w:date="2021-04-20T16:07:00Z">
            <w:rPr>
              <w:rFonts w:ascii="Times New Roman" w:eastAsia="Times New Roman" w:hAnsi="Times New Roman"/>
              <w:sz w:val="24"/>
              <w:rtl/>
              <w:lang w:eastAsia="he-IL"/>
            </w:rPr>
          </w:rPrChange>
        </w:rPr>
      </w:pPr>
    </w:p>
    <w:p w14:paraId="23138530"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6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69" w:author="Kook Sec" w:date="2021-04-20T16:07:00Z">
            <w:rPr>
              <w:rFonts w:ascii="Times New Roman" w:eastAsia="Times New Roman" w:hAnsi="Times New Roman" w:hint="cs"/>
              <w:sz w:val="24"/>
              <w:rtl/>
              <w:lang w:eastAsia="he-IL"/>
            </w:rPr>
          </w:rPrChange>
        </w:rPr>
        <w:t>א.</w:t>
      </w:r>
      <w:r w:rsidRPr="00010762">
        <w:rPr>
          <w:rFonts w:ascii="Times New Roman" w:eastAsia="Times New Roman" w:hAnsi="Times New Roman" w:hint="cs"/>
          <w:sz w:val="24"/>
          <w:rtl/>
          <w:lang w:eastAsia="he-IL"/>
          <w:rPrChange w:id="2070" w:author="Kook Sec" w:date="2021-04-20T16:07:00Z">
            <w:rPr>
              <w:rFonts w:ascii="Times New Roman" w:eastAsia="Times New Roman" w:hAnsi="Times New Roman" w:hint="cs"/>
              <w:sz w:val="24"/>
              <w:rtl/>
              <w:lang w:eastAsia="he-IL"/>
            </w:rPr>
          </w:rPrChange>
        </w:rPr>
        <w:tab/>
        <w:t>התקדמות שרותי המתכנן.</w:t>
      </w:r>
    </w:p>
    <w:p w14:paraId="3EE95921"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7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72" w:author="Kook Sec" w:date="2021-04-20T16:07:00Z">
            <w:rPr>
              <w:rFonts w:ascii="Times New Roman" w:eastAsia="Times New Roman" w:hAnsi="Times New Roman" w:hint="cs"/>
              <w:sz w:val="24"/>
              <w:rtl/>
              <w:lang w:eastAsia="he-IL"/>
            </w:rPr>
          </w:rPrChange>
        </w:rPr>
        <w:t>ב.</w:t>
      </w:r>
      <w:r w:rsidRPr="00010762">
        <w:rPr>
          <w:rFonts w:ascii="Times New Roman" w:eastAsia="Times New Roman" w:hAnsi="Times New Roman" w:hint="cs"/>
          <w:sz w:val="24"/>
          <w:rtl/>
          <w:lang w:eastAsia="he-IL"/>
          <w:rPrChange w:id="2073" w:author="Kook Sec" w:date="2021-04-20T16:07:00Z">
            <w:rPr>
              <w:rFonts w:ascii="Times New Roman" w:eastAsia="Times New Roman" w:hAnsi="Times New Roman" w:hint="cs"/>
              <w:sz w:val="24"/>
              <w:rtl/>
              <w:lang w:eastAsia="he-IL"/>
            </w:rPr>
          </w:rPrChange>
        </w:rPr>
        <w:tab/>
        <w:t>סטיות מלוח הזמנים לרבות סיבת הסטייה.</w:t>
      </w:r>
    </w:p>
    <w:p w14:paraId="190D26E6"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7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75" w:author="Kook Sec" w:date="2021-04-20T16:07:00Z">
            <w:rPr>
              <w:rFonts w:ascii="Times New Roman" w:eastAsia="Times New Roman" w:hAnsi="Times New Roman" w:hint="cs"/>
              <w:sz w:val="24"/>
              <w:rtl/>
              <w:lang w:eastAsia="he-IL"/>
            </w:rPr>
          </w:rPrChange>
        </w:rPr>
        <w:t>ג.</w:t>
      </w:r>
      <w:r w:rsidRPr="00010762">
        <w:rPr>
          <w:rFonts w:ascii="Times New Roman" w:eastAsia="Times New Roman" w:hAnsi="Times New Roman" w:hint="cs"/>
          <w:sz w:val="24"/>
          <w:rtl/>
          <w:lang w:eastAsia="he-IL"/>
          <w:rPrChange w:id="2076" w:author="Kook Sec" w:date="2021-04-20T16:07:00Z">
            <w:rPr>
              <w:rFonts w:ascii="Times New Roman" w:eastAsia="Times New Roman" w:hAnsi="Times New Roman" w:hint="cs"/>
              <w:sz w:val="24"/>
              <w:rtl/>
              <w:lang w:eastAsia="he-IL"/>
            </w:rPr>
          </w:rPrChange>
        </w:rPr>
        <w:tab/>
        <w:t>תאום לוח הזמנים המתחייב מסטיות לרבות תיאור השלכות התאום על הפרויקט.</w:t>
      </w:r>
    </w:p>
    <w:p w14:paraId="289A0C37"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7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78" w:author="Kook Sec" w:date="2021-04-20T16:07:00Z">
            <w:rPr>
              <w:rFonts w:ascii="Times New Roman" w:eastAsia="Times New Roman" w:hAnsi="Times New Roman" w:hint="cs"/>
              <w:sz w:val="24"/>
              <w:rtl/>
              <w:lang w:eastAsia="he-IL"/>
            </w:rPr>
          </w:rPrChange>
        </w:rPr>
        <w:t>ד.</w:t>
      </w:r>
      <w:r w:rsidRPr="00010762">
        <w:rPr>
          <w:rFonts w:ascii="Times New Roman" w:eastAsia="Times New Roman" w:hAnsi="Times New Roman" w:hint="cs"/>
          <w:sz w:val="24"/>
          <w:rtl/>
          <w:lang w:eastAsia="he-IL"/>
          <w:rPrChange w:id="2079" w:author="Kook Sec" w:date="2021-04-20T16:07:00Z">
            <w:rPr>
              <w:rFonts w:ascii="Times New Roman" w:eastAsia="Times New Roman" w:hAnsi="Times New Roman" w:hint="cs"/>
              <w:sz w:val="24"/>
              <w:rtl/>
              <w:lang w:eastAsia="he-IL"/>
            </w:rPr>
          </w:rPrChange>
        </w:rPr>
        <w:tab/>
        <w:t>סטיות מהערכות ו/או תחזיות תקציביות והשלכותיהן.</w:t>
      </w:r>
    </w:p>
    <w:p w14:paraId="38D35879" w14:textId="77777777" w:rsidR="00E64AE3" w:rsidRPr="00010762"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208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81" w:author="Kook Sec" w:date="2021-04-20T16:07:00Z">
            <w:rPr>
              <w:rFonts w:ascii="Times New Roman" w:eastAsia="Times New Roman" w:hAnsi="Times New Roman" w:hint="cs"/>
              <w:sz w:val="24"/>
              <w:rtl/>
              <w:lang w:eastAsia="he-IL"/>
            </w:rPr>
          </w:rPrChange>
        </w:rPr>
        <w:t>ה.</w:t>
      </w:r>
      <w:r w:rsidRPr="00010762">
        <w:rPr>
          <w:rFonts w:ascii="Times New Roman" w:eastAsia="Times New Roman" w:hAnsi="Times New Roman" w:hint="cs"/>
          <w:sz w:val="24"/>
          <w:rtl/>
          <w:lang w:eastAsia="he-IL"/>
          <w:rPrChange w:id="2082" w:author="Kook Sec" w:date="2021-04-20T16:07:00Z">
            <w:rPr>
              <w:rFonts w:ascii="Times New Roman" w:eastAsia="Times New Roman" w:hAnsi="Times New Roman" w:hint="cs"/>
              <w:sz w:val="24"/>
              <w:rtl/>
              <w:lang w:eastAsia="he-IL"/>
            </w:rPr>
          </w:rPrChange>
        </w:rPr>
        <w:tab/>
        <w:t>ריכוז הוראות שנויים.</w:t>
      </w:r>
    </w:p>
    <w:p w14:paraId="1EF5E02B" w14:textId="77777777" w:rsidR="00E64AE3" w:rsidRPr="00010762"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Change w:id="2083" w:author="Kook Sec" w:date="2021-04-20T16:07:00Z">
            <w:rPr>
              <w:rFonts w:ascii="Times New Roman" w:eastAsia="Times New Roman" w:hAnsi="Times New Roman"/>
              <w:b/>
              <w:bCs/>
              <w:sz w:val="24"/>
              <w:u w:val="single"/>
              <w:rtl/>
            </w:rPr>
          </w:rPrChange>
        </w:rPr>
      </w:pPr>
    </w:p>
    <w:p w14:paraId="59A58CAA" w14:textId="77777777" w:rsidR="00E64AE3" w:rsidRPr="00010762"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Change w:id="208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85" w:author="Kook Sec" w:date="2021-04-20T16:07:00Z">
            <w:rPr>
              <w:rFonts w:ascii="Times New Roman" w:eastAsia="Times New Roman" w:hAnsi="Times New Roman" w:hint="cs"/>
              <w:sz w:val="24"/>
              <w:rtl/>
              <w:lang w:eastAsia="he-IL"/>
            </w:rPr>
          </w:rPrChange>
        </w:rPr>
        <w:t xml:space="preserve">17.7 </w:t>
      </w:r>
      <w:r w:rsidRPr="00010762">
        <w:rPr>
          <w:rFonts w:ascii="Times New Roman" w:eastAsia="Times New Roman" w:hAnsi="Times New Roman" w:hint="cs"/>
          <w:sz w:val="24"/>
          <w:rtl/>
          <w:lang w:eastAsia="he-IL"/>
          <w:rPrChange w:id="2086" w:author="Kook Sec" w:date="2021-04-20T16:07:00Z">
            <w:rPr>
              <w:rFonts w:ascii="Times New Roman" w:eastAsia="Times New Roman" w:hAnsi="Times New Roman" w:hint="cs"/>
              <w:sz w:val="24"/>
              <w:rtl/>
              <w:lang w:eastAsia="he-IL"/>
            </w:rPr>
          </w:rPrChange>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010762" w14:paraId="49ACEEB3" w14:textId="77777777" w:rsidTr="00E64AE3">
        <w:tc>
          <w:tcPr>
            <w:tcW w:w="3366" w:type="dxa"/>
          </w:tcPr>
          <w:p w14:paraId="3F1234B1" w14:textId="77777777" w:rsidR="00E64AE3" w:rsidRPr="00010762" w:rsidRDefault="00010762" w:rsidP="00E64AE3">
            <w:pPr>
              <w:widowControl w:val="0"/>
              <w:spacing w:before="0" w:beforeAutospacing="0" w:after="0" w:afterAutospacing="0" w:line="240" w:lineRule="auto"/>
              <w:outlineLvl w:val="2"/>
              <w:rPr>
                <w:rFonts w:ascii="Times New Roman" w:eastAsia="Times New Roman" w:hAnsi="Times New Roman"/>
                <w:sz w:val="24"/>
                <w:rtl/>
                <w:lang w:eastAsia="he-IL"/>
                <w:rPrChange w:id="2087" w:author="Kook Sec" w:date="2021-04-20T16:07:00Z">
                  <w:rPr>
                    <w:rFonts w:ascii="Times New Roman" w:eastAsia="Times New Roman" w:hAnsi="Times New Roman"/>
                    <w:sz w:val="24"/>
                    <w:rtl/>
                    <w:lang w:eastAsia="he-IL"/>
                  </w:rPr>
                </w:rPrChange>
              </w:rPr>
            </w:pPr>
            <w:sdt>
              <w:sdtPr>
                <w:rPr>
                  <w:rFonts w:ascii="Times New Roman" w:eastAsia="Times New Roman" w:hAnsi="Times New Roman" w:hint="cs"/>
                  <w:sz w:val="24"/>
                  <w:rtl/>
                  <w:lang w:eastAsia="he-IL"/>
                  <w:rPrChange w:id="2088" w:author="Kook Sec" w:date="2021-04-20T16:07:00Z">
                    <w:rPr>
                      <w:rFonts w:ascii="Times New Roman" w:eastAsia="Times New Roman" w:hAnsi="Times New Roman" w:hint="cs"/>
                      <w:color w:val="008000"/>
                      <w:sz w:val="24"/>
                      <w:rtl/>
                      <w:lang w:eastAsia="he-IL"/>
                    </w:rPr>
                  </w:rPrChange>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Change w:id="2089" w:author="Kook Sec" w:date="2021-04-20T16:07:00Z">
                    <w:rPr/>
                  </w:rPrChange>
                </w:rPr>
              </w:sdtEndPr>
              <w:sdtContent>
                <w:ins w:id="2090" w:author="Kook Sec" w:date="2021-04-20T15:47:00Z">
                  <w:r w:rsidRPr="00010762">
                    <w:rPr>
                      <w:rFonts w:ascii="Times New Roman" w:eastAsia="Times New Roman" w:hAnsi="Times New Roman" w:hint="cs"/>
                      <w:sz w:val="24"/>
                      <w:rtl/>
                      <w:lang w:eastAsia="he-IL"/>
                      <w:rPrChange w:id="2091" w:author="Kook Sec" w:date="2021-04-20T16:07:00Z">
                        <w:rPr>
                          <w:rFonts w:ascii="Times New Roman" w:eastAsia="Times New Roman" w:hAnsi="Times New Roman" w:hint="cs"/>
                          <w:color w:val="008000"/>
                          <w:sz w:val="24"/>
                          <w:rtl/>
                          <w:lang w:eastAsia="he-IL"/>
                        </w:rPr>
                      </w:rPrChange>
                    </w:rPr>
                    <w:t>100%</w:t>
                  </w:r>
                </w:ins>
              </w:sdtContent>
            </w:sdt>
          </w:p>
          <w:p w14:paraId="387C4976" w14:textId="77777777" w:rsidR="00E64AE3" w:rsidRPr="00010762"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Change w:id="209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093" w:author="Kook Sec" w:date="2021-04-20T16:07:00Z">
                  <w:rPr>
                    <w:rFonts w:ascii="Times New Roman" w:eastAsia="Times New Roman" w:hAnsi="Times New Roman" w:hint="cs"/>
                    <w:sz w:val="24"/>
                    <w:rtl/>
                    <w:lang w:eastAsia="he-IL"/>
                  </w:rPr>
                </w:rPrChange>
              </w:rPr>
              <w:t xml:space="preserve">             </w:t>
            </w:r>
          </w:p>
        </w:tc>
        <w:tc>
          <w:tcPr>
            <w:tcW w:w="2163" w:type="dxa"/>
          </w:tcPr>
          <w:p w14:paraId="131B0192" w14:textId="77777777" w:rsidR="00E64AE3" w:rsidRPr="00010762" w:rsidRDefault="00E64AE3" w:rsidP="00E64AE3">
            <w:pPr>
              <w:widowControl w:val="0"/>
              <w:spacing w:before="0" w:beforeAutospacing="0" w:after="0" w:afterAutospacing="0" w:line="240" w:lineRule="auto"/>
              <w:ind w:left="720"/>
              <w:outlineLvl w:val="2"/>
              <w:rPr>
                <w:rFonts w:cstheme="minorBidi"/>
                <w:szCs w:val="22"/>
                <w:rPrChange w:id="2094" w:author="Kook Sec" w:date="2021-04-20T16:07:00Z">
                  <w:rPr>
                    <w:rFonts w:cstheme="minorBidi"/>
                    <w:szCs w:val="22"/>
                  </w:rPr>
                </w:rPrChange>
              </w:rPr>
            </w:pPr>
          </w:p>
          <w:p w14:paraId="0E17FF61" w14:textId="77777777" w:rsidR="00E64AE3" w:rsidRPr="00010762"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Change w:id="2095" w:author="Kook Sec" w:date="2021-04-20T16:07:00Z">
                  <w:rPr>
                    <w:rFonts w:ascii="Times New Roman" w:eastAsia="Times New Roman" w:hAnsi="Times New Roman"/>
                    <w:sz w:val="24"/>
                    <w:rtl/>
                    <w:lang w:eastAsia="he-IL"/>
                  </w:rPr>
                </w:rPrChange>
              </w:rPr>
            </w:pPr>
          </w:p>
        </w:tc>
      </w:tr>
    </w:tbl>
    <w:p w14:paraId="0A4E274A" w14:textId="77777777" w:rsidR="00E64AE3" w:rsidRPr="00010762"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Change w:id="2096" w:author="Kook Sec" w:date="2021-04-20T16:07:00Z">
            <w:rPr>
              <w:rFonts w:ascii="Times New Roman" w:eastAsia="Times New Roman" w:hAnsi="Times New Roman"/>
              <w:sz w:val="24"/>
              <w:rtl/>
              <w:lang w:eastAsia="he-IL"/>
            </w:rPr>
          </w:rPrChange>
        </w:rPr>
      </w:pPr>
    </w:p>
    <w:p w14:paraId="734608B0" w14:textId="77777777" w:rsidR="001835AB" w:rsidRPr="00010762"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Change w:id="2097"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hint="cs"/>
          <w:b/>
          <w:bCs/>
          <w:sz w:val="24"/>
          <w:u w:val="single"/>
          <w:rtl/>
          <w:lang w:eastAsia="he-IL"/>
          <w:rPrChange w:id="2098" w:author="Kook Sec" w:date="2021-04-20T16:07:00Z">
            <w:rPr>
              <w:rFonts w:ascii="Times New Roman" w:eastAsia="Times New Roman" w:hAnsi="Times New Roman" w:hint="cs"/>
              <w:b/>
              <w:bCs/>
              <w:color w:val="008000"/>
              <w:sz w:val="24"/>
              <w:u w:val="single"/>
              <w:rtl/>
              <w:lang w:eastAsia="he-IL"/>
            </w:rPr>
          </w:rPrChange>
        </w:rPr>
        <w:br w:type="page"/>
      </w:r>
    </w:p>
    <w:p w14:paraId="60C83ABA" w14:textId="77777777" w:rsidR="001835AB" w:rsidRPr="00010762"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Change w:id="2099" w:author="Kook Sec" w:date="2021-04-20T16:07:00Z">
            <w:rPr>
              <w:rFonts w:ascii="Times New Roman" w:eastAsia="Times New Roman" w:hAnsi="Times New Roman"/>
              <w:b/>
              <w:bCs/>
              <w:sz w:val="24"/>
              <w:u w:val="single"/>
              <w:rtl/>
            </w:rPr>
          </w:rPrChange>
        </w:rPr>
      </w:pPr>
      <w:r w:rsidRPr="00010762">
        <w:rPr>
          <w:rFonts w:ascii="Times New Roman" w:eastAsia="Times New Roman" w:hAnsi="Times New Roman"/>
          <w:b/>
          <w:bCs/>
          <w:sz w:val="24"/>
          <w:u w:val="single"/>
          <w:rtl/>
          <w:rPrChange w:id="2100" w:author="Kook Sec" w:date="2021-04-20T16:07:00Z">
            <w:rPr>
              <w:rFonts w:ascii="Times New Roman" w:eastAsia="Times New Roman" w:hAnsi="Times New Roman"/>
              <w:b/>
              <w:bCs/>
              <w:sz w:val="24"/>
              <w:u w:val="single"/>
              <w:rtl/>
            </w:rPr>
          </w:rPrChange>
        </w:rPr>
        <w:lastRenderedPageBreak/>
        <w:t>נספח "ב"</w:t>
      </w:r>
    </w:p>
    <w:p w14:paraId="7C81D5E5"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Change w:id="210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b/>
          <w:bCs/>
          <w:sz w:val="24"/>
          <w:u w:val="single"/>
          <w:rtl/>
          <w:rPrChange w:id="2102" w:author="Kook Sec" w:date="2021-04-20T16:07:00Z">
            <w:rPr>
              <w:rFonts w:ascii="Times New Roman" w:eastAsia="Times New Roman" w:hAnsi="Times New Roman"/>
              <w:b/>
              <w:bCs/>
              <w:sz w:val="24"/>
              <w:u w:val="single"/>
              <w:rtl/>
            </w:rPr>
          </w:rPrChange>
        </w:rPr>
        <w:t>שירותי היועץ</w:t>
      </w:r>
    </w:p>
    <w:p w14:paraId="1BF7BAB7"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Change w:id="2103" w:author="Kook Sec" w:date="2021-04-20T16:07:00Z">
            <w:rPr>
              <w:rFonts w:ascii="Times New Roman" w:eastAsia="Times New Roman" w:hAnsi="Times New Roman"/>
              <w:sz w:val="24"/>
              <w:rtl/>
              <w:lang w:eastAsia="he-IL"/>
            </w:rPr>
          </w:rPrChange>
        </w:rPr>
      </w:pPr>
    </w:p>
    <w:p w14:paraId="09C2B029"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04" w:author="Kook Sec" w:date="2021-04-20T16:07:00Z">
            <w:rPr>
              <w:rFonts w:ascii="Times New Roman" w:eastAsia="Times New Roman" w:hAnsi="Times New Roman"/>
              <w:sz w:val="24"/>
              <w:rtl/>
              <w:lang w:eastAsia="he-IL"/>
            </w:rPr>
          </w:rPrChange>
        </w:rPr>
      </w:pPr>
    </w:p>
    <w:p w14:paraId="0CECD8C8" w14:textId="77777777" w:rsidR="001835AB" w:rsidRPr="00010762"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Change w:id="210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06" w:author="Kook Sec" w:date="2021-04-20T16:07:00Z">
            <w:rPr>
              <w:rFonts w:ascii="Times New Roman" w:eastAsia="Times New Roman" w:hAnsi="Times New Roman"/>
              <w:sz w:val="24"/>
              <w:rtl/>
              <w:lang w:eastAsia="he-IL"/>
            </w:rPr>
          </w:rPrChange>
        </w:rPr>
        <w:t>1.</w:t>
      </w:r>
      <w:r w:rsidRPr="00010762">
        <w:rPr>
          <w:rFonts w:ascii="Times New Roman" w:eastAsia="Times New Roman" w:hAnsi="Times New Roman"/>
          <w:sz w:val="24"/>
          <w:rtl/>
          <w:lang w:eastAsia="he-IL"/>
          <w:rPrChange w:id="2107"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b/>
          <w:bCs/>
          <w:sz w:val="24"/>
          <w:u w:val="single"/>
          <w:rtl/>
          <w:lang w:eastAsia="he-IL"/>
          <w:rPrChange w:id="2108" w:author="Kook Sec" w:date="2021-04-20T16:07:00Z">
            <w:rPr>
              <w:rFonts w:ascii="Times New Roman" w:eastAsia="Times New Roman" w:hAnsi="Times New Roman"/>
              <w:b/>
              <w:bCs/>
              <w:sz w:val="24"/>
              <w:u w:val="single"/>
              <w:rtl/>
              <w:lang w:eastAsia="he-IL"/>
            </w:rPr>
          </w:rPrChange>
        </w:rPr>
        <w:t>כללי</w:t>
      </w:r>
      <w:r w:rsidRPr="00010762">
        <w:rPr>
          <w:rFonts w:ascii="Times New Roman" w:eastAsia="Times New Roman" w:hAnsi="Times New Roman"/>
          <w:sz w:val="24"/>
          <w:rtl/>
          <w:lang w:eastAsia="he-IL"/>
          <w:rPrChange w:id="2109" w:author="Kook Sec" w:date="2021-04-20T16:07:00Z">
            <w:rPr>
              <w:rFonts w:ascii="Times New Roman" w:eastAsia="Times New Roman" w:hAnsi="Times New Roman"/>
              <w:sz w:val="24"/>
              <w:rtl/>
              <w:lang w:eastAsia="he-IL"/>
            </w:rPr>
          </w:rPrChange>
        </w:rPr>
        <w:t>:</w:t>
      </w:r>
    </w:p>
    <w:p w14:paraId="754539DC"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10" w:author="Kook Sec" w:date="2021-04-20T16:07:00Z">
            <w:rPr>
              <w:rFonts w:ascii="Times New Roman" w:eastAsia="Times New Roman" w:hAnsi="Times New Roman"/>
              <w:sz w:val="24"/>
              <w:rtl/>
              <w:lang w:eastAsia="he-IL"/>
            </w:rPr>
          </w:rPrChange>
        </w:rPr>
      </w:pPr>
    </w:p>
    <w:p w14:paraId="7BC99884" w14:textId="77777777" w:rsidR="001835AB" w:rsidRPr="00010762"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Change w:id="211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12" w:author="Kook Sec" w:date="2021-04-20T16:07:00Z">
            <w:rPr>
              <w:rFonts w:ascii="Times New Roman" w:eastAsia="Times New Roman" w:hAnsi="Times New Roman"/>
              <w:sz w:val="24"/>
              <w:rtl/>
              <w:lang w:eastAsia="he-IL"/>
            </w:rPr>
          </w:rPrChange>
        </w:rPr>
        <w:t>1.1</w:t>
      </w:r>
      <w:r w:rsidRPr="00010762">
        <w:rPr>
          <w:rFonts w:ascii="Times New Roman" w:eastAsia="Times New Roman" w:hAnsi="Times New Roman"/>
          <w:sz w:val="24"/>
          <w:rtl/>
          <w:lang w:eastAsia="he-IL"/>
          <w:rPrChange w:id="2113" w:author="Kook Sec" w:date="2021-04-20T16:07:00Z">
            <w:rPr>
              <w:rFonts w:ascii="Times New Roman" w:eastAsia="Times New Roman" w:hAnsi="Times New Roman"/>
              <w:sz w:val="24"/>
              <w:rtl/>
              <w:lang w:eastAsia="he-IL"/>
            </w:rPr>
          </w:rPrChange>
        </w:rPr>
        <w:tab/>
        <w:t>שרותי המתכנן יכללו תכנון מעליות למבנים.</w:t>
      </w:r>
    </w:p>
    <w:p w14:paraId="7FECF9DC" w14:textId="77777777" w:rsidR="00B158C8" w:rsidRPr="00010762"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Change w:id="2114" w:author="Kook Sec" w:date="2021-04-20T16:07:00Z">
            <w:rPr>
              <w:rFonts w:ascii="Times New Roman" w:eastAsia="Times New Roman" w:hAnsi="Times New Roman"/>
              <w:sz w:val="24"/>
              <w:rtl/>
              <w:lang w:eastAsia="he-IL"/>
            </w:rPr>
          </w:rPrChange>
        </w:rPr>
      </w:pPr>
    </w:p>
    <w:p w14:paraId="413A5B24" w14:textId="77777777" w:rsidR="00B158C8" w:rsidRPr="00010762"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Change w:id="211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rPrChange w:id="2116" w:author="Kook Sec" w:date="2021-04-20T16:07:00Z">
            <w:rPr>
              <w:rFonts w:ascii="Times New Roman" w:eastAsia="Times New Roman" w:hAnsi="Times New Roman" w:hint="cs"/>
              <w:sz w:val="24"/>
              <w:rtl/>
            </w:rPr>
          </w:rPrChange>
        </w:rPr>
        <w:t>1.2</w:t>
      </w:r>
      <w:r w:rsidRPr="00010762">
        <w:rPr>
          <w:rFonts w:ascii="Times New Roman" w:eastAsia="Times New Roman" w:hAnsi="Times New Roman" w:hint="cs"/>
          <w:sz w:val="24"/>
          <w:rtl/>
          <w:rPrChange w:id="2117" w:author="Kook Sec" w:date="2021-04-20T16:07:00Z">
            <w:rPr>
              <w:rFonts w:ascii="Times New Roman" w:eastAsia="Times New Roman" w:hAnsi="Times New Roman" w:hint="cs"/>
              <w:sz w:val="24"/>
              <w:rtl/>
            </w:rPr>
          </w:rPrChange>
        </w:rPr>
        <w:tab/>
      </w:r>
      <w:r w:rsidRPr="00010762">
        <w:rPr>
          <w:rFonts w:ascii="Times New Roman" w:eastAsia="Times New Roman" w:hAnsi="Times New Roman"/>
          <w:sz w:val="24"/>
          <w:u w:val="single"/>
          <w:rtl/>
          <w:rPrChange w:id="2118" w:author="Kook Sec" w:date="2021-04-20T16:07:00Z">
            <w:rPr>
              <w:rFonts w:ascii="Times New Roman" w:eastAsia="Times New Roman" w:hAnsi="Times New Roman"/>
              <w:sz w:val="24"/>
              <w:u w:val="single"/>
              <w:rtl/>
            </w:rPr>
          </w:rPrChange>
        </w:rPr>
        <w:t>המ</w:t>
      </w:r>
      <w:r w:rsidRPr="00010762">
        <w:rPr>
          <w:rFonts w:ascii="Times New Roman" w:eastAsia="Times New Roman" w:hAnsi="Times New Roman" w:hint="cs"/>
          <w:sz w:val="24"/>
          <w:u w:val="single"/>
          <w:rtl/>
          <w:rPrChange w:id="2119" w:author="Kook Sec" w:date="2021-04-20T16:07:00Z">
            <w:rPr>
              <w:rFonts w:ascii="Times New Roman" w:eastAsia="Times New Roman" w:hAnsi="Times New Roman" w:hint="cs"/>
              <w:sz w:val="24"/>
              <w:u w:val="single"/>
              <w:rtl/>
            </w:rPr>
          </w:rPrChange>
        </w:rPr>
        <w:t>תכנן</w:t>
      </w:r>
      <w:r w:rsidRPr="00010762">
        <w:rPr>
          <w:rFonts w:ascii="Times New Roman" w:eastAsia="Times New Roman" w:hAnsi="Times New Roman"/>
          <w:sz w:val="24"/>
          <w:u w:val="single"/>
          <w:rtl/>
          <w:rPrChange w:id="2120" w:author="Kook Sec" w:date="2021-04-20T16:07:00Z">
            <w:rPr>
              <w:rFonts w:ascii="Times New Roman" w:eastAsia="Times New Roman" w:hAnsi="Times New Roman"/>
              <w:sz w:val="24"/>
              <w:u w:val="single"/>
              <w:rtl/>
            </w:rPr>
          </w:rPrChange>
        </w:rPr>
        <w:t>, צוות עובדים ואמצעים</w:t>
      </w:r>
      <w:r w:rsidRPr="00010762">
        <w:rPr>
          <w:rFonts w:ascii="Times New Roman" w:eastAsia="Times New Roman" w:hAnsi="Times New Roman" w:hint="cs"/>
          <w:sz w:val="24"/>
          <w:rtl/>
          <w:lang w:eastAsia="he-IL"/>
          <w:rPrChange w:id="2121" w:author="Kook Sec" w:date="2021-04-20T16:07:00Z">
            <w:rPr>
              <w:rFonts w:ascii="Times New Roman" w:eastAsia="Times New Roman" w:hAnsi="Times New Roman" w:hint="cs"/>
              <w:sz w:val="24"/>
              <w:rtl/>
              <w:lang w:eastAsia="he-IL"/>
            </w:rPr>
          </w:rPrChange>
        </w:rPr>
        <w:t>:</w:t>
      </w:r>
    </w:p>
    <w:p w14:paraId="76C75568" w14:textId="77777777" w:rsidR="00B158C8" w:rsidRPr="00010762"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Change w:id="2122" w:author="Kook Sec" w:date="2021-04-20T16:07:00Z">
            <w:rPr>
              <w:rFonts w:ascii="Times New Roman" w:eastAsia="Times New Roman" w:hAnsi="Times New Roman"/>
              <w:sz w:val="24"/>
              <w:rtl/>
              <w:lang w:eastAsia="he-IL"/>
            </w:rPr>
          </w:rPrChange>
        </w:rPr>
      </w:pPr>
    </w:p>
    <w:p w14:paraId="5824751C" w14:textId="77777777" w:rsidR="00B158C8" w:rsidRPr="00010762"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Change w:id="212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124" w:author="Kook Sec" w:date="2021-04-20T16:07:00Z">
            <w:rPr>
              <w:rFonts w:ascii="Times New Roman" w:eastAsia="Times New Roman" w:hAnsi="Times New Roman" w:hint="cs"/>
              <w:sz w:val="24"/>
              <w:rtl/>
              <w:lang w:eastAsia="he-IL"/>
            </w:rPr>
          </w:rPrChange>
        </w:rPr>
        <w:t>א</w:t>
      </w:r>
      <w:r w:rsidRPr="00010762">
        <w:rPr>
          <w:rFonts w:ascii="Times New Roman" w:eastAsia="Times New Roman" w:hAnsi="Times New Roman"/>
          <w:sz w:val="24"/>
          <w:rtl/>
          <w:lang w:eastAsia="he-IL"/>
          <w:rPrChange w:id="2125"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126" w:author="Kook Sec" w:date="2021-04-20T16:07:00Z">
            <w:rPr>
              <w:rFonts w:ascii="Times New Roman" w:eastAsia="Times New Roman" w:hAnsi="Times New Roman"/>
              <w:sz w:val="24"/>
              <w:rtl/>
              <w:lang w:eastAsia="he-IL"/>
            </w:rPr>
          </w:rPrChange>
        </w:rPr>
        <w:tab/>
        <w:t>המ</w:t>
      </w:r>
      <w:r w:rsidRPr="00010762">
        <w:rPr>
          <w:rFonts w:ascii="Times New Roman" w:eastAsia="Times New Roman" w:hAnsi="Times New Roman" w:hint="cs"/>
          <w:sz w:val="24"/>
          <w:rtl/>
          <w:lang w:eastAsia="he-IL"/>
          <w:rPrChange w:id="2127" w:author="Kook Sec" w:date="2021-04-20T16:07:00Z">
            <w:rPr>
              <w:rFonts w:ascii="Times New Roman" w:eastAsia="Times New Roman" w:hAnsi="Times New Roman" w:hint="cs"/>
              <w:sz w:val="24"/>
              <w:rtl/>
              <w:lang w:eastAsia="he-IL"/>
            </w:rPr>
          </w:rPrChange>
        </w:rPr>
        <w:t>תכנן</w:t>
      </w:r>
      <w:r w:rsidRPr="00010762">
        <w:rPr>
          <w:rFonts w:ascii="Times New Roman" w:eastAsia="Times New Roman" w:hAnsi="Times New Roman"/>
          <w:sz w:val="24"/>
          <w:rtl/>
          <w:lang w:eastAsia="he-IL"/>
          <w:rPrChange w:id="2128" w:author="Kook Sec" w:date="2021-04-20T16:07:00Z">
            <w:rPr>
              <w:rFonts w:ascii="Times New Roman" w:eastAsia="Times New Roman" w:hAnsi="Times New Roman"/>
              <w:sz w:val="24"/>
              <w:rtl/>
              <w:lang w:eastAsia="he-IL"/>
            </w:rPr>
          </w:rPrChange>
        </w:rPr>
        <w:t xml:space="preserve"> הבכיר יהיה בעל המשרד, אשר יהיה אחראי, מעורב וישתתף באופן אישי בכל ישיבות התכנון שיזומן אליהן ללא עוררין.</w:t>
      </w:r>
      <w:r w:rsidRPr="00010762">
        <w:rPr>
          <w:rFonts w:ascii="Times New Roman" w:eastAsia="Times New Roman" w:hAnsi="Times New Roman" w:hint="cs"/>
          <w:sz w:val="24"/>
          <w:lang w:eastAsia="he-IL"/>
          <w:rPrChange w:id="2129" w:author="Kook Sec" w:date="2021-04-20T16:07:00Z">
            <w:rPr>
              <w:rFonts w:ascii="Times New Roman" w:eastAsia="Times New Roman" w:hAnsi="Times New Roman" w:hint="cs"/>
              <w:sz w:val="24"/>
              <w:lang w:eastAsia="he-IL"/>
            </w:rPr>
          </w:rPrChange>
        </w:rPr>
        <w:t xml:space="preserve"> </w:t>
      </w:r>
      <w:r w:rsidRPr="00010762">
        <w:rPr>
          <w:rFonts w:ascii="Times New Roman" w:eastAsia="Times New Roman" w:hAnsi="Times New Roman" w:hint="cs"/>
          <w:sz w:val="24"/>
          <w:rtl/>
          <w:lang w:eastAsia="he-IL"/>
          <w:rPrChange w:id="2130" w:author="Kook Sec" w:date="2021-04-20T16:07:00Z">
            <w:rPr>
              <w:rFonts w:ascii="Times New Roman" w:eastAsia="Times New Roman" w:hAnsi="Times New Roman" w:hint="cs"/>
              <w:sz w:val="24"/>
              <w:rtl/>
              <w:lang w:eastAsia="he-IL"/>
            </w:rPr>
          </w:rPrChange>
        </w:rPr>
        <w:t xml:space="preserve"> ככל שיידרש ולפי החלטת המזמין, יתבצעו בנוסף לישיבות התכנון השוטפות, ישיבות שבועיות לתכנון ב </w:t>
      </w:r>
      <w:r w:rsidRPr="00010762">
        <w:rPr>
          <w:rFonts w:ascii="Times New Roman" w:eastAsia="Times New Roman" w:hAnsi="Times New Roman" w:hint="cs"/>
          <w:sz w:val="24"/>
          <w:lang w:eastAsia="he-IL"/>
          <w:rPrChange w:id="2131" w:author="Kook Sec" w:date="2021-04-20T16:07:00Z">
            <w:rPr>
              <w:rFonts w:ascii="Times New Roman" w:eastAsia="Times New Roman" w:hAnsi="Times New Roman" w:hint="cs"/>
              <w:sz w:val="24"/>
              <w:lang w:eastAsia="he-IL"/>
            </w:rPr>
          </w:rPrChange>
        </w:rPr>
        <w:t>BIM</w:t>
      </w:r>
      <w:r w:rsidRPr="00010762">
        <w:rPr>
          <w:rFonts w:ascii="Times New Roman" w:eastAsia="Times New Roman" w:hAnsi="Times New Roman" w:hint="cs"/>
          <w:sz w:val="24"/>
          <w:rtl/>
          <w:lang w:eastAsia="he-IL"/>
          <w:rPrChange w:id="2132" w:author="Kook Sec" w:date="2021-04-20T16:07:00Z">
            <w:rPr>
              <w:rFonts w:ascii="Times New Roman" w:eastAsia="Times New Roman" w:hAnsi="Times New Roman" w:hint="cs"/>
              <w:sz w:val="24"/>
              <w:rtl/>
              <w:lang w:eastAsia="he-IL"/>
            </w:rPr>
          </w:rPrChange>
        </w:rPr>
        <w:t xml:space="preserve"> על המודל.</w:t>
      </w:r>
    </w:p>
    <w:p w14:paraId="09AD969B" w14:textId="77777777" w:rsidR="00B158C8" w:rsidRPr="00010762"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Change w:id="213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134" w:author="Kook Sec" w:date="2021-04-20T16:07:00Z">
            <w:rPr>
              <w:rFonts w:ascii="Times New Roman" w:eastAsia="Times New Roman" w:hAnsi="Times New Roman" w:hint="cs"/>
              <w:sz w:val="24"/>
              <w:rtl/>
              <w:lang w:eastAsia="he-IL"/>
            </w:rPr>
          </w:rPrChange>
        </w:rPr>
        <w:t>ב</w:t>
      </w:r>
      <w:r w:rsidRPr="00010762">
        <w:rPr>
          <w:rFonts w:ascii="Times New Roman" w:eastAsia="Times New Roman" w:hAnsi="Times New Roman"/>
          <w:sz w:val="24"/>
          <w:rtl/>
          <w:lang w:eastAsia="he-IL"/>
          <w:rPrChange w:id="2135"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136" w:author="Kook Sec" w:date="2021-04-20T16:07:00Z">
            <w:rPr>
              <w:rFonts w:ascii="Times New Roman" w:eastAsia="Times New Roman" w:hAnsi="Times New Roman"/>
              <w:sz w:val="24"/>
              <w:rtl/>
              <w:lang w:eastAsia="he-IL"/>
            </w:rPr>
          </w:rPrChange>
        </w:rPr>
        <w:tab/>
        <w:t xml:space="preserve">ראש הצוות ישתתף בכל ישיבות התכנון שיזומן אליהן </w:t>
      </w:r>
      <w:r w:rsidRPr="00010762">
        <w:rPr>
          <w:rFonts w:ascii="Times New Roman" w:eastAsia="Times New Roman" w:hAnsi="Times New Roman" w:hint="cs"/>
          <w:sz w:val="24"/>
          <w:rtl/>
          <w:lang w:eastAsia="he-IL"/>
          <w:rPrChange w:id="2137"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2138" w:author="Kook Sec" w:date="2021-04-20T16:07:00Z">
            <w:rPr>
              <w:rFonts w:ascii="Times New Roman" w:eastAsia="Times New Roman" w:hAnsi="Times New Roman"/>
              <w:sz w:val="24"/>
              <w:rtl/>
              <w:lang w:eastAsia="he-IL"/>
            </w:rPr>
          </w:rPrChange>
        </w:rPr>
        <w:t xml:space="preserve"> </w:t>
      </w:r>
    </w:p>
    <w:p w14:paraId="63776D35" w14:textId="77777777" w:rsidR="00B158C8" w:rsidRPr="00010762"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Change w:id="213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140" w:author="Kook Sec" w:date="2021-04-20T16:07:00Z">
            <w:rPr>
              <w:rFonts w:ascii="Times New Roman" w:eastAsia="Times New Roman" w:hAnsi="Times New Roman" w:hint="cs"/>
              <w:sz w:val="24"/>
              <w:rtl/>
              <w:lang w:eastAsia="he-IL"/>
            </w:rPr>
          </w:rPrChange>
        </w:rPr>
        <w:t>ג</w:t>
      </w:r>
      <w:r w:rsidRPr="00010762">
        <w:rPr>
          <w:rFonts w:ascii="Times New Roman" w:eastAsia="Times New Roman" w:hAnsi="Times New Roman"/>
          <w:sz w:val="24"/>
          <w:rtl/>
          <w:lang w:eastAsia="he-IL"/>
          <w:rPrChange w:id="2141"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142"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hint="cs"/>
          <w:sz w:val="24"/>
          <w:rtl/>
          <w:lang w:eastAsia="he-IL"/>
          <w:rPrChange w:id="2143" w:author="Kook Sec" w:date="2021-04-20T16:07:00Z">
            <w:rPr>
              <w:rFonts w:ascii="Times New Roman" w:eastAsia="Times New Roman" w:hAnsi="Times New Roman" w:hint="cs"/>
              <w:sz w:val="24"/>
              <w:rtl/>
              <w:lang w:eastAsia="he-IL"/>
            </w:rPr>
          </w:rPrChange>
        </w:rPr>
        <w:t>ר</w:t>
      </w:r>
      <w:r w:rsidRPr="00010762">
        <w:rPr>
          <w:rFonts w:ascii="Times New Roman" w:eastAsia="Times New Roman" w:hAnsi="Times New Roman"/>
          <w:sz w:val="24"/>
          <w:rtl/>
          <w:lang w:eastAsia="he-IL"/>
          <w:rPrChange w:id="2144" w:author="Kook Sec" w:date="2021-04-20T16:07:00Z">
            <w:rPr>
              <w:rFonts w:ascii="Times New Roman" w:eastAsia="Times New Roman" w:hAnsi="Times New Roman"/>
              <w:sz w:val="24"/>
              <w:rtl/>
              <w:lang w:eastAsia="he-IL"/>
            </w:rPr>
          </w:rPrChange>
        </w:rPr>
        <w:t>אש הצוות יקדיש את כל הזמן הדרוש לתאומים עם האדריכלים והיועצים, כולל בישיבות פרטניות שיוזמן אליהן</w:t>
      </w:r>
      <w:r w:rsidRPr="00010762">
        <w:rPr>
          <w:rFonts w:ascii="Times New Roman" w:eastAsia="Times New Roman" w:hAnsi="Times New Roman" w:hint="cs"/>
          <w:sz w:val="24"/>
          <w:rtl/>
          <w:lang w:eastAsia="he-IL"/>
          <w:rPrChange w:id="2145" w:author="Kook Sec" w:date="2021-04-20T16:07:00Z">
            <w:rPr>
              <w:rFonts w:ascii="Times New Roman" w:eastAsia="Times New Roman" w:hAnsi="Times New Roman" w:hint="cs"/>
              <w:sz w:val="24"/>
              <w:rtl/>
              <w:lang w:eastAsia="he-IL"/>
            </w:rPr>
          </w:rPrChange>
        </w:rPr>
        <w:t>. ככל ויתבקש ,אי השתתפות תאושר קודם לכן אצל מנהל הפרויקט.</w:t>
      </w:r>
    </w:p>
    <w:p w14:paraId="77A56D3B" w14:textId="77777777" w:rsidR="00B158C8" w:rsidRPr="00010762"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Change w:id="214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147" w:author="Kook Sec" w:date="2021-04-20T16:07:00Z">
            <w:rPr>
              <w:rFonts w:ascii="Times New Roman" w:eastAsia="Times New Roman" w:hAnsi="Times New Roman" w:hint="cs"/>
              <w:sz w:val="24"/>
              <w:rtl/>
              <w:lang w:eastAsia="he-IL"/>
            </w:rPr>
          </w:rPrChange>
        </w:rPr>
        <w:t>ד</w:t>
      </w:r>
      <w:r w:rsidRPr="00010762">
        <w:rPr>
          <w:rFonts w:ascii="Times New Roman" w:eastAsia="Times New Roman" w:hAnsi="Times New Roman"/>
          <w:sz w:val="24"/>
          <w:rtl/>
          <w:lang w:eastAsia="he-IL"/>
          <w:rPrChange w:id="2148"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hint="cs"/>
          <w:sz w:val="24"/>
          <w:lang w:eastAsia="he-IL"/>
          <w:rPrChange w:id="2149" w:author="Kook Sec" w:date="2021-04-20T16:07:00Z">
            <w:rPr>
              <w:rFonts w:ascii="Times New Roman" w:eastAsia="Times New Roman" w:hAnsi="Times New Roman" w:hint="cs"/>
              <w:sz w:val="24"/>
              <w:lang w:eastAsia="he-IL"/>
            </w:rPr>
          </w:rPrChange>
        </w:rPr>
        <w:t xml:space="preserve">    </w:t>
      </w:r>
      <w:r w:rsidRPr="00010762">
        <w:rPr>
          <w:rFonts w:ascii="Times New Roman" w:eastAsia="Times New Roman" w:hAnsi="Times New Roman"/>
          <w:sz w:val="24"/>
          <w:rtl/>
          <w:lang w:eastAsia="he-IL"/>
          <w:rPrChange w:id="2150" w:author="Kook Sec" w:date="2021-04-20T16:07:00Z">
            <w:rPr>
              <w:rFonts w:ascii="Times New Roman" w:eastAsia="Times New Roman" w:hAnsi="Times New Roman"/>
              <w:sz w:val="24"/>
              <w:rtl/>
              <w:lang w:eastAsia="he-IL"/>
            </w:rPr>
          </w:rPrChange>
        </w:rPr>
        <w:t>צוות השרטטים של המ</w:t>
      </w:r>
      <w:r w:rsidRPr="00010762">
        <w:rPr>
          <w:rFonts w:ascii="Times New Roman" w:eastAsia="Times New Roman" w:hAnsi="Times New Roman" w:hint="cs"/>
          <w:sz w:val="24"/>
          <w:rtl/>
          <w:lang w:eastAsia="he-IL"/>
          <w:rPrChange w:id="2151" w:author="Kook Sec" w:date="2021-04-20T16:07:00Z">
            <w:rPr>
              <w:rFonts w:ascii="Times New Roman" w:eastAsia="Times New Roman" w:hAnsi="Times New Roman" w:hint="cs"/>
              <w:sz w:val="24"/>
              <w:rtl/>
              <w:lang w:eastAsia="he-IL"/>
            </w:rPr>
          </w:rPrChange>
        </w:rPr>
        <w:t>תכנן</w:t>
      </w:r>
      <w:r w:rsidRPr="00010762">
        <w:rPr>
          <w:rFonts w:ascii="Times New Roman" w:eastAsia="Times New Roman" w:hAnsi="Times New Roman"/>
          <w:sz w:val="24"/>
          <w:rtl/>
          <w:lang w:eastAsia="he-IL"/>
          <w:rPrChange w:id="2152" w:author="Kook Sec" w:date="2021-04-20T16:07:00Z">
            <w:rPr>
              <w:rFonts w:ascii="Times New Roman" w:eastAsia="Times New Roman" w:hAnsi="Times New Roman"/>
              <w:sz w:val="24"/>
              <w:rtl/>
              <w:lang w:eastAsia="he-IL"/>
            </w:rPr>
          </w:rPrChange>
        </w:rPr>
        <w:t xml:space="preserve"> יהיה כנדרש לתכנון ולהוצאת תכניות משורטטות לביצוע על מנת לעמוד בלוח הזמנים שנקבע על ידי מנהל הפרויקט.</w:t>
      </w:r>
    </w:p>
    <w:p w14:paraId="205C6E9D" w14:textId="77777777" w:rsidR="00B158C8" w:rsidRPr="00010762"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Change w:id="2153" w:author="Kook Sec" w:date="2021-04-20T16:07:00Z">
            <w:rPr>
              <w:rFonts w:ascii="Times New Roman" w:eastAsia="Times New Roman" w:hAnsi="Times New Roman"/>
              <w:sz w:val="24"/>
              <w:rtl/>
              <w:lang w:eastAsia="he-IL"/>
            </w:rPr>
          </w:rPrChange>
        </w:rPr>
      </w:pPr>
    </w:p>
    <w:p w14:paraId="150C5262" w14:textId="77777777" w:rsidR="00B158C8" w:rsidRPr="00010762"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Change w:id="215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155" w:author="Kook Sec" w:date="2021-04-20T16:07:00Z">
            <w:rPr>
              <w:rFonts w:ascii="Times New Roman" w:eastAsia="Times New Roman" w:hAnsi="Times New Roman" w:hint="cs"/>
              <w:sz w:val="24"/>
              <w:rtl/>
              <w:lang w:eastAsia="he-IL"/>
            </w:rPr>
          </w:rPrChange>
        </w:rPr>
        <w:t>1.3</w:t>
      </w:r>
      <w:r w:rsidRPr="00010762">
        <w:rPr>
          <w:rFonts w:ascii="Times New Roman" w:eastAsia="Times New Roman" w:hAnsi="Times New Roman" w:hint="cs"/>
          <w:sz w:val="24"/>
          <w:rtl/>
          <w:lang w:eastAsia="he-IL"/>
          <w:rPrChange w:id="2156" w:author="Kook Sec" w:date="2021-04-20T16:07:00Z">
            <w:rPr>
              <w:rFonts w:ascii="Times New Roman" w:eastAsia="Times New Roman" w:hAnsi="Times New Roman" w:hint="cs"/>
              <w:sz w:val="24"/>
              <w:rtl/>
              <w:lang w:eastAsia="he-IL"/>
            </w:rPr>
          </w:rPrChange>
        </w:rPr>
        <w:tab/>
        <w:t>על המתכנן לקבל אישור בכתב מהמנהל לפני התחלת ביצוע כל שלב, או לפני הספקת כל שרות חלקי.</w:t>
      </w:r>
    </w:p>
    <w:p w14:paraId="14C128CF" w14:textId="77777777" w:rsidR="001835AB" w:rsidRPr="00010762"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Change w:id="2157" w:author="Kook Sec" w:date="2021-04-20T16:07:00Z">
            <w:rPr>
              <w:rFonts w:ascii="Times New Roman" w:eastAsia="Times New Roman" w:hAnsi="Times New Roman"/>
              <w:sz w:val="24"/>
              <w:rtl/>
              <w:lang w:eastAsia="he-IL"/>
            </w:rPr>
          </w:rPrChange>
        </w:rPr>
      </w:pPr>
    </w:p>
    <w:p w14:paraId="5147514F"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5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59" w:author="Kook Sec" w:date="2021-04-20T16:07:00Z">
            <w:rPr>
              <w:rFonts w:ascii="Times New Roman" w:eastAsia="Times New Roman" w:hAnsi="Times New Roman"/>
              <w:sz w:val="24"/>
              <w:rtl/>
              <w:lang w:eastAsia="he-IL"/>
            </w:rPr>
          </w:rPrChange>
        </w:rPr>
        <w:t>2.</w:t>
      </w:r>
      <w:r w:rsidRPr="00010762">
        <w:rPr>
          <w:rFonts w:ascii="Times New Roman" w:eastAsia="Times New Roman" w:hAnsi="Times New Roman"/>
          <w:sz w:val="24"/>
          <w:rtl/>
          <w:lang w:eastAsia="he-IL"/>
          <w:rPrChange w:id="2160"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b/>
          <w:bCs/>
          <w:sz w:val="24"/>
          <w:u w:val="single"/>
          <w:rtl/>
          <w:lang w:eastAsia="he-IL"/>
          <w:rPrChange w:id="2161" w:author="Kook Sec" w:date="2021-04-20T16:07:00Z">
            <w:rPr>
              <w:rFonts w:ascii="Times New Roman" w:eastAsia="Times New Roman" w:hAnsi="Times New Roman"/>
              <w:b/>
              <w:bCs/>
              <w:sz w:val="24"/>
              <w:u w:val="single"/>
              <w:rtl/>
              <w:lang w:eastAsia="he-IL"/>
            </w:rPr>
          </w:rPrChange>
        </w:rPr>
        <w:t>הגדרות</w:t>
      </w:r>
      <w:r w:rsidRPr="00010762">
        <w:rPr>
          <w:rFonts w:ascii="Times New Roman" w:eastAsia="Times New Roman" w:hAnsi="Times New Roman"/>
          <w:sz w:val="24"/>
          <w:rtl/>
          <w:lang w:eastAsia="he-IL"/>
          <w:rPrChange w:id="2162" w:author="Kook Sec" w:date="2021-04-20T16:07:00Z">
            <w:rPr>
              <w:rFonts w:ascii="Times New Roman" w:eastAsia="Times New Roman" w:hAnsi="Times New Roman"/>
              <w:sz w:val="24"/>
              <w:rtl/>
              <w:lang w:eastAsia="he-IL"/>
            </w:rPr>
          </w:rPrChange>
        </w:rPr>
        <w:t>:</w:t>
      </w:r>
    </w:p>
    <w:p w14:paraId="380721CF"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63" w:author="Kook Sec" w:date="2021-04-20T16:07:00Z">
            <w:rPr>
              <w:rFonts w:ascii="Times New Roman" w:eastAsia="Times New Roman" w:hAnsi="Times New Roman"/>
              <w:sz w:val="24"/>
              <w:rtl/>
              <w:lang w:eastAsia="he-IL"/>
            </w:rPr>
          </w:rPrChange>
        </w:rPr>
      </w:pPr>
    </w:p>
    <w:p w14:paraId="04A8E170" w14:textId="77777777" w:rsidR="001835AB" w:rsidRPr="00010762"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Change w:id="216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65" w:author="Kook Sec" w:date="2021-04-20T16:07:00Z">
            <w:rPr>
              <w:rFonts w:ascii="Times New Roman" w:eastAsia="Times New Roman" w:hAnsi="Times New Roman"/>
              <w:sz w:val="24"/>
              <w:rtl/>
              <w:lang w:eastAsia="he-IL"/>
            </w:rPr>
          </w:rPrChange>
        </w:rPr>
        <w:t>א.</w:t>
      </w:r>
      <w:r w:rsidRPr="00010762">
        <w:rPr>
          <w:rFonts w:ascii="Times New Roman" w:eastAsia="Times New Roman" w:hAnsi="Times New Roman"/>
          <w:sz w:val="24"/>
          <w:rtl/>
          <w:lang w:eastAsia="he-IL"/>
          <w:rPrChange w:id="2166" w:author="Kook Sec" w:date="2021-04-20T16:07:00Z">
            <w:rPr>
              <w:rFonts w:ascii="Times New Roman" w:eastAsia="Times New Roman" w:hAnsi="Times New Roman"/>
              <w:sz w:val="24"/>
              <w:rtl/>
              <w:lang w:eastAsia="he-IL"/>
            </w:rPr>
          </w:rPrChange>
        </w:rPr>
        <w:tab/>
        <w:t>"מתקן" – מעליות על מערכותיהם, לרבות, תאים, פסים ומובילים, משקל נגדי, מנועים, אביזרי ולוחות פקוד, דלתות ומשקופי פירים.</w:t>
      </w:r>
    </w:p>
    <w:p w14:paraId="5DDD33FE" w14:textId="77777777" w:rsidR="001835AB" w:rsidRPr="00010762"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Change w:id="216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68" w:author="Kook Sec" w:date="2021-04-20T16:07:00Z">
            <w:rPr>
              <w:rFonts w:ascii="Times New Roman" w:eastAsia="Times New Roman" w:hAnsi="Times New Roman"/>
              <w:sz w:val="24"/>
              <w:rtl/>
              <w:lang w:eastAsia="he-IL"/>
            </w:rPr>
          </w:rPrChange>
        </w:rPr>
        <w:t>ב.</w:t>
      </w:r>
      <w:r w:rsidRPr="00010762">
        <w:rPr>
          <w:rFonts w:ascii="Times New Roman" w:eastAsia="Times New Roman" w:hAnsi="Times New Roman"/>
          <w:sz w:val="24"/>
          <w:rtl/>
          <w:lang w:eastAsia="he-IL"/>
          <w:rPrChange w:id="2169" w:author="Kook Sec" w:date="2021-04-20T16:07:00Z">
            <w:rPr>
              <w:rFonts w:ascii="Times New Roman" w:eastAsia="Times New Roman" w:hAnsi="Times New Roman"/>
              <w:sz w:val="24"/>
              <w:rtl/>
              <w:lang w:eastAsia="he-IL"/>
            </w:rPr>
          </w:rPrChange>
        </w:rPr>
        <w:tab/>
        <w:t xml:space="preserve">"תכניות מוקדמות" </w:t>
      </w:r>
      <w:r w:rsidRPr="00010762">
        <w:rPr>
          <w:rFonts w:ascii="Times New Roman" w:eastAsia="Times New Roman" w:hAnsi="Times New Roman" w:hint="cs"/>
          <w:sz w:val="24"/>
          <w:rtl/>
          <w:lang w:eastAsia="he-IL"/>
          <w:rPrChange w:id="2170"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2171" w:author="Kook Sec" w:date="2021-04-20T16:07:00Z">
            <w:rPr>
              <w:rFonts w:ascii="Times New Roman" w:eastAsia="Times New Roman" w:hAnsi="Times New Roman"/>
              <w:sz w:val="24"/>
              <w:rtl/>
              <w:lang w:eastAsia="he-IL"/>
            </w:rPr>
          </w:rPrChange>
        </w:rPr>
        <w:t xml:space="preserve"> תכניות המתארות את הפתרון העקרוני של המתקן.</w:t>
      </w:r>
    </w:p>
    <w:p w14:paraId="0A207ADB" w14:textId="77777777" w:rsidR="001835AB" w:rsidRPr="00010762"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Change w:id="217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73" w:author="Kook Sec" w:date="2021-04-20T16:07:00Z">
            <w:rPr>
              <w:rFonts w:ascii="Times New Roman" w:eastAsia="Times New Roman" w:hAnsi="Times New Roman"/>
              <w:sz w:val="24"/>
              <w:rtl/>
              <w:lang w:eastAsia="he-IL"/>
            </w:rPr>
          </w:rPrChange>
        </w:rPr>
        <w:t>ג.</w:t>
      </w:r>
      <w:r w:rsidRPr="00010762">
        <w:rPr>
          <w:rFonts w:ascii="Times New Roman" w:eastAsia="Times New Roman" w:hAnsi="Times New Roman"/>
          <w:sz w:val="24"/>
          <w:rtl/>
          <w:lang w:eastAsia="he-IL"/>
          <w:rPrChange w:id="2174" w:author="Kook Sec" w:date="2021-04-20T16:07:00Z">
            <w:rPr>
              <w:rFonts w:ascii="Times New Roman" w:eastAsia="Times New Roman" w:hAnsi="Times New Roman"/>
              <w:sz w:val="24"/>
              <w:rtl/>
              <w:lang w:eastAsia="he-IL"/>
            </w:rPr>
          </w:rPrChange>
        </w:rPr>
        <w:tab/>
        <w:t xml:space="preserve">"תכניות סופיות" </w:t>
      </w:r>
      <w:r w:rsidRPr="00010762">
        <w:rPr>
          <w:rFonts w:ascii="Times New Roman" w:eastAsia="Times New Roman" w:hAnsi="Times New Roman" w:hint="cs"/>
          <w:sz w:val="24"/>
          <w:rtl/>
          <w:lang w:eastAsia="he-IL"/>
          <w:rPrChange w:id="2175"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2176" w:author="Kook Sec" w:date="2021-04-20T16:07:00Z">
            <w:rPr>
              <w:rFonts w:ascii="Times New Roman" w:eastAsia="Times New Roman" w:hAnsi="Times New Roman"/>
              <w:sz w:val="24"/>
              <w:rtl/>
              <w:lang w:eastAsia="he-IL"/>
            </w:rPr>
          </w:rPrChange>
        </w:rPr>
        <w:t xml:space="preserve"> תכניות שלאחר אישורן ניתן יהיה לעבד את כל המסמכים הדרושים לבצוע המתקן.</w:t>
      </w:r>
    </w:p>
    <w:p w14:paraId="1B15E666" w14:textId="77777777" w:rsidR="001835AB" w:rsidRPr="00010762"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Change w:id="217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78" w:author="Kook Sec" w:date="2021-04-20T16:07:00Z">
            <w:rPr>
              <w:rFonts w:ascii="Times New Roman" w:eastAsia="Times New Roman" w:hAnsi="Times New Roman"/>
              <w:sz w:val="24"/>
              <w:rtl/>
              <w:lang w:eastAsia="he-IL"/>
            </w:rPr>
          </w:rPrChange>
        </w:rPr>
        <w:t>ד.</w:t>
      </w:r>
      <w:r w:rsidRPr="00010762">
        <w:rPr>
          <w:rFonts w:ascii="Times New Roman" w:eastAsia="Times New Roman" w:hAnsi="Times New Roman"/>
          <w:sz w:val="24"/>
          <w:rtl/>
          <w:lang w:eastAsia="he-IL"/>
          <w:rPrChange w:id="2179" w:author="Kook Sec" w:date="2021-04-20T16:07:00Z">
            <w:rPr>
              <w:rFonts w:ascii="Times New Roman" w:eastAsia="Times New Roman" w:hAnsi="Times New Roman"/>
              <w:sz w:val="24"/>
              <w:rtl/>
              <w:lang w:eastAsia="he-IL"/>
            </w:rPr>
          </w:rPrChange>
        </w:rPr>
        <w:tab/>
        <w:t xml:space="preserve">"תכניות עבודה" </w:t>
      </w:r>
      <w:r w:rsidRPr="00010762">
        <w:rPr>
          <w:rFonts w:ascii="Times New Roman" w:eastAsia="Times New Roman" w:hAnsi="Times New Roman" w:hint="cs"/>
          <w:sz w:val="24"/>
          <w:rtl/>
          <w:lang w:eastAsia="he-IL"/>
          <w:rPrChange w:id="2180"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2181" w:author="Kook Sec" w:date="2021-04-20T16:07:00Z">
            <w:rPr>
              <w:rFonts w:ascii="Times New Roman" w:eastAsia="Times New Roman" w:hAnsi="Times New Roman"/>
              <w:sz w:val="24"/>
              <w:rtl/>
              <w:lang w:eastAsia="he-IL"/>
            </w:rPr>
          </w:rPrChange>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32348B6E"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82" w:author="Kook Sec" w:date="2021-04-20T16:07:00Z">
            <w:rPr>
              <w:rFonts w:ascii="Times New Roman" w:eastAsia="Times New Roman" w:hAnsi="Times New Roman"/>
              <w:sz w:val="24"/>
              <w:rtl/>
              <w:lang w:eastAsia="he-IL"/>
            </w:rPr>
          </w:rPrChange>
        </w:rPr>
      </w:pPr>
    </w:p>
    <w:p w14:paraId="24D5D387"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8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84" w:author="Kook Sec" w:date="2021-04-20T16:07:00Z">
            <w:rPr>
              <w:rFonts w:ascii="Times New Roman" w:eastAsia="Times New Roman" w:hAnsi="Times New Roman"/>
              <w:sz w:val="24"/>
              <w:rtl/>
              <w:lang w:eastAsia="he-IL"/>
            </w:rPr>
          </w:rPrChange>
        </w:rPr>
        <w:t>3.</w:t>
      </w:r>
      <w:r w:rsidRPr="00010762">
        <w:rPr>
          <w:rFonts w:ascii="Times New Roman" w:eastAsia="Times New Roman" w:hAnsi="Times New Roman"/>
          <w:sz w:val="24"/>
          <w:rtl/>
          <w:lang w:eastAsia="he-IL"/>
          <w:rPrChange w:id="2185"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b/>
          <w:bCs/>
          <w:sz w:val="24"/>
          <w:u w:val="single"/>
          <w:rtl/>
          <w:lang w:eastAsia="he-IL"/>
          <w:rPrChange w:id="2186" w:author="Kook Sec" w:date="2021-04-20T16:07:00Z">
            <w:rPr>
              <w:rFonts w:ascii="Times New Roman" w:eastAsia="Times New Roman" w:hAnsi="Times New Roman"/>
              <w:b/>
              <w:bCs/>
              <w:sz w:val="24"/>
              <w:u w:val="single"/>
              <w:rtl/>
              <w:lang w:eastAsia="he-IL"/>
            </w:rPr>
          </w:rPrChange>
        </w:rPr>
        <w:t>פרוט שרותי המתכנן</w:t>
      </w:r>
      <w:r w:rsidRPr="00010762">
        <w:rPr>
          <w:rFonts w:ascii="Times New Roman" w:eastAsia="Times New Roman" w:hAnsi="Times New Roman"/>
          <w:sz w:val="24"/>
          <w:rtl/>
          <w:lang w:eastAsia="he-IL"/>
          <w:rPrChange w:id="2187" w:author="Kook Sec" w:date="2021-04-20T16:07:00Z">
            <w:rPr>
              <w:rFonts w:ascii="Times New Roman" w:eastAsia="Times New Roman" w:hAnsi="Times New Roman"/>
              <w:sz w:val="24"/>
              <w:rtl/>
              <w:lang w:eastAsia="he-IL"/>
            </w:rPr>
          </w:rPrChange>
        </w:rPr>
        <w:t>:</w:t>
      </w:r>
    </w:p>
    <w:p w14:paraId="3A20B058"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88" w:author="Kook Sec" w:date="2021-04-20T16:07:00Z">
            <w:rPr>
              <w:rFonts w:ascii="Times New Roman" w:eastAsia="Times New Roman" w:hAnsi="Times New Roman"/>
              <w:sz w:val="24"/>
              <w:rtl/>
              <w:lang w:eastAsia="he-IL"/>
            </w:rPr>
          </w:rPrChange>
        </w:rPr>
      </w:pPr>
    </w:p>
    <w:p w14:paraId="1319F2B1" w14:textId="77777777" w:rsidR="001835AB" w:rsidRPr="00010762"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Change w:id="218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190" w:author="Kook Sec" w:date="2021-04-20T16:07:00Z">
            <w:rPr>
              <w:rFonts w:ascii="Times New Roman" w:eastAsia="Times New Roman" w:hAnsi="Times New Roman"/>
              <w:sz w:val="20"/>
              <w:rtl/>
              <w:lang w:eastAsia="he-IL"/>
            </w:rPr>
          </w:rPrChange>
        </w:rPr>
        <w:t xml:space="preserve">שרותי המתכנן יבוצעו בקטעים לפי התקדמות הפרויקט והנחיות המנהל, לרבות להסדרי ביניים לבניה ואכלוס בשלבים. </w:t>
      </w:r>
    </w:p>
    <w:p w14:paraId="65803828" w14:textId="77777777" w:rsidR="001835AB" w:rsidRPr="00010762"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Change w:id="2191" w:author="Kook Sec" w:date="2021-04-20T16:07:00Z">
            <w:rPr>
              <w:rFonts w:ascii="Times New Roman" w:eastAsia="Times New Roman" w:hAnsi="Times New Roman"/>
              <w:sz w:val="24"/>
              <w:szCs w:val="32"/>
              <w:rtl/>
              <w:lang w:eastAsia="he-IL"/>
            </w:rPr>
          </w:rPrChange>
        </w:rPr>
      </w:pPr>
      <w:r w:rsidRPr="00010762">
        <w:rPr>
          <w:rFonts w:ascii="Times New Roman" w:eastAsia="Times New Roman" w:hAnsi="Times New Roman"/>
          <w:sz w:val="20"/>
          <w:rtl/>
          <w:lang w:eastAsia="he-IL"/>
          <w:rPrChange w:id="2192" w:author="Kook Sec" w:date="2021-04-20T16:07:00Z">
            <w:rPr>
              <w:rFonts w:ascii="Times New Roman" w:eastAsia="Times New Roman" w:hAnsi="Times New Roman"/>
              <w:sz w:val="20"/>
              <w:rtl/>
              <w:lang w:eastAsia="he-IL"/>
            </w:rPr>
          </w:rPrChange>
        </w:rPr>
        <w:t>שרותי המתכנן יבוצעו בשלבים הכוללים את הש</w:t>
      </w:r>
      <w:r w:rsidRPr="00010762">
        <w:rPr>
          <w:rFonts w:ascii="Times New Roman" w:eastAsia="Times New Roman" w:hAnsi="Times New Roman" w:hint="cs"/>
          <w:sz w:val="20"/>
          <w:rtl/>
          <w:lang w:eastAsia="he-IL"/>
          <w:rPrChange w:id="2193"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2194" w:author="Kook Sec" w:date="2021-04-20T16:07:00Z">
            <w:rPr>
              <w:rFonts w:ascii="Times New Roman" w:eastAsia="Times New Roman" w:hAnsi="Times New Roman"/>
              <w:sz w:val="20"/>
              <w:rtl/>
              <w:lang w:eastAsia="he-IL"/>
            </w:rPr>
          </w:rPrChange>
        </w:rPr>
        <w:t>רותים כלהלן:</w:t>
      </w:r>
    </w:p>
    <w:p w14:paraId="02F737CB"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Change w:id="2195" w:author="Kook Sec" w:date="2021-04-20T16:07:00Z">
            <w:rPr>
              <w:rFonts w:ascii="Times New Roman" w:eastAsia="Times New Roman" w:hAnsi="Times New Roman"/>
              <w:sz w:val="24"/>
              <w:rtl/>
              <w:lang w:eastAsia="he-IL"/>
            </w:rPr>
          </w:rPrChange>
        </w:rPr>
      </w:pPr>
    </w:p>
    <w:p w14:paraId="61241161" w14:textId="77777777" w:rsidR="001835AB" w:rsidRPr="00010762"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Change w:id="219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197" w:author="Kook Sec" w:date="2021-04-20T16:07:00Z">
            <w:rPr>
              <w:rFonts w:ascii="Times New Roman" w:eastAsia="Times New Roman" w:hAnsi="Times New Roman"/>
              <w:sz w:val="24"/>
              <w:rtl/>
              <w:lang w:eastAsia="he-IL"/>
            </w:rPr>
          </w:rPrChange>
        </w:rPr>
        <w:t>3.1</w:t>
      </w:r>
      <w:r w:rsidRPr="00010762">
        <w:rPr>
          <w:rFonts w:ascii="Times New Roman" w:eastAsia="Times New Roman" w:hAnsi="Times New Roman"/>
          <w:sz w:val="24"/>
          <w:rtl/>
          <w:lang w:eastAsia="he-IL"/>
          <w:rPrChange w:id="2198"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sz w:val="24"/>
          <w:u w:val="single"/>
          <w:rtl/>
          <w:lang w:eastAsia="he-IL"/>
          <w:rPrChange w:id="2199" w:author="Kook Sec" w:date="2021-04-20T16:07:00Z">
            <w:rPr>
              <w:rFonts w:ascii="Times New Roman" w:eastAsia="Times New Roman" w:hAnsi="Times New Roman"/>
              <w:sz w:val="24"/>
              <w:u w:val="single"/>
              <w:rtl/>
              <w:lang w:eastAsia="he-IL"/>
            </w:rPr>
          </w:rPrChange>
        </w:rPr>
        <w:t>תכנון מוקדם:</w:t>
      </w:r>
    </w:p>
    <w:p w14:paraId="3FBB9DA4"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200" w:author="Kook Sec" w:date="2021-04-20T16:07:00Z">
            <w:rPr>
              <w:rFonts w:ascii="Times New Roman" w:eastAsia="Times New Roman" w:hAnsi="Times New Roman"/>
              <w:sz w:val="24"/>
              <w:rtl/>
              <w:lang w:eastAsia="he-IL"/>
            </w:rPr>
          </w:rPrChange>
        </w:rPr>
      </w:pPr>
    </w:p>
    <w:p w14:paraId="1B9B8089"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0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02" w:author="Kook Sec" w:date="2021-04-20T16:07:00Z">
            <w:rPr>
              <w:rFonts w:ascii="Times New Roman" w:eastAsia="Times New Roman" w:hAnsi="Times New Roman"/>
              <w:sz w:val="24"/>
              <w:rtl/>
              <w:lang w:eastAsia="he-IL"/>
            </w:rPr>
          </w:rPrChange>
        </w:rPr>
        <w:t>א.</w:t>
      </w:r>
      <w:r w:rsidRPr="00010762">
        <w:rPr>
          <w:rFonts w:ascii="Times New Roman" w:eastAsia="Times New Roman" w:hAnsi="Times New Roman"/>
          <w:sz w:val="24"/>
          <w:rtl/>
          <w:lang w:eastAsia="he-IL"/>
          <w:rPrChange w:id="2203" w:author="Kook Sec" w:date="2021-04-20T16:07:00Z">
            <w:rPr>
              <w:rFonts w:ascii="Times New Roman" w:eastAsia="Times New Roman" w:hAnsi="Times New Roman"/>
              <w:sz w:val="24"/>
              <w:rtl/>
              <w:lang w:eastAsia="he-IL"/>
            </w:rPr>
          </w:rPrChange>
        </w:rPr>
        <w:tab/>
        <w:t xml:space="preserve">בירור הפרוגרמה עם המזמין, ביקורים באתר, חקירות מוקדמות, </w:t>
      </w:r>
      <w:r w:rsidRPr="00010762">
        <w:rPr>
          <w:rFonts w:ascii="Times New Roman" w:eastAsia="Times New Roman" w:hAnsi="Times New Roman"/>
          <w:sz w:val="24"/>
          <w:rtl/>
          <w:lang w:eastAsia="he-IL"/>
          <w:rPrChange w:id="2204" w:author="Kook Sec" w:date="2021-04-20T16:07:00Z">
            <w:rPr>
              <w:rFonts w:ascii="Times New Roman" w:eastAsia="Times New Roman" w:hAnsi="Times New Roman"/>
              <w:sz w:val="24"/>
              <w:rtl/>
              <w:lang w:eastAsia="he-IL"/>
            </w:rPr>
          </w:rPrChange>
        </w:rPr>
        <w:lastRenderedPageBreak/>
        <w:t>התייעצויות ותיאום עם המתכננים ועם היועצים האחרים.</w:t>
      </w:r>
    </w:p>
    <w:p w14:paraId="379EC716"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205" w:author="Kook Sec" w:date="2021-04-20T16:07:00Z">
            <w:rPr>
              <w:rFonts w:ascii="Times New Roman" w:eastAsia="Times New Roman" w:hAnsi="Times New Roman"/>
              <w:sz w:val="24"/>
              <w:rtl/>
              <w:lang w:eastAsia="he-IL"/>
            </w:rPr>
          </w:rPrChange>
        </w:rPr>
      </w:pPr>
    </w:p>
    <w:p w14:paraId="61485D20"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0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07" w:author="Kook Sec" w:date="2021-04-20T16:07:00Z">
            <w:rPr>
              <w:rFonts w:ascii="Times New Roman" w:eastAsia="Times New Roman" w:hAnsi="Times New Roman"/>
              <w:sz w:val="24"/>
              <w:rtl/>
              <w:lang w:eastAsia="he-IL"/>
            </w:rPr>
          </w:rPrChange>
        </w:rPr>
        <w:t>ב.</w:t>
      </w:r>
      <w:r w:rsidRPr="00010762">
        <w:rPr>
          <w:rFonts w:ascii="Times New Roman" w:eastAsia="Times New Roman" w:hAnsi="Times New Roman"/>
          <w:sz w:val="24"/>
          <w:rtl/>
          <w:lang w:eastAsia="he-IL"/>
          <w:rPrChange w:id="2208" w:author="Kook Sec" w:date="2021-04-20T16:07:00Z">
            <w:rPr>
              <w:rFonts w:ascii="Times New Roman" w:eastAsia="Times New Roman" w:hAnsi="Times New Roman"/>
              <w:sz w:val="24"/>
              <w:rtl/>
              <w:lang w:eastAsia="he-IL"/>
            </w:rPr>
          </w:rPrChange>
        </w:rPr>
        <w:tab/>
        <w:t>בירור ברשויות המוסמכות ו/או גורמים אחרים בקשר לכל הנושאים הקשורים בתכנון המתקן ו/או בקבלת אישור הרשויות הנ"ל לביצוע המתקן.</w:t>
      </w:r>
    </w:p>
    <w:p w14:paraId="30296F11"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209" w:author="Kook Sec" w:date="2021-04-20T16:07:00Z">
            <w:rPr>
              <w:rFonts w:ascii="Times New Roman" w:eastAsia="Times New Roman" w:hAnsi="Times New Roman"/>
              <w:sz w:val="24"/>
              <w:rtl/>
              <w:lang w:eastAsia="he-IL"/>
            </w:rPr>
          </w:rPrChange>
        </w:rPr>
      </w:pPr>
    </w:p>
    <w:p w14:paraId="40969BDE"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1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11" w:author="Kook Sec" w:date="2021-04-20T16:07:00Z">
            <w:rPr>
              <w:rFonts w:ascii="Times New Roman" w:eastAsia="Times New Roman" w:hAnsi="Times New Roman"/>
              <w:sz w:val="24"/>
              <w:rtl/>
              <w:lang w:eastAsia="he-IL"/>
            </w:rPr>
          </w:rPrChange>
        </w:rPr>
        <w:t>ג.</w:t>
      </w:r>
      <w:r w:rsidRPr="00010762">
        <w:rPr>
          <w:rFonts w:ascii="Times New Roman" w:eastAsia="Times New Roman" w:hAnsi="Times New Roman"/>
          <w:sz w:val="24"/>
          <w:rtl/>
          <w:lang w:eastAsia="he-IL"/>
          <w:rPrChange w:id="2212" w:author="Kook Sec" w:date="2021-04-20T16:07:00Z">
            <w:rPr>
              <w:rFonts w:ascii="Times New Roman" w:eastAsia="Times New Roman" w:hAnsi="Times New Roman"/>
              <w:sz w:val="24"/>
              <w:rtl/>
              <w:lang w:eastAsia="he-IL"/>
            </w:rPr>
          </w:rPrChange>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6CE6726E" w14:textId="77777777" w:rsidR="001835AB" w:rsidRPr="00010762"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Change w:id="2213" w:author="Kook Sec" w:date="2021-04-20T16:07:00Z">
            <w:rPr>
              <w:rFonts w:ascii="Times New Roman" w:eastAsia="Times New Roman" w:hAnsi="Times New Roman"/>
              <w:sz w:val="24"/>
              <w:rtl/>
              <w:lang w:eastAsia="he-IL"/>
            </w:rPr>
          </w:rPrChange>
        </w:rPr>
      </w:pPr>
    </w:p>
    <w:p w14:paraId="5FC0DD8B"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1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15" w:author="Kook Sec" w:date="2021-04-20T16:07:00Z">
            <w:rPr>
              <w:rFonts w:ascii="Times New Roman" w:eastAsia="Times New Roman" w:hAnsi="Times New Roman"/>
              <w:sz w:val="24"/>
              <w:rtl/>
              <w:lang w:eastAsia="he-IL"/>
            </w:rPr>
          </w:rPrChange>
        </w:rPr>
        <w:t>ד.</w:t>
      </w:r>
      <w:r w:rsidRPr="00010762">
        <w:rPr>
          <w:rFonts w:ascii="Times New Roman" w:eastAsia="Times New Roman" w:hAnsi="Times New Roman"/>
          <w:sz w:val="24"/>
          <w:rtl/>
          <w:lang w:eastAsia="he-IL"/>
          <w:rPrChange w:id="2216" w:author="Kook Sec" w:date="2021-04-20T16:07:00Z">
            <w:rPr>
              <w:rFonts w:ascii="Times New Roman" w:eastAsia="Times New Roman" w:hAnsi="Times New Roman"/>
              <w:sz w:val="24"/>
              <w:rtl/>
              <w:lang w:eastAsia="he-IL"/>
            </w:rPr>
          </w:rPrChange>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050019CE" w14:textId="77777777" w:rsidR="001835AB" w:rsidRPr="00010762"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Change w:id="2217" w:author="Kook Sec" w:date="2021-04-20T16:07:00Z">
            <w:rPr>
              <w:rFonts w:ascii="Times New Roman" w:eastAsia="Times New Roman" w:hAnsi="Times New Roman"/>
              <w:sz w:val="24"/>
              <w:rtl/>
              <w:lang w:eastAsia="he-IL"/>
            </w:rPr>
          </w:rPrChange>
        </w:rPr>
      </w:pPr>
    </w:p>
    <w:p w14:paraId="6FEAB46C" w14:textId="77777777" w:rsidR="001835AB" w:rsidRPr="00010762"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Change w:id="221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19" w:author="Kook Sec" w:date="2021-04-20T16:07:00Z">
            <w:rPr>
              <w:rFonts w:ascii="Times New Roman" w:eastAsia="Times New Roman" w:hAnsi="Times New Roman"/>
              <w:sz w:val="24"/>
              <w:rtl/>
              <w:lang w:eastAsia="he-IL"/>
            </w:rPr>
          </w:rPrChange>
        </w:rPr>
        <w:t>ה.</w:t>
      </w:r>
      <w:r w:rsidRPr="00010762">
        <w:rPr>
          <w:rFonts w:ascii="Times New Roman" w:eastAsia="Times New Roman" w:hAnsi="Times New Roman"/>
          <w:sz w:val="24"/>
          <w:rtl/>
          <w:lang w:eastAsia="he-IL"/>
          <w:rPrChange w:id="2220" w:author="Kook Sec" w:date="2021-04-20T16:07:00Z">
            <w:rPr>
              <w:rFonts w:ascii="Times New Roman" w:eastAsia="Times New Roman" w:hAnsi="Times New Roman"/>
              <w:sz w:val="24"/>
              <w:rtl/>
              <w:lang w:eastAsia="he-IL"/>
            </w:rPr>
          </w:rPrChange>
        </w:rPr>
        <w:tab/>
        <w:t>מתן כל הנתונים הדרושים ומסירת כל המידע הנדרש למתכננים וליועצים האחרים, לרבות:</w:t>
      </w:r>
    </w:p>
    <w:p w14:paraId="1A18831B" w14:textId="77777777" w:rsidR="001835AB" w:rsidRPr="00010762"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Change w:id="2221" w:author="Kook Sec" w:date="2021-04-20T16:07:00Z">
            <w:rPr>
              <w:rFonts w:ascii="Times New Roman" w:eastAsia="Times New Roman" w:hAnsi="Times New Roman"/>
              <w:sz w:val="24"/>
              <w:rtl/>
              <w:lang w:eastAsia="he-IL"/>
            </w:rPr>
          </w:rPrChange>
        </w:rPr>
      </w:pPr>
    </w:p>
    <w:p w14:paraId="396A5DA1" w14:textId="77777777" w:rsidR="001835AB" w:rsidRPr="00010762"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Change w:id="222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23" w:author="Kook Sec" w:date="2021-04-20T16:07:00Z">
            <w:rPr>
              <w:rFonts w:ascii="Times New Roman" w:eastAsia="Times New Roman" w:hAnsi="Times New Roman"/>
              <w:sz w:val="24"/>
              <w:rtl/>
              <w:lang w:eastAsia="he-IL"/>
            </w:rPr>
          </w:rPrChange>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4096B385"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24" w:author="Kook Sec" w:date="2021-04-20T16:07:00Z">
            <w:rPr>
              <w:rFonts w:ascii="Times New Roman" w:eastAsia="Times New Roman" w:hAnsi="Times New Roman"/>
              <w:sz w:val="24"/>
              <w:lang w:eastAsia="he-IL"/>
            </w:rPr>
          </w:rPrChange>
        </w:rPr>
      </w:pPr>
    </w:p>
    <w:p w14:paraId="7071BA79"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2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26" w:author="Kook Sec" w:date="2021-04-20T16:07:00Z">
            <w:rPr>
              <w:rFonts w:ascii="Times New Roman" w:eastAsia="Times New Roman" w:hAnsi="Times New Roman"/>
              <w:sz w:val="24"/>
              <w:rtl/>
              <w:lang w:eastAsia="he-IL"/>
            </w:rPr>
          </w:rPrChange>
        </w:rPr>
        <w:t>ו.</w:t>
      </w:r>
      <w:r w:rsidRPr="00010762">
        <w:rPr>
          <w:rFonts w:ascii="Times New Roman" w:eastAsia="Times New Roman" w:hAnsi="Times New Roman"/>
          <w:sz w:val="24"/>
          <w:rtl/>
          <w:lang w:eastAsia="he-IL"/>
          <w:rPrChange w:id="2227" w:author="Kook Sec" w:date="2021-04-20T16:07:00Z">
            <w:rPr>
              <w:rFonts w:ascii="Times New Roman" w:eastAsia="Times New Roman" w:hAnsi="Times New Roman"/>
              <w:sz w:val="24"/>
              <w:rtl/>
              <w:lang w:eastAsia="he-IL"/>
            </w:rPr>
          </w:rPrChange>
        </w:rPr>
        <w:tab/>
        <w:t>סיוע להכנת אומדן משוער של מחיר הקמת הפרויקט ומסירת נתונים ליועצים האחרים להכנת אומדן משוער של הפרויקט.</w:t>
      </w:r>
    </w:p>
    <w:p w14:paraId="560BA6E5"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28" w:author="Kook Sec" w:date="2021-04-20T16:07:00Z">
            <w:rPr>
              <w:rFonts w:ascii="Times New Roman" w:eastAsia="Times New Roman" w:hAnsi="Times New Roman"/>
              <w:sz w:val="24"/>
              <w:lang w:eastAsia="he-IL"/>
            </w:rPr>
          </w:rPrChange>
        </w:rPr>
      </w:pPr>
    </w:p>
    <w:p w14:paraId="180E919C" w14:textId="77777777" w:rsidR="001835AB" w:rsidRPr="00010762"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Change w:id="222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30" w:author="Kook Sec" w:date="2021-04-20T16:07:00Z">
            <w:rPr>
              <w:rFonts w:ascii="Times New Roman" w:eastAsia="Times New Roman" w:hAnsi="Times New Roman"/>
              <w:sz w:val="24"/>
              <w:rtl/>
              <w:lang w:eastAsia="he-IL"/>
            </w:rPr>
          </w:rPrChange>
        </w:rPr>
        <w:t>ז.</w:t>
      </w:r>
      <w:r w:rsidRPr="00010762">
        <w:rPr>
          <w:rFonts w:ascii="Times New Roman" w:eastAsia="Times New Roman" w:hAnsi="Times New Roman"/>
          <w:sz w:val="24"/>
          <w:rtl/>
          <w:lang w:eastAsia="he-IL"/>
          <w:rPrChange w:id="2231" w:author="Kook Sec" w:date="2021-04-20T16:07:00Z">
            <w:rPr>
              <w:rFonts w:ascii="Times New Roman" w:eastAsia="Times New Roman" w:hAnsi="Times New Roman"/>
              <w:sz w:val="24"/>
              <w:rtl/>
              <w:lang w:eastAsia="he-IL"/>
            </w:rPr>
          </w:rPrChange>
        </w:rPr>
        <w:tab/>
        <w:t>קבלת אישור היועצים הרל</w:t>
      </w:r>
      <w:r w:rsidRPr="00010762">
        <w:rPr>
          <w:rFonts w:ascii="Times New Roman" w:eastAsia="Times New Roman" w:hAnsi="Times New Roman" w:hint="cs"/>
          <w:sz w:val="24"/>
          <w:rtl/>
          <w:lang w:eastAsia="he-IL"/>
          <w:rPrChange w:id="2232" w:author="Kook Sec" w:date="2021-04-20T16:07:00Z">
            <w:rPr>
              <w:rFonts w:ascii="Times New Roman" w:eastAsia="Times New Roman" w:hAnsi="Times New Roman" w:hint="cs"/>
              <w:sz w:val="24"/>
              <w:rtl/>
              <w:lang w:eastAsia="he-IL"/>
            </w:rPr>
          </w:rPrChange>
        </w:rPr>
        <w:t>וו</w:t>
      </w:r>
      <w:r w:rsidRPr="00010762">
        <w:rPr>
          <w:rFonts w:ascii="Times New Roman" w:eastAsia="Times New Roman" w:hAnsi="Times New Roman"/>
          <w:sz w:val="24"/>
          <w:rtl/>
          <w:lang w:eastAsia="he-IL"/>
          <w:rPrChange w:id="2233" w:author="Kook Sec" w:date="2021-04-20T16:07:00Z">
            <w:rPr>
              <w:rFonts w:ascii="Times New Roman" w:eastAsia="Times New Roman" w:hAnsi="Times New Roman"/>
              <w:sz w:val="24"/>
              <w:rtl/>
              <w:lang w:eastAsia="he-IL"/>
            </w:rPr>
          </w:rPrChange>
        </w:rPr>
        <w:t>נטי</w:t>
      </w:r>
      <w:r w:rsidRPr="00010762">
        <w:rPr>
          <w:rFonts w:ascii="Times New Roman" w:eastAsia="Times New Roman" w:hAnsi="Times New Roman" w:hint="cs"/>
          <w:sz w:val="24"/>
          <w:rtl/>
          <w:lang w:eastAsia="he-IL"/>
          <w:rPrChange w:id="2234"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235" w:author="Kook Sec" w:date="2021-04-20T16:07:00Z">
            <w:rPr>
              <w:rFonts w:ascii="Times New Roman" w:eastAsia="Times New Roman" w:hAnsi="Times New Roman"/>
              <w:sz w:val="24"/>
              <w:rtl/>
              <w:lang w:eastAsia="he-IL"/>
            </w:rPr>
          </w:rPrChange>
        </w:rPr>
        <w:t>ם לתכנון המוקדם ואישור התכנון המוקדם של היועצים, ככל שי</w:t>
      </w:r>
      <w:r w:rsidRPr="00010762">
        <w:rPr>
          <w:rFonts w:ascii="Times New Roman" w:eastAsia="Times New Roman" w:hAnsi="Times New Roman" w:hint="cs"/>
          <w:sz w:val="24"/>
          <w:rtl/>
          <w:lang w:eastAsia="he-IL"/>
          <w:rPrChange w:id="2236"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237" w:author="Kook Sec" w:date="2021-04-20T16:07:00Z">
            <w:rPr>
              <w:rFonts w:ascii="Times New Roman" w:eastAsia="Times New Roman" w:hAnsi="Times New Roman"/>
              <w:sz w:val="24"/>
              <w:rtl/>
              <w:lang w:eastAsia="he-IL"/>
            </w:rPr>
          </w:rPrChange>
        </w:rPr>
        <w:t>דרש אישור המתכנן.</w:t>
      </w:r>
    </w:p>
    <w:p w14:paraId="01F4CF2A"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38" w:author="Kook Sec" w:date="2021-04-20T16:07:00Z">
            <w:rPr>
              <w:rFonts w:ascii="Times New Roman" w:eastAsia="Times New Roman" w:hAnsi="Times New Roman"/>
              <w:sz w:val="24"/>
              <w:lang w:eastAsia="he-IL"/>
            </w:rPr>
          </w:rPrChange>
        </w:rPr>
      </w:pPr>
    </w:p>
    <w:p w14:paraId="27BC284B" w14:textId="77777777" w:rsidR="001835AB" w:rsidRPr="00010762"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Change w:id="223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40" w:author="Kook Sec" w:date="2021-04-20T16:07:00Z">
            <w:rPr>
              <w:rFonts w:ascii="Times New Roman" w:eastAsia="Times New Roman" w:hAnsi="Times New Roman"/>
              <w:sz w:val="24"/>
              <w:rtl/>
              <w:lang w:eastAsia="he-IL"/>
            </w:rPr>
          </w:rPrChange>
        </w:rPr>
        <w:t>ח.</w:t>
      </w:r>
      <w:r w:rsidRPr="00010762">
        <w:rPr>
          <w:rFonts w:ascii="Times New Roman" w:eastAsia="Times New Roman" w:hAnsi="Times New Roman"/>
          <w:sz w:val="24"/>
          <w:rtl/>
          <w:lang w:eastAsia="he-IL"/>
          <w:rPrChange w:id="2241" w:author="Kook Sec" w:date="2021-04-20T16:07:00Z">
            <w:rPr>
              <w:rFonts w:ascii="Times New Roman" w:eastAsia="Times New Roman" w:hAnsi="Times New Roman"/>
              <w:sz w:val="24"/>
              <w:rtl/>
              <w:lang w:eastAsia="he-IL"/>
            </w:rPr>
          </w:rPrChange>
        </w:rPr>
        <w:tab/>
        <w:t>מבלי לגרוע מכלליות האמור לעיל, ביצוע כל יתר הפעולות ועריכת כל המסמכים הדרושים לשם עריכת התכנון המוקדם.</w:t>
      </w:r>
    </w:p>
    <w:p w14:paraId="78629B43"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42" w:author="Kook Sec" w:date="2021-04-20T16:07:00Z">
            <w:rPr>
              <w:rFonts w:ascii="Times New Roman" w:eastAsia="Times New Roman" w:hAnsi="Times New Roman"/>
              <w:sz w:val="24"/>
              <w:lang w:eastAsia="he-IL"/>
            </w:rPr>
          </w:rPrChange>
        </w:rPr>
      </w:pPr>
    </w:p>
    <w:p w14:paraId="79EB5E42" w14:textId="77777777" w:rsidR="001835AB" w:rsidRPr="00010762"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Change w:id="224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44" w:author="Kook Sec" w:date="2021-04-20T16:07:00Z">
            <w:rPr>
              <w:rFonts w:ascii="Times New Roman" w:eastAsia="Times New Roman" w:hAnsi="Times New Roman"/>
              <w:sz w:val="24"/>
              <w:rtl/>
              <w:lang w:eastAsia="he-IL"/>
            </w:rPr>
          </w:rPrChange>
        </w:rPr>
        <w:t>3.2</w:t>
      </w:r>
      <w:r w:rsidRPr="00010762">
        <w:rPr>
          <w:rFonts w:ascii="Times New Roman" w:eastAsia="Times New Roman" w:hAnsi="Times New Roman"/>
          <w:sz w:val="24"/>
          <w:rtl/>
          <w:lang w:eastAsia="he-IL"/>
          <w:rPrChange w:id="2245"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sz w:val="24"/>
          <w:u w:val="single"/>
          <w:rtl/>
          <w:lang w:eastAsia="he-IL"/>
          <w:rPrChange w:id="2246" w:author="Kook Sec" w:date="2021-04-20T16:07:00Z">
            <w:rPr>
              <w:rFonts w:ascii="Times New Roman" w:eastAsia="Times New Roman" w:hAnsi="Times New Roman"/>
              <w:sz w:val="24"/>
              <w:u w:val="single"/>
              <w:rtl/>
              <w:lang w:eastAsia="he-IL"/>
            </w:rPr>
          </w:rPrChange>
        </w:rPr>
        <w:t>תכנון סופי:</w:t>
      </w:r>
    </w:p>
    <w:p w14:paraId="558C132B"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247" w:author="Kook Sec" w:date="2021-04-20T16:07:00Z">
            <w:rPr>
              <w:rFonts w:ascii="Times New Roman" w:eastAsia="Times New Roman" w:hAnsi="Times New Roman"/>
              <w:sz w:val="24"/>
              <w:rtl/>
              <w:lang w:eastAsia="he-IL"/>
            </w:rPr>
          </w:rPrChange>
        </w:rPr>
      </w:pPr>
    </w:p>
    <w:p w14:paraId="79C848EF"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4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49" w:author="Kook Sec" w:date="2021-04-20T16:07:00Z">
            <w:rPr>
              <w:rFonts w:ascii="Times New Roman" w:eastAsia="Times New Roman" w:hAnsi="Times New Roman"/>
              <w:sz w:val="24"/>
              <w:rtl/>
              <w:lang w:eastAsia="he-IL"/>
            </w:rPr>
          </w:rPrChange>
        </w:rPr>
        <w:t>א.</w:t>
      </w:r>
      <w:r w:rsidRPr="00010762">
        <w:rPr>
          <w:rFonts w:ascii="Times New Roman" w:eastAsia="Times New Roman" w:hAnsi="Times New Roman"/>
          <w:sz w:val="24"/>
          <w:rtl/>
          <w:lang w:eastAsia="he-IL"/>
          <w:rPrChange w:id="2250" w:author="Kook Sec" w:date="2021-04-20T16:07:00Z">
            <w:rPr>
              <w:rFonts w:ascii="Times New Roman" w:eastAsia="Times New Roman" w:hAnsi="Times New Roman"/>
              <w:sz w:val="24"/>
              <w:rtl/>
              <w:lang w:eastAsia="he-IL"/>
            </w:rPr>
          </w:rPrChange>
        </w:rPr>
        <w:tab/>
        <w:t>הכנת תכניות סופיות, המתארות את המתקן וא</w:t>
      </w:r>
      <w:r w:rsidRPr="00010762">
        <w:rPr>
          <w:rFonts w:ascii="Times New Roman" w:eastAsia="Times New Roman" w:hAnsi="Times New Roman" w:hint="cs"/>
          <w:sz w:val="24"/>
          <w:rtl/>
          <w:lang w:eastAsia="he-IL"/>
          <w:rPrChange w:id="2251"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252" w:author="Kook Sec" w:date="2021-04-20T16:07:00Z">
            <w:rPr>
              <w:rFonts w:ascii="Times New Roman" w:eastAsia="Times New Roman" w:hAnsi="Times New Roman"/>
              <w:sz w:val="24"/>
              <w:rtl/>
              <w:lang w:eastAsia="he-IL"/>
            </w:rPr>
          </w:rPrChange>
        </w:rPr>
        <w:t>שור</w:t>
      </w:r>
      <w:r w:rsidRPr="00010762">
        <w:rPr>
          <w:rFonts w:ascii="Times New Roman" w:eastAsia="Times New Roman" w:hAnsi="Times New Roman" w:hint="cs"/>
          <w:sz w:val="24"/>
          <w:rtl/>
          <w:lang w:eastAsia="he-IL"/>
          <w:rPrChange w:id="2253" w:author="Kook Sec" w:date="2021-04-20T16:07:00Z">
            <w:rPr>
              <w:rFonts w:ascii="Times New Roman" w:eastAsia="Times New Roman" w:hAnsi="Times New Roman" w:hint="cs"/>
              <w:sz w:val="24"/>
              <w:rtl/>
              <w:lang w:eastAsia="he-IL"/>
            </w:rPr>
          </w:rPrChange>
        </w:rPr>
        <w:t>ו</w:t>
      </w:r>
      <w:r w:rsidRPr="00010762">
        <w:rPr>
          <w:rFonts w:ascii="Times New Roman" w:eastAsia="Times New Roman" w:hAnsi="Times New Roman"/>
          <w:sz w:val="24"/>
          <w:rtl/>
          <w:lang w:eastAsia="he-IL"/>
          <w:rPrChange w:id="2254" w:author="Kook Sec" w:date="2021-04-20T16:07:00Z">
            <w:rPr>
              <w:rFonts w:ascii="Times New Roman" w:eastAsia="Times New Roman" w:hAnsi="Times New Roman"/>
              <w:sz w:val="24"/>
              <w:rtl/>
              <w:lang w:eastAsia="he-IL"/>
            </w:rPr>
          </w:rPrChange>
        </w:rPr>
        <w:t xml:space="preserve"> על ידי היועצים והמזמין. תאום התכניות האמורות עם היועצים והמזמין.</w:t>
      </w:r>
    </w:p>
    <w:p w14:paraId="13A303BF"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255" w:author="Kook Sec" w:date="2021-04-20T16:07:00Z">
            <w:rPr>
              <w:rFonts w:ascii="Times New Roman" w:eastAsia="Times New Roman" w:hAnsi="Times New Roman"/>
              <w:sz w:val="24"/>
              <w:rtl/>
              <w:lang w:eastAsia="he-IL"/>
            </w:rPr>
          </w:rPrChange>
        </w:rPr>
      </w:pPr>
    </w:p>
    <w:p w14:paraId="6FD360DE"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5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57" w:author="Kook Sec" w:date="2021-04-20T16:07:00Z">
            <w:rPr>
              <w:rFonts w:ascii="Times New Roman" w:eastAsia="Times New Roman" w:hAnsi="Times New Roman"/>
              <w:sz w:val="24"/>
              <w:rtl/>
              <w:lang w:eastAsia="he-IL"/>
            </w:rPr>
          </w:rPrChange>
        </w:rPr>
        <w:t>ב.</w:t>
      </w:r>
      <w:r w:rsidRPr="00010762">
        <w:rPr>
          <w:rFonts w:ascii="Times New Roman" w:eastAsia="Times New Roman" w:hAnsi="Times New Roman"/>
          <w:sz w:val="24"/>
          <w:rtl/>
          <w:lang w:eastAsia="he-IL"/>
          <w:rPrChange w:id="2258" w:author="Kook Sec" w:date="2021-04-20T16:07:00Z">
            <w:rPr>
              <w:rFonts w:ascii="Times New Roman" w:eastAsia="Times New Roman" w:hAnsi="Times New Roman"/>
              <w:sz w:val="24"/>
              <w:rtl/>
              <w:lang w:eastAsia="he-IL"/>
            </w:rPr>
          </w:rPrChange>
        </w:rPr>
        <w:tab/>
        <w:t xml:space="preserve">הכנת התכניות הנדרשות על ידי הרשויות המוסמכות וטיפול באישורן כולל קבלת היתרי הבניה. </w:t>
      </w:r>
    </w:p>
    <w:p w14:paraId="1B38247B" w14:textId="77777777" w:rsidR="001835AB" w:rsidRPr="00010762"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Change w:id="225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60" w:author="Kook Sec" w:date="2021-04-20T16:07:00Z">
            <w:rPr>
              <w:rFonts w:ascii="Times New Roman" w:eastAsia="Times New Roman" w:hAnsi="Times New Roman"/>
              <w:sz w:val="24"/>
              <w:rtl/>
              <w:lang w:eastAsia="he-IL"/>
            </w:rPr>
          </w:rPrChange>
        </w:rPr>
        <w:tab/>
        <w:t xml:space="preserve">חתימה על כל המסמכים, כל התכניות וכל הבקשות, אשר חתימת המתכנן </w:t>
      </w:r>
      <w:r w:rsidRPr="00010762">
        <w:rPr>
          <w:rFonts w:ascii="Times New Roman" w:eastAsia="Times New Roman" w:hAnsi="Times New Roman" w:hint="cs"/>
          <w:sz w:val="24"/>
          <w:rtl/>
          <w:lang w:eastAsia="he-IL"/>
          <w:rPrChange w:id="2261" w:author="Kook Sec" w:date="2021-04-20T16:07:00Z">
            <w:rPr>
              <w:rFonts w:ascii="Times New Roman" w:eastAsia="Times New Roman" w:hAnsi="Times New Roman" w:hint="cs"/>
              <w:sz w:val="24"/>
              <w:rtl/>
              <w:lang w:eastAsia="he-IL"/>
            </w:rPr>
          </w:rPrChange>
        </w:rPr>
        <w:t>תידר</w:t>
      </w:r>
      <w:r w:rsidRPr="00010762">
        <w:rPr>
          <w:rFonts w:ascii="Times New Roman" w:eastAsia="Times New Roman" w:hAnsi="Times New Roman" w:hint="eastAsia"/>
          <w:sz w:val="24"/>
          <w:rtl/>
          <w:lang w:eastAsia="he-IL"/>
          <w:rPrChange w:id="2262" w:author="Kook Sec" w:date="2021-04-20T16:07:00Z">
            <w:rPr>
              <w:rFonts w:ascii="Times New Roman" w:eastAsia="Times New Roman" w:hAnsi="Times New Roman" w:hint="eastAsia"/>
              <w:sz w:val="24"/>
              <w:rtl/>
              <w:lang w:eastAsia="he-IL"/>
            </w:rPr>
          </w:rPrChange>
        </w:rPr>
        <w:t>ש</w:t>
      </w:r>
      <w:r w:rsidRPr="00010762">
        <w:rPr>
          <w:rFonts w:ascii="Times New Roman" w:eastAsia="Times New Roman" w:hAnsi="Times New Roman"/>
          <w:sz w:val="24"/>
          <w:rtl/>
          <w:lang w:eastAsia="he-IL"/>
          <w:rPrChange w:id="2263" w:author="Kook Sec" w:date="2021-04-20T16:07:00Z">
            <w:rPr>
              <w:rFonts w:ascii="Times New Roman" w:eastAsia="Times New Roman" w:hAnsi="Times New Roman"/>
              <w:sz w:val="24"/>
              <w:rtl/>
              <w:lang w:eastAsia="he-IL"/>
            </w:rPr>
          </w:rPrChange>
        </w:rPr>
        <w:t xml:space="preserve"> עליהם עד לקבלת תעודת גמר לפרויקט כאחראי לתכנון, לפיקוח העליון ולביקורת בתחום המעליות, לרבות בקשות להוצאת היתרי בניה, בקשות </w:t>
      </w:r>
      <w:r w:rsidRPr="00010762">
        <w:rPr>
          <w:rFonts w:ascii="Times New Roman" w:eastAsia="Times New Roman" w:hAnsi="Times New Roman" w:hint="cs"/>
          <w:sz w:val="24"/>
          <w:rtl/>
          <w:lang w:eastAsia="he-IL"/>
          <w:rPrChange w:id="2264" w:author="Kook Sec" w:date="2021-04-20T16:07:00Z">
            <w:rPr>
              <w:rFonts w:ascii="Times New Roman" w:eastAsia="Times New Roman" w:hAnsi="Times New Roman" w:hint="cs"/>
              <w:sz w:val="24"/>
              <w:rtl/>
              <w:lang w:eastAsia="he-IL"/>
            </w:rPr>
          </w:rPrChange>
        </w:rPr>
        <w:t>לטפסי</w:t>
      </w:r>
      <w:r w:rsidRPr="00010762">
        <w:rPr>
          <w:rFonts w:ascii="Times New Roman" w:eastAsia="Times New Roman" w:hAnsi="Times New Roman" w:hint="eastAsia"/>
          <w:sz w:val="24"/>
          <w:rtl/>
          <w:lang w:eastAsia="he-IL"/>
          <w:rPrChange w:id="2265" w:author="Kook Sec" w:date="2021-04-20T16:07:00Z">
            <w:rPr>
              <w:rFonts w:ascii="Times New Roman" w:eastAsia="Times New Roman" w:hAnsi="Times New Roman" w:hint="eastAsia"/>
              <w:sz w:val="24"/>
              <w:rtl/>
              <w:lang w:eastAsia="he-IL"/>
            </w:rPr>
          </w:rPrChange>
        </w:rPr>
        <w:t>י</w:t>
      </w:r>
      <w:r w:rsidRPr="00010762">
        <w:rPr>
          <w:rFonts w:ascii="Times New Roman" w:eastAsia="Times New Roman" w:hAnsi="Times New Roman"/>
          <w:sz w:val="24"/>
          <w:rtl/>
          <w:lang w:eastAsia="he-IL"/>
          <w:rPrChange w:id="2266" w:author="Kook Sec" w:date="2021-04-20T16:07:00Z">
            <w:rPr>
              <w:rFonts w:ascii="Times New Roman" w:eastAsia="Times New Roman" w:hAnsi="Times New Roman"/>
              <w:sz w:val="24"/>
              <w:rtl/>
              <w:lang w:eastAsia="he-IL"/>
            </w:rPr>
          </w:rPrChange>
        </w:rPr>
        <w:t xml:space="preserve"> 4 ובקשות לתעודת גמר. </w:t>
      </w:r>
    </w:p>
    <w:p w14:paraId="53DC31AA"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67" w:author="Kook Sec" w:date="2021-04-20T16:07:00Z">
            <w:rPr>
              <w:rFonts w:ascii="Times New Roman" w:eastAsia="Times New Roman" w:hAnsi="Times New Roman"/>
              <w:sz w:val="24"/>
              <w:lang w:eastAsia="he-IL"/>
            </w:rPr>
          </w:rPrChange>
        </w:rPr>
      </w:pPr>
    </w:p>
    <w:p w14:paraId="416A1C53"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6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69" w:author="Kook Sec" w:date="2021-04-20T16:07:00Z">
            <w:rPr>
              <w:rFonts w:ascii="Times New Roman" w:eastAsia="Times New Roman" w:hAnsi="Times New Roman"/>
              <w:sz w:val="24"/>
              <w:rtl/>
              <w:lang w:eastAsia="he-IL"/>
            </w:rPr>
          </w:rPrChange>
        </w:rPr>
        <w:t>ג.</w:t>
      </w:r>
      <w:r w:rsidRPr="00010762">
        <w:rPr>
          <w:rFonts w:ascii="Times New Roman" w:eastAsia="Times New Roman" w:hAnsi="Times New Roman"/>
          <w:sz w:val="24"/>
          <w:rtl/>
          <w:lang w:eastAsia="he-IL"/>
          <w:rPrChange w:id="2270" w:author="Kook Sec" w:date="2021-04-20T16:07:00Z">
            <w:rPr>
              <w:rFonts w:ascii="Times New Roman" w:eastAsia="Times New Roman" w:hAnsi="Times New Roman"/>
              <w:sz w:val="24"/>
              <w:rtl/>
              <w:lang w:eastAsia="he-IL"/>
            </w:rPr>
          </w:rPrChange>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ECD86A1"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71" w:author="Kook Sec" w:date="2021-04-20T16:07:00Z">
            <w:rPr>
              <w:rFonts w:ascii="Times New Roman" w:eastAsia="Times New Roman" w:hAnsi="Times New Roman"/>
              <w:sz w:val="24"/>
              <w:rtl/>
              <w:lang w:eastAsia="he-IL"/>
            </w:rPr>
          </w:rPrChange>
        </w:rPr>
      </w:pPr>
    </w:p>
    <w:p w14:paraId="4DB2863C"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7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73" w:author="Kook Sec" w:date="2021-04-20T16:07:00Z">
            <w:rPr>
              <w:rFonts w:ascii="Times New Roman" w:eastAsia="Times New Roman" w:hAnsi="Times New Roman"/>
              <w:sz w:val="24"/>
              <w:rtl/>
              <w:lang w:eastAsia="he-IL"/>
            </w:rPr>
          </w:rPrChange>
        </w:rPr>
        <w:t>ד.</w:t>
      </w:r>
      <w:r w:rsidRPr="00010762">
        <w:rPr>
          <w:rFonts w:ascii="Times New Roman" w:eastAsia="Times New Roman" w:hAnsi="Times New Roman"/>
          <w:sz w:val="24"/>
          <w:rtl/>
          <w:lang w:eastAsia="he-IL"/>
          <w:rPrChange w:id="2274" w:author="Kook Sec" w:date="2021-04-20T16:07:00Z">
            <w:rPr>
              <w:rFonts w:ascii="Times New Roman" w:eastAsia="Times New Roman" w:hAnsi="Times New Roman"/>
              <w:sz w:val="24"/>
              <w:rtl/>
              <w:lang w:eastAsia="he-IL"/>
            </w:rPr>
          </w:rPrChange>
        </w:rPr>
        <w:tab/>
        <w:t>הכנת התוכניות לאשור סופי של היועצים והמזמין לפני התחלת שלב תכניות עבודה.</w:t>
      </w:r>
    </w:p>
    <w:p w14:paraId="54D48B08"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75" w:author="Kook Sec" w:date="2021-04-20T16:07:00Z">
            <w:rPr>
              <w:rFonts w:ascii="Times New Roman" w:eastAsia="Times New Roman" w:hAnsi="Times New Roman"/>
              <w:sz w:val="24"/>
              <w:rtl/>
              <w:lang w:eastAsia="he-IL"/>
            </w:rPr>
          </w:rPrChange>
        </w:rPr>
      </w:pPr>
    </w:p>
    <w:p w14:paraId="78E68692"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7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77" w:author="Kook Sec" w:date="2021-04-20T16:07:00Z">
            <w:rPr>
              <w:rFonts w:ascii="Times New Roman" w:eastAsia="Times New Roman" w:hAnsi="Times New Roman"/>
              <w:sz w:val="24"/>
              <w:rtl/>
              <w:lang w:eastAsia="he-IL"/>
            </w:rPr>
          </w:rPrChange>
        </w:rPr>
        <w:t>ה.</w:t>
      </w:r>
      <w:r w:rsidRPr="00010762">
        <w:rPr>
          <w:rFonts w:ascii="Times New Roman" w:eastAsia="Times New Roman" w:hAnsi="Times New Roman"/>
          <w:sz w:val="24"/>
          <w:rtl/>
          <w:lang w:eastAsia="he-IL"/>
          <w:rPrChange w:id="2278" w:author="Kook Sec" w:date="2021-04-20T16:07:00Z">
            <w:rPr>
              <w:rFonts w:ascii="Times New Roman" w:eastAsia="Times New Roman" w:hAnsi="Times New Roman"/>
              <w:sz w:val="24"/>
              <w:rtl/>
              <w:lang w:eastAsia="he-IL"/>
            </w:rPr>
          </w:rPrChange>
        </w:rPr>
        <w:tab/>
        <w:t>קבלת אישור היועצים הרלוונטי</w:t>
      </w:r>
      <w:r w:rsidRPr="00010762">
        <w:rPr>
          <w:rFonts w:ascii="Times New Roman" w:eastAsia="Times New Roman" w:hAnsi="Times New Roman" w:hint="cs"/>
          <w:sz w:val="24"/>
          <w:rtl/>
          <w:lang w:eastAsia="he-IL"/>
          <w:rPrChange w:id="2279"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280" w:author="Kook Sec" w:date="2021-04-20T16:07:00Z">
            <w:rPr>
              <w:rFonts w:ascii="Times New Roman" w:eastAsia="Times New Roman" w:hAnsi="Times New Roman"/>
              <w:sz w:val="24"/>
              <w:rtl/>
              <w:lang w:eastAsia="he-IL"/>
            </w:rPr>
          </w:rPrChange>
        </w:rPr>
        <w:t>ם לתכנון הסופי ואישור התכנון הסופי של היועצים, ככל שי</w:t>
      </w:r>
      <w:r w:rsidRPr="00010762">
        <w:rPr>
          <w:rFonts w:ascii="Times New Roman" w:eastAsia="Times New Roman" w:hAnsi="Times New Roman" w:hint="cs"/>
          <w:sz w:val="24"/>
          <w:rtl/>
          <w:lang w:eastAsia="he-IL"/>
          <w:rPrChange w:id="2281"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282" w:author="Kook Sec" w:date="2021-04-20T16:07:00Z">
            <w:rPr>
              <w:rFonts w:ascii="Times New Roman" w:eastAsia="Times New Roman" w:hAnsi="Times New Roman"/>
              <w:sz w:val="24"/>
              <w:rtl/>
              <w:lang w:eastAsia="he-IL"/>
            </w:rPr>
          </w:rPrChange>
        </w:rPr>
        <w:t>דרש אישור המתכנן.</w:t>
      </w:r>
    </w:p>
    <w:p w14:paraId="3EC598FC"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83" w:author="Kook Sec" w:date="2021-04-20T16:07:00Z">
            <w:rPr>
              <w:rFonts w:ascii="Times New Roman" w:eastAsia="Times New Roman" w:hAnsi="Times New Roman"/>
              <w:sz w:val="24"/>
              <w:rtl/>
              <w:lang w:eastAsia="he-IL"/>
            </w:rPr>
          </w:rPrChange>
        </w:rPr>
      </w:pPr>
    </w:p>
    <w:p w14:paraId="3D8ABE75"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8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85" w:author="Kook Sec" w:date="2021-04-20T16:07:00Z">
            <w:rPr>
              <w:rFonts w:ascii="Times New Roman" w:eastAsia="Times New Roman" w:hAnsi="Times New Roman"/>
              <w:sz w:val="24"/>
              <w:rtl/>
              <w:lang w:eastAsia="he-IL"/>
            </w:rPr>
          </w:rPrChange>
        </w:rPr>
        <w:t>ו.</w:t>
      </w:r>
      <w:r w:rsidRPr="00010762">
        <w:rPr>
          <w:rFonts w:ascii="Times New Roman" w:eastAsia="Times New Roman" w:hAnsi="Times New Roman"/>
          <w:sz w:val="24"/>
          <w:rtl/>
          <w:lang w:eastAsia="he-IL"/>
          <w:rPrChange w:id="2286" w:author="Kook Sec" w:date="2021-04-20T16:07:00Z">
            <w:rPr>
              <w:rFonts w:ascii="Times New Roman" w:eastAsia="Times New Roman" w:hAnsi="Times New Roman"/>
              <w:sz w:val="24"/>
              <w:rtl/>
              <w:lang w:eastAsia="he-IL"/>
            </w:rPr>
          </w:rPrChange>
        </w:rPr>
        <w:tab/>
        <w:t>הכנת סעיף המעליות במפרטי המכר. בדיקת מפרטי ותוכניות המכר, לרבות התאמתם לתכנון, ואשור הנוסח.</w:t>
      </w:r>
    </w:p>
    <w:p w14:paraId="0EB97037"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87" w:author="Kook Sec" w:date="2021-04-20T16:07:00Z">
            <w:rPr>
              <w:rFonts w:ascii="Times New Roman" w:eastAsia="Times New Roman" w:hAnsi="Times New Roman"/>
              <w:sz w:val="24"/>
              <w:rtl/>
              <w:lang w:eastAsia="he-IL"/>
            </w:rPr>
          </w:rPrChange>
        </w:rPr>
      </w:pPr>
    </w:p>
    <w:p w14:paraId="7B129C0F"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Change w:id="2288"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289" w:author="Kook Sec" w:date="2021-04-20T16:07:00Z">
            <w:rPr>
              <w:rFonts w:ascii="Times New Roman" w:eastAsia="Times New Roman" w:hAnsi="Times New Roman"/>
              <w:sz w:val="24"/>
              <w:rtl/>
              <w:lang w:eastAsia="he-IL"/>
            </w:rPr>
          </w:rPrChange>
        </w:rPr>
        <w:lastRenderedPageBreak/>
        <w:t>ז.</w:t>
      </w:r>
      <w:r w:rsidRPr="00010762">
        <w:rPr>
          <w:rFonts w:ascii="Times New Roman" w:eastAsia="Times New Roman" w:hAnsi="Times New Roman"/>
          <w:sz w:val="24"/>
          <w:rtl/>
          <w:lang w:eastAsia="he-IL"/>
          <w:rPrChange w:id="2290" w:author="Kook Sec" w:date="2021-04-20T16:07:00Z">
            <w:rPr>
              <w:rFonts w:ascii="Times New Roman" w:eastAsia="Times New Roman" w:hAnsi="Times New Roman"/>
              <w:sz w:val="24"/>
              <w:rtl/>
              <w:lang w:eastAsia="he-IL"/>
            </w:rPr>
          </w:rPrChange>
        </w:rPr>
        <w:tab/>
        <w:t>עדכון האומדן המשוער של ערך המתקן.</w:t>
      </w:r>
    </w:p>
    <w:p w14:paraId="13F9E07E"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Change w:id="2291" w:author="Kook Sec" w:date="2021-04-20T16:07:00Z">
            <w:rPr>
              <w:rFonts w:ascii="Times New Roman" w:eastAsia="Times New Roman" w:hAnsi="Times New Roman"/>
              <w:sz w:val="24"/>
              <w:lang w:eastAsia="he-IL"/>
            </w:rPr>
          </w:rPrChange>
        </w:rPr>
      </w:pPr>
    </w:p>
    <w:p w14:paraId="7425EAC2"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29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93" w:author="Kook Sec" w:date="2021-04-20T16:07:00Z">
            <w:rPr>
              <w:rFonts w:ascii="Times New Roman" w:eastAsia="Times New Roman" w:hAnsi="Times New Roman"/>
              <w:sz w:val="24"/>
              <w:rtl/>
              <w:lang w:eastAsia="he-IL"/>
            </w:rPr>
          </w:rPrChange>
        </w:rPr>
        <w:t>ח.</w:t>
      </w:r>
      <w:r w:rsidRPr="00010762">
        <w:rPr>
          <w:rFonts w:ascii="Times New Roman" w:eastAsia="Times New Roman" w:hAnsi="Times New Roman"/>
          <w:sz w:val="24"/>
          <w:rtl/>
          <w:lang w:eastAsia="he-IL"/>
          <w:rPrChange w:id="2294" w:author="Kook Sec" w:date="2021-04-20T16:07:00Z">
            <w:rPr>
              <w:rFonts w:ascii="Times New Roman" w:eastAsia="Times New Roman" w:hAnsi="Times New Roman"/>
              <w:sz w:val="24"/>
              <w:rtl/>
              <w:lang w:eastAsia="he-IL"/>
            </w:rPr>
          </w:rPrChange>
        </w:rPr>
        <w:tab/>
        <w:t>מבלי לגרוע מכלליות האמור לעיל, ביצוע כל יתר הפעולות ועריכת כל המסמכים הדרושים להשלמת התכנון הסופי.</w:t>
      </w:r>
    </w:p>
    <w:p w14:paraId="6DABFC06"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295" w:author="Kook Sec" w:date="2021-04-20T16:07:00Z">
            <w:rPr>
              <w:rFonts w:ascii="Times New Roman" w:eastAsia="Times New Roman" w:hAnsi="Times New Roman"/>
              <w:sz w:val="24"/>
              <w:lang w:eastAsia="he-IL"/>
            </w:rPr>
          </w:rPrChange>
        </w:rPr>
      </w:pPr>
    </w:p>
    <w:p w14:paraId="79F07394" w14:textId="77777777" w:rsidR="001835AB" w:rsidRPr="00010762"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Change w:id="229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297" w:author="Kook Sec" w:date="2021-04-20T16:07:00Z">
            <w:rPr>
              <w:rFonts w:ascii="Times New Roman" w:eastAsia="Times New Roman" w:hAnsi="Times New Roman"/>
              <w:sz w:val="24"/>
              <w:rtl/>
              <w:lang w:eastAsia="he-IL"/>
            </w:rPr>
          </w:rPrChange>
        </w:rPr>
        <w:t>3.3</w:t>
      </w:r>
      <w:r w:rsidRPr="00010762">
        <w:rPr>
          <w:rFonts w:ascii="Times New Roman" w:eastAsia="Times New Roman" w:hAnsi="Times New Roman"/>
          <w:sz w:val="24"/>
          <w:rtl/>
          <w:lang w:eastAsia="he-IL"/>
          <w:rPrChange w:id="2298"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sz w:val="24"/>
          <w:u w:val="single"/>
          <w:rtl/>
          <w:lang w:eastAsia="he-IL"/>
          <w:rPrChange w:id="2299" w:author="Kook Sec" w:date="2021-04-20T16:07:00Z">
            <w:rPr>
              <w:rFonts w:ascii="Times New Roman" w:eastAsia="Times New Roman" w:hAnsi="Times New Roman"/>
              <w:sz w:val="24"/>
              <w:u w:val="single"/>
              <w:rtl/>
              <w:lang w:eastAsia="he-IL"/>
            </w:rPr>
          </w:rPrChange>
        </w:rPr>
        <w:t>תכנון מפורט:</w:t>
      </w:r>
    </w:p>
    <w:p w14:paraId="188EE948"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Change w:id="2300" w:author="Kook Sec" w:date="2021-04-20T16:07:00Z">
            <w:rPr>
              <w:rFonts w:ascii="Times New Roman" w:eastAsia="Times New Roman" w:hAnsi="Times New Roman"/>
              <w:b/>
              <w:bCs/>
              <w:sz w:val="24"/>
              <w:u w:val="single"/>
              <w:rtl/>
              <w:lang w:eastAsia="he-IL"/>
            </w:rPr>
          </w:rPrChange>
        </w:rPr>
      </w:pPr>
    </w:p>
    <w:p w14:paraId="3D983404"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30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02" w:author="Kook Sec" w:date="2021-04-20T16:07:00Z">
            <w:rPr>
              <w:rFonts w:ascii="Times New Roman" w:eastAsia="Times New Roman" w:hAnsi="Times New Roman"/>
              <w:sz w:val="24"/>
              <w:rtl/>
              <w:lang w:eastAsia="he-IL"/>
            </w:rPr>
          </w:rPrChange>
        </w:rPr>
        <w:t>א.</w:t>
      </w:r>
      <w:r w:rsidRPr="00010762">
        <w:rPr>
          <w:rFonts w:ascii="Times New Roman" w:eastAsia="Times New Roman" w:hAnsi="Times New Roman"/>
          <w:sz w:val="24"/>
          <w:rtl/>
          <w:lang w:eastAsia="he-IL"/>
          <w:rPrChange w:id="2303" w:author="Kook Sec" w:date="2021-04-20T16:07:00Z">
            <w:rPr>
              <w:rFonts w:ascii="Times New Roman" w:eastAsia="Times New Roman" w:hAnsi="Times New Roman"/>
              <w:sz w:val="24"/>
              <w:rtl/>
              <w:lang w:eastAsia="he-IL"/>
            </w:rPr>
          </w:rPrChange>
        </w:rPr>
        <w:tab/>
        <w:t>הכנת תכניות עבודה מפורטות ומוסברות של המתקן כולל תיאום התכניות עם היועצים האחרים.</w:t>
      </w:r>
    </w:p>
    <w:p w14:paraId="13105486"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Change w:id="2304" w:author="Kook Sec" w:date="2021-04-20T16:07:00Z">
            <w:rPr>
              <w:rFonts w:ascii="Times New Roman" w:eastAsia="Times New Roman" w:hAnsi="Times New Roman"/>
              <w:sz w:val="24"/>
              <w:rtl/>
              <w:lang w:eastAsia="he-IL"/>
            </w:rPr>
          </w:rPrChange>
        </w:rPr>
      </w:pPr>
    </w:p>
    <w:p w14:paraId="74874EB3" w14:textId="77777777" w:rsidR="001835AB" w:rsidRPr="00010762"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Change w:id="230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06" w:author="Kook Sec" w:date="2021-04-20T16:07:00Z">
            <w:rPr>
              <w:rFonts w:ascii="Times New Roman" w:eastAsia="Times New Roman" w:hAnsi="Times New Roman"/>
              <w:sz w:val="24"/>
              <w:rtl/>
              <w:lang w:eastAsia="he-IL"/>
            </w:rPr>
          </w:rPrChange>
        </w:rPr>
        <w:t>ב.</w:t>
      </w:r>
      <w:r w:rsidRPr="00010762">
        <w:rPr>
          <w:rFonts w:ascii="Times New Roman" w:eastAsia="Times New Roman" w:hAnsi="Times New Roman"/>
          <w:sz w:val="24"/>
          <w:rtl/>
          <w:lang w:eastAsia="he-IL"/>
          <w:rPrChange w:id="2307" w:author="Kook Sec" w:date="2021-04-20T16:07:00Z">
            <w:rPr>
              <w:rFonts w:ascii="Times New Roman" w:eastAsia="Times New Roman" w:hAnsi="Times New Roman"/>
              <w:sz w:val="24"/>
              <w:rtl/>
              <w:lang w:eastAsia="he-IL"/>
            </w:rPr>
          </w:rPrChange>
        </w:rPr>
        <w:tab/>
        <w:t>השלמת תכניות עבודה מפורטות ומוסברות של כל חלקי המתקן.</w:t>
      </w:r>
    </w:p>
    <w:p w14:paraId="05E327CF"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308" w:author="Kook Sec" w:date="2021-04-20T16:07:00Z">
            <w:rPr>
              <w:rFonts w:ascii="Times New Roman" w:eastAsia="Times New Roman" w:hAnsi="Times New Roman"/>
              <w:sz w:val="24"/>
              <w:lang w:eastAsia="he-IL"/>
            </w:rPr>
          </w:rPrChange>
        </w:rPr>
      </w:pPr>
    </w:p>
    <w:p w14:paraId="767AF08F"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30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10" w:author="Kook Sec" w:date="2021-04-20T16:07:00Z">
            <w:rPr>
              <w:rFonts w:ascii="Times New Roman" w:eastAsia="Times New Roman" w:hAnsi="Times New Roman"/>
              <w:sz w:val="24"/>
              <w:rtl/>
              <w:lang w:eastAsia="he-IL"/>
            </w:rPr>
          </w:rPrChange>
        </w:rPr>
        <w:t>ג.</w:t>
      </w:r>
      <w:r w:rsidRPr="00010762">
        <w:rPr>
          <w:rFonts w:ascii="Times New Roman" w:eastAsia="Times New Roman" w:hAnsi="Times New Roman"/>
          <w:sz w:val="24"/>
          <w:rtl/>
          <w:lang w:eastAsia="he-IL"/>
          <w:rPrChange w:id="2311" w:author="Kook Sec" w:date="2021-04-20T16:07:00Z">
            <w:rPr>
              <w:rFonts w:ascii="Times New Roman" w:eastAsia="Times New Roman" w:hAnsi="Times New Roman"/>
              <w:sz w:val="24"/>
              <w:rtl/>
              <w:lang w:eastAsia="he-IL"/>
            </w:rPr>
          </w:rPrChange>
        </w:rPr>
        <w:tab/>
        <w:t>תאום, התכניות שלעיל עם היועצים האחרים ובפרט עם האדריכל ומתכנן הקונסטרוקציה, מתכנן החשמל, מתכנן מזוג האו</w:t>
      </w:r>
      <w:r w:rsidRPr="00010762">
        <w:rPr>
          <w:rFonts w:ascii="Times New Roman" w:eastAsia="Times New Roman" w:hAnsi="Times New Roman" w:hint="cs"/>
          <w:sz w:val="24"/>
          <w:rtl/>
          <w:lang w:eastAsia="he-IL"/>
          <w:rPrChange w:id="2312" w:author="Kook Sec" w:date="2021-04-20T16:07:00Z">
            <w:rPr>
              <w:rFonts w:ascii="Times New Roman" w:eastAsia="Times New Roman" w:hAnsi="Times New Roman" w:hint="cs"/>
              <w:sz w:val="24"/>
              <w:rtl/>
              <w:lang w:eastAsia="he-IL"/>
            </w:rPr>
          </w:rPrChange>
        </w:rPr>
        <w:t>ו</w:t>
      </w:r>
      <w:r w:rsidRPr="00010762">
        <w:rPr>
          <w:rFonts w:ascii="Times New Roman" w:eastAsia="Times New Roman" w:hAnsi="Times New Roman"/>
          <w:sz w:val="24"/>
          <w:rtl/>
          <w:lang w:eastAsia="he-IL"/>
          <w:rPrChange w:id="2313" w:author="Kook Sec" w:date="2021-04-20T16:07:00Z">
            <w:rPr>
              <w:rFonts w:ascii="Times New Roman" w:eastAsia="Times New Roman" w:hAnsi="Times New Roman"/>
              <w:sz w:val="24"/>
              <w:rtl/>
              <w:lang w:eastAsia="he-IL"/>
            </w:rPr>
          </w:rPrChange>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656B9F46"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Change w:id="2314" w:author="Kook Sec" w:date="2021-04-20T16:07:00Z">
            <w:rPr>
              <w:rFonts w:ascii="Times New Roman" w:eastAsia="Times New Roman" w:hAnsi="Times New Roman"/>
              <w:sz w:val="24"/>
              <w:lang w:eastAsia="he-IL"/>
            </w:rPr>
          </w:rPrChange>
        </w:rPr>
      </w:pPr>
    </w:p>
    <w:p w14:paraId="6CCA2E0C" w14:textId="77777777" w:rsidR="001835AB" w:rsidRPr="00010762"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Change w:id="231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16" w:author="Kook Sec" w:date="2021-04-20T16:07:00Z">
            <w:rPr>
              <w:rFonts w:ascii="Times New Roman" w:eastAsia="Times New Roman" w:hAnsi="Times New Roman"/>
              <w:sz w:val="24"/>
              <w:rtl/>
              <w:lang w:eastAsia="he-IL"/>
            </w:rPr>
          </w:rPrChange>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23557899"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17" w:author="Kook Sec" w:date="2021-04-20T16:07:00Z">
            <w:rPr>
              <w:rFonts w:ascii="Times New Roman" w:eastAsia="Times New Roman" w:hAnsi="Times New Roman"/>
              <w:sz w:val="24"/>
              <w:rtl/>
              <w:lang w:eastAsia="he-IL"/>
            </w:rPr>
          </w:rPrChange>
        </w:rPr>
      </w:pPr>
    </w:p>
    <w:p w14:paraId="21005156"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1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19" w:author="Kook Sec" w:date="2021-04-20T16:07:00Z">
            <w:rPr>
              <w:rFonts w:ascii="Times New Roman" w:eastAsia="Times New Roman" w:hAnsi="Times New Roman"/>
              <w:sz w:val="24"/>
              <w:rtl/>
              <w:lang w:eastAsia="he-IL"/>
            </w:rPr>
          </w:rPrChange>
        </w:rPr>
        <w:t>ה.</w:t>
      </w:r>
      <w:r w:rsidRPr="00010762">
        <w:rPr>
          <w:rFonts w:ascii="Times New Roman" w:eastAsia="Times New Roman" w:hAnsi="Times New Roman"/>
          <w:sz w:val="24"/>
          <w:rtl/>
          <w:lang w:eastAsia="he-IL"/>
          <w:rPrChange w:id="2320" w:author="Kook Sec" w:date="2021-04-20T16:07:00Z">
            <w:rPr>
              <w:rFonts w:ascii="Times New Roman" w:eastAsia="Times New Roman" w:hAnsi="Times New Roman"/>
              <w:sz w:val="24"/>
              <w:rtl/>
              <w:lang w:eastAsia="he-IL"/>
            </w:rPr>
          </w:rPrChange>
        </w:rPr>
        <w:tab/>
        <w:t>המפרטים יודפסו באמצעות מעבד תמלילים והם יוצאו בקבצי "</w:t>
      </w:r>
      <w:proofErr w:type="spellStart"/>
      <w:r w:rsidRPr="00010762">
        <w:rPr>
          <w:rFonts w:ascii="Times New Roman" w:eastAsia="Times New Roman" w:hAnsi="Times New Roman"/>
          <w:sz w:val="24"/>
          <w:rtl/>
          <w:lang w:eastAsia="he-IL"/>
          <w:rPrChange w:id="2321" w:author="Kook Sec" w:date="2021-04-20T16:07:00Z">
            <w:rPr>
              <w:rFonts w:ascii="Times New Roman" w:eastAsia="Times New Roman" w:hAnsi="Times New Roman"/>
              <w:sz w:val="24"/>
              <w:rtl/>
              <w:lang w:eastAsia="he-IL"/>
            </w:rPr>
          </w:rPrChange>
        </w:rPr>
        <w:t>אסקי</w:t>
      </w:r>
      <w:proofErr w:type="spellEnd"/>
      <w:r w:rsidRPr="00010762">
        <w:rPr>
          <w:rFonts w:ascii="Times New Roman" w:eastAsia="Times New Roman" w:hAnsi="Times New Roman"/>
          <w:sz w:val="24"/>
          <w:rtl/>
          <w:lang w:eastAsia="he-IL"/>
          <w:rPrChange w:id="2322" w:author="Kook Sec" w:date="2021-04-20T16:07:00Z">
            <w:rPr>
              <w:rFonts w:ascii="Times New Roman" w:eastAsia="Times New Roman" w:hAnsi="Times New Roman"/>
              <w:sz w:val="24"/>
              <w:rtl/>
              <w:lang w:eastAsia="he-IL"/>
            </w:rPr>
          </w:rPrChange>
        </w:rPr>
        <w:t>" כך שניתן יהיה להעתיקם לכל מעבד תמלילים אחר, ע"ג דיסקט ובתדפיס.</w:t>
      </w:r>
    </w:p>
    <w:p w14:paraId="243D1C39"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23" w:author="Kook Sec" w:date="2021-04-20T16:07:00Z">
            <w:rPr>
              <w:rFonts w:ascii="Times New Roman" w:eastAsia="Times New Roman" w:hAnsi="Times New Roman"/>
              <w:sz w:val="24"/>
              <w:rtl/>
              <w:lang w:eastAsia="he-IL"/>
            </w:rPr>
          </w:rPrChange>
        </w:rPr>
      </w:pPr>
    </w:p>
    <w:p w14:paraId="5770713A"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2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25" w:author="Kook Sec" w:date="2021-04-20T16:07:00Z">
            <w:rPr>
              <w:rFonts w:ascii="Times New Roman" w:eastAsia="Times New Roman" w:hAnsi="Times New Roman"/>
              <w:sz w:val="24"/>
              <w:rtl/>
              <w:lang w:eastAsia="he-IL"/>
            </w:rPr>
          </w:rPrChange>
        </w:rPr>
        <w:t>ו.</w:t>
      </w:r>
      <w:r w:rsidRPr="00010762">
        <w:rPr>
          <w:rFonts w:ascii="Times New Roman" w:eastAsia="Times New Roman" w:hAnsi="Times New Roman"/>
          <w:sz w:val="24"/>
          <w:rtl/>
          <w:lang w:eastAsia="he-IL"/>
          <w:rPrChange w:id="2326" w:author="Kook Sec" w:date="2021-04-20T16:07:00Z">
            <w:rPr>
              <w:rFonts w:ascii="Times New Roman" w:eastAsia="Times New Roman" w:hAnsi="Times New Roman"/>
              <w:sz w:val="24"/>
              <w:rtl/>
              <w:lang w:eastAsia="he-IL"/>
            </w:rPr>
          </w:rPrChange>
        </w:rPr>
        <w:tab/>
        <w:t>כתבי הכמויות יוכנו באמצעות תוכנה לכתבי כמויות "סופר-מכרז", והניתנת להמרה גם לתוכנות אחרות לכתב כמויות, ע"ג דיסקט ובתדפיס.</w:t>
      </w:r>
    </w:p>
    <w:p w14:paraId="0FB49298"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Change w:id="2327" w:author="Kook Sec" w:date="2021-04-20T16:07:00Z">
            <w:rPr>
              <w:rFonts w:ascii="Times New Roman" w:eastAsia="Times New Roman" w:hAnsi="Times New Roman"/>
              <w:sz w:val="24"/>
              <w:lang w:eastAsia="he-IL"/>
            </w:rPr>
          </w:rPrChange>
        </w:rPr>
      </w:pPr>
    </w:p>
    <w:p w14:paraId="1D688080"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2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29" w:author="Kook Sec" w:date="2021-04-20T16:07:00Z">
            <w:rPr>
              <w:rFonts w:ascii="Times New Roman" w:eastAsia="Times New Roman" w:hAnsi="Times New Roman"/>
              <w:sz w:val="24"/>
              <w:rtl/>
              <w:lang w:eastAsia="he-IL"/>
            </w:rPr>
          </w:rPrChange>
        </w:rPr>
        <w:t>ז.</w:t>
      </w:r>
      <w:r w:rsidRPr="00010762">
        <w:rPr>
          <w:rFonts w:ascii="Times New Roman" w:eastAsia="Times New Roman" w:hAnsi="Times New Roman"/>
          <w:sz w:val="24"/>
          <w:rtl/>
          <w:lang w:eastAsia="he-IL"/>
          <w:rPrChange w:id="2330" w:author="Kook Sec" w:date="2021-04-20T16:07:00Z">
            <w:rPr>
              <w:rFonts w:ascii="Times New Roman" w:eastAsia="Times New Roman" w:hAnsi="Times New Roman"/>
              <w:sz w:val="24"/>
              <w:rtl/>
              <w:lang w:eastAsia="he-IL"/>
            </w:rPr>
          </w:rPrChange>
        </w:rPr>
        <w:tab/>
        <w:t>עדכון סעיף המעליות במפרטי המכר. בדיקה חוזרת של מפרטי ותוכניות המכר, לרבות התאמתם לתכנון, ואישור הנוסח ו/או עדכון התכנון לפי הנחיית המזמין.</w:t>
      </w:r>
    </w:p>
    <w:p w14:paraId="4D167994"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31" w:author="Kook Sec" w:date="2021-04-20T16:07:00Z">
            <w:rPr>
              <w:rFonts w:ascii="Times New Roman" w:eastAsia="Times New Roman" w:hAnsi="Times New Roman"/>
              <w:sz w:val="24"/>
              <w:rtl/>
              <w:lang w:eastAsia="he-IL"/>
            </w:rPr>
          </w:rPrChange>
        </w:rPr>
      </w:pPr>
    </w:p>
    <w:p w14:paraId="7242FCC0"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3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33" w:author="Kook Sec" w:date="2021-04-20T16:07:00Z">
            <w:rPr>
              <w:rFonts w:ascii="Times New Roman" w:eastAsia="Times New Roman" w:hAnsi="Times New Roman"/>
              <w:sz w:val="24"/>
              <w:rtl/>
              <w:lang w:eastAsia="he-IL"/>
            </w:rPr>
          </w:rPrChange>
        </w:rPr>
        <w:t>ח.</w:t>
      </w:r>
      <w:r w:rsidRPr="00010762">
        <w:rPr>
          <w:rFonts w:ascii="Times New Roman" w:eastAsia="Times New Roman" w:hAnsi="Times New Roman"/>
          <w:sz w:val="24"/>
          <w:rtl/>
          <w:lang w:eastAsia="he-IL"/>
          <w:rPrChange w:id="2334" w:author="Kook Sec" w:date="2021-04-20T16:07:00Z">
            <w:rPr>
              <w:rFonts w:ascii="Times New Roman" w:eastAsia="Times New Roman" w:hAnsi="Times New Roman"/>
              <w:sz w:val="24"/>
              <w:rtl/>
              <w:lang w:eastAsia="he-IL"/>
            </w:rPr>
          </w:rPrChange>
        </w:rPr>
        <w:tab/>
        <w:t>הכנת אומדן מפורט של ערך העבודות מבוסס על המפרטים וכתבי הכמויות תוך ציון מדד המחירים לצרכן, הידוע במועד הכנת האומדן.</w:t>
      </w:r>
    </w:p>
    <w:p w14:paraId="0EE757BA"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Change w:id="2335" w:author="Kook Sec" w:date="2021-04-20T16:07:00Z">
            <w:rPr>
              <w:rFonts w:ascii="Times New Roman" w:eastAsia="Times New Roman" w:hAnsi="Times New Roman"/>
              <w:sz w:val="24"/>
              <w:rtl/>
              <w:lang w:eastAsia="he-IL"/>
            </w:rPr>
          </w:rPrChange>
        </w:rPr>
      </w:pPr>
    </w:p>
    <w:p w14:paraId="5C1D255A" w14:textId="77777777" w:rsidR="001835AB" w:rsidRPr="00010762"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Change w:id="233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37" w:author="Kook Sec" w:date="2021-04-20T16:07:00Z">
            <w:rPr>
              <w:rFonts w:ascii="Times New Roman" w:eastAsia="Times New Roman" w:hAnsi="Times New Roman"/>
              <w:sz w:val="24"/>
              <w:rtl/>
              <w:lang w:eastAsia="he-IL"/>
            </w:rPr>
          </w:rPrChange>
        </w:rPr>
        <w:t>הכנסת שינויים בתכניות ככל שיתחייב להתאמת התכנון למסגרת התקציבית, אשר תקבע ע"י המזמין.</w:t>
      </w:r>
    </w:p>
    <w:p w14:paraId="652EE308" w14:textId="77777777" w:rsidR="001835AB" w:rsidRPr="00010762"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Change w:id="2338" w:author="Kook Sec" w:date="2021-04-20T16:07:00Z">
            <w:rPr>
              <w:rFonts w:ascii="Times New Roman" w:eastAsia="Times New Roman" w:hAnsi="Times New Roman"/>
              <w:sz w:val="24"/>
              <w:lang w:eastAsia="he-IL"/>
            </w:rPr>
          </w:rPrChange>
        </w:rPr>
      </w:pPr>
    </w:p>
    <w:p w14:paraId="52C894FA" w14:textId="77777777" w:rsidR="001835AB" w:rsidRPr="00010762"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Change w:id="233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40" w:author="Kook Sec" w:date="2021-04-20T16:07:00Z">
            <w:rPr>
              <w:rFonts w:ascii="Times New Roman" w:eastAsia="Times New Roman" w:hAnsi="Times New Roman"/>
              <w:sz w:val="24"/>
              <w:rtl/>
              <w:lang w:eastAsia="he-IL"/>
            </w:rPr>
          </w:rPrChange>
        </w:rPr>
        <w:t>מתן חוות דעת ויעוץ בכל הקשור בהכנת המכרזים ופרסומם.</w:t>
      </w:r>
    </w:p>
    <w:p w14:paraId="74082A50" w14:textId="77777777" w:rsidR="001835AB" w:rsidRPr="00010762"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Change w:id="2341" w:author="Kook Sec" w:date="2021-04-20T16:07:00Z">
            <w:rPr>
              <w:rFonts w:ascii="Times New Roman" w:eastAsia="Times New Roman" w:hAnsi="Times New Roman"/>
              <w:sz w:val="24"/>
              <w:lang w:eastAsia="he-IL"/>
            </w:rPr>
          </w:rPrChange>
        </w:rPr>
      </w:pPr>
    </w:p>
    <w:p w14:paraId="784C23B0" w14:textId="77777777" w:rsidR="001835AB" w:rsidRPr="00010762"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Change w:id="2342"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343" w:author="Kook Sec" w:date="2021-04-20T16:07:00Z">
            <w:rPr>
              <w:rFonts w:ascii="Times New Roman" w:eastAsia="Times New Roman" w:hAnsi="Times New Roman"/>
              <w:sz w:val="24"/>
              <w:rtl/>
              <w:lang w:eastAsia="he-IL"/>
            </w:rPr>
          </w:rPrChange>
        </w:rPr>
        <w:t>השתתפות בסיורי קבלנים, הכנת תשובות לשאלות הקבלנים והגשתן למנהל.</w:t>
      </w:r>
    </w:p>
    <w:p w14:paraId="1C02150B" w14:textId="77777777" w:rsidR="001835AB" w:rsidRPr="00010762"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Change w:id="2344" w:author="Kook Sec" w:date="2021-04-20T16:07:00Z">
            <w:rPr>
              <w:rFonts w:ascii="Times New Roman" w:eastAsia="Times New Roman" w:hAnsi="Times New Roman"/>
              <w:sz w:val="24"/>
              <w:lang w:eastAsia="he-IL"/>
            </w:rPr>
          </w:rPrChange>
        </w:rPr>
      </w:pPr>
    </w:p>
    <w:p w14:paraId="16EE1573" w14:textId="77777777" w:rsidR="001835AB" w:rsidRPr="00010762"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Change w:id="234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46" w:author="Kook Sec" w:date="2021-04-20T16:07:00Z">
            <w:rPr>
              <w:rFonts w:ascii="Times New Roman" w:eastAsia="Times New Roman" w:hAnsi="Times New Roman"/>
              <w:sz w:val="24"/>
              <w:rtl/>
              <w:lang w:eastAsia="he-IL"/>
            </w:rPr>
          </w:rPrChange>
        </w:rPr>
        <w:t>בדיקת הצעות הקבלנים, ניתוח ההצעות והכנת טבלת השוואה ממחושבת באלטרנטיבות השונות ומתן חוות דעת למזמין בקשר להצעות הקבלנים.</w:t>
      </w:r>
    </w:p>
    <w:p w14:paraId="46B99712" w14:textId="77777777" w:rsidR="001835AB" w:rsidRPr="00010762"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Change w:id="2347" w:author="Kook Sec" w:date="2021-04-20T16:07:00Z">
            <w:rPr>
              <w:rFonts w:ascii="Times New Roman" w:eastAsia="Times New Roman" w:hAnsi="Times New Roman"/>
              <w:sz w:val="24"/>
              <w:lang w:eastAsia="he-IL"/>
            </w:rPr>
          </w:rPrChange>
        </w:rPr>
      </w:pPr>
    </w:p>
    <w:p w14:paraId="58E57384" w14:textId="77777777" w:rsidR="001835AB" w:rsidRPr="00010762"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Change w:id="234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49" w:author="Kook Sec" w:date="2021-04-20T16:07:00Z">
            <w:rPr>
              <w:rFonts w:ascii="Times New Roman" w:eastAsia="Times New Roman" w:hAnsi="Times New Roman"/>
              <w:sz w:val="24"/>
              <w:rtl/>
              <w:lang w:eastAsia="he-IL"/>
            </w:rPr>
          </w:rPrChange>
        </w:rPr>
        <w:t>השלמת תכניות עבודה, פרטים ומפרטים משלימים כפי שי</w:t>
      </w:r>
      <w:r w:rsidRPr="00010762">
        <w:rPr>
          <w:rFonts w:ascii="Times New Roman" w:eastAsia="Times New Roman" w:hAnsi="Times New Roman" w:hint="cs"/>
          <w:sz w:val="24"/>
          <w:rtl/>
          <w:lang w:eastAsia="he-IL"/>
          <w:rPrChange w:id="2350"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351" w:author="Kook Sec" w:date="2021-04-20T16:07:00Z">
            <w:rPr>
              <w:rFonts w:ascii="Times New Roman" w:eastAsia="Times New Roman" w:hAnsi="Times New Roman"/>
              <w:sz w:val="24"/>
              <w:rtl/>
              <w:lang w:eastAsia="he-IL"/>
            </w:rPr>
          </w:rPrChange>
        </w:rPr>
        <w:t>דרש לבצוע העבודות, והתאמתם למפרטי היצרנים.</w:t>
      </w:r>
    </w:p>
    <w:p w14:paraId="758D70F5" w14:textId="77777777" w:rsidR="001835AB" w:rsidRPr="00010762"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Change w:id="2352" w:author="Kook Sec" w:date="2021-04-20T16:07:00Z">
            <w:rPr>
              <w:rFonts w:ascii="Times New Roman" w:eastAsia="Times New Roman" w:hAnsi="Times New Roman"/>
              <w:sz w:val="24"/>
              <w:lang w:eastAsia="he-IL"/>
            </w:rPr>
          </w:rPrChange>
        </w:rPr>
      </w:pPr>
    </w:p>
    <w:p w14:paraId="4E335752" w14:textId="77777777" w:rsidR="001835AB" w:rsidRPr="00010762"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Change w:id="235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54" w:author="Kook Sec" w:date="2021-04-20T16:07:00Z">
            <w:rPr>
              <w:rFonts w:ascii="Times New Roman" w:eastAsia="Times New Roman" w:hAnsi="Times New Roman"/>
              <w:sz w:val="24"/>
              <w:rtl/>
              <w:lang w:eastAsia="he-IL"/>
            </w:rPr>
          </w:rPrChange>
        </w:rPr>
        <w:t>מובהר בזאת שהמתכנן יכין, באם י</w:t>
      </w:r>
      <w:r w:rsidRPr="00010762">
        <w:rPr>
          <w:rFonts w:ascii="Times New Roman" w:eastAsia="Times New Roman" w:hAnsi="Times New Roman" w:hint="cs"/>
          <w:sz w:val="24"/>
          <w:rtl/>
          <w:lang w:eastAsia="he-IL"/>
          <w:rPrChange w:id="2355" w:author="Kook Sec" w:date="2021-04-20T16:07:00Z">
            <w:rPr>
              <w:rFonts w:ascii="Times New Roman" w:eastAsia="Times New Roman" w:hAnsi="Times New Roman" w:hint="cs"/>
              <w:sz w:val="24"/>
              <w:rtl/>
              <w:lang w:eastAsia="he-IL"/>
            </w:rPr>
          </w:rPrChange>
        </w:rPr>
        <w:t>י</w:t>
      </w:r>
      <w:r w:rsidRPr="00010762">
        <w:rPr>
          <w:rFonts w:ascii="Times New Roman" w:eastAsia="Times New Roman" w:hAnsi="Times New Roman"/>
          <w:sz w:val="24"/>
          <w:rtl/>
          <w:lang w:eastAsia="he-IL"/>
          <w:rPrChange w:id="2356" w:author="Kook Sec" w:date="2021-04-20T16:07:00Z">
            <w:rPr>
              <w:rFonts w:ascii="Times New Roman" w:eastAsia="Times New Roman" w:hAnsi="Times New Roman"/>
              <w:sz w:val="24"/>
              <w:rtl/>
              <w:lang w:eastAsia="he-IL"/>
            </w:rPr>
          </w:rPrChange>
        </w:rPr>
        <w:t>דרש</w:t>
      </w:r>
      <w:r w:rsidRPr="00010762">
        <w:rPr>
          <w:rFonts w:ascii="Times New Roman" w:eastAsia="Times New Roman" w:hAnsi="Times New Roman" w:hint="cs"/>
          <w:sz w:val="24"/>
          <w:rtl/>
          <w:lang w:eastAsia="he-IL"/>
          <w:rPrChange w:id="2357"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sz w:val="24"/>
          <w:rtl/>
          <w:lang w:eastAsia="he-IL"/>
          <w:rPrChange w:id="2358" w:author="Kook Sec" w:date="2021-04-20T16:07:00Z">
            <w:rPr>
              <w:rFonts w:ascii="Times New Roman" w:eastAsia="Times New Roman" w:hAnsi="Times New Roman"/>
              <w:sz w:val="24"/>
              <w:rtl/>
              <w:lang w:eastAsia="he-IL"/>
            </w:rPr>
          </w:rPrChange>
        </w:rPr>
        <w:t xml:space="preserve"> מסמכים למכרזים עוד לפני השלמת </w:t>
      </w:r>
      <w:r w:rsidRPr="00010762">
        <w:rPr>
          <w:rFonts w:ascii="Times New Roman" w:eastAsia="Times New Roman" w:hAnsi="Times New Roman"/>
          <w:sz w:val="24"/>
          <w:rtl/>
          <w:lang w:eastAsia="he-IL"/>
          <w:rPrChange w:id="2359" w:author="Kook Sec" w:date="2021-04-20T16:07:00Z">
            <w:rPr>
              <w:rFonts w:ascii="Times New Roman" w:eastAsia="Times New Roman" w:hAnsi="Times New Roman"/>
              <w:sz w:val="24"/>
              <w:rtl/>
              <w:lang w:eastAsia="he-IL"/>
            </w:rPr>
          </w:rPrChange>
        </w:rPr>
        <w:lastRenderedPageBreak/>
        <w:t>התכנון המפורט.</w:t>
      </w:r>
    </w:p>
    <w:p w14:paraId="22A9C96B"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Change w:id="2360" w:author="Kook Sec" w:date="2021-04-20T16:07:00Z">
            <w:rPr>
              <w:rFonts w:ascii="Times New Roman" w:eastAsia="Times New Roman" w:hAnsi="Times New Roman"/>
              <w:sz w:val="24"/>
              <w:rtl/>
              <w:lang w:eastAsia="he-IL"/>
            </w:rPr>
          </w:rPrChange>
        </w:rPr>
      </w:pPr>
    </w:p>
    <w:p w14:paraId="66A0E589" w14:textId="77777777" w:rsidR="001835AB" w:rsidRPr="00010762"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Change w:id="2361" w:author="Kook Sec" w:date="2021-04-20T16:07:00Z">
            <w:rPr>
              <w:rFonts w:ascii="Times New Roman" w:eastAsia="Times New Roman" w:hAnsi="Times New Roman"/>
              <w:b/>
              <w:bCs/>
              <w:sz w:val="24"/>
              <w:u w:val="single"/>
              <w:rtl/>
              <w:lang w:eastAsia="he-IL"/>
            </w:rPr>
          </w:rPrChange>
        </w:rPr>
      </w:pPr>
      <w:r w:rsidRPr="00010762">
        <w:rPr>
          <w:rFonts w:ascii="Times New Roman" w:eastAsia="Times New Roman" w:hAnsi="Times New Roman"/>
          <w:sz w:val="24"/>
          <w:rtl/>
          <w:lang w:eastAsia="he-IL"/>
          <w:rPrChange w:id="2362" w:author="Kook Sec" w:date="2021-04-20T16:07:00Z">
            <w:rPr>
              <w:rFonts w:ascii="Times New Roman" w:eastAsia="Times New Roman" w:hAnsi="Times New Roman"/>
              <w:sz w:val="24"/>
              <w:rtl/>
              <w:lang w:eastAsia="he-IL"/>
            </w:rPr>
          </w:rPrChange>
        </w:rPr>
        <w:t>3.4</w:t>
      </w:r>
      <w:r w:rsidRPr="00010762">
        <w:rPr>
          <w:rFonts w:ascii="Times New Roman" w:eastAsia="Times New Roman" w:hAnsi="Times New Roman"/>
          <w:sz w:val="24"/>
          <w:rtl/>
          <w:lang w:eastAsia="he-IL"/>
          <w:rPrChange w:id="2363" w:author="Kook Sec" w:date="2021-04-20T16:07:00Z">
            <w:rPr>
              <w:rFonts w:ascii="Times New Roman" w:eastAsia="Times New Roman" w:hAnsi="Times New Roman"/>
              <w:sz w:val="24"/>
              <w:rtl/>
              <w:lang w:eastAsia="he-IL"/>
            </w:rPr>
          </w:rPrChange>
        </w:rPr>
        <w:tab/>
      </w:r>
      <w:r w:rsidRPr="00010762">
        <w:rPr>
          <w:rFonts w:ascii="Times New Roman" w:eastAsia="Times New Roman" w:hAnsi="Times New Roman"/>
          <w:sz w:val="24"/>
          <w:u w:val="single"/>
          <w:rtl/>
          <w:lang w:eastAsia="he-IL"/>
          <w:rPrChange w:id="2364" w:author="Kook Sec" w:date="2021-04-20T16:07:00Z">
            <w:rPr>
              <w:rFonts w:ascii="Times New Roman" w:eastAsia="Times New Roman" w:hAnsi="Times New Roman"/>
              <w:sz w:val="24"/>
              <w:u w:val="single"/>
              <w:rtl/>
              <w:lang w:eastAsia="he-IL"/>
            </w:rPr>
          </w:rPrChange>
        </w:rPr>
        <w:t>פיקוח עליון:</w:t>
      </w:r>
    </w:p>
    <w:p w14:paraId="4592A68A"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Change w:id="2365" w:author="Kook Sec" w:date="2021-04-20T16:07:00Z">
            <w:rPr>
              <w:rFonts w:ascii="Times New Roman" w:eastAsia="Times New Roman" w:hAnsi="Times New Roman"/>
              <w:b/>
              <w:bCs/>
              <w:sz w:val="24"/>
              <w:u w:val="single"/>
              <w:rtl/>
              <w:lang w:eastAsia="he-IL"/>
            </w:rPr>
          </w:rPrChange>
        </w:rPr>
      </w:pPr>
    </w:p>
    <w:p w14:paraId="260BD9F2" w14:textId="77777777" w:rsidR="001835AB" w:rsidRPr="00010762"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Change w:id="236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67" w:author="Kook Sec" w:date="2021-04-20T16:07:00Z">
            <w:rPr>
              <w:rFonts w:ascii="Times New Roman" w:eastAsia="Times New Roman" w:hAnsi="Times New Roman"/>
              <w:sz w:val="24"/>
              <w:rtl/>
              <w:lang w:eastAsia="he-IL"/>
            </w:rPr>
          </w:rPrChange>
        </w:rPr>
        <w:t>א.</w:t>
      </w:r>
      <w:r w:rsidRPr="00010762">
        <w:rPr>
          <w:rFonts w:ascii="Times New Roman" w:eastAsia="Times New Roman" w:hAnsi="Times New Roman"/>
          <w:sz w:val="24"/>
          <w:rtl/>
          <w:lang w:eastAsia="he-IL"/>
          <w:rPrChange w:id="2368" w:author="Kook Sec" w:date="2021-04-20T16:07:00Z">
            <w:rPr>
              <w:rFonts w:ascii="Times New Roman" w:eastAsia="Times New Roman" w:hAnsi="Times New Roman"/>
              <w:sz w:val="24"/>
              <w:rtl/>
              <w:lang w:eastAsia="he-IL"/>
            </w:rPr>
          </w:rPrChange>
        </w:rPr>
        <w:tab/>
        <w:t>הפקוח העליון של המתכנן על בצוע העבודות יכלול:</w:t>
      </w:r>
    </w:p>
    <w:p w14:paraId="2FB4DC47"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69" w:author="Kook Sec" w:date="2021-04-20T16:07:00Z">
            <w:rPr>
              <w:rFonts w:ascii="Times New Roman" w:eastAsia="Times New Roman" w:hAnsi="Times New Roman"/>
              <w:sz w:val="24"/>
              <w:rtl/>
              <w:lang w:eastAsia="he-IL"/>
            </w:rPr>
          </w:rPrChange>
        </w:rPr>
      </w:pPr>
    </w:p>
    <w:p w14:paraId="48734E95"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7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71"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72" w:author="Kook Sec" w:date="2021-04-20T16:07:00Z">
            <w:rPr>
              <w:rFonts w:ascii="Times New Roman" w:eastAsia="Times New Roman" w:hAnsi="Times New Roman"/>
              <w:sz w:val="24"/>
              <w:rtl/>
              <w:lang w:eastAsia="he-IL"/>
            </w:rPr>
          </w:rPrChange>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A9A8C37"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73" w:author="Kook Sec" w:date="2021-04-20T16:07:00Z">
            <w:rPr>
              <w:rFonts w:ascii="Times New Roman" w:eastAsia="Times New Roman" w:hAnsi="Times New Roman"/>
              <w:sz w:val="24"/>
              <w:rtl/>
              <w:lang w:eastAsia="he-IL"/>
            </w:rPr>
          </w:rPrChange>
        </w:rPr>
      </w:pPr>
    </w:p>
    <w:p w14:paraId="6601C48A"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7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75"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76" w:author="Kook Sec" w:date="2021-04-20T16:07:00Z">
            <w:rPr>
              <w:rFonts w:ascii="Times New Roman" w:eastAsia="Times New Roman" w:hAnsi="Times New Roman"/>
              <w:sz w:val="24"/>
              <w:rtl/>
              <w:lang w:eastAsia="he-IL"/>
            </w:rPr>
          </w:rPrChange>
        </w:rPr>
        <w:tab/>
        <w:t>פיקוח עליון על טיב ביצוע המתקן וביצוע התחייבויות קבלני העבודות.</w:t>
      </w:r>
    </w:p>
    <w:p w14:paraId="6CDDC29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77" w:author="Kook Sec" w:date="2021-04-20T16:07:00Z">
            <w:rPr>
              <w:rFonts w:ascii="Times New Roman" w:eastAsia="Times New Roman" w:hAnsi="Times New Roman"/>
              <w:sz w:val="24"/>
              <w:rtl/>
              <w:lang w:eastAsia="he-IL"/>
            </w:rPr>
          </w:rPrChange>
        </w:rPr>
      </w:pPr>
    </w:p>
    <w:p w14:paraId="127E05C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7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79"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80" w:author="Kook Sec" w:date="2021-04-20T16:07:00Z">
            <w:rPr>
              <w:rFonts w:ascii="Times New Roman" w:eastAsia="Times New Roman" w:hAnsi="Times New Roman"/>
              <w:sz w:val="24"/>
              <w:rtl/>
              <w:lang w:eastAsia="he-IL"/>
            </w:rPr>
          </w:rPrChange>
        </w:rPr>
        <w:tab/>
        <w:t>יעוץ והמלצה לגבי בחירה, בדיקה ואישור של חומרים וציוד</w:t>
      </w:r>
      <w:r w:rsidRPr="00010762">
        <w:rPr>
          <w:rFonts w:ascii="Times New Roman" w:eastAsia="Times New Roman" w:hAnsi="Times New Roman" w:hint="cs"/>
          <w:sz w:val="24"/>
          <w:rtl/>
          <w:lang w:eastAsia="he-IL"/>
          <w:rPrChange w:id="2381" w:author="Kook Sec" w:date="2021-04-20T16:07:00Z">
            <w:rPr>
              <w:rFonts w:ascii="Times New Roman" w:eastAsia="Times New Roman" w:hAnsi="Times New Roman" w:hint="cs"/>
              <w:sz w:val="24"/>
              <w:rtl/>
              <w:lang w:eastAsia="he-IL"/>
            </w:rPr>
          </w:rPrChange>
        </w:rPr>
        <w:t xml:space="preserve"> </w:t>
      </w:r>
      <w:r w:rsidRPr="00010762">
        <w:rPr>
          <w:rFonts w:ascii="Times New Roman" w:eastAsia="Times New Roman" w:hAnsi="Times New Roman"/>
          <w:sz w:val="24"/>
          <w:rtl/>
          <w:lang w:eastAsia="he-IL"/>
          <w:rPrChange w:id="2382" w:author="Kook Sec" w:date="2021-04-20T16:07:00Z">
            <w:rPr>
              <w:rFonts w:ascii="Times New Roman" w:eastAsia="Times New Roman" w:hAnsi="Times New Roman"/>
              <w:sz w:val="24"/>
              <w:rtl/>
              <w:lang w:eastAsia="he-IL"/>
            </w:rPr>
          </w:rPrChange>
        </w:rPr>
        <w:t>עבו</w:t>
      </w:r>
      <w:r w:rsidRPr="00010762">
        <w:rPr>
          <w:rFonts w:ascii="Times New Roman" w:eastAsia="Times New Roman" w:hAnsi="Times New Roman" w:hint="cs"/>
          <w:sz w:val="24"/>
          <w:rtl/>
          <w:lang w:eastAsia="he-IL"/>
          <w:rPrChange w:id="2383" w:author="Kook Sec" w:date="2021-04-20T16:07:00Z">
            <w:rPr>
              <w:rFonts w:ascii="Times New Roman" w:eastAsia="Times New Roman" w:hAnsi="Times New Roman" w:hint="cs"/>
              <w:sz w:val="24"/>
              <w:rtl/>
              <w:lang w:eastAsia="he-IL"/>
            </w:rPr>
          </w:rPrChange>
        </w:rPr>
        <w:t>ר</w:t>
      </w:r>
      <w:r w:rsidRPr="00010762">
        <w:rPr>
          <w:rFonts w:ascii="Times New Roman" w:eastAsia="Times New Roman" w:hAnsi="Times New Roman"/>
          <w:sz w:val="24"/>
          <w:rtl/>
          <w:lang w:eastAsia="he-IL"/>
          <w:rPrChange w:id="2384" w:author="Kook Sec" w:date="2021-04-20T16:07:00Z">
            <w:rPr>
              <w:rFonts w:ascii="Times New Roman" w:eastAsia="Times New Roman" w:hAnsi="Times New Roman"/>
              <w:sz w:val="24"/>
              <w:rtl/>
              <w:lang w:eastAsia="he-IL"/>
            </w:rPr>
          </w:rPrChange>
        </w:rPr>
        <w:t xml:space="preserve"> הפרטים </w:t>
      </w:r>
      <w:r w:rsidRPr="00010762">
        <w:rPr>
          <w:rFonts w:ascii="Times New Roman" w:eastAsia="Times New Roman" w:hAnsi="Times New Roman" w:hint="cs"/>
          <w:sz w:val="24"/>
          <w:rtl/>
          <w:lang w:eastAsia="he-IL"/>
          <w:rPrChange w:id="2385" w:author="Kook Sec" w:date="2021-04-20T16:07:00Z">
            <w:rPr>
              <w:rFonts w:ascii="Times New Roman" w:eastAsia="Times New Roman" w:hAnsi="Times New Roman" w:hint="cs"/>
              <w:sz w:val="24"/>
              <w:rtl/>
              <w:lang w:eastAsia="he-IL"/>
            </w:rPr>
          </w:rPrChange>
        </w:rPr>
        <w:t>הארכיטקטוניי</w:t>
      </w:r>
      <w:r w:rsidRPr="00010762">
        <w:rPr>
          <w:rFonts w:ascii="Times New Roman" w:eastAsia="Times New Roman" w:hAnsi="Times New Roman" w:hint="eastAsia"/>
          <w:sz w:val="24"/>
          <w:rtl/>
          <w:lang w:eastAsia="he-IL"/>
          <w:rPrChange w:id="2386" w:author="Kook Sec" w:date="2021-04-20T16:07:00Z">
            <w:rPr>
              <w:rFonts w:ascii="Times New Roman" w:eastAsia="Times New Roman" w:hAnsi="Times New Roman" w:hint="eastAsia"/>
              <w:sz w:val="24"/>
              <w:rtl/>
              <w:lang w:eastAsia="he-IL"/>
            </w:rPr>
          </w:rPrChange>
        </w:rPr>
        <w:t>ם</w:t>
      </w:r>
      <w:r w:rsidRPr="00010762">
        <w:rPr>
          <w:rFonts w:ascii="Times New Roman" w:eastAsia="Times New Roman" w:hAnsi="Times New Roman"/>
          <w:sz w:val="24"/>
          <w:rtl/>
          <w:lang w:eastAsia="he-IL"/>
          <w:rPrChange w:id="2387" w:author="Kook Sec" w:date="2021-04-20T16:07:00Z">
            <w:rPr>
              <w:rFonts w:ascii="Times New Roman" w:eastAsia="Times New Roman" w:hAnsi="Times New Roman"/>
              <w:sz w:val="24"/>
              <w:rtl/>
              <w:lang w:eastAsia="he-IL"/>
            </w:rPr>
          </w:rPrChange>
        </w:rPr>
        <w:t xml:space="preserve"> של המתקנים (בשיתוף עם האדריכל).</w:t>
      </w:r>
    </w:p>
    <w:p w14:paraId="07AF5EE9"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88" w:author="Kook Sec" w:date="2021-04-20T16:07:00Z">
            <w:rPr>
              <w:rFonts w:ascii="Times New Roman" w:eastAsia="Times New Roman" w:hAnsi="Times New Roman"/>
              <w:sz w:val="24"/>
              <w:rtl/>
              <w:lang w:eastAsia="he-IL"/>
            </w:rPr>
          </w:rPrChange>
        </w:rPr>
      </w:pPr>
    </w:p>
    <w:p w14:paraId="6DD8C10C"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8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90"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91" w:author="Kook Sec" w:date="2021-04-20T16:07:00Z">
            <w:rPr>
              <w:rFonts w:ascii="Times New Roman" w:eastAsia="Times New Roman" w:hAnsi="Times New Roman"/>
              <w:sz w:val="24"/>
              <w:rtl/>
              <w:lang w:eastAsia="he-IL"/>
            </w:rPr>
          </w:rPrChange>
        </w:rPr>
        <w:tab/>
        <w:t>בדיקה באתר ומחוצה לו באם הקבלן והמפקח הבינו את תכניות המתכנן ואת הוראותיו.</w:t>
      </w:r>
    </w:p>
    <w:p w14:paraId="2F72D03D"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92" w:author="Kook Sec" w:date="2021-04-20T16:07:00Z">
            <w:rPr>
              <w:rFonts w:ascii="Times New Roman" w:eastAsia="Times New Roman" w:hAnsi="Times New Roman"/>
              <w:sz w:val="24"/>
              <w:rtl/>
              <w:lang w:eastAsia="he-IL"/>
            </w:rPr>
          </w:rPrChange>
        </w:rPr>
      </w:pPr>
    </w:p>
    <w:p w14:paraId="62AB76C5"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9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94"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95" w:author="Kook Sec" w:date="2021-04-20T16:07:00Z">
            <w:rPr>
              <w:rFonts w:ascii="Times New Roman" w:eastAsia="Times New Roman" w:hAnsi="Times New Roman"/>
              <w:sz w:val="24"/>
              <w:rtl/>
              <w:lang w:eastAsia="he-IL"/>
            </w:rPr>
          </w:rPrChange>
        </w:rPr>
        <w:tab/>
        <w:t>הדרכה ומתן הסברים למפקח, במידה ונתמנה כזה לפקוח על העבודות ליועצים ולקבלני העבודות, באתר ומחוצה לו.</w:t>
      </w:r>
    </w:p>
    <w:p w14:paraId="66F84FC3"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96" w:author="Kook Sec" w:date="2021-04-20T16:07:00Z">
            <w:rPr>
              <w:rFonts w:ascii="Times New Roman" w:eastAsia="Times New Roman" w:hAnsi="Times New Roman"/>
              <w:sz w:val="24"/>
              <w:rtl/>
              <w:lang w:eastAsia="he-IL"/>
            </w:rPr>
          </w:rPrChange>
        </w:rPr>
      </w:pPr>
    </w:p>
    <w:p w14:paraId="5F18D0C4"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39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398"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399" w:author="Kook Sec" w:date="2021-04-20T16:07:00Z">
            <w:rPr>
              <w:rFonts w:ascii="Times New Roman" w:eastAsia="Times New Roman" w:hAnsi="Times New Roman"/>
              <w:sz w:val="24"/>
              <w:rtl/>
              <w:lang w:eastAsia="he-IL"/>
            </w:rPr>
          </w:rPrChange>
        </w:rPr>
        <w:tab/>
        <w:t>דיווח למנהל על התקדמות ביצוע העבודות לאחר כל ביקור באתר ו/או בבית המלאכה.</w:t>
      </w:r>
    </w:p>
    <w:p w14:paraId="560DE2BE"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0" w:author="Kook Sec" w:date="2021-04-20T16:07:00Z">
            <w:rPr>
              <w:rFonts w:ascii="Times New Roman" w:eastAsia="Times New Roman" w:hAnsi="Times New Roman"/>
              <w:sz w:val="24"/>
              <w:rtl/>
              <w:lang w:eastAsia="he-IL"/>
            </w:rPr>
          </w:rPrChange>
        </w:rPr>
      </w:pPr>
    </w:p>
    <w:p w14:paraId="6DC0704F"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02"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03" w:author="Kook Sec" w:date="2021-04-20T16:07:00Z">
            <w:rPr>
              <w:rFonts w:ascii="Times New Roman" w:eastAsia="Times New Roman" w:hAnsi="Times New Roman"/>
              <w:sz w:val="24"/>
              <w:rtl/>
              <w:lang w:eastAsia="he-IL"/>
            </w:rPr>
          </w:rPrChange>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0AA16603"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4" w:author="Kook Sec" w:date="2021-04-20T16:07:00Z">
            <w:rPr>
              <w:rFonts w:ascii="Times New Roman" w:eastAsia="Times New Roman" w:hAnsi="Times New Roman"/>
              <w:sz w:val="24"/>
              <w:rtl/>
              <w:lang w:eastAsia="he-IL"/>
            </w:rPr>
          </w:rPrChange>
        </w:rPr>
      </w:pPr>
    </w:p>
    <w:p w14:paraId="6CD3365D"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06"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07" w:author="Kook Sec" w:date="2021-04-20T16:07:00Z">
            <w:rPr>
              <w:rFonts w:ascii="Times New Roman" w:eastAsia="Times New Roman" w:hAnsi="Times New Roman"/>
              <w:sz w:val="24"/>
              <w:rtl/>
              <w:lang w:eastAsia="he-IL"/>
            </w:rPr>
          </w:rPrChange>
        </w:rPr>
        <w:tab/>
        <w:t>השתתפות בקבלת העבודות ואישור גמר ביצוע העבודות, בתאום עם היועצים. העברת רשימות ליקויים לתיקון.</w:t>
      </w:r>
    </w:p>
    <w:p w14:paraId="7DD96D3E"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8" w:author="Kook Sec" w:date="2021-04-20T16:07:00Z">
            <w:rPr>
              <w:rFonts w:ascii="Times New Roman" w:eastAsia="Times New Roman" w:hAnsi="Times New Roman"/>
              <w:sz w:val="24"/>
              <w:rtl/>
              <w:lang w:eastAsia="he-IL"/>
            </w:rPr>
          </w:rPrChange>
        </w:rPr>
      </w:pPr>
    </w:p>
    <w:p w14:paraId="1940CD4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0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10"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11" w:author="Kook Sec" w:date="2021-04-20T16:07:00Z">
            <w:rPr>
              <w:rFonts w:ascii="Times New Roman" w:eastAsia="Times New Roman" w:hAnsi="Times New Roman"/>
              <w:sz w:val="24"/>
              <w:rtl/>
              <w:lang w:eastAsia="he-IL"/>
            </w:rPr>
          </w:rPrChange>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60ECF1D"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12" w:author="Kook Sec" w:date="2021-04-20T16:07:00Z">
            <w:rPr>
              <w:rFonts w:ascii="Times New Roman" w:eastAsia="Times New Roman" w:hAnsi="Times New Roman"/>
              <w:sz w:val="24"/>
              <w:rtl/>
              <w:lang w:eastAsia="he-IL"/>
            </w:rPr>
          </w:rPrChange>
        </w:rPr>
      </w:pPr>
    </w:p>
    <w:p w14:paraId="612C7495"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1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14"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15" w:author="Kook Sec" w:date="2021-04-20T16:07:00Z">
            <w:rPr>
              <w:rFonts w:ascii="Times New Roman" w:eastAsia="Times New Roman" w:hAnsi="Times New Roman"/>
              <w:sz w:val="24"/>
              <w:rtl/>
              <w:lang w:eastAsia="he-IL"/>
            </w:rPr>
          </w:rPrChange>
        </w:rPr>
        <w:tab/>
        <w:t>מתן יעוץ לפתרונות במקרים של כשלים בבצוע העבודות לעומת התכנון.</w:t>
      </w:r>
    </w:p>
    <w:p w14:paraId="01816B4C"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16" w:author="Kook Sec" w:date="2021-04-20T16:07:00Z">
            <w:rPr>
              <w:rFonts w:ascii="Times New Roman" w:eastAsia="Times New Roman" w:hAnsi="Times New Roman"/>
              <w:sz w:val="24"/>
              <w:rtl/>
              <w:lang w:eastAsia="he-IL"/>
            </w:rPr>
          </w:rPrChange>
        </w:rPr>
      </w:pPr>
    </w:p>
    <w:p w14:paraId="5CFDFD0D"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1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18"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19" w:author="Kook Sec" w:date="2021-04-20T16:07:00Z">
            <w:rPr>
              <w:rFonts w:ascii="Times New Roman" w:eastAsia="Times New Roman" w:hAnsi="Times New Roman"/>
              <w:sz w:val="24"/>
              <w:rtl/>
              <w:lang w:eastAsia="he-IL"/>
            </w:rPr>
          </w:rPrChange>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6E1CFA4"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0" w:author="Kook Sec" w:date="2021-04-20T16:07:00Z">
            <w:rPr>
              <w:rFonts w:ascii="Times New Roman" w:eastAsia="Times New Roman" w:hAnsi="Times New Roman"/>
              <w:sz w:val="24"/>
              <w:rtl/>
              <w:lang w:eastAsia="he-IL"/>
            </w:rPr>
          </w:rPrChange>
        </w:rPr>
      </w:pPr>
    </w:p>
    <w:p w14:paraId="6FE78571"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22"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23" w:author="Kook Sec" w:date="2021-04-20T16:07:00Z">
            <w:rPr>
              <w:rFonts w:ascii="Times New Roman" w:eastAsia="Times New Roman" w:hAnsi="Times New Roman"/>
              <w:sz w:val="24"/>
              <w:rtl/>
              <w:lang w:eastAsia="he-IL"/>
            </w:rPr>
          </w:rPrChange>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FF7291A"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4" w:author="Kook Sec" w:date="2021-04-20T16:07:00Z">
            <w:rPr>
              <w:rFonts w:ascii="Times New Roman" w:eastAsia="Times New Roman" w:hAnsi="Times New Roman"/>
              <w:sz w:val="24"/>
              <w:rtl/>
              <w:lang w:eastAsia="he-IL"/>
            </w:rPr>
          </w:rPrChange>
        </w:rPr>
      </w:pPr>
    </w:p>
    <w:p w14:paraId="67F09765"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26"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27" w:author="Kook Sec" w:date="2021-04-20T16:07:00Z">
            <w:rPr>
              <w:rFonts w:ascii="Times New Roman" w:eastAsia="Times New Roman" w:hAnsi="Times New Roman"/>
              <w:sz w:val="24"/>
              <w:rtl/>
              <w:lang w:eastAsia="he-IL"/>
            </w:rPr>
          </w:rPrChange>
        </w:rPr>
        <w:tab/>
        <w:t>הכנה וחתימה על כל מסמך ו/או תכנית שידרשו ע"י הרשויות מהמתכנן במהלך הבניה, עד אישור לאכלוס ותעודת גמר.</w:t>
      </w:r>
    </w:p>
    <w:p w14:paraId="13ECEC7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8" w:author="Kook Sec" w:date="2021-04-20T16:07:00Z">
            <w:rPr>
              <w:rFonts w:ascii="Times New Roman" w:eastAsia="Times New Roman" w:hAnsi="Times New Roman"/>
              <w:sz w:val="24"/>
              <w:rtl/>
              <w:lang w:eastAsia="he-IL"/>
            </w:rPr>
          </w:rPrChange>
        </w:rPr>
      </w:pPr>
    </w:p>
    <w:p w14:paraId="03374A0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2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30"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31" w:author="Kook Sec" w:date="2021-04-20T16:07:00Z">
            <w:rPr>
              <w:rFonts w:ascii="Times New Roman" w:eastAsia="Times New Roman" w:hAnsi="Times New Roman"/>
              <w:sz w:val="24"/>
              <w:rtl/>
              <w:lang w:eastAsia="he-IL"/>
            </w:rPr>
          </w:rPrChange>
        </w:rPr>
        <w:tab/>
        <w:t>בדיקת ביצוע עבודות הבדק וקבלה סופית של העבודות בגמר אחריות קבלני העבודות.</w:t>
      </w:r>
    </w:p>
    <w:p w14:paraId="7B1E9626"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32" w:author="Kook Sec" w:date="2021-04-20T16:07:00Z">
            <w:rPr>
              <w:rFonts w:ascii="Times New Roman" w:eastAsia="Times New Roman" w:hAnsi="Times New Roman"/>
              <w:sz w:val="24"/>
              <w:rtl/>
              <w:lang w:eastAsia="he-IL"/>
            </w:rPr>
          </w:rPrChange>
        </w:rPr>
      </w:pPr>
    </w:p>
    <w:p w14:paraId="5F7319D4"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3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34" w:author="Kook Sec" w:date="2021-04-20T16:07:00Z">
            <w:rPr>
              <w:rFonts w:ascii="Times New Roman" w:eastAsia="Times New Roman" w:hAnsi="Times New Roman"/>
              <w:sz w:val="24"/>
              <w:rtl/>
              <w:lang w:eastAsia="he-IL"/>
            </w:rPr>
          </w:rPrChange>
        </w:rPr>
        <w:lastRenderedPageBreak/>
        <w:t>-</w:t>
      </w:r>
      <w:r w:rsidRPr="00010762">
        <w:rPr>
          <w:rFonts w:ascii="Times New Roman" w:eastAsia="Times New Roman" w:hAnsi="Times New Roman"/>
          <w:sz w:val="24"/>
          <w:rtl/>
          <w:lang w:eastAsia="he-IL"/>
          <w:rPrChange w:id="2435" w:author="Kook Sec" w:date="2021-04-20T16:07:00Z">
            <w:rPr>
              <w:rFonts w:ascii="Times New Roman" w:eastAsia="Times New Roman" w:hAnsi="Times New Roman"/>
              <w:sz w:val="24"/>
              <w:rtl/>
              <w:lang w:eastAsia="he-IL"/>
            </w:rPr>
          </w:rPrChange>
        </w:rPr>
        <w:tab/>
        <w:t>סיוע ככל הנדרש לשם אישור הרשויות להשלמת העבודות ולקבלת תעודת גמר.</w:t>
      </w:r>
    </w:p>
    <w:p w14:paraId="5DB2CBAE"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36" w:author="Kook Sec" w:date="2021-04-20T16:07:00Z">
            <w:rPr>
              <w:rFonts w:ascii="Times New Roman" w:eastAsia="Times New Roman" w:hAnsi="Times New Roman"/>
              <w:sz w:val="24"/>
              <w:rtl/>
              <w:lang w:eastAsia="he-IL"/>
            </w:rPr>
          </w:rPrChange>
        </w:rPr>
      </w:pPr>
    </w:p>
    <w:p w14:paraId="2F3CC11B"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3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38"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39" w:author="Kook Sec" w:date="2021-04-20T16:07:00Z">
            <w:rPr>
              <w:rFonts w:ascii="Times New Roman" w:eastAsia="Times New Roman" w:hAnsi="Times New Roman"/>
              <w:sz w:val="24"/>
              <w:rtl/>
              <w:lang w:eastAsia="he-IL"/>
            </w:rPr>
          </w:rPrChange>
        </w:rPr>
        <w:tab/>
        <w:t xml:space="preserve">סיוע למזמין במתן מענה לכל הפניות אשר יופנו אליו בקשר לתכנון ובצוע העבודות. </w:t>
      </w:r>
      <w:r w:rsidRPr="00010762">
        <w:rPr>
          <w:rFonts w:ascii="Times New Roman" w:eastAsia="Times New Roman" w:hAnsi="Times New Roman" w:hint="cs"/>
          <w:sz w:val="24"/>
          <w:rtl/>
          <w:lang w:eastAsia="he-IL"/>
          <w:rPrChange w:id="2440" w:author="Kook Sec" w:date="2021-04-20T16:07:00Z">
            <w:rPr>
              <w:rFonts w:ascii="Times New Roman" w:eastAsia="Times New Roman" w:hAnsi="Times New Roman" w:hint="cs"/>
              <w:sz w:val="24"/>
              <w:rtl/>
              <w:lang w:eastAsia="he-IL"/>
            </w:rPr>
          </w:rPrChange>
        </w:rPr>
        <w:t>גם לאחר תקופת הבדק</w:t>
      </w:r>
    </w:p>
    <w:p w14:paraId="48C8FC0E"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41" w:author="Kook Sec" w:date="2021-04-20T16:07:00Z">
            <w:rPr>
              <w:rFonts w:ascii="Times New Roman" w:eastAsia="Times New Roman" w:hAnsi="Times New Roman"/>
              <w:sz w:val="24"/>
              <w:rtl/>
              <w:lang w:eastAsia="he-IL"/>
            </w:rPr>
          </w:rPrChange>
        </w:rPr>
      </w:pPr>
    </w:p>
    <w:p w14:paraId="617A775B"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4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43"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44" w:author="Kook Sec" w:date="2021-04-20T16:07:00Z">
            <w:rPr>
              <w:rFonts w:ascii="Times New Roman" w:eastAsia="Times New Roman" w:hAnsi="Times New Roman"/>
              <w:sz w:val="24"/>
              <w:rtl/>
              <w:lang w:eastAsia="he-IL"/>
            </w:rPr>
          </w:rPrChange>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3241C8D5"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45" w:author="Kook Sec" w:date="2021-04-20T16:07:00Z">
            <w:rPr>
              <w:rFonts w:ascii="Times New Roman" w:eastAsia="Times New Roman" w:hAnsi="Times New Roman"/>
              <w:sz w:val="24"/>
              <w:rtl/>
              <w:lang w:eastAsia="he-IL"/>
            </w:rPr>
          </w:rPrChange>
        </w:rPr>
      </w:pPr>
    </w:p>
    <w:p w14:paraId="20C2670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4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47"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48" w:author="Kook Sec" w:date="2021-04-20T16:07:00Z">
            <w:rPr>
              <w:rFonts w:ascii="Times New Roman" w:eastAsia="Times New Roman" w:hAnsi="Times New Roman"/>
              <w:sz w:val="24"/>
              <w:rtl/>
              <w:lang w:eastAsia="he-IL"/>
            </w:rPr>
          </w:rPrChange>
        </w:rPr>
        <w:tab/>
        <w:t>כל יתר הדרוש לפיקוח עליון, ולביקורת על הבניה.</w:t>
      </w:r>
    </w:p>
    <w:p w14:paraId="5CF639C0"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49" w:author="Kook Sec" w:date="2021-04-20T16:07:00Z">
            <w:rPr>
              <w:rFonts w:ascii="Times New Roman" w:eastAsia="Times New Roman" w:hAnsi="Times New Roman"/>
              <w:sz w:val="24"/>
              <w:rtl/>
              <w:lang w:eastAsia="he-IL"/>
            </w:rPr>
          </w:rPrChange>
        </w:rPr>
      </w:pPr>
    </w:p>
    <w:p w14:paraId="6D1250EA"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5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51" w:author="Kook Sec" w:date="2021-04-20T16:07:00Z">
            <w:rPr>
              <w:rFonts w:ascii="Times New Roman" w:eastAsia="Times New Roman" w:hAnsi="Times New Roman"/>
              <w:sz w:val="24"/>
              <w:rtl/>
              <w:lang w:eastAsia="he-IL"/>
            </w:rPr>
          </w:rPrChange>
        </w:rPr>
        <w:t>-</w:t>
      </w:r>
      <w:r w:rsidRPr="00010762">
        <w:rPr>
          <w:rFonts w:ascii="Times New Roman" w:eastAsia="Times New Roman" w:hAnsi="Times New Roman"/>
          <w:sz w:val="24"/>
          <w:rtl/>
          <w:lang w:eastAsia="he-IL"/>
          <w:rPrChange w:id="2452" w:author="Kook Sec" w:date="2021-04-20T16:07:00Z">
            <w:rPr>
              <w:rFonts w:ascii="Times New Roman" w:eastAsia="Times New Roman" w:hAnsi="Times New Roman"/>
              <w:sz w:val="24"/>
              <w:rtl/>
              <w:lang w:eastAsia="he-IL"/>
            </w:rPr>
          </w:rPrChange>
        </w:rPr>
        <w:tab/>
        <w:t>עיבוד תכניות הפרויקט כפי שבוצעו למעשה (</w:t>
      </w:r>
      <w:r w:rsidRPr="00010762">
        <w:rPr>
          <w:rFonts w:ascii="Times New Roman" w:eastAsia="Times New Roman" w:hAnsi="Times New Roman"/>
          <w:sz w:val="24"/>
          <w:lang w:eastAsia="he-IL"/>
          <w:rPrChange w:id="2453" w:author="Kook Sec" w:date="2021-04-20T16:07:00Z">
            <w:rPr>
              <w:rFonts w:ascii="Times New Roman" w:eastAsia="Times New Roman" w:hAnsi="Times New Roman"/>
              <w:sz w:val="24"/>
              <w:lang w:eastAsia="he-IL"/>
            </w:rPr>
          </w:rPrChange>
        </w:rPr>
        <w:t>AS MADE</w:t>
      </w:r>
      <w:r w:rsidRPr="00010762">
        <w:rPr>
          <w:rFonts w:ascii="Times New Roman" w:eastAsia="Times New Roman" w:hAnsi="Times New Roman"/>
          <w:sz w:val="24"/>
          <w:rtl/>
          <w:lang w:eastAsia="he-IL"/>
          <w:rPrChange w:id="2454" w:author="Kook Sec" w:date="2021-04-20T16:07:00Z">
            <w:rPr>
              <w:rFonts w:ascii="Times New Roman" w:eastAsia="Times New Roman" w:hAnsi="Times New Roman"/>
              <w:sz w:val="24"/>
              <w:rtl/>
              <w:lang w:eastAsia="he-IL"/>
            </w:rPr>
          </w:rPrChange>
        </w:rPr>
        <w:t xml:space="preserve">) על בסיס תכניות </w:t>
      </w:r>
      <w:r w:rsidRPr="00010762">
        <w:rPr>
          <w:rFonts w:ascii="Times New Roman" w:eastAsia="Times New Roman" w:hAnsi="Times New Roman"/>
          <w:sz w:val="24"/>
          <w:lang w:eastAsia="he-IL"/>
          <w:rPrChange w:id="2455" w:author="Kook Sec" w:date="2021-04-20T16:07:00Z">
            <w:rPr>
              <w:rFonts w:ascii="Times New Roman" w:eastAsia="Times New Roman" w:hAnsi="Times New Roman"/>
              <w:sz w:val="24"/>
              <w:lang w:eastAsia="he-IL"/>
            </w:rPr>
          </w:rPrChange>
        </w:rPr>
        <w:t>AS MADE</w:t>
      </w:r>
      <w:r w:rsidRPr="00010762">
        <w:rPr>
          <w:rFonts w:ascii="Times New Roman" w:eastAsia="Times New Roman" w:hAnsi="Times New Roman"/>
          <w:sz w:val="24"/>
          <w:rtl/>
          <w:lang w:eastAsia="he-IL"/>
          <w:rPrChange w:id="2456" w:author="Kook Sec" w:date="2021-04-20T16:07:00Z">
            <w:rPr>
              <w:rFonts w:ascii="Times New Roman" w:eastAsia="Times New Roman" w:hAnsi="Times New Roman"/>
              <w:sz w:val="24"/>
              <w:rtl/>
              <w:lang w:eastAsia="he-IL"/>
            </w:rPr>
          </w:rPrChange>
        </w:rPr>
        <w:t xml:space="preserve"> שימסור הקבלן תוך ציון כל השינויים שחלו בזמן הביצוע, ומסירתם למזמין ע"ג דיסקט.</w:t>
      </w:r>
    </w:p>
    <w:p w14:paraId="72B71CDD" w14:textId="77777777" w:rsidR="001835AB" w:rsidRPr="00010762"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Change w:id="2457" w:author="Kook Sec" w:date="2021-04-20T16:07:00Z">
            <w:rPr>
              <w:rFonts w:ascii="Times New Roman" w:eastAsia="Times New Roman" w:hAnsi="Times New Roman"/>
              <w:sz w:val="24"/>
              <w:rtl/>
              <w:lang w:eastAsia="he-IL"/>
            </w:rPr>
          </w:rPrChange>
        </w:rPr>
      </w:pPr>
    </w:p>
    <w:p w14:paraId="75DB2DDD"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5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59" w:author="Kook Sec" w:date="2021-04-20T16:07:00Z">
            <w:rPr>
              <w:rFonts w:ascii="Times New Roman" w:eastAsia="Times New Roman" w:hAnsi="Times New Roman"/>
              <w:sz w:val="24"/>
              <w:rtl/>
              <w:lang w:eastAsia="he-IL"/>
            </w:rPr>
          </w:rPrChange>
        </w:rPr>
        <w:t>ב.</w:t>
      </w:r>
      <w:r w:rsidRPr="00010762">
        <w:rPr>
          <w:rFonts w:ascii="Times New Roman" w:eastAsia="Times New Roman" w:hAnsi="Times New Roman"/>
          <w:sz w:val="24"/>
          <w:rtl/>
          <w:lang w:eastAsia="he-IL"/>
          <w:rPrChange w:id="2460" w:author="Kook Sec" w:date="2021-04-20T16:07:00Z">
            <w:rPr>
              <w:rFonts w:ascii="Times New Roman" w:eastAsia="Times New Roman" w:hAnsi="Times New Roman"/>
              <w:sz w:val="24"/>
              <w:rtl/>
              <w:lang w:eastAsia="he-IL"/>
            </w:rPr>
          </w:rPrChange>
        </w:rPr>
        <w:tab/>
        <w:t xml:space="preserve">כדי למלא משימות אלו יבקר המתכנן באתר הבניה ובמפעל היצרן באופן תדיר ו/או לפי הזמנת המנהל או המפקח ולפחות בכל אחד מהשלבים הבאים: </w:t>
      </w:r>
    </w:p>
    <w:p w14:paraId="747B608E"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61" w:author="Kook Sec" w:date="2021-04-20T16:07:00Z">
            <w:rPr>
              <w:rFonts w:ascii="Times New Roman" w:eastAsia="Times New Roman" w:hAnsi="Times New Roman"/>
              <w:sz w:val="24"/>
              <w:rtl/>
              <w:lang w:eastAsia="he-IL"/>
            </w:rPr>
          </w:rPrChange>
        </w:rPr>
      </w:pPr>
    </w:p>
    <w:p w14:paraId="3C342FBB"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Change w:id="246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63" w:author="Kook Sec" w:date="2021-04-20T16:07:00Z">
            <w:rPr>
              <w:rFonts w:ascii="Times New Roman" w:eastAsia="Times New Roman" w:hAnsi="Times New Roman"/>
              <w:sz w:val="24"/>
              <w:rtl/>
              <w:lang w:eastAsia="he-IL"/>
            </w:rPr>
          </w:rPrChange>
        </w:rPr>
        <w:t>ביצוע פיר המעליות.</w:t>
      </w:r>
    </w:p>
    <w:p w14:paraId="3917F46C"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Change w:id="2464"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465" w:author="Kook Sec" w:date="2021-04-20T16:07:00Z">
            <w:rPr>
              <w:rFonts w:ascii="Times New Roman" w:eastAsia="Times New Roman" w:hAnsi="Times New Roman"/>
              <w:sz w:val="24"/>
              <w:rtl/>
              <w:lang w:eastAsia="he-IL"/>
            </w:rPr>
          </w:rPrChange>
        </w:rPr>
        <w:t>התקנת משקופי מעליות.</w:t>
      </w:r>
    </w:p>
    <w:p w14:paraId="6708A4C1"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Change w:id="2466"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467" w:author="Kook Sec" w:date="2021-04-20T16:07:00Z">
            <w:rPr>
              <w:rFonts w:ascii="Times New Roman" w:eastAsia="Times New Roman" w:hAnsi="Times New Roman"/>
              <w:sz w:val="24"/>
              <w:rtl/>
              <w:lang w:eastAsia="he-IL"/>
            </w:rPr>
          </w:rPrChange>
        </w:rPr>
        <w:t>לפני העברת מתקנים מהמפעל לאתר.</w:t>
      </w:r>
    </w:p>
    <w:p w14:paraId="51A571EE"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Change w:id="2468"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469" w:author="Kook Sec" w:date="2021-04-20T16:07:00Z">
            <w:rPr>
              <w:rFonts w:ascii="Times New Roman" w:eastAsia="Times New Roman" w:hAnsi="Times New Roman"/>
              <w:sz w:val="24"/>
              <w:rtl/>
              <w:lang w:eastAsia="he-IL"/>
            </w:rPr>
          </w:rPrChange>
        </w:rPr>
        <w:t>בעת התקנת ציוד בחדרי מכונות.</w:t>
      </w:r>
    </w:p>
    <w:p w14:paraId="53108DED"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Change w:id="2470"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471" w:author="Kook Sec" w:date="2021-04-20T16:07:00Z">
            <w:rPr>
              <w:rFonts w:ascii="Times New Roman" w:eastAsia="Times New Roman" w:hAnsi="Times New Roman"/>
              <w:sz w:val="24"/>
              <w:rtl/>
              <w:lang w:eastAsia="he-IL"/>
            </w:rPr>
          </w:rPrChange>
        </w:rPr>
        <w:t xml:space="preserve">בעת התקנת תאי המעליות ועם גמר התקנת המעליות. </w:t>
      </w:r>
    </w:p>
    <w:p w14:paraId="3D21AE77" w14:textId="77777777" w:rsidR="001835AB" w:rsidRPr="00010762"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Change w:id="247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73" w:author="Kook Sec" w:date="2021-04-20T16:07:00Z">
            <w:rPr>
              <w:rFonts w:ascii="Times New Roman" w:eastAsia="Times New Roman" w:hAnsi="Times New Roman"/>
              <w:sz w:val="24"/>
              <w:rtl/>
              <w:lang w:eastAsia="he-IL"/>
            </w:rPr>
          </w:rPrChange>
        </w:rPr>
        <w:t xml:space="preserve">בעת בדיקת מכון התקנים ובדיקת משרד העבודה. </w:t>
      </w:r>
    </w:p>
    <w:p w14:paraId="502EDE40" w14:textId="77777777" w:rsidR="001835AB" w:rsidRPr="00010762"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Change w:id="2474" w:author="Kook Sec" w:date="2021-04-20T16:07:00Z">
            <w:rPr>
              <w:rFonts w:ascii="Times New Roman" w:eastAsia="Times New Roman" w:hAnsi="Times New Roman"/>
              <w:sz w:val="24"/>
              <w:rtl/>
              <w:lang w:eastAsia="he-IL"/>
            </w:rPr>
          </w:rPrChange>
        </w:rPr>
      </w:pPr>
    </w:p>
    <w:p w14:paraId="311120FB"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7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76" w:author="Kook Sec" w:date="2021-04-20T16:07:00Z">
            <w:rPr>
              <w:rFonts w:ascii="Times New Roman" w:eastAsia="Times New Roman" w:hAnsi="Times New Roman"/>
              <w:sz w:val="24"/>
              <w:rtl/>
              <w:lang w:eastAsia="he-IL"/>
            </w:rPr>
          </w:rPrChange>
        </w:rPr>
        <w:t>ג.</w:t>
      </w:r>
      <w:r w:rsidRPr="00010762">
        <w:rPr>
          <w:rFonts w:ascii="Times New Roman" w:eastAsia="Times New Roman" w:hAnsi="Times New Roman"/>
          <w:sz w:val="24"/>
          <w:rtl/>
          <w:lang w:eastAsia="he-IL"/>
          <w:rPrChange w:id="2477" w:author="Kook Sec" w:date="2021-04-20T16:07:00Z">
            <w:rPr>
              <w:rFonts w:ascii="Times New Roman" w:eastAsia="Times New Roman" w:hAnsi="Times New Roman"/>
              <w:sz w:val="24"/>
              <w:rtl/>
              <w:lang w:eastAsia="he-IL"/>
            </w:rPr>
          </w:rPrChange>
        </w:rPr>
        <w:tab/>
        <w:t>אין המתכנן רשאי לתת הוראות לקבלנים ו/או לנהל משא ומתן עם הקבלנים אלא באמצעות נציגו המוסמך של המזמין.</w:t>
      </w:r>
    </w:p>
    <w:p w14:paraId="792B0DF4" w14:textId="77777777" w:rsidR="001835AB" w:rsidRPr="00010762"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Change w:id="2478" w:author="Kook Sec" w:date="2021-04-20T16:07:00Z">
            <w:rPr>
              <w:rFonts w:ascii="Times New Roman" w:eastAsia="Times New Roman" w:hAnsi="Times New Roman"/>
              <w:sz w:val="24"/>
              <w:rtl/>
              <w:lang w:eastAsia="he-IL"/>
            </w:rPr>
          </w:rPrChange>
        </w:rPr>
      </w:pPr>
    </w:p>
    <w:p w14:paraId="03C34281"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7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80" w:author="Kook Sec" w:date="2021-04-20T16:07:00Z">
            <w:rPr>
              <w:rFonts w:ascii="Times New Roman" w:eastAsia="Times New Roman" w:hAnsi="Times New Roman"/>
              <w:sz w:val="24"/>
              <w:rtl/>
              <w:lang w:eastAsia="he-IL"/>
            </w:rPr>
          </w:rPrChange>
        </w:rPr>
        <w:t>ד.</w:t>
      </w:r>
      <w:r w:rsidRPr="00010762">
        <w:rPr>
          <w:rFonts w:ascii="Times New Roman" w:eastAsia="Times New Roman" w:hAnsi="Times New Roman"/>
          <w:sz w:val="24"/>
          <w:rtl/>
          <w:lang w:eastAsia="he-IL"/>
          <w:rPrChange w:id="2481" w:author="Kook Sec" w:date="2021-04-20T16:07:00Z">
            <w:rPr>
              <w:rFonts w:ascii="Times New Roman" w:eastAsia="Times New Roman" w:hAnsi="Times New Roman"/>
              <w:sz w:val="24"/>
              <w:rtl/>
              <w:lang w:eastAsia="he-IL"/>
            </w:rPr>
          </w:rPrChange>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74DB01E3"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8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83" w:author="Kook Sec" w:date="2021-04-20T16:07:00Z">
            <w:rPr>
              <w:rFonts w:ascii="Times New Roman" w:eastAsia="Times New Roman" w:hAnsi="Times New Roman"/>
              <w:sz w:val="24"/>
              <w:rtl/>
              <w:lang w:eastAsia="he-IL"/>
            </w:rPr>
          </w:rPrChange>
        </w:rPr>
        <w:tab/>
        <w:t xml:space="preserve">ללא דו"חות והצהרה אלה לא תשולם למתכנן יתרת שכרו עבור פיקוח עליון. </w:t>
      </w:r>
    </w:p>
    <w:p w14:paraId="10E4560E"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84" w:author="Kook Sec" w:date="2021-04-20T16:07:00Z">
            <w:rPr>
              <w:rFonts w:ascii="Times New Roman" w:eastAsia="Times New Roman" w:hAnsi="Times New Roman"/>
              <w:sz w:val="24"/>
              <w:rtl/>
              <w:lang w:eastAsia="he-IL"/>
            </w:rPr>
          </w:rPrChange>
        </w:rPr>
      </w:pPr>
    </w:p>
    <w:p w14:paraId="22C622D7"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8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86" w:author="Kook Sec" w:date="2021-04-20T16:07:00Z">
            <w:rPr>
              <w:rFonts w:ascii="Times New Roman" w:eastAsia="Times New Roman" w:hAnsi="Times New Roman"/>
              <w:sz w:val="24"/>
              <w:rtl/>
              <w:lang w:eastAsia="he-IL"/>
            </w:rPr>
          </w:rPrChange>
        </w:rPr>
        <w:t>ה.</w:t>
      </w:r>
      <w:r w:rsidRPr="00010762">
        <w:rPr>
          <w:rFonts w:ascii="Times New Roman" w:eastAsia="Times New Roman" w:hAnsi="Times New Roman"/>
          <w:sz w:val="24"/>
          <w:rtl/>
          <w:lang w:eastAsia="he-IL"/>
          <w:rPrChange w:id="2487" w:author="Kook Sec" w:date="2021-04-20T16:07:00Z">
            <w:rPr>
              <w:rFonts w:ascii="Times New Roman" w:eastAsia="Times New Roman" w:hAnsi="Times New Roman"/>
              <w:sz w:val="24"/>
              <w:rtl/>
              <w:lang w:eastAsia="he-IL"/>
            </w:rPr>
          </w:rPrChange>
        </w:rPr>
        <w:tab/>
        <w:t>יעוץ למזמין בדבר תפעול ואחזקת המתקן.</w:t>
      </w:r>
    </w:p>
    <w:p w14:paraId="26335E16" w14:textId="77777777" w:rsidR="001835AB" w:rsidRPr="00010762"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Change w:id="2488" w:author="Kook Sec" w:date="2021-04-20T16:07:00Z">
            <w:rPr>
              <w:rFonts w:ascii="Times New Roman" w:eastAsia="Times New Roman" w:hAnsi="Times New Roman"/>
              <w:sz w:val="24"/>
              <w:rtl/>
              <w:lang w:eastAsia="he-IL"/>
            </w:rPr>
          </w:rPrChange>
        </w:rPr>
      </w:pPr>
    </w:p>
    <w:p w14:paraId="1BAD2C84" w14:textId="77777777" w:rsidR="001835AB" w:rsidRPr="00010762"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Change w:id="248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90" w:author="Kook Sec" w:date="2021-04-20T16:07:00Z">
            <w:rPr>
              <w:rFonts w:ascii="Times New Roman" w:eastAsia="Times New Roman" w:hAnsi="Times New Roman"/>
              <w:sz w:val="24"/>
              <w:rtl/>
              <w:lang w:eastAsia="he-IL"/>
            </w:rPr>
          </w:rPrChange>
        </w:rPr>
        <w:t>4.</w:t>
      </w:r>
      <w:r w:rsidRPr="00010762">
        <w:rPr>
          <w:rFonts w:ascii="Times New Roman" w:eastAsia="Times New Roman" w:hAnsi="Times New Roman"/>
          <w:sz w:val="24"/>
          <w:rtl/>
          <w:lang w:eastAsia="he-IL"/>
          <w:rPrChange w:id="2491" w:author="Kook Sec" w:date="2021-04-20T16:07:00Z">
            <w:rPr>
              <w:rFonts w:ascii="Times New Roman" w:eastAsia="Times New Roman" w:hAnsi="Times New Roman"/>
              <w:sz w:val="24"/>
              <w:rtl/>
              <w:lang w:eastAsia="he-IL"/>
            </w:rPr>
          </w:rPrChange>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5D91721C" w14:textId="77777777" w:rsidR="001835AB" w:rsidRPr="00010762"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Change w:id="2492" w:author="Kook Sec" w:date="2021-04-20T16:07:00Z">
            <w:rPr>
              <w:rFonts w:ascii="Times New Roman" w:eastAsia="Times New Roman" w:hAnsi="Times New Roman"/>
              <w:sz w:val="24"/>
              <w:rtl/>
              <w:lang w:eastAsia="he-IL"/>
            </w:rPr>
          </w:rPrChange>
        </w:rPr>
      </w:pPr>
    </w:p>
    <w:p w14:paraId="2FD371D1" w14:textId="77777777" w:rsidR="001835AB" w:rsidRPr="00010762"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Change w:id="249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494" w:author="Kook Sec" w:date="2021-04-20T16:07:00Z">
            <w:rPr>
              <w:rFonts w:ascii="Times New Roman" w:eastAsia="Times New Roman" w:hAnsi="Times New Roman"/>
              <w:sz w:val="24"/>
              <w:rtl/>
              <w:lang w:eastAsia="he-IL"/>
            </w:rPr>
          </w:rPrChange>
        </w:rPr>
        <w:t>5.</w:t>
      </w:r>
      <w:r w:rsidRPr="00010762">
        <w:rPr>
          <w:rFonts w:ascii="Times New Roman" w:eastAsia="Times New Roman" w:hAnsi="Times New Roman"/>
          <w:sz w:val="24"/>
          <w:rtl/>
          <w:lang w:eastAsia="he-IL"/>
          <w:rPrChange w:id="2495" w:author="Kook Sec" w:date="2021-04-20T16:07:00Z">
            <w:rPr>
              <w:rFonts w:ascii="Times New Roman" w:eastAsia="Times New Roman" w:hAnsi="Times New Roman"/>
              <w:sz w:val="24"/>
              <w:rtl/>
              <w:lang w:eastAsia="he-IL"/>
            </w:rPr>
          </w:rPrChange>
        </w:rPr>
        <w:tab/>
        <w:t>מזמין רשאי להזמין מהמתכנן את כל שלבי התכנון המפורטים בנספח זה ו/או חלק מהם ו/או שירותים נוספים מעבר להם.</w:t>
      </w:r>
    </w:p>
    <w:p w14:paraId="5DC22A01" w14:textId="77777777" w:rsidR="001835AB" w:rsidRPr="00010762"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Change w:id="2496"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4"/>
          <w:u w:val="single"/>
          <w:rtl/>
          <w:lang w:eastAsia="he-IL"/>
          <w:rPrChange w:id="2497" w:author="Kook Sec" w:date="2021-04-20T16:07:00Z">
            <w:rPr>
              <w:rFonts w:ascii="Times New Roman" w:eastAsia="Times New Roman" w:hAnsi="Times New Roman"/>
              <w:bCs/>
              <w:sz w:val="24"/>
              <w:u w:val="single"/>
              <w:rtl/>
              <w:lang w:eastAsia="he-IL"/>
            </w:rPr>
          </w:rPrChange>
        </w:rPr>
        <w:br w:type="page"/>
      </w:r>
    </w:p>
    <w:p w14:paraId="7CD24259"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2498"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0"/>
          <w:u w:val="single"/>
          <w:rtl/>
          <w:lang w:eastAsia="he-IL"/>
          <w:rPrChange w:id="2499" w:author="Kook Sec" w:date="2021-04-20T16:07:00Z">
            <w:rPr>
              <w:rFonts w:ascii="Times New Roman" w:eastAsia="Times New Roman" w:hAnsi="Times New Roman"/>
              <w:bCs/>
              <w:sz w:val="20"/>
              <w:u w:val="single"/>
              <w:rtl/>
              <w:lang w:eastAsia="he-IL"/>
            </w:rPr>
          </w:rPrChange>
        </w:rPr>
        <w:lastRenderedPageBreak/>
        <w:t xml:space="preserve">נספח </w:t>
      </w:r>
      <w:r w:rsidR="00E64AE3" w:rsidRPr="00010762">
        <w:rPr>
          <w:rFonts w:ascii="Times New Roman" w:eastAsia="Times New Roman" w:hAnsi="Times New Roman" w:hint="cs"/>
          <w:bCs/>
          <w:sz w:val="20"/>
          <w:u w:val="single"/>
          <w:rtl/>
          <w:lang w:eastAsia="he-IL"/>
          <w:rPrChange w:id="2500" w:author="Kook Sec" w:date="2021-04-20T16:07:00Z">
            <w:rPr>
              <w:rFonts w:ascii="Times New Roman" w:eastAsia="Times New Roman" w:hAnsi="Times New Roman" w:hint="cs"/>
              <w:bCs/>
              <w:sz w:val="20"/>
              <w:u w:val="single"/>
              <w:rtl/>
              <w:lang w:eastAsia="he-IL"/>
            </w:rPr>
          </w:rPrChange>
        </w:rPr>
        <w:t>"</w:t>
      </w:r>
      <w:r w:rsidRPr="00010762">
        <w:rPr>
          <w:rFonts w:ascii="Times New Roman" w:eastAsia="Times New Roman" w:hAnsi="Times New Roman"/>
          <w:bCs/>
          <w:sz w:val="20"/>
          <w:u w:val="single"/>
          <w:rtl/>
          <w:lang w:eastAsia="he-IL"/>
          <w:rPrChange w:id="2501" w:author="Kook Sec" w:date="2021-04-20T16:07:00Z">
            <w:rPr>
              <w:rFonts w:ascii="Times New Roman" w:eastAsia="Times New Roman" w:hAnsi="Times New Roman"/>
              <w:bCs/>
              <w:sz w:val="20"/>
              <w:u w:val="single"/>
              <w:rtl/>
              <w:lang w:eastAsia="he-IL"/>
            </w:rPr>
          </w:rPrChange>
        </w:rPr>
        <w:t>ג'</w:t>
      </w:r>
      <w:r w:rsidR="00E64AE3" w:rsidRPr="00010762">
        <w:rPr>
          <w:rFonts w:ascii="Times New Roman" w:eastAsia="Times New Roman" w:hAnsi="Times New Roman" w:hint="cs"/>
          <w:bCs/>
          <w:sz w:val="20"/>
          <w:u w:val="single"/>
          <w:rtl/>
          <w:lang w:eastAsia="he-IL"/>
          <w:rPrChange w:id="2502" w:author="Kook Sec" w:date="2021-04-20T16:07:00Z">
            <w:rPr>
              <w:rFonts w:ascii="Times New Roman" w:eastAsia="Times New Roman" w:hAnsi="Times New Roman" w:hint="cs"/>
              <w:bCs/>
              <w:sz w:val="20"/>
              <w:u w:val="single"/>
              <w:rtl/>
              <w:lang w:eastAsia="he-IL"/>
            </w:rPr>
          </w:rPrChange>
        </w:rPr>
        <w:t>'</w:t>
      </w:r>
    </w:p>
    <w:p w14:paraId="2948564E"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2503" w:author="Kook Sec" w:date="2021-04-20T16:07:00Z">
            <w:rPr>
              <w:rFonts w:ascii="Times New Roman" w:eastAsia="Times New Roman" w:hAnsi="Times New Roman"/>
              <w:bCs/>
              <w:sz w:val="20"/>
              <w:u w:val="single"/>
              <w:rtl/>
              <w:lang w:eastAsia="he-IL"/>
            </w:rPr>
          </w:rPrChange>
        </w:rPr>
      </w:pPr>
    </w:p>
    <w:p w14:paraId="5723BF7B"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2504"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bCs/>
          <w:sz w:val="20"/>
          <w:u w:val="single"/>
          <w:rtl/>
          <w:lang w:eastAsia="he-IL"/>
          <w:rPrChange w:id="2505" w:author="Kook Sec" w:date="2021-04-20T16:07:00Z">
            <w:rPr>
              <w:rFonts w:ascii="Times New Roman" w:eastAsia="Times New Roman" w:hAnsi="Times New Roman"/>
              <w:bCs/>
              <w:sz w:val="20"/>
              <w:u w:val="single"/>
              <w:rtl/>
              <w:lang w:eastAsia="he-IL"/>
            </w:rPr>
          </w:rPrChange>
        </w:rPr>
        <w:t>לוח זמנים ושלבי עבודה</w:t>
      </w:r>
    </w:p>
    <w:p w14:paraId="1175C706"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2506" w:author="Kook Sec" w:date="2021-04-20T16:07:00Z">
            <w:rPr>
              <w:rFonts w:ascii="Times New Roman" w:eastAsia="Times New Roman" w:hAnsi="Times New Roman"/>
              <w:bCs/>
              <w:sz w:val="20"/>
              <w:u w:val="single"/>
              <w:rtl/>
              <w:lang w:eastAsia="he-IL"/>
            </w:rPr>
          </w:rPrChange>
        </w:rPr>
      </w:pPr>
    </w:p>
    <w:p w14:paraId="6E60F5E3"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Change w:id="2507" w:author="Kook Sec" w:date="2021-04-20T16:07:00Z">
            <w:rPr>
              <w:rFonts w:ascii="Times New Roman" w:eastAsia="Times New Roman" w:hAnsi="Times New Roman"/>
              <w:bCs/>
              <w:sz w:val="20"/>
              <w:u w:val="single"/>
              <w:rtl/>
              <w:lang w:eastAsia="he-IL"/>
            </w:rPr>
          </w:rPrChange>
        </w:rPr>
      </w:pPr>
    </w:p>
    <w:p w14:paraId="18C5F4F6"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08"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09" w:author="Kook Sec" w:date="2021-04-20T16:07:00Z">
            <w:rPr>
              <w:rFonts w:ascii="Times New Roman" w:eastAsia="Times New Roman" w:hAnsi="Times New Roman"/>
              <w:sz w:val="20"/>
              <w:rtl/>
              <w:lang w:eastAsia="he-IL"/>
            </w:rPr>
          </w:rPrChange>
        </w:rPr>
        <w:t xml:space="preserve">לוח הזמנים לתכנון כל אחד מהשלבים של הפרויקט יהיה כפי שייקבע מעת לעת ע"י המנהל. לוח הזמנים לפיקוח העליון </w:t>
      </w:r>
      <w:r w:rsidRPr="00010762">
        <w:rPr>
          <w:rFonts w:ascii="Times New Roman" w:eastAsia="Times New Roman" w:hAnsi="Times New Roman"/>
          <w:sz w:val="20"/>
          <w:lang w:eastAsia="he-IL"/>
          <w:rPrChange w:id="2510" w:author="Kook Sec" w:date="2021-04-20T16:07:00Z">
            <w:rPr>
              <w:rFonts w:ascii="Times New Roman" w:eastAsia="Times New Roman" w:hAnsi="Times New Roman"/>
              <w:sz w:val="20"/>
              <w:lang w:eastAsia="he-IL"/>
            </w:rPr>
          </w:rPrChange>
        </w:rPr>
        <w:t>–</w:t>
      </w:r>
      <w:r w:rsidRPr="00010762">
        <w:rPr>
          <w:rFonts w:ascii="Times New Roman" w:eastAsia="Times New Roman" w:hAnsi="Times New Roman"/>
          <w:sz w:val="20"/>
          <w:rtl/>
          <w:lang w:eastAsia="he-IL"/>
          <w:rPrChange w:id="2511" w:author="Kook Sec" w:date="2021-04-20T16:07:00Z">
            <w:rPr>
              <w:rFonts w:ascii="Times New Roman" w:eastAsia="Times New Roman" w:hAnsi="Times New Roman"/>
              <w:sz w:val="20"/>
              <w:rtl/>
              <w:lang w:eastAsia="he-IL"/>
            </w:rPr>
          </w:rPrChange>
        </w:rPr>
        <w:t xml:space="preserve"> ברציפות מתחילת ביצוע העבודות ועד להשלמתן כולל תקופת הבדק, ככל שיידרש ע"י המנהל.</w:t>
      </w:r>
    </w:p>
    <w:p w14:paraId="7D533FA1"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2" w:author="Kook Sec" w:date="2021-04-20T16:07:00Z">
            <w:rPr>
              <w:rFonts w:ascii="Times New Roman" w:eastAsia="Times New Roman" w:hAnsi="Times New Roman"/>
              <w:sz w:val="20"/>
              <w:rtl/>
              <w:lang w:eastAsia="he-IL"/>
            </w:rPr>
          </w:rPrChange>
        </w:rPr>
      </w:pPr>
    </w:p>
    <w:p w14:paraId="7DBD0184"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14" w:author="Kook Sec" w:date="2021-04-20T16:07:00Z">
            <w:rPr>
              <w:rFonts w:ascii="Times New Roman" w:eastAsia="Times New Roman" w:hAnsi="Times New Roman"/>
              <w:sz w:val="20"/>
              <w:rtl/>
              <w:lang w:eastAsia="he-IL"/>
            </w:rPr>
          </w:rPrChange>
        </w:rPr>
        <w:t>המתכנן ימסור את התכניות לאישור המזמין בהתאם ללוח הזמנים והתכניות לא תיחשבנה כמושלמות עד לקבלת אישור המזמין.</w:t>
      </w:r>
    </w:p>
    <w:p w14:paraId="56F012DF"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5" w:author="Kook Sec" w:date="2021-04-20T16:07:00Z">
            <w:rPr>
              <w:rFonts w:ascii="Times New Roman" w:eastAsia="Times New Roman" w:hAnsi="Times New Roman"/>
              <w:sz w:val="20"/>
              <w:rtl/>
              <w:lang w:eastAsia="he-IL"/>
            </w:rPr>
          </w:rPrChange>
        </w:rPr>
      </w:pPr>
    </w:p>
    <w:p w14:paraId="5310E0D5"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17" w:author="Kook Sec" w:date="2021-04-20T16:07:00Z">
            <w:rPr>
              <w:rFonts w:ascii="Times New Roman" w:eastAsia="Times New Roman" w:hAnsi="Times New Roman"/>
              <w:sz w:val="20"/>
              <w:rtl/>
              <w:lang w:eastAsia="he-IL"/>
            </w:rPr>
          </w:rPrChange>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98E33D4"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8" w:author="Kook Sec" w:date="2021-04-20T16:07:00Z">
            <w:rPr>
              <w:rFonts w:ascii="Times New Roman" w:eastAsia="Times New Roman" w:hAnsi="Times New Roman"/>
              <w:sz w:val="20"/>
              <w:rtl/>
              <w:lang w:eastAsia="he-IL"/>
            </w:rPr>
          </w:rPrChange>
        </w:rPr>
      </w:pPr>
    </w:p>
    <w:p w14:paraId="6F672DCB"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20" w:author="Kook Sec" w:date="2021-04-20T16:07:00Z">
            <w:rPr>
              <w:rFonts w:ascii="Times New Roman" w:eastAsia="Times New Roman" w:hAnsi="Times New Roman"/>
              <w:sz w:val="20"/>
              <w:rtl/>
              <w:lang w:eastAsia="he-IL"/>
            </w:rPr>
          </w:rPrChange>
        </w:rPr>
        <w:t>אם לא יקבע לוח זמנים במעמד חתימת החוזה יעביר המתכנן לוח זמנים ראשוני לאישור המנהל תוך 7 ימים ממועד החתימה.</w:t>
      </w:r>
    </w:p>
    <w:p w14:paraId="6454C685"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21" w:author="Kook Sec" w:date="2021-04-20T16:07:00Z">
            <w:rPr>
              <w:rFonts w:ascii="Times New Roman" w:eastAsia="Times New Roman" w:hAnsi="Times New Roman"/>
              <w:sz w:val="20"/>
              <w:rtl/>
              <w:lang w:eastAsia="he-IL"/>
            </w:rPr>
          </w:rPrChange>
        </w:rPr>
      </w:pPr>
    </w:p>
    <w:p w14:paraId="2350CD3C" w14:textId="77777777" w:rsidR="001835AB" w:rsidRPr="00010762"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Change w:id="2522" w:author="Kook Sec" w:date="2021-04-20T16:07:00Z">
            <w:rPr>
              <w:rFonts w:ascii="Times New Roman" w:eastAsia="Times New Roman" w:hAnsi="Times New Roman"/>
              <w:sz w:val="20"/>
              <w:rtl/>
              <w:lang w:eastAsia="he-IL"/>
            </w:rPr>
          </w:rPrChange>
        </w:rPr>
      </w:pPr>
    </w:p>
    <w:p w14:paraId="6DDE465E" w14:textId="77777777" w:rsidR="001835AB" w:rsidRPr="00010762"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2523"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sz w:val="20"/>
          <w:u w:val="single"/>
          <w:rtl/>
          <w:lang w:eastAsia="he-IL"/>
          <w:rPrChange w:id="2524" w:author="Kook Sec" w:date="2021-04-20T16:07:00Z">
            <w:rPr>
              <w:rFonts w:ascii="Times New Roman" w:eastAsia="Times New Roman" w:hAnsi="Times New Roman"/>
              <w:sz w:val="20"/>
              <w:u w:val="single"/>
              <w:rtl/>
              <w:lang w:eastAsia="he-IL"/>
            </w:rPr>
          </w:rPrChange>
        </w:rPr>
        <w:br w:type="page"/>
      </w:r>
      <w:r w:rsidRPr="00010762">
        <w:rPr>
          <w:rFonts w:ascii="Times New Roman" w:eastAsia="Times New Roman" w:hAnsi="Times New Roman"/>
          <w:bCs/>
          <w:sz w:val="24"/>
          <w:u w:val="single"/>
          <w:rtl/>
          <w:lang w:eastAsia="he-IL"/>
          <w:rPrChange w:id="2525" w:author="Kook Sec" w:date="2021-04-20T16:07:00Z">
            <w:rPr>
              <w:rFonts w:ascii="Times New Roman" w:eastAsia="Times New Roman" w:hAnsi="Times New Roman"/>
              <w:bCs/>
              <w:sz w:val="24"/>
              <w:u w:val="single"/>
              <w:rtl/>
              <w:lang w:eastAsia="he-IL"/>
            </w:rPr>
          </w:rPrChange>
        </w:rPr>
        <w:lastRenderedPageBreak/>
        <w:t xml:space="preserve">נספח </w:t>
      </w:r>
      <w:r w:rsidR="00E64AE3" w:rsidRPr="00010762">
        <w:rPr>
          <w:rFonts w:ascii="Times New Roman" w:eastAsia="Times New Roman" w:hAnsi="Times New Roman" w:hint="cs"/>
          <w:bCs/>
          <w:sz w:val="24"/>
          <w:u w:val="single"/>
          <w:rtl/>
          <w:lang w:eastAsia="he-IL"/>
          <w:rPrChange w:id="2526" w:author="Kook Sec" w:date="2021-04-20T16:07:00Z">
            <w:rPr>
              <w:rFonts w:ascii="Times New Roman" w:eastAsia="Times New Roman" w:hAnsi="Times New Roman" w:hint="cs"/>
              <w:bCs/>
              <w:sz w:val="24"/>
              <w:u w:val="single"/>
              <w:rtl/>
              <w:lang w:eastAsia="he-IL"/>
            </w:rPr>
          </w:rPrChange>
        </w:rPr>
        <w:t>"</w:t>
      </w:r>
      <w:r w:rsidRPr="00010762">
        <w:rPr>
          <w:rFonts w:ascii="Times New Roman" w:eastAsia="Times New Roman" w:hAnsi="Times New Roman"/>
          <w:bCs/>
          <w:sz w:val="24"/>
          <w:u w:val="single"/>
          <w:rtl/>
          <w:lang w:eastAsia="he-IL"/>
          <w:rPrChange w:id="2527" w:author="Kook Sec" w:date="2021-04-20T16:07:00Z">
            <w:rPr>
              <w:rFonts w:ascii="Times New Roman" w:eastAsia="Times New Roman" w:hAnsi="Times New Roman"/>
              <w:bCs/>
              <w:sz w:val="24"/>
              <w:u w:val="single"/>
              <w:rtl/>
              <w:lang w:eastAsia="he-IL"/>
            </w:rPr>
          </w:rPrChange>
        </w:rPr>
        <w:t>ד'</w:t>
      </w:r>
      <w:r w:rsidR="00E64AE3" w:rsidRPr="00010762">
        <w:rPr>
          <w:rFonts w:ascii="Times New Roman" w:eastAsia="Times New Roman" w:hAnsi="Times New Roman" w:hint="cs"/>
          <w:bCs/>
          <w:sz w:val="24"/>
          <w:u w:val="single"/>
          <w:rtl/>
          <w:lang w:eastAsia="he-IL"/>
          <w:rPrChange w:id="2528" w:author="Kook Sec" w:date="2021-04-20T16:07:00Z">
            <w:rPr>
              <w:rFonts w:ascii="Times New Roman" w:eastAsia="Times New Roman" w:hAnsi="Times New Roman" w:hint="cs"/>
              <w:bCs/>
              <w:sz w:val="24"/>
              <w:u w:val="single"/>
              <w:rtl/>
              <w:lang w:eastAsia="he-IL"/>
            </w:rPr>
          </w:rPrChange>
        </w:rPr>
        <w:t>'</w:t>
      </w:r>
    </w:p>
    <w:p w14:paraId="033E809C"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2529" w:author="Kook Sec" w:date="2021-04-20T16:07:00Z">
            <w:rPr>
              <w:rFonts w:ascii="Times New Roman" w:eastAsia="Times New Roman" w:hAnsi="Times New Roman"/>
              <w:sz w:val="24"/>
              <w:rtl/>
              <w:lang w:eastAsia="he-IL"/>
            </w:rPr>
          </w:rPrChange>
        </w:rPr>
      </w:pPr>
    </w:p>
    <w:p w14:paraId="0FD888E9" w14:textId="77777777" w:rsidR="001835AB" w:rsidRPr="00010762"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2530"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bCs/>
          <w:sz w:val="24"/>
          <w:u w:val="single"/>
          <w:rtl/>
          <w:lang w:eastAsia="he-IL"/>
          <w:rPrChange w:id="2531" w:author="Kook Sec" w:date="2021-04-20T16:07:00Z">
            <w:rPr>
              <w:rFonts w:ascii="Times New Roman" w:eastAsia="Times New Roman" w:hAnsi="Times New Roman"/>
              <w:bCs/>
              <w:sz w:val="24"/>
              <w:u w:val="single"/>
              <w:rtl/>
              <w:lang w:eastAsia="he-IL"/>
            </w:rPr>
          </w:rPrChange>
        </w:rPr>
        <w:t>שכר המתכנן</w:t>
      </w:r>
    </w:p>
    <w:p w14:paraId="01091AE2"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Change w:id="2532" w:author="Kook Sec" w:date="2021-04-20T16:07:00Z">
            <w:rPr>
              <w:rFonts w:ascii="Times New Roman" w:eastAsia="Times New Roman" w:hAnsi="Times New Roman"/>
              <w:b/>
              <w:bCs/>
              <w:sz w:val="24"/>
              <w:u w:val="single"/>
              <w:rtl/>
              <w:lang w:eastAsia="he-IL"/>
            </w:rPr>
          </w:rPrChange>
        </w:rPr>
      </w:pPr>
    </w:p>
    <w:p w14:paraId="5558F81D"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Change w:id="2533" w:author="Kook Sec" w:date="2021-04-20T16:07:00Z">
            <w:rPr>
              <w:rFonts w:ascii="Times New Roman" w:eastAsia="Times New Roman" w:hAnsi="Times New Roman"/>
              <w:b/>
              <w:bCs/>
              <w:sz w:val="24"/>
              <w:u w:val="single"/>
              <w:rtl/>
              <w:lang w:eastAsia="he-IL"/>
            </w:rPr>
          </w:rPrChange>
        </w:rPr>
      </w:pPr>
    </w:p>
    <w:p w14:paraId="51334A3A" w14:textId="77777777" w:rsidR="001835AB" w:rsidRPr="00010762"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Change w:id="253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535" w:author="Kook Sec" w:date="2021-04-20T16:07:00Z">
            <w:rPr>
              <w:rFonts w:ascii="Times New Roman" w:eastAsia="Times New Roman" w:hAnsi="Times New Roman"/>
              <w:sz w:val="24"/>
              <w:rtl/>
              <w:lang w:eastAsia="he-IL"/>
            </w:rPr>
          </w:rPrChange>
        </w:rPr>
        <w:t>תמורת ביצוע מלוא שרותי המתכנן, כמפורט בנספח ב'</w:t>
      </w:r>
      <w:r w:rsidRPr="00010762">
        <w:rPr>
          <w:rFonts w:ascii="Times New Roman" w:eastAsia="Times New Roman" w:hAnsi="Times New Roman" w:hint="cs"/>
          <w:sz w:val="24"/>
          <w:rtl/>
          <w:lang w:eastAsia="he-IL"/>
          <w:rPrChange w:id="2536" w:author="Kook Sec" w:date="2021-04-20T16:07:00Z">
            <w:rPr>
              <w:rFonts w:ascii="Times New Roman" w:eastAsia="Times New Roman" w:hAnsi="Times New Roman" w:hint="cs"/>
              <w:sz w:val="24"/>
              <w:rtl/>
              <w:lang w:eastAsia="he-IL"/>
            </w:rPr>
          </w:rPrChange>
        </w:rPr>
        <w:t xml:space="preserve"> ובנספח ח'</w:t>
      </w:r>
      <w:r w:rsidRPr="00010762">
        <w:rPr>
          <w:rFonts w:ascii="Times New Roman" w:eastAsia="Times New Roman" w:hAnsi="Times New Roman"/>
          <w:sz w:val="24"/>
          <w:rtl/>
          <w:lang w:eastAsia="he-IL"/>
          <w:rPrChange w:id="2537" w:author="Kook Sec" w:date="2021-04-20T16:07:00Z">
            <w:rPr>
              <w:rFonts w:ascii="Times New Roman" w:eastAsia="Times New Roman" w:hAnsi="Times New Roman"/>
              <w:sz w:val="24"/>
              <w:rtl/>
              <w:lang w:eastAsia="he-IL"/>
            </w:rPr>
          </w:rPrChange>
        </w:rPr>
        <w:t>, ישלם המזמין למתכנן את שכר המתכנן בשעורים כדלקמן:</w:t>
      </w:r>
    </w:p>
    <w:p w14:paraId="37B36245" w14:textId="77777777" w:rsidR="001835AB" w:rsidRPr="00010762"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Change w:id="253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lang w:eastAsia="he-IL"/>
          <w:rPrChange w:id="2539" w:author="Kook Sec" w:date="2021-04-20T16:07:00Z">
            <w:rPr>
              <w:rFonts w:ascii="Times New Roman" w:eastAsia="Times New Roman" w:hAnsi="Times New Roman"/>
              <w:sz w:val="24"/>
              <w:lang w:eastAsia="he-IL"/>
            </w:rPr>
          </w:rPrChange>
        </w:rPr>
        <w:t>1.1</w:t>
      </w:r>
      <w:r w:rsidRPr="00010762">
        <w:rPr>
          <w:rFonts w:ascii="Times New Roman" w:eastAsia="Times New Roman" w:hAnsi="Times New Roman"/>
          <w:sz w:val="24"/>
          <w:lang w:eastAsia="he-IL"/>
          <w:rPrChange w:id="2540" w:author="Kook Sec" w:date="2021-04-20T16:07:00Z">
            <w:rPr>
              <w:rFonts w:ascii="Times New Roman" w:eastAsia="Times New Roman" w:hAnsi="Times New Roman"/>
              <w:sz w:val="24"/>
              <w:lang w:eastAsia="he-IL"/>
            </w:rPr>
          </w:rPrChange>
        </w:rPr>
        <w:tab/>
      </w:r>
      <w:r w:rsidRPr="00010762">
        <w:rPr>
          <w:rFonts w:ascii="Times New Roman" w:eastAsia="Times New Roman" w:hAnsi="Times New Roman"/>
          <w:sz w:val="24"/>
          <w:rtl/>
          <w:lang w:eastAsia="he-IL"/>
          <w:rPrChange w:id="2541" w:author="Kook Sec" w:date="2021-04-20T16:07:00Z">
            <w:rPr>
              <w:rFonts w:ascii="Times New Roman" w:eastAsia="Times New Roman" w:hAnsi="Times New Roman"/>
              <w:sz w:val="24"/>
              <w:rtl/>
              <w:lang w:eastAsia="he-IL"/>
            </w:rPr>
          </w:rPrChange>
        </w:rPr>
        <w:t xml:space="preserve">סכום קבוע ומוחלט של </w:t>
      </w:r>
      <w:ins w:id="2542" w:author="Kook Sec" w:date="2021-04-20T15:49:00Z">
        <w:r w:rsidR="00010762" w:rsidRPr="00010762">
          <w:rPr>
            <w:rFonts w:ascii="Times New Roman" w:eastAsia="Times New Roman" w:hAnsi="Times New Roman" w:hint="cs"/>
            <w:sz w:val="24"/>
            <w:rtl/>
            <w:lang w:eastAsia="he-IL"/>
            <w:rPrChange w:id="2543" w:author="Kook Sec" w:date="2021-04-20T16:07:00Z">
              <w:rPr>
                <w:rFonts w:ascii="Times New Roman" w:eastAsia="Times New Roman" w:hAnsi="Times New Roman" w:hint="cs"/>
                <w:sz w:val="24"/>
                <w:rtl/>
                <w:lang w:eastAsia="he-IL"/>
              </w:rPr>
            </w:rPrChange>
          </w:rPr>
          <w:t xml:space="preserve"> </w:t>
        </w:r>
      </w:ins>
      <w:del w:id="2544" w:author="Kook Sec" w:date="2021-04-20T15:49:00Z">
        <w:r w:rsidRPr="00010762" w:rsidDel="00010762">
          <w:rPr>
            <w:rFonts w:ascii="Times New Roman" w:eastAsia="Times New Roman" w:hAnsi="Times New Roman" w:hint="cs"/>
            <w:sz w:val="24"/>
            <w:rtl/>
            <w:lang w:eastAsia="he-IL"/>
            <w:rPrChange w:id="2545" w:author="Kook Sec" w:date="2021-04-20T16:07:00Z">
              <w:rPr>
                <w:rFonts w:ascii="Times New Roman" w:eastAsia="Times New Roman" w:hAnsi="Times New Roman" w:hint="cs"/>
                <w:sz w:val="24"/>
                <w:rtl/>
                <w:lang w:eastAsia="he-IL"/>
              </w:rPr>
            </w:rPrChange>
          </w:rPr>
          <w:delText>_</w:delText>
        </w:r>
      </w:del>
      <w:ins w:id="2546" w:author="Kook Sec" w:date="2021-04-20T15:48:00Z">
        <w:r w:rsidR="00010762" w:rsidRPr="00010762">
          <w:rPr>
            <w:rFonts w:ascii="Times New Roman" w:eastAsia="Times New Roman" w:hAnsi="Times New Roman" w:hint="cs"/>
            <w:sz w:val="24"/>
            <w:u w:val="single"/>
            <w:rtl/>
            <w:lang w:eastAsia="he-IL"/>
            <w:rPrChange w:id="2547" w:author="Kook Sec" w:date="2021-04-20T16:07:00Z">
              <w:rPr>
                <w:rFonts w:ascii="Times New Roman" w:eastAsia="Times New Roman" w:hAnsi="Times New Roman" w:hint="cs"/>
                <w:sz w:val="24"/>
                <w:rtl/>
                <w:lang w:eastAsia="he-IL"/>
              </w:rPr>
            </w:rPrChange>
          </w:rPr>
          <w:t xml:space="preserve">6000 </w:t>
        </w:r>
      </w:ins>
      <w:ins w:id="2548" w:author="Kook Sec" w:date="2021-04-20T15:49:00Z">
        <w:r w:rsidR="00010762" w:rsidRPr="00010762">
          <w:rPr>
            <w:rFonts w:ascii="Times New Roman" w:eastAsia="Times New Roman" w:hAnsi="Times New Roman" w:hint="cs"/>
            <w:sz w:val="24"/>
            <w:u w:val="single"/>
            <w:rtl/>
            <w:lang w:eastAsia="he-IL"/>
            <w:rPrChange w:id="2549" w:author="Kook Sec" w:date="2021-04-20T16:07:00Z">
              <w:rPr>
                <w:rFonts w:ascii="Times New Roman" w:eastAsia="Times New Roman" w:hAnsi="Times New Roman" w:hint="cs"/>
                <w:sz w:val="24"/>
                <w:u w:val="single"/>
                <w:rtl/>
                <w:lang w:eastAsia="he-IL"/>
              </w:rPr>
            </w:rPrChange>
          </w:rPr>
          <w:t xml:space="preserve">₪ </w:t>
        </w:r>
      </w:ins>
      <w:del w:id="2550" w:author="Kook Sec" w:date="2021-04-20T15:48:00Z">
        <w:r w:rsidRPr="00010762" w:rsidDel="00010762">
          <w:rPr>
            <w:rFonts w:ascii="Times New Roman" w:eastAsia="Times New Roman" w:hAnsi="Times New Roman" w:hint="cs"/>
            <w:sz w:val="24"/>
            <w:rtl/>
            <w:lang w:eastAsia="he-IL"/>
            <w:rPrChange w:id="2551" w:author="Kook Sec" w:date="2021-04-20T16:07:00Z">
              <w:rPr>
                <w:rFonts w:ascii="Times New Roman" w:eastAsia="Times New Roman" w:hAnsi="Times New Roman" w:hint="cs"/>
                <w:sz w:val="24"/>
                <w:rtl/>
                <w:lang w:eastAsia="he-IL"/>
              </w:rPr>
            </w:rPrChange>
          </w:rPr>
          <w:delText>______________</w:delText>
        </w:r>
      </w:del>
      <w:del w:id="2552" w:author="Kook Sec" w:date="2021-04-20T15:49:00Z">
        <w:r w:rsidRPr="00010762" w:rsidDel="00010762">
          <w:rPr>
            <w:rFonts w:ascii="Times New Roman" w:eastAsia="Times New Roman" w:hAnsi="Times New Roman" w:hint="cs"/>
            <w:sz w:val="24"/>
            <w:rtl/>
            <w:lang w:eastAsia="he-IL"/>
            <w:rPrChange w:id="2553" w:author="Kook Sec" w:date="2021-04-20T16:07:00Z">
              <w:rPr>
                <w:rFonts w:ascii="Times New Roman" w:eastAsia="Times New Roman" w:hAnsi="Times New Roman" w:hint="cs"/>
                <w:sz w:val="24"/>
                <w:rtl/>
                <w:lang w:eastAsia="he-IL"/>
              </w:rPr>
            </w:rPrChange>
          </w:rPr>
          <w:delText>_</w:delText>
        </w:r>
      </w:del>
      <w:r w:rsidRPr="00010762">
        <w:rPr>
          <w:rFonts w:ascii="Times New Roman" w:eastAsia="Times New Roman" w:hAnsi="Times New Roman"/>
          <w:sz w:val="24"/>
          <w:rtl/>
          <w:lang w:eastAsia="he-IL"/>
          <w:rPrChange w:id="2554" w:author="Kook Sec" w:date="2021-04-20T16:07:00Z">
            <w:rPr>
              <w:rFonts w:ascii="Times New Roman" w:eastAsia="Times New Roman" w:hAnsi="Times New Roman"/>
              <w:sz w:val="24"/>
              <w:rtl/>
              <w:lang w:eastAsia="he-IL"/>
            </w:rPr>
          </w:rPrChange>
        </w:rPr>
        <w:t xml:space="preserve">לא כולל מע"מ לכל יחידת </w:t>
      </w:r>
      <w:del w:id="2555" w:author="Kook Sec" w:date="2021-04-20T15:48:00Z">
        <w:r w:rsidRPr="00010762" w:rsidDel="00010762">
          <w:rPr>
            <w:rFonts w:ascii="Times New Roman" w:eastAsia="Times New Roman" w:hAnsi="Times New Roman" w:hint="cs"/>
            <w:sz w:val="24"/>
            <w:rtl/>
            <w:lang w:eastAsia="he-IL"/>
            <w:rPrChange w:id="2556" w:author="Kook Sec" w:date="2021-04-20T16:07:00Z">
              <w:rPr>
                <w:rFonts w:ascii="Times New Roman" w:eastAsia="Times New Roman" w:hAnsi="Times New Roman" w:hint="cs"/>
                <w:sz w:val="24"/>
                <w:rtl/>
                <w:lang w:eastAsia="he-IL"/>
              </w:rPr>
            </w:rPrChange>
          </w:rPr>
          <w:delText>מעלית</w:delText>
        </w:r>
      </w:del>
      <w:ins w:id="2557" w:author="Kook Sec" w:date="2021-04-20T15:48:00Z">
        <w:r w:rsidR="00010762" w:rsidRPr="00010762">
          <w:rPr>
            <w:rFonts w:ascii="Times New Roman" w:eastAsia="Times New Roman" w:hAnsi="Times New Roman" w:hint="cs"/>
            <w:sz w:val="24"/>
            <w:rtl/>
            <w:lang w:eastAsia="he-IL"/>
            <w:rPrChange w:id="2558" w:author="Kook Sec" w:date="2021-04-20T16:07:00Z">
              <w:rPr>
                <w:rFonts w:ascii="Times New Roman" w:eastAsia="Times New Roman" w:hAnsi="Times New Roman" w:hint="cs"/>
                <w:sz w:val="24"/>
                <w:rtl/>
                <w:lang w:eastAsia="he-IL"/>
              </w:rPr>
            </w:rPrChange>
          </w:rPr>
          <w:t>מעלית במבנה אב טיפוס</w:t>
        </w:r>
      </w:ins>
      <w:r w:rsidRPr="00010762">
        <w:rPr>
          <w:rFonts w:ascii="Times New Roman" w:eastAsia="Times New Roman" w:hAnsi="Times New Roman"/>
          <w:sz w:val="24"/>
          <w:lang w:eastAsia="he-IL"/>
          <w:rPrChange w:id="2559" w:author="Kook Sec" w:date="2021-04-20T16:07:00Z">
            <w:rPr>
              <w:rFonts w:ascii="Times New Roman" w:eastAsia="Times New Roman" w:hAnsi="Times New Roman"/>
              <w:sz w:val="24"/>
              <w:lang w:eastAsia="he-IL"/>
            </w:rPr>
          </w:rPrChange>
        </w:rPr>
        <w:t>.</w:t>
      </w:r>
    </w:p>
    <w:p w14:paraId="77CDCAAD" w14:textId="77777777" w:rsidR="001835AB" w:rsidRPr="00010762" w:rsidRDefault="001835AB" w:rsidP="001835AB">
      <w:pPr>
        <w:widowControl w:val="0"/>
        <w:spacing w:before="120" w:beforeAutospacing="0" w:after="60" w:afterAutospacing="0" w:line="240" w:lineRule="auto"/>
        <w:ind w:left="1440" w:right="-181" w:hanging="720"/>
        <w:rPr>
          <w:ins w:id="2560" w:author="Kook Sec" w:date="2021-04-20T15:48:00Z"/>
          <w:rFonts w:ascii="Times New Roman" w:eastAsia="Times New Roman" w:hAnsi="Times New Roman"/>
          <w:sz w:val="24"/>
          <w:rtl/>
          <w:lang w:eastAsia="he-IL"/>
          <w:rPrChange w:id="2561" w:author="Kook Sec" w:date="2021-04-20T16:07:00Z">
            <w:rPr>
              <w:ins w:id="2562" w:author="Kook Sec" w:date="2021-04-20T15:48:00Z"/>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563" w:author="Kook Sec" w:date="2021-04-20T16:07:00Z">
            <w:rPr>
              <w:rFonts w:ascii="Times New Roman" w:eastAsia="Times New Roman" w:hAnsi="Times New Roman"/>
              <w:sz w:val="24"/>
              <w:rtl/>
              <w:lang w:eastAsia="he-IL"/>
            </w:rPr>
          </w:rPrChange>
        </w:rPr>
        <w:t>1.2</w:t>
      </w:r>
      <w:r w:rsidRPr="00010762">
        <w:rPr>
          <w:rFonts w:ascii="Times New Roman" w:eastAsia="Times New Roman" w:hAnsi="Times New Roman"/>
          <w:sz w:val="24"/>
          <w:rtl/>
          <w:lang w:eastAsia="he-IL"/>
          <w:rPrChange w:id="2564" w:author="Kook Sec" w:date="2021-04-20T16:07:00Z">
            <w:rPr>
              <w:rFonts w:ascii="Times New Roman" w:eastAsia="Times New Roman" w:hAnsi="Times New Roman"/>
              <w:sz w:val="24"/>
              <w:rtl/>
              <w:lang w:eastAsia="he-IL"/>
            </w:rPr>
          </w:rPrChange>
        </w:rPr>
        <w:tab/>
        <w:t xml:space="preserve">סכום קבוע ומוחלט </w:t>
      </w:r>
      <w:del w:id="2565" w:author="Kook Sec" w:date="2021-04-20T15:52:00Z">
        <w:r w:rsidRPr="00010762" w:rsidDel="00010762">
          <w:rPr>
            <w:rFonts w:ascii="Times New Roman" w:eastAsia="Times New Roman" w:hAnsi="Times New Roman" w:hint="cs"/>
            <w:sz w:val="24"/>
            <w:rtl/>
            <w:lang w:eastAsia="he-IL"/>
            <w:rPrChange w:id="2566" w:author="Kook Sec" w:date="2021-04-20T16:07:00Z">
              <w:rPr>
                <w:rFonts w:ascii="Times New Roman" w:eastAsia="Times New Roman" w:hAnsi="Times New Roman" w:hint="cs"/>
                <w:sz w:val="24"/>
                <w:rtl/>
                <w:lang w:eastAsia="he-IL"/>
              </w:rPr>
            </w:rPrChange>
          </w:rPr>
          <w:delText>_</w:delText>
        </w:r>
        <w:r w:rsidRPr="00010762" w:rsidDel="00010762">
          <w:rPr>
            <w:rFonts w:ascii="Times New Roman" w:eastAsia="Times New Roman" w:hAnsi="Times New Roman" w:hint="cs"/>
            <w:sz w:val="24"/>
            <w:u w:val="single"/>
            <w:rtl/>
            <w:lang w:eastAsia="he-IL"/>
            <w:rPrChange w:id="2567" w:author="Kook Sec" w:date="2021-04-20T16:07:00Z">
              <w:rPr>
                <w:rFonts w:ascii="Times New Roman" w:eastAsia="Times New Roman" w:hAnsi="Times New Roman" w:hint="cs"/>
                <w:sz w:val="24"/>
                <w:rtl/>
                <w:lang w:eastAsia="he-IL"/>
              </w:rPr>
            </w:rPrChange>
          </w:rPr>
          <w:delText>__</w:delText>
        </w:r>
      </w:del>
      <w:ins w:id="2568" w:author="Kook Sec" w:date="2021-04-20T15:49:00Z">
        <w:r w:rsidR="00010762" w:rsidRPr="00010762">
          <w:rPr>
            <w:rFonts w:ascii="Times New Roman" w:eastAsia="Times New Roman" w:hAnsi="Times New Roman" w:hint="cs"/>
            <w:sz w:val="24"/>
            <w:u w:val="single"/>
            <w:rtl/>
            <w:lang w:eastAsia="he-IL"/>
            <w:rPrChange w:id="2569" w:author="Kook Sec" w:date="2021-04-20T16:07:00Z">
              <w:rPr>
                <w:rFonts w:ascii="Times New Roman" w:eastAsia="Times New Roman" w:hAnsi="Times New Roman" w:hint="cs"/>
                <w:sz w:val="24"/>
                <w:rtl/>
                <w:lang w:eastAsia="he-IL"/>
              </w:rPr>
            </w:rPrChange>
          </w:rPr>
          <w:t>3000 ₪</w:t>
        </w:r>
        <w:r w:rsidR="00010762" w:rsidRPr="00010762">
          <w:rPr>
            <w:rFonts w:ascii="Times New Roman" w:eastAsia="Times New Roman" w:hAnsi="Times New Roman" w:hint="cs"/>
            <w:sz w:val="24"/>
            <w:rtl/>
            <w:lang w:eastAsia="he-IL"/>
            <w:rPrChange w:id="2570" w:author="Kook Sec" w:date="2021-04-20T16:07:00Z">
              <w:rPr>
                <w:rFonts w:ascii="Times New Roman" w:eastAsia="Times New Roman" w:hAnsi="Times New Roman" w:hint="cs"/>
                <w:sz w:val="24"/>
                <w:rtl/>
                <w:lang w:eastAsia="he-IL"/>
              </w:rPr>
            </w:rPrChange>
          </w:rPr>
          <w:t xml:space="preserve"> </w:t>
        </w:r>
      </w:ins>
      <w:del w:id="2571" w:author="Kook Sec" w:date="2021-04-20T15:52:00Z">
        <w:r w:rsidRPr="00010762" w:rsidDel="00010762">
          <w:rPr>
            <w:rFonts w:ascii="Times New Roman" w:eastAsia="Times New Roman" w:hAnsi="Times New Roman" w:hint="cs"/>
            <w:sz w:val="24"/>
            <w:rtl/>
            <w:lang w:eastAsia="he-IL"/>
            <w:rPrChange w:id="2572" w:author="Kook Sec" w:date="2021-04-20T16:07:00Z">
              <w:rPr>
                <w:rFonts w:ascii="Times New Roman" w:eastAsia="Times New Roman" w:hAnsi="Times New Roman" w:hint="cs"/>
                <w:sz w:val="24"/>
                <w:rtl/>
                <w:lang w:eastAsia="he-IL"/>
              </w:rPr>
            </w:rPrChange>
          </w:rPr>
          <w:delText>__</w:delText>
        </w:r>
      </w:del>
      <w:del w:id="2573" w:author="Kook Sec" w:date="2021-04-20T15:49:00Z">
        <w:r w:rsidRPr="00010762" w:rsidDel="00010762">
          <w:rPr>
            <w:rFonts w:ascii="Times New Roman" w:eastAsia="Times New Roman" w:hAnsi="Times New Roman" w:hint="cs"/>
            <w:sz w:val="24"/>
            <w:rtl/>
            <w:lang w:eastAsia="he-IL"/>
            <w:rPrChange w:id="2574" w:author="Kook Sec" w:date="2021-04-20T16:07:00Z">
              <w:rPr>
                <w:rFonts w:ascii="Times New Roman" w:eastAsia="Times New Roman" w:hAnsi="Times New Roman" w:hint="cs"/>
                <w:sz w:val="24"/>
                <w:rtl/>
                <w:lang w:eastAsia="he-IL"/>
              </w:rPr>
            </w:rPrChange>
          </w:rPr>
          <w:delText>____________</w:delText>
        </w:r>
      </w:del>
      <w:r w:rsidRPr="00010762">
        <w:rPr>
          <w:rFonts w:ascii="Times New Roman" w:eastAsia="Times New Roman" w:hAnsi="Times New Roman" w:hint="cs"/>
          <w:sz w:val="24"/>
          <w:rtl/>
          <w:lang w:eastAsia="he-IL"/>
          <w:rPrChange w:id="2575" w:author="Kook Sec" w:date="2021-04-20T16:07:00Z">
            <w:rPr>
              <w:rFonts w:ascii="Times New Roman" w:eastAsia="Times New Roman" w:hAnsi="Times New Roman" w:hint="cs"/>
              <w:sz w:val="24"/>
              <w:rtl/>
              <w:lang w:eastAsia="he-IL"/>
            </w:rPr>
          </w:rPrChange>
        </w:rPr>
        <w:t>_</w:t>
      </w:r>
      <w:r w:rsidRPr="00010762">
        <w:rPr>
          <w:rFonts w:ascii="Times New Roman" w:eastAsia="Times New Roman" w:hAnsi="Times New Roman"/>
          <w:sz w:val="24"/>
          <w:rtl/>
          <w:lang w:eastAsia="he-IL"/>
          <w:rPrChange w:id="2576" w:author="Kook Sec" w:date="2021-04-20T16:07:00Z">
            <w:rPr>
              <w:rFonts w:ascii="Times New Roman" w:eastAsia="Times New Roman" w:hAnsi="Times New Roman"/>
              <w:sz w:val="24"/>
              <w:rtl/>
              <w:lang w:eastAsia="he-IL"/>
            </w:rPr>
          </w:rPrChange>
        </w:rPr>
        <w:t>לא כולל מע"מ מעלית במבנה חוזר.</w:t>
      </w:r>
    </w:p>
    <w:p w14:paraId="2CE55858" w14:textId="77777777" w:rsidR="00010762" w:rsidRPr="00010762" w:rsidDel="00010762" w:rsidRDefault="00010762" w:rsidP="001835AB">
      <w:pPr>
        <w:widowControl w:val="0"/>
        <w:spacing w:before="120" w:beforeAutospacing="0" w:after="60" w:afterAutospacing="0" w:line="240" w:lineRule="auto"/>
        <w:ind w:left="1440" w:right="-181" w:hanging="720"/>
        <w:rPr>
          <w:del w:id="2577" w:author="Kook Sec" w:date="2021-04-20T15:52:00Z"/>
          <w:rFonts w:ascii="Times New Roman" w:eastAsia="Times New Roman" w:hAnsi="Times New Roman"/>
          <w:sz w:val="24"/>
          <w:rtl/>
          <w:lang w:eastAsia="he-IL"/>
          <w:rPrChange w:id="2578" w:author="Kook Sec" w:date="2021-04-20T16:07:00Z">
            <w:rPr>
              <w:del w:id="2579" w:author="Kook Sec" w:date="2021-04-20T15:52:00Z"/>
              <w:rFonts w:ascii="Times New Roman" w:eastAsia="Times New Roman" w:hAnsi="Times New Roman"/>
              <w:sz w:val="24"/>
              <w:rtl/>
              <w:lang w:eastAsia="he-IL"/>
            </w:rPr>
          </w:rPrChange>
        </w:rPr>
      </w:pPr>
    </w:p>
    <w:p w14:paraId="757AE76E"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Change w:id="2580" w:author="Kook Sec" w:date="2021-04-20T16:07:00Z">
            <w:rPr>
              <w:rFonts w:ascii="Times New Roman" w:eastAsia="Times New Roman" w:hAnsi="Times New Roman"/>
              <w:sz w:val="24"/>
              <w:rtl/>
            </w:rPr>
          </w:rPrChange>
        </w:rPr>
      </w:pPr>
    </w:p>
    <w:p w14:paraId="070D6166"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Change w:id="2581"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582" w:author="Kook Sec" w:date="2021-04-20T16:07:00Z">
            <w:rPr>
              <w:rFonts w:ascii="Times New Roman" w:eastAsia="Times New Roman" w:hAnsi="Times New Roman"/>
              <w:sz w:val="24"/>
              <w:rtl/>
            </w:rPr>
          </w:rPrChange>
        </w:rPr>
        <w:t xml:space="preserve">הסכום המפורט בסעיף 1 לעיל יהיה צמוד למדד המחירים לצרכן  בגין חודש ליום </w:t>
      </w:r>
    </w:p>
    <w:p w14:paraId="275E320A" w14:textId="77777777" w:rsidR="001835AB" w:rsidRPr="00010762"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Change w:id="258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rPrChange w:id="2584" w:author="Kook Sec" w:date="2021-04-20T16:07:00Z">
            <w:rPr>
              <w:rFonts w:ascii="Times New Roman" w:eastAsia="Times New Roman" w:hAnsi="Times New Roman"/>
              <w:sz w:val="24"/>
              <w:rtl/>
            </w:rPr>
          </w:rPrChange>
        </w:rPr>
        <w:br/>
      </w:r>
      <w:r w:rsidRPr="00010762">
        <w:rPr>
          <w:rFonts w:ascii="Times New Roman" w:eastAsia="Times New Roman" w:hAnsi="Times New Roman"/>
          <w:sz w:val="20"/>
          <w:rtl/>
          <w:lang w:eastAsia="he-IL"/>
          <w:rPrChange w:id="2585" w:author="Kook Sec" w:date="2021-04-20T16:07:00Z">
            <w:rPr>
              <w:rFonts w:ascii="Times New Roman" w:eastAsia="Times New Roman" w:hAnsi="Times New Roman"/>
              <w:sz w:val="20"/>
              <w:rtl/>
              <w:lang w:eastAsia="he-IL"/>
            </w:rPr>
          </w:rPrChange>
        </w:rPr>
        <w:t>בסעיף זה:</w:t>
      </w:r>
    </w:p>
    <w:p w14:paraId="63B27502"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Change w:id="2586" w:author="Kook Sec" w:date="2021-04-20T16:07:00Z">
            <w:rPr>
              <w:rFonts w:ascii="Times New Roman" w:eastAsia="Times New Roman" w:hAnsi="Times New Roman"/>
              <w:sz w:val="20"/>
              <w:rtl/>
              <w:lang w:eastAsia="he-IL"/>
            </w:rPr>
          </w:rPrChange>
        </w:rPr>
      </w:pPr>
    </w:p>
    <w:p w14:paraId="503FC397" w14:textId="77777777" w:rsidR="001835AB" w:rsidRPr="00010762"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Change w:id="258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88" w:author="Kook Sec" w:date="2021-04-20T16:07:00Z">
            <w:rPr>
              <w:rFonts w:ascii="Times New Roman" w:eastAsia="Times New Roman" w:hAnsi="Times New Roman"/>
              <w:sz w:val="20"/>
              <w:rtl/>
              <w:lang w:eastAsia="he-IL"/>
            </w:rPr>
          </w:rPrChange>
        </w:rPr>
        <w:t xml:space="preserve">מבנה ראשוני </w:t>
      </w:r>
      <w:r w:rsidRPr="00010762">
        <w:rPr>
          <w:rFonts w:ascii="Times New Roman" w:eastAsia="Times New Roman" w:hAnsi="Times New Roman" w:hint="cs"/>
          <w:sz w:val="20"/>
          <w:rtl/>
          <w:lang w:eastAsia="he-IL"/>
          <w:rPrChange w:id="2589" w:author="Kook Sec" w:date="2021-04-20T16:07:00Z">
            <w:rPr>
              <w:rFonts w:ascii="Times New Roman" w:eastAsia="Times New Roman" w:hAnsi="Times New Roman" w:hint="cs"/>
              <w:sz w:val="20"/>
              <w:rtl/>
              <w:lang w:eastAsia="he-IL"/>
            </w:rPr>
          </w:rPrChange>
        </w:rPr>
        <w:t>-</w:t>
      </w:r>
      <w:r w:rsidRPr="00010762">
        <w:rPr>
          <w:rFonts w:ascii="Times New Roman" w:eastAsia="Times New Roman" w:hAnsi="Times New Roman"/>
          <w:sz w:val="20"/>
          <w:rtl/>
          <w:lang w:eastAsia="he-IL"/>
          <w:rPrChange w:id="2590" w:author="Kook Sec" w:date="2021-04-20T16:07:00Z">
            <w:rPr>
              <w:rFonts w:ascii="Times New Roman" w:eastAsia="Times New Roman" w:hAnsi="Times New Roman"/>
              <w:sz w:val="20"/>
              <w:rtl/>
              <w:lang w:eastAsia="he-IL"/>
            </w:rPr>
          </w:rPrChange>
        </w:rPr>
        <w:t xml:space="preserve"> מבנה שהוקם לראשונה עפ"י תכניותיו של המתכנן.</w:t>
      </w:r>
    </w:p>
    <w:p w14:paraId="393F46FB"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Change w:id="2591" w:author="Kook Sec" w:date="2021-04-20T16:07:00Z">
            <w:rPr>
              <w:rFonts w:ascii="Times New Roman" w:eastAsia="Times New Roman" w:hAnsi="Times New Roman"/>
              <w:sz w:val="20"/>
              <w:rtl/>
              <w:lang w:eastAsia="he-IL"/>
            </w:rPr>
          </w:rPrChange>
        </w:rPr>
      </w:pPr>
    </w:p>
    <w:p w14:paraId="4B92DDD4"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Change w:id="2592"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593" w:author="Kook Sec" w:date="2021-04-20T16:07:00Z">
            <w:rPr>
              <w:rFonts w:ascii="Times New Roman" w:eastAsia="Times New Roman" w:hAnsi="Times New Roman"/>
              <w:sz w:val="20"/>
              <w:rtl/>
              <w:lang w:eastAsia="he-IL"/>
            </w:rPr>
          </w:rPrChange>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5C54F544" w14:textId="77777777" w:rsidR="001835AB" w:rsidRPr="00010762"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Change w:id="2594" w:author="Kook Sec" w:date="2021-04-20T16:07:00Z">
            <w:rPr>
              <w:rFonts w:ascii="Times New Roman" w:eastAsia="Times New Roman" w:hAnsi="Times New Roman"/>
              <w:sz w:val="24"/>
              <w:rtl/>
              <w:lang w:eastAsia="he-IL"/>
            </w:rPr>
          </w:rPrChange>
        </w:rPr>
      </w:pPr>
    </w:p>
    <w:p w14:paraId="42521715" w14:textId="77777777" w:rsidR="001835AB" w:rsidRPr="00010762"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Change w:id="2595"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2596" w:author="Kook Sec" w:date="2021-04-20T16:07:00Z">
            <w:rPr>
              <w:rFonts w:ascii="Times New Roman" w:eastAsia="Times New Roman" w:hAnsi="Times New Roman"/>
              <w:sz w:val="24"/>
              <w:rtl/>
              <w:lang w:eastAsia="he-IL"/>
            </w:rPr>
          </w:rPrChange>
        </w:rPr>
        <w:t xml:space="preserve">הסכום המפורט בסעיף 1.1 לעיל יהיה צמוד ל- </w:t>
      </w:r>
      <w:r w:rsidRPr="00010762">
        <w:rPr>
          <w:rFonts w:ascii="Times New Roman" w:eastAsia="Times New Roman" w:hAnsi="Times New Roman"/>
          <w:sz w:val="24"/>
          <w:rtl/>
          <w:lang w:eastAsia="he-IL"/>
          <w:rPrChange w:id="2597" w:author="Kook Sec" w:date="2021-04-20T16:07:00Z">
            <w:rPr>
              <w:rFonts w:ascii="Times New Roman" w:eastAsia="Times New Roman" w:hAnsi="Times New Roman"/>
              <w:color w:val="333399"/>
              <w:sz w:val="24"/>
              <w:rtl/>
              <w:lang w:eastAsia="he-IL"/>
            </w:rPr>
          </w:rPrChange>
        </w:rPr>
        <w:t>&lt;</w:t>
      </w:r>
      <w:sdt>
        <w:sdtPr>
          <w:rPr>
            <w:rFonts w:ascii="Times New Roman" w:eastAsia="Times New Roman" w:hAnsi="Times New Roman"/>
            <w:sz w:val="24"/>
            <w:rtl/>
            <w:lang w:eastAsia="he-IL"/>
            <w:rPrChange w:id="2598" w:author="Kook Sec" w:date="2021-04-20T16:07:00Z">
              <w:rPr>
                <w:rFonts w:ascii="Times New Roman" w:eastAsia="Times New Roman" w:hAnsi="Times New Roman"/>
                <w:color w:val="333399"/>
                <w:sz w:val="24"/>
                <w:rtl/>
                <w:lang w:eastAsia="he-IL"/>
              </w:rPr>
            </w:rPrChange>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rPrChange w:id="2599" w:author="Kook Sec" w:date="2021-04-20T16:07:00Z">
              <w:rPr/>
            </w:rPrChange>
          </w:rPr>
        </w:sdtEndPr>
        <w:sdtContent>
          <w:r w:rsidR="00D12751" w:rsidRPr="00010762">
            <w:rPr>
              <w:rStyle w:val="AutoFieldsChar"/>
              <w:color w:val="auto"/>
              <w:rtl/>
              <w:rPrChange w:id="2600" w:author="Kook Sec" w:date="2021-04-20T16:07:00Z">
                <w:rPr>
                  <w:rStyle w:val="AutoFieldsChar"/>
                  <w:color w:val="00B0F0"/>
                  <w:rtl/>
                </w:rPr>
              </w:rPrChange>
            </w:rPr>
            <w:t>[סוג מדד כותרת]</w:t>
          </w:r>
        </w:sdtContent>
      </w:sdt>
      <w:r w:rsidRPr="00010762">
        <w:rPr>
          <w:rFonts w:ascii="Times New Roman" w:eastAsia="Times New Roman" w:hAnsi="Times New Roman"/>
          <w:sz w:val="24"/>
          <w:rtl/>
          <w:lang w:eastAsia="he-IL"/>
          <w:rPrChange w:id="2601" w:author="Kook Sec" w:date="2021-04-20T16:07:00Z">
            <w:rPr>
              <w:rFonts w:ascii="Times New Roman" w:eastAsia="Times New Roman" w:hAnsi="Times New Roman"/>
              <w:color w:val="333399"/>
              <w:sz w:val="24"/>
              <w:rtl/>
              <w:lang w:eastAsia="he-IL"/>
            </w:rPr>
          </w:rPrChange>
        </w:rPr>
        <w:t xml:space="preserve"> </w:t>
      </w:r>
      <w:sdt>
        <w:sdtPr>
          <w:rPr>
            <w:rFonts w:ascii="Times New Roman" w:eastAsia="Times New Roman" w:hAnsi="Times New Roman"/>
            <w:sz w:val="24"/>
            <w:rtl/>
            <w:lang w:eastAsia="he-IL"/>
            <w:rPrChange w:id="2602" w:author="Kook Sec" w:date="2021-04-20T16:07:00Z">
              <w:rPr>
                <w:rFonts w:ascii="Times New Roman" w:eastAsia="Times New Roman" w:hAnsi="Times New Roman"/>
                <w:color w:val="333399"/>
                <w:sz w:val="24"/>
                <w:rtl/>
                <w:lang w:eastAsia="he-IL"/>
              </w:rPr>
            </w:rPrChange>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rPr>
            <w:rPrChange w:id="2603" w:author="Kook Sec" w:date="2021-04-20T16:07:00Z">
              <w:rPr/>
            </w:rPrChange>
          </w:rPr>
        </w:sdtEndPr>
        <w:sdtContent>
          <w:r w:rsidR="00D12751" w:rsidRPr="00010762">
            <w:rPr>
              <w:rStyle w:val="AutoFieldsChar"/>
              <w:color w:val="auto"/>
              <w:rtl/>
              <w:rPrChange w:id="2604" w:author="Kook Sec" w:date="2021-04-20T16:07:00Z">
                <w:rPr>
                  <w:rStyle w:val="AutoFieldsChar"/>
                  <w:color w:val="00B0F0"/>
                  <w:rtl/>
                </w:rPr>
              </w:rPrChange>
            </w:rPr>
            <w:t>[מדד בגין/ידוע - כותרת]</w:t>
          </w:r>
        </w:sdtContent>
      </w:sdt>
      <w:r w:rsidRPr="00010762">
        <w:rPr>
          <w:rFonts w:ascii="Times New Roman" w:eastAsia="Times New Roman" w:hAnsi="Times New Roman"/>
          <w:sz w:val="24"/>
          <w:rtl/>
          <w:lang w:eastAsia="he-IL"/>
          <w:rPrChange w:id="2605" w:author="Kook Sec" w:date="2021-04-20T16:07:00Z">
            <w:rPr>
              <w:rFonts w:ascii="Times New Roman" w:eastAsia="Times New Roman" w:hAnsi="Times New Roman"/>
              <w:color w:val="333399"/>
              <w:sz w:val="24"/>
              <w:rtl/>
              <w:lang w:eastAsia="he-IL"/>
            </w:rPr>
          </w:rPrChange>
        </w:rPr>
        <w:t xml:space="preserve"> </w:t>
      </w:r>
      <w:sdt>
        <w:sdtPr>
          <w:rPr>
            <w:rFonts w:ascii="Times New Roman" w:eastAsia="Times New Roman" w:hAnsi="Times New Roman"/>
            <w:sz w:val="24"/>
            <w:rtl/>
            <w:lang w:eastAsia="he-IL"/>
            <w:rPrChange w:id="2606" w:author="Kook Sec" w:date="2021-04-20T16:07:00Z">
              <w:rPr>
                <w:rFonts w:ascii="Times New Roman" w:eastAsia="Times New Roman" w:hAnsi="Times New Roman"/>
                <w:color w:val="333399"/>
                <w:sz w:val="24"/>
                <w:rtl/>
                <w:lang w:eastAsia="he-IL"/>
              </w:rPr>
            </w:rPrChange>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rPr>
            <w:rPrChange w:id="2607" w:author="Kook Sec" w:date="2021-04-20T16:07:00Z">
              <w:rPr/>
            </w:rPrChange>
          </w:rPr>
        </w:sdtEndPr>
        <w:sdtContent>
          <w:r w:rsidR="00D12751" w:rsidRPr="00010762">
            <w:rPr>
              <w:rStyle w:val="AutoFieldsChar"/>
              <w:color w:val="auto"/>
              <w:rtl/>
              <w:rPrChange w:id="2608" w:author="Kook Sec" w:date="2021-04-20T16:07:00Z">
                <w:rPr>
                  <w:rStyle w:val="AutoFieldsChar"/>
                  <w:color w:val="00B0F0"/>
                  <w:rtl/>
                </w:rPr>
              </w:rPrChange>
            </w:rPr>
            <w:t>[מדד בסיס]</w:t>
          </w:r>
        </w:sdtContent>
      </w:sdt>
      <w:r w:rsidRPr="00010762">
        <w:rPr>
          <w:rFonts w:ascii="Times New Roman" w:eastAsia="Times New Roman" w:hAnsi="Times New Roman"/>
          <w:sz w:val="24"/>
          <w:rtl/>
          <w:lang w:eastAsia="he-IL"/>
          <w:rPrChange w:id="2609" w:author="Kook Sec" w:date="2021-04-20T16:07:00Z">
            <w:rPr>
              <w:rFonts w:ascii="Times New Roman" w:eastAsia="Times New Roman" w:hAnsi="Times New Roman"/>
              <w:sz w:val="24"/>
              <w:rtl/>
              <w:lang w:eastAsia="he-IL"/>
            </w:rPr>
          </w:rPrChange>
        </w:rPr>
        <w:t xml:space="preserve">  העומד על </w:t>
      </w:r>
      <w:sdt>
        <w:sdtPr>
          <w:rPr>
            <w:rFonts w:ascii="Times New Roman" w:eastAsia="Times New Roman" w:hAnsi="Times New Roman"/>
            <w:sz w:val="24"/>
            <w:rtl/>
            <w:lang w:eastAsia="he-IL"/>
            <w:rPrChange w:id="2610" w:author="Kook Sec" w:date="2021-04-20T16:07:00Z">
              <w:rPr>
                <w:rFonts w:ascii="Times New Roman" w:eastAsia="Times New Roman" w:hAnsi="Times New Roman"/>
                <w:color w:val="333399"/>
                <w:sz w:val="24"/>
                <w:rtl/>
                <w:lang w:eastAsia="he-IL"/>
              </w:rPr>
            </w:rPrChange>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rPr>
            <w:rPrChange w:id="2611" w:author="Kook Sec" w:date="2021-04-20T16:07:00Z">
              <w:rPr/>
            </w:rPrChange>
          </w:rPr>
        </w:sdtEndPr>
        <w:sdtContent>
          <w:r w:rsidR="00D12751" w:rsidRPr="00010762">
            <w:rPr>
              <w:rStyle w:val="AutoFieldsChar"/>
              <w:color w:val="auto"/>
              <w:rtl/>
              <w:rPrChange w:id="2612" w:author="Kook Sec" w:date="2021-04-20T16:07:00Z">
                <w:rPr>
                  <w:rStyle w:val="AutoFieldsChar"/>
                  <w:color w:val="00B0F0"/>
                  <w:rtl/>
                </w:rPr>
              </w:rPrChange>
            </w:rPr>
            <w:t>[נקודות מדד]</w:t>
          </w:r>
        </w:sdtContent>
      </w:sdt>
      <w:r w:rsidRPr="00010762">
        <w:rPr>
          <w:rFonts w:ascii="Times New Roman" w:eastAsia="Times New Roman" w:hAnsi="Times New Roman"/>
          <w:sz w:val="24"/>
          <w:rtl/>
          <w:lang w:eastAsia="he-IL"/>
          <w:rPrChange w:id="2613" w:author="Kook Sec" w:date="2021-04-20T16:07:00Z">
            <w:rPr>
              <w:rFonts w:ascii="Times New Roman" w:eastAsia="Times New Roman" w:hAnsi="Times New Roman"/>
              <w:sz w:val="24"/>
              <w:rtl/>
              <w:lang w:eastAsia="he-IL"/>
            </w:rPr>
          </w:rPrChange>
        </w:rPr>
        <w:t xml:space="preserve"> נקודות עד למדד הידוע ביום הגשת כל חשבון.</w:t>
      </w:r>
    </w:p>
    <w:p w14:paraId="624C5140" w14:textId="77777777" w:rsidR="001835AB" w:rsidRPr="00010762"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Change w:id="2614" w:author="Kook Sec" w:date="2021-04-20T16:07:00Z">
            <w:rPr>
              <w:rFonts w:ascii="Times New Roman" w:eastAsia="Times New Roman" w:hAnsi="Times New Roman"/>
              <w:sz w:val="24"/>
              <w:rtl/>
              <w:lang w:eastAsia="he-IL"/>
            </w:rPr>
          </w:rPrChange>
        </w:rPr>
      </w:pPr>
    </w:p>
    <w:p w14:paraId="24D5EF2D" w14:textId="77777777" w:rsidR="001835AB" w:rsidRPr="00010762"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Change w:id="261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16" w:author="Kook Sec" w:date="2021-04-20T16:07:00Z">
            <w:rPr>
              <w:rFonts w:ascii="Times New Roman" w:eastAsia="Times New Roman" w:hAnsi="Times New Roman"/>
              <w:sz w:val="20"/>
              <w:rtl/>
              <w:lang w:eastAsia="he-IL"/>
            </w:rPr>
          </w:rPrChange>
        </w:rPr>
        <w:t>3.</w:t>
      </w:r>
      <w:r w:rsidRPr="00010762">
        <w:rPr>
          <w:rFonts w:ascii="Times New Roman" w:eastAsia="Times New Roman" w:hAnsi="Times New Roman"/>
          <w:sz w:val="20"/>
          <w:rtl/>
          <w:lang w:eastAsia="he-IL"/>
          <w:rPrChange w:id="2617" w:author="Kook Sec" w:date="2021-04-20T16:07:00Z">
            <w:rPr>
              <w:rFonts w:ascii="Times New Roman" w:eastAsia="Times New Roman" w:hAnsi="Times New Roman"/>
              <w:sz w:val="20"/>
              <w:rtl/>
              <w:lang w:eastAsia="he-IL"/>
            </w:rPr>
          </w:rPrChange>
        </w:rPr>
        <w:tab/>
        <w:t>למען הסר ספק:</w:t>
      </w:r>
    </w:p>
    <w:p w14:paraId="3E454C8B" w14:textId="77777777" w:rsidR="001835AB" w:rsidRPr="00010762"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Change w:id="2618" w:author="Kook Sec" w:date="2021-04-20T16:07:00Z">
            <w:rPr>
              <w:rFonts w:ascii="Times New Roman" w:eastAsia="Times New Roman" w:hAnsi="Times New Roman"/>
              <w:sz w:val="20"/>
              <w:rtl/>
              <w:lang w:eastAsia="he-IL"/>
            </w:rPr>
          </w:rPrChange>
        </w:rPr>
      </w:pPr>
    </w:p>
    <w:p w14:paraId="03963702" w14:textId="77777777" w:rsidR="001835AB" w:rsidRPr="00010762"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Change w:id="26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20" w:author="Kook Sec" w:date="2021-04-20T16:07:00Z">
            <w:rPr>
              <w:rFonts w:ascii="Times New Roman" w:eastAsia="Times New Roman" w:hAnsi="Times New Roman"/>
              <w:sz w:val="20"/>
              <w:rtl/>
              <w:lang w:eastAsia="he-IL"/>
            </w:rPr>
          </w:rPrChange>
        </w:rPr>
        <w:t>3.1</w:t>
      </w:r>
      <w:r w:rsidRPr="00010762">
        <w:rPr>
          <w:rFonts w:ascii="Times New Roman" w:eastAsia="Times New Roman" w:hAnsi="Times New Roman"/>
          <w:sz w:val="20"/>
          <w:rtl/>
          <w:lang w:eastAsia="he-IL"/>
          <w:rPrChange w:id="2621" w:author="Kook Sec" w:date="2021-04-20T16:07:00Z">
            <w:rPr>
              <w:rFonts w:ascii="Times New Roman" w:eastAsia="Times New Roman" w:hAnsi="Times New Roman"/>
              <w:sz w:val="20"/>
              <w:rtl/>
              <w:lang w:eastAsia="he-IL"/>
            </w:rPr>
          </w:rPrChange>
        </w:rPr>
        <w:tab/>
        <w:t>שכר המתכנן יחושב על פי כמות הבניינים שבתכנון ושבהם מעליות ושבכוונת המ</w:t>
      </w:r>
      <w:r w:rsidR="00E64AE3" w:rsidRPr="00010762">
        <w:rPr>
          <w:rFonts w:ascii="Times New Roman" w:eastAsia="Times New Roman" w:hAnsi="Times New Roman"/>
          <w:sz w:val="20"/>
          <w:rtl/>
          <w:lang w:eastAsia="he-IL"/>
          <w:rPrChange w:id="2622" w:author="Kook Sec" w:date="2021-04-20T16:07:00Z">
            <w:rPr>
              <w:rFonts w:ascii="Times New Roman" w:eastAsia="Times New Roman" w:hAnsi="Times New Roman"/>
              <w:sz w:val="20"/>
              <w:rtl/>
              <w:lang w:eastAsia="he-IL"/>
            </w:rPr>
          </w:rPrChange>
        </w:rPr>
        <w:t>זמין לבצעם בכל קטע וקטע של הפרו</w:t>
      </w:r>
      <w:r w:rsidRPr="00010762">
        <w:rPr>
          <w:rFonts w:ascii="Times New Roman" w:eastAsia="Times New Roman" w:hAnsi="Times New Roman"/>
          <w:sz w:val="20"/>
          <w:rtl/>
          <w:lang w:eastAsia="he-IL"/>
          <w:rPrChange w:id="2623" w:author="Kook Sec" w:date="2021-04-20T16:07:00Z">
            <w:rPr>
              <w:rFonts w:ascii="Times New Roman" w:eastAsia="Times New Roman" w:hAnsi="Times New Roman"/>
              <w:sz w:val="20"/>
              <w:rtl/>
              <w:lang w:eastAsia="he-IL"/>
            </w:rPr>
          </w:rPrChange>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34C8F848"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Change w:id="2624" w:author="Kook Sec" w:date="2021-04-20T16:07:00Z">
            <w:rPr>
              <w:rFonts w:ascii="Times New Roman" w:eastAsia="Times New Roman" w:hAnsi="Times New Roman"/>
              <w:sz w:val="20"/>
              <w:lang w:eastAsia="he-IL"/>
            </w:rPr>
          </w:rPrChange>
        </w:rPr>
      </w:pPr>
    </w:p>
    <w:p w14:paraId="1CE9B09C" w14:textId="77777777" w:rsidR="001835AB" w:rsidRPr="00010762"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Change w:id="262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26" w:author="Kook Sec" w:date="2021-04-20T16:07:00Z">
            <w:rPr>
              <w:rFonts w:ascii="Times New Roman" w:eastAsia="Times New Roman" w:hAnsi="Times New Roman"/>
              <w:sz w:val="20"/>
              <w:rtl/>
              <w:lang w:eastAsia="he-IL"/>
            </w:rPr>
          </w:rPrChange>
        </w:rPr>
        <w:t>3.2</w:t>
      </w:r>
      <w:r w:rsidRPr="00010762">
        <w:rPr>
          <w:rFonts w:ascii="Times New Roman" w:eastAsia="Times New Roman" w:hAnsi="Times New Roman"/>
          <w:sz w:val="20"/>
          <w:rtl/>
          <w:lang w:eastAsia="he-IL"/>
          <w:rPrChange w:id="2627" w:author="Kook Sec" w:date="2021-04-20T16:07:00Z">
            <w:rPr>
              <w:rFonts w:ascii="Times New Roman" w:eastAsia="Times New Roman" w:hAnsi="Times New Roman"/>
              <w:sz w:val="20"/>
              <w:rtl/>
              <w:lang w:eastAsia="he-IL"/>
            </w:rPr>
          </w:rPrChange>
        </w:rPr>
        <w:tab/>
        <w:t>מובהר כי שכר המתכנן ליח"ד ומועדי התשלום הינם סופיים ומוחלטים, והם לא ישתנו מכל גורם שהוא, לרבות ומבלי לפגוע בכלליות האמו</w:t>
      </w:r>
      <w:r w:rsidR="00E64AE3" w:rsidRPr="00010762">
        <w:rPr>
          <w:rFonts w:ascii="Times New Roman" w:eastAsia="Times New Roman" w:hAnsi="Times New Roman"/>
          <w:sz w:val="20"/>
          <w:rtl/>
          <w:lang w:eastAsia="he-IL"/>
          <w:rPrChange w:id="2628" w:author="Kook Sec" w:date="2021-04-20T16:07:00Z">
            <w:rPr>
              <w:rFonts w:ascii="Times New Roman" w:eastAsia="Times New Roman" w:hAnsi="Times New Roman"/>
              <w:sz w:val="20"/>
              <w:rtl/>
              <w:lang w:eastAsia="he-IL"/>
            </w:rPr>
          </w:rPrChange>
        </w:rPr>
        <w:t>ר לעיל, הקטנת מספר המבנים בפרוי</w:t>
      </w:r>
      <w:r w:rsidRPr="00010762">
        <w:rPr>
          <w:rFonts w:ascii="Times New Roman" w:eastAsia="Times New Roman" w:hAnsi="Times New Roman"/>
          <w:sz w:val="20"/>
          <w:rtl/>
          <w:lang w:eastAsia="he-IL"/>
          <w:rPrChange w:id="2629" w:author="Kook Sec" w:date="2021-04-20T16:07:00Z">
            <w:rPr>
              <w:rFonts w:ascii="Times New Roman" w:eastAsia="Times New Roman" w:hAnsi="Times New Roman"/>
              <w:sz w:val="20"/>
              <w:rtl/>
              <w:lang w:eastAsia="he-IL"/>
            </w:rPr>
          </w:rPrChange>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4C290AF7"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Change w:id="2630" w:author="Kook Sec" w:date="2021-04-20T16:07:00Z">
            <w:rPr>
              <w:rFonts w:ascii="Times New Roman" w:eastAsia="Times New Roman" w:hAnsi="Times New Roman"/>
              <w:sz w:val="20"/>
              <w:lang w:eastAsia="he-IL"/>
            </w:rPr>
          </w:rPrChange>
        </w:rPr>
      </w:pPr>
    </w:p>
    <w:p w14:paraId="5D968BB5" w14:textId="77777777" w:rsidR="001835AB" w:rsidRPr="00010762"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Change w:id="263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32" w:author="Kook Sec" w:date="2021-04-20T16:07:00Z">
            <w:rPr>
              <w:rFonts w:ascii="Times New Roman" w:eastAsia="Times New Roman" w:hAnsi="Times New Roman"/>
              <w:sz w:val="20"/>
              <w:rtl/>
              <w:lang w:eastAsia="he-IL"/>
            </w:rPr>
          </w:rPrChange>
        </w:rPr>
        <w:t>3.3</w:t>
      </w:r>
      <w:r w:rsidRPr="00010762">
        <w:rPr>
          <w:rFonts w:ascii="Times New Roman" w:eastAsia="Times New Roman" w:hAnsi="Times New Roman"/>
          <w:sz w:val="20"/>
          <w:rtl/>
          <w:lang w:eastAsia="he-IL"/>
          <w:rPrChange w:id="2633" w:author="Kook Sec" w:date="2021-04-20T16:07:00Z">
            <w:rPr>
              <w:rFonts w:ascii="Times New Roman" w:eastAsia="Times New Roman" w:hAnsi="Times New Roman"/>
              <w:sz w:val="20"/>
              <w:rtl/>
              <w:lang w:eastAsia="he-IL"/>
            </w:rPr>
          </w:rPrChange>
        </w:rPr>
        <w:tab/>
        <w:t>שכר המתכנן כולל את כל המפורט בחוזה על כל נספחיו, לרבות נספח ב'.</w:t>
      </w:r>
    </w:p>
    <w:p w14:paraId="737A80C2"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Change w:id="2634" w:author="Kook Sec" w:date="2021-04-20T16:07:00Z">
            <w:rPr>
              <w:rFonts w:ascii="Times New Roman" w:eastAsia="Times New Roman" w:hAnsi="Times New Roman"/>
              <w:sz w:val="20"/>
              <w:rtl/>
              <w:lang w:eastAsia="he-IL"/>
            </w:rPr>
          </w:rPrChange>
        </w:rPr>
      </w:pPr>
    </w:p>
    <w:p w14:paraId="3DAA82CB" w14:textId="77777777" w:rsidR="001835AB" w:rsidRPr="00010762"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Change w:id="263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36" w:author="Kook Sec" w:date="2021-04-20T16:07:00Z">
            <w:rPr>
              <w:rFonts w:ascii="Times New Roman" w:eastAsia="Times New Roman" w:hAnsi="Times New Roman"/>
              <w:sz w:val="20"/>
              <w:rtl/>
              <w:lang w:eastAsia="he-IL"/>
            </w:rPr>
          </w:rPrChange>
        </w:rPr>
        <w:t>4.</w:t>
      </w:r>
      <w:r w:rsidRPr="00010762">
        <w:rPr>
          <w:rFonts w:ascii="Times New Roman" w:eastAsia="Times New Roman" w:hAnsi="Times New Roman"/>
          <w:sz w:val="20"/>
          <w:rtl/>
          <w:lang w:eastAsia="he-IL"/>
          <w:rPrChange w:id="2637" w:author="Kook Sec" w:date="2021-04-20T16:07:00Z">
            <w:rPr>
              <w:rFonts w:ascii="Times New Roman" w:eastAsia="Times New Roman" w:hAnsi="Times New Roman"/>
              <w:sz w:val="20"/>
              <w:rtl/>
              <w:lang w:eastAsia="he-IL"/>
            </w:rPr>
          </w:rPrChange>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sidRPr="00010762">
        <w:rPr>
          <w:rFonts w:ascii="Times New Roman" w:eastAsia="Times New Roman" w:hAnsi="Times New Roman" w:hint="cs"/>
          <w:sz w:val="20"/>
          <w:rtl/>
          <w:lang w:eastAsia="he-IL"/>
          <w:rPrChange w:id="2638"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2639" w:author="Kook Sec" w:date="2021-04-20T16:07:00Z">
            <w:rPr>
              <w:rFonts w:ascii="Times New Roman" w:eastAsia="Times New Roman" w:hAnsi="Times New Roman"/>
              <w:sz w:val="20"/>
              <w:rtl/>
              <w:lang w:eastAsia="he-IL"/>
            </w:rPr>
          </w:rPrChange>
        </w:rPr>
        <w:t>הול ספרים ואשור על ניכוי מס במקור.</w:t>
      </w:r>
    </w:p>
    <w:p w14:paraId="51688A60" w14:textId="77777777" w:rsidR="001835AB" w:rsidRPr="00010762"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Change w:id="2640" w:author="Kook Sec" w:date="2021-04-20T16:07:00Z">
            <w:rPr>
              <w:rFonts w:ascii="Times New Roman" w:eastAsia="Times New Roman" w:hAnsi="Times New Roman"/>
              <w:sz w:val="20"/>
              <w:rtl/>
              <w:lang w:eastAsia="he-IL"/>
            </w:rPr>
          </w:rPrChange>
        </w:rPr>
      </w:pPr>
    </w:p>
    <w:p w14:paraId="32915C8B" w14:textId="77777777" w:rsidR="001835AB" w:rsidRPr="00010762"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Change w:id="264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2642" w:author="Kook Sec" w:date="2021-04-20T16:07:00Z">
            <w:rPr>
              <w:rFonts w:ascii="Times New Roman" w:eastAsia="Times New Roman" w:hAnsi="Times New Roman"/>
              <w:sz w:val="20"/>
              <w:rtl/>
              <w:lang w:eastAsia="he-IL"/>
            </w:rPr>
          </w:rPrChange>
        </w:rPr>
        <w:t>5.</w:t>
      </w:r>
      <w:r w:rsidRPr="00010762">
        <w:rPr>
          <w:rFonts w:ascii="Times New Roman" w:eastAsia="Times New Roman" w:hAnsi="Times New Roman"/>
          <w:sz w:val="20"/>
          <w:rtl/>
          <w:lang w:eastAsia="he-IL"/>
          <w:rPrChange w:id="2643" w:author="Kook Sec" w:date="2021-04-20T16:07:00Z">
            <w:rPr>
              <w:rFonts w:ascii="Times New Roman" w:eastAsia="Times New Roman" w:hAnsi="Times New Roman"/>
              <w:sz w:val="20"/>
              <w:rtl/>
              <w:lang w:eastAsia="he-IL"/>
            </w:rPr>
          </w:rPrChange>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D9807E8" w14:textId="77777777" w:rsidR="001835AB" w:rsidRPr="00010762"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Change w:id="2644" w:author="Kook Sec" w:date="2021-04-20T16:07:00Z">
            <w:rPr>
              <w:rFonts w:ascii="Times New Roman" w:eastAsia="Times New Roman" w:hAnsi="Times New Roman"/>
              <w:sz w:val="20"/>
              <w:rtl/>
              <w:lang w:eastAsia="he-IL"/>
            </w:rPr>
          </w:rPrChange>
        </w:rPr>
      </w:pPr>
    </w:p>
    <w:p w14:paraId="1C7406BB" w14:textId="77777777" w:rsidR="001835AB" w:rsidRPr="00010762" w:rsidDel="00010762" w:rsidRDefault="001835AB" w:rsidP="001835AB">
      <w:pPr>
        <w:widowControl w:val="0"/>
        <w:spacing w:before="0" w:beforeAutospacing="0" w:after="0" w:afterAutospacing="0" w:line="240" w:lineRule="auto"/>
        <w:ind w:right="720" w:hanging="720"/>
        <w:jc w:val="both"/>
        <w:rPr>
          <w:del w:id="2645" w:author="Kook Sec" w:date="2021-04-20T15:54:00Z"/>
          <w:rFonts w:ascii="Times New Roman" w:eastAsia="Times New Roman" w:hAnsi="Times New Roman"/>
          <w:sz w:val="20"/>
          <w:rtl/>
          <w:lang w:eastAsia="he-IL"/>
          <w:rPrChange w:id="2646" w:author="Kook Sec" w:date="2021-04-20T16:07:00Z">
            <w:rPr>
              <w:del w:id="2647" w:author="Kook Sec" w:date="2021-04-20T15:54:00Z"/>
              <w:rFonts w:ascii="Times New Roman" w:eastAsia="Times New Roman" w:hAnsi="Times New Roman"/>
              <w:sz w:val="20"/>
              <w:rtl/>
              <w:lang w:eastAsia="he-IL"/>
            </w:rPr>
          </w:rPrChange>
        </w:rPr>
      </w:pPr>
    </w:p>
    <w:p w14:paraId="2A32F74C" w14:textId="77777777" w:rsidR="001835AB" w:rsidRPr="00010762" w:rsidDel="00010762" w:rsidRDefault="001835AB" w:rsidP="00010762">
      <w:pPr>
        <w:widowControl w:val="0"/>
        <w:tabs>
          <w:tab w:val="left" w:pos="6731"/>
        </w:tabs>
        <w:spacing w:before="0" w:beforeAutospacing="0" w:after="0" w:afterAutospacing="0" w:line="240" w:lineRule="auto"/>
        <w:ind w:left="720" w:hanging="720"/>
        <w:jc w:val="center"/>
        <w:rPr>
          <w:del w:id="2648" w:author="Kook Sec" w:date="2021-04-20T15:54:00Z"/>
          <w:rFonts w:ascii="Times New Roman" w:eastAsia="Times New Roman" w:hAnsi="Times New Roman"/>
          <w:sz w:val="24"/>
          <w:rtl/>
          <w:lang w:eastAsia="he-IL"/>
          <w:rPrChange w:id="2649" w:author="Kook Sec" w:date="2021-04-20T16:07:00Z">
            <w:rPr>
              <w:del w:id="2650" w:author="Kook Sec" w:date="2021-04-20T15:54:00Z"/>
              <w:rFonts w:ascii="Times New Roman" w:eastAsia="Times New Roman" w:hAnsi="Times New Roman"/>
              <w:sz w:val="24"/>
              <w:rtl/>
              <w:lang w:eastAsia="he-IL"/>
            </w:rPr>
          </w:rPrChange>
        </w:rPr>
        <w:pPrChange w:id="2651" w:author="Kook Sec" w:date="2021-04-20T15:54:00Z">
          <w:pPr>
            <w:widowControl w:val="0"/>
            <w:spacing w:before="0" w:beforeAutospacing="0" w:after="0" w:afterAutospacing="0" w:line="240" w:lineRule="auto"/>
            <w:ind w:left="720" w:hanging="720"/>
          </w:pPr>
        </w:pPrChange>
      </w:pPr>
      <w:del w:id="2652" w:author="Kook Sec" w:date="2021-04-20T15:54:00Z">
        <w:r w:rsidRPr="00010762" w:rsidDel="00010762">
          <w:rPr>
            <w:rFonts w:ascii="Times New Roman" w:eastAsia="Times New Roman" w:hAnsi="Times New Roman"/>
            <w:sz w:val="24"/>
            <w:rtl/>
            <w:lang w:eastAsia="he-IL"/>
            <w:rPrChange w:id="2653" w:author="Kook Sec" w:date="2021-04-20T16:07:00Z">
              <w:rPr>
                <w:rFonts w:ascii="Times New Roman" w:eastAsia="Times New Roman" w:hAnsi="Times New Roman"/>
                <w:sz w:val="24"/>
                <w:rtl/>
                <w:lang w:eastAsia="he-IL"/>
              </w:rPr>
            </w:rPrChange>
          </w:rPr>
          <w:br w:type="page"/>
        </w:r>
      </w:del>
    </w:p>
    <w:p w14:paraId="0045DD67" w14:textId="77777777" w:rsidR="001835AB" w:rsidRPr="00010762" w:rsidRDefault="001835AB" w:rsidP="00010762">
      <w:pPr>
        <w:widowControl w:val="0"/>
        <w:spacing w:before="0" w:beforeAutospacing="0" w:after="0" w:afterAutospacing="0" w:line="240" w:lineRule="auto"/>
        <w:ind w:left="720" w:hanging="720"/>
        <w:jc w:val="center"/>
        <w:rPr>
          <w:rFonts w:ascii="Times New Roman" w:eastAsia="Times New Roman" w:hAnsi="Times New Roman"/>
          <w:bCs/>
          <w:sz w:val="24"/>
          <w:u w:val="single"/>
          <w:rtl/>
          <w:lang w:eastAsia="he-IL"/>
          <w:rPrChange w:id="2654" w:author="Kook Sec" w:date="2021-04-20T16:07:00Z">
            <w:rPr>
              <w:rFonts w:ascii="Times New Roman" w:eastAsia="Times New Roman" w:hAnsi="Times New Roman"/>
              <w:bCs/>
              <w:sz w:val="24"/>
              <w:u w:val="single"/>
              <w:rtl/>
              <w:lang w:eastAsia="he-IL"/>
            </w:rPr>
          </w:rPrChange>
        </w:rPr>
        <w:pPrChange w:id="2655" w:author="Kook Sec" w:date="2021-04-20T15:54:00Z">
          <w:pPr>
            <w:keepNext/>
            <w:widowControl w:val="0"/>
            <w:spacing w:before="0" w:beforeAutospacing="0" w:after="0" w:afterAutospacing="0" w:line="240" w:lineRule="auto"/>
            <w:jc w:val="center"/>
            <w:outlineLvl w:val="1"/>
          </w:pPr>
        </w:pPrChange>
      </w:pPr>
      <w:r w:rsidRPr="00010762">
        <w:rPr>
          <w:rFonts w:ascii="Times New Roman" w:eastAsia="Times New Roman" w:hAnsi="Times New Roman"/>
          <w:bCs/>
          <w:sz w:val="24"/>
          <w:u w:val="single"/>
          <w:rtl/>
          <w:lang w:eastAsia="he-IL"/>
          <w:rPrChange w:id="2656" w:author="Kook Sec" w:date="2021-04-20T16:07:00Z">
            <w:rPr>
              <w:rFonts w:ascii="Times New Roman" w:eastAsia="Times New Roman" w:hAnsi="Times New Roman"/>
              <w:bCs/>
              <w:sz w:val="24"/>
              <w:u w:val="single"/>
              <w:rtl/>
              <w:lang w:eastAsia="he-IL"/>
            </w:rPr>
          </w:rPrChange>
        </w:rPr>
        <w:t xml:space="preserve">נספח </w:t>
      </w:r>
      <w:r w:rsidR="00E64AE3" w:rsidRPr="00010762">
        <w:rPr>
          <w:rFonts w:ascii="Times New Roman" w:eastAsia="Times New Roman" w:hAnsi="Times New Roman" w:hint="cs"/>
          <w:bCs/>
          <w:sz w:val="24"/>
          <w:u w:val="single"/>
          <w:rtl/>
          <w:lang w:eastAsia="he-IL"/>
          <w:rPrChange w:id="2657" w:author="Kook Sec" w:date="2021-04-20T16:07:00Z">
            <w:rPr>
              <w:rFonts w:ascii="Times New Roman" w:eastAsia="Times New Roman" w:hAnsi="Times New Roman" w:hint="cs"/>
              <w:bCs/>
              <w:sz w:val="24"/>
              <w:u w:val="single"/>
              <w:rtl/>
              <w:lang w:eastAsia="he-IL"/>
            </w:rPr>
          </w:rPrChange>
        </w:rPr>
        <w:t>"</w:t>
      </w:r>
      <w:r w:rsidRPr="00010762">
        <w:rPr>
          <w:rFonts w:ascii="Times New Roman" w:eastAsia="Times New Roman" w:hAnsi="Times New Roman"/>
          <w:bCs/>
          <w:sz w:val="24"/>
          <w:u w:val="single"/>
          <w:rtl/>
          <w:lang w:eastAsia="he-IL"/>
          <w:rPrChange w:id="2658" w:author="Kook Sec" w:date="2021-04-20T16:07:00Z">
            <w:rPr>
              <w:rFonts w:ascii="Times New Roman" w:eastAsia="Times New Roman" w:hAnsi="Times New Roman"/>
              <w:bCs/>
              <w:sz w:val="24"/>
              <w:u w:val="single"/>
              <w:rtl/>
              <w:lang w:eastAsia="he-IL"/>
            </w:rPr>
          </w:rPrChange>
        </w:rPr>
        <w:t>ה</w:t>
      </w:r>
      <w:r w:rsidR="00E64AE3" w:rsidRPr="00010762">
        <w:rPr>
          <w:rFonts w:ascii="Times New Roman" w:eastAsia="Times New Roman" w:hAnsi="Times New Roman" w:hint="cs"/>
          <w:bCs/>
          <w:sz w:val="24"/>
          <w:u w:val="single"/>
          <w:rtl/>
          <w:lang w:eastAsia="he-IL"/>
          <w:rPrChange w:id="2659" w:author="Kook Sec" w:date="2021-04-20T16:07:00Z">
            <w:rPr>
              <w:rFonts w:ascii="Times New Roman" w:eastAsia="Times New Roman" w:hAnsi="Times New Roman" w:hint="cs"/>
              <w:bCs/>
              <w:sz w:val="24"/>
              <w:u w:val="single"/>
              <w:rtl/>
              <w:lang w:eastAsia="he-IL"/>
            </w:rPr>
          </w:rPrChange>
        </w:rPr>
        <w:t>'</w:t>
      </w:r>
      <w:r w:rsidRPr="00010762">
        <w:rPr>
          <w:rFonts w:ascii="Times New Roman" w:eastAsia="Times New Roman" w:hAnsi="Times New Roman"/>
          <w:bCs/>
          <w:sz w:val="24"/>
          <w:u w:val="single"/>
          <w:rtl/>
          <w:lang w:eastAsia="he-IL"/>
          <w:rPrChange w:id="2660" w:author="Kook Sec" w:date="2021-04-20T16:07:00Z">
            <w:rPr>
              <w:rFonts w:ascii="Times New Roman" w:eastAsia="Times New Roman" w:hAnsi="Times New Roman"/>
              <w:bCs/>
              <w:sz w:val="24"/>
              <w:u w:val="single"/>
              <w:rtl/>
              <w:lang w:eastAsia="he-IL"/>
            </w:rPr>
          </w:rPrChange>
        </w:rPr>
        <w:t>'</w:t>
      </w:r>
    </w:p>
    <w:p w14:paraId="134B7424"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2661" w:author="Kook Sec" w:date="2021-04-20T16:07:00Z">
            <w:rPr>
              <w:rFonts w:ascii="Times New Roman" w:eastAsia="Times New Roman" w:hAnsi="Times New Roman"/>
              <w:sz w:val="24"/>
              <w:rtl/>
              <w:lang w:eastAsia="he-IL"/>
            </w:rPr>
          </w:rPrChange>
        </w:rPr>
      </w:pPr>
    </w:p>
    <w:p w14:paraId="50B333A3" w14:textId="77777777" w:rsidR="001835AB" w:rsidRPr="00010762"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2662"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bCs/>
          <w:sz w:val="24"/>
          <w:u w:val="single"/>
          <w:rtl/>
          <w:lang w:eastAsia="he-IL"/>
          <w:rPrChange w:id="2663" w:author="Kook Sec" w:date="2021-04-20T16:07:00Z">
            <w:rPr>
              <w:rFonts w:ascii="Times New Roman" w:eastAsia="Times New Roman" w:hAnsi="Times New Roman"/>
              <w:bCs/>
              <w:sz w:val="24"/>
              <w:u w:val="single"/>
              <w:rtl/>
              <w:lang w:eastAsia="he-IL"/>
            </w:rPr>
          </w:rPrChange>
        </w:rPr>
        <w:t>תשלומי שכר המתכנן</w:t>
      </w:r>
    </w:p>
    <w:p w14:paraId="05D0E305" w14:textId="77777777" w:rsidR="001835AB" w:rsidRPr="00010762"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Change w:id="2664" w:author="Kook Sec" w:date="2021-04-20T16:07:00Z">
            <w:rPr>
              <w:rFonts w:ascii="Times New Roman" w:eastAsia="Times New Roman" w:hAnsi="Times New Roman"/>
              <w:sz w:val="24"/>
              <w:u w:val="single"/>
              <w:rtl/>
              <w:lang w:eastAsia="he-IL"/>
            </w:rPr>
          </w:rPrChange>
        </w:rPr>
      </w:pPr>
    </w:p>
    <w:p w14:paraId="39A1E499" w14:textId="77777777" w:rsidR="001835AB" w:rsidRPr="00010762"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Change w:id="2665" w:author="Kook Sec" w:date="2021-04-20T16:07:00Z">
            <w:rPr>
              <w:rFonts w:ascii="Times New Roman" w:eastAsia="Times New Roman" w:hAnsi="Times New Roman"/>
              <w:sz w:val="24"/>
              <w:rtl/>
              <w:lang w:eastAsia="he-IL"/>
            </w:rPr>
          </w:rPrChange>
        </w:rPr>
      </w:pPr>
    </w:p>
    <w:p w14:paraId="12CB9AC0" w14:textId="77777777" w:rsidR="001835AB" w:rsidRPr="00010762"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Change w:id="266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sz w:val="24"/>
          <w:rtl/>
          <w:lang w:eastAsia="he-IL"/>
          <w:rPrChange w:id="2667" w:author="Kook Sec" w:date="2021-04-20T16:07:00Z">
            <w:rPr>
              <w:rFonts w:ascii="Times New Roman" w:eastAsia="Times New Roman" w:hAnsi="Times New Roman"/>
              <w:sz w:val="24"/>
              <w:rtl/>
              <w:lang w:eastAsia="he-IL"/>
            </w:rPr>
          </w:rPrChange>
        </w:rPr>
        <w:t>שכר המתכנן ישולם לשיעורין כנגד גמר כל שלב ושלב של שרותי המתכנן כמוגדר בחוזה לרבות בנספחים ב' ו- ח' כדלקמן:</w:t>
      </w:r>
      <w:r w:rsidRPr="00010762">
        <w:rPr>
          <w:rFonts w:ascii="Times New Roman" w:eastAsia="Times New Roman" w:hAnsi="Times New Roman"/>
          <w:sz w:val="24"/>
          <w:rtl/>
          <w:lang w:eastAsia="he-IL"/>
          <w:rPrChange w:id="2668" w:author="Kook Sec" w:date="2021-04-20T16:07:00Z">
            <w:rPr>
              <w:rFonts w:ascii="Times New Roman" w:eastAsia="Times New Roman" w:hAnsi="Times New Roman"/>
              <w:sz w:val="24"/>
              <w:rtl/>
              <w:lang w:eastAsia="he-IL"/>
            </w:rPr>
          </w:rPrChange>
        </w:rPr>
        <w:br/>
      </w:r>
    </w:p>
    <w:p w14:paraId="27FC7112" w14:textId="77777777" w:rsidR="001835AB" w:rsidRPr="00010762"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Change w:id="2669" w:author="Kook Sec" w:date="2021-04-20T16:07:00Z">
            <w:rPr>
              <w:rFonts w:ascii="Times New Roman" w:eastAsia="Times New Roman" w:hAnsi="Times New Roman"/>
              <w:b/>
              <w:bCs/>
              <w:sz w:val="24"/>
              <w:u w:val="single"/>
              <w:rtl/>
            </w:rPr>
          </w:rPrChange>
        </w:rPr>
      </w:pPr>
      <w:r w:rsidRPr="00010762">
        <w:rPr>
          <w:rFonts w:ascii="Times New Roman" w:eastAsia="Times New Roman" w:hAnsi="Times New Roman"/>
          <w:b/>
          <w:bCs/>
          <w:sz w:val="24"/>
          <w:u w:val="single"/>
          <w:rtl/>
          <w:rPrChange w:id="2670" w:author="Kook Sec" w:date="2021-04-20T16:07:00Z">
            <w:rPr>
              <w:rFonts w:ascii="Times New Roman" w:eastAsia="Times New Roman" w:hAnsi="Times New Roman"/>
              <w:b/>
              <w:bCs/>
              <w:sz w:val="24"/>
              <w:u w:val="single"/>
              <w:rtl/>
            </w:rPr>
          </w:rPrChange>
        </w:rPr>
        <w:t>ל-(זוג) (שלוש) (ארבע) מעליות במבנה ראשוני</w:t>
      </w:r>
    </w:p>
    <w:p w14:paraId="1A8A97A8" w14:textId="77777777" w:rsidR="001835AB" w:rsidRPr="00010762" w:rsidRDefault="001835AB" w:rsidP="001835AB">
      <w:pPr>
        <w:widowControl w:val="0"/>
        <w:spacing w:before="0" w:beforeAutospacing="0" w:after="0" w:afterAutospacing="0" w:line="240" w:lineRule="auto"/>
        <w:ind w:left="720" w:right="360"/>
        <w:rPr>
          <w:rFonts w:ascii="Times New Roman" w:eastAsia="Times New Roman" w:hAnsi="Times New Roman"/>
          <w:sz w:val="24"/>
          <w:rtl/>
          <w:rPrChange w:id="2671" w:author="Kook Sec" w:date="2021-04-20T16:07:00Z">
            <w:rPr>
              <w:rFonts w:ascii="Times New Roman" w:eastAsia="Times New Roman" w:hAnsi="Times New Roman"/>
              <w:sz w:val="24"/>
              <w:rtl/>
            </w:rPr>
          </w:rPrChange>
        </w:rPr>
      </w:pPr>
    </w:p>
    <w:p w14:paraId="51E8D2E2"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672"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673" w:author="Kook Sec" w:date="2021-04-20T16:07:00Z">
            <w:rPr>
              <w:rFonts w:ascii="Times New Roman" w:eastAsia="Times New Roman" w:hAnsi="Times New Roman"/>
              <w:sz w:val="24"/>
              <w:rtl/>
            </w:rPr>
          </w:rPrChange>
        </w:rPr>
        <w:t>א.</w:t>
      </w:r>
      <w:r w:rsidRPr="00010762">
        <w:rPr>
          <w:rFonts w:ascii="Times New Roman" w:eastAsia="Times New Roman" w:hAnsi="Times New Roman"/>
          <w:sz w:val="24"/>
          <w:rtl/>
          <w:rPrChange w:id="2674" w:author="Kook Sec" w:date="2021-04-20T16:07:00Z">
            <w:rPr>
              <w:rFonts w:ascii="Times New Roman" w:eastAsia="Times New Roman" w:hAnsi="Times New Roman"/>
              <w:sz w:val="24"/>
              <w:rtl/>
            </w:rPr>
          </w:rPrChange>
        </w:rPr>
        <w:tab/>
      </w:r>
      <w:del w:id="2675" w:author="Kook Sec" w:date="2021-04-20T15:58:00Z">
        <w:r w:rsidRPr="00010762" w:rsidDel="00010762">
          <w:rPr>
            <w:rFonts w:ascii="Times New Roman" w:eastAsia="Times New Roman" w:hAnsi="Times New Roman"/>
            <w:sz w:val="24"/>
            <w:rtl/>
            <w:rPrChange w:id="2676" w:author="Kook Sec" w:date="2021-04-20T16:07:00Z">
              <w:rPr>
                <w:rFonts w:ascii="Times New Roman" w:eastAsia="Times New Roman" w:hAnsi="Times New Roman"/>
                <w:sz w:val="24"/>
                <w:rtl/>
              </w:rPr>
            </w:rPrChange>
          </w:rPr>
          <w:delText>לאחר גמר התכנון המוקדם, ואישור עבודות שלב זה על ידי המזמין</w:delText>
        </w:r>
      </w:del>
      <w:ins w:id="2677" w:author="Kook Sec" w:date="2021-04-20T15:58:00Z">
        <w:r w:rsidR="00010762" w:rsidRPr="00010762">
          <w:rPr>
            <w:rFonts w:ascii="Times New Roman" w:eastAsia="Times New Roman" w:hAnsi="Times New Roman" w:hint="cs"/>
            <w:sz w:val="24"/>
            <w:rtl/>
            <w:rPrChange w:id="2678" w:author="Kook Sec" w:date="2021-04-20T16:07:00Z">
              <w:rPr>
                <w:rFonts w:ascii="Times New Roman" w:eastAsia="Times New Roman" w:hAnsi="Times New Roman" w:hint="cs"/>
                <w:sz w:val="24"/>
                <w:rtl/>
              </w:rPr>
            </w:rPrChange>
          </w:rPr>
          <w:t xml:space="preserve">תכנון ראשוני   </w:t>
        </w:r>
      </w:ins>
      <w:r w:rsidRPr="00010762">
        <w:rPr>
          <w:rFonts w:ascii="Times New Roman" w:eastAsia="Times New Roman" w:hAnsi="Times New Roman"/>
          <w:sz w:val="24"/>
          <w:rtl/>
          <w:rPrChange w:id="2679" w:author="Kook Sec" w:date="2021-04-20T16:07:00Z">
            <w:rPr>
              <w:rFonts w:ascii="Times New Roman" w:eastAsia="Times New Roman" w:hAnsi="Times New Roman"/>
              <w:sz w:val="24"/>
              <w:rtl/>
            </w:rPr>
          </w:rPrChange>
        </w:rPr>
        <w:tab/>
      </w:r>
      <w:r w:rsidR="00E64AE3" w:rsidRPr="00010762">
        <w:rPr>
          <w:rFonts w:ascii="Times New Roman" w:eastAsia="Times New Roman" w:hAnsi="Times New Roman" w:hint="cs"/>
          <w:sz w:val="24"/>
          <w:u w:val="dotted"/>
          <w:rtl/>
          <w:rPrChange w:id="2680" w:author="Kook Sec" w:date="2021-04-20T16:07:00Z">
            <w:rPr>
              <w:rFonts w:ascii="Times New Roman" w:eastAsia="Times New Roman" w:hAnsi="Times New Roman" w:hint="cs"/>
              <w:sz w:val="24"/>
              <w:u w:val="dotted"/>
              <w:rtl/>
            </w:rPr>
          </w:rPrChange>
        </w:rPr>
        <w:t xml:space="preserve"> </w:t>
      </w:r>
      <w:ins w:id="2681" w:author="Kook Sec" w:date="2021-04-20T15:58:00Z">
        <w:r w:rsidR="00010762" w:rsidRPr="00010762">
          <w:rPr>
            <w:rFonts w:ascii="Times New Roman" w:eastAsia="Times New Roman" w:hAnsi="Times New Roman" w:hint="cs"/>
            <w:sz w:val="24"/>
            <w:u w:val="dotted"/>
            <w:rtl/>
            <w:rPrChange w:id="2682" w:author="Kook Sec" w:date="2021-04-20T16:07:00Z">
              <w:rPr>
                <w:rFonts w:ascii="Times New Roman" w:eastAsia="Times New Roman" w:hAnsi="Times New Roman" w:hint="cs"/>
                <w:sz w:val="24"/>
                <w:u w:val="dotted"/>
                <w:rtl/>
              </w:rPr>
            </w:rPrChange>
          </w:rPr>
          <w:t xml:space="preserve">                     </w:t>
        </w:r>
      </w:ins>
      <w:ins w:id="2683" w:author="Kook Sec" w:date="2021-04-20T15:59:00Z">
        <w:r w:rsidR="00010762" w:rsidRPr="00010762">
          <w:rPr>
            <w:rFonts w:ascii="Times New Roman" w:eastAsia="Times New Roman" w:hAnsi="Times New Roman" w:hint="cs"/>
            <w:sz w:val="24"/>
            <w:u w:val="dotted"/>
            <w:rtl/>
            <w:rPrChange w:id="2684" w:author="Kook Sec" w:date="2021-04-20T16:07:00Z">
              <w:rPr>
                <w:rFonts w:ascii="Times New Roman" w:eastAsia="Times New Roman" w:hAnsi="Times New Roman" w:hint="cs"/>
                <w:sz w:val="24"/>
                <w:u w:val="dotted"/>
                <w:rtl/>
              </w:rPr>
            </w:rPrChange>
          </w:rPr>
          <w:t xml:space="preserve">    </w:t>
        </w:r>
      </w:ins>
      <w:ins w:id="2685" w:author="Kook Sec" w:date="2021-04-20T16:03:00Z">
        <w:r w:rsidR="00010762" w:rsidRPr="00010762">
          <w:rPr>
            <w:rFonts w:ascii="Times New Roman" w:eastAsia="Times New Roman" w:hAnsi="Times New Roman" w:hint="cs"/>
            <w:sz w:val="24"/>
            <w:u w:val="dotted"/>
            <w:rtl/>
            <w:rPrChange w:id="2686" w:author="Kook Sec" w:date="2021-04-20T16:07:00Z">
              <w:rPr>
                <w:rFonts w:ascii="Times New Roman" w:eastAsia="Times New Roman" w:hAnsi="Times New Roman" w:hint="cs"/>
                <w:sz w:val="24"/>
                <w:u w:val="dotted"/>
                <w:rtl/>
              </w:rPr>
            </w:rPrChange>
          </w:rPr>
          <w:t xml:space="preserve">    </w:t>
        </w:r>
      </w:ins>
      <w:ins w:id="2687" w:author="Kook Sec" w:date="2021-04-20T15:59:00Z">
        <w:r w:rsidR="00010762" w:rsidRPr="00010762">
          <w:rPr>
            <w:rFonts w:ascii="Times New Roman" w:eastAsia="Times New Roman" w:hAnsi="Times New Roman" w:hint="cs"/>
            <w:sz w:val="24"/>
            <w:u w:val="dotted"/>
            <w:rtl/>
            <w:rPrChange w:id="2688" w:author="Kook Sec" w:date="2021-04-20T16:07:00Z">
              <w:rPr>
                <w:rFonts w:ascii="Times New Roman" w:eastAsia="Times New Roman" w:hAnsi="Times New Roman" w:hint="cs"/>
                <w:sz w:val="24"/>
                <w:u w:val="dotted"/>
                <w:rtl/>
              </w:rPr>
            </w:rPrChange>
          </w:rPr>
          <w:t xml:space="preserve">         </w:t>
        </w:r>
      </w:ins>
      <w:ins w:id="2689" w:author="Kook Sec" w:date="2021-04-20T15:58:00Z">
        <w:r w:rsidR="00010762" w:rsidRPr="00010762">
          <w:rPr>
            <w:rFonts w:ascii="Times New Roman" w:eastAsia="Times New Roman" w:hAnsi="Times New Roman" w:hint="cs"/>
            <w:sz w:val="24"/>
            <w:u w:val="dotted"/>
            <w:rtl/>
            <w:rPrChange w:id="2690" w:author="Kook Sec" w:date="2021-04-20T16:07:00Z">
              <w:rPr>
                <w:rFonts w:ascii="Times New Roman" w:eastAsia="Times New Roman" w:hAnsi="Times New Roman" w:hint="cs"/>
                <w:sz w:val="24"/>
                <w:u w:val="dotted"/>
                <w:rtl/>
              </w:rPr>
            </w:rPrChange>
          </w:rPr>
          <w:t xml:space="preserve">  </w:t>
        </w:r>
      </w:ins>
      <w:ins w:id="2691" w:author="Kook Sec" w:date="2021-04-20T15:59:00Z">
        <w:r w:rsidR="00010762" w:rsidRPr="00010762">
          <w:rPr>
            <w:rFonts w:ascii="Times New Roman" w:eastAsia="Times New Roman" w:hAnsi="Times New Roman" w:hint="cs"/>
            <w:sz w:val="24"/>
            <w:u w:val="dotted"/>
            <w:rtl/>
            <w:rPrChange w:id="2692" w:author="Kook Sec" w:date="2021-04-20T16:07:00Z">
              <w:rPr>
                <w:rFonts w:ascii="Times New Roman" w:eastAsia="Times New Roman" w:hAnsi="Times New Roman" w:hint="cs"/>
                <w:sz w:val="24"/>
                <w:u w:val="dotted"/>
                <w:rtl/>
              </w:rPr>
            </w:rPrChange>
          </w:rPr>
          <w:t xml:space="preserve">                          </w:t>
        </w:r>
      </w:ins>
      <w:ins w:id="2693" w:author="Kook Sec" w:date="2021-04-20T15:58:00Z">
        <w:r w:rsidR="00010762" w:rsidRPr="00010762">
          <w:rPr>
            <w:rFonts w:ascii="Times New Roman" w:eastAsia="Times New Roman" w:hAnsi="Times New Roman" w:hint="cs"/>
            <w:sz w:val="24"/>
            <w:u w:val="dotted"/>
            <w:rtl/>
            <w:rPrChange w:id="2694" w:author="Kook Sec" w:date="2021-04-20T16:07:00Z">
              <w:rPr>
                <w:rFonts w:ascii="Times New Roman" w:eastAsia="Times New Roman" w:hAnsi="Times New Roman" w:hint="cs"/>
                <w:sz w:val="24"/>
                <w:u w:val="dotted"/>
                <w:rtl/>
              </w:rPr>
            </w:rPrChange>
          </w:rPr>
          <w:t xml:space="preserve">                </w:t>
        </w:r>
      </w:ins>
      <w:r w:rsidR="00E64AE3" w:rsidRPr="00010762">
        <w:rPr>
          <w:rFonts w:ascii="Times New Roman" w:eastAsia="Times New Roman" w:hAnsi="Times New Roman" w:hint="cs"/>
          <w:sz w:val="24"/>
          <w:u w:val="dotted"/>
          <w:rtl/>
          <w:rPrChange w:id="2695" w:author="Kook Sec" w:date="2021-04-20T16:07:00Z">
            <w:rPr>
              <w:rFonts w:ascii="Times New Roman" w:eastAsia="Times New Roman" w:hAnsi="Times New Roman" w:hint="cs"/>
              <w:sz w:val="24"/>
              <w:u w:val="dotted"/>
              <w:rtl/>
            </w:rPr>
          </w:rPrChange>
        </w:rPr>
        <w:t xml:space="preserve">            </w:t>
      </w:r>
      <w:del w:id="2696" w:author="Kook Sec" w:date="2021-04-20T16:03:00Z">
        <w:r w:rsidRPr="00010762" w:rsidDel="00010762">
          <w:rPr>
            <w:rFonts w:ascii="Times New Roman" w:eastAsia="Times New Roman" w:hAnsi="Times New Roman"/>
            <w:sz w:val="24"/>
            <w:rtl/>
            <w:rPrChange w:id="2697" w:author="Kook Sec" w:date="2021-04-20T16:07:00Z">
              <w:rPr>
                <w:rFonts w:ascii="Times New Roman" w:eastAsia="Times New Roman" w:hAnsi="Times New Roman"/>
                <w:sz w:val="24"/>
                <w:rtl/>
              </w:rPr>
            </w:rPrChange>
          </w:rPr>
          <w:delText>10</w:delText>
        </w:r>
      </w:del>
      <w:ins w:id="2698" w:author="Kook Sec" w:date="2021-04-20T16:03:00Z">
        <w:r w:rsidR="00010762" w:rsidRPr="00010762">
          <w:rPr>
            <w:rFonts w:ascii="Times New Roman" w:eastAsia="Times New Roman" w:hAnsi="Times New Roman"/>
            <w:sz w:val="24"/>
            <w:rtl/>
            <w:rPrChange w:id="2699" w:author="Kook Sec" w:date="2021-04-20T16:07:00Z">
              <w:rPr>
                <w:rFonts w:ascii="Times New Roman" w:eastAsia="Times New Roman" w:hAnsi="Times New Roman"/>
                <w:sz w:val="24"/>
                <w:rtl/>
              </w:rPr>
            </w:rPrChange>
          </w:rPr>
          <w:t>1</w:t>
        </w:r>
        <w:r w:rsidR="00010762" w:rsidRPr="00010762">
          <w:rPr>
            <w:rFonts w:ascii="Times New Roman" w:eastAsia="Times New Roman" w:hAnsi="Times New Roman" w:hint="cs"/>
            <w:sz w:val="24"/>
            <w:rtl/>
            <w:rPrChange w:id="2700" w:author="Kook Sec" w:date="2021-04-20T16:07:00Z">
              <w:rPr>
                <w:rFonts w:ascii="Times New Roman" w:eastAsia="Times New Roman" w:hAnsi="Times New Roman" w:hint="cs"/>
                <w:sz w:val="24"/>
                <w:rtl/>
              </w:rPr>
            </w:rPrChange>
          </w:rPr>
          <w:t>5</w:t>
        </w:r>
      </w:ins>
      <w:r w:rsidRPr="00010762">
        <w:rPr>
          <w:rFonts w:ascii="Times New Roman" w:eastAsia="Times New Roman" w:hAnsi="Times New Roman"/>
          <w:sz w:val="24"/>
          <w:rtl/>
          <w:rPrChange w:id="2701" w:author="Kook Sec" w:date="2021-04-20T16:07:00Z">
            <w:rPr>
              <w:rFonts w:ascii="Times New Roman" w:eastAsia="Times New Roman" w:hAnsi="Times New Roman"/>
              <w:sz w:val="24"/>
              <w:rtl/>
            </w:rPr>
          </w:rPrChange>
        </w:rPr>
        <w:t>%</w:t>
      </w:r>
    </w:p>
    <w:p w14:paraId="6BEF138C"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02"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03" w:author="Kook Sec" w:date="2021-04-20T16:07:00Z">
            <w:rPr>
              <w:rFonts w:ascii="Times New Roman" w:eastAsia="Times New Roman" w:hAnsi="Times New Roman"/>
              <w:sz w:val="24"/>
              <w:rtl/>
            </w:rPr>
          </w:rPrChange>
        </w:rPr>
        <w:t>ב.</w:t>
      </w:r>
      <w:r w:rsidRPr="00010762">
        <w:rPr>
          <w:rFonts w:ascii="Times New Roman" w:eastAsia="Times New Roman" w:hAnsi="Times New Roman"/>
          <w:sz w:val="24"/>
          <w:rtl/>
          <w:rPrChange w:id="2704" w:author="Kook Sec" w:date="2021-04-20T16:07:00Z">
            <w:rPr>
              <w:rFonts w:ascii="Times New Roman" w:eastAsia="Times New Roman" w:hAnsi="Times New Roman"/>
              <w:sz w:val="24"/>
              <w:rtl/>
            </w:rPr>
          </w:rPrChange>
        </w:rPr>
        <w:tab/>
        <w:t>לאחר גמר התכנון הסופי, ואישור עבודות שלב זה על ידי המזמין</w:t>
      </w:r>
      <w:r w:rsidR="00E64AE3" w:rsidRPr="00010762">
        <w:rPr>
          <w:rFonts w:ascii="Times New Roman" w:eastAsia="Times New Roman" w:hAnsi="Times New Roman" w:hint="cs"/>
          <w:sz w:val="24"/>
          <w:rtl/>
          <w:rPrChange w:id="2705" w:author="Kook Sec" w:date="2021-04-20T16:07:00Z">
            <w:rPr>
              <w:rFonts w:ascii="Times New Roman" w:eastAsia="Times New Roman" w:hAnsi="Times New Roman" w:hint="cs"/>
              <w:sz w:val="24"/>
              <w:rtl/>
            </w:rPr>
          </w:rPrChange>
        </w:rPr>
        <w:t xml:space="preserve"> </w:t>
      </w:r>
      <w:r w:rsidR="00E64AE3" w:rsidRPr="00010762">
        <w:rPr>
          <w:rFonts w:ascii="Times New Roman" w:eastAsia="Times New Roman" w:hAnsi="Times New Roman" w:hint="cs"/>
          <w:sz w:val="24"/>
          <w:u w:val="dotted"/>
          <w:rtl/>
          <w:rPrChange w:id="2706" w:author="Kook Sec" w:date="2021-04-20T16:07:00Z">
            <w:rPr>
              <w:rFonts w:ascii="Times New Roman" w:eastAsia="Times New Roman" w:hAnsi="Times New Roman" w:hint="cs"/>
              <w:sz w:val="24"/>
              <w:u w:val="dotted"/>
              <w:rtl/>
            </w:rPr>
          </w:rPrChange>
        </w:rPr>
        <w:t xml:space="preserve">     </w:t>
      </w:r>
      <w:r w:rsidRPr="00010762">
        <w:rPr>
          <w:rFonts w:ascii="Times New Roman" w:eastAsia="Times New Roman" w:hAnsi="Times New Roman"/>
          <w:sz w:val="24"/>
          <w:u w:val="dotted"/>
          <w:rtl/>
          <w:rPrChange w:id="2707" w:author="Kook Sec" w:date="2021-04-20T16:07:00Z">
            <w:rPr>
              <w:rFonts w:ascii="Times New Roman" w:eastAsia="Times New Roman" w:hAnsi="Times New Roman"/>
              <w:sz w:val="24"/>
              <w:u w:val="dotted"/>
              <w:rtl/>
            </w:rPr>
          </w:rPrChange>
        </w:rPr>
        <w:tab/>
      </w:r>
      <w:del w:id="2708" w:author="Kook Sec" w:date="2021-04-20T16:04:00Z">
        <w:r w:rsidRPr="00010762" w:rsidDel="00010762">
          <w:rPr>
            <w:rFonts w:ascii="Times New Roman" w:eastAsia="Times New Roman" w:hAnsi="Times New Roman"/>
            <w:sz w:val="24"/>
            <w:rtl/>
            <w:rPrChange w:id="2709" w:author="Kook Sec" w:date="2021-04-20T16:07:00Z">
              <w:rPr>
                <w:rFonts w:ascii="Times New Roman" w:eastAsia="Times New Roman" w:hAnsi="Times New Roman"/>
                <w:sz w:val="24"/>
                <w:rtl/>
              </w:rPr>
            </w:rPrChange>
          </w:rPr>
          <w:delText>15</w:delText>
        </w:r>
      </w:del>
      <w:ins w:id="2710" w:author="Kook Sec" w:date="2021-04-20T16:04:00Z">
        <w:r w:rsidR="00010762" w:rsidRPr="00010762">
          <w:rPr>
            <w:rFonts w:ascii="Times New Roman" w:eastAsia="Times New Roman" w:hAnsi="Times New Roman"/>
            <w:sz w:val="24"/>
            <w:rtl/>
            <w:rPrChange w:id="2711" w:author="Kook Sec" w:date="2021-04-20T16:07:00Z">
              <w:rPr>
                <w:rFonts w:ascii="Times New Roman" w:eastAsia="Times New Roman" w:hAnsi="Times New Roman"/>
                <w:sz w:val="24"/>
                <w:rtl/>
              </w:rPr>
            </w:rPrChange>
          </w:rPr>
          <w:t>1</w:t>
        </w:r>
        <w:r w:rsidR="00010762" w:rsidRPr="00010762">
          <w:rPr>
            <w:rFonts w:ascii="Times New Roman" w:eastAsia="Times New Roman" w:hAnsi="Times New Roman" w:hint="cs"/>
            <w:sz w:val="24"/>
            <w:rtl/>
            <w:rPrChange w:id="2712" w:author="Kook Sec" w:date="2021-04-20T16:07:00Z">
              <w:rPr>
                <w:rFonts w:ascii="Times New Roman" w:eastAsia="Times New Roman" w:hAnsi="Times New Roman" w:hint="cs"/>
                <w:sz w:val="24"/>
                <w:rtl/>
              </w:rPr>
            </w:rPrChange>
          </w:rPr>
          <w:t>0</w:t>
        </w:r>
      </w:ins>
      <w:r w:rsidRPr="00010762">
        <w:rPr>
          <w:rFonts w:ascii="Times New Roman" w:eastAsia="Times New Roman" w:hAnsi="Times New Roman"/>
          <w:sz w:val="24"/>
          <w:rtl/>
          <w:rPrChange w:id="2713" w:author="Kook Sec" w:date="2021-04-20T16:07:00Z">
            <w:rPr>
              <w:rFonts w:ascii="Times New Roman" w:eastAsia="Times New Roman" w:hAnsi="Times New Roman"/>
              <w:sz w:val="24"/>
              <w:rtl/>
            </w:rPr>
          </w:rPrChange>
        </w:rPr>
        <w:t>%</w:t>
      </w:r>
    </w:p>
    <w:p w14:paraId="4DCDCDD5" w14:textId="77777777" w:rsidR="001835AB" w:rsidRPr="00010762" w:rsidDel="00010762" w:rsidRDefault="001835AB" w:rsidP="00E64AE3">
      <w:pPr>
        <w:widowControl w:val="0"/>
        <w:spacing w:before="0" w:beforeAutospacing="0" w:after="0" w:afterAutospacing="0" w:line="240" w:lineRule="auto"/>
        <w:ind w:left="720" w:right="-142"/>
        <w:rPr>
          <w:del w:id="2714" w:author="Kook Sec" w:date="2021-04-20T16:04:00Z"/>
          <w:rFonts w:ascii="Times New Roman" w:eastAsia="Times New Roman" w:hAnsi="Times New Roman"/>
          <w:sz w:val="24"/>
          <w:rtl/>
          <w:rPrChange w:id="2715" w:author="Kook Sec" w:date="2021-04-20T16:07:00Z">
            <w:rPr>
              <w:del w:id="2716" w:author="Kook Sec" w:date="2021-04-20T16:04:00Z"/>
              <w:rFonts w:ascii="Times New Roman" w:eastAsia="Times New Roman" w:hAnsi="Times New Roman"/>
              <w:sz w:val="24"/>
              <w:rtl/>
            </w:rPr>
          </w:rPrChange>
        </w:rPr>
      </w:pPr>
      <w:del w:id="2717" w:author="Kook Sec" w:date="2021-04-20T16:04:00Z">
        <w:r w:rsidRPr="00010762" w:rsidDel="00010762">
          <w:rPr>
            <w:rFonts w:ascii="Times New Roman" w:eastAsia="Times New Roman" w:hAnsi="Times New Roman"/>
            <w:sz w:val="24"/>
            <w:rtl/>
            <w:rPrChange w:id="2718" w:author="Kook Sec" w:date="2021-04-20T16:07:00Z">
              <w:rPr>
                <w:rFonts w:ascii="Times New Roman" w:eastAsia="Times New Roman" w:hAnsi="Times New Roman"/>
                <w:sz w:val="24"/>
                <w:rtl/>
              </w:rPr>
            </w:rPrChange>
          </w:rPr>
          <w:delText>ג.</w:delText>
        </w:r>
        <w:r w:rsidRPr="00010762" w:rsidDel="00010762">
          <w:rPr>
            <w:rFonts w:ascii="Times New Roman" w:eastAsia="Times New Roman" w:hAnsi="Times New Roman"/>
            <w:sz w:val="24"/>
            <w:rtl/>
            <w:rPrChange w:id="2719" w:author="Kook Sec" w:date="2021-04-20T16:07:00Z">
              <w:rPr>
                <w:rFonts w:ascii="Times New Roman" w:eastAsia="Times New Roman" w:hAnsi="Times New Roman"/>
                <w:sz w:val="24"/>
                <w:rtl/>
              </w:rPr>
            </w:rPrChange>
          </w:rPr>
          <w:tab/>
          <w:delText>לאחר אישור הבקשות להיתרי בניה והוצאת היתר בניה</w:delText>
        </w:r>
        <w:r w:rsidRPr="00010762" w:rsidDel="00010762">
          <w:rPr>
            <w:rFonts w:ascii="Times New Roman" w:eastAsia="Times New Roman" w:hAnsi="Times New Roman"/>
            <w:sz w:val="24"/>
            <w:u w:val="dotted"/>
            <w:rtl/>
            <w:rPrChange w:id="2720" w:author="Kook Sec" w:date="2021-04-20T16:07:00Z">
              <w:rPr>
                <w:rFonts w:ascii="Times New Roman" w:eastAsia="Times New Roman" w:hAnsi="Times New Roman"/>
                <w:sz w:val="24"/>
                <w:u w:val="dotted"/>
                <w:rtl/>
              </w:rPr>
            </w:rPrChange>
          </w:rPr>
          <w:tab/>
        </w:r>
        <w:r w:rsidR="00E64AE3" w:rsidRPr="00010762" w:rsidDel="00010762">
          <w:rPr>
            <w:rFonts w:ascii="Times New Roman" w:eastAsia="Times New Roman" w:hAnsi="Times New Roman" w:hint="cs"/>
            <w:sz w:val="24"/>
            <w:u w:val="dotted"/>
            <w:rtl/>
            <w:rPrChange w:id="2721" w:author="Kook Sec" w:date="2021-04-20T16:07:00Z">
              <w:rPr>
                <w:rFonts w:ascii="Times New Roman" w:eastAsia="Times New Roman" w:hAnsi="Times New Roman" w:hint="cs"/>
                <w:sz w:val="24"/>
                <w:u w:val="dotted"/>
                <w:rtl/>
              </w:rPr>
            </w:rPrChange>
          </w:rPr>
          <w:delText xml:space="preserve">              </w:delText>
        </w:r>
        <w:r w:rsidRPr="00010762" w:rsidDel="00010762">
          <w:rPr>
            <w:rFonts w:ascii="Times New Roman" w:eastAsia="Times New Roman" w:hAnsi="Times New Roman"/>
            <w:sz w:val="24"/>
            <w:u w:val="dotted"/>
            <w:rtl/>
            <w:rPrChange w:id="2722"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rtl/>
            <w:rPrChange w:id="2723" w:author="Kook Sec" w:date="2021-04-20T16:07:00Z">
              <w:rPr>
                <w:rFonts w:ascii="Times New Roman" w:eastAsia="Times New Roman" w:hAnsi="Times New Roman"/>
                <w:sz w:val="24"/>
                <w:rtl/>
              </w:rPr>
            </w:rPrChange>
          </w:rPr>
          <w:delText>8%</w:delText>
        </w:r>
      </w:del>
    </w:p>
    <w:p w14:paraId="6B5E347A"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24" w:author="Kook Sec" w:date="2021-04-20T16:07:00Z">
            <w:rPr>
              <w:rFonts w:ascii="Times New Roman" w:eastAsia="Times New Roman" w:hAnsi="Times New Roman"/>
              <w:sz w:val="24"/>
              <w:rtl/>
            </w:rPr>
          </w:rPrChange>
        </w:rPr>
      </w:pPr>
      <w:del w:id="2725" w:author="Kook Sec" w:date="2021-04-20T16:04:00Z">
        <w:r w:rsidRPr="00010762" w:rsidDel="00010762">
          <w:rPr>
            <w:rFonts w:ascii="Times New Roman" w:eastAsia="Times New Roman" w:hAnsi="Times New Roman"/>
            <w:sz w:val="24"/>
            <w:rtl/>
            <w:rPrChange w:id="2726" w:author="Kook Sec" w:date="2021-04-20T16:07:00Z">
              <w:rPr>
                <w:rFonts w:ascii="Times New Roman" w:eastAsia="Times New Roman" w:hAnsi="Times New Roman"/>
                <w:sz w:val="24"/>
                <w:rtl/>
              </w:rPr>
            </w:rPrChange>
          </w:rPr>
          <w:delText>ד</w:delText>
        </w:r>
      </w:del>
      <w:ins w:id="2727" w:author="Kook Sec" w:date="2021-04-20T16:04:00Z">
        <w:r w:rsidR="00010762" w:rsidRPr="00010762">
          <w:rPr>
            <w:rFonts w:ascii="Times New Roman" w:eastAsia="Times New Roman" w:hAnsi="Times New Roman" w:hint="cs"/>
            <w:sz w:val="24"/>
            <w:rtl/>
            <w:rPrChange w:id="2728" w:author="Kook Sec" w:date="2021-04-20T16:07:00Z">
              <w:rPr>
                <w:rFonts w:ascii="Times New Roman" w:eastAsia="Times New Roman" w:hAnsi="Times New Roman" w:hint="cs"/>
                <w:sz w:val="24"/>
                <w:rtl/>
              </w:rPr>
            </w:rPrChange>
          </w:rPr>
          <w:t>ג</w:t>
        </w:r>
      </w:ins>
      <w:r w:rsidRPr="00010762">
        <w:rPr>
          <w:rFonts w:ascii="Times New Roman" w:eastAsia="Times New Roman" w:hAnsi="Times New Roman"/>
          <w:sz w:val="24"/>
          <w:rtl/>
          <w:rPrChange w:id="2729" w:author="Kook Sec" w:date="2021-04-20T16:07:00Z">
            <w:rPr>
              <w:rFonts w:ascii="Times New Roman" w:eastAsia="Times New Roman" w:hAnsi="Times New Roman"/>
              <w:sz w:val="24"/>
              <w:rtl/>
            </w:rPr>
          </w:rPrChange>
        </w:rPr>
        <w:t>.</w:t>
      </w:r>
      <w:r w:rsidRPr="00010762">
        <w:rPr>
          <w:rFonts w:ascii="Times New Roman" w:eastAsia="Times New Roman" w:hAnsi="Times New Roman"/>
          <w:sz w:val="24"/>
          <w:rtl/>
          <w:rPrChange w:id="2730" w:author="Kook Sec" w:date="2021-04-20T16:07:00Z">
            <w:rPr>
              <w:rFonts w:ascii="Times New Roman" w:eastAsia="Times New Roman" w:hAnsi="Times New Roman"/>
              <w:sz w:val="24"/>
              <w:rtl/>
            </w:rPr>
          </w:rPrChange>
        </w:rPr>
        <w:tab/>
        <w:t>לאחר גמר התכנון המפורט והמכרזים, ואישור עבודות שלב זה</w:t>
      </w:r>
    </w:p>
    <w:p w14:paraId="18100CD5"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31"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32" w:author="Kook Sec" w:date="2021-04-20T16:07:00Z">
            <w:rPr>
              <w:rFonts w:ascii="Times New Roman" w:eastAsia="Times New Roman" w:hAnsi="Times New Roman"/>
              <w:sz w:val="24"/>
              <w:rtl/>
            </w:rPr>
          </w:rPrChange>
        </w:rPr>
        <w:tab/>
        <w:t>על ידי המזמין</w:t>
      </w:r>
      <w:r w:rsidRPr="00010762">
        <w:rPr>
          <w:rFonts w:ascii="Times New Roman" w:eastAsia="Times New Roman" w:hAnsi="Times New Roman"/>
          <w:sz w:val="24"/>
          <w:u w:val="dotted"/>
          <w:rtl/>
          <w:rPrChange w:id="2733"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4"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5"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6"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7"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8"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39" w:author="Kook Sec" w:date="2021-04-20T16:07:00Z">
            <w:rPr>
              <w:rFonts w:ascii="Times New Roman" w:eastAsia="Times New Roman" w:hAnsi="Times New Roman"/>
              <w:sz w:val="24"/>
              <w:u w:val="dotted"/>
              <w:rtl/>
            </w:rPr>
          </w:rPrChange>
        </w:rPr>
        <w:tab/>
      </w:r>
      <w:r w:rsidR="00E64AE3" w:rsidRPr="00010762">
        <w:rPr>
          <w:rFonts w:ascii="Times New Roman" w:eastAsia="Times New Roman" w:hAnsi="Times New Roman" w:hint="cs"/>
          <w:sz w:val="24"/>
          <w:u w:val="dotted"/>
          <w:rtl/>
          <w:rPrChange w:id="2740" w:author="Kook Sec" w:date="2021-04-20T16:07:00Z">
            <w:rPr>
              <w:rFonts w:ascii="Times New Roman" w:eastAsia="Times New Roman" w:hAnsi="Times New Roman" w:hint="cs"/>
              <w:sz w:val="24"/>
              <w:u w:val="dotted"/>
              <w:rtl/>
            </w:rPr>
          </w:rPrChange>
        </w:rPr>
        <w:t xml:space="preserve">             </w:t>
      </w:r>
      <w:del w:id="2741" w:author="Kook Sec" w:date="2021-04-20T16:04:00Z">
        <w:r w:rsidRPr="00010762" w:rsidDel="00010762">
          <w:rPr>
            <w:rFonts w:ascii="Times New Roman" w:eastAsia="Times New Roman" w:hAnsi="Times New Roman" w:hint="cs"/>
            <w:sz w:val="24"/>
            <w:rtl/>
            <w:rPrChange w:id="2742" w:author="Kook Sec" w:date="2021-04-20T16:07:00Z">
              <w:rPr>
                <w:rFonts w:ascii="Times New Roman" w:eastAsia="Times New Roman" w:hAnsi="Times New Roman" w:hint="cs"/>
                <w:sz w:val="24"/>
                <w:rtl/>
              </w:rPr>
            </w:rPrChange>
          </w:rPr>
          <w:delText>25</w:delText>
        </w:r>
      </w:del>
      <w:ins w:id="2743" w:author="Kook Sec" w:date="2021-04-20T16:04:00Z">
        <w:r w:rsidR="00010762" w:rsidRPr="00010762">
          <w:rPr>
            <w:rFonts w:ascii="Times New Roman" w:eastAsia="Times New Roman" w:hAnsi="Times New Roman" w:hint="cs"/>
            <w:sz w:val="24"/>
            <w:rtl/>
            <w:rPrChange w:id="2744" w:author="Kook Sec" w:date="2021-04-20T16:07:00Z">
              <w:rPr>
                <w:rFonts w:ascii="Times New Roman" w:eastAsia="Times New Roman" w:hAnsi="Times New Roman" w:hint="cs"/>
                <w:sz w:val="24"/>
                <w:rtl/>
              </w:rPr>
            </w:rPrChange>
          </w:rPr>
          <w:t>30</w:t>
        </w:r>
      </w:ins>
      <w:r w:rsidRPr="00010762">
        <w:rPr>
          <w:rFonts w:ascii="Times New Roman" w:eastAsia="Times New Roman" w:hAnsi="Times New Roman"/>
          <w:sz w:val="24"/>
          <w:rtl/>
          <w:rPrChange w:id="2745" w:author="Kook Sec" w:date="2021-04-20T16:07:00Z">
            <w:rPr>
              <w:rFonts w:ascii="Times New Roman" w:eastAsia="Times New Roman" w:hAnsi="Times New Roman"/>
              <w:sz w:val="24"/>
              <w:rtl/>
            </w:rPr>
          </w:rPrChange>
        </w:rPr>
        <w:t>%</w:t>
      </w:r>
    </w:p>
    <w:p w14:paraId="3AC8F90F"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46"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47" w:author="Kook Sec" w:date="2021-04-20T16:07:00Z">
            <w:rPr>
              <w:rFonts w:ascii="Times New Roman" w:eastAsia="Times New Roman" w:hAnsi="Times New Roman"/>
              <w:sz w:val="24"/>
              <w:rtl/>
            </w:rPr>
          </w:rPrChange>
        </w:rPr>
        <w:t>ה.</w:t>
      </w:r>
      <w:r w:rsidRPr="00010762">
        <w:rPr>
          <w:rFonts w:ascii="Times New Roman" w:eastAsia="Times New Roman" w:hAnsi="Times New Roman"/>
          <w:sz w:val="24"/>
          <w:rtl/>
          <w:rPrChange w:id="2748" w:author="Kook Sec" w:date="2021-04-20T16:07:00Z">
            <w:rPr>
              <w:rFonts w:ascii="Times New Roman" w:eastAsia="Times New Roman" w:hAnsi="Times New Roman"/>
              <w:sz w:val="24"/>
              <w:rtl/>
            </w:rPr>
          </w:rPrChange>
        </w:rPr>
        <w:tab/>
        <w:t>לאחר גמר הוצאת תכניות לבצוע</w:t>
      </w:r>
      <w:r w:rsidRPr="00010762">
        <w:rPr>
          <w:rFonts w:ascii="Times New Roman" w:eastAsia="Times New Roman" w:hAnsi="Times New Roman"/>
          <w:sz w:val="24"/>
          <w:rtl/>
          <w:rPrChange w:id="2749" w:author="Kook Sec" w:date="2021-04-20T16:07:00Z">
            <w:rPr>
              <w:rFonts w:ascii="Times New Roman" w:eastAsia="Times New Roman" w:hAnsi="Times New Roman"/>
              <w:sz w:val="24"/>
              <w:rtl/>
            </w:rPr>
          </w:rPrChange>
        </w:rPr>
        <w:tab/>
      </w:r>
      <w:r w:rsidRPr="00010762">
        <w:rPr>
          <w:rFonts w:ascii="Times New Roman" w:eastAsia="Times New Roman" w:hAnsi="Times New Roman" w:hint="cs"/>
          <w:sz w:val="24"/>
          <w:rtl/>
          <w:rPrChange w:id="2750" w:author="Kook Sec" w:date="2021-04-20T16:07:00Z">
            <w:rPr>
              <w:rFonts w:ascii="Times New Roman" w:eastAsia="Times New Roman" w:hAnsi="Times New Roman" w:hint="cs"/>
              <w:sz w:val="24"/>
              <w:rtl/>
            </w:rPr>
          </w:rPrChange>
        </w:rPr>
        <w:t>ואישור ציוד הספק</w:t>
      </w:r>
      <w:r w:rsidRPr="00010762">
        <w:rPr>
          <w:rFonts w:ascii="Times New Roman" w:eastAsia="Times New Roman" w:hAnsi="Times New Roman"/>
          <w:sz w:val="24"/>
          <w:u w:val="dotted"/>
          <w:rtl/>
          <w:rPrChange w:id="2751" w:author="Kook Sec" w:date="2021-04-20T16:07:00Z">
            <w:rPr>
              <w:rFonts w:ascii="Times New Roman" w:eastAsia="Times New Roman" w:hAnsi="Times New Roman"/>
              <w:sz w:val="24"/>
              <w:u w:val="dotted"/>
              <w:rtl/>
            </w:rPr>
          </w:rPrChange>
        </w:rPr>
        <w:tab/>
      </w:r>
      <w:r w:rsidR="00E64AE3" w:rsidRPr="00010762">
        <w:rPr>
          <w:rFonts w:ascii="Times New Roman" w:eastAsia="Times New Roman" w:hAnsi="Times New Roman"/>
          <w:sz w:val="24"/>
          <w:u w:val="dotted"/>
          <w:rtl/>
          <w:rPrChange w:id="2752" w:author="Kook Sec" w:date="2021-04-20T16:07:00Z">
            <w:rPr>
              <w:rFonts w:ascii="Times New Roman" w:eastAsia="Times New Roman" w:hAnsi="Times New Roman"/>
              <w:sz w:val="24"/>
              <w:u w:val="dotted"/>
              <w:rtl/>
            </w:rPr>
          </w:rPrChange>
        </w:rPr>
        <w:tab/>
      </w:r>
      <w:r w:rsidR="00E64AE3" w:rsidRPr="00010762">
        <w:rPr>
          <w:rFonts w:ascii="Times New Roman" w:eastAsia="Times New Roman" w:hAnsi="Times New Roman" w:hint="cs"/>
          <w:sz w:val="24"/>
          <w:u w:val="dotted"/>
          <w:rtl/>
          <w:rPrChange w:id="2753" w:author="Kook Sec" w:date="2021-04-20T16:07:00Z">
            <w:rPr>
              <w:rFonts w:ascii="Times New Roman" w:eastAsia="Times New Roman" w:hAnsi="Times New Roman" w:hint="cs"/>
              <w:sz w:val="24"/>
              <w:u w:val="dotted"/>
              <w:rtl/>
            </w:rPr>
          </w:rPrChange>
        </w:rPr>
        <w:t xml:space="preserve">             </w:t>
      </w:r>
      <w:del w:id="2754" w:author="Kook Sec" w:date="2021-04-20T16:05:00Z">
        <w:r w:rsidR="003F4502" w:rsidRPr="00010762" w:rsidDel="00010762">
          <w:rPr>
            <w:rFonts w:ascii="Times New Roman" w:eastAsia="Times New Roman" w:hAnsi="Times New Roman"/>
            <w:sz w:val="24"/>
            <w:rtl/>
            <w:rPrChange w:id="2755" w:author="Kook Sec" w:date="2021-04-20T16:07:00Z">
              <w:rPr>
                <w:rFonts w:ascii="Times New Roman" w:eastAsia="Times New Roman" w:hAnsi="Times New Roman"/>
                <w:sz w:val="24"/>
                <w:rtl/>
              </w:rPr>
            </w:rPrChange>
          </w:rPr>
          <w:delText>12</w:delText>
        </w:r>
      </w:del>
      <w:ins w:id="2756" w:author="Kook Sec" w:date="2021-04-20T16:05:00Z">
        <w:r w:rsidR="00010762" w:rsidRPr="00010762">
          <w:rPr>
            <w:rFonts w:ascii="Times New Roman" w:eastAsia="Times New Roman" w:hAnsi="Times New Roman" w:hint="cs"/>
            <w:sz w:val="24"/>
            <w:rtl/>
            <w:rPrChange w:id="2757" w:author="Kook Sec" w:date="2021-04-20T16:07:00Z">
              <w:rPr>
                <w:rFonts w:ascii="Times New Roman" w:eastAsia="Times New Roman" w:hAnsi="Times New Roman" w:hint="cs"/>
                <w:sz w:val="24"/>
                <w:rtl/>
              </w:rPr>
            </w:rPrChange>
          </w:rPr>
          <w:t>25</w:t>
        </w:r>
      </w:ins>
      <w:r w:rsidR="003F4502" w:rsidRPr="00010762">
        <w:rPr>
          <w:rFonts w:ascii="Times New Roman" w:eastAsia="Times New Roman" w:hAnsi="Times New Roman"/>
          <w:sz w:val="24"/>
          <w:rtl/>
          <w:rPrChange w:id="2758" w:author="Kook Sec" w:date="2021-04-20T16:07:00Z">
            <w:rPr>
              <w:rFonts w:ascii="Times New Roman" w:eastAsia="Times New Roman" w:hAnsi="Times New Roman"/>
              <w:sz w:val="24"/>
              <w:rtl/>
            </w:rPr>
          </w:rPrChange>
        </w:rPr>
        <w:t>%</w:t>
      </w:r>
    </w:p>
    <w:p w14:paraId="4B077855"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59"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60" w:author="Kook Sec" w:date="2021-04-20T16:07:00Z">
            <w:rPr>
              <w:rFonts w:ascii="Times New Roman" w:eastAsia="Times New Roman" w:hAnsi="Times New Roman"/>
              <w:sz w:val="24"/>
              <w:rtl/>
            </w:rPr>
          </w:rPrChange>
        </w:rPr>
        <w:t>ו.</w:t>
      </w:r>
      <w:r w:rsidRPr="00010762">
        <w:rPr>
          <w:rFonts w:ascii="Times New Roman" w:eastAsia="Times New Roman" w:hAnsi="Times New Roman"/>
          <w:sz w:val="24"/>
          <w:rtl/>
          <w:rPrChange w:id="2761" w:author="Kook Sec" w:date="2021-04-20T16:07:00Z">
            <w:rPr>
              <w:rFonts w:ascii="Times New Roman" w:eastAsia="Times New Roman" w:hAnsi="Times New Roman"/>
              <w:sz w:val="24"/>
              <w:rtl/>
            </w:rPr>
          </w:rPrChange>
        </w:rPr>
        <w:tab/>
        <w:t>במהלך בצוע הפיקוח העליון</w:t>
      </w:r>
      <w:r w:rsidRPr="00010762">
        <w:rPr>
          <w:rFonts w:ascii="Times New Roman" w:eastAsia="Times New Roman" w:hAnsi="Times New Roman"/>
          <w:sz w:val="24"/>
          <w:u w:val="dotted"/>
          <w:rtl/>
          <w:rPrChange w:id="2762"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63"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64"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65" w:author="Kook Sec" w:date="2021-04-20T16:07:00Z">
            <w:rPr>
              <w:rFonts w:ascii="Times New Roman" w:eastAsia="Times New Roman" w:hAnsi="Times New Roman"/>
              <w:sz w:val="24"/>
              <w:u w:val="dotted"/>
              <w:rtl/>
            </w:rPr>
          </w:rPrChange>
        </w:rPr>
        <w:tab/>
      </w:r>
      <w:r w:rsidRPr="00010762">
        <w:rPr>
          <w:rFonts w:ascii="Times New Roman" w:eastAsia="Times New Roman" w:hAnsi="Times New Roman"/>
          <w:sz w:val="24"/>
          <w:u w:val="dotted"/>
          <w:rtl/>
          <w:rPrChange w:id="2766" w:author="Kook Sec" w:date="2021-04-20T16:07:00Z">
            <w:rPr>
              <w:rFonts w:ascii="Times New Roman" w:eastAsia="Times New Roman" w:hAnsi="Times New Roman"/>
              <w:sz w:val="24"/>
              <w:u w:val="dotted"/>
              <w:rtl/>
            </w:rPr>
          </w:rPrChange>
        </w:rPr>
        <w:tab/>
      </w:r>
      <w:r w:rsidR="00E64AE3" w:rsidRPr="00010762">
        <w:rPr>
          <w:rFonts w:ascii="Times New Roman" w:eastAsia="Times New Roman" w:hAnsi="Times New Roman" w:hint="cs"/>
          <w:sz w:val="24"/>
          <w:u w:val="dotted"/>
          <w:rtl/>
          <w:rPrChange w:id="2767" w:author="Kook Sec" w:date="2021-04-20T16:07:00Z">
            <w:rPr>
              <w:rFonts w:ascii="Times New Roman" w:eastAsia="Times New Roman" w:hAnsi="Times New Roman" w:hint="cs"/>
              <w:sz w:val="24"/>
              <w:u w:val="dotted"/>
              <w:rtl/>
            </w:rPr>
          </w:rPrChange>
        </w:rPr>
        <w:t xml:space="preserve">             </w:t>
      </w:r>
      <w:del w:id="2768" w:author="Kook Sec" w:date="2021-04-20T16:06:00Z">
        <w:r w:rsidRPr="00010762" w:rsidDel="00010762">
          <w:rPr>
            <w:rFonts w:ascii="Times New Roman" w:eastAsia="Times New Roman" w:hAnsi="Times New Roman" w:hint="cs"/>
            <w:sz w:val="24"/>
            <w:rtl/>
            <w:rPrChange w:id="2769" w:author="Kook Sec" w:date="2021-04-20T16:07:00Z">
              <w:rPr>
                <w:rFonts w:ascii="Times New Roman" w:eastAsia="Times New Roman" w:hAnsi="Times New Roman" w:hint="cs"/>
                <w:sz w:val="24"/>
                <w:rtl/>
              </w:rPr>
            </w:rPrChange>
          </w:rPr>
          <w:delText>20</w:delText>
        </w:r>
      </w:del>
      <w:ins w:id="2770" w:author="Kook Sec" w:date="2021-04-20T16:06:00Z">
        <w:r w:rsidR="00010762" w:rsidRPr="00010762">
          <w:rPr>
            <w:rFonts w:ascii="Times New Roman" w:eastAsia="Times New Roman" w:hAnsi="Times New Roman" w:hint="cs"/>
            <w:sz w:val="24"/>
            <w:rtl/>
            <w:rPrChange w:id="2771" w:author="Kook Sec" w:date="2021-04-20T16:07:00Z">
              <w:rPr>
                <w:rFonts w:ascii="Times New Roman" w:eastAsia="Times New Roman" w:hAnsi="Times New Roman" w:hint="cs"/>
                <w:sz w:val="24"/>
                <w:rtl/>
              </w:rPr>
            </w:rPrChange>
          </w:rPr>
          <w:t>10</w:t>
        </w:r>
      </w:ins>
      <w:r w:rsidRPr="00010762">
        <w:rPr>
          <w:rFonts w:ascii="Times New Roman" w:eastAsia="Times New Roman" w:hAnsi="Times New Roman"/>
          <w:sz w:val="24"/>
          <w:rtl/>
          <w:rPrChange w:id="2772" w:author="Kook Sec" w:date="2021-04-20T16:07:00Z">
            <w:rPr>
              <w:rFonts w:ascii="Times New Roman" w:eastAsia="Times New Roman" w:hAnsi="Times New Roman"/>
              <w:sz w:val="24"/>
              <w:rtl/>
            </w:rPr>
          </w:rPrChange>
        </w:rPr>
        <w:t>%</w:t>
      </w:r>
    </w:p>
    <w:p w14:paraId="78A04472"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73"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74" w:author="Kook Sec" w:date="2021-04-20T16:07:00Z">
            <w:rPr>
              <w:rFonts w:ascii="Times New Roman" w:eastAsia="Times New Roman" w:hAnsi="Times New Roman"/>
              <w:sz w:val="24"/>
              <w:rtl/>
            </w:rPr>
          </w:rPrChange>
        </w:rPr>
        <w:t>ז.</w:t>
      </w:r>
      <w:r w:rsidRPr="00010762">
        <w:rPr>
          <w:rFonts w:ascii="Times New Roman" w:eastAsia="Times New Roman" w:hAnsi="Times New Roman"/>
          <w:sz w:val="24"/>
          <w:rtl/>
          <w:rPrChange w:id="2775" w:author="Kook Sec" w:date="2021-04-20T16:07:00Z">
            <w:rPr>
              <w:rFonts w:ascii="Times New Roman" w:eastAsia="Times New Roman" w:hAnsi="Times New Roman"/>
              <w:sz w:val="24"/>
              <w:rtl/>
            </w:rPr>
          </w:rPrChange>
        </w:rPr>
        <w:tab/>
        <w:t xml:space="preserve">לאחר גמר ביצוע העבודות בהתאם לחוזה זה, הפעלת הפרויקט </w:t>
      </w:r>
      <w:r w:rsidRPr="00010762">
        <w:rPr>
          <w:rFonts w:ascii="Times New Roman" w:eastAsia="Times New Roman" w:hAnsi="Times New Roman"/>
          <w:sz w:val="24"/>
          <w:rtl/>
          <w:rPrChange w:id="2776" w:author="Kook Sec" w:date="2021-04-20T16:07:00Z">
            <w:rPr>
              <w:rFonts w:ascii="Times New Roman" w:eastAsia="Times New Roman" w:hAnsi="Times New Roman"/>
              <w:sz w:val="24"/>
              <w:rtl/>
            </w:rPr>
          </w:rPrChange>
        </w:rPr>
        <w:tab/>
      </w:r>
    </w:p>
    <w:p w14:paraId="376EB503"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77"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78" w:author="Kook Sec" w:date="2021-04-20T16:07:00Z">
            <w:rPr>
              <w:rFonts w:ascii="Times New Roman" w:eastAsia="Times New Roman" w:hAnsi="Times New Roman"/>
              <w:sz w:val="24"/>
              <w:rtl/>
            </w:rPr>
          </w:rPrChange>
        </w:rPr>
        <w:tab/>
        <w:t xml:space="preserve">והמתקן קבלת המערכות וקבלתם על ידי המזמין, ולאחר בדיקת </w:t>
      </w:r>
    </w:p>
    <w:p w14:paraId="2D2307A3" w14:textId="77777777" w:rsidR="001835AB" w:rsidRPr="00010762" w:rsidRDefault="001835AB" w:rsidP="00E64AE3">
      <w:pPr>
        <w:widowControl w:val="0"/>
        <w:spacing w:before="0" w:beforeAutospacing="0" w:after="0" w:afterAutospacing="0" w:line="240" w:lineRule="auto"/>
        <w:ind w:left="720" w:right="-142"/>
        <w:rPr>
          <w:rFonts w:ascii="Times New Roman" w:eastAsia="Times New Roman" w:hAnsi="Times New Roman"/>
          <w:sz w:val="24"/>
          <w:rtl/>
          <w:rPrChange w:id="2779" w:author="Kook Sec" w:date="2021-04-20T16:07:00Z">
            <w:rPr>
              <w:rFonts w:ascii="Times New Roman" w:eastAsia="Times New Roman" w:hAnsi="Times New Roman"/>
              <w:sz w:val="24"/>
              <w:rtl/>
            </w:rPr>
          </w:rPrChange>
        </w:rPr>
      </w:pPr>
      <w:r w:rsidRPr="00010762">
        <w:rPr>
          <w:rFonts w:ascii="Times New Roman" w:eastAsia="Times New Roman" w:hAnsi="Times New Roman"/>
          <w:sz w:val="24"/>
          <w:rtl/>
          <w:rPrChange w:id="2780" w:author="Kook Sec" w:date="2021-04-20T16:07:00Z">
            <w:rPr>
              <w:rFonts w:ascii="Times New Roman" w:eastAsia="Times New Roman" w:hAnsi="Times New Roman"/>
              <w:sz w:val="24"/>
              <w:rtl/>
            </w:rPr>
          </w:rPrChange>
        </w:rPr>
        <w:tab/>
        <w:t xml:space="preserve">החשבונות הסופיים בגין העבודות ואישורם על ידי המתכנן והמזמין </w:t>
      </w:r>
    </w:p>
    <w:p w14:paraId="33E8BFFF" w14:textId="77777777" w:rsidR="00010762" w:rsidRPr="00010762" w:rsidRDefault="001835AB" w:rsidP="00E64AE3">
      <w:pPr>
        <w:widowControl w:val="0"/>
        <w:spacing w:before="0" w:beforeAutospacing="0" w:after="0" w:afterAutospacing="0" w:line="240" w:lineRule="auto"/>
        <w:ind w:left="720" w:right="-142"/>
        <w:rPr>
          <w:ins w:id="2781" w:author="Kook Sec" w:date="2021-04-20T15:56:00Z"/>
          <w:rFonts w:ascii="Times New Roman" w:eastAsia="Times New Roman" w:hAnsi="Times New Roman"/>
          <w:sz w:val="24"/>
          <w:u w:val="dotted"/>
          <w:rtl/>
          <w:rPrChange w:id="2782" w:author="Kook Sec" w:date="2021-04-20T16:07:00Z">
            <w:rPr>
              <w:ins w:id="2783" w:author="Kook Sec" w:date="2021-04-20T15:56:00Z"/>
              <w:rFonts w:ascii="Times New Roman" w:eastAsia="Times New Roman" w:hAnsi="Times New Roman"/>
              <w:sz w:val="24"/>
              <w:u w:val="dotted"/>
              <w:rtl/>
            </w:rPr>
          </w:rPrChange>
        </w:rPr>
      </w:pPr>
      <w:r w:rsidRPr="00010762">
        <w:rPr>
          <w:rFonts w:ascii="Times New Roman" w:eastAsia="Times New Roman" w:hAnsi="Times New Roman"/>
          <w:sz w:val="24"/>
          <w:rtl/>
          <w:rPrChange w:id="2784" w:author="Kook Sec" w:date="2021-04-20T16:07:00Z">
            <w:rPr>
              <w:rFonts w:ascii="Times New Roman" w:eastAsia="Times New Roman" w:hAnsi="Times New Roman"/>
              <w:sz w:val="24"/>
              <w:rtl/>
            </w:rPr>
          </w:rPrChange>
        </w:rPr>
        <w:tab/>
        <w:t>וקבלת אישור אכלוס</w:t>
      </w:r>
      <w:r w:rsidRPr="00010762">
        <w:rPr>
          <w:rFonts w:ascii="Times New Roman" w:eastAsia="Times New Roman" w:hAnsi="Times New Roman" w:hint="cs"/>
          <w:sz w:val="24"/>
          <w:rtl/>
          <w:rPrChange w:id="2785" w:author="Kook Sec" w:date="2021-04-20T16:07:00Z">
            <w:rPr>
              <w:rFonts w:ascii="Times New Roman" w:eastAsia="Times New Roman" w:hAnsi="Times New Roman" w:hint="cs"/>
              <w:sz w:val="24"/>
              <w:rtl/>
            </w:rPr>
          </w:rPrChange>
        </w:rPr>
        <w:t xml:space="preserve"> לאח</w:t>
      </w:r>
      <w:r w:rsidRPr="00010762">
        <w:rPr>
          <w:rFonts w:ascii="Times New Roman" w:eastAsia="Times New Roman" w:hAnsi="Times New Roman" w:hint="eastAsia"/>
          <w:sz w:val="24"/>
          <w:rtl/>
          <w:rPrChange w:id="2786" w:author="Kook Sec" w:date="2021-04-20T16:07:00Z">
            <w:rPr>
              <w:rFonts w:ascii="Times New Roman" w:eastAsia="Times New Roman" w:hAnsi="Times New Roman" w:hint="eastAsia"/>
              <w:sz w:val="24"/>
              <w:rtl/>
            </w:rPr>
          </w:rPrChange>
        </w:rPr>
        <w:t>ר</w:t>
      </w:r>
      <w:r w:rsidRPr="00010762">
        <w:rPr>
          <w:rFonts w:ascii="Times New Roman" w:eastAsia="Times New Roman" w:hAnsi="Times New Roman" w:hint="cs"/>
          <w:sz w:val="24"/>
          <w:rtl/>
          <w:rPrChange w:id="2787" w:author="Kook Sec" w:date="2021-04-20T16:07:00Z">
            <w:rPr>
              <w:rFonts w:ascii="Times New Roman" w:eastAsia="Times New Roman" w:hAnsi="Times New Roman" w:hint="cs"/>
              <w:sz w:val="24"/>
              <w:rtl/>
            </w:rPr>
          </w:rPrChange>
        </w:rPr>
        <w:t xml:space="preserve"> קבלת אישור מכון התקנים ומשרד העבודה</w:t>
      </w:r>
      <w:r w:rsidRPr="00010762">
        <w:rPr>
          <w:rFonts w:ascii="Times New Roman" w:eastAsia="Times New Roman" w:hAnsi="Times New Roman" w:hint="cs"/>
          <w:sz w:val="24"/>
          <w:u w:val="dotted"/>
          <w:rtl/>
          <w:rPrChange w:id="2788" w:author="Kook Sec" w:date="2021-04-20T16:07:00Z">
            <w:rPr>
              <w:rFonts w:ascii="Times New Roman" w:eastAsia="Times New Roman" w:hAnsi="Times New Roman" w:hint="cs"/>
              <w:sz w:val="24"/>
              <w:u w:val="dotted"/>
              <w:rtl/>
            </w:rPr>
          </w:rPrChange>
        </w:rPr>
        <w:tab/>
      </w:r>
      <w:ins w:id="2789" w:author="Kook Sec" w:date="2021-04-20T16:06:00Z">
        <w:r w:rsidR="00010762" w:rsidRPr="00010762">
          <w:rPr>
            <w:rFonts w:ascii="Times New Roman" w:eastAsia="Times New Roman" w:hAnsi="Times New Roman" w:hint="cs"/>
            <w:sz w:val="24"/>
            <w:u w:val="dotted"/>
            <w:rtl/>
            <w:rPrChange w:id="2790" w:author="Kook Sec" w:date="2021-04-20T16:07:00Z">
              <w:rPr>
                <w:rFonts w:ascii="Times New Roman" w:eastAsia="Times New Roman" w:hAnsi="Times New Roman" w:hint="cs"/>
                <w:sz w:val="24"/>
                <w:u w:val="dotted"/>
                <w:rtl/>
              </w:rPr>
            </w:rPrChange>
          </w:rPr>
          <w:t xml:space="preserve"> 10%</w:t>
        </w:r>
      </w:ins>
    </w:p>
    <w:p w14:paraId="031A73EE" w14:textId="77777777" w:rsidR="00010762" w:rsidRPr="00010762" w:rsidRDefault="00010762" w:rsidP="00E64AE3">
      <w:pPr>
        <w:widowControl w:val="0"/>
        <w:spacing w:before="0" w:beforeAutospacing="0" w:after="0" w:afterAutospacing="0" w:line="240" w:lineRule="auto"/>
        <w:ind w:left="720" w:right="-142"/>
        <w:rPr>
          <w:ins w:id="2791" w:author="Kook Sec" w:date="2021-04-20T15:56:00Z"/>
          <w:rFonts w:ascii="Times New Roman" w:eastAsia="Times New Roman" w:hAnsi="Times New Roman"/>
          <w:sz w:val="24"/>
          <w:rtl/>
          <w:rPrChange w:id="2792" w:author="Kook Sec" w:date="2021-04-20T16:07:00Z">
            <w:rPr>
              <w:ins w:id="2793" w:author="Kook Sec" w:date="2021-04-20T15:56:00Z"/>
              <w:rFonts w:ascii="Times New Roman" w:eastAsia="Times New Roman" w:hAnsi="Times New Roman"/>
              <w:sz w:val="24"/>
              <w:rtl/>
            </w:rPr>
          </w:rPrChange>
        </w:rPr>
      </w:pPr>
    </w:p>
    <w:p w14:paraId="28DE2038" w14:textId="77777777" w:rsidR="003F4502" w:rsidRPr="00010762" w:rsidRDefault="001835AB" w:rsidP="00010762">
      <w:pPr>
        <w:widowControl w:val="0"/>
        <w:spacing w:before="0" w:beforeAutospacing="0" w:after="0" w:afterAutospacing="0" w:line="240" w:lineRule="auto"/>
        <w:ind w:right="-142"/>
        <w:rPr>
          <w:rFonts w:ascii="Times New Roman" w:eastAsia="Times New Roman" w:hAnsi="Times New Roman"/>
          <w:b/>
          <w:bCs/>
          <w:sz w:val="24"/>
          <w:u w:val="single"/>
          <w:rtl/>
          <w:rPrChange w:id="2794" w:author="Kook Sec" w:date="2021-04-20T16:07:00Z">
            <w:rPr>
              <w:rFonts w:ascii="Times New Roman" w:eastAsia="Times New Roman" w:hAnsi="Times New Roman"/>
              <w:b/>
              <w:bCs/>
              <w:sz w:val="24"/>
              <w:u w:val="single"/>
              <w:rtl/>
            </w:rPr>
          </w:rPrChange>
        </w:rPr>
        <w:pPrChange w:id="2795" w:author="Kook Sec" w:date="2021-04-20T16:06:00Z">
          <w:pPr>
            <w:widowControl w:val="0"/>
            <w:spacing w:before="0" w:beforeAutospacing="0" w:after="0" w:afterAutospacing="0" w:line="240" w:lineRule="auto"/>
            <w:ind w:left="720" w:right="-142"/>
          </w:pPr>
        </w:pPrChange>
      </w:pPr>
      <w:del w:id="2796" w:author="Kook Sec" w:date="2021-04-20T15:56:00Z">
        <w:r w:rsidRPr="00010762" w:rsidDel="00010762">
          <w:rPr>
            <w:rFonts w:ascii="Times New Roman" w:eastAsia="Times New Roman" w:hAnsi="Times New Roman" w:hint="cs"/>
            <w:sz w:val="24"/>
            <w:rtl/>
            <w:rPrChange w:id="2797" w:author="Kook Sec" w:date="2021-04-20T16:07:00Z">
              <w:rPr>
                <w:rFonts w:ascii="Times New Roman" w:eastAsia="Times New Roman" w:hAnsi="Times New Roman" w:hint="cs"/>
                <w:sz w:val="24"/>
                <w:rtl/>
              </w:rPr>
            </w:rPrChange>
          </w:rPr>
          <w:delText>10</w:delText>
        </w:r>
        <w:r w:rsidRPr="00010762" w:rsidDel="00010762">
          <w:rPr>
            <w:rFonts w:ascii="Times New Roman" w:eastAsia="Times New Roman" w:hAnsi="Times New Roman"/>
            <w:sz w:val="24"/>
            <w:rtl/>
            <w:rPrChange w:id="2798" w:author="Kook Sec" w:date="2021-04-20T16:07:00Z">
              <w:rPr>
                <w:rFonts w:ascii="Times New Roman" w:eastAsia="Times New Roman" w:hAnsi="Times New Roman"/>
                <w:sz w:val="24"/>
                <w:rtl/>
              </w:rPr>
            </w:rPrChange>
          </w:rPr>
          <w:delText>%</w:delText>
        </w:r>
      </w:del>
      <w:r w:rsidRPr="00010762">
        <w:rPr>
          <w:rFonts w:ascii="Times New Roman" w:eastAsia="Times New Roman" w:hAnsi="Times New Roman"/>
          <w:sz w:val="24"/>
          <w:rtl/>
          <w:rPrChange w:id="2799" w:author="Kook Sec" w:date="2021-04-20T16:07:00Z">
            <w:rPr>
              <w:rFonts w:ascii="Times New Roman" w:eastAsia="Times New Roman" w:hAnsi="Times New Roman"/>
              <w:sz w:val="24"/>
              <w:rtl/>
            </w:rPr>
          </w:rPrChange>
        </w:rPr>
        <w:tab/>
      </w:r>
      <w:r w:rsidRPr="00010762">
        <w:rPr>
          <w:rFonts w:ascii="Times New Roman" w:eastAsia="Times New Roman" w:hAnsi="Times New Roman"/>
          <w:sz w:val="24"/>
          <w:rtl/>
          <w:rPrChange w:id="2800" w:author="Kook Sec" w:date="2021-04-20T16:07:00Z">
            <w:rPr>
              <w:rFonts w:ascii="Times New Roman" w:eastAsia="Times New Roman" w:hAnsi="Times New Roman"/>
              <w:sz w:val="24"/>
              <w:rtl/>
            </w:rPr>
          </w:rPrChange>
        </w:rPr>
        <w:tab/>
      </w:r>
      <w:r w:rsidRPr="00010762">
        <w:rPr>
          <w:rFonts w:ascii="Times New Roman" w:eastAsia="Times New Roman" w:hAnsi="Times New Roman"/>
          <w:sz w:val="24"/>
          <w:rtl/>
          <w:rPrChange w:id="2801" w:author="Kook Sec" w:date="2021-04-20T16:07:00Z">
            <w:rPr>
              <w:rFonts w:ascii="Times New Roman" w:eastAsia="Times New Roman" w:hAnsi="Times New Roman"/>
              <w:sz w:val="24"/>
              <w:rtl/>
            </w:rPr>
          </w:rPrChange>
        </w:rPr>
        <w:tab/>
      </w:r>
    </w:p>
    <w:p w14:paraId="6C86C502" w14:textId="77777777" w:rsidR="001835AB" w:rsidRPr="00010762" w:rsidDel="00010762" w:rsidRDefault="001835AB" w:rsidP="00E64AE3">
      <w:pPr>
        <w:widowControl w:val="0"/>
        <w:spacing w:before="0" w:beforeAutospacing="0" w:after="0" w:afterAutospacing="0" w:line="240" w:lineRule="auto"/>
        <w:ind w:left="720" w:right="-142"/>
        <w:rPr>
          <w:del w:id="2802" w:author="Kook Sec" w:date="2021-04-20T16:06:00Z"/>
          <w:rFonts w:ascii="Times New Roman" w:eastAsia="Times New Roman" w:hAnsi="Times New Roman"/>
          <w:b/>
          <w:bCs/>
          <w:sz w:val="24"/>
          <w:u w:val="single"/>
          <w:rtl/>
          <w:rPrChange w:id="2803" w:author="Kook Sec" w:date="2021-04-20T16:07:00Z">
            <w:rPr>
              <w:del w:id="2804" w:author="Kook Sec" w:date="2021-04-20T16:06:00Z"/>
              <w:rFonts w:ascii="Times New Roman" w:eastAsia="Times New Roman" w:hAnsi="Times New Roman"/>
              <w:b/>
              <w:bCs/>
              <w:sz w:val="24"/>
              <w:u w:val="single"/>
              <w:rtl/>
            </w:rPr>
          </w:rPrChange>
        </w:rPr>
      </w:pPr>
      <w:del w:id="2805" w:author="Kook Sec" w:date="2021-04-20T16:06:00Z">
        <w:r w:rsidRPr="00010762" w:rsidDel="00010762">
          <w:rPr>
            <w:rFonts w:ascii="Times New Roman" w:eastAsia="Times New Roman" w:hAnsi="Times New Roman"/>
            <w:b/>
            <w:bCs/>
            <w:sz w:val="24"/>
            <w:u w:val="single"/>
            <w:rtl/>
            <w:rPrChange w:id="2806" w:author="Kook Sec" w:date="2021-04-20T16:07:00Z">
              <w:rPr>
                <w:rFonts w:ascii="Times New Roman" w:eastAsia="Times New Roman" w:hAnsi="Times New Roman"/>
                <w:b/>
                <w:bCs/>
                <w:sz w:val="24"/>
                <w:u w:val="single"/>
                <w:rtl/>
              </w:rPr>
            </w:rPrChange>
          </w:rPr>
          <w:delText>ל-(זוג) (שלוש) (ארבע) מעליות במבנה חוזר</w:delText>
        </w:r>
      </w:del>
    </w:p>
    <w:p w14:paraId="0940C535" w14:textId="77777777" w:rsidR="001835AB" w:rsidRPr="00010762" w:rsidDel="00010762" w:rsidRDefault="001835AB" w:rsidP="00E64AE3">
      <w:pPr>
        <w:widowControl w:val="0"/>
        <w:spacing w:before="0" w:beforeAutospacing="0" w:after="0" w:afterAutospacing="0" w:line="240" w:lineRule="auto"/>
        <w:ind w:left="720" w:right="-142"/>
        <w:rPr>
          <w:del w:id="2807" w:author="Kook Sec" w:date="2021-04-20T16:06:00Z"/>
          <w:rFonts w:ascii="Times New Roman" w:eastAsia="Times New Roman" w:hAnsi="Times New Roman"/>
          <w:sz w:val="24"/>
          <w:rtl/>
          <w:rPrChange w:id="2808" w:author="Kook Sec" w:date="2021-04-20T16:07:00Z">
            <w:rPr>
              <w:del w:id="2809" w:author="Kook Sec" w:date="2021-04-20T16:06:00Z"/>
              <w:rFonts w:ascii="Times New Roman" w:eastAsia="Times New Roman" w:hAnsi="Times New Roman"/>
              <w:sz w:val="24"/>
              <w:rtl/>
            </w:rPr>
          </w:rPrChange>
        </w:rPr>
      </w:pPr>
    </w:p>
    <w:p w14:paraId="14DA2FE3" w14:textId="77777777" w:rsidR="001835AB" w:rsidRPr="00010762" w:rsidDel="00010762" w:rsidRDefault="001835AB" w:rsidP="00E64AE3">
      <w:pPr>
        <w:widowControl w:val="0"/>
        <w:spacing w:before="0" w:beforeAutospacing="0" w:after="0" w:afterAutospacing="0" w:line="240" w:lineRule="auto"/>
        <w:ind w:left="720" w:right="-142"/>
        <w:rPr>
          <w:del w:id="2810" w:author="Kook Sec" w:date="2021-04-20T16:06:00Z"/>
          <w:rFonts w:ascii="Times New Roman" w:eastAsia="Times New Roman" w:hAnsi="Times New Roman"/>
          <w:sz w:val="24"/>
          <w:rtl/>
          <w:rPrChange w:id="2811" w:author="Kook Sec" w:date="2021-04-20T16:07:00Z">
            <w:rPr>
              <w:del w:id="2812" w:author="Kook Sec" w:date="2021-04-20T16:06:00Z"/>
              <w:rFonts w:ascii="Times New Roman" w:eastAsia="Times New Roman" w:hAnsi="Times New Roman"/>
              <w:sz w:val="24"/>
              <w:rtl/>
            </w:rPr>
          </w:rPrChange>
        </w:rPr>
      </w:pPr>
      <w:del w:id="2813" w:author="Kook Sec" w:date="2021-04-20T16:06:00Z">
        <w:r w:rsidRPr="00010762" w:rsidDel="00010762">
          <w:rPr>
            <w:rFonts w:ascii="Times New Roman" w:eastAsia="Times New Roman" w:hAnsi="Times New Roman"/>
            <w:sz w:val="24"/>
            <w:rtl/>
            <w:rPrChange w:id="2814" w:author="Kook Sec" w:date="2021-04-20T16:07:00Z">
              <w:rPr>
                <w:rFonts w:ascii="Times New Roman" w:eastAsia="Times New Roman" w:hAnsi="Times New Roman"/>
                <w:sz w:val="24"/>
                <w:rtl/>
              </w:rPr>
            </w:rPrChange>
          </w:rPr>
          <w:delText>א.</w:delText>
        </w:r>
        <w:r w:rsidRPr="00010762" w:rsidDel="00010762">
          <w:rPr>
            <w:rFonts w:ascii="Times New Roman" w:eastAsia="Times New Roman" w:hAnsi="Times New Roman"/>
            <w:sz w:val="24"/>
            <w:rtl/>
            <w:rPrChange w:id="2815" w:author="Kook Sec" w:date="2021-04-20T16:07:00Z">
              <w:rPr>
                <w:rFonts w:ascii="Times New Roman" w:eastAsia="Times New Roman" w:hAnsi="Times New Roman"/>
                <w:sz w:val="24"/>
                <w:rtl/>
              </w:rPr>
            </w:rPrChange>
          </w:rPr>
          <w:tab/>
          <w:delText>לאחר אישור הבקשות להיתרי בניה והוצאת היתר בניה</w:delText>
        </w:r>
        <w:r w:rsidRPr="00010762" w:rsidDel="00010762">
          <w:rPr>
            <w:rFonts w:ascii="Times New Roman" w:eastAsia="Times New Roman" w:hAnsi="Times New Roman"/>
            <w:sz w:val="24"/>
            <w:u w:val="dotted"/>
            <w:rtl/>
            <w:rPrChange w:id="2816"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17"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18"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rtl/>
            <w:rPrChange w:id="2819" w:author="Kook Sec" w:date="2021-04-20T16:07:00Z">
              <w:rPr>
                <w:rFonts w:ascii="Times New Roman" w:eastAsia="Times New Roman" w:hAnsi="Times New Roman"/>
                <w:sz w:val="24"/>
                <w:rtl/>
              </w:rPr>
            </w:rPrChange>
          </w:rPr>
          <w:delText>25%</w:delText>
        </w:r>
      </w:del>
    </w:p>
    <w:p w14:paraId="116BE2B2" w14:textId="77777777" w:rsidR="001835AB" w:rsidRPr="00010762" w:rsidDel="00010762" w:rsidRDefault="001835AB" w:rsidP="00E64AE3">
      <w:pPr>
        <w:widowControl w:val="0"/>
        <w:spacing w:before="0" w:beforeAutospacing="0" w:after="0" w:afterAutospacing="0" w:line="240" w:lineRule="auto"/>
        <w:ind w:left="720" w:right="-142"/>
        <w:rPr>
          <w:del w:id="2820" w:author="Kook Sec" w:date="2021-04-20T16:06:00Z"/>
          <w:rFonts w:ascii="Times New Roman" w:eastAsia="Times New Roman" w:hAnsi="Times New Roman"/>
          <w:sz w:val="24"/>
          <w:rtl/>
          <w:rPrChange w:id="2821" w:author="Kook Sec" w:date="2021-04-20T16:07:00Z">
            <w:rPr>
              <w:del w:id="2822" w:author="Kook Sec" w:date="2021-04-20T16:06:00Z"/>
              <w:rFonts w:ascii="Times New Roman" w:eastAsia="Times New Roman" w:hAnsi="Times New Roman"/>
              <w:sz w:val="24"/>
              <w:rtl/>
            </w:rPr>
          </w:rPrChange>
        </w:rPr>
      </w:pPr>
      <w:del w:id="2823" w:author="Kook Sec" w:date="2021-04-20T16:06:00Z">
        <w:r w:rsidRPr="00010762" w:rsidDel="00010762">
          <w:rPr>
            <w:rFonts w:ascii="Times New Roman" w:eastAsia="Times New Roman" w:hAnsi="Times New Roman"/>
            <w:sz w:val="24"/>
            <w:rtl/>
            <w:rPrChange w:id="2824" w:author="Kook Sec" w:date="2021-04-20T16:07:00Z">
              <w:rPr>
                <w:rFonts w:ascii="Times New Roman" w:eastAsia="Times New Roman" w:hAnsi="Times New Roman"/>
                <w:sz w:val="24"/>
                <w:rtl/>
              </w:rPr>
            </w:rPrChange>
          </w:rPr>
          <w:delText>ב.</w:delText>
        </w:r>
        <w:r w:rsidRPr="00010762" w:rsidDel="00010762">
          <w:rPr>
            <w:rFonts w:ascii="Times New Roman" w:eastAsia="Times New Roman" w:hAnsi="Times New Roman"/>
            <w:sz w:val="24"/>
            <w:rtl/>
            <w:rPrChange w:id="2825" w:author="Kook Sec" w:date="2021-04-20T16:07:00Z">
              <w:rPr>
                <w:rFonts w:ascii="Times New Roman" w:eastAsia="Times New Roman" w:hAnsi="Times New Roman"/>
                <w:sz w:val="24"/>
                <w:rtl/>
              </w:rPr>
            </w:rPrChange>
          </w:rPr>
          <w:tab/>
          <w:delText>במהלך ביצוע הפיקוח העליון</w:delText>
        </w:r>
        <w:r w:rsidRPr="00010762" w:rsidDel="00010762">
          <w:rPr>
            <w:rFonts w:ascii="Times New Roman" w:eastAsia="Times New Roman" w:hAnsi="Times New Roman"/>
            <w:sz w:val="24"/>
            <w:u w:val="dotted"/>
            <w:rtl/>
            <w:rPrChange w:id="2826"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27"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28"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29"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30"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31"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rtl/>
            <w:rPrChange w:id="2832" w:author="Kook Sec" w:date="2021-04-20T16:07:00Z">
              <w:rPr>
                <w:rFonts w:ascii="Times New Roman" w:eastAsia="Times New Roman" w:hAnsi="Times New Roman"/>
                <w:sz w:val="24"/>
                <w:rtl/>
              </w:rPr>
            </w:rPrChange>
          </w:rPr>
          <w:delText>45%</w:delText>
        </w:r>
      </w:del>
    </w:p>
    <w:p w14:paraId="72E48839" w14:textId="77777777" w:rsidR="001835AB" w:rsidRPr="00010762" w:rsidDel="00010762" w:rsidRDefault="001835AB" w:rsidP="00E64AE3">
      <w:pPr>
        <w:widowControl w:val="0"/>
        <w:spacing w:before="0" w:beforeAutospacing="0" w:after="0" w:afterAutospacing="0" w:line="240" w:lineRule="auto"/>
        <w:ind w:left="720" w:right="-142"/>
        <w:rPr>
          <w:del w:id="2833" w:author="Kook Sec" w:date="2021-04-20T16:06:00Z"/>
          <w:rFonts w:ascii="Times New Roman" w:eastAsia="Times New Roman" w:hAnsi="Times New Roman"/>
          <w:sz w:val="24"/>
          <w:rtl/>
          <w:rPrChange w:id="2834" w:author="Kook Sec" w:date="2021-04-20T16:07:00Z">
            <w:rPr>
              <w:del w:id="2835" w:author="Kook Sec" w:date="2021-04-20T16:06:00Z"/>
              <w:rFonts w:ascii="Times New Roman" w:eastAsia="Times New Roman" w:hAnsi="Times New Roman"/>
              <w:sz w:val="24"/>
              <w:rtl/>
            </w:rPr>
          </w:rPrChange>
        </w:rPr>
      </w:pPr>
      <w:del w:id="2836" w:author="Kook Sec" w:date="2021-04-20T16:06:00Z">
        <w:r w:rsidRPr="00010762" w:rsidDel="00010762">
          <w:rPr>
            <w:rFonts w:ascii="Times New Roman" w:eastAsia="Times New Roman" w:hAnsi="Times New Roman"/>
            <w:sz w:val="24"/>
            <w:rtl/>
            <w:rPrChange w:id="2837" w:author="Kook Sec" w:date="2021-04-20T16:07:00Z">
              <w:rPr>
                <w:rFonts w:ascii="Times New Roman" w:eastAsia="Times New Roman" w:hAnsi="Times New Roman"/>
                <w:sz w:val="24"/>
                <w:rtl/>
              </w:rPr>
            </w:rPrChange>
          </w:rPr>
          <w:delText>ג.</w:delText>
        </w:r>
        <w:r w:rsidRPr="00010762" w:rsidDel="00010762">
          <w:rPr>
            <w:rFonts w:ascii="Times New Roman" w:eastAsia="Times New Roman" w:hAnsi="Times New Roman"/>
            <w:sz w:val="24"/>
            <w:rtl/>
            <w:rPrChange w:id="2838" w:author="Kook Sec" w:date="2021-04-20T16:07:00Z">
              <w:rPr>
                <w:rFonts w:ascii="Times New Roman" w:eastAsia="Times New Roman" w:hAnsi="Times New Roman"/>
                <w:sz w:val="24"/>
                <w:rtl/>
              </w:rPr>
            </w:rPrChange>
          </w:rPr>
          <w:tab/>
          <w:delText xml:space="preserve">לאחר גמר ביצוע העבודות בהתאם לחוזה זה, הפעלת הפרויקט </w:delText>
        </w:r>
      </w:del>
    </w:p>
    <w:p w14:paraId="444AF070" w14:textId="77777777" w:rsidR="001835AB" w:rsidRPr="00010762" w:rsidDel="00010762" w:rsidRDefault="001835AB" w:rsidP="00E64AE3">
      <w:pPr>
        <w:widowControl w:val="0"/>
        <w:spacing w:before="0" w:beforeAutospacing="0" w:after="0" w:afterAutospacing="0" w:line="240" w:lineRule="auto"/>
        <w:ind w:left="720" w:right="-142"/>
        <w:rPr>
          <w:del w:id="2839" w:author="Kook Sec" w:date="2021-04-20T16:06:00Z"/>
          <w:rFonts w:ascii="Times New Roman" w:eastAsia="Times New Roman" w:hAnsi="Times New Roman"/>
          <w:sz w:val="24"/>
          <w:rtl/>
          <w:rPrChange w:id="2840" w:author="Kook Sec" w:date="2021-04-20T16:07:00Z">
            <w:rPr>
              <w:del w:id="2841" w:author="Kook Sec" w:date="2021-04-20T16:06:00Z"/>
              <w:rFonts w:ascii="Times New Roman" w:eastAsia="Times New Roman" w:hAnsi="Times New Roman"/>
              <w:sz w:val="24"/>
              <w:rtl/>
            </w:rPr>
          </w:rPrChange>
        </w:rPr>
      </w:pPr>
      <w:del w:id="2842" w:author="Kook Sec" w:date="2021-04-20T16:06:00Z">
        <w:r w:rsidRPr="00010762" w:rsidDel="00010762">
          <w:rPr>
            <w:rFonts w:ascii="Times New Roman" w:eastAsia="Times New Roman" w:hAnsi="Times New Roman"/>
            <w:sz w:val="24"/>
            <w:rtl/>
            <w:rPrChange w:id="2843" w:author="Kook Sec" w:date="2021-04-20T16:07:00Z">
              <w:rPr>
                <w:rFonts w:ascii="Times New Roman" w:eastAsia="Times New Roman" w:hAnsi="Times New Roman"/>
                <w:sz w:val="24"/>
                <w:rtl/>
              </w:rPr>
            </w:rPrChange>
          </w:rPr>
          <w:tab/>
          <w:delText xml:space="preserve">והמתקן קבלת המערכות וקבלתם על ידי המזמין, ולאחר בדיקת </w:delText>
        </w:r>
      </w:del>
    </w:p>
    <w:p w14:paraId="09F6CABD" w14:textId="77777777" w:rsidR="001835AB" w:rsidRPr="00010762" w:rsidDel="00010762" w:rsidRDefault="001835AB" w:rsidP="00E64AE3">
      <w:pPr>
        <w:widowControl w:val="0"/>
        <w:spacing w:before="0" w:beforeAutospacing="0" w:after="0" w:afterAutospacing="0" w:line="240" w:lineRule="auto"/>
        <w:ind w:left="720" w:right="-142"/>
        <w:rPr>
          <w:del w:id="2844" w:author="Kook Sec" w:date="2021-04-20T16:06:00Z"/>
          <w:rFonts w:ascii="Times New Roman" w:eastAsia="Times New Roman" w:hAnsi="Times New Roman"/>
          <w:sz w:val="24"/>
          <w:rtl/>
          <w:rPrChange w:id="2845" w:author="Kook Sec" w:date="2021-04-20T16:07:00Z">
            <w:rPr>
              <w:del w:id="2846" w:author="Kook Sec" w:date="2021-04-20T16:06:00Z"/>
              <w:rFonts w:ascii="Times New Roman" w:eastAsia="Times New Roman" w:hAnsi="Times New Roman"/>
              <w:sz w:val="24"/>
              <w:rtl/>
            </w:rPr>
          </w:rPrChange>
        </w:rPr>
      </w:pPr>
      <w:del w:id="2847" w:author="Kook Sec" w:date="2021-04-20T16:06:00Z">
        <w:r w:rsidRPr="00010762" w:rsidDel="00010762">
          <w:rPr>
            <w:rFonts w:ascii="Times New Roman" w:eastAsia="Times New Roman" w:hAnsi="Times New Roman"/>
            <w:sz w:val="24"/>
            <w:rtl/>
            <w:rPrChange w:id="2848" w:author="Kook Sec" w:date="2021-04-20T16:07:00Z">
              <w:rPr>
                <w:rFonts w:ascii="Times New Roman" w:eastAsia="Times New Roman" w:hAnsi="Times New Roman"/>
                <w:sz w:val="24"/>
                <w:rtl/>
              </w:rPr>
            </w:rPrChange>
          </w:rPr>
          <w:tab/>
          <w:delText>החשבונות הסופיים בגין העבודות ואישורם על ידי המתכנן והמזמין</w:delText>
        </w:r>
      </w:del>
    </w:p>
    <w:p w14:paraId="5BCC642A" w14:textId="77777777" w:rsidR="001835AB" w:rsidRPr="00010762" w:rsidDel="00010762" w:rsidRDefault="001835AB" w:rsidP="00E64AE3">
      <w:pPr>
        <w:widowControl w:val="0"/>
        <w:spacing w:before="0" w:beforeAutospacing="0" w:after="0" w:afterAutospacing="0" w:line="240" w:lineRule="auto"/>
        <w:ind w:left="720" w:right="-142"/>
        <w:rPr>
          <w:del w:id="2849" w:author="Kook Sec" w:date="2021-04-20T16:06:00Z"/>
          <w:rFonts w:ascii="Times New Roman" w:eastAsia="Times New Roman" w:hAnsi="Times New Roman"/>
          <w:sz w:val="24"/>
          <w:rtl/>
          <w:rPrChange w:id="2850" w:author="Kook Sec" w:date="2021-04-20T16:07:00Z">
            <w:rPr>
              <w:del w:id="2851" w:author="Kook Sec" w:date="2021-04-20T16:06:00Z"/>
              <w:rFonts w:ascii="Times New Roman" w:eastAsia="Times New Roman" w:hAnsi="Times New Roman"/>
              <w:sz w:val="24"/>
              <w:rtl/>
            </w:rPr>
          </w:rPrChange>
        </w:rPr>
      </w:pPr>
      <w:del w:id="2852" w:author="Kook Sec" w:date="2021-04-20T16:06:00Z">
        <w:r w:rsidRPr="00010762" w:rsidDel="00010762">
          <w:rPr>
            <w:rFonts w:ascii="Times New Roman" w:eastAsia="Times New Roman" w:hAnsi="Times New Roman"/>
            <w:sz w:val="24"/>
            <w:rtl/>
            <w:rPrChange w:id="2853" w:author="Kook Sec" w:date="2021-04-20T16:07:00Z">
              <w:rPr>
                <w:rFonts w:ascii="Times New Roman" w:eastAsia="Times New Roman" w:hAnsi="Times New Roman"/>
                <w:sz w:val="24"/>
                <w:rtl/>
              </w:rPr>
            </w:rPrChange>
          </w:rPr>
          <w:tab/>
          <w:delText>וקבלת אישור אכלוס</w:delText>
        </w:r>
        <w:r w:rsidRPr="00010762" w:rsidDel="00010762">
          <w:rPr>
            <w:rFonts w:ascii="Times New Roman" w:eastAsia="Times New Roman" w:hAnsi="Times New Roman"/>
            <w:sz w:val="24"/>
            <w:u w:val="dotted"/>
            <w:rtl/>
            <w:rPrChange w:id="2854"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55"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56"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57"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58"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59"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60"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rtl/>
            <w:rPrChange w:id="2861" w:author="Kook Sec" w:date="2021-04-20T16:07:00Z">
              <w:rPr>
                <w:rFonts w:ascii="Times New Roman" w:eastAsia="Times New Roman" w:hAnsi="Times New Roman"/>
                <w:sz w:val="24"/>
                <w:rtl/>
              </w:rPr>
            </w:rPrChange>
          </w:rPr>
          <w:delText>25%</w:delText>
        </w:r>
      </w:del>
    </w:p>
    <w:p w14:paraId="4B2B7F3E" w14:textId="77777777" w:rsidR="001835AB" w:rsidRPr="00010762" w:rsidDel="00010762" w:rsidRDefault="001835AB" w:rsidP="00E64AE3">
      <w:pPr>
        <w:widowControl w:val="0"/>
        <w:spacing w:before="0" w:beforeAutospacing="0" w:after="0" w:afterAutospacing="0" w:line="240" w:lineRule="auto"/>
        <w:ind w:left="720" w:right="-142"/>
        <w:rPr>
          <w:del w:id="2862" w:author="Kook Sec" w:date="2021-04-20T16:06:00Z"/>
          <w:rFonts w:ascii="Times New Roman" w:eastAsia="Times New Roman" w:hAnsi="Times New Roman"/>
          <w:sz w:val="24"/>
          <w:rtl/>
          <w:rPrChange w:id="2863" w:author="Kook Sec" w:date="2021-04-20T16:07:00Z">
            <w:rPr>
              <w:del w:id="2864" w:author="Kook Sec" w:date="2021-04-20T16:06:00Z"/>
              <w:rFonts w:ascii="Times New Roman" w:eastAsia="Times New Roman" w:hAnsi="Times New Roman"/>
              <w:sz w:val="24"/>
              <w:rtl/>
            </w:rPr>
          </w:rPrChange>
        </w:rPr>
      </w:pPr>
      <w:del w:id="2865" w:author="Kook Sec" w:date="2021-04-20T16:06:00Z">
        <w:r w:rsidRPr="00010762" w:rsidDel="00010762">
          <w:rPr>
            <w:rFonts w:ascii="Times New Roman" w:eastAsia="Times New Roman" w:hAnsi="Times New Roman"/>
            <w:sz w:val="24"/>
            <w:rtl/>
            <w:rPrChange w:id="2866" w:author="Kook Sec" w:date="2021-04-20T16:07:00Z">
              <w:rPr>
                <w:rFonts w:ascii="Times New Roman" w:eastAsia="Times New Roman" w:hAnsi="Times New Roman"/>
                <w:sz w:val="24"/>
                <w:rtl/>
              </w:rPr>
            </w:rPrChange>
          </w:rPr>
          <w:delText>ד.</w:delText>
        </w:r>
        <w:r w:rsidRPr="00010762" w:rsidDel="00010762">
          <w:rPr>
            <w:rFonts w:ascii="Times New Roman" w:eastAsia="Times New Roman" w:hAnsi="Times New Roman"/>
            <w:sz w:val="24"/>
            <w:rtl/>
            <w:rPrChange w:id="2867" w:author="Kook Sec" w:date="2021-04-20T16:07:00Z">
              <w:rPr>
                <w:rFonts w:ascii="Times New Roman" w:eastAsia="Times New Roman" w:hAnsi="Times New Roman"/>
                <w:sz w:val="24"/>
                <w:rtl/>
              </w:rPr>
            </w:rPrChange>
          </w:rPr>
          <w:tab/>
          <w:delText>לאחר גמר הפיקוח העליון, ת</w:delText>
        </w:r>
        <w:r w:rsidRPr="00010762" w:rsidDel="00010762">
          <w:rPr>
            <w:rFonts w:ascii="Times New Roman" w:eastAsia="Times New Roman" w:hAnsi="Times New Roman" w:hint="cs"/>
            <w:sz w:val="24"/>
            <w:rtl/>
            <w:rPrChange w:id="2868" w:author="Kook Sec" w:date="2021-04-20T16:07:00Z">
              <w:rPr>
                <w:rFonts w:ascii="Times New Roman" w:eastAsia="Times New Roman" w:hAnsi="Times New Roman" w:hint="cs"/>
                <w:sz w:val="24"/>
                <w:rtl/>
              </w:rPr>
            </w:rPrChange>
          </w:rPr>
          <w:delText>י</w:delText>
        </w:r>
        <w:r w:rsidRPr="00010762" w:rsidDel="00010762">
          <w:rPr>
            <w:rFonts w:ascii="Times New Roman" w:eastAsia="Times New Roman" w:hAnsi="Times New Roman"/>
            <w:sz w:val="24"/>
            <w:rtl/>
            <w:rPrChange w:id="2869" w:author="Kook Sec" w:date="2021-04-20T16:07:00Z">
              <w:rPr>
                <w:rFonts w:ascii="Times New Roman" w:eastAsia="Times New Roman" w:hAnsi="Times New Roman"/>
                <w:sz w:val="24"/>
                <w:rtl/>
              </w:rPr>
            </w:rPrChange>
          </w:rPr>
          <w:delText>קוני הבדק וקבלת תעודת גמר לפרויקט,</w:delText>
        </w:r>
      </w:del>
    </w:p>
    <w:p w14:paraId="5EBD3B26" w14:textId="77777777" w:rsidR="001835AB" w:rsidRPr="00010762" w:rsidDel="00010762" w:rsidRDefault="001835AB" w:rsidP="00E64AE3">
      <w:pPr>
        <w:widowControl w:val="0"/>
        <w:spacing w:before="0" w:beforeAutospacing="0" w:after="0" w:afterAutospacing="0" w:line="240" w:lineRule="auto"/>
        <w:ind w:left="720" w:right="-142"/>
        <w:rPr>
          <w:del w:id="2870" w:author="Kook Sec" w:date="2021-04-20T16:06:00Z"/>
          <w:rFonts w:ascii="Times New Roman" w:eastAsia="Times New Roman" w:hAnsi="Times New Roman"/>
          <w:sz w:val="24"/>
          <w:rtl/>
          <w:rPrChange w:id="2871" w:author="Kook Sec" w:date="2021-04-20T16:07:00Z">
            <w:rPr>
              <w:del w:id="2872" w:author="Kook Sec" w:date="2021-04-20T16:06:00Z"/>
              <w:rFonts w:ascii="Times New Roman" w:eastAsia="Times New Roman" w:hAnsi="Times New Roman"/>
              <w:sz w:val="24"/>
              <w:rtl/>
            </w:rPr>
          </w:rPrChange>
        </w:rPr>
      </w:pPr>
      <w:del w:id="2873" w:author="Kook Sec" w:date="2021-04-20T16:06:00Z">
        <w:r w:rsidRPr="00010762" w:rsidDel="00010762">
          <w:rPr>
            <w:rFonts w:ascii="Times New Roman" w:eastAsia="Times New Roman" w:hAnsi="Times New Roman"/>
            <w:sz w:val="24"/>
            <w:rtl/>
            <w:rPrChange w:id="2874" w:author="Kook Sec" w:date="2021-04-20T16:07:00Z">
              <w:rPr>
                <w:rFonts w:ascii="Times New Roman" w:eastAsia="Times New Roman" w:hAnsi="Times New Roman"/>
                <w:sz w:val="24"/>
                <w:rtl/>
              </w:rPr>
            </w:rPrChange>
          </w:rPr>
          <w:tab/>
          <w:delText>אשור המתכנן בכתב להשלמת הפרויקט בהתאם לתכניותיו לתקנים</w:delText>
        </w:r>
      </w:del>
    </w:p>
    <w:p w14:paraId="1C93018A" w14:textId="77777777" w:rsidR="001835AB" w:rsidRPr="00010762" w:rsidDel="00010762" w:rsidRDefault="001835AB" w:rsidP="00E64AE3">
      <w:pPr>
        <w:widowControl w:val="0"/>
        <w:spacing w:before="0" w:beforeAutospacing="0" w:after="0" w:afterAutospacing="0" w:line="240" w:lineRule="auto"/>
        <w:ind w:left="720" w:right="-142"/>
        <w:rPr>
          <w:del w:id="2875" w:author="Kook Sec" w:date="2021-04-20T16:06:00Z"/>
          <w:rFonts w:ascii="Times New Roman" w:eastAsia="Times New Roman" w:hAnsi="Times New Roman"/>
          <w:sz w:val="24"/>
          <w:rtl/>
          <w:rPrChange w:id="2876" w:author="Kook Sec" w:date="2021-04-20T16:07:00Z">
            <w:rPr>
              <w:del w:id="2877" w:author="Kook Sec" w:date="2021-04-20T16:06:00Z"/>
              <w:rFonts w:ascii="Times New Roman" w:eastAsia="Times New Roman" w:hAnsi="Times New Roman"/>
              <w:sz w:val="24"/>
              <w:rtl/>
            </w:rPr>
          </w:rPrChange>
        </w:rPr>
      </w:pPr>
      <w:del w:id="2878" w:author="Kook Sec" w:date="2021-04-20T16:06:00Z">
        <w:r w:rsidRPr="00010762" w:rsidDel="00010762">
          <w:rPr>
            <w:rFonts w:ascii="Times New Roman" w:eastAsia="Times New Roman" w:hAnsi="Times New Roman"/>
            <w:sz w:val="24"/>
            <w:rtl/>
            <w:rPrChange w:id="2879" w:author="Kook Sec" w:date="2021-04-20T16:07:00Z">
              <w:rPr>
                <w:rFonts w:ascii="Times New Roman" w:eastAsia="Times New Roman" w:hAnsi="Times New Roman"/>
                <w:sz w:val="24"/>
                <w:rtl/>
              </w:rPr>
            </w:rPrChange>
          </w:rPr>
          <w:tab/>
          <w:delText>מחייבים ולשביעות רצונו</w:delText>
        </w:r>
        <w:r w:rsidRPr="00010762" w:rsidDel="00010762">
          <w:rPr>
            <w:rFonts w:ascii="Times New Roman" w:eastAsia="Times New Roman" w:hAnsi="Times New Roman"/>
            <w:sz w:val="24"/>
            <w:rtl/>
            <w:rPrChange w:id="2880" w:author="Kook Sec" w:date="2021-04-20T16:07:00Z">
              <w:rPr>
                <w:rFonts w:ascii="Times New Roman" w:eastAsia="Times New Roman" w:hAnsi="Times New Roman"/>
                <w:sz w:val="24"/>
                <w:rtl/>
              </w:rPr>
            </w:rPrChange>
          </w:rPr>
          <w:tab/>
        </w:r>
        <w:r w:rsidRPr="00010762" w:rsidDel="00010762">
          <w:rPr>
            <w:rFonts w:ascii="Times New Roman" w:eastAsia="Times New Roman" w:hAnsi="Times New Roman"/>
            <w:sz w:val="24"/>
            <w:u w:val="dotted"/>
            <w:rtl/>
            <w:rPrChange w:id="2881"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82"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83"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84"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85"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u w:val="dotted"/>
            <w:rtl/>
            <w:rPrChange w:id="2886" w:author="Kook Sec" w:date="2021-04-20T16:07:00Z">
              <w:rPr>
                <w:rFonts w:ascii="Times New Roman" w:eastAsia="Times New Roman" w:hAnsi="Times New Roman"/>
                <w:sz w:val="24"/>
                <w:u w:val="dotted"/>
                <w:rtl/>
              </w:rPr>
            </w:rPrChange>
          </w:rPr>
          <w:tab/>
        </w:r>
        <w:r w:rsidRPr="00010762" w:rsidDel="00010762">
          <w:rPr>
            <w:rFonts w:ascii="Times New Roman" w:eastAsia="Times New Roman" w:hAnsi="Times New Roman"/>
            <w:sz w:val="24"/>
            <w:rtl/>
            <w:rPrChange w:id="2887" w:author="Kook Sec" w:date="2021-04-20T16:07:00Z">
              <w:rPr>
                <w:rFonts w:ascii="Times New Roman" w:eastAsia="Times New Roman" w:hAnsi="Times New Roman"/>
                <w:sz w:val="24"/>
                <w:rtl/>
              </w:rPr>
            </w:rPrChange>
          </w:rPr>
          <w:delText>5%</w:delText>
        </w:r>
      </w:del>
    </w:p>
    <w:p w14:paraId="4EAED1B7" w14:textId="77777777" w:rsidR="001835AB" w:rsidRPr="00010762" w:rsidRDefault="001835AB" w:rsidP="001835AB">
      <w:pPr>
        <w:widowControl w:val="0"/>
        <w:spacing w:before="0" w:beforeAutospacing="0" w:after="0" w:afterAutospacing="0" w:line="240" w:lineRule="auto"/>
        <w:ind w:left="720" w:right="360"/>
        <w:rPr>
          <w:rFonts w:ascii="Times New Roman" w:eastAsia="Times New Roman" w:hAnsi="Times New Roman"/>
          <w:sz w:val="24"/>
          <w:rtl/>
          <w:rPrChange w:id="2888" w:author="Kook Sec" w:date="2021-04-20T16:07:00Z">
            <w:rPr>
              <w:rFonts w:ascii="Times New Roman" w:eastAsia="Times New Roman" w:hAnsi="Times New Roman"/>
              <w:sz w:val="24"/>
              <w:rtl/>
            </w:rPr>
          </w:rPrChange>
        </w:rPr>
      </w:pPr>
    </w:p>
    <w:p w14:paraId="23B0375E" w14:textId="77777777" w:rsidR="002F2747" w:rsidRPr="00010762"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Change w:id="2889"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2890" w:author="Kook Sec" w:date="2021-04-20T16:07:00Z">
            <w:rPr>
              <w:rFonts w:ascii="Times New Roman" w:eastAsia="Times New Roman" w:hAnsi="Times New Roman"/>
              <w:sz w:val="20"/>
              <w:rtl/>
              <w:lang w:eastAsia="he-IL"/>
            </w:rPr>
          </w:rPrChange>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A48DB7A" w14:textId="77777777" w:rsidR="002F2747" w:rsidRPr="00010762"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Change w:id="2891"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4"/>
          <w:rtl/>
          <w:lang w:eastAsia="he-IL"/>
          <w:rPrChange w:id="2892" w:author="Kook Sec" w:date="2021-04-20T16:07:00Z">
            <w:rPr>
              <w:rFonts w:ascii="Times New Roman" w:eastAsia="Times New Roman" w:hAnsi="Times New Roman"/>
              <w:sz w:val="24"/>
              <w:rtl/>
              <w:lang w:eastAsia="he-IL"/>
            </w:rPr>
          </w:rPrChange>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10762">
        <w:rPr>
          <w:rFonts w:ascii="Times New Roman" w:eastAsia="Times New Roman" w:hAnsi="Times New Roman"/>
          <w:sz w:val="24"/>
          <w:rtl/>
          <w:lang w:eastAsia="he-IL"/>
          <w:rPrChange w:id="2893" w:author="Kook Sec" w:date="2021-04-20T16:07:00Z">
            <w:rPr>
              <w:rFonts w:ascii="Times New Roman" w:eastAsia="Times New Roman" w:hAnsi="Times New Roman"/>
              <w:sz w:val="24"/>
              <w:rtl/>
              <w:lang w:eastAsia="he-IL"/>
            </w:rPr>
          </w:rPrChange>
        </w:rPr>
        <w:t>המצ"ב</w:t>
      </w:r>
      <w:proofErr w:type="spellEnd"/>
      <w:r w:rsidRPr="00010762">
        <w:rPr>
          <w:rFonts w:ascii="Times New Roman" w:eastAsia="Times New Roman" w:hAnsi="Times New Roman"/>
          <w:sz w:val="24"/>
          <w:rtl/>
          <w:lang w:eastAsia="he-IL"/>
          <w:rPrChange w:id="2894" w:author="Kook Sec" w:date="2021-04-20T16:07:00Z">
            <w:rPr>
              <w:rFonts w:ascii="Times New Roman" w:eastAsia="Times New Roman" w:hAnsi="Times New Roman"/>
              <w:sz w:val="24"/>
              <w:rtl/>
              <w:lang w:eastAsia="he-IL"/>
            </w:rPr>
          </w:rPrChange>
        </w:rPr>
        <w:t xml:space="preserve"> כנספח ז' לחוזה.</w:t>
      </w:r>
    </w:p>
    <w:p w14:paraId="1818B85B" w14:textId="77777777" w:rsidR="001835AB" w:rsidRPr="00010762"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Change w:id="289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4"/>
          <w:rtl/>
          <w:lang w:eastAsia="he-IL"/>
          <w:rPrChange w:id="2896" w:author="Kook Sec" w:date="2021-04-20T16:07:00Z">
            <w:rPr>
              <w:rFonts w:ascii="Times New Roman" w:eastAsia="Times New Roman" w:hAnsi="Times New Roman"/>
              <w:sz w:val="24"/>
              <w:rtl/>
              <w:lang w:eastAsia="he-IL"/>
            </w:rPr>
          </w:rPrChange>
        </w:rPr>
        <w:t xml:space="preserve">המזמין ישלם את שכר המתכנן תוך </w:t>
      </w:r>
      <w:r w:rsidRPr="00010762">
        <w:rPr>
          <w:rFonts w:ascii="Times New Roman" w:eastAsia="Times New Roman" w:hAnsi="Times New Roman"/>
          <w:sz w:val="24"/>
          <w:rtl/>
          <w:rPrChange w:id="2897" w:author="Kook Sec" w:date="2021-04-20T16:07:00Z">
            <w:rPr>
              <w:rFonts w:ascii="Times New Roman" w:eastAsia="Times New Roman" w:hAnsi="Times New Roman"/>
              <w:sz w:val="24"/>
              <w:rtl/>
            </w:rPr>
          </w:rPrChange>
        </w:rPr>
        <w:t>60</w:t>
      </w:r>
      <w:r w:rsidRPr="00010762">
        <w:rPr>
          <w:rFonts w:ascii="Times New Roman" w:eastAsia="Times New Roman" w:hAnsi="Times New Roman"/>
          <w:sz w:val="24"/>
          <w:rtl/>
          <w:lang w:eastAsia="he-IL"/>
          <w:rPrChange w:id="2898" w:author="Kook Sec" w:date="2021-04-20T16:07:00Z">
            <w:rPr>
              <w:rFonts w:ascii="Times New Roman" w:eastAsia="Times New Roman" w:hAnsi="Times New Roman"/>
              <w:sz w:val="24"/>
              <w:rtl/>
              <w:lang w:eastAsia="he-IL"/>
            </w:rPr>
          </w:rPrChange>
        </w:rPr>
        <w:t xml:space="preserve"> יום מתאריך אישור החשבון ע"י המנהל.</w:t>
      </w:r>
    </w:p>
    <w:p w14:paraId="07653728" w14:textId="77777777" w:rsidR="001835AB" w:rsidRPr="00010762"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Change w:id="2899" w:author="Kook Sec" w:date="2021-04-20T16:07:00Z">
            <w:rPr>
              <w:rFonts w:ascii="Times New Roman" w:eastAsia="Times New Roman" w:hAnsi="Times New Roman"/>
              <w:sz w:val="24"/>
              <w:rtl/>
              <w:lang w:eastAsia="he-IL"/>
            </w:rPr>
          </w:rPrChange>
        </w:rPr>
      </w:pPr>
    </w:p>
    <w:p w14:paraId="5101A091" w14:textId="77777777" w:rsidR="001835AB" w:rsidRPr="00010762"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Change w:id="2900" w:author="Kook Sec" w:date="2021-04-20T16:07:00Z">
            <w:rPr>
              <w:rFonts w:ascii="Times New Roman" w:eastAsia="Times New Roman" w:hAnsi="Times New Roman"/>
              <w:sz w:val="24"/>
              <w:rtl/>
              <w:lang w:eastAsia="he-IL"/>
            </w:rPr>
          </w:rPrChange>
        </w:rPr>
      </w:pPr>
    </w:p>
    <w:p w14:paraId="4679CCDE" w14:textId="77777777" w:rsidR="001835AB" w:rsidRPr="00010762"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Change w:id="2901" w:author="Kook Sec" w:date="2021-04-20T16:07:00Z">
            <w:rPr>
              <w:rFonts w:ascii="Times New Roman" w:eastAsia="Times New Roman" w:hAnsi="Times New Roman"/>
              <w:sz w:val="24"/>
              <w:rtl/>
              <w:lang w:eastAsia="he-IL"/>
            </w:rPr>
          </w:rPrChange>
        </w:rPr>
      </w:pPr>
    </w:p>
    <w:p w14:paraId="49B53398"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2902" w:author="Kook Sec" w:date="2021-04-20T16:07:00Z">
            <w:rPr>
              <w:rFonts w:ascii="Times New Roman" w:eastAsia="Times New Roman" w:hAnsi="Times New Roman"/>
              <w:sz w:val="24"/>
              <w:rtl/>
              <w:lang w:eastAsia="he-IL"/>
            </w:rPr>
          </w:rPrChange>
        </w:rPr>
      </w:pPr>
    </w:p>
    <w:p w14:paraId="47892AFB" w14:textId="77777777" w:rsidR="001835AB" w:rsidRPr="00010762"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Change w:id="2903" w:author="Kook Sec" w:date="2021-04-20T16:07:00Z">
            <w:rPr>
              <w:rFonts w:ascii="Times New Roman" w:eastAsia="Times New Roman" w:hAnsi="Times New Roman"/>
              <w:b/>
              <w:bCs/>
              <w:sz w:val="24"/>
              <w:u w:val="single"/>
              <w:rtl/>
              <w:lang w:eastAsia="he-IL"/>
            </w:rPr>
          </w:rPrChange>
        </w:rPr>
      </w:pPr>
    </w:p>
    <w:p w14:paraId="7442B413" w14:textId="77777777" w:rsidR="001835AB" w:rsidRPr="00010762"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Change w:id="2904" w:author="Kook Sec" w:date="2021-04-20T16:07:00Z">
            <w:rPr>
              <w:rFonts w:ascii="Times New Roman" w:eastAsia="Times New Roman" w:hAnsi="Times New Roman"/>
              <w:b/>
              <w:bCs/>
              <w:sz w:val="24"/>
              <w:u w:val="single"/>
              <w:rtl/>
              <w:lang w:eastAsia="he-IL"/>
            </w:rPr>
          </w:rPrChange>
        </w:rPr>
      </w:pPr>
    </w:p>
    <w:p w14:paraId="3E033563"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Change w:id="290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4"/>
          <w:u w:val="single"/>
          <w:rtl/>
          <w:lang w:eastAsia="he-IL"/>
          <w:rPrChange w:id="2906" w:author="Kook Sec" w:date="2021-04-20T16:07:00Z">
            <w:rPr>
              <w:rFonts w:ascii="Times New Roman" w:eastAsia="Times New Roman" w:hAnsi="Times New Roman"/>
              <w:b/>
              <w:bCs/>
              <w:sz w:val="24"/>
              <w:u w:val="single"/>
              <w:rtl/>
              <w:lang w:eastAsia="he-IL"/>
            </w:rPr>
          </w:rPrChange>
        </w:rPr>
        <w:br w:type="page"/>
      </w:r>
    </w:p>
    <w:p w14:paraId="1C23F3CE" w14:textId="77777777" w:rsidR="009E2846" w:rsidRPr="00010762"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Change w:id="290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bCs/>
          <w:sz w:val="20"/>
          <w:u w:val="single"/>
          <w:rtl/>
          <w:lang w:eastAsia="he-IL"/>
          <w:rPrChange w:id="2908" w:author="Kook Sec" w:date="2021-04-20T16:07:00Z">
            <w:rPr>
              <w:rFonts w:ascii="Times New Roman" w:eastAsia="Times New Roman" w:hAnsi="Times New Roman" w:hint="cs"/>
              <w:bCs/>
              <w:sz w:val="20"/>
              <w:u w:val="single"/>
              <w:rtl/>
              <w:lang w:eastAsia="he-IL"/>
            </w:rPr>
          </w:rPrChange>
        </w:rPr>
        <w:lastRenderedPageBreak/>
        <w:t>נספח "ו''</w:t>
      </w:r>
    </w:p>
    <w:p w14:paraId="2A4CDB56" w14:textId="77777777" w:rsidR="009E2846" w:rsidRPr="00010762"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Change w:id="290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10" w:author="Kook Sec" w:date="2021-04-20T16:07:00Z">
            <w:rPr>
              <w:rFonts w:ascii="Times New Roman" w:eastAsia="Times New Roman" w:hAnsi="Times New Roman" w:hint="cs"/>
              <w:sz w:val="24"/>
              <w:rtl/>
              <w:lang w:eastAsia="he-IL"/>
            </w:rPr>
          </w:rPrChange>
        </w:rPr>
        <w:t xml:space="preserve">תאריך : </w:t>
      </w:r>
      <w:sdt>
        <w:sdtPr>
          <w:rPr>
            <w:rFonts w:ascii="Times New Roman" w:eastAsia="Times New Roman" w:hAnsi="Times New Roman"/>
            <w:sz w:val="24"/>
            <w:rtl/>
            <w:lang w:eastAsia="he-IL"/>
            <w:rPrChange w:id="2911" w:author="Kook Sec" w:date="2021-04-20T16:07:00Z">
              <w:rPr>
                <w:rFonts w:ascii="Times New Roman" w:eastAsia="Times New Roman" w:hAnsi="Times New Roman"/>
                <w:color w:val="008000"/>
                <w:sz w:val="24"/>
                <w:rtl/>
                <w:lang w:eastAsia="he-IL"/>
              </w:rPr>
            </w:rPrChange>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Change w:id="2912" w:author="Kook Sec" w:date="2021-04-20T16:07:00Z">
              <w:rPr/>
            </w:rPrChange>
          </w:rPr>
        </w:sdtEndPr>
        <w:sdtContent>
          <w:r w:rsidRPr="00010762">
            <w:rPr>
              <w:rFonts w:cstheme="minorBidi"/>
              <w:rtl/>
              <w:rPrChange w:id="2913" w:author="Kook Sec" w:date="2021-04-20T16:07:00Z">
                <w:rPr>
                  <w:rFonts w:cstheme="minorBidi"/>
                  <w:color w:val="00B0F0"/>
                  <w:rtl/>
                </w:rPr>
              </w:rPrChange>
            </w:rPr>
            <w:t>[תאריך חתימת חוזה]</w:t>
          </w:r>
        </w:sdtContent>
      </w:sdt>
      <w:r w:rsidRPr="00010762">
        <w:rPr>
          <w:rFonts w:ascii="Times New Roman" w:eastAsia="Times New Roman" w:hAnsi="Times New Roman" w:hint="cs"/>
          <w:bCs/>
          <w:sz w:val="24"/>
          <w:rtl/>
          <w:lang w:eastAsia="he-IL"/>
          <w:rPrChange w:id="2914" w:author="Kook Sec" w:date="2021-04-20T16:07:00Z">
            <w:rPr>
              <w:rFonts w:ascii="Times New Roman" w:eastAsia="Times New Roman" w:hAnsi="Times New Roman" w:hint="cs"/>
              <w:bCs/>
              <w:color w:val="FF0000"/>
              <w:sz w:val="24"/>
              <w:rtl/>
              <w:lang w:eastAsia="he-IL"/>
            </w:rPr>
          </w:rPrChange>
        </w:rPr>
        <w:br/>
      </w:r>
    </w:p>
    <w:p w14:paraId="6187403E"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Change w:id="291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16" w:author="Kook Sec" w:date="2021-04-20T16:07:00Z">
            <w:rPr>
              <w:rFonts w:ascii="Times New Roman" w:eastAsia="Times New Roman" w:hAnsi="Times New Roman" w:hint="cs"/>
              <w:sz w:val="24"/>
              <w:rtl/>
              <w:lang w:eastAsia="he-IL"/>
            </w:rPr>
          </w:rPrChange>
        </w:rPr>
        <w:t>לכבוד</w:t>
      </w:r>
      <w:r w:rsidRPr="00010762">
        <w:rPr>
          <w:rFonts w:ascii="Times New Roman" w:eastAsia="Times New Roman" w:hAnsi="Times New Roman" w:hint="cs"/>
          <w:sz w:val="24"/>
          <w:lang w:eastAsia="he-IL"/>
          <w:rPrChange w:id="2917" w:author="Kook Sec" w:date="2021-04-20T16:07:00Z">
            <w:rPr>
              <w:rFonts w:ascii="Times New Roman" w:eastAsia="Times New Roman" w:hAnsi="Times New Roman" w:hint="cs"/>
              <w:sz w:val="24"/>
              <w:lang w:eastAsia="he-IL"/>
            </w:rPr>
          </w:rPrChange>
        </w:rPr>
        <w:t xml:space="preserve"> </w:t>
      </w:r>
    </w:p>
    <w:sdt>
      <w:sdtPr>
        <w:rPr>
          <w:rFonts w:ascii="Times New Roman" w:eastAsia="Times New Roman" w:hAnsi="Times New Roman"/>
          <w:sz w:val="24"/>
          <w:rtl/>
          <w:lang w:eastAsia="he-IL"/>
          <w:rPrChange w:id="2918" w:author="Kook Sec" w:date="2021-04-20T16:07:00Z">
            <w:rPr>
              <w:rFonts w:ascii="Times New Roman" w:eastAsia="Times New Roman" w:hAnsi="Times New Roman"/>
              <w:color w:val="008000"/>
              <w:sz w:val="24"/>
              <w:rtl/>
              <w:lang w:eastAsia="he-IL"/>
            </w:rPr>
          </w:rPrChange>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2919" w:author="Kook Sec" w:date="2021-04-20T16:07:00Z">
            <w:rPr/>
          </w:rPrChange>
        </w:rPr>
      </w:sdtEndPr>
      <w:sdtContent>
        <w:p w14:paraId="1CB867BD" w14:textId="77777777" w:rsidR="009E2846" w:rsidRPr="00010762" w:rsidRDefault="00010762" w:rsidP="009E2846">
          <w:pPr>
            <w:widowControl w:val="0"/>
            <w:spacing w:before="0" w:beforeAutospacing="0" w:after="0" w:afterAutospacing="0" w:line="240" w:lineRule="auto"/>
            <w:jc w:val="both"/>
            <w:rPr>
              <w:rFonts w:ascii="Times New Roman" w:eastAsia="Times New Roman" w:hAnsi="Times New Roman"/>
              <w:sz w:val="24"/>
              <w:rtl/>
              <w:lang w:eastAsia="he-IL"/>
              <w:rPrChange w:id="2920" w:author="Kook Sec" w:date="2021-04-20T16:07:00Z">
                <w:rPr>
                  <w:rFonts w:ascii="Times New Roman" w:eastAsia="Times New Roman" w:hAnsi="Times New Roman"/>
                  <w:color w:val="008000"/>
                  <w:sz w:val="24"/>
                  <w:rtl/>
                  <w:lang w:eastAsia="he-IL"/>
                </w:rPr>
              </w:rPrChange>
            </w:rPr>
          </w:pPr>
          <w:ins w:id="2921" w:author="Kook Sec" w:date="2021-04-20T15:34:00Z">
            <w:r w:rsidRPr="00010762">
              <w:rPr>
                <w:rFonts w:ascii="Times New Roman" w:eastAsia="Times New Roman" w:hAnsi="Times New Roman"/>
                <w:sz w:val="24"/>
                <w:rtl/>
                <w:lang w:eastAsia="he-IL"/>
                <w:rPrChange w:id="2922" w:author="Kook Sec" w:date="2021-04-20T16:07:00Z">
                  <w:rPr>
                    <w:rFonts w:ascii="Times New Roman" w:eastAsia="Times New Roman" w:hAnsi="Times New Roman"/>
                    <w:color w:val="008000"/>
                    <w:sz w:val="24"/>
                    <w:rtl/>
                    <w:lang w:eastAsia="he-IL"/>
                  </w:rPr>
                </w:rPrChange>
              </w:rPr>
              <w:t>א.מ. ישראל מגורים פיתוח בע"מ</w:t>
            </w:r>
            <w:r w:rsidRPr="00010762">
              <w:rPr>
                <w:rFonts w:ascii="Times New Roman" w:eastAsia="Times New Roman" w:hAnsi="Times New Roman"/>
                <w:sz w:val="24"/>
                <w:rtl/>
                <w:lang w:eastAsia="he-IL"/>
                <w:rPrChange w:id="2923" w:author="Kook Sec" w:date="2021-04-20T16:07:00Z">
                  <w:rPr>
                    <w:rFonts w:ascii="Times New Roman" w:eastAsia="Times New Roman" w:hAnsi="Times New Roman"/>
                    <w:color w:val="008000"/>
                    <w:sz w:val="24"/>
                    <w:rtl/>
                    <w:lang w:eastAsia="he-IL"/>
                  </w:rPr>
                </w:rPrChange>
              </w:rPr>
              <w:br/>
              <w:t>יוני נתניהו 1 ג' אור יהודה</w:t>
            </w:r>
            <w:r w:rsidRPr="00010762">
              <w:rPr>
                <w:rFonts w:ascii="Times New Roman" w:eastAsia="Times New Roman" w:hAnsi="Times New Roman"/>
                <w:sz w:val="24"/>
                <w:rtl/>
                <w:lang w:eastAsia="he-IL"/>
                <w:rPrChange w:id="2924" w:author="Kook Sec" w:date="2021-04-20T16:07:00Z">
                  <w:rPr>
                    <w:rFonts w:ascii="Times New Roman" w:eastAsia="Times New Roman" w:hAnsi="Times New Roman"/>
                    <w:color w:val="008000"/>
                    <w:sz w:val="24"/>
                    <w:rtl/>
                    <w:lang w:eastAsia="he-IL"/>
                  </w:rPr>
                </w:rPrChange>
              </w:rPr>
              <w:br/>
              <w:t>513313148</w:t>
            </w:r>
            <w:r w:rsidRPr="00010762">
              <w:rPr>
                <w:rFonts w:ascii="Times New Roman" w:eastAsia="Times New Roman" w:hAnsi="Times New Roman"/>
                <w:sz w:val="24"/>
                <w:rtl/>
                <w:lang w:eastAsia="he-IL"/>
                <w:rPrChange w:id="2925" w:author="Kook Sec" w:date="2021-04-20T16:07:00Z">
                  <w:rPr>
                    <w:rFonts w:ascii="Times New Roman" w:eastAsia="Times New Roman" w:hAnsi="Times New Roman"/>
                    <w:color w:val="008000"/>
                    <w:sz w:val="24"/>
                    <w:rtl/>
                    <w:lang w:eastAsia="he-IL"/>
                  </w:rPr>
                </w:rPrChange>
              </w:rPr>
              <w:br/>
            </w:r>
          </w:ins>
        </w:p>
      </w:sdtContent>
    </w:sdt>
    <w:p w14:paraId="69706FA3"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Change w:id="2926" w:author="Kook Sec" w:date="2021-04-20T16:07:00Z">
            <w:rPr>
              <w:rFonts w:ascii="Times New Roman" w:eastAsia="Times New Roman" w:hAnsi="Times New Roman"/>
              <w:color w:val="008000"/>
              <w:sz w:val="24"/>
              <w:rtl/>
              <w:lang w:eastAsia="he-IL"/>
            </w:rPr>
          </w:rPrChange>
        </w:rPr>
      </w:pPr>
    </w:p>
    <w:p w14:paraId="19779FFA"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Change w:id="292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28" w:author="Kook Sec" w:date="2021-04-20T16:07:00Z">
            <w:rPr>
              <w:rFonts w:ascii="Times New Roman" w:eastAsia="Times New Roman" w:hAnsi="Times New Roman" w:hint="cs"/>
              <w:sz w:val="24"/>
              <w:rtl/>
              <w:lang w:eastAsia="he-IL"/>
            </w:rPr>
          </w:rPrChange>
        </w:rPr>
        <w:t>א.נ.,</w:t>
      </w:r>
    </w:p>
    <w:p w14:paraId="1D40F28B"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Change w:id="2929" w:author="Kook Sec" w:date="2021-04-20T16:07:00Z">
            <w:rPr>
              <w:rFonts w:ascii="Times New Roman" w:eastAsia="Times New Roman" w:hAnsi="Times New Roman"/>
              <w:bCs/>
              <w:sz w:val="24"/>
              <w:u w:val="single"/>
              <w:rtl/>
              <w:lang w:eastAsia="he-IL"/>
            </w:rPr>
          </w:rPrChange>
        </w:rPr>
      </w:pPr>
    </w:p>
    <w:p w14:paraId="5FA5853A" w14:textId="77777777" w:rsidR="009E2846" w:rsidRPr="00010762"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Change w:id="2930"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hint="cs"/>
          <w:bCs/>
          <w:sz w:val="24"/>
          <w:u w:val="single"/>
          <w:rtl/>
          <w:lang w:eastAsia="he-IL"/>
          <w:rPrChange w:id="2931" w:author="Kook Sec" w:date="2021-04-20T16:07:00Z">
            <w:rPr>
              <w:rFonts w:ascii="Times New Roman" w:eastAsia="Times New Roman" w:hAnsi="Times New Roman" w:hint="cs"/>
              <w:bCs/>
              <w:sz w:val="24"/>
              <w:u w:val="single"/>
              <w:rtl/>
              <w:lang w:eastAsia="he-IL"/>
            </w:rPr>
          </w:rPrChange>
        </w:rPr>
        <w:t>הצהרה והתחייבות לשמירת סודיות</w:t>
      </w:r>
    </w:p>
    <w:p w14:paraId="6BF4EDE4"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Change w:id="2932" w:author="Kook Sec" w:date="2021-04-20T16:07:00Z">
            <w:rPr>
              <w:rFonts w:ascii="Times New Roman" w:eastAsia="Times New Roman" w:hAnsi="Times New Roman"/>
              <w:sz w:val="24"/>
              <w:rtl/>
              <w:lang w:eastAsia="he-IL"/>
            </w:rPr>
          </w:rPrChange>
        </w:rPr>
      </w:pPr>
    </w:p>
    <w:p w14:paraId="2E572C48"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293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34" w:author="Kook Sec" w:date="2021-04-20T16:07:00Z">
            <w:rPr>
              <w:rFonts w:ascii="Times New Roman" w:eastAsia="Times New Roman" w:hAnsi="Times New Roman" w:hint="cs"/>
              <w:sz w:val="24"/>
              <w:rtl/>
              <w:lang w:eastAsia="he-IL"/>
            </w:rPr>
          </w:rPrChange>
        </w:rPr>
        <w:t xml:space="preserve">אני הח"מ עובד חברת  </w:t>
      </w:r>
      <w:sdt>
        <w:sdtPr>
          <w:rPr>
            <w:rFonts w:ascii="Times New Roman" w:eastAsia="Times New Roman" w:hAnsi="Times New Roman"/>
            <w:sz w:val="24"/>
            <w:rtl/>
            <w:lang w:eastAsia="he-IL"/>
            <w:rPrChange w:id="2935" w:author="Kook Sec" w:date="2021-04-20T16:07:00Z">
              <w:rPr>
                <w:rFonts w:ascii="Times New Roman" w:eastAsia="Times New Roman" w:hAnsi="Times New Roman"/>
                <w:color w:val="008000"/>
                <w:sz w:val="24"/>
                <w:rtl/>
                <w:lang w:eastAsia="he-IL"/>
              </w:rPr>
            </w:rPrChange>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36" w:author="Kook Sec" w:date="2021-04-20T16:07:00Z">
              <w:rPr/>
            </w:rPrChange>
          </w:rPr>
        </w:sdtEndPr>
        <w:sdtContent>
          <w:proofErr w:type="spellStart"/>
          <w:ins w:id="2937" w:author="Kook Sec" w:date="2021-04-20T15:44:00Z">
            <w:r w:rsidR="00010762" w:rsidRPr="00010762">
              <w:rPr>
                <w:rFonts w:ascii="Times New Roman" w:eastAsia="Times New Roman" w:hAnsi="Times New Roman"/>
                <w:sz w:val="24"/>
                <w:rtl/>
                <w:lang w:eastAsia="he-IL"/>
                <w:rPrChange w:id="2938"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39"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sz w:val="24"/>
          <w:rtl/>
          <w:lang w:eastAsia="he-IL"/>
          <w:rPrChange w:id="2940" w:author="Kook Sec" w:date="2021-04-20T16:07:00Z">
            <w:rPr>
              <w:rFonts w:ascii="Times New Roman" w:eastAsia="Times New Roman" w:hAnsi="Times New Roman" w:hint="cs"/>
              <w:sz w:val="24"/>
              <w:rtl/>
              <w:lang w:eastAsia="he-IL"/>
            </w:rPr>
          </w:rPrChange>
        </w:rPr>
        <w:t xml:space="preserve"> / הפועל בשם חברת </w:t>
      </w:r>
      <w:r w:rsidRPr="00010762">
        <w:rPr>
          <w:rFonts w:ascii="Times New Roman" w:eastAsia="Times New Roman" w:hAnsi="Times New Roman" w:hint="cs"/>
          <w:sz w:val="24"/>
          <w:lang w:eastAsia="he-IL"/>
          <w:rPrChange w:id="2941" w:author="Kook Sec" w:date="2021-04-20T16:07:00Z">
            <w:rPr>
              <w:rFonts w:ascii="Times New Roman" w:eastAsia="Times New Roman" w:hAnsi="Times New Roman" w:hint="cs"/>
              <w:sz w:val="24"/>
              <w:lang w:eastAsia="he-IL"/>
            </w:rPr>
          </w:rPrChange>
        </w:rPr>
        <w:t xml:space="preserve"> </w:t>
      </w:r>
      <w:sdt>
        <w:sdtPr>
          <w:rPr>
            <w:rFonts w:ascii="Times New Roman" w:eastAsia="Times New Roman" w:hAnsi="Times New Roman"/>
            <w:sz w:val="24"/>
            <w:rtl/>
            <w:lang w:eastAsia="he-IL"/>
            <w:rPrChange w:id="2942" w:author="Kook Sec" w:date="2021-04-20T16:07:00Z">
              <w:rPr>
                <w:rFonts w:ascii="Times New Roman" w:eastAsia="Times New Roman" w:hAnsi="Times New Roman"/>
                <w:color w:val="008000"/>
                <w:sz w:val="24"/>
                <w:rtl/>
                <w:lang w:eastAsia="he-IL"/>
              </w:rPr>
            </w:rPrChange>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43" w:author="Kook Sec" w:date="2021-04-20T16:07:00Z">
              <w:rPr/>
            </w:rPrChange>
          </w:rPr>
        </w:sdtEndPr>
        <w:sdtContent>
          <w:proofErr w:type="spellStart"/>
          <w:ins w:id="2944" w:author="Kook Sec" w:date="2021-04-20T15:44:00Z">
            <w:r w:rsidR="00010762" w:rsidRPr="00010762">
              <w:rPr>
                <w:rFonts w:ascii="Times New Roman" w:eastAsia="Times New Roman" w:hAnsi="Times New Roman"/>
                <w:sz w:val="24"/>
                <w:rtl/>
                <w:lang w:eastAsia="he-IL"/>
                <w:rPrChange w:id="2945"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46"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bCs/>
          <w:sz w:val="24"/>
          <w:rtl/>
          <w:lang w:eastAsia="he-IL"/>
          <w:rPrChange w:id="2947" w:author="Kook Sec" w:date="2021-04-20T16:07:00Z">
            <w:rPr>
              <w:rFonts w:ascii="Times New Roman" w:eastAsia="Times New Roman" w:hAnsi="Times New Roman" w:hint="cs"/>
              <w:bCs/>
              <w:sz w:val="24"/>
              <w:rtl/>
              <w:lang w:eastAsia="he-IL"/>
            </w:rPr>
          </w:rPrChange>
        </w:rPr>
        <w:t xml:space="preserve"> /</w:t>
      </w:r>
      <w:r w:rsidRPr="00010762">
        <w:rPr>
          <w:rFonts w:ascii="Times New Roman" w:eastAsia="Times New Roman" w:hAnsi="Times New Roman" w:hint="cs"/>
          <w:sz w:val="24"/>
          <w:rtl/>
          <w:lang w:eastAsia="he-IL"/>
          <w:rPrChange w:id="2948" w:author="Kook Sec" w:date="2021-04-20T16:07:00Z">
            <w:rPr>
              <w:rFonts w:ascii="Times New Roman" w:eastAsia="Times New Roman" w:hAnsi="Times New Roman" w:hint="cs"/>
              <w:sz w:val="24"/>
              <w:rtl/>
              <w:lang w:eastAsia="he-IL"/>
            </w:rPr>
          </w:rPrChange>
        </w:rPr>
        <w:t xml:space="preserve"> המספק שירותים לחברת </w:t>
      </w:r>
      <w:r w:rsidRPr="00010762">
        <w:rPr>
          <w:rFonts w:ascii="Times New Roman" w:eastAsia="Times New Roman" w:hAnsi="Times New Roman"/>
          <w:sz w:val="24"/>
          <w:lang w:eastAsia="he-IL"/>
          <w:rPrChange w:id="2949" w:author="Kook Sec" w:date="2021-04-20T16:07:00Z">
            <w:rPr>
              <w:rFonts w:ascii="Times New Roman" w:eastAsia="Times New Roman" w:hAnsi="Times New Roman"/>
              <w:color w:val="008000"/>
              <w:sz w:val="24"/>
              <w:lang w:eastAsia="he-IL"/>
            </w:rPr>
          </w:rPrChange>
        </w:rPr>
        <w:t xml:space="preserve"> </w:t>
      </w:r>
      <w:sdt>
        <w:sdtPr>
          <w:rPr>
            <w:rFonts w:ascii="Times New Roman" w:eastAsia="Times New Roman" w:hAnsi="Times New Roman"/>
            <w:sz w:val="24"/>
            <w:rtl/>
            <w:lang w:eastAsia="he-IL"/>
            <w:rPrChange w:id="2950" w:author="Kook Sec" w:date="2021-04-20T16:07:00Z">
              <w:rPr>
                <w:rFonts w:ascii="Times New Roman" w:eastAsia="Times New Roman" w:hAnsi="Times New Roman"/>
                <w:color w:val="008000"/>
                <w:sz w:val="24"/>
                <w:rtl/>
                <w:lang w:eastAsia="he-IL"/>
              </w:rPr>
            </w:rPrChange>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51" w:author="Kook Sec" w:date="2021-04-20T16:07:00Z">
              <w:rPr/>
            </w:rPrChange>
          </w:rPr>
        </w:sdtEndPr>
        <w:sdtContent>
          <w:proofErr w:type="spellStart"/>
          <w:ins w:id="2952" w:author="Kook Sec" w:date="2021-04-20T15:44:00Z">
            <w:r w:rsidR="00010762" w:rsidRPr="00010762">
              <w:rPr>
                <w:rFonts w:ascii="Times New Roman" w:eastAsia="Times New Roman" w:hAnsi="Times New Roman"/>
                <w:sz w:val="24"/>
                <w:rtl/>
                <w:lang w:eastAsia="he-IL"/>
                <w:rPrChange w:id="2953"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54"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sz w:val="24"/>
          <w:rtl/>
          <w:lang w:eastAsia="he-IL"/>
          <w:rPrChange w:id="2955" w:author="Kook Sec" w:date="2021-04-20T16:07:00Z">
            <w:rPr>
              <w:rFonts w:ascii="Times New Roman" w:eastAsia="Times New Roman" w:hAnsi="Times New Roman" w:hint="cs"/>
              <w:sz w:val="24"/>
              <w:rtl/>
              <w:lang w:eastAsia="he-IL"/>
            </w:rPr>
          </w:rPrChange>
        </w:rPr>
        <w:t xml:space="preserve"> *,מצהיר בזאת ומתחייב כלפיכם כדלקמן:</w:t>
      </w:r>
    </w:p>
    <w:p w14:paraId="614A81B9"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2956" w:author="Kook Sec" w:date="2021-04-20T16:07:00Z">
            <w:rPr>
              <w:rFonts w:ascii="Times New Roman" w:eastAsia="Times New Roman" w:hAnsi="Times New Roman"/>
              <w:sz w:val="24"/>
              <w:rtl/>
              <w:lang w:eastAsia="he-IL"/>
            </w:rPr>
          </w:rPrChange>
        </w:rPr>
      </w:pPr>
    </w:p>
    <w:p w14:paraId="025F7F8F" w14:textId="77777777" w:rsidR="009E2846" w:rsidRPr="00010762"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295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58" w:author="Kook Sec" w:date="2021-04-20T16:07:00Z">
            <w:rPr>
              <w:rFonts w:ascii="Times New Roman" w:eastAsia="Times New Roman" w:hAnsi="Times New Roman" w:hint="cs"/>
              <w:sz w:val="24"/>
              <w:rtl/>
              <w:lang w:eastAsia="he-IL"/>
            </w:rPr>
          </w:rPrChange>
        </w:rPr>
        <w:t xml:space="preserve">אני מועסק על ידי </w:t>
      </w:r>
      <w:sdt>
        <w:sdtPr>
          <w:rPr>
            <w:rFonts w:ascii="Times New Roman" w:eastAsia="Times New Roman" w:hAnsi="Times New Roman"/>
            <w:sz w:val="24"/>
            <w:rtl/>
            <w:lang w:eastAsia="he-IL"/>
            <w:rPrChange w:id="2959" w:author="Kook Sec" w:date="2021-04-20T16:07:00Z">
              <w:rPr>
                <w:rFonts w:ascii="Times New Roman" w:eastAsia="Times New Roman" w:hAnsi="Times New Roman"/>
                <w:color w:val="008000"/>
                <w:sz w:val="24"/>
                <w:rtl/>
                <w:lang w:eastAsia="he-IL"/>
              </w:rPr>
            </w:rPrChange>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60" w:author="Kook Sec" w:date="2021-04-20T16:07:00Z">
              <w:rPr/>
            </w:rPrChange>
          </w:rPr>
        </w:sdtEndPr>
        <w:sdtContent>
          <w:proofErr w:type="spellStart"/>
          <w:ins w:id="2961" w:author="Kook Sec" w:date="2021-04-20T15:44:00Z">
            <w:r w:rsidR="00010762" w:rsidRPr="00010762">
              <w:rPr>
                <w:rFonts w:ascii="Times New Roman" w:eastAsia="Times New Roman" w:hAnsi="Times New Roman"/>
                <w:sz w:val="24"/>
                <w:rtl/>
                <w:lang w:eastAsia="he-IL"/>
                <w:rPrChange w:id="2962"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63"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sz w:val="24"/>
          <w:rtl/>
          <w:lang w:eastAsia="he-IL"/>
          <w:rPrChange w:id="2964" w:author="Kook Sec" w:date="2021-04-20T16:07:00Z">
            <w:rPr>
              <w:rFonts w:ascii="Times New Roman" w:eastAsia="Times New Roman" w:hAnsi="Times New Roman" w:hint="cs"/>
              <w:sz w:val="24"/>
              <w:rtl/>
              <w:lang w:eastAsia="he-IL"/>
            </w:rPr>
          </w:rPrChange>
        </w:rPr>
        <w:t xml:space="preserve"> , המבצעת עבורכם תכנון </w:t>
      </w:r>
      <w:sdt>
        <w:sdtPr>
          <w:rPr>
            <w:rFonts w:ascii="Times New Roman" w:eastAsia="Times New Roman" w:hAnsi="Times New Roman" w:hint="cs"/>
            <w:bCs/>
            <w:sz w:val="24"/>
            <w:rtl/>
            <w:lang w:eastAsia="he-IL"/>
            <w:rPrChange w:id="2965" w:author="Kook Sec" w:date="2021-04-20T16:07:00Z">
              <w:rPr>
                <w:rFonts w:ascii="Times New Roman" w:eastAsia="Times New Roman" w:hAnsi="Times New Roman" w:hint="cs"/>
                <w:bCs/>
                <w:color w:val="00B0F0"/>
                <w:sz w:val="24"/>
                <w:rtl/>
                <w:lang w:eastAsia="he-IL"/>
              </w:rPr>
            </w:rPrChange>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PrChange w:id="2966" w:author="Kook Sec" w:date="2021-04-20T16:07:00Z">
              <w:rPr/>
            </w:rPrChange>
          </w:rPr>
        </w:sdtEndPr>
        <w:sdtContent>
          <w:r w:rsidRPr="00010762">
            <w:rPr>
              <w:rFonts w:ascii="Times New Roman" w:eastAsia="Times New Roman" w:hAnsi="Times New Roman" w:hint="cs"/>
              <w:bCs/>
              <w:sz w:val="24"/>
              <w:rtl/>
              <w:lang w:eastAsia="he-IL"/>
              <w:rPrChange w:id="2967" w:author="Kook Sec" w:date="2021-04-20T16:07:00Z">
                <w:rPr>
                  <w:rFonts w:ascii="Times New Roman" w:eastAsia="Times New Roman" w:hAnsi="Times New Roman" w:hint="cs"/>
                  <w:bCs/>
                  <w:color w:val="00B0F0"/>
                  <w:sz w:val="24"/>
                  <w:rtl/>
                  <w:lang w:eastAsia="he-IL"/>
                </w:rPr>
              </w:rPrChange>
            </w:rPr>
            <w:t>מתכנן מעליות</w:t>
          </w:r>
        </w:sdtContent>
      </w:sdt>
      <w:r w:rsidRPr="00010762">
        <w:rPr>
          <w:rFonts w:ascii="Times New Roman" w:eastAsia="Times New Roman" w:hAnsi="Times New Roman" w:hint="cs"/>
          <w:bCs/>
          <w:sz w:val="24"/>
          <w:rtl/>
          <w:lang w:eastAsia="he-IL"/>
          <w:rPrChange w:id="2968" w:author="Kook Sec" w:date="2021-04-20T16:07:00Z">
            <w:rPr>
              <w:rFonts w:ascii="Times New Roman" w:eastAsia="Times New Roman" w:hAnsi="Times New Roman" w:hint="cs"/>
              <w:bCs/>
              <w:color w:val="008000"/>
              <w:sz w:val="24"/>
              <w:rtl/>
              <w:lang w:eastAsia="he-IL"/>
            </w:rPr>
          </w:rPrChange>
        </w:rPr>
        <w:t xml:space="preserve"> </w:t>
      </w:r>
      <w:r w:rsidRPr="00010762">
        <w:rPr>
          <w:rFonts w:ascii="Times New Roman" w:eastAsia="Times New Roman" w:hAnsi="Times New Roman" w:hint="cs"/>
          <w:sz w:val="24"/>
          <w:rtl/>
          <w:lang w:eastAsia="he-IL"/>
          <w:rPrChange w:id="2969" w:author="Kook Sec" w:date="2021-04-20T16:07:00Z">
            <w:rPr>
              <w:rFonts w:ascii="Times New Roman" w:eastAsia="Times New Roman" w:hAnsi="Times New Roman" w:hint="cs"/>
              <w:sz w:val="24"/>
              <w:rtl/>
              <w:lang w:eastAsia="he-IL"/>
            </w:rPr>
          </w:rPrChange>
        </w:rPr>
        <w:t xml:space="preserve">בפרויקט  </w:t>
      </w:r>
      <w:sdt>
        <w:sdtPr>
          <w:rPr>
            <w:rFonts w:ascii="Times New Roman" w:eastAsia="Times New Roman" w:hAnsi="Times New Roman" w:hint="cs"/>
            <w:bCs/>
            <w:sz w:val="24"/>
            <w:rtl/>
            <w:lang w:eastAsia="he-IL"/>
            <w:rPrChange w:id="2970" w:author="Kook Sec" w:date="2021-04-20T16:07:00Z">
              <w:rPr>
                <w:rFonts w:ascii="Times New Roman" w:eastAsia="Times New Roman" w:hAnsi="Times New Roman" w:hint="cs"/>
                <w:bCs/>
                <w:color w:val="008000"/>
                <w:sz w:val="24"/>
                <w:rtl/>
                <w:lang w:eastAsia="he-IL"/>
              </w:rPr>
            </w:rPrChange>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2971" w:author="Kook Sec" w:date="2021-04-20T16:07:00Z">
              <w:rPr/>
            </w:rPrChange>
          </w:rPr>
        </w:sdtEndPr>
        <w:sdtContent>
          <w:ins w:id="2972" w:author="Kook Sec" w:date="2021-04-20T15:45:00Z">
            <w:r w:rsidR="00010762" w:rsidRPr="00010762">
              <w:rPr>
                <w:rFonts w:ascii="Times New Roman" w:eastAsia="Times New Roman" w:hAnsi="Times New Roman" w:hint="cs"/>
                <w:bCs/>
                <w:sz w:val="24"/>
                <w:rtl/>
                <w:lang w:eastAsia="he-IL"/>
                <w:rPrChange w:id="2973" w:author="Kook Sec" w:date="2021-04-20T16:07:00Z">
                  <w:rPr>
                    <w:rFonts w:ascii="Times New Roman" w:eastAsia="Times New Roman" w:hAnsi="Times New Roman" w:hint="cs"/>
                    <w:bCs/>
                    <w:color w:val="008000"/>
                    <w:sz w:val="24"/>
                    <w:rtl/>
                    <w:lang w:eastAsia="he-IL"/>
                  </w:rPr>
                </w:rPrChange>
              </w:rPr>
              <w:t>א.מ. ישראל מגורים פיתוח בע"מ</w:t>
            </w:r>
          </w:ins>
        </w:sdtContent>
      </w:sdt>
      <w:r w:rsidRPr="00010762">
        <w:rPr>
          <w:rFonts w:ascii="Times New Roman" w:eastAsia="Times New Roman" w:hAnsi="Times New Roman" w:hint="cs"/>
          <w:sz w:val="24"/>
          <w:rtl/>
          <w:lang w:eastAsia="he-IL"/>
          <w:rPrChange w:id="2974" w:author="Kook Sec" w:date="2021-04-20T16:07:00Z">
            <w:rPr>
              <w:rFonts w:ascii="Times New Roman" w:eastAsia="Times New Roman" w:hAnsi="Times New Roman" w:hint="cs"/>
              <w:color w:val="008000"/>
              <w:sz w:val="24"/>
              <w:rtl/>
              <w:lang w:eastAsia="he-IL"/>
            </w:rPr>
          </w:rPrChange>
        </w:rPr>
        <w:t>.</w:t>
      </w:r>
    </w:p>
    <w:p w14:paraId="24AD5343"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2975" w:author="Kook Sec" w:date="2021-04-20T16:07:00Z">
            <w:rPr>
              <w:rFonts w:ascii="Times New Roman" w:eastAsia="Times New Roman" w:hAnsi="Times New Roman"/>
              <w:sz w:val="24"/>
              <w:rtl/>
              <w:lang w:eastAsia="he-IL"/>
            </w:rPr>
          </w:rPrChange>
        </w:rPr>
      </w:pPr>
    </w:p>
    <w:p w14:paraId="286001AB" w14:textId="77777777" w:rsidR="009E2846" w:rsidRPr="00010762"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297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77" w:author="Kook Sec" w:date="2021-04-20T16:07:00Z">
            <w:rPr>
              <w:rFonts w:ascii="Times New Roman" w:eastAsia="Times New Roman" w:hAnsi="Times New Roman" w:hint="cs"/>
              <w:sz w:val="24"/>
              <w:rtl/>
              <w:lang w:eastAsia="he-IL"/>
            </w:rPr>
          </w:rPrChange>
        </w:rPr>
        <w:t xml:space="preserve">ידוע לי כי במהלך ביצוע עבודתי אצל </w:t>
      </w:r>
      <w:sdt>
        <w:sdtPr>
          <w:rPr>
            <w:rFonts w:ascii="Times New Roman" w:eastAsia="Times New Roman" w:hAnsi="Times New Roman"/>
            <w:sz w:val="24"/>
            <w:rtl/>
            <w:lang w:eastAsia="he-IL"/>
            <w:rPrChange w:id="2978" w:author="Kook Sec" w:date="2021-04-20T16:07:00Z">
              <w:rPr>
                <w:rFonts w:ascii="Times New Roman" w:eastAsia="Times New Roman" w:hAnsi="Times New Roman"/>
                <w:color w:val="008000"/>
                <w:sz w:val="24"/>
                <w:rtl/>
                <w:lang w:eastAsia="he-IL"/>
              </w:rPr>
            </w:rPrChange>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79" w:author="Kook Sec" w:date="2021-04-20T16:07:00Z">
              <w:rPr/>
            </w:rPrChange>
          </w:rPr>
        </w:sdtEndPr>
        <w:sdtContent>
          <w:proofErr w:type="spellStart"/>
          <w:ins w:id="2980" w:author="Kook Sec" w:date="2021-04-20T15:44:00Z">
            <w:r w:rsidR="00010762" w:rsidRPr="00010762">
              <w:rPr>
                <w:rFonts w:ascii="Times New Roman" w:eastAsia="Times New Roman" w:hAnsi="Times New Roman"/>
                <w:sz w:val="24"/>
                <w:rtl/>
                <w:lang w:eastAsia="he-IL"/>
                <w:rPrChange w:id="2981"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82"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bCs/>
          <w:sz w:val="24"/>
          <w:rtl/>
          <w:lang w:eastAsia="he-IL"/>
          <w:rPrChange w:id="2983" w:author="Kook Sec" w:date="2021-04-20T16:07:00Z">
            <w:rPr>
              <w:rFonts w:ascii="Times New Roman" w:eastAsia="Times New Roman" w:hAnsi="Times New Roman" w:hint="cs"/>
              <w:bCs/>
              <w:color w:val="008000"/>
              <w:sz w:val="24"/>
              <w:rtl/>
              <w:lang w:eastAsia="he-IL"/>
            </w:rPr>
          </w:rPrChange>
        </w:rPr>
        <w:t xml:space="preserve"> </w:t>
      </w:r>
      <w:r w:rsidRPr="00010762">
        <w:rPr>
          <w:rFonts w:ascii="Times New Roman" w:eastAsia="Times New Roman" w:hAnsi="Times New Roman" w:hint="cs"/>
          <w:sz w:val="24"/>
          <w:rtl/>
          <w:lang w:eastAsia="he-IL"/>
          <w:rPrChange w:id="2984" w:author="Kook Sec" w:date="2021-04-20T16:07:00Z">
            <w:rPr>
              <w:rFonts w:ascii="Times New Roman" w:eastAsia="Times New Roman" w:hAnsi="Times New Roman" w:hint="cs"/>
              <w:sz w:val="24"/>
              <w:rtl/>
              <w:lang w:eastAsia="he-IL"/>
            </w:rPr>
          </w:rPrChange>
        </w:rPr>
        <w:t>עשוי להגיע לרשותי מידע חסוי כמוגדר להלן:</w:t>
      </w:r>
    </w:p>
    <w:p w14:paraId="062CBCD0" w14:textId="77777777" w:rsidR="009E2846" w:rsidRPr="00010762"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Change w:id="2985" w:author="Kook Sec" w:date="2021-04-20T16:07:00Z">
            <w:rPr>
              <w:rFonts w:ascii="Times New Roman" w:eastAsia="Times New Roman" w:hAnsi="Times New Roman"/>
              <w:sz w:val="24"/>
              <w:rtl/>
              <w:lang w:eastAsia="he-IL"/>
            </w:rPr>
          </w:rPrChange>
        </w:rPr>
      </w:pPr>
    </w:p>
    <w:p w14:paraId="7D543A2C" w14:textId="77777777" w:rsidR="009E2846" w:rsidRPr="00010762"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Change w:id="298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2987" w:author="Kook Sec" w:date="2021-04-20T16:07:00Z">
            <w:rPr>
              <w:rFonts w:ascii="Times New Roman" w:eastAsia="Times New Roman" w:hAnsi="Times New Roman" w:hint="cs"/>
              <w:sz w:val="24"/>
              <w:rtl/>
              <w:lang w:eastAsia="he-IL"/>
            </w:rPr>
          </w:rPrChange>
        </w:rPr>
        <w:tab/>
        <w:t>"</w:t>
      </w:r>
      <w:r w:rsidRPr="00010762">
        <w:rPr>
          <w:rFonts w:ascii="Times New Roman" w:eastAsia="Times New Roman" w:hAnsi="Times New Roman" w:hint="cs"/>
          <w:b/>
          <w:bCs/>
          <w:sz w:val="24"/>
          <w:rtl/>
          <w:lang w:eastAsia="he-IL"/>
          <w:rPrChange w:id="2988" w:author="Kook Sec" w:date="2021-04-20T16:07:00Z">
            <w:rPr>
              <w:rFonts w:ascii="Times New Roman" w:eastAsia="Times New Roman" w:hAnsi="Times New Roman" w:hint="cs"/>
              <w:b/>
              <w:bCs/>
              <w:sz w:val="24"/>
              <w:rtl/>
              <w:lang w:eastAsia="he-IL"/>
            </w:rPr>
          </w:rPrChange>
        </w:rPr>
        <w:t>מידע חסוי</w:t>
      </w:r>
      <w:r w:rsidRPr="00010762">
        <w:rPr>
          <w:rFonts w:ascii="Times New Roman" w:eastAsia="Times New Roman" w:hAnsi="Times New Roman" w:hint="cs"/>
          <w:sz w:val="24"/>
          <w:rtl/>
          <w:lang w:eastAsia="he-IL"/>
          <w:rPrChange w:id="2989" w:author="Kook Sec" w:date="2021-04-20T16:07:00Z">
            <w:rPr>
              <w:rFonts w:ascii="Times New Roman" w:eastAsia="Times New Roman" w:hAnsi="Times New Roman" w:hint="cs"/>
              <w:sz w:val="24"/>
              <w:rtl/>
              <w:lang w:eastAsia="he-IL"/>
            </w:rPr>
          </w:rPrChange>
        </w:rPr>
        <w:t>"-</w:t>
      </w:r>
      <w:r w:rsidRPr="00010762">
        <w:rPr>
          <w:rFonts w:ascii="Times New Roman" w:eastAsia="Times New Roman" w:hAnsi="Times New Roman" w:hint="cs"/>
          <w:sz w:val="24"/>
          <w:rtl/>
          <w:lang w:eastAsia="he-IL"/>
          <w:rPrChange w:id="2990" w:author="Kook Sec" w:date="2021-04-20T16:07:00Z">
            <w:rPr>
              <w:rFonts w:ascii="Times New Roman" w:eastAsia="Times New Roman" w:hAnsi="Times New Roman" w:hint="cs"/>
              <w:sz w:val="24"/>
              <w:rtl/>
              <w:lang w:eastAsia="he-IL"/>
            </w:rPr>
          </w:rPrChange>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sz w:val="24"/>
            <w:rtl/>
            <w:lang w:eastAsia="he-IL"/>
            <w:rPrChange w:id="2991" w:author="Kook Sec" w:date="2021-04-20T16:07:00Z">
              <w:rPr>
                <w:rFonts w:ascii="Times New Roman" w:eastAsia="Times New Roman" w:hAnsi="Times New Roman"/>
                <w:color w:val="008000"/>
                <w:sz w:val="24"/>
                <w:rtl/>
                <w:lang w:eastAsia="he-IL"/>
              </w:rPr>
            </w:rPrChange>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2992" w:author="Kook Sec" w:date="2021-04-20T16:07:00Z">
              <w:rPr/>
            </w:rPrChange>
          </w:rPr>
        </w:sdtEndPr>
        <w:sdtContent>
          <w:proofErr w:type="spellStart"/>
          <w:ins w:id="2993" w:author="Kook Sec" w:date="2021-04-20T15:44:00Z">
            <w:r w:rsidR="00010762" w:rsidRPr="00010762">
              <w:rPr>
                <w:rFonts w:ascii="Times New Roman" w:eastAsia="Times New Roman" w:hAnsi="Times New Roman"/>
                <w:sz w:val="24"/>
                <w:rtl/>
                <w:lang w:eastAsia="he-IL"/>
                <w:rPrChange w:id="2994"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2995"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bCs/>
          <w:sz w:val="24"/>
          <w:lang w:eastAsia="he-IL"/>
          <w:rPrChange w:id="2996" w:author="Kook Sec" w:date="2021-04-20T16:07:00Z">
            <w:rPr>
              <w:rFonts w:ascii="Times New Roman" w:eastAsia="Times New Roman" w:hAnsi="Times New Roman"/>
              <w:bCs/>
              <w:color w:val="008000"/>
              <w:sz w:val="24"/>
              <w:lang w:eastAsia="he-IL"/>
            </w:rPr>
          </w:rPrChange>
        </w:rPr>
        <w:t xml:space="preserve"> </w:t>
      </w:r>
      <w:r w:rsidRPr="00010762">
        <w:rPr>
          <w:rFonts w:ascii="Times New Roman" w:eastAsia="Times New Roman" w:hAnsi="Times New Roman" w:hint="cs"/>
          <w:bCs/>
          <w:sz w:val="24"/>
          <w:rtl/>
          <w:lang w:eastAsia="he-IL"/>
          <w:rPrChange w:id="2997" w:author="Kook Sec" w:date="2021-04-20T16:07:00Z">
            <w:rPr>
              <w:rFonts w:ascii="Times New Roman" w:eastAsia="Times New Roman" w:hAnsi="Times New Roman" w:hint="cs"/>
              <w:bCs/>
              <w:color w:val="008000"/>
              <w:sz w:val="24"/>
              <w:rtl/>
              <w:lang w:eastAsia="he-IL"/>
            </w:rPr>
          </w:rPrChange>
        </w:rPr>
        <w:t xml:space="preserve"> </w:t>
      </w:r>
      <w:r w:rsidRPr="00010762">
        <w:rPr>
          <w:rFonts w:ascii="Times New Roman" w:eastAsia="Times New Roman" w:hAnsi="Times New Roman" w:hint="cs"/>
          <w:sz w:val="24"/>
          <w:rtl/>
          <w:lang w:eastAsia="he-IL"/>
          <w:rPrChange w:id="2998" w:author="Kook Sec" w:date="2021-04-20T16:07:00Z">
            <w:rPr>
              <w:rFonts w:ascii="Times New Roman" w:eastAsia="Times New Roman" w:hAnsi="Times New Roman" w:hint="cs"/>
              <w:color w:val="008000"/>
              <w:sz w:val="24"/>
              <w:rtl/>
              <w:lang w:eastAsia="he-IL"/>
            </w:rPr>
          </w:rPrChange>
        </w:rPr>
        <w:t>.</w:t>
      </w:r>
    </w:p>
    <w:p w14:paraId="2348962F" w14:textId="77777777" w:rsidR="009E2846" w:rsidRPr="00010762"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Change w:id="2999" w:author="Kook Sec" w:date="2021-04-20T16:07:00Z">
            <w:rPr>
              <w:rFonts w:ascii="Times New Roman" w:eastAsia="Times New Roman" w:hAnsi="Times New Roman"/>
              <w:sz w:val="24"/>
              <w:rtl/>
              <w:lang w:eastAsia="he-IL"/>
            </w:rPr>
          </w:rPrChange>
        </w:rPr>
      </w:pPr>
    </w:p>
    <w:p w14:paraId="32B647A4" w14:textId="77777777" w:rsidR="009E2846" w:rsidRPr="00010762"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300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01" w:author="Kook Sec" w:date="2021-04-20T16:07:00Z">
            <w:rPr>
              <w:rFonts w:ascii="Times New Roman" w:eastAsia="Times New Roman" w:hAnsi="Times New Roman" w:hint="cs"/>
              <w:sz w:val="24"/>
              <w:rtl/>
              <w:lang w:eastAsia="he-IL"/>
            </w:rPr>
          </w:rPrChange>
        </w:rPr>
        <w:t>אני מתחייב לשמור בסודיות מלאה כל מידע חסוי ולא למסרו או להעבירו לידי מי שלא הוסמך לכך בכתב על ידכם.</w:t>
      </w:r>
    </w:p>
    <w:p w14:paraId="15E72BC2"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3002" w:author="Kook Sec" w:date="2021-04-20T16:07:00Z">
            <w:rPr>
              <w:rFonts w:ascii="Times New Roman" w:eastAsia="Times New Roman" w:hAnsi="Times New Roman"/>
              <w:sz w:val="24"/>
              <w:rtl/>
              <w:lang w:eastAsia="he-IL"/>
            </w:rPr>
          </w:rPrChange>
        </w:rPr>
      </w:pPr>
    </w:p>
    <w:p w14:paraId="60866866" w14:textId="77777777" w:rsidR="009E2846" w:rsidRPr="00010762"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300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04" w:author="Kook Sec" w:date="2021-04-20T16:07:00Z">
            <w:rPr>
              <w:rFonts w:ascii="Times New Roman" w:eastAsia="Times New Roman" w:hAnsi="Times New Roman" w:hint="cs"/>
              <w:sz w:val="24"/>
              <w:rtl/>
              <w:lang w:eastAsia="he-IL"/>
            </w:rPr>
          </w:rPrChange>
        </w:rPr>
        <w:t>אני מתחייב לנקוט בכל אמצעי הזהירות כדי למנוע אפשרות כי מידע חסוי יצא מרשותכם ו/או מרשותי ויגיע למי שלא הוסמך על ידכם בכתב.</w:t>
      </w:r>
    </w:p>
    <w:p w14:paraId="1F5FF05E"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3005" w:author="Kook Sec" w:date="2021-04-20T16:07:00Z">
            <w:rPr>
              <w:rFonts w:ascii="Times New Roman" w:eastAsia="Times New Roman" w:hAnsi="Times New Roman"/>
              <w:sz w:val="24"/>
              <w:rtl/>
              <w:lang w:eastAsia="he-IL"/>
            </w:rPr>
          </w:rPrChange>
        </w:rPr>
      </w:pPr>
    </w:p>
    <w:p w14:paraId="3E94FB6C" w14:textId="77777777" w:rsidR="009E2846" w:rsidRPr="00010762"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300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07" w:author="Kook Sec" w:date="2021-04-20T16:07:00Z">
            <w:rPr>
              <w:rFonts w:ascii="Times New Roman" w:eastAsia="Times New Roman" w:hAnsi="Times New Roman" w:hint="cs"/>
              <w:sz w:val="24"/>
              <w:rtl/>
              <w:lang w:eastAsia="he-IL"/>
            </w:rPr>
          </w:rPrChange>
        </w:rPr>
        <w:t>הנני מאשר כי התחייבויותיי הנ"ל תחולנה הן במהלך ביצוע הפרויקט והן לאחריו.</w:t>
      </w:r>
    </w:p>
    <w:p w14:paraId="747E3DB1" w14:textId="77777777" w:rsidR="009E2846" w:rsidRPr="00010762"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Change w:id="3008" w:author="Kook Sec" w:date="2021-04-20T16:07:00Z">
            <w:rPr>
              <w:rFonts w:ascii="Times New Roman" w:eastAsia="Times New Roman" w:hAnsi="Times New Roman"/>
              <w:sz w:val="24"/>
              <w:rtl/>
              <w:lang w:eastAsia="he-IL"/>
            </w:rPr>
          </w:rPrChange>
        </w:rPr>
      </w:pPr>
    </w:p>
    <w:p w14:paraId="2A1198E0" w14:textId="77777777" w:rsidR="009E2846" w:rsidRPr="00010762"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Change w:id="3009"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10" w:author="Kook Sec" w:date="2021-04-20T16:07:00Z">
            <w:rPr>
              <w:rFonts w:ascii="Times New Roman" w:eastAsia="Times New Roman" w:hAnsi="Times New Roman" w:hint="cs"/>
              <w:sz w:val="24"/>
              <w:rtl/>
              <w:lang w:eastAsia="he-IL"/>
            </w:rPr>
          </w:rPrChange>
        </w:rPr>
        <w:t>בכבוד רב,</w:t>
      </w:r>
    </w:p>
    <w:p w14:paraId="0022A0AC" w14:textId="77777777" w:rsidR="009E2846" w:rsidRPr="00010762" w:rsidDel="00010762" w:rsidRDefault="009E2846" w:rsidP="009E2846">
      <w:pPr>
        <w:widowControl w:val="0"/>
        <w:spacing w:before="0" w:beforeAutospacing="0" w:after="0" w:afterAutospacing="0" w:line="360" w:lineRule="auto"/>
        <w:ind w:left="5040"/>
        <w:jc w:val="both"/>
        <w:rPr>
          <w:del w:id="3011" w:author="Kook Sec" w:date="2021-04-20T16:07:00Z"/>
          <w:rFonts w:ascii="Times New Roman" w:eastAsia="Times New Roman" w:hAnsi="Times New Roman"/>
          <w:sz w:val="24"/>
          <w:rtl/>
          <w:lang w:eastAsia="he-IL"/>
          <w:rPrChange w:id="3012" w:author="Kook Sec" w:date="2021-04-20T16:07:00Z">
            <w:rPr>
              <w:del w:id="3013" w:author="Kook Sec" w:date="2021-04-20T16:07:00Z"/>
              <w:rFonts w:ascii="Times New Roman" w:eastAsia="Times New Roman" w:hAnsi="Times New Roman"/>
              <w:sz w:val="24"/>
              <w:rtl/>
              <w:lang w:eastAsia="he-IL"/>
            </w:rPr>
          </w:rPrChange>
        </w:rPr>
      </w:pPr>
    </w:p>
    <w:p w14:paraId="4B7A8B0D"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Change w:id="301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15" w:author="Kook Sec" w:date="2021-04-20T16:07:00Z">
            <w:rPr>
              <w:rFonts w:ascii="Times New Roman" w:eastAsia="Times New Roman" w:hAnsi="Times New Roman" w:hint="cs"/>
              <w:sz w:val="24"/>
              <w:rtl/>
              <w:lang w:eastAsia="he-IL"/>
            </w:rPr>
          </w:rPrChange>
        </w:rPr>
        <w:t xml:space="preserve">_______________________ </w:t>
      </w:r>
    </w:p>
    <w:p w14:paraId="37353DC7"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Change w:id="3016" w:author="Kook Sec" w:date="2021-04-20T16:07:00Z">
            <w:rPr>
              <w:rFonts w:ascii="Times New Roman" w:eastAsia="Times New Roman" w:hAnsi="Times New Roman"/>
              <w:color w:val="00B0F0"/>
              <w:sz w:val="24"/>
              <w:rtl/>
              <w:lang w:eastAsia="he-IL"/>
            </w:rPr>
          </w:rPrChange>
        </w:rPr>
      </w:pPr>
      <w:r w:rsidRPr="00010762">
        <w:rPr>
          <w:rFonts w:ascii="Times New Roman" w:eastAsia="Times New Roman" w:hAnsi="Times New Roman" w:hint="cs"/>
          <w:sz w:val="24"/>
          <w:rtl/>
          <w:lang w:eastAsia="he-IL"/>
          <w:rPrChange w:id="3017" w:author="Kook Sec" w:date="2021-04-20T16:07:00Z">
            <w:rPr>
              <w:rFonts w:ascii="Times New Roman" w:eastAsia="Times New Roman" w:hAnsi="Times New Roman" w:hint="cs"/>
              <w:color w:val="00B0F0"/>
              <w:sz w:val="24"/>
              <w:rtl/>
              <w:lang w:eastAsia="he-IL"/>
            </w:rPr>
          </w:rPrChange>
        </w:rPr>
        <w:t xml:space="preserve">                </w:t>
      </w:r>
      <w:sdt>
        <w:sdtPr>
          <w:rPr>
            <w:rFonts w:ascii="Times New Roman" w:eastAsia="Times New Roman" w:hAnsi="Times New Roman"/>
            <w:sz w:val="20"/>
            <w:u w:val="single"/>
            <w:rtl/>
            <w:lang w:eastAsia="he-IL"/>
            <w:rPrChange w:id="3018" w:author="Kook Sec" w:date="2021-04-20T16:07:00Z">
              <w:rPr>
                <w:rFonts w:ascii="Times New Roman" w:eastAsia="Times New Roman" w:hAnsi="Times New Roman"/>
                <w:color w:val="00B0F0"/>
                <w:sz w:val="20"/>
                <w:u w:val="single"/>
                <w:rtl/>
                <w:lang w:eastAsia="he-IL"/>
              </w:rPr>
            </w:rPrChange>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019" w:author="Kook Sec" w:date="2021-04-20T16:07:00Z">
              <w:rPr/>
            </w:rPrChange>
          </w:rPr>
        </w:sdtEndPr>
        <w:sdtContent>
          <w:proofErr w:type="spellStart"/>
          <w:ins w:id="3020" w:author="Kook Sec" w:date="2021-04-20T15:44:00Z">
            <w:r w:rsidR="00010762" w:rsidRPr="00010762">
              <w:rPr>
                <w:rFonts w:ascii="Times New Roman" w:eastAsia="Times New Roman" w:hAnsi="Times New Roman"/>
                <w:sz w:val="20"/>
                <w:u w:val="single"/>
                <w:rtl/>
                <w:lang w:eastAsia="he-IL"/>
                <w:rPrChange w:id="3021" w:author="Kook Sec" w:date="2021-04-20T16:07:00Z">
                  <w:rPr>
                    <w:rFonts w:ascii="Times New Roman" w:eastAsia="Times New Roman" w:hAnsi="Times New Roman"/>
                    <w:color w:val="00B0F0"/>
                    <w:sz w:val="20"/>
                    <w:u w:val="single"/>
                    <w:rtl/>
                    <w:lang w:eastAsia="he-IL"/>
                  </w:rPr>
                </w:rPrChange>
              </w:rPr>
              <w:t>וי.אי</w:t>
            </w:r>
            <w:proofErr w:type="spellEnd"/>
            <w:r w:rsidR="00010762" w:rsidRPr="00010762">
              <w:rPr>
                <w:rFonts w:ascii="Times New Roman" w:eastAsia="Times New Roman" w:hAnsi="Times New Roman"/>
                <w:sz w:val="20"/>
                <w:u w:val="single"/>
                <w:rtl/>
                <w:lang w:eastAsia="he-IL"/>
                <w:rPrChange w:id="3022" w:author="Kook Sec" w:date="2021-04-20T16:07:00Z">
                  <w:rPr>
                    <w:rFonts w:ascii="Times New Roman" w:eastAsia="Times New Roman" w:hAnsi="Times New Roman"/>
                    <w:color w:val="00B0F0"/>
                    <w:sz w:val="20"/>
                    <w:u w:val="single"/>
                    <w:rtl/>
                    <w:lang w:eastAsia="he-IL"/>
                  </w:rPr>
                </w:rPrChange>
              </w:rPr>
              <w:t>. אס הנדסה בע"מ</w:t>
            </w:r>
          </w:ins>
        </w:sdtContent>
      </w:sdt>
    </w:p>
    <w:p w14:paraId="108FCB2B" w14:textId="77777777" w:rsidR="009E2846" w:rsidRPr="00010762"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Change w:id="3023" w:author="Kook Sec" w:date="2021-04-20T16:07:00Z">
            <w:rPr>
              <w:rFonts w:ascii="Times New Roman" w:eastAsia="Times New Roman" w:hAnsi="Times New Roman"/>
              <w:sz w:val="24"/>
              <w:rtl/>
              <w:lang w:eastAsia="he-IL"/>
            </w:rPr>
          </w:rPrChange>
        </w:rPr>
      </w:pPr>
    </w:p>
    <w:p w14:paraId="7771FC38" w14:textId="77777777" w:rsidR="009E2846" w:rsidRPr="00010762"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Change w:id="302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25" w:author="Kook Sec" w:date="2021-04-20T16:07:00Z">
            <w:rPr>
              <w:rFonts w:ascii="Times New Roman" w:eastAsia="Times New Roman" w:hAnsi="Times New Roman" w:hint="cs"/>
              <w:sz w:val="24"/>
              <w:rtl/>
              <w:lang w:eastAsia="he-IL"/>
            </w:rPr>
          </w:rPrChange>
        </w:rPr>
        <w:t>שם:____________</w:t>
      </w:r>
    </w:p>
    <w:p w14:paraId="6AE5FB1C" w14:textId="77777777" w:rsidR="009E2846" w:rsidRPr="00010762"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Change w:id="302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27" w:author="Kook Sec" w:date="2021-04-20T16:07:00Z">
            <w:rPr>
              <w:rFonts w:ascii="Times New Roman" w:eastAsia="Times New Roman" w:hAnsi="Times New Roman" w:hint="cs"/>
              <w:sz w:val="24"/>
              <w:rtl/>
              <w:lang w:eastAsia="he-IL"/>
            </w:rPr>
          </w:rPrChange>
        </w:rPr>
        <w:t>ת.ז:____________</w:t>
      </w:r>
    </w:p>
    <w:p w14:paraId="13DF4A4D" w14:textId="77777777" w:rsidR="009E2846" w:rsidRPr="00010762"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Change w:id="302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029" w:author="Kook Sec" w:date="2021-04-20T16:07:00Z">
            <w:rPr>
              <w:rFonts w:ascii="Times New Roman" w:eastAsia="Times New Roman" w:hAnsi="Times New Roman" w:hint="cs"/>
              <w:sz w:val="24"/>
              <w:rtl/>
              <w:lang w:eastAsia="he-IL"/>
            </w:rPr>
          </w:rPrChange>
        </w:rPr>
        <w:t>כתובת:__________</w:t>
      </w:r>
    </w:p>
    <w:p w14:paraId="78321973" w14:textId="77777777" w:rsidR="009E2846" w:rsidRPr="00010762"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Change w:id="3030"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hint="cs"/>
          <w:sz w:val="24"/>
          <w:highlight w:val="yellow"/>
          <w:rtl/>
          <w:lang w:eastAsia="he-IL"/>
          <w:rPrChange w:id="3031" w:author="Kook Sec" w:date="2021-04-20T16:07:00Z">
            <w:rPr>
              <w:rFonts w:ascii="Times New Roman" w:eastAsia="Times New Roman" w:hAnsi="Times New Roman" w:hint="cs"/>
              <w:sz w:val="24"/>
              <w:highlight w:val="yellow"/>
              <w:rtl/>
              <w:lang w:eastAsia="he-IL"/>
            </w:rPr>
          </w:rPrChange>
        </w:rPr>
        <w:t>*מחק את המיותר</w:t>
      </w:r>
    </w:p>
    <w:p w14:paraId="35075ACC" w14:textId="77777777" w:rsidR="009E2846" w:rsidRPr="00010762" w:rsidDel="00010762" w:rsidRDefault="009E2846" w:rsidP="00010762">
      <w:pPr>
        <w:widowControl w:val="0"/>
        <w:spacing w:before="0" w:beforeAutospacing="0" w:after="0" w:afterAutospacing="0" w:line="240" w:lineRule="auto"/>
        <w:rPr>
          <w:del w:id="3032" w:author="Kook Sec" w:date="2021-04-20T16:07:00Z"/>
          <w:rFonts w:ascii="Times New Roman" w:eastAsia="Times New Roman" w:hAnsi="Times New Roman"/>
          <w:bCs/>
          <w:sz w:val="20"/>
          <w:u w:val="single"/>
          <w:rtl/>
          <w:lang w:eastAsia="he-IL"/>
          <w:rPrChange w:id="3033" w:author="Kook Sec" w:date="2021-04-20T16:07:00Z">
            <w:rPr>
              <w:del w:id="3034" w:author="Kook Sec" w:date="2021-04-20T16:07:00Z"/>
              <w:rFonts w:ascii="Times New Roman" w:eastAsia="Times New Roman" w:hAnsi="Times New Roman"/>
              <w:bCs/>
              <w:sz w:val="20"/>
              <w:u w:val="single"/>
              <w:rtl/>
              <w:lang w:eastAsia="he-IL"/>
            </w:rPr>
          </w:rPrChange>
        </w:rPr>
        <w:pPrChange w:id="3035" w:author="Kook Sec" w:date="2021-04-20T16:07:00Z">
          <w:pPr>
            <w:widowControl w:val="0"/>
            <w:spacing w:before="0" w:beforeAutospacing="0" w:after="0" w:afterAutospacing="0" w:line="240" w:lineRule="auto"/>
            <w:jc w:val="center"/>
          </w:pPr>
        </w:pPrChange>
      </w:pPr>
      <w:del w:id="3036" w:author="Kook Sec" w:date="2021-04-20T16:07:00Z">
        <w:r w:rsidRPr="00010762" w:rsidDel="00010762">
          <w:rPr>
            <w:rFonts w:ascii="Times New Roman" w:eastAsia="Times New Roman" w:hAnsi="Times New Roman" w:hint="cs"/>
            <w:bCs/>
            <w:sz w:val="24"/>
            <w:u w:val="single"/>
            <w:rtl/>
            <w:lang w:eastAsia="he-IL"/>
            <w:rPrChange w:id="3037" w:author="Kook Sec" w:date="2021-04-20T16:07:00Z">
              <w:rPr>
                <w:rFonts w:ascii="Times New Roman" w:eastAsia="Times New Roman" w:hAnsi="Times New Roman" w:hint="cs"/>
                <w:bCs/>
                <w:sz w:val="24"/>
                <w:u w:val="single"/>
                <w:rtl/>
                <w:lang w:eastAsia="he-IL"/>
              </w:rPr>
            </w:rPrChange>
          </w:rPr>
          <w:lastRenderedPageBreak/>
          <w:br w:type="page"/>
        </w:r>
      </w:del>
    </w:p>
    <w:p w14:paraId="76330E10" w14:textId="77777777" w:rsidR="00740118" w:rsidRPr="00010762" w:rsidRDefault="00740118" w:rsidP="00010762">
      <w:pPr>
        <w:widowControl w:val="0"/>
        <w:spacing w:before="0" w:beforeAutospacing="0" w:after="0" w:afterAutospacing="0" w:line="240" w:lineRule="auto"/>
        <w:jc w:val="center"/>
        <w:rPr>
          <w:rFonts w:ascii="Times New Roman" w:eastAsia="Times New Roman" w:hAnsi="Times New Roman"/>
          <w:sz w:val="20"/>
          <w:lang w:eastAsia="he-IL"/>
          <w:rPrChange w:id="3038" w:author="Kook Sec" w:date="2021-04-20T16:07:00Z">
            <w:rPr>
              <w:rFonts w:ascii="Times New Roman" w:eastAsia="Times New Roman" w:hAnsi="Times New Roman"/>
              <w:sz w:val="20"/>
              <w:lang w:eastAsia="he-IL"/>
            </w:rPr>
          </w:rPrChange>
        </w:rPr>
        <w:pPrChange w:id="3039" w:author="Kook Sec" w:date="2021-04-20T16:07:00Z">
          <w:pPr>
            <w:spacing w:before="0" w:beforeAutospacing="0" w:after="0" w:afterAutospacing="0" w:line="240" w:lineRule="auto"/>
            <w:jc w:val="center"/>
          </w:pPr>
        </w:pPrChange>
      </w:pPr>
      <w:r w:rsidRPr="00010762">
        <w:rPr>
          <w:rFonts w:ascii="Times New Roman" w:eastAsia="Times New Roman" w:hAnsi="Times New Roman" w:hint="cs"/>
          <w:bCs/>
          <w:sz w:val="20"/>
          <w:u w:val="single"/>
          <w:rtl/>
          <w:lang w:eastAsia="he-IL"/>
          <w:rPrChange w:id="3040" w:author="Kook Sec" w:date="2021-04-20T16:07:00Z">
            <w:rPr>
              <w:rFonts w:ascii="Times New Roman" w:eastAsia="Times New Roman" w:hAnsi="Times New Roman" w:hint="cs"/>
              <w:bCs/>
              <w:sz w:val="20"/>
              <w:u w:val="single"/>
              <w:rtl/>
              <w:lang w:eastAsia="he-IL"/>
            </w:rPr>
          </w:rPrChange>
        </w:rPr>
        <w:t>נספח "ז''</w:t>
      </w:r>
    </w:p>
    <w:p w14:paraId="1FAF605E" w14:textId="77777777" w:rsidR="00740118" w:rsidRPr="00010762" w:rsidRDefault="00740118" w:rsidP="00740118">
      <w:pPr>
        <w:widowControl w:val="0"/>
        <w:spacing w:before="0" w:beforeAutospacing="0" w:after="0" w:afterAutospacing="0" w:line="240" w:lineRule="auto"/>
        <w:jc w:val="center"/>
        <w:rPr>
          <w:rFonts w:ascii="David" w:eastAsia="Times New Roman" w:hAnsi="David"/>
          <w:sz w:val="24"/>
          <w:lang w:eastAsia="he-IL"/>
          <w:rPrChange w:id="3041" w:author="Kook Sec" w:date="2021-04-20T16:07:00Z">
            <w:rPr>
              <w:rFonts w:ascii="David" w:eastAsia="Times New Roman" w:hAnsi="David"/>
              <w:sz w:val="24"/>
              <w:lang w:eastAsia="he-IL"/>
            </w:rPr>
          </w:rPrChange>
        </w:rPr>
      </w:pPr>
    </w:p>
    <w:p w14:paraId="2610C6FF" w14:textId="77777777" w:rsidR="00740118" w:rsidRPr="00010762" w:rsidRDefault="00740118" w:rsidP="00740118">
      <w:pPr>
        <w:widowControl w:val="0"/>
        <w:bidi w:val="0"/>
        <w:spacing w:before="0" w:beforeAutospacing="0" w:after="0" w:afterAutospacing="0" w:line="240" w:lineRule="auto"/>
        <w:jc w:val="center"/>
        <w:rPr>
          <w:rFonts w:eastAsia="Times New Roman"/>
          <w:bCs/>
          <w:sz w:val="24"/>
          <w:u w:val="single"/>
          <w:rtl/>
          <w:lang w:eastAsia="he-IL"/>
          <w:rPrChange w:id="3042" w:author="Kook Sec" w:date="2021-04-20T16:07:00Z">
            <w:rPr>
              <w:rFonts w:eastAsia="Times New Roman"/>
              <w:bCs/>
              <w:sz w:val="24"/>
              <w:u w:val="single"/>
              <w:rtl/>
              <w:lang w:eastAsia="he-IL"/>
            </w:rPr>
          </w:rPrChange>
        </w:rPr>
      </w:pPr>
      <w:r w:rsidRPr="00010762">
        <w:rPr>
          <w:rFonts w:ascii="David" w:eastAsia="Times New Roman" w:hAnsi="David" w:hint="cs"/>
          <w:bCs/>
          <w:sz w:val="24"/>
          <w:u w:val="single"/>
          <w:rtl/>
          <w:lang w:eastAsia="he-IL"/>
          <w:rPrChange w:id="3043" w:author="Kook Sec" w:date="2021-04-20T16:07:00Z">
            <w:rPr>
              <w:rFonts w:ascii="David" w:eastAsia="Times New Roman" w:hAnsi="David" w:hint="cs"/>
              <w:bCs/>
              <w:sz w:val="24"/>
              <w:u w:val="single"/>
              <w:rtl/>
              <w:lang w:eastAsia="he-IL"/>
            </w:rPr>
          </w:rPrChange>
        </w:rPr>
        <w:t>מפרט ביטוחי</w:t>
      </w:r>
      <w:r w:rsidRPr="00010762">
        <w:rPr>
          <w:rFonts w:ascii="Times New Roman" w:eastAsia="Times New Roman" w:hAnsi="Times New Roman" w:hint="cs"/>
          <w:b/>
          <w:bCs/>
          <w:sz w:val="20"/>
          <w:u w:val="single"/>
          <w:rtl/>
          <w:lang w:eastAsia="he-IL"/>
          <w:rPrChange w:id="3044" w:author="Kook Sec" w:date="2021-04-20T16:07:00Z">
            <w:rPr>
              <w:rFonts w:ascii="Times New Roman" w:eastAsia="Times New Roman" w:hAnsi="Times New Roman" w:hint="cs"/>
              <w:b/>
              <w:bCs/>
              <w:sz w:val="20"/>
              <w:u w:val="single"/>
              <w:rtl/>
              <w:lang w:eastAsia="he-IL"/>
            </w:rPr>
          </w:rPrChange>
        </w:rPr>
        <w:t xml:space="preserve"> המתכנן</w:t>
      </w:r>
      <w:r w:rsidRPr="00010762">
        <w:rPr>
          <w:rFonts w:ascii="David" w:eastAsia="Times New Roman" w:hAnsi="David" w:hint="cs"/>
          <w:bCs/>
          <w:sz w:val="24"/>
          <w:u w:val="single"/>
          <w:rtl/>
          <w:lang w:eastAsia="he-IL"/>
          <w:rPrChange w:id="3045" w:author="Kook Sec" w:date="2021-04-20T16:07:00Z">
            <w:rPr>
              <w:rFonts w:ascii="David" w:eastAsia="Times New Roman" w:hAnsi="David" w:hint="cs"/>
              <w:bCs/>
              <w:sz w:val="24"/>
              <w:u w:val="single"/>
              <w:rtl/>
              <w:lang w:eastAsia="he-IL"/>
            </w:rPr>
          </w:rPrChange>
        </w:rPr>
        <w:t xml:space="preserve"> </w:t>
      </w:r>
    </w:p>
    <w:p w14:paraId="6CAEFE19" w14:textId="77777777" w:rsidR="00740118" w:rsidRPr="00010762" w:rsidRDefault="00740118" w:rsidP="00740118">
      <w:pPr>
        <w:tabs>
          <w:tab w:val="left" w:pos="283"/>
        </w:tabs>
        <w:spacing w:line="240" w:lineRule="auto"/>
        <w:jc w:val="both"/>
        <w:rPr>
          <w:rFonts w:ascii="David" w:eastAsia="Calibri" w:hAnsi="David"/>
          <w:sz w:val="24"/>
          <w:rtl/>
          <w:rPrChange w:id="3046" w:author="Kook Sec" w:date="2021-04-20T16:07:00Z">
            <w:rPr>
              <w:rFonts w:ascii="David" w:eastAsia="Calibri" w:hAnsi="David"/>
              <w:sz w:val="24"/>
              <w:rtl/>
            </w:rPr>
          </w:rPrChange>
        </w:rPr>
      </w:pPr>
      <w:r w:rsidRPr="00010762">
        <w:rPr>
          <w:rFonts w:ascii="David" w:eastAsia="Calibri" w:hAnsi="David" w:hint="cs"/>
          <w:sz w:val="24"/>
          <w:rtl/>
          <w:rPrChange w:id="3047" w:author="Kook Sec" w:date="2021-04-20T16:07:00Z">
            <w:rPr>
              <w:rFonts w:ascii="David" w:eastAsia="Calibri" w:hAnsi="David" w:hint="cs"/>
              <w:sz w:val="24"/>
              <w:rtl/>
            </w:rPr>
          </w:rPrChange>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05700A4"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48" w:author="Kook Sec" w:date="2021-04-20T16:07:00Z">
            <w:rPr>
              <w:rFonts w:ascii="David" w:eastAsia="Calibri" w:hAnsi="David"/>
              <w:sz w:val="24"/>
              <w:rtl/>
            </w:rPr>
          </w:rPrChange>
        </w:rPr>
      </w:pPr>
      <w:r w:rsidRPr="00010762">
        <w:rPr>
          <w:rFonts w:ascii="David" w:eastAsia="Calibri" w:hAnsi="David" w:hint="cs"/>
          <w:sz w:val="24"/>
          <w:rtl/>
          <w:rPrChange w:id="3049" w:author="Kook Sec" w:date="2021-04-20T16:07:00Z">
            <w:rPr>
              <w:rFonts w:ascii="David" w:eastAsia="Calibri" w:hAnsi="David" w:hint="cs"/>
              <w:sz w:val="24"/>
              <w:rtl/>
            </w:rPr>
          </w:rPrChange>
        </w:rPr>
        <w:t>1.</w:t>
      </w:r>
      <w:r w:rsidRPr="00010762">
        <w:rPr>
          <w:rFonts w:ascii="David" w:eastAsia="Calibri" w:hAnsi="David" w:hint="cs"/>
          <w:sz w:val="24"/>
          <w:rtl/>
          <w:rPrChange w:id="3050" w:author="Kook Sec" w:date="2021-04-20T16:07:00Z">
            <w:rPr>
              <w:rFonts w:ascii="David" w:eastAsia="Calibri" w:hAnsi="David" w:hint="cs"/>
              <w:sz w:val="24"/>
              <w:rtl/>
            </w:rPr>
          </w:rPrChange>
        </w:rPr>
        <w:tab/>
      </w:r>
      <w:r w:rsidRPr="00010762">
        <w:rPr>
          <w:rFonts w:ascii="David" w:eastAsia="Calibri" w:hAnsi="David" w:hint="cs"/>
          <w:b/>
          <w:bCs/>
          <w:sz w:val="24"/>
          <w:rtl/>
          <w:rPrChange w:id="3051" w:author="Kook Sec" w:date="2021-04-20T16:07:00Z">
            <w:rPr>
              <w:rFonts w:ascii="David" w:eastAsia="Calibri" w:hAnsi="David" w:hint="cs"/>
              <w:b/>
              <w:bCs/>
              <w:sz w:val="24"/>
              <w:rtl/>
            </w:rPr>
          </w:rPrChange>
        </w:rPr>
        <w:t>ביטוח אחריות מקצועית</w:t>
      </w:r>
      <w:r w:rsidRPr="00010762">
        <w:rPr>
          <w:rFonts w:ascii="David" w:eastAsia="Calibri" w:hAnsi="David" w:hint="cs"/>
          <w:sz w:val="24"/>
          <w:rtl/>
          <w:rPrChange w:id="3052" w:author="Kook Sec" w:date="2021-04-20T16:07:00Z">
            <w:rPr>
              <w:rFonts w:ascii="David" w:eastAsia="Calibri" w:hAnsi="David" w:hint="cs"/>
              <w:sz w:val="24"/>
              <w:rtl/>
            </w:rPr>
          </w:rPrChange>
        </w:rPr>
        <w:t xml:space="preserve">, לכיסוי </w:t>
      </w:r>
      <w:proofErr w:type="spellStart"/>
      <w:r w:rsidRPr="00010762">
        <w:rPr>
          <w:rFonts w:ascii="David" w:eastAsia="Calibri" w:hAnsi="David" w:hint="cs"/>
          <w:sz w:val="24"/>
          <w:rtl/>
          <w:rPrChange w:id="3053" w:author="Kook Sec" w:date="2021-04-20T16:07:00Z">
            <w:rPr>
              <w:rFonts w:ascii="David" w:eastAsia="Calibri" w:hAnsi="David" w:hint="cs"/>
              <w:sz w:val="24"/>
              <w:rtl/>
            </w:rPr>
          </w:rPrChange>
        </w:rPr>
        <w:t>חבותו</w:t>
      </w:r>
      <w:proofErr w:type="spellEnd"/>
      <w:r w:rsidRPr="00010762">
        <w:rPr>
          <w:rFonts w:ascii="David" w:eastAsia="Calibri" w:hAnsi="David" w:hint="cs"/>
          <w:sz w:val="24"/>
          <w:rtl/>
          <w:rPrChange w:id="3054" w:author="Kook Sec" w:date="2021-04-20T16:07:00Z">
            <w:rPr>
              <w:rFonts w:ascii="David" w:eastAsia="Calibri" w:hAnsi="David" w:hint="cs"/>
              <w:sz w:val="24"/>
              <w:rtl/>
            </w:rPr>
          </w:rPrChange>
        </w:rPr>
        <w:t xml:space="preserve"> המקצועית של המתכנן ביחס להתחייבויותיו על פי ההסכם הנדון.</w:t>
      </w:r>
    </w:p>
    <w:p w14:paraId="74C05B48"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55" w:author="Kook Sec" w:date="2021-04-20T16:07:00Z">
            <w:rPr>
              <w:rFonts w:ascii="David" w:eastAsia="Calibri" w:hAnsi="David"/>
              <w:sz w:val="24"/>
              <w:rtl/>
            </w:rPr>
          </w:rPrChange>
        </w:rPr>
      </w:pPr>
      <w:r w:rsidRPr="00010762">
        <w:rPr>
          <w:rFonts w:ascii="David" w:eastAsia="Calibri" w:hAnsi="David" w:hint="cs"/>
          <w:sz w:val="24"/>
          <w:rtl/>
          <w:rPrChange w:id="3056" w:author="Kook Sec" w:date="2021-04-20T16:07:00Z">
            <w:rPr>
              <w:rFonts w:ascii="David" w:eastAsia="Calibri" w:hAnsi="David" w:hint="cs"/>
              <w:sz w:val="24"/>
              <w:rtl/>
            </w:rPr>
          </w:rPrChange>
        </w:rPr>
        <w:tab/>
        <w:t xml:space="preserve">גבול האחריות על פי הפוליסה לא יפחת מ- 4,000,000 ₪  (ארבעה </w:t>
      </w:r>
      <w:proofErr w:type="spellStart"/>
      <w:r w:rsidRPr="00010762">
        <w:rPr>
          <w:rFonts w:ascii="David" w:eastAsia="Calibri" w:hAnsi="David" w:hint="cs"/>
          <w:sz w:val="24"/>
          <w:rtl/>
          <w:rPrChange w:id="3057" w:author="Kook Sec" w:date="2021-04-20T16:07:00Z">
            <w:rPr>
              <w:rFonts w:ascii="David" w:eastAsia="Calibri" w:hAnsi="David" w:hint="cs"/>
              <w:sz w:val="24"/>
              <w:rtl/>
            </w:rPr>
          </w:rPrChange>
        </w:rPr>
        <w:t>מליון</w:t>
      </w:r>
      <w:proofErr w:type="spellEnd"/>
      <w:r w:rsidRPr="00010762">
        <w:rPr>
          <w:rFonts w:ascii="David" w:eastAsia="Calibri" w:hAnsi="David" w:hint="cs"/>
          <w:sz w:val="24"/>
          <w:rtl/>
          <w:rPrChange w:id="3058" w:author="Kook Sec" w:date="2021-04-20T16:07:00Z">
            <w:rPr>
              <w:rFonts w:ascii="David" w:eastAsia="Calibri" w:hAnsi="David" w:hint="cs"/>
              <w:sz w:val="24"/>
              <w:rtl/>
            </w:rPr>
          </w:rPrChange>
        </w:rPr>
        <w:t xml:space="preserve"> ₪) לאירוע ובסה"כ לתקופת הביטוח.</w:t>
      </w:r>
    </w:p>
    <w:p w14:paraId="127AD2D8"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59" w:author="Kook Sec" w:date="2021-04-20T16:07:00Z">
            <w:rPr>
              <w:rFonts w:ascii="David" w:eastAsia="Calibri" w:hAnsi="David"/>
              <w:sz w:val="24"/>
              <w:rtl/>
            </w:rPr>
          </w:rPrChange>
        </w:rPr>
      </w:pPr>
      <w:r w:rsidRPr="00010762">
        <w:rPr>
          <w:rFonts w:ascii="David" w:eastAsia="Calibri" w:hAnsi="David" w:hint="cs"/>
          <w:sz w:val="24"/>
          <w:rtl/>
          <w:rPrChange w:id="3060" w:author="Kook Sec" w:date="2021-04-20T16:07:00Z">
            <w:rPr>
              <w:rFonts w:ascii="David" w:eastAsia="Calibri" w:hAnsi="David" w:hint="cs"/>
              <w:sz w:val="24"/>
              <w:rtl/>
            </w:rPr>
          </w:rPrChange>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10762">
        <w:rPr>
          <w:rFonts w:ascii="David" w:eastAsia="Calibri" w:hAnsi="David" w:hint="cs"/>
          <w:sz w:val="24"/>
          <w:rtl/>
          <w:rPrChange w:id="3061" w:author="Kook Sec" w:date="2021-04-20T16:07:00Z">
            <w:rPr>
              <w:rFonts w:ascii="David" w:eastAsia="Calibri" w:hAnsi="David" w:hint="cs"/>
              <w:sz w:val="24"/>
              <w:rtl/>
            </w:rPr>
          </w:rPrChange>
        </w:rPr>
        <w:t>חבותו</w:t>
      </w:r>
      <w:proofErr w:type="spellEnd"/>
      <w:r w:rsidRPr="00010762">
        <w:rPr>
          <w:rFonts w:ascii="David" w:eastAsia="Calibri" w:hAnsi="David" w:hint="cs"/>
          <w:sz w:val="24"/>
          <w:rtl/>
          <w:rPrChange w:id="3062" w:author="Kook Sec" w:date="2021-04-20T16:07:00Z">
            <w:rPr>
              <w:rFonts w:ascii="David" w:eastAsia="Calibri" w:hAnsi="David" w:hint="cs"/>
              <w:sz w:val="24"/>
              <w:rtl/>
            </w:rPr>
          </w:rPrChange>
        </w:rPr>
        <w:t xml:space="preserve">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10762">
        <w:rPr>
          <w:rFonts w:ascii="David" w:eastAsia="Calibri" w:hAnsi="David" w:hint="cs"/>
          <w:sz w:val="24"/>
          <w:rtl/>
          <w:rPrChange w:id="3063" w:author="Kook Sec" w:date="2021-04-20T16:07:00Z">
            <w:rPr>
              <w:rFonts w:ascii="David" w:eastAsia="Calibri" w:hAnsi="David" w:hint="cs"/>
              <w:sz w:val="24"/>
              <w:rtl/>
            </w:rPr>
          </w:rPrChange>
        </w:rPr>
        <w:t>ב.ר</w:t>
      </w:r>
      <w:proofErr w:type="spellEnd"/>
      <w:r w:rsidRPr="00010762">
        <w:rPr>
          <w:rFonts w:ascii="David" w:eastAsia="Calibri" w:hAnsi="David" w:hint="cs"/>
          <w:sz w:val="24"/>
          <w:rtl/>
          <w:rPrChange w:id="3064" w:author="Kook Sec" w:date="2021-04-20T16:07:00Z">
            <w:rPr>
              <w:rFonts w:ascii="David" w:eastAsia="Calibri" w:hAnsi="David" w:hint="cs"/>
              <w:sz w:val="24"/>
              <w:rtl/>
            </w:rPr>
          </w:rPrChange>
        </w:rPr>
        <w:t>. 2018".</w:t>
      </w:r>
    </w:p>
    <w:p w14:paraId="0CF75B59"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65" w:author="Kook Sec" w:date="2021-04-20T16:07:00Z">
            <w:rPr>
              <w:rFonts w:ascii="David" w:eastAsia="Calibri" w:hAnsi="David"/>
              <w:sz w:val="24"/>
              <w:rtl/>
            </w:rPr>
          </w:rPrChange>
        </w:rPr>
      </w:pPr>
      <w:r w:rsidRPr="00010762">
        <w:rPr>
          <w:rFonts w:ascii="David" w:eastAsia="Calibri" w:hAnsi="David" w:hint="cs"/>
          <w:sz w:val="24"/>
          <w:rtl/>
          <w:rPrChange w:id="3066" w:author="Kook Sec" w:date="2021-04-20T16:07:00Z">
            <w:rPr>
              <w:rFonts w:ascii="David" w:eastAsia="Calibri" w:hAnsi="David" w:hint="cs"/>
              <w:sz w:val="24"/>
              <w:rtl/>
            </w:rPr>
          </w:rPrChange>
        </w:rPr>
        <w:t>2.</w:t>
      </w:r>
      <w:r w:rsidRPr="00010762">
        <w:rPr>
          <w:rFonts w:ascii="David" w:eastAsia="Calibri" w:hAnsi="David" w:hint="cs"/>
          <w:sz w:val="24"/>
          <w:rtl/>
          <w:rPrChange w:id="3067" w:author="Kook Sec" w:date="2021-04-20T16:07:00Z">
            <w:rPr>
              <w:rFonts w:ascii="David" w:eastAsia="Calibri" w:hAnsi="David" w:hint="cs"/>
              <w:sz w:val="24"/>
              <w:rtl/>
            </w:rPr>
          </w:rPrChange>
        </w:rPr>
        <w:tab/>
      </w:r>
      <w:r w:rsidRPr="00010762">
        <w:rPr>
          <w:rFonts w:ascii="David" w:eastAsia="Calibri" w:hAnsi="David" w:hint="cs"/>
          <w:b/>
          <w:bCs/>
          <w:sz w:val="24"/>
          <w:rtl/>
          <w:rPrChange w:id="3068" w:author="Kook Sec" w:date="2021-04-20T16:07:00Z">
            <w:rPr>
              <w:rFonts w:ascii="David" w:eastAsia="Calibri" w:hAnsi="David" w:hint="cs"/>
              <w:b/>
              <w:bCs/>
              <w:sz w:val="24"/>
              <w:rtl/>
            </w:rPr>
          </w:rPrChange>
        </w:rPr>
        <w:t>ביטוח אחריות מעבידים</w:t>
      </w:r>
      <w:r w:rsidRPr="00010762">
        <w:rPr>
          <w:rFonts w:ascii="David" w:eastAsia="Calibri" w:hAnsi="David" w:hint="cs"/>
          <w:sz w:val="24"/>
          <w:rtl/>
          <w:rPrChange w:id="3069" w:author="Kook Sec" w:date="2021-04-20T16:07:00Z">
            <w:rPr>
              <w:rFonts w:ascii="David" w:eastAsia="Calibri" w:hAnsi="David" w:hint="cs"/>
              <w:sz w:val="24"/>
              <w:rtl/>
            </w:rPr>
          </w:rPrChange>
        </w:rPr>
        <w:t xml:space="preserve">, המבטח חבות עפ"י פקודת </w:t>
      </w:r>
      <w:proofErr w:type="spellStart"/>
      <w:r w:rsidRPr="00010762">
        <w:rPr>
          <w:rFonts w:ascii="David" w:eastAsia="Calibri" w:hAnsi="David" w:hint="cs"/>
          <w:sz w:val="24"/>
          <w:rtl/>
          <w:rPrChange w:id="3070" w:author="Kook Sec" w:date="2021-04-20T16:07:00Z">
            <w:rPr>
              <w:rFonts w:ascii="David" w:eastAsia="Calibri" w:hAnsi="David" w:hint="cs"/>
              <w:sz w:val="24"/>
              <w:rtl/>
            </w:rPr>
          </w:rPrChange>
        </w:rPr>
        <w:t>הנזיקין</w:t>
      </w:r>
      <w:proofErr w:type="spellEnd"/>
      <w:r w:rsidRPr="00010762">
        <w:rPr>
          <w:rFonts w:ascii="David" w:eastAsia="Calibri" w:hAnsi="David" w:hint="cs"/>
          <w:sz w:val="24"/>
          <w:rtl/>
          <w:rPrChange w:id="3071" w:author="Kook Sec" w:date="2021-04-20T16:07:00Z">
            <w:rPr>
              <w:rFonts w:ascii="David" w:eastAsia="Calibri" w:hAnsi="David" w:hint="cs"/>
              <w:sz w:val="24"/>
              <w:rtl/>
            </w:rPr>
          </w:rPrChange>
        </w:rPr>
        <w:t xml:space="preserve"> (נוסח חדש) וחוק האחריות למוצרים פגומים תש"ם-1980,  כלפי כל העובדים, המועסקים על ידי המתכנן, בגין פגיעה גופנית או מחלה העלולים </w:t>
      </w:r>
      <w:proofErr w:type="spellStart"/>
      <w:r w:rsidRPr="00010762">
        <w:rPr>
          <w:rFonts w:ascii="David" w:eastAsia="Calibri" w:hAnsi="David" w:hint="cs"/>
          <w:sz w:val="24"/>
          <w:rtl/>
          <w:rPrChange w:id="3072" w:author="Kook Sec" w:date="2021-04-20T16:07:00Z">
            <w:rPr>
              <w:rFonts w:ascii="David" w:eastAsia="Calibri" w:hAnsi="David" w:hint="cs"/>
              <w:sz w:val="24"/>
              <w:rtl/>
            </w:rPr>
          </w:rPrChange>
        </w:rPr>
        <w:t>להגרם</w:t>
      </w:r>
      <w:proofErr w:type="spellEnd"/>
      <w:r w:rsidRPr="00010762">
        <w:rPr>
          <w:rFonts w:ascii="David" w:eastAsia="Calibri" w:hAnsi="David" w:hint="cs"/>
          <w:sz w:val="24"/>
          <w:rtl/>
          <w:rPrChange w:id="3073" w:author="Kook Sec" w:date="2021-04-20T16:07:00Z">
            <w:rPr>
              <w:rFonts w:ascii="David" w:eastAsia="Calibri" w:hAnsi="David" w:hint="cs"/>
              <w:sz w:val="24"/>
              <w:rtl/>
            </w:rPr>
          </w:rPrChange>
        </w:rPr>
        <w:t xml:space="preserve"> למי מהם תוך כדי ועקב העסקתם על פי ההסכם בגבול האחריות שאינו נופל מ-20,000,000 ₪  (עשרים מיליון ₪ ) לעובד אחד, לאירוע ובסה"כ לתקופת ביטוח שנתית.</w:t>
      </w:r>
    </w:p>
    <w:p w14:paraId="087825A0"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74" w:author="Kook Sec" w:date="2021-04-20T16:07:00Z">
            <w:rPr>
              <w:rFonts w:ascii="David" w:eastAsia="Calibri" w:hAnsi="David"/>
              <w:sz w:val="24"/>
              <w:rtl/>
            </w:rPr>
          </w:rPrChange>
        </w:rPr>
      </w:pPr>
      <w:r w:rsidRPr="00010762">
        <w:rPr>
          <w:rFonts w:ascii="David" w:eastAsia="Calibri" w:hAnsi="David" w:hint="cs"/>
          <w:sz w:val="24"/>
          <w:rtl/>
          <w:rPrChange w:id="3075" w:author="Kook Sec" w:date="2021-04-20T16:07:00Z">
            <w:rPr>
              <w:rFonts w:ascii="David" w:eastAsia="Calibri" w:hAnsi="David" w:hint="cs"/>
              <w:sz w:val="24"/>
              <w:rtl/>
            </w:rPr>
          </w:rPrChange>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10762">
        <w:rPr>
          <w:rFonts w:ascii="David" w:eastAsia="Calibri" w:hAnsi="David" w:hint="cs"/>
          <w:sz w:val="24"/>
          <w:rPrChange w:id="3076" w:author="Kook Sec" w:date="2021-04-20T16:07:00Z">
            <w:rPr>
              <w:rFonts w:ascii="David" w:eastAsia="Calibri" w:hAnsi="David" w:hint="cs"/>
              <w:sz w:val="24"/>
            </w:rPr>
          </w:rPrChange>
        </w:rPr>
        <w:t xml:space="preserve"> </w:t>
      </w:r>
      <w:r w:rsidRPr="00010762">
        <w:rPr>
          <w:rFonts w:ascii="David" w:eastAsia="Calibri" w:hAnsi="David" w:hint="cs"/>
          <w:sz w:val="24"/>
          <w:rtl/>
          <w:rPrChange w:id="3077" w:author="Kook Sec" w:date="2021-04-20T16:07:00Z">
            <w:rPr>
              <w:rFonts w:ascii="David" w:eastAsia="Calibri" w:hAnsi="David" w:hint="cs"/>
              <w:sz w:val="24"/>
              <w:rtl/>
            </w:rPr>
          </w:rPrChange>
        </w:rPr>
        <w:t>לעניין קרות תאונת עבודה ו/או מחלה כלשהי</w:t>
      </w:r>
      <w:r w:rsidRPr="00010762">
        <w:rPr>
          <w:rFonts w:ascii="David" w:eastAsia="Calibri" w:hAnsi="David" w:hint="cs"/>
          <w:sz w:val="24"/>
          <w:rPrChange w:id="3078" w:author="Kook Sec" w:date="2021-04-20T16:07:00Z">
            <w:rPr>
              <w:rFonts w:ascii="David" w:eastAsia="Calibri" w:hAnsi="David" w:hint="cs"/>
              <w:sz w:val="24"/>
            </w:rPr>
          </w:rPrChange>
        </w:rPr>
        <w:t xml:space="preserve"> </w:t>
      </w:r>
      <w:r w:rsidRPr="00010762">
        <w:rPr>
          <w:rFonts w:ascii="David" w:eastAsia="Calibri" w:hAnsi="David" w:hint="cs"/>
          <w:sz w:val="24"/>
          <w:rtl/>
          <w:rPrChange w:id="3079" w:author="Kook Sec" w:date="2021-04-20T16:07:00Z">
            <w:rPr>
              <w:rFonts w:ascii="David" w:eastAsia="Calibri" w:hAnsi="David" w:hint="cs"/>
              <w:sz w:val="24"/>
              <w:rtl/>
            </w:rPr>
          </w:rPrChange>
        </w:rPr>
        <w:t>כי הוא נושא בחובות מעביד כלשהם כלפי מי מעובדי המתכנן.</w:t>
      </w:r>
      <w:r w:rsidRPr="00010762">
        <w:rPr>
          <w:rFonts w:ascii="David" w:eastAsia="Calibri" w:hAnsi="David" w:hint="cs"/>
          <w:sz w:val="24"/>
          <w:rtl/>
          <w:rPrChange w:id="3080" w:author="Kook Sec" w:date="2021-04-20T16:07:00Z">
            <w:rPr>
              <w:rFonts w:ascii="David" w:eastAsia="Calibri" w:hAnsi="David" w:hint="cs"/>
              <w:sz w:val="24"/>
              <w:rtl/>
            </w:rPr>
          </w:rPrChange>
        </w:rPr>
        <w:tab/>
      </w:r>
      <w:r w:rsidRPr="00010762">
        <w:rPr>
          <w:rFonts w:ascii="David" w:eastAsia="Calibri" w:hAnsi="David" w:hint="cs"/>
          <w:sz w:val="24"/>
          <w:rtl/>
          <w:rPrChange w:id="3081" w:author="Kook Sec" w:date="2021-04-20T16:07:00Z">
            <w:rPr>
              <w:rFonts w:ascii="David" w:eastAsia="Calibri" w:hAnsi="David" w:hint="cs"/>
              <w:sz w:val="24"/>
              <w:rtl/>
            </w:rPr>
          </w:rPrChange>
        </w:rPr>
        <w:br/>
      </w:r>
    </w:p>
    <w:p w14:paraId="044818C3"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82" w:author="Kook Sec" w:date="2021-04-20T16:07:00Z">
            <w:rPr>
              <w:rFonts w:ascii="David" w:eastAsia="Calibri" w:hAnsi="David"/>
              <w:sz w:val="24"/>
              <w:rtl/>
            </w:rPr>
          </w:rPrChange>
        </w:rPr>
      </w:pPr>
      <w:r w:rsidRPr="00010762">
        <w:rPr>
          <w:rFonts w:ascii="David" w:eastAsia="Calibri" w:hAnsi="David" w:hint="cs"/>
          <w:sz w:val="24"/>
          <w:rtl/>
          <w:rPrChange w:id="3083" w:author="Kook Sec" w:date="2021-04-20T16:07:00Z">
            <w:rPr>
              <w:rFonts w:ascii="David" w:eastAsia="Calibri" w:hAnsi="David" w:hint="cs"/>
              <w:sz w:val="24"/>
              <w:rtl/>
            </w:rPr>
          </w:rPrChange>
        </w:rPr>
        <w:t>3</w:t>
      </w:r>
      <w:r w:rsidRPr="00010762">
        <w:rPr>
          <w:rFonts w:ascii="David" w:eastAsia="Calibri" w:hAnsi="David" w:hint="cs"/>
          <w:sz w:val="24"/>
          <w:rtl/>
          <w:rPrChange w:id="3084" w:author="Kook Sec" w:date="2021-04-20T16:07:00Z">
            <w:rPr>
              <w:rFonts w:ascii="David" w:eastAsia="Calibri" w:hAnsi="David" w:hint="cs"/>
              <w:sz w:val="24"/>
              <w:rtl/>
            </w:rPr>
          </w:rPrChange>
        </w:rPr>
        <w:tab/>
      </w:r>
      <w:r w:rsidRPr="00010762">
        <w:rPr>
          <w:rFonts w:ascii="David" w:eastAsia="Calibri" w:hAnsi="David" w:hint="cs"/>
          <w:b/>
          <w:bCs/>
          <w:sz w:val="24"/>
          <w:rtl/>
          <w:rPrChange w:id="3085" w:author="Kook Sec" w:date="2021-04-20T16:07:00Z">
            <w:rPr>
              <w:rFonts w:ascii="David" w:eastAsia="Calibri" w:hAnsi="David" w:hint="cs"/>
              <w:b/>
              <w:bCs/>
              <w:sz w:val="24"/>
              <w:rtl/>
            </w:rPr>
          </w:rPrChange>
        </w:rPr>
        <w:t>ביטוח אחריות כלפי צד שלישי</w:t>
      </w:r>
      <w:r w:rsidRPr="00010762">
        <w:rPr>
          <w:rFonts w:ascii="David" w:eastAsia="Calibri" w:hAnsi="David" w:hint="cs"/>
          <w:sz w:val="24"/>
          <w:rtl/>
          <w:rPrChange w:id="3086" w:author="Kook Sec" w:date="2021-04-20T16:07:00Z">
            <w:rPr>
              <w:rFonts w:ascii="David" w:eastAsia="Calibri" w:hAnsi="David" w:hint="cs"/>
              <w:sz w:val="24"/>
              <w:rtl/>
            </w:rPr>
          </w:rPrChange>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CEA95B4" w14:textId="77777777" w:rsidR="00740118" w:rsidRPr="00010762" w:rsidRDefault="00740118" w:rsidP="00740118">
      <w:pPr>
        <w:tabs>
          <w:tab w:val="left" w:pos="283"/>
          <w:tab w:val="left" w:pos="708"/>
        </w:tabs>
        <w:spacing w:line="240" w:lineRule="auto"/>
        <w:ind w:left="283" w:hanging="283"/>
        <w:jc w:val="both"/>
        <w:rPr>
          <w:rFonts w:ascii="David" w:eastAsia="Calibri" w:hAnsi="David"/>
          <w:sz w:val="24"/>
          <w:rtl/>
          <w:rPrChange w:id="3087" w:author="Kook Sec" w:date="2021-04-20T16:07:00Z">
            <w:rPr>
              <w:rFonts w:ascii="David" w:eastAsia="Calibri" w:hAnsi="David"/>
              <w:sz w:val="24"/>
              <w:rtl/>
            </w:rPr>
          </w:rPrChange>
        </w:rPr>
      </w:pPr>
      <w:r w:rsidRPr="00010762">
        <w:rPr>
          <w:rFonts w:ascii="David" w:eastAsia="Calibri" w:hAnsi="David" w:hint="cs"/>
          <w:sz w:val="24"/>
          <w:rtl/>
          <w:rPrChange w:id="3088" w:author="Kook Sec" w:date="2021-04-20T16:07:00Z">
            <w:rPr>
              <w:rFonts w:ascii="David" w:eastAsia="Calibri" w:hAnsi="David" w:hint="cs"/>
              <w:sz w:val="24"/>
              <w:rtl/>
            </w:rPr>
          </w:rPrChange>
        </w:rPr>
        <w:tab/>
        <w:t>ביטוח זה לא  כפוף לכל הגבלה בדבר חבות הנובעת מאש, התפוצצות, בהלה, מכשירי הרמה, חבות</w:t>
      </w:r>
      <w:r w:rsidRPr="00010762">
        <w:rPr>
          <w:rFonts w:ascii="David" w:eastAsia="Calibri" w:hAnsi="David" w:hint="cs"/>
          <w:sz w:val="24"/>
          <w:rPrChange w:id="3089" w:author="Kook Sec" w:date="2021-04-20T16:07:00Z">
            <w:rPr>
              <w:rFonts w:ascii="David" w:eastAsia="Calibri" w:hAnsi="David" w:hint="cs"/>
              <w:sz w:val="24"/>
            </w:rPr>
          </w:rPrChange>
        </w:rPr>
        <w:t xml:space="preserve"> </w:t>
      </w:r>
      <w:r w:rsidRPr="00010762">
        <w:rPr>
          <w:rFonts w:ascii="David" w:eastAsia="Calibri" w:hAnsi="David" w:hint="cs"/>
          <w:sz w:val="24"/>
          <w:rtl/>
          <w:rPrChange w:id="3090" w:author="Kook Sec" w:date="2021-04-20T16:07:00Z">
            <w:rPr>
              <w:rFonts w:ascii="David" w:eastAsia="Calibri" w:hAnsi="David" w:hint="cs"/>
              <w:sz w:val="24"/>
              <w:rtl/>
            </w:rPr>
          </w:rPrChange>
        </w:rPr>
        <w:t>בגין וכלפי קבלנים, קבלני משנה</w:t>
      </w:r>
      <w:r w:rsidRPr="00010762">
        <w:rPr>
          <w:rFonts w:ascii="David" w:eastAsia="Calibri" w:hAnsi="David" w:hint="cs"/>
          <w:sz w:val="24"/>
          <w:rPrChange w:id="3091" w:author="Kook Sec" w:date="2021-04-20T16:07:00Z">
            <w:rPr>
              <w:rFonts w:ascii="David" w:eastAsia="Calibri" w:hAnsi="David" w:hint="cs"/>
              <w:sz w:val="24"/>
            </w:rPr>
          </w:rPrChange>
        </w:rPr>
        <w:t xml:space="preserve"> </w:t>
      </w:r>
      <w:r w:rsidRPr="00010762">
        <w:rPr>
          <w:rFonts w:ascii="David" w:eastAsia="Calibri" w:hAnsi="David" w:hint="cs"/>
          <w:sz w:val="24"/>
          <w:rtl/>
          <w:rPrChange w:id="3092" w:author="Kook Sec" w:date="2021-04-20T16:07:00Z">
            <w:rPr>
              <w:rFonts w:ascii="David" w:eastAsia="Calibri" w:hAnsi="David" w:hint="cs"/>
              <w:sz w:val="24"/>
              <w:rtl/>
            </w:rPr>
          </w:rPrChange>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10762">
        <w:rPr>
          <w:rFonts w:ascii="David" w:eastAsia="Calibri" w:hAnsi="David" w:hint="cs"/>
          <w:sz w:val="24"/>
          <w:rtl/>
          <w:rPrChange w:id="3093" w:author="Kook Sec" w:date="2021-04-20T16:07:00Z">
            <w:rPr>
              <w:rFonts w:ascii="David" w:eastAsia="Calibri" w:hAnsi="David" w:hint="cs"/>
              <w:sz w:val="24"/>
              <w:rtl/>
            </w:rPr>
          </w:rPrChange>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2E7E0251" w14:textId="77777777" w:rsidR="00740118" w:rsidRPr="00010762"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Change w:id="3094" w:author="Kook Sec" w:date="2021-04-20T16:07:00Z">
            <w:rPr>
              <w:rFonts w:ascii="David" w:eastAsia="Calibri" w:hAnsi="David"/>
              <w:sz w:val="24"/>
              <w:rtl/>
            </w:rPr>
          </w:rPrChange>
        </w:rPr>
      </w:pPr>
      <w:r w:rsidRPr="00010762">
        <w:rPr>
          <w:rFonts w:ascii="David" w:eastAsia="Calibri" w:hAnsi="David" w:hint="cs"/>
          <w:sz w:val="24"/>
          <w:rtl/>
          <w:rPrChange w:id="3095" w:author="Kook Sec" w:date="2021-04-20T16:07:00Z">
            <w:rPr>
              <w:rFonts w:ascii="David" w:eastAsia="Calibri" w:hAnsi="David" w:hint="cs"/>
              <w:sz w:val="24"/>
              <w:rtl/>
            </w:rPr>
          </w:rPrChange>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32BB4CB" w14:textId="77777777" w:rsidR="00740118" w:rsidRPr="00010762"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Change w:id="3096" w:author="Kook Sec" w:date="2021-04-20T16:07:00Z">
            <w:rPr>
              <w:rFonts w:ascii="David" w:eastAsia="Calibri" w:hAnsi="David"/>
              <w:sz w:val="24"/>
            </w:rPr>
          </w:rPrChange>
        </w:rPr>
      </w:pPr>
      <w:r w:rsidRPr="00010762">
        <w:rPr>
          <w:rFonts w:ascii="David" w:eastAsia="Calibri" w:hAnsi="David" w:hint="cs"/>
          <w:sz w:val="24"/>
          <w:rtl/>
          <w:rPrChange w:id="3097" w:author="Kook Sec" w:date="2021-04-20T16:07:00Z">
            <w:rPr>
              <w:rFonts w:ascii="David" w:eastAsia="Calibri" w:hAnsi="David" w:hint="cs"/>
              <w:sz w:val="24"/>
              <w:rtl/>
            </w:rPr>
          </w:rPrChange>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EC3A1A5" w14:textId="77777777" w:rsidR="00740118" w:rsidRPr="00010762"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Change w:id="3098" w:author="Kook Sec" w:date="2021-04-20T16:07:00Z">
            <w:rPr>
              <w:rFonts w:ascii="David" w:eastAsia="Calibri" w:hAnsi="David"/>
              <w:sz w:val="24"/>
              <w:rtl/>
            </w:rPr>
          </w:rPrChange>
        </w:rPr>
      </w:pPr>
      <w:r w:rsidRPr="00010762">
        <w:rPr>
          <w:rFonts w:ascii="David" w:eastAsia="Calibri" w:hAnsi="David" w:hint="cs"/>
          <w:sz w:val="24"/>
          <w:rtl/>
          <w:rPrChange w:id="3099" w:author="Kook Sec" w:date="2021-04-20T16:07:00Z">
            <w:rPr>
              <w:rFonts w:ascii="David" w:eastAsia="Calibri" w:hAnsi="David" w:hint="cs"/>
              <w:sz w:val="24"/>
              <w:rtl/>
            </w:rPr>
          </w:rPrChange>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221CFEE0" w14:textId="77777777" w:rsidR="00740118" w:rsidRPr="00010762"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Change w:id="3100" w:author="Kook Sec" w:date="2021-04-20T16:07:00Z">
            <w:rPr>
              <w:rFonts w:ascii="David" w:eastAsia="Calibri" w:hAnsi="David"/>
              <w:sz w:val="24"/>
            </w:rPr>
          </w:rPrChange>
        </w:rPr>
      </w:pPr>
      <w:r w:rsidRPr="00010762">
        <w:rPr>
          <w:rFonts w:ascii="David" w:eastAsia="Calibri" w:hAnsi="David" w:hint="cs"/>
          <w:sz w:val="24"/>
          <w:rtl/>
          <w:rPrChange w:id="3101" w:author="Kook Sec" w:date="2021-04-20T16:07:00Z">
            <w:rPr>
              <w:rFonts w:ascii="David" w:eastAsia="Calibri" w:hAnsi="David" w:hint="cs"/>
              <w:sz w:val="24"/>
              <w:rtl/>
            </w:rPr>
          </w:rPrChange>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D6A993D" w14:textId="77777777" w:rsidR="00740118" w:rsidRPr="00010762" w:rsidRDefault="00740118" w:rsidP="00740118">
      <w:pPr>
        <w:jc w:val="both"/>
        <w:rPr>
          <w:rFonts w:ascii="David" w:eastAsia="Calibri" w:hAnsi="David"/>
          <w:sz w:val="24"/>
          <w:rtl/>
          <w:rPrChange w:id="3102" w:author="Kook Sec" w:date="2021-04-20T16:07:00Z">
            <w:rPr>
              <w:rFonts w:ascii="David" w:eastAsia="Calibri" w:hAnsi="David"/>
              <w:sz w:val="24"/>
              <w:rtl/>
            </w:rPr>
          </w:rPrChange>
        </w:rPr>
      </w:pPr>
      <w:r w:rsidRPr="00010762">
        <w:rPr>
          <w:rFonts w:ascii="David" w:eastAsia="Calibri" w:hAnsi="David" w:hint="cs"/>
          <w:sz w:val="24"/>
          <w:rtl/>
          <w:rPrChange w:id="3103" w:author="Kook Sec" w:date="2021-04-20T16:07:00Z">
            <w:rPr>
              <w:rFonts w:ascii="David" w:eastAsia="Calibri" w:hAnsi="David" w:hint="cs"/>
              <w:sz w:val="24"/>
              <w:rtl/>
            </w:rPr>
          </w:rPrChange>
        </w:rPr>
        <w:t xml:space="preserve"> </w:t>
      </w:r>
    </w:p>
    <w:p w14:paraId="0D85860A" w14:textId="77777777" w:rsidR="00740118" w:rsidRPr="00010762" w:rsidRDefault="00740118" w:rsidP="00740118">
      <w:pPr>
        <w:ind w:left="364"/>
        <w:contextualSpacing/>
        <w:rPr>
          <w:rFonts w:ascii="Times New Roman" w:eastAsia="Calibri" w:hAnsi="Times New Roman" w:cs="Arial"/>
          <w:szCs w:val="22"/>
          <w:rtl/>
          <w:rPrChange w:id="3104" w:author="Kook Sec" w:date="2021-04-20T16:07:00Z">
            <w:rPr>
              <w:rFonts w:ascii="Times New Roman" w:eastAsia="Calibri" w:hAnsi="Times New Roman" w:cs="Arial"/>
              <w:szCs w:val="22"/>
              <w:rtl/>
            </w:rPr>
          </w:rPrChange>
        </w:rPr>
      </w:pPr>
    </w:p>
    <w:p w14:paraId="5673EF0B"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05" w:author="Kook Sec" w:date="2021-04-20T16:07:00Z">
            <w:rPr>
              <w:rFonts w:ascii="Times New Roman" w:eastAsia="Times New Roman" w:hAnsi="Times New Roman"/>
              <w:bCs/>
              <w:sz w:val="24"/>
              <w:u w:val="single"/>
              <w:rtl/>
              <w:lang w:eastAsia="he-IL"/>
            </w:rPr>
          </w:rPrChange>
        </w:rPr>
      </w:pPr>
    </w:p>
    <w:p w14:paraId="38A668CA"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06" w:author="Kook Sec" w:date="2021-04-20T16:07:00Z">
            <w:rPr>
              <w:rFonts w:ascii="Times New Roman" w:eastAsia="Times New Roman" w:hAnsi="Times New Roman"/>
              <w:bCs/>
              <w:sz w:val="24"/>
              <w:u w:val="single"/>
              <w:rtl/>
              <w:lang w:eastAsia="he-IL"/>
            </w:rPr>
          </w:rPrChange>
        </w:rPr>
      </w:pPr>
    </w:p>
    <w:p w14:paraId="630EE785"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07" w:author="Kook Sec" w:date="2021-04-20T16:07:00Z">
            <w:rPr>
              <w:rFonts w:ascii="Times New Roman" w:eastAsia="Times New Roman" w:hAnsi="Times New Roman"/>
              <w:bCs/>
              <w:sz w:val="24"/>
              <w:u w:val="single"/>
              <w:rtl/>
              <w:lang w:eastAsia="he-IL"/>
            </w:rPr>
          </w:rPrChange>
        </w:rPr>
      </w:pPr>
    </w:p>
    <w:p w14:paraId="4DD4C6DC"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08" w:author="Kook Sec" w:date="2021-04-20T16:07:00Z">
            <w:rPr>
              <w:rFonts w:ascii="Times New Roman" w:eastAsia="Times New Roman" w:hAnsi="Times New Roman"/>
              <w:bCs/>
              <w:sz w:val="24"/>
              <w:u w:val="single"/>
              <w:rtl/>
              <w:lang w:eastAsia="he-IL"/>
            </w:rPr>
          </w:rPrChange>
        </w:rPr>
      </w:pPr>
    </w:p>
    <w:p w14:paraId="76DDD530"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09" w:author="Kook Sec" w:date="2021-04-20T16:07:00Z">
            <w:rPr>
              <w:rFonts w:ascii="Times New Roman" w:eastAsia="Times New Roman" w:hAnsi="Times New Roman"/>
              <w:bCs/>
              <w:sz w:val="24"/>
              <w:u w:val="single"/>
              <w:rtl/>
              <w:lang w:eastAsia="he-IL"/>
            </w:rPr>
          </w:rPrChange>
        </w:rPr>
      </w:pPr>
    </w:p>
    <w:p w14:paraId="37488886"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0" w:author="Kook Sec" w:date="2021-04-20T16:07:00Z">
            <w:rPr>
              <w:rFonts w:ascii="Times New Roman" w:eastAsia="Times New Roman" w:hAnsi="Times New Roman"/>
              <w:bCs/>
              <w:sz w:val="24"/>
              <w:u w:val="single"/>
              <w:rtl/>
              <w:lang w:eastAsia="he-IL"/>
            </w:rPr>
          </w:rPrChange>
        </w:rPr>
      </w:pPr>
    </w:p>
    <w:p w14:paraId="74AA60B5"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1" w:author="Kook Sec" w:date="2021-04-20T16:07:00Z">
            <w:rPr>
              <w:rFonts w:ascii="Times New Roman" w:eastAsia="Times New Roman" w:hAnsi="Times New Roman"/>
              <w:bCs/>
              <w:sz w:val="24"/>
              <w:u w:val="single"/>
              <w:rtl/>
              <w:lang w:eastAsia="he-IL"/>
            </w:rPr>
          </w:rPrChange>
        </w:rPr>
      </w:pPr>
    </w:p>
    <w:p w14:paraId="474CEC66"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2" w:author="Kook Sec" w:date="2021-04-20T16:07:00Z">
            <w:rPr>
              <w:rFonts w:ascii="Times New Roman" w:eastAsia="Times New Roman" w:hAnsi="Times New Roman"/>
              <w:bCs/>
              <w:sz w:val="24"/>
              <w:u w:val="single"/>
              <w:rtl/>
              <w:lang w:eastAsia="he-IL"/>
            </w:rPr>
          </w:rPrChange>
        </w:rPr>
      </w:pPr>
    </w:p>
    <w:p w14:paraId="6D15ED94"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3" w:author="Kook Sec" w:date="2021-04-20T16:07:00Z">
            <w:rPr>
              <w:rFonts w:ascii="Times New Roman" w:eastAsia="Times New Roman" w:hAnsi="Times New Roman"/>
              <w:bCs/>
              <w:sz w:val="24"/>
              <w:u w:val="single"/>
              <w:rtl/>
              <w:lang w:eastAsia="he-IL"/>
            </w:rPr>
          </w:rPrChange>
        </w:rPr>
      </w:pPr>
    </w:p>
    <w:p w14:paraId="7D482F83"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4" w:author="Kook Sec" w:date="2021-04-20T16:07:00Z">
            <w:rPr>
              <w:rFonts w:ascii="Times New Roman" w:eastAsia="Times New Roman" w:hAnsi="Times New Roman"/>
              <w:bCs/>
              <w:sz w:val="24"/>
              <w:u w:val="single"/>
              <w:rtl/>
              <w:lang w:eastAsia="he-IL"/>
            </w:rPr>
          </w:rPrChange>
        </w:rPr>
      </w:pPr>
    </w:p>
    <w:p w14:paraId="5553B265"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5" w:author="Kook Sec" w:date="2021-04-20T16:07:00Z">
            <w:rPr>
              <w:rFonts w:ascii="Times New Roman" w:eastAsia="Times New Roman" w:hAnsi="Times New Roman"/>
              <w:bCs/>
              <w:sz w:val="24"/>
              <w:u w:val="single"/>
              <w:rtl/>
              <w:lang w:eastAsia="he-IL"/>
            </w:rPr>
          </w:rPrChange>
        </w:rPr>
      </w:pPr>
    </w:p>
    <w:p w14:paraId="06EFA5A3"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6" w:author="Kook Sec" w:date="2021-04-20T16:07:00Z">
            <w:rPr>
              <w:rFonts w:ascii="Times New Roman" w:eastAsia="Times New Roman" w:hAnsi="Times New Roman"/>
              <w:bCs/>
              <w:sz w:val="24"/>
              <w:u w:val="single"/>
              <w:rtl/>
              <w:lang w:eastAsia="he-IL"/>
            </w:rPr>
          </w:rPrChange>
        </w:rPr>
      </w:pPr>
    </w:p>
    <w:p w14:paraId="32B202A2"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7" w:author="Kook Sec" w:date="2021-04-20T16:07:00Z">
            <w:rPr>
              <w:rFonts w:ascii="Times New Roman" w:eastAsia="Times New Roman" w:hAnsi="Times New Roman"/>
              <w:bCs/>
              <w:sz w:val="24"/>
              <w:u w:val="single"/>
              <w:rtl/>
              <w:lang w:eastAsia="he-IL"/>
            </w:rPr>
          </w:rPrChange>
        </w:rPr>
      </w:pPr>
    </w:p>
    <w:p w14:paraId="721BBEF7"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8" w:author="Kook Sec" w:date="2021-04-20T16:07:00Z">
            <w:rPr>
              <w:rFonts w:ascii="Times New Roman" w:eastAsia="Times New Roman" w:hAnsi="Times New Roman"/>
              <w:bCs/>
              <w:sz w:val="24"/>
              <w:u w:val="single"/>
              <w:rtl/>
              <w:lang w:eastAsia="he-IL"/>
            </w:rPr>
          </w:rPrChange>
        </w:rPr>
      </w:pPr>
    </w:p>
    <w:p w14:paraId="2D79F9D3"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19" w:author="Kook Sec" w:date="2021-04-20T16:07:00Z">
            <w:rPr>
              <w:rFonts w:ascii="Times New Roman" w:eastAsia="Times New Roman" w:hAnsi="Times New Roman"/>
              <w:bCs/>
              <w:sz w:val="24"/>
              <w:u w:val="single"/>
              <w:rtl/>
              <w:lang w:eastAsia="he-IL"/>
            </w:rPr>
          </w:rPrChange>
        </w:rPr>
      </w:pPr>
    </w:p>
    <w:p w14:paraId="3B71E34D" w14:textId="77777777" w:rsidR="00740118" w:rsidRPr="00010762"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Change w:id="3120" w:author="Kook Sec" w:date="2021-04-20T16:07:00Z">
            <w:rPr>
              <w:rFonts w:ascii="Times New Roman" w:eastAsia="Times New Roman" w:hAnsi="Times New Roman"/>
              <w:bCs/>
              <w:sz w:val="24"/>
              <w:u w:val="single"/>
              <w:rtl/>
              <w:lang w:eastAsia="he-IL"/>
            </w:rPr>
          </w:rPrChange>
        </w:rPr>
      </w:pPr>
    </w:p>
    <w:p w14:paraId="1B29DE09"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1" w:author="Kook Sec" w:date="2021-04-20T16:07:00Z">
            <w:rPr>
              <w:rFonts w:ascii="Times New Roman" w:eastAsia="Times New Roman" w:hAnsi="Times New Roman"/>
              <w:bCs/>
              <w:sz w:val="24"/>
              <w:u w:val="single"/>
              <w:rtl/>
              <w:lang w:eastAsia="he-IL"/>
            </w:rPr>
          </w:rPrChange>
        </w:rPr>
      </w:pPr>
    </w:p>
    <w:p w14:paraId="3037C9AD"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2" w:author="Kook Sec" w:date="2021-04-20T16:07:00Z">
            <w:rPr>
              <w:rFonts w:ascii="Times New Roman" w:eastAsia="Times New Roman" w:hAnsi="Times New Roman"/>
              <w:bCs/>
              <w:sz w:val="24"/>
              <w:u w:val="single"/>
              <w:rtl/>
              <w:lang w:eastAsia="he-IL"/>
            </w:rPr>
          </w:rPrChange>
        </w:rPr>
      </w:pPr>
    </w:p>
    <w:p w14:paraId="6740B37C"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3" w:author="Kook Sec" w:date="2021-04-20T16:07:00Z">
            <w:rPr>
              <w:rFonts w:ascii="Times New Roman" w:eastAsia="Times New Roman" w:hAnsi="Times New Roman"/>
              <w:bCs/>
              <w:sz w:val="24"/>
              <w:u w:val="single"/>
              <w:rtl/>
              <w:lang w:eastAsia="he-IL"/>
            </w:rPr>
          </w:rPrChange>
        </w:rPr>
      </w:pPr>
    </w:p>
    <w:p w14:paraId="38327A6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4" w:author="Kook Sec" w:date="2021-04-20T16:07:00Z">
            <w:rPr>
              <w:rFonts w:ascii="Times New Roman" w:eastAsia="Times New Roman" w:hAnsi="Times New Roman"/>
              <w:bCs/>
              <w:sz w:val="24"/>
              <w:u w:val="single"/>
              <w:rtl/>
              <w:lang w:eastAsia="he-IL"/>
            </w:rPr>
          </w:rPrChange>
        </w:rPr>
      </w:pPr>
    </w:p>
    <w:p w14:paraId="038DCF6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5" w:author="Kook Sec" w:date="2021-04-20T16:07:00Z">
            <w:rPr>
              <w:rFonts w:ascii="Times New Roman" w:eastAsia="Times New Roman" w:hAnsi="Times New Roman"/>
              <w:bCs/>
              <w:sz w:val="24"/>
              <w:u w:val="single"/>
              <w:rtl/>
              <w:lang w:eastAsia="he-IL"/>
            </w:rPr>
          </w:rPrChange>
        </w:rPr>
      </w:pPr>
    </w:p>
    <w:p w14:paraId="7259848B"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6" w:author="Kook Sec" w:date="2021-04-20T16:07:00Z">
            <w:rPr>
              <w:rFonts w:ascii="Times New Roman" w:eastAsia="Times New Roman" w:hAnsi="Times New Roman"/>
              <w:bCs/>
              <w:sz w:val="24"/>
              <w:u w:val="single"/>
              <w:rtl/>
              <w:lang w:eastAsia="he-IL"/>
            </w:rPr>
          </w:rPrChange>
        </w:rPr>
      </w:pPr>
    </w:p>
    <w:p w14:paraId="6F3EAD3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7" w:author="Kook Sec" w:date="2021-04-20T16:07:00Z">
            <w:rPr>
              <w:rFonts w:ascii="Times New Roman" w:eastAsia="Times New Roman" w:hAnsi="Times New Roman"/>
              <w:bCs/>
              <w:sz w:val="24"/>
              <w:u w:val="single"/>
              <w:rtl/>
              <w:lang w:eastAsia="he-IL"/>
            </w:rPr>
          </w:rPrChange>
        </w:rPr>
      </w:pPr>
    </w:p>
    <w:p w14:paraId="52875C29"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8" w:author="Kook Sec" w:date="2021-04-20T16:07:00Z">
            <w:rPr>
              <w:rFonts w:ascii="Times New Roman" w:eastAsia="Times New Roman" w:hAnsi="Times New Roman"/>
              <w:bCs/>
              <w:sz w:val="24"/>
              <w:u w:val="single"/>
              <w:rtl/>
              <w:lang w:eastAsia="he-IL"/>
            </w:rPr>
          </w:rPrChange>
        </w:rPr>
      </w:pPr>
    </w:p>
    <w:p w14:paraId="2DE77A9F"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29" w:author="Kook Sec" w:date="2021-04-20T16:07:00Z">
            <w:rPr>
              <w:rFonts w:ascii="Times New Roman" w:eastAsia="Times New Roman" w:hAnsi="Times New Roman"/>
              <w:bCs/>
              <w:sz w:val="24"/>
              <w:u w:val="single"/>
              <w:rtl/>
              <w:lang w:eastAsia="he-IL"/>
            </w:rPr>
          </w:rPrChange>
        </w:rPr>
      </w:pPr>
    </w:p>
    <w:p w14:paraId="2457E48E"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0" w:author="Kook Sec" w:date="2021-04-20T16:07:00Z">
            <w:rPr>
              <w:rFonts w:ascii="Times New Roman" w:eastAsia="Times New Roman" w:hAnsi="Times New Roman"/>
              <w:bCs/>
              <w:sz w:val="24"/>
              <w:u w:val="single"/>
              <w:rtl/>
              <w:lang w:eastAsia="he-IL"/>
            </w:rPr>
          </w:rPrChange>
        </w:rPr>
      </w:pPr>
    </w:p>
    <w:p w14:paraId="5AE7D74D"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1" w:author="Kook Sec" w:date="2021-04-20T16:07:00Z">
            <w:rPr>
              <w:rFonts w:ascii="Times New Roman" w:eastAsia="Times New Roman" w:hAnsi="Times New Roman"/>
              <w:bCs/>
              <w:sz w:val="24"/>
              <w:u w:val="single"/>
              <w:rtl/>
              <w:lang w:eastAsia="he-IL"/>
            </w:rPr>
          </w:rPrChange>
        </w:rPr>
      </w:pPr>
    </w:p>
    <w:p w14:paraId="0B3B9C43"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2" w:author="Kook Sec" w:date="2021-04-20T16:07:00Z">
            <w:rPr>
              <w:rFonts w:ascii="Times New Roman" w:eastAsia="Times New Roman" w:hAnsi="Times New Roman"/>
              <w:bCs/>
              <w:sz w:val="24"/>
              <w:u w:val="single"/>
              <w:rtl/>
              <w:lang w:eastAsia="he-IL"/>
            </w:rPr>
          </w:rPrChange>
        </w:rPr>
      </w:pPr>
    </w:p>
    <w:p w14:paraId="08E6706A"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3" w:author="Kook Sec" w:date="2021-04-20T16:07:00Z">
            <w:rPr>
              <w:rFonts w:ascii="Times New Roman" w:eastAsia="Times New Roman" w:hAnsi="Times New Roman"/>
              <w:bCs/>
              <w:sz w:val="24"/>
              <w:u w:val="single"/>
              <w:rtl/>
              <w:lang w:eastAsia="he-IL"/>
            </w:rPr>
          </w:rPrChange>
        </w:rPr>
      </w:pPr>
    </w:p>
    <w:p w14:paraId="0B733D38"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4" w:author="Kook Sec" w:date="2021-04-20T16:07:00Z">
            <w:rPr>
              <w:rFonts w:ascii="Times New Roman" w:eastAsia="Times New Roman" w:hAnsi="Times New Roman"/>
              <w:bCs/>
              <w:sz w:val="24"/>
              <w:u w:val="single"/>
              <w:rtl/>
              <w:lang w:eastAsia="he-IL"/>
            </w:rPr>
          </w:rPrChange>
        </w:rPr>
      </w:pPr>
    </w:p>
    <w:p w14:paraId="5F005559"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5" w:author="Kook Sec" w:date="2021-04-20T16:07:00Z">
            <w:rPr>
              <w:rFonts w:ascii="Times New Roman" w:eastAsia="Times New Roman" w:hAnsi="Times New Roman"/>
              <w:bCs/>
              <w:sz w:val="24"/>
              <w:u w:val="single"/>
              <w:rtl/>
              <w:lang w:eastAsia="he-IL"/>
            </w:rPr>
          </w:rPrChange>
        </w:rPr>
      </w:pPr>
    </w:p>
    <w:p w14:paraId="2AD72687"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6" w:author="Kook Sec" w:date="2021-04-20T16:07:00Z">
            <w:rPr>
              <w:rFonts w:ascii="Times New Roman" w:eastAsia="Times New Roman" w:hAnsi="Times New Roman"/>
              <w:bCs/>
              <w:sz w:val="24"/>
              <w:u w:val="single"/>
              <w:rtl/>
              <w:lang w:eastAsia="he-IL"/>
            </w:rPr>
          </w:rPrChange>
        </w:rPr>
      </w:pPr>
    </w:p>
    <w:p w14:paraId="1AEDD1CD"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7" w:author="Kook Sec" w:date="2021-04-20T16:07:00Z">
            <w:rPr>
              <w:rFonts w:ascii="Times New Roman" w:eastAsia="Times New Roman" w:hAnsi="Times New Roman"/>
              <w:bCs/>
              <w:sz w:val="24"/>
              <w:u w:val="single"/>
              <w:rtl/>
              <w:lang w:eastAsia="he-IL"/>
            </w:rPr>
          </w:rPrChange>
        </w:rPr>
      </w:pPr>
    </w:p>
    <w:p w14:paraId="30966743"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8" w:author="Kook Sec" w:date="2021-04-20T16:07:00Z">
            <w:rPr>
              <w:rFonts w:ascii="Times New Roman" w:eastAsia="Times New Roman" w:hAnsi="Times New Roman"/>
              <w:bCs/>
              <w:sz w:val="24"/>
              <w:u w:val="single"/>
              <w:rtl/>
              <w:lang w:eastAsia="he-IL"/>
            </w:rPr>
          </w:rPrChange>
        </w:rPr>
      </w:pPr>
    </w:p>
    <w:p w14:paraId="15043B40"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39" w:author="Kook Sec" w:date="2021-04-20T16:07:00Z">
            <w:rPr>
              <w:rFonts w:ascii="Times New Roman" w:eastAsia="Times New Roman" w:hAnsi="Times New Roman"/>
              <w:bCs/>
              <w:sz w:val="24"/>
              <w:u w:val="single"/>
              <w:rtl/>
              <w:lang w:eastAsia="he-IL"/>
            </w:rPr>
          </w:rPrChange>
        </w:rPr>
      </w:pPr>
    </w:p>
    <w:p w14:paraId="5E61CBC8"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0" w:author="Kook Sec" w:date="2021-04-20T16:07:00Z">
            <w:rPr>
              <w:rFonts w:ascii="Times New Roman" w:eastAsia="Times New Roman" w:hAnsi="Times New Roman"/>
              <w:bCs/>
              <w:sz w:val="24"/>
              <w:u w:val="single"/>
              <w:rtl/>
              <w:lang w:eastAsia="he-IL"/>
            </w:rPr>
          </w:rPrChange>
        </w:rPr>
      </w:pPr>
    </w:p>
    <w:p w14:paraId="68D3A713"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1" w:author="Kook Sec" w:date="2021-04-20T16:07:00Z">
            <w:rPr>
              <w:rFonts w:ascii="Times New Roman" w:eastAsia="Times New Roman" w:hAnsi="Times New Roman"/>
              <w:bCs/>
              <w:sz w:val="24"/>
              <w:u w:val="single"/>
              <w:rtl/>
              <w:lang w:eastAsia="he-IL"/>
            </w:rPr>
          </w:rPrChange>
        </w:rPr>
      </w:pPr>
    </w:p>
    <w:p w14:paraId="1ABD6191"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2" w:author="Kook Sec" w:date="2021-04-20T16:07:00Z">
            <w:rPr>
              <w:rFonts w:ascii="Times New Roman" w:eastAsia="Times New Roman" w:hAnsi="Times New Roman"/>
              <w:bCs/>
              <w:sz w:val="24"/>
              <w:u w:val="single"/>
              <w:rtl/>
              <w:lang w:eastAsia="he-IL"/>
            </w:rPr>
          </w:rPrChange>
        </w:rPr>
      </w:pPr>
    </w:p>
    <w:p w14:paraId="6E54AD19"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3" w:author="Kook Sec" w:date="2021-04-20T16:07:00Z">
            <w:rPr>
              <w:rFonts w:ascii="Times New Roman" w:eastAsia="Times New Roman" w:hAnsi="Times New Roman"/>
              <w:bCs/>
              <w:sz w:val="24"/>
              <w:u w:val="single"/>
              <w:rtl/>
              <w:lang w:eastAsia="he-IL"/>
            </w:rPr>
          </w:rPrChange>
        </w:rPr>
      </w:pPr>
    </w:p>
    <w:p w14:paraId="4181857A"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4" w:author="Kook Sec" w:date="2021-04-20T16:07:00Z">
            <w:rPr>
              <w:rFonts w:ascii="Times New Roman" w:eastAsia="Times New Roman" w:hAnsi="Times New Roman"/>
              <w:bCs/>
              <w:sz w:val="24"/>
              <w:u w:val="single"/>
              <w:rtl/>
              <w:lang w:eastAsia="he-IL"/>
            </w:rPr>
          </w:rPrChange>
        </w:rPr>
      </w:pPr>
    </w:p>
    <w:p w14:paraId="20EA7AA8"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5" w:author="Kook Sec" w:date="2021-04-20T16:07:00Z">
            <w:rPr>
              <w:rFonts w:ascii="Times New Roman" w:eastAsia="Times New Roman" w:hAnsi="Times New Roman"/>
              <w:bCs/>
              <w:sz w:val="24"/>
              <w:u w:val="single"/>
              <w:rtl/>
              <w:lang w:eastAsia="he-IL"/>
            </w:rPr>
          </w:rPrChange>
        </w:rPr>
      </w:pPr>
    </w:p>
    <w:p w14:paraId="5E7030A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6" w:author="Kook Sec" w:date="2021-04-20T16:07:00Z">
            <w:rPr>
              <w:rFonts w:ascii="Times New Roman" w:eastAsia="Times New Roman" w:hAnsi="Times New Roman"/>
              <w:bCs/>
              <w:sz w:val="24"/>
              <w:u w:val="single"/>
              <w:rtl/>
              <w:lang w:eastAsia="he-IL"/>
            </w:rPr>
          </w:rPrChange>
        </w:rPr>
      </w:pPr>
    </w:p>
    <w:p w14:paraId="11069A2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Change w:id="3147" w:author="Kook Sec" w:date="2021-04-20T16:07:00Z">
            <w:rPr>
              <w:rFonts w:ascii="Times New Roman" w:eastAsia="Times New Roman" w:hAnsi="Times New Roman"/>
              <w:bCs/>
              <w:sz w:val="24"/>
              <w:u w:val="single"/>
              <w:rtl/>
              <w:lang w:eastAsia="he-IL"/>
            </w:rPr>
          </w:rPrChange>
        </w:rPr>
      </w:pPr>
      <w:r w:rsidRPr="00010762">
        <w:rPr>
          <w:rFonts w:ascii="Times New Roman" w:eastAsia="Times New Roman" w:hAnsi="Times New Roman"/>
          <w:bCs/>
          <w:sz w:val="24"/>
          <w:u w:val="single"/>
          <w:rtl/>
          <w:lang w:eastAsia="he-IL"/>
          <w:rPrChange w:id="3148" w:author="Kook Sec" w:date="2021-04-20T16:07:00Z">
            <w:rPr>
              <w:rFonts w:ascii="Times New Roman" w:eastAsia="Times New Roman" w:hAnsi="Times New Roman"/>
              <w:bCs/>
              <w:sz w:val="24"/>
              <w:u w:val="single"/>
              <w:rtl/>
              <w:lang w:eastAsia="he-IL"/>
            </w:rPr>
          </w:rPrChange>
        </w:rPr>
        <w:br w:type="page"/>
      </w:r>
    </w:p>
    <w:p w14:paraId="4553D7AD"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Change w:id="3149" w:author="Kook Sec" w:date="2021-04-20T16:07:00Z">
            <w:rPr>
              <w:rFonts w:ascii="Times New Roman" w:eastAsia="Times New Roman" w:hAnsi="Times New Roman"/>
              <w:bCs/>
              <w:sz w:val="20"/>
              <w:u w:val="single"/>
              <w:rtl/>
              <w:lang w:eastAsia="he-IL"/>
            </w:rPr>
          </w:rPrChange>
        </w:rPr>
      </w:pPr>
      <w:r w:rsidRPr="00010762">
        <w:rPr>
          <w:rFonts w:ascii="Times New Roman" w:eastAsia="Times New Roman" w:hAnsi="Times New Roman" w:hint="cs"/>
          <w:bCs/>
          <w:sz w:val="20"/>
          <w:u w:val="single"/>
          <w:rtl/>
          <w:lang w:eastAsia="he-IL"/>
          <w:rPrChange w:id="3150" w:author="Kook Sec" w:date="2021-04-20T16:07:00Z">
            <w:rPr>
              <w:rFonts w:ascii="Times New Roman" w:eastAsia="Times New Roman" w:hAnsi="Times New Roman" w:hint="cs"/>
              <w:bCs/>
              <w:sz w:val="20"/>
              <w:u w:val="single"/>
              <w:rtl/>
              <w:lang w:eastAsia="he-IL"/>
            </w:rPr>
          </w:rPrChange>
        </w:rPr>
        <w:lastRenderedPageBreak/>
        <w:t>נספח "</w:t>
      </w:r>
      <w:r w:rsidRPr="00010762">
        <w:rPr>
          <w:rFonts w:ascii="Times New Roman" w:eastAsia="Times New Roman" w:hAnsi="Times New Roman" w:hint="eastAsia"/>
          <w:bCs/>
          <w:sz w:val="20"/>
          <w:u w:val="single"/>
          <w:rtl/>
          <w:lang w:eastAsia="he-IL"/>
          <w:rPrChange w:id="3151" w:author="Kook Sec" w:date="2021-04-20T16:07:00Z">
            <w:rPr>
              <w:rFonts w:ascii="Times New Roman" w:eastAsia="Times New Roman" w:hAnsi="Times New Roman" w:hint="eastAsia"/>
              <w:bCs/>
              <w:sz w:val="20"/>
              <w:u w:val="single"/>
              <w:rtl/>
              <w:lang w:eastAsia="he-IL"/>
            </w:rPr>
          </w:rPrChange>
        </w:rPr>
        <w:t>ז</w:t>
      </w:r>
      <w:r w:rsidRPr="00010762">
        <w:rPr>
          <w:rFonts w:ascii="Times New Roman" w:eastAsia="Times New Roman" w:hAnsi="Times New Roman" w:hint="cs"/>
          <w:bCs/>
          <w:sz w:val="20"/>
          <w:u w:val="single"/>
          <w:rtl/>
          <w:lang w:eastAsia="he-IL"/>
          <w:rPrChange w:id="3152" w:author="Kook Sec" w:date="2021-04-20T16:07:00Z">
            <w:rPr>
              <w:rFonts w:ascii="Times New Roman" w:eastAsia="Times New Roman" w:hAnsi="Times New Roman" w:hint="cs"/>
              <w:bCs/>
              <w:sz w:val="20"/>
              <w:u w:val="single"/>
              <w:rtl/>
              <w:lang w:eastAsia="he-IL"/>
            </w:rPr>
          </w:rPrChange>
        </w:rPr>
        <w:t>1'"</w:t>
      </w:r>
    </w:p>
    <w:p w14:paraId="3C85F312"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Change w:id="3153" w:author="Kook Sec" w:date="2021-04-20T16:07:00Z">
            <w:rPr>
              <w:rFonts w:ascii="Times New Roman" w:eastAsia="Times New Roman" w:hAnsi="Times New Roman"/>
              <w:b/>
              <w:bCs/>
              <w:sz w:val="20"/>
              <w:u w:val="single"/>
              <w:lang w:eastAsia="he-IL"/>
            </w:rPr>
          </w:rPrChange>
        </w:rPr>
      </w:pPr>
      <w:r w:rsidRPr="00010762">
        <w:rPr>
          <w:rFonts w:ascii="Times New Roman" w:eastAsia="Times New Roman" w:hAnsi="Times New Roman" w:hint="cs"/>
          <w:b/>
          <w:bCs/>
          <w:sz w:val="20"/>
          <w:u w:val="single"/>
          <w:rtl/>
          <w:lang w:eastAsia="he-IL"/>
          <w:rPrChange w:id="3154" w:author="Kook Sec" w:date="2021-04-20T16:07:00Z">
            <w:rPr>
              <w:rFonts w:ascii="Times New Roman" w:eastAsia="Times New Roman" w:hAnsi="Times New Roman" w:hint="cs"/>
              <w:b/>
              <w:bCs/>
              <w:sz w:val="20"/>
              <w:u w:val="single"/>
              <w:rtl/>
              <w:lang w:eastAsia="he-IL"/>
            </w:rPr>
          </w:rPrChange>
        </w:rPr>
        <w:t>אישור על קיום ביטוחי המתכנן</w:t>
      </w:r>
    </w:p>
    <w:p w14:paraId="79CAD09A" w14:textId="77777777" w:rsidR="00740118" w:rsidRPr="00010762"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Change w:id="3155" w:author="Kook Sec" w:date="2021-04-20T16:07:00Z">
            <w:rPr>
              <w:rFonts w:ascii="Times New Roman" w:eastAsia="Times New Roman" w:hAnsi="Times New Roman"/>
              <w:sz w:val="20"/>
              <w:rtl/>
              <w:lang w:eastAsia="he-IL"/>
            </w:rPr>
          </w:rPrChange>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10762" w:rsidRPr="00010762" w14:paraId="77356CEF" w14:textId="77777777" w:rsidTr="00786B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4B1A6B1"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5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57" w:author="Kook Sec" w:date="2021-04-20T16:07:00Z">
                  <w:rPr>
                    <w:rFonts w:ascii="David" w:eastAsia="Calibri" w:hAnsi="David" w:hint="cs"/>
                    <w:sz w:val="24"/>
                    <w:rtl/>
                    <w:lang w:eastAsia="he-IL"/>
                  </w:rPr>
                </w:rPrChange>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E54D327"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5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59" w:author="Kook Sec" w:date="2021-04-20T16:07:00Z">
                  <w:rPr>
                    <w:rFonts w:ascii="David" w:eastAsia="Calibri" w:hAnsi="David" w:hint="cs"/>
                    <w:sz w:val="24"/>
                    <w:rtl/>
                    <w:lang w:eastAsia="he-IL"/>
                  </w:rPr>
                </w:rPrChange>
              </w:rPr>
              <w:t>תאריך הנפקת האישור(</w:t>
            </w:r>
            <w:r w:rsidRPr="00010762">
              <w:rPr>
                <w:rFonts w:ascii="David" w:eastAsia="Calibri" w:hAnsi="David" w:hint="cs"/>
                <w:sz w:val="24"/>
                <w:lang w:eastAsia="he-IL"/>
                <w:rPrChange w:id="3160" w:author="Kook Sec" w:date="2021-04-20T16:07:00Z">
                  <w:rPr>
                    <w:rFonts w:ascii="David" w:eastAsia="Calibri" w:hAnsi="David" w:hint="cs"/>
                    <w:sz w:val="24"/>
                    <w:lang w:eastAsia="he-IL"/>
                  </w:rPr>
                </w:rPrChange>
              </w:rPr>
              <w:t>DD/MM/YYYY</w:t>
            </w:r>
            <w:r w:rsidRPr="00010762">
              <w:rPr>
                <w:rFonts w:ascii="David" w:eastAsia="Calibri" w:hAnsi="David" w:hint="cs"/>
                <w:sz w:val="24"/>
                <w:rtl/>
                <w:lang w:eastAsia="he-IL"/>
                <w:rPrChange w:id="3161" w:author="Kook Sec" w:date="2021-04-20T16:07:00Z">
                  <w:rPr>
                    <w:rFonts w:ascii="David" w:eastAsia="Calibri" w:hAnsi="David" w:hint="cs"/>
                    <w:sz w:val="24"/>
                    <w:rtl/>
                    <w:lang w:eastAsia="he-IL"/>
                  </w:rPr>
                </w:rPrChange>
              </w:rPr>
              <w:t>)</w:t>
            </w:r>
          </w:p>
        </w:tc>
      </w:tr>
      <w:tr w:rsidR="00010762" w:rsidRPr="00010762" w14:paraId="5915F05C" w14:textId="77777777" w:rsidTr="00786B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7A110FF"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6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63" w:author="Kook Sec" w:date="2021-04-20T16:07:00Z">
                  <w:rPr>
                    <w:rFonts w:ascii="David" w:eastAsia="Calibri" w:hAnsi="David" w:hint="cs"/>
                    <w:sz w:val="24"/>
                    <w:rtl/>
                    <w:lang w:eastAsia="he-IL"/>
                  </w:rPr>
                </w:rPrChange>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10762" w:rsidRPr="00010762" w14:paraId="6911C61D" w14:textId="77777777" w:rsidTr="00786B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9B2DE93"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6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65" w:author="Kook Sec" w:date="2021-04-20T16:07:00Z">
                  <w:rPr>
                    <w:rFonts w:ascii="David" w:eastAsia="Calibri" w:hAnsi="David" w:hint="cs"/>
                    <w:sz w:val="24"/>
                    <w:rtl/>
                    <w:lang w:eastAsia="he-IL"/>
                  </w:rPr>
                </w:rPrChange>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E118F7C"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6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67" w:author="Kook Sec" w:date="2021-04-20T16:07:00Z">
                  <w:rPr>
                    <w:rFonts w:ascii="David" w:eastAsia="Calibri" w:hAnsi="David" w:hint="cs"/>
                    <w:sz w:val="24"/>
                    <w:rtl/>
                    <w:lang w:eastAsia="he-IL"/>
                  </w:rPr>
                </w:rPrChange>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2BA58F9"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6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69" w:author="Kook Sec" w:date="2021-04-20T16:07:00Z">
                  <w:rPr>
                    <w:rFonts w:ascii="David" w:eastAsia="Calibri" w:hAnsi="David" w:hint="cs"/>
                    <w:sz w:val="24"/>
                    <w:rtl/>
                    <w:lang w:eastAsia="he-IL"/>
                  </w:rPr>
                </w:rPrChange>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1F40286"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70"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71" w:author="Kook Sec" w:date="2021-04-20T16:07:00Z">
                  <w:rPr>
                    <w:rFonts w:ascii="David" w:eastAsia="Calibri" w:hAnsi="David" w:hint="cs"/>
                    <w:sz w:val="24"/>
                    <w:rtl/>
                    <w:lang w:eastAsia="he-IL"/>
                  </w:rPr>
                </w:rPrChange>
              </w:rPr>
              <w:t>מעמד מבקש האישור*</w:t>
            </w:r>
          </w:p>
        </w:tc>
      </w:tr>
      <w:tr w:rsidR="00010762" w:rsidRPr="00010762" w14:paraId="5609FDD0" w14:textId="77777777" w:rsidTr="00786B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69EA34E7"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7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73" w:author="Kook Sec" w:date="2021-04-20T16:07:00Z">
                  <w:rPr>
                    <w:rFonts w:ascii="David" w:eastAsia="Calibri" w:hAnsi="David" w:hint="cs"/>
                    <w:sz w:val="24"/>
                    <w:rtl/>
                    <w:lang w:eastAsia="he-IL"/>
                  </w:rPr>
                </w:rPrChange>
              </w:rPr>
              <w:t>שם</w:t>
            </w:r>
          </w:p>
          <w:p w14:paraId="58FC711C"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7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75" w:author="Kook Sec" w:date="2021-04-20T16:07:00Z">
                  <w:rPr>
                    <w:rFonts w:ascii="David" w:eastAsia="Calibri" w:hAnsi="David" w:hint="cs"/>
                    <w:sz w:val="24"/>
                    <w:rtl/>
                    <w:lang w:eastAsia="he-IL"/>
                  </w:rPr>
                </w:rPrChange>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78C2E4A"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7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77" w:author="Kook Sec" w:date="2021-04-20T16:07:00Z">
                  <w:rPr>
                    <w:rFonts w:ascii="David" w:eastAsia="Calibri" w:hAnsi="David" w:hint="cs"/>
                    <w:sz w:val="24"/>
                    <w:rtl/>
                    <w:lang w:eastAsia="he-IL"/>
                  </w:rPr>
                </w:rPrChange>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7D8B509"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78" w:author="Kook Sec" w:date="2021-04-20T16:07:00Z">
                  <w:rPr>
                    <w:rFonts w:ascii="David" w:eastAsia="Calibri" w:hAnsi="David"/>
                    <w:b/>
                    <w:sz w:val="24"/>
                    <w:rtl/>
                    <w:lang w:eastAsia="he-IL"/>
                  </w:rPr>
                </w:rPrChange>
              </w:rPr>
            </w:pPr>
          </w:p>
          <w:p w14:paraId="1FA5E02E"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79" w:author="Kook Sec" w:date="2021-04-20T16:07:00Z">
                  <w:rPr>
                    <w:rFonts w:ascii="David" w:eastAsia="Calibri" w:hAnsi="David"/>
                    <w:b/>
                    <w:sz w:val="24"/>
                    <w:rtl/>
                    <w:lang w:eastAsia="he-IL"/>
                  </w:rPr>
                </w:rPrChange>
              </w:rPr>
            </w:pPr>
            <w:r w:rsidRPr="00010762">
              <w:rPr>
                <w:rFonts w:ascii="Segoe UI Symbol" w:eastAsia="MS Gothic" w:hAnsi="Segoe UI Symbol" w:cs="Segoe UI Symbol"/>
                <w:b/>
                <w:sz w:val="24"/>
                <w:rtl/>
                <w:lang w:eastAsia="he-IL"/>
                <w:rPrChange w:id="3180" w:author="Kook Sec" w:date="2021-04-20T16:07:00Z">
                  <w:rPr>
                    <w:rFonts w:ascii="Segoe UI Symbol" w:eastAsia="MS Gothic" w:hAnsi="Segoe UI Symbol" w:cs="Segoe UI Symbol"/>
                    <w:b/>
                    <w:sz w:val="24"/>
                    <w:rtl/>
                    <w:lang w:eastAsia="he-IL"/>
                  </w:rPr>
                </w:rPrChange>
              </w:rPr>
              <w:t>☒</w:t>
            </w:r>
            <w:r w:rsidRPr="00010762">
              <w:rPr>
                <w:rFonts w:ascii="David" w:eastAsia="Calibri" w:hAnsi="David" w:hint="cs"/>
                <w:b/>
                <w:sz w:val="24"/>
                <w:rtl/>
                <w:lang w:eastAsia="he-IL"/>
                <w:rPrChange w:id="3181" w:author="Kook Sec" w:date="2021-04-20T16:07:00Z">
                  <w:rPr>
                    <w:rFonts w:ascii="David" w:eastAsia="Calibri" w:hAnsi="David" w:hint="cs"/>
                    <w:b/>
                    <w:sz w:val="24"/>
                    <w:rtl/>
                    <w:lang w:eastAsia="he-IL"/>
                  </w:rPr>
                </w:rPrChange>
              </w:rPr>
              <w:t>שירותים - 085</w:t>
            </w:r>
          </w:p>
          <w:p w14:paraId="39960A3F"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82" w:author="Kook Sec" w:date="2021-04-20T16:07:00Z">
                  <w:rPr>
                    <w:rFonts w:ascii="David" w:eastAsia="Calibri" w:hAnsi="David"/>
                    <w:b/>
                    <w:sz w:val="24"/>
                    <w:rtl/>
                    <w:lang w:eastAsia="he-IL"/>
                  </w:rPr>
                </w:rPrChange>
              </w:rPr>
            </w:pPr>
          </w:p>
        </w:tc>
        <w:tc>
          <w:tcPr>
            <w:tcW w:w="3317" w:type="dxa"/>
            <w:vMerge w:val="restart"/>
            <w:tcBorders>
              <w:top w:val="single" w:sz="4" w:space="0" w:color="auto"/>
              <w:left w:val="single" w:sz="4" w:space="0" w:color="auto"/>
              <w:bottom w:val="single" w:sz="4" w:space="0" w:color="auto"/>
              <w:right w:val="single" w:sz="4" w:space="0" w:color="auto"/>
            </w:tcBorders>
          </w:tcPr>
          <w:p w14:paraId="4C13DBF1"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83" w:author="Kook Sec" w:date="2021-04-20T16:07:00Z">
                  <w:rPr>
                    <w:rFonts w:ascii="David" w:eastAsia="Calibri" w:hAnsi="David"/>
                    <w:b/>
                    <w:sz w:val="24"/>
                    <w:rtl/>
                    <w:lang w:eastAsia="he-IL"/>
                  </w:rPr>
                </w:rPrChange>
              </w:rPr>
            </w:pPr>
          </w:p>
          <w:p w14:paraId="30E98A36"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84" w:author="Kook Sec" w:date="2021-04-20T16:07:00Z">
                  <w:rPr>
                    <w:rFonts w:ascii="David" w:eastAsia="Calibri" w:hAnsi="David"/>
                    <w:b/>
                    <w:sz w:val="24"/>
                    <w:rtl/>
                    <w:lang w:eastAsia="he-IL"/>
                  </w:rPr>
                </w:rPrChange>
              </w:rPr>
            </w:pPr>
            <w:r w:rsidRPr="00010762">
              <w:rPr>
                <w:rFonts w:ascii="Segoe UI Symbol" w:eastAsia="MS Gothic" w:hAnsi="Segoe UI Symbol" w:cs="Segoe UI Symbol"/>
                <w:b/>
                <w:sz w:val="24"/>
                <w:rtl/>
                <w:lang w:eastAsia="he-IL"/>
                <w:rPrChange w:id="3185" w:author="Kook Sec" w:date="2021-04-20T16:07:00Z">
                  <w:rPr>
                    <w:rFonts w:ascii="Segoe UI Symbol" w:eastAsia="MS Gothic" w:hAnsi="Segoe UI Symbol" w:cs="Segoe UI Symbol"/>
                    <w:b/>
                    <w:sz w:val="24"/>
                    <w:rtl/>
                    <w:lang w:eastAsia="he-IL"/>
                  </w:rPr>
                </w:rPrChange>
              </w:rPr>
              <w:t>☒</w:t>
            </w:r>
            <w:r w:rsidRPr="00010762">
              <w:rPr>
                <w:rFonts w:ascii="David" w:eastAsia="Calibri" w:hAnsi="David" w:hint="cs"/>
                <w:b/>
                <w:sz w:val="24"/>
                <w:rtl/>
                <w:lang w:eastAsia="he-IL"/>
                <w:rPrChange w:id="3186" w:author="Kook Sec" w:date="2021-04-20T16:07:00Z">
                  <w:rPr>
                    <w:rFonts w:ascii="David" w:eastAsia="Calibri" w:hAnsi="David" w:hint="cs"/>
                    <w:b/>
                    <w:sz w:val="24"/>
                    <w:rtl/>
                    <w:lang w:eastAsia="he-IL"/>
                  </w:rPr>
                </w:rPrChange>
              </w:rPr>
              <w:t>מזמין שירותים</w:t>
            </w:r>
          </w:p>
          <w:p w14:paraId="0A681568"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187" w:author="Kook Sec" w:date="2021-04-20T16:07:00Z">
                  <w:rPr>
                    <w:rFonts w:ascii="David" w:eastAsia="Calibri" w:hAnsi="David"/>
                    <w:b/>
                    <w:sz w:val="24"/>
                    <w:rtl/>
                    <w:lang w:eastAsia="he-IL"/>
                  </w:rPr>
                </w:rPrChange>
              </w:rPr>
            </w:pPr>
          </w:p>
        </w:tc>
      </w:tr>
      <w:tr w:rsidR="00010762" w:rsidRPr="00010762" w14:paraId="69927101" w14:textId="77777777" w:rsidTr="00786B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585AF5E5"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8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89" w:author="Kook Sec" w:date="2021-04-20T16:07:00Z">
                  <w:rPr>
                    <w:rFonts w:ascii="David" w:eastAsia="Calibri" w:hAnsi="David" w:hint="cs"/>
                    <w:sz w:val="24"/>
                    <w:rtl/>
                    <w:lang w:eastAsia="he-IL"/>
                  </w:rPr>
                </w:rPrChange>
              </w:rPr>
              <w:t>ת.ז./ח.פ./ח.צ.</w:t>
            </w:r>
          </w:p>
          <w:p w14:paraId="34982A29"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90"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91" w:author="Kook Sec" w:date="2021-04-20T16:07:00Z">
                  <w:rPr>
                    <w:rFonts w:ascii="David" w:eastAsia="Calibri" w:hAnsi="David" w:hint="cs"/>
                    <w:sz w:val="24"/>
                    <w:rtl/>
                    <w:lang w:eastAsia="he-IL"/>
                  </w:rPr>
                </w:rPrChange>
              </w:rPr>
              <w:t>5200034760</w:t>
            </w:r>
          </w:p>
        </w:tc>
        <w:tc>
          <w:tcPr>
            <w:tcW w:w="1974" w:type="dxa"/>
            <w:tcBorders>
              <w:top w:val="single" w:sz="4" w:space="0" w:color="auto"/>
              <w:left w:val="single" w:sz="4" w:space="0" w:color="auto"/>
              <w:bottom w:val="single" w:sz="4" w:space="0" w:color="auto"/>
              <w:right w:val="single" w:sz="4" w:space="0" w:color="auto"/>
            </w:tcBorders>
            <w:hideMark/>
          </w:tcPr>
          <w:p w14:paraId="4C9623D0"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9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93" w:author="Kook Sec" w:date="2021-04-20T16:07:00Z">
                  <w:rPr>
                    <w:rFonts w:ascii="David" w:eastAsia="Calibri" w:hAnsi="David" w:hint="cs"/>
                    <w:sz w:val="24"/>
                    <w:rtl/>
                    <w:lang w:eastAsia="he-IL"/>
                  </w:rPr>
                </w:rPrChange>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E8AFE4" w14:textId="77777777" w:rsidR="00740118" w:rsidRPr="00010762" w:rsidRDefault="00740118" w:rsidP="00740118">
            <w:pPr>
              <w:spacing w:before="0" w:beforeAutospacing="0" w:after="0" w:afterAutospacing="0" w:line="256" w:lineRule="auto"/>
              <w:rPr>
                <w:rFonts w:ascii="David" w:eastAsia="Calibri" w:hAnsi="David"/>
                <w:b/>
                <w:sz w:val="24"/>
                <w:lang w:eastAsia="he-IL"/>
                <w:rPrChange w:id="3194" w:author="Kook Sec" w:date="2021-04-20T16:07:00Z">
                  <w:rPr>
                    <w:rFonts w:ascii="David" w:eastAsia="Calibri" w:hAnsi="David"/>
                    <w:b/>
                    <w:sz w:val="24"/>
                    <w:lang w:eastAsia="he-IL"/>
                  </w:rPr>
                </w:rPrChang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B082B1" w14:textId="77777777" w:rsidR="00740118" w:rsidRPr="00010762" w:rsidRDefault="00740118" w:rsidP="00740118">
            <w:pPr>
              <w:spacing w:before="0" w:beforeAutospacing="0" w:after="0" w:afterAutospacing="0" w:line="256" w:lineRule="auto"/>
              <w:rPr>
                <w:rFonts w:ascii="David" w:eastAsia="Calibri" w:hAnsi="David"/>
                <w:b/>
                <w:sz w:val="24"/>
                <w:lang w:eastAsia="he-IL"/>
                <w:rPrChange w:id="3195" w:author="Kook Sec" w:date="2021-04-20T16:07:00Z">
                  <w:rPr>
                    <w:rFonts w:ascii="David" w:eastAsia="Calibri" w:hAnsi="David"/>
                    <w:b/>
                    <w:sz w:val="24"/>
                    <w:lang w:eastAsia="he-IL"/>
                  </w:rPr>
                </w:rPrChange>
              </w:rPr>
            </w:pPr>
          </w:p>
        </w:tc>
      </w:tr>
      <w:tr w:rsidR="00010762" w:rsidRPr="00010762" w14:paraId="699540F6" w14:textId="77777777" w:rsidTr="00786B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2060FC0"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9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97" w:author="Kook Sec" w:date="2021-04-20T16:07:00Z">
                  <w:rPr>
                    <w:rFonts w:ascii="David" w:eastAsia="Calibri" w:hAnsi="David" w:hint="cs"/>
                    <w:sz w:val="24"/>
                    <w:rtl/>
                    <w:lang w:eastAsia="he-IL"/>
                  </w:rPr>
                </w:rPrChange>
              </w:rPr>
              <w:t xml:space="preserve">מען </w:t>
            </w:r>
          </w:p>
          <w:p w14:paraId="2D97112B"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19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199" w:author="Kook Sec" w:date="2021-04-20T16:07:00Z">
                  <w:rPr>
                    <w:rFonts w:ascii="David" w:eastAsia="Calibri" w:hAnsi="David" w:hint="cs"/>
                    <w:sz w:val="24"/>
                    <w:rtl/>
                    <w:lang w:eastAsia="he-IL"/>
                  </w:rPr>
                </w:rPrChange>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77A5EFD" w14:textId="77777777" w:rsidR="00740118" w:rsidRPr="00010762" w:rsidRDefault="00740118" w:rsidP="00740118">
            <w:pPr>
              <w:spacing w:before="0" w:beforeAutospacing="0" w:after="0" w:afterAutospacing="0" w:line="240" w:lineRule="auto"/>
              <w:rPr>
                <w:rFonts w:ascii="David" w:eastAsia="Calibri" w:hAnsi="David"/>
                <w:sz w:val="24"/>
                <w:lang w:eastAsia="he-IL"/>
                <w:rPrChange w:id="3200" w:author="Kook Sec" w:date="2021-04-20T16:07:00Z">
                  <w:rPr>
                    <w:rFonts w:ascii="David" w:eastAsia="Calibri" w:hAnsi="David"/>
                    <w:sz w:val="24"/>
                    <w:lang w:eastAsia="he-IL"/>
                  </w:rPr>
                </w:rPrChange>
              </w:rPr>
            </w:pPr>
            <w:r w:rsidRPr="00010762">
              <w:rPr>
                <w:rFonts w:ascii="David" w:eastAsia="Calibri" w:hAnsi="David" w:hint="cs"/>
                <w:sz w:val="24"/>
                <w:rtl/>
                <w:lang w:eastAsia="he-IL"/>
                <w:rPrChange w:id="3201" w:author="Kook Sec" w:date="2021-04-20T16:07:00Z">
                  <w:rPr>
                    <w:rFonts w:ascii="David" w:eastAsia="Calibri" w:hAnsi="David" w:hint="cs"/>
                    <w:sz w:val="24"/>
                    <w:rtl/>
                    <w:lang w:eastAsia="he-IL"/>
                  </w:rPr>
                </w:rPrChange>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9AC482" w14:textId="77777777" w:rsidR="00740118" w:rsidRPr="00010762" w:rsidRDefault="00740118" w:rsidP="00740118">
            <w:pPr>
              <w:spacing w:before="0" w:beforeAutospacing="0" w:after="0" w:afterAutospacing="0" w:line="256" w:lineRule="auto"/>
              <w:rPr>
                <w:rFonts w:ascii="David" w:eastAsia="Calibri" w:hAnsi="David"/>
                <w:b/>
                <w:sz w:val="24"/>
                <w:lang w:eastAsia="he-IL"/>
                <w:rPrChange w:id="3202" w:author="Kook Sec" w:date="2021-04-20T16:07:00Z">
                  <w:rPr>
                    <w:rFonts w:ascii="David" w:eastAsia="Calibri" w:hAnsi="David"/>
                    <w:b/>
                    <w:sz w:val="24"/>
                    <w:lang w:eastAsia="he-IL"/>
                  </w:rPr>
                </w:rPrChang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719CB2" w14:textId="77777777" w:rsidR="00740118" w:rsidRPr="00010762" w:rsidRDefault="00740118" w:rsidP="00740118">
            <w:pPr>
              <w:spacing w:before="0" w:beforeAutospacing="0" w:after="0" w:afterAutospacing="0" w:line="256" w:lineRule="auto"/>
              <w:rPr>
                <w:rFonts w:ascii="David" w:eastAsia="Calibri" w:hAnsi="David"/>
                <w:b/>
                <w:sz w:val="24"/>
                <w:lang w:eastAsia="he-IL"/>
                <w:rPrChange w:id="3203" w:author="Kook Sec" w:date="2021-04-20T16:07:00Z">
                  <w:rPr>
                    <w:rFonts w:ascii="David" w:eastAsia="Calibri" w:hAnsi="David"/>
                    <w:b/>
                    <w:sz w:val="24"/>
                    <w:lang w:eastAsia="he-IL"/>
                  </w:rPr>
                </w:rPrChange>
              </w:rPr>
            </w:pPr>
          </w:p>
        </w:tc>
      </w:tr>
    </w:tbl>
    <w:p w14:paraId="1DEA1794" w14:textId="77777777" w:rsidR="00740118" w:rsidRPr="00010762" w:rsidRDefault="00740118" w:rsidP="00740118">
      <w:pPr>
        <w:spacing w:before="0" w:beforeAutospacing="0" w:after="200" w:afterAutospacing="0" w:line="276" w:lineRule="auto"/>
        <w:outlineLvl w:val="0"/>
        <w:rPr>
          <w:rFonts w:ascii="David" w:eastAsia="Calibri" w:hAnsi="David"/>
          <w:b/>
          <w:bCs/>
          <w:sz w:val="24"/>
          <w:u w:val="single"/>
          <w:rtl/>
          <w:lang w:eastAsia="he-IL"/>
          <w:rPrChange w:id="3204" w:author="Kook Sec" w:date="2021-04-20T16:07:00Z">
            <w:rPr>
              <w:rFonts w:ascii="David" w:eastAsia="Calibri" w:hAnsi="David"/>
              <w:b/>
              <w:bCs/>
              <w:sz w:val="24"/>
              <w:u w:val="single"/>
              <w:rtl/>
              <w:lang w:eastAsia="he-IL"/>
            </w:rPr>
          </w:rPrChange>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10762" w:rsidRPr="00010762" w14:paraId="1E677742" w14:textId="77777777" w:rsidTr="00786B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897460F"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05"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06" w:author="Kook Sec" w:date="2021-04-20T16:07:00Z">
                  <w:rPr>
                    <w:rFonts w:ascii="David" w:eastAsia="Calibri" w:hAnsi="David" w:hint="cs"/>
                    <w:sz w:val="24"/>
                    <w:rtl/>
                    <w:lang w:eastAsia="he-IL"/>
                  </w:rPr>
                </w:rPrChange>
              </w:rPr>
              <w:t>כיסויים</w:t>
            </w:r>
          </w:p>
        </w:tc>
      </w:tr>
      <w:tr w:rsidR="00010762" w:rsidRPr="00010762" w14:paraId="0B13046B" w14:textId="77777777" w:rsidTr="00786B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256CF3C"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07"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08" w:author="Kook Sec" w:date="2021-04-20T16:07:00Z">
                  <w:rPr>
                    <w:rFonts w:ascii="David" w:eastAsia="Calibri" w:hAnsi="David" w:hint="cs"/>
                    <w:sz w:val="24"/>
                    <w:rtl/>
                    <w:lang w:eastAsia="he-IL"/>
                  </w:rPr>
                </w:rPrChange>
              </w:rPr>
              <w:t>סוג הביטוח</w:t>
            </w:r>
          </w:p>
          <w:p w14:paraId="5758E35F"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09" w:author="Kook Sec" w:date="2021-04-20T16:07:00Z">
                  <w:rPr>
                    <w:rFonts w:ascii="David" w:eastAsia="Calibri" w:hAnsi="David"/>
                    <w:sz w:val="24"/>
                    <w:rtl/>
                    <w:lang w:eastAsia="he-IL"/>
                  </w:rPr>
                </w:rPrChange>
              </w:rPr>
            </w:pPr>
          </w:p>
          <w:p w14:paraId="0817A4A9"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10"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11" w:author="Kook Sec" w:date="2021-04-20T16:07:00Z">
                  <w:rPr>
                    <w:rFonts w:ascii="David" w:eastAsia="Calibri" w:hAnsi="David" w:hint="cs"/>
                    <w:sz w:val="24"/>
                    <w:rtl/>
                    <w:lang w:eastAsia="he-IL"/>
                  </w:rPr>
                </w:rPrChange>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149627"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1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13" w:author="Kook Sec" w:date="2021-04-20T16:07:00Z">
                  <w:rPr>
                    <w:rFonts w:ascii="David" w:eastAsia="Calibri" w:hAnsi="David" w:hint="cs"/>
                    <w:sz w:val="24"/>
                    <w:rtl/>
                    <w:lang w:eastAsia="he-IL"/>
                  </w:rPr>
                </w:rPrChange>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6D116D5"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1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15" w:author="Kook Sec" w:date="2021-04-20T16:07:00Z">
                  <w:rPr>
                    <w:rFonts w:ascii="David" w:eastAsia="Calibri" w:hAnsi="David" w:hint="cs"/>
                    <w:sz w:val="24"/>
                    <w:rtl/>
                    <w:lang w:eastAsia="he-IL"/>
                  </w:rPr>
                </w:rPrChange>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E65B9DA"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1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17" w:author="Kook Sec" w:date="2021-04-20T16:07:00Z">
                  <w:rPr>
                    <w:rFonts w:ascii="David" w:eastAsia="Calibri" w:hAnsi="David" w:hint="cs"/>
                    <w:sz w:val="24"/>
                    <w:rtl/>
                    <w:lang w:eastAsia="he-IL"/>
                  </w:rPr>
                </w:rPrChange>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F97BD2E"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1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19" w:author="Kook Sec" w:date="2021-04-20T16:07:00Z">
                  <w:rPr>
                    <w:rFonts w:ascii="David" w:eastAsia="Calibri" w:hAnsi="David" w:hint="cs"/>
                    <w:sz w:val="24"/>
                    <w:rtl/>
                    <w:lang w:eastAsia="he-IL"/>
                  </w:rPr>
                </w:rPrChange>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B417782"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20"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21" w:author="Kook Sec" w:date="2021-04-20T16:07:00Z">
                  <w:rPr>
                    <w:rFonts w:ascii="David" w:eastAsia="Calibri" w:hAnsi="David" w:hint="cs"/>
                    <w:sz w:val="24"/>
                    <w:rtl/>
                    <w:lang w:eastAsia="he-IL"/>
                  </w:rPr>
                </w:rPrChange>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92A25A"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2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23" w:author="Kook Sec" w:date="2021-04-20T16:07:00Z">
                  <w:rPr>
                    <w:rFonts w:ascii="David" w:eastAsia="Calibri" w:hAnsi="David" w:hint="cs"/>
                    <w:sz w:val="24"/>
                    <w:rtl/>
                    <w:lang w:eastAsia="he-IL"/>
                  </w:rPr>
                </w:rPrChange>
              </w:rPr>
              <w:t xml:space="preserve">כיסויים נוספים בתוקף וביטול חריגים </w:t>
            </w:r>
          </w:p>
          <w:p w14:paraId="296B0E5E"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2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25" w:author="Kook Sec" w:date="2021-04-20T16:07:00Z">
                  <w:rPr>
                    <w:rFonts w:ascii="David" w:eastAsia="Calibri" w:hAnsi="David" w:hint="cs"/>
                    <w:sz w:val="24"/>
                    <w:rtl/>
                    <w:lang w:eastAsia="he-IL"/>
                  </w:rPr>
                </w:rPrChange>
              </w:rPr>
              <w:t>יש לציין קוד כיסוי בהתאם לנספח ד'</w:t>
            </w:r>
          </w:p>
        </w:tc>
      </w:tr>
      <w:tr w:rsidR="00010762" w:rsidRPr="00010762" w14:paraId="3121A16F" w14:textId="77777777" w:rsidTr="00786B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39D2F4C"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26" w:author="Kook Sec" w:date="2021-04-20T16:07:00Z">
                  <w:rPr>
                    <w:rFonts w:ascii="David" w:eastAsia="Calibri" w:hAnsi="David"/>
                    <w:sz w:val="24"/>
                    <w:lang w:eastAsia="he-IL"/>
                  </w:rPr>
                </w:rPrChange>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02C59D0"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27" w:author="Kook Sec" w:date="2021-04-20T16:07:00Z">
                  <w:rPr>
                    <w:rFonts w:ascii="David" w:eastAsia="Calibri" w:hAnsi="David"/>
                    <w:sz w:val="24"/>
                    <w:lang w:eastAsia="he-IL"/>
                  </w:rPr>
                </w:rPrChange>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07E6D48"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28" w:author="Kook Sec" w:date="2021-04-20T16:07:00Z">
                  <w:rPr>
                    <w:rFonts w:ascii="David" w:eastAsia="Calibri" w:hAnsi="David"/>
                    <w:sz w:val="24"/>
                    <w:lang w:eastAsia="he-IL"/>
                  </w:rPr>
                </w:rPrChange>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335293"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29" w:author="Kook Sec" w:date="2021-04-20T16:07:00Z">
                  <w:rPr>
                    <w:rFonts w:ascii="David" w:eastAsia="Calibri" w:hAnsi="David"/>
                    <w:sz w:val="24"/>
                    <w:lang w:eastAsia="he-IL"/>
                  </w:rPr>
                </w:rPrChange>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4F3AF22"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30" w:author="Kook Sec" w:date="2021-04-20T16:07:00Z">
                  <w:rPr>
                    <w:rFonts w:ascii="David" w:eastAsia="Calibri" w:hAnsi="David"/>
                    <w:sz w:val="24"/>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392B478"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31"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32" w:author="Kook Sec" w:date="2021-04-20T16:07:00Z">
                  <w:rPr>
                    <w:rFonts w:ascii="David" w:eastAsia="Calibri" w:hAnsi="David" w:hint="cs"/>
                    <w:sz w:val="24"/>
                    <w:rtl/>
                    <w:lang w:eastAsia="he-IL"/>
                  </w:rPr>
                </w:rPrChange>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224904"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33"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34" w:author="Kook Sec" w:date="2021-04-20T16:07:00Z">
                  <w:rPr>
                    <w:rFonts w:ascii="David" w:eastAsia="Calibri" w:hAnsi="David" w:hint="cs"/>
                    <w:sz w:val="24"/>
                    <w:rtl/>
                    <w:lang w:eastAsia="he-IL"/>
                  </w:rPr>
                </w:rPrChange>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4580E19" w14:textId="77777777" w:rsidR="00740118" w:rsidRPr="00010762" w:rsidRDefault="00740118" w:rsidP="00740118">
            <w:pPr>
              <w:spacing w:before="0" w:beforeAutospacing="0" w:after="0" w:afterAutospacing="0" w:line="256" w:lineRule="auto"/>
              <w:rPr>
                <w:rFonts w:ascii="David" w:eastAsia="Calibri" w:hAnsi="David"/>
                <w:sz w:val="24"/>
                <w:lang w:eastAsia="he-IL"/>
                <w:rPrChange w:id="3235" w:author="Kook Sec" w:date="2021-04-20T16:07:00Z">
                  <w:rPr>
                    <w:rFonts w:ascii="David" w:eastAsia="Calibri" w:hAnsi="David"/>
                    <w:sz w:val="24"/>
                    <w:lang w:eastAsia="he-IL"/>
                  </w:rPr>
                </w:rPrChange>
              </w:rPr>
            </w:pPr>
          </w:p>
        </w:tc>
      </w:tr>
      <w:tr w:rsidR="00010762" w:rsidRPr="00010762" w14:paraId="0DA6AC47"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23AFCAF"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3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37" w:author="Kook Sec" w:date="2021-04-20T16:07:00Z">
                  <w:rPr>
                    <w:rFonts w:ascii="David" w:eastAsia="Calibri" w:hAnsi="David" w:hint="cs"/>
                    <w:sz w:val="24"/>
                    <w:rtl/>
                    <w:lang w:eastAsia="he-IL"/>
                  </w:rPr>
                </w:rPrChange>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BFCABDA"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38" w:author="Kook Sec" w:date="2021-04-20T16:07:00Z">
                  <w:rPr>
                    <w:rFonts w:ascii="David" w:eastAsia="Calibri" w:hAnsi="David"/>
                    <w:sz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759A1CA"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39" w:author="Kook Sec" w:date="2021-04-20T16:07:00Z">
                  <w:rPr>
                    <w:rFonts w:ascii="David" w:eastAsia="Calibri" w:hAnsi="David"/>
                    <w:sz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4A082D3"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40" w:author="Kook Sec" w:date="2021-04-20T16:07:00Z">
                  <w:rPr>
                    <w:rFonts w:ascii="David" w:eastAsia="Calibri" w:hAnsi="David"/>
                    <w:sz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CC79438"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41" w:author="Kook Sec" w:date="2021-04-20T16:07:00Z">
                  <w:rPr>
                    <w:rFonts w:ascii="David" w:eastAsia="Calibri" w:hAnsi="David"/>
                    <w:sz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8E11B1"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42"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43" w:author="Kook Sec" w:date="2021-04-20T16:07:00Z">
                  <w:rPr>
                    <w:rFonts w:ascii="David" w:eastAsia="Calibri" w:hAnsi="David" w:hint="cs"/>
                    <w:sz w:val="24"/>
                    <w:rtl/>
                    <w:lang w:eastAsia="he-IL"/>
                  </w:rPr>
                </w:rPrChange>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499C20"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4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45" w:author="Kook Sec" w:date="2021-04-20T16:07:00Z">
                  <w:rPr>
                    <w:rFonts w:ascii="David" w:eastAsia="Calibri" w:hAnsi="David" w:hint="cs"/>
                    <w:sz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AF755E2" w14:textId="77777777" w:rsidR="00740118" w:rsidRPr="00010762" w:rsidRDefault="00740118" w:rsidP="00740118">
            <w:pPr>
              <w:spacing w:before="0" w:beforeAutospacing="0" w:after="0" w:afterAutospacing="0" w:line="240" w:lineRule="auto"/>
              <w:ind w:left="50" w:right="78"/>
              <w:rPr>
                <w:rFonts w:ascii="David" w:eastAsia="Calibri" w:hAnsi="David"/>
                <w:bCs/>
                <w:sz w:val="24"/>
                <w:rtl/>
                <w:lang w:eastAsia="he-IL"/>
                <w:rPrChange w:id="3246" w:author="Kook Sec" w:date="2021-04-20T16:07:00Z">
                  <w:rPr>
                    <w:rFonts w:ascii="David" w:eastAsia="Calibri" w:hAnsi="David"/>
                    <w:bCs/>
                    <w:sz w:val="24"/>
                    <w:rtl/>
                    <w:lang w:eastAsia="he-IL"/>
                  </w:rPr>
                </w:rPrChange>
              </w:rPr>
            </w:pPr>
            <w:r w:rsidRPr="00010762">
              <w:rPr>
                <w:rFonts w:ascii="David" w:eastAsia="Calibri" w:hAnsi="David" w:hint="cs"/>
                <w:bCs/>
                <w:sz w:val="24"/>
                <w:rtl/>
                <w:lang w:eastAsia="he-IL"/>
                <w:rPrChange w:id="3247" w:author="Kook Sec" w:date="2021-04-20T16:07:00Z">
                  <w:rPr>
                    <w:rFonts w:ascii="David" w:eastAsia="Calibri" w:hAnsi="David" w:hint="cs"/>
                    <w:bCs/>
                    <w:sz w:val="24"/>
                    <w:rtl/>
                    <w:lang w:eastAsia="he-IL"/>
                  </w:rPr>
                </w:rPrChange>
              </w:rPr>
              <w:t>304/302/307/315/328/329/321/309</w:t>
            </w:r>
          </w:p>
        </w:tc>
      </w:tr>
      <w:tr w:rsidR="00010762" w:rsidRPr="00010762" w14:paraId="562A6B18"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E2BC5DB"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4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49" w:author="Kook Sec" w:date="2021-04-20T16:07:00Z">
                  <w:rPr>
                    <w:rFonts w:ascii="David" w:eastAsia="Calibri" w:hAnsi="David" w:hint="cs"/>
                    <w:sz w:val="24"/>
                    <w:rtl/>
                    <w:lang w:eastAsia="he-IL"/>
                  </w:rPr>
                </w:rPrChange>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05246E4"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0" w:author="Kook Sec" w:date="2021-04-20T16:07:00Z">
                  <w:rPr>
                    <w:rFonts w:ascii="David" w:eastAsia="Calibri" w:hAnsi="David"/>
                    <w:sz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F76549E"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1" w:author="Kook Sec" w:date="2021-04-20T16:07:00Z">
                  <w:rPr>
                    <w:rFonts w:ascii="David" w:eastAsia="Calibri" w:hAnsi="David"/>
                    <w:sz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9992FA8"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2" w:author="Kook Sec" w:date="2021-04-20T16:07:00Z">
                  <w:rPr>
                    <w:rFonts w:ascii="David" w:eastAsia="Calibri" w:hAnsi="David"/>
                    <w:sz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4C60470"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3" w:author="Kook Sec" w:date="2021-04-20T16:07:00Z">
                  <w:rPr>
                    <w:rFonts w:ascii="David" w:eastAsia="Calibri" w:hAnsi="David"/>
                    <w:sz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BA536AB"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4"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55" w:author="Kook Sec" w:date="2021-04-20T16:07:00Z">
                  <w:rPr>
                    <w:rFonts w:ascii="David" w:eastAsia="Calibri" w:hAnsi="David" w:hint="cs"/>
                    <w:sz w:val="24"/>
                    <w:rtl/>
                    <w:lang w:eastAsia="he-IL"/>
                  </w:rPr>
                </w:rPrChange>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C2F333C"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56"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57" w:author="Kook Sec" w:date="2021-04-20T16:07:00Z">
                  <w:rPr>
                    <w:rFonts w:ascii="David" w:eastAsia="Calibri" w:hAnsi="David" w:hint="cs"/>
                    <w:sz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9CD5B09" w14:textId="77777777" w:rsidR="00740118" w:rsidRPr="00010762" w:rsidRDefault="00740118" w:rsidP="00740118">
            <w:pPr>
              <w:spacing w:before="0" w:beforeAutospacing="0" w:after="0" w:afterAutospacing="0" w:line="240" w:lineRule="auto"/>
              <w:ind w:left="50" w:right="78"/>
              <w:rPr>
                <w:rFonts w:ascii="David" w:eastAsia="Calibri" w:hAnsi="David"/>
                <w:bCs/>
                <w:sz w:val="24"/>
                <w:rtl/>
                <w:lang w:eastAsia="he-IL"/>
                <w:rPrChange w:id="3258" w:author="Kook Sec" w:date="2021-04-20T16:07:00Z">
                  <w:rPr>
                    <w:rFonts w:ascii="David" w:eastAsia="Calibri" w:hAnsi="David"/>
                    <w:bCs/>
                    <w:sz w:val="24"/>
                    <w:rtl/>
                    <w:lang w:eastAsia="he-IL"/>
                  </w:rPr>
                </w:rPrChange>
              </w:rPr>
            </w:pPr>
            <w:r w:rsidRPr="00010762">
              <w:rPr>
                <w:rFonts w:ascii="David" w:eastAsia="Calibri" w:hAnsi="David" w:hint="cs"/>
                <w:bCs/>
                <w:sz w:val="24"/>
                <w:rtl/>
                <w:lang w:eastAsia="he-IL"/>
                <w:rPrChange w:id="3259" w:author="Kook Sec" w:date="2021-04-20T16:07:00Z">
                  <w:rPr>
                    <w:rFonts w:ascii="David" w:eastAsia="Calibri" w:hAnsi="David" w:hint="cs"/>
                    <w:bCs/>
                    <w:sz w:val="24"/>
                    <w:rtl/>
                    <w:lang w:eastAsia="he-IL"/>
                  </w:rPr>
                </w:rPrChange>
              </w:rPr>
              <w:t>304/302/309/308/328/321</w:t>
            </w:r>
          </w:p>
        </w:tc>
      </w:tr>
      <w:tr w:rsidR="00010762" w:rsidRPr="00010762" w14:paraId="2C21C3C7"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45B5741"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60"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61" w:author="Kook Sec" w:date="2021-04-20T16:07:00Z">
                  <w:rPr>
                    <w:rFonts w:ascii="David" w:eastAsia="Calibri" w:hAnsi="David" w:hint="cs"/>
                    <w:sz w:val="24"/>
                    <w:rtl/>
                    <w:lang w:eastAsia="he-IL"/>
                  </w:rPr>
                </w:rPrChange>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F2F22CB" w14:textId="77777777" w:rsidR="00740118" w:rsidRPr="00010762" w:rsidRDefault="00740118" w:rsidP="00740118">
            <w:pPr>
              <w:spacing w:before="0" w:beforeAutospacing="0" w:after="0" w:afterAutospacing="0" w:line="240" w:lineRule="auto"/>
              <w:rPr>
                <w:rFonts w:ascii="David" w:eastAsia="Calibri" w:hAnsi="David"/>
                <w:strike/>
                <w:sz w:val="24"/>
                <w:rtl/>
                <w:lang w:eastAsia="he-IL"/>
                <w:rPrChange w:id="3262" w:author="Kook Sec" w:date="2021-04-20T16:07:00Z">
                  <w:rPr>
                    <w:rFonts w:ascii="David" w:eastAsia="Calibri" w:hAnsi="David"/>
                    <w:strike/>
                    <w:sz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E5698D8" w14:textId="77777777" w:rsidR="00740118" w:rsidRPr="00010762" w:rsidRDefault="00740118" w:rsidP="00740118">
            <w:pPr>
              <w:spacing w:before="0" w:beforeAutospacing="0" w:after="0" w:afterAutospacing="0" w:line="240" w:lineRule="auto"/>
              <w:rPr>
                <w:rFonts w:ascii="David" w:eastAsia="Calibri" w:hAnsi="David"/>
                <w:strike/>
                <w:sz w:val="24"/>
                <w:rtl/>
                <w:lang w:eastAsia="he-IL"/>
                <w:rPrChange w:id="3263" w:author="Kook Sec" w:date="2021-04-20T16:07:00Z">
                  <w:rPr>
                    <w:rFonts w:ascii="David" w:eastAsia="Calibri" w:hAnsi="David"/>
                    <w:strike/>
                    <w:sz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B325ACE" w14:textId="77777777" w:rsidR="00740118" w:rsidRPr="00010762" w:rsidRDefault="00740118" w:rsidP="00740118">
            <w:pPr>
              <w:spacing w:before="0" w:beforeAutospacing="0" w:after="0" w:afterAutospacing="0" w:line="240" w:lineRule="auto"/>
              <w:rPr>
                <w:rFonts w:ascii="David" w:eastAsia="Calibri" w:hAnsi="David"/>
                <w:strike/>
                <w:sz w:val="24"/>
                <w:rtl/>
                <w:lang w:eastAsia="he-IL"/>
                <w:rPrChange w:id="3264" w:author="Kook Sec" w:date="2021-04-20T16:07:00Z">
                  <w:rPr>
                    <w:rFonts w:ascii="David" w:eastAsia="Calibri" w:hAnsi="David"/>
                    <w:strike/>
                    <w:sz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5D25D7C" w14:textId="77777777" w:rsidR="00740118" w:rsidRPr="00010762" w:rsidRDefault="00740118" w:rsidP="00740118">
            <w:pPr>
              <w:spacing w:before="0" w:beforeAutospacing="0" w:after="0" w:afterAutospacing="0" w:line="240" w:lineRule="auto"/>
              <w:rPr>
                <w:rFonts w:ascii="David" w:eastAsia="Calibri" w:hAnsi="David"/>
                <w:strike/>
                <w:sz w:val="24"/>
                <w:rtl/>
                <w:lang w:eastAsia="he-IL"/>
                <w:rPrChange w:id="3265" w:author="Kook Sec" w:date="2021-04-20T16:07:00Z">
                  <w:rPr>
                    <w:rFonts w:ascii="David" w:eastAsia="Calibri" w:hAnsi="David"/>
                    <w:strike/>
                    <w:sz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2595748" w14:textId="77777777" w:rsidR="00740118" w:rsidRPr="00010762" w:rsidRDefault="00740118" w:rsidP="00740118">
            <w:pPr>
              <w:spacing w:before="0" w:beforeAutospacing="0" w:after="0" w:afterAutospacing="0" w:line="240" w:lineRule="auto"/>
              <w:rPr>
                <w:rFonts w:ascii="David" w:eastAsia="Calibri" w:hAnsi="David"/>
                <w:strike/>
                <w:sz w:val="24"/>
                <w:rtl/>
                <w:lang w:eastAsia="he-IL"/>
                <w:rPrChange w:id="3266" w:author="Kook Sec" w:date="2021-04-20T16:07:00Z">
                  <w:rPr>
                    <w:rFonts w:ascii="David" w:eastAsia="Calibri" w:hAnsi="David"/>
                    <w:strike/>
                    <w:sz w:val="24"/>
                    <w:rtl/>
                    <w:lang w:eastAsia="he-IL"/>
                  </w:rPr>
                </w:rPrChange>
              </w:rPr>
            </w:pPr>
            <w:r w:rsidRPr="00010762">
              <w:rPr>
                <w:rFonts w:ascii="David" w:eastAsia="Calibri" w:hAnsi="David" w:hint="cs"/>
                <w:sz w:val="24"/>
                <w:rtl/>
                <w:lang w:eastAsia="he-IL"/>
                <w:rPrChange w:id="3267" w:author="Kook Sec" w:date="2021-04-20T16:07:00Z">
                  <w:rPr>
                    <w:rFonts w:ascii="David" w:eastAsia="Calibri" w:hAnsi="David" w:hint="cs"/>
                    <w:sz w:val="24"/>
                    <w:rtl/>
                    <w:lang w:eastAsia="he-IL"/>
                  </w:rPr>
                </w:rPrChange>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8763B19" w14:textId="77777777" w:rsidR="00740118" w:rsidRPr="00010762" w:rsidRDefault="00740118" w:rsidP="00740118">
            <w:pPr>
              <w:spacing w:before="0" w:beforeAutospacing="0" w:after="0" w:afterAutospacing="0" w:line="240" w:lineRule="auto"/>
              <w:rPr>
                <w:rFonts w:ascii="David" w:eastAsia="Calibri" w:hAnsi="David"/>
                <w:sz w:val="24"/>
                <w:rtl/>
                <w:lang w:eastAsia="he-IL"/>
                <w:rPrChange w:id="3268" w:author="Kook Sec" w:date="2021-04-20T16:07:00Z">
                  <w:rPr>
                    <w:rFonts w:ascii="David" w:eastAsia="Calibri" w:hAnsi="David"/>
                    <w:sz w:val="24"/>
                    <w:rtl/>
                    <w:lang w:eastAsia="he-IL"/>
                  </w:rPr>
                </w:rPrChange>
              </w:rPr>
            </w:pPr>
            <w:r w:rsidRPr="00010762">
              <w:rPr>
                <w:rFonts w:ascii="David" w:eastAsia="Calibri" w:hAnsi="David" w:hint="cs"/>
                <w:sz w:val="24"/>
                <w:rtl/>
                <w:lang w:eastAsia="he-IL"/>
                <w:rPrChange w:id="3269" w:author="Kook Sec" w:date="2021-04-20T16:07:00Z">
                  <w:rPr>
                    <w:rFonts w:ascii="David" w:eastAsia="Calibri" w:hAnsi="David" w:hint="cs"/>
                    <w:sz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AC61508" w14:textId="77777777" w:rsidR="00740118" w:rsidRPr="00010762" w:rsidRDefault="00740118" w:rsidP="00740118">
            <w:pPr>
              <w:spacing w:before="0" w:beforeAutospacing="0" w:after="0" w:afterAutospacing="0" w:line="240" w:lineRule="auto"/>
              <w:ind w:left="50" w:right="78"/>
              <w:rPr>
                <w:rFonts w:ascii="David" w:eastAsia="Calibri" w:hAnsi="David"/>
                <w:bCs/>
                <w:strike/>
                <w:sz w:val="24"/>
                <w:rtl/>
                <w:lang w:eastAsia="he-IL"/>
                <w:rPrChange w:id="3270" w:author="Kook Sec" w:date="2021-04-20T16:07:00Z">
                  <w:rPr>
                    <w:rFonts w:ascii="David" w:eastAsia="Calibri" w:hAnsi="David"/>
                    <w:bCs/>
                    <w:strike/>
                    <w:sz w:val="24"/>
                    <w:rtl/>
                    <w:lang w:eastAsia="he-IL"/>
                  </w:rPr>
                </w:rPrChange>
              </w:rPr>
            </w:pPr>
            <w:r w:rsidRPr="00010762">
              <w:rPr>
                <w:rFonts w:ascii="David" w:eastAsia="Calibri" w:hAnsi="David" w:hint="cs"/>
                <w:bCs/>
                <w:sz w:val="24"/>
                <w:rtl/>
                <w:lang w:eastAsia="he-IL"/>
                <w:rPrChange w:id="3271" w:author="Kook Sec" w:date="2021-04-20T16:07:00Z">
                  <w:rPr>
                    <w:rFonts w:ascii="David" w:eastAsia="Calibri" w:hAnsi="David" w:hint="cs"/>
                    <w:bCs/>
                    <w:sz w:val="24"/>
                    <w:rtl/>
                    <w:lang w:eastAsia="he-IL"/>
                  </w:rPr>
                </w:rPrChange>
              </w:rPr>
              <w:t>302/318/328/332/301/303/325/326/327/321</w:t>
            </w:r>
          </w:p>
        </w:tc>
      </w:tr>
    </w:tbl>
    <w:p w14:paraId="2660640A" w14:textId="77777777" w:rsidR="00740118" w:rsidRPr="00010762" w:rsidRDefault="00740118" w:rsidP="00740118">
      <w:pPr>
        <w:spacing w:before="0" w:beforeAutospacing="0" w:after="200" w:afterAutospacing="0" w:line="276" w:lineRule="auto"/>
        <w:ind w:left="84" w:hanging="41"/>
        <w:rPr>
          <w:rFonts w:ascii="David" w:eastAsia="Calibri" w:hAnsi="David"/>
          <w:sz w:val="24"/>
          <w:rtl/>
          <w:lang w:eastAsia="he-IL"/>
          <w:rPrChange w:id="3272" w:author="Kook Sec" w:date="2021-04-20T16:07:00Z">
            <w:rPr>
              <w:rFonts w:ascii="David" w:eastAsia="Calibri" w:hAnsi="David"/>
              <w:sz w:val="24"/>
              <w:rtl/>
              <w:lang w:eastAsia="he-IL"/>
            </w:rPr>
          </w:rPrChange>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10762" w:rsidRPr="00010762" w14:paraId="74A3F3F1" w14:textId="77777777" w:rsidTr="00786B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AEA96B1"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273" w:author="Kook Sec" w:date="2021-04-20T16:07:00Z">
                  <w:rPr>
                    <w:rFonts w:ascii="David" w:eastAsia="Calibri" w:hAnsi="David"/>
                    <w:b/>
                    <w:sz w:val="24"/>
                    <w:rtl/>
                    <w:lang w:eastAsia="he-IL"/>
                  </w:rPr>
                </w:rPrChange>
              </w:rPr>
            </w:pPr>
            <w:r w:rsidRPr="00010762">
              <w:rPr>
                <w:rFonts w:ascii="David" w:eastAsia="Calibri" w:hAnsi="David" w:hint="cs"/>
                <w:b/>
                <w:sz w:val="24"/>
                <w:rtl/>
                <w:lang w:eastAsia="he-IL"/>
                <w:rPrChange w:id="3274" w:author="Kook Sec" w:date="2021-04-20T16:07:00Z">
                  <w:rPr>
                    <w:rFonts w:ascii="David" w:eastAsia="Calibri" w:hAnsi="David" w:hint="cs"/>
                    <w:b/>
                    <w:sz w:val="24"/>
                    <w:rtl/>
                    <w:lang w:eastAsia="he-IL"/>
                  </w:rPr>
                </w:rPrChange>
              </w:rPr>
              <w:t xml:space="preserve">פירוט השירותים (בכפוף, לשירותים המפורטים בהסכם בין המבוטח למבקש האישור, יש לציין את קוד השירות מתוך הרשימה המפורטת בנספח </w:t>
            </w:r>
            <w:r w:rsidRPr="00010762">
              <w:rPr>
                <w:rFonts w:ascii="David" w:eastAsia="Calibri" w:hAnsi="David" w:hint="cs"/>
                <w:bCs/>
                <w:sz w:val="24"/>
                <w:rtl/>
                <w:lang w:eastAsia="he-IL"/>
                <w:rPrChange w:id="3275" w:author="Kook Sec" w:date="2021-04-20T16:07:00Z">
                  <w:rPr>
                    <w:rFonts w:ascii="David" w:eastAsia="Calibri" w:hAnsi="David" w:hint="cs"/>
                    <w:bCs/>
                    <w:sz w:val="24"/>
                    <w:rtl/>
                    <w:lang w:eastAsia="he-IL"/>
                  </w:rPr>
                </w:rPrChange>
              </w:rPr>
              <w:t>ג'</w:t>
            </w:r>
            <w:r w:rsidRPr="00010762">
              <w:rPr>
                <w:rFonts w:ascii="David" w:eastAsia="Calibri" w:hAnsi="David" w:hint="cs"/>
                <w:b/>
                <w:sz w:val="24"/>
                <w:rtl/>
                <w:lang w:eastAsia="he-IL"/>
                <w:rPrChange w:id="3276" w:author="Kook Sec" w:date="2021-04-20T16:07:00Z">
                  <w:rPr>
                    <w:rFonts w:ascii="David" w:eastAsia="Calibri" w:hAnsi="David" w:hint="cs"/>
                    <w:b/>
                    <w:sz w:val="24"/>
                    <w:rtl/>
                    <w:lang w:eastAsia="he-IL"/>
                  </w:rPr>
                </w:rPrChange>
              </w:rPr>
              <w:t>)*:</w:t>
            </w:r>
          </w:p>
        </w:tc>
      </w:tr>
      <w:tr w:rsidR="00010762" w:rsidRPr="00010762" w14:paraId="3064E966" w14:textId="77777777" w:rsidTr="00786B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0D2571E"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277" w:author="Kook Sec" w:date="2021-04-20T16:07:00Z">
                  <w:rPr>
                    <w:rFonts w:ascii="David" w:eastAsia="Calibri" w:hAnsi="David"/>
                    <w:b/>
                    <w:sz w:val="24"/>
                    <w:rtl/>
                    <w:lang w:eastAsia="he-IL"/>
                  </w:rPr>
                </w:rPrChange>
              </w:rPr>
            </w:pPr>
            <w:r w:rsidRPr="00010762">
              <w:rPr>
                <w:rFonts w:ascii="David" w:eastAsia="Calibri" w:hAnsi="David" w:hint="cs"/>
                <w:b/>
                <w:sz w:val="24"/>
                <w:rtl/>
                <w:lang w:eastAsia="he-IL"/>
                <w:rPrChange w:id="3278" w:author="Kook Sec" w:date="2021-04-20T16:07:00Z">
                  <w:rPr>
                    <w:rFonts w:ascii="David" w:eastAsia="Calibri" w:hAnsi="David" w:hint="cs"/>
                    <w:b/>
                    <w:sz w:val="24"/>
                    <w:rtl/>
                    <w:lang w:eastAsia="he-IL"/>
                  </w:rPr>
                </w:rPrChange>
              </w:rPr>
              <w:t>038</w:t>
            </w:r>
          </w:p>
        </w:tc>
      </w:tr>
    </w:tbl>
    <w:p w14:paraId="2A5ABD2E" w14:textId="77777777" w:rsidR="00740118" w:rsidRPr="00010762" w:rsidRDefault="00740118" w:rsidP="00740118">
      <w:pPr>
        <w:bidi w:val="0"/>
        <w:spacing w:before="0" w:beforeAutospacing="0" w:after="0" w:afterAutospacing="0" w:line="240" w:lineRule="auto"/>
        <w:rPr>
          <w:rFonts w:ascii="David" w:eastAsia="Times New Roman" w:hAnsi="David"/>
          <w:vanish/>
          <w:sz w:val="24"/>
          <w:lang w:eastAsia="he-IL"/>
          <w:rPrChange w:id="3279" w:author="Kook Sec" w:date="2021-04-20T16:07:00Z">
            <w:rPr>
              <w:rFonts w:ascii="David" w:eastAsia="Times New Roman" w:hAnsi="David"/>
              <w:vanish/>
              <w:sz w:val="24"/>
              <w:lang w:eastAsia="he-IL"/>
            </w:rPr>
          </w:rPrChange>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10762" w:rsidRPr="00010762" w14:paraId="20356A50"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18605B" w14:textId="77777777" w:rsidR="00740118" w:rsidRPr="00010762" w:rsidRDefault="00740118" w:rsidP="00740118">
            <w:pPr>
              <w:spacing w:before="0" w:beforeAutospacing="0" w:after="0" w:afterAutospacing="0" w:line="240" w:lineRule="auto"/>
              <w:ind w:left="50" w:right="78"/>
              <w:rPr>
                <w:rFonts w:ascii="David" w:eastAsia="Calibri" w:hAnsi="David"/>
                <w:b/>
                <w:sz w:val="24"/>
                <w:lang w:eastAsia="he-IL"/>
                <w:rPrChange w:id="3280" w:author="Kook Sec" w:date="2021-04-20T16:07:00Z">
                  <w:rPr>
                    <w:rFonts w:ascii="David" w:eastAsia="Calibri" w:hAnsi="David"/>
                    <w:b/>
                    <w:sz w:val="24"/>
                    <w:lang w:eastAsia="he-IL"/>
                  </w:rPr>
                </w:rPrChange>
              </w:rPr>
            </w:pPr>
            <w:r w:rsidRPr="00010762">
              <w:rPr>
                <w:rFonts w:ascii="David" w:eastAsia="Calibri" w:hAnsi="David" w:hint="cs"/>
                <w:b/>
                <w:sz w:val="24"/>
                <w:rtl/>
                <w:lang w:eastAsia="he-IL"/>
                <w:rPrChange w:id="3281" w:author="Kook Sec" w:date="2021-04-20T16:07:00Z">
                  <w:rPr>
                    <w:rFonts w:ascii="David" w:eastAsia="Calibri" w:hAnsi="David" w:hint="cs"/>
                    <w:b/>
                    <w:sz w:val="24"/>
                    <w:rtl/>
                    <w:lang w:eastAsia="he-IL"/>
                  </w:rPr>
                </w:rPrChange>
              </w:rPr>
              <w:t>חתימת האישור</w:t>
            </w:r>
          </w:p>
        </w:tc>
      </w:tr>
      <w:tr w:rsidR="00010762" w:rsidRPr="00010762" w14:paraId="6E2C15A1" w14:textId="77777777" w:rsidTr="00786B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C3C3E3A"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282" w:author="Kook Sec" w:date="2021-04-20T16:07:00Z">
                  <w:rPr>
                    <w:rFonts w:ascii="David" w:eastAsia="Calibri" w:hAnsi="David"/>
                    <w:b/>
                    <w:sz w:val="24"/>
                    <w:rtl/>
                    <w:lang w:eastAsia="he-IL"/>
                  </w:rPr>
                </w:rPrChange>
              </w:rPr>
            </w:pPr>
            <w:r w:rsidRPr="00010762">
              <w:rPr>
                <w:rFonts w:ascii="David" w:eastAsia="Calibri" w:hAnsi="David" w:hint="cs"/>
                <w:b/>
                <w:sz w:val="24"/>
                <w:rtl/>
                <w:lang w:eastAsia="he-IL"/>
                <w:rPrChange w:id="3283" w:author="Kook Sec" w:date="2021-04-20T16:07:00Z">
                  <w:rPr>
                    <w:rFonts w:ascii="David" w:eastAsia="Calibri" w:hAnsi="David" w:hint="cs"/>
                    <w:b/>
                    <w:sz w:val="24"/>
                    <w:rtl/>
                    <w:lang w:eastAsia="he-IL"/>
                  </w:rPr>
                </w:rPrChange>
              </w:rPr>
              <w:t>המבטח:</w:t>
            </w:r>
          </w:p>
        </w:tc>
      </w:tr>
    </w:tbl>
    <w:p w14:paraId="2C46A42C" w14:textId="77777777" w:rsidR="00740118" w:rsidRPr="00010762" w:rsidRDefault="00740118" w:rsidP="00740118">
      <w:pPr>
        <w:spacing w:before="0" w:beforeAutospacing="0" w:after="200" w:afterAutospacing="0" w:line="276" w:lineRule="auto"/>
        <w:rPr>
          <w:rFonts w:ascii="David" w:eastAsia="Calibri" w:hAnsi="David"/>
          <w:b/>
          <w:bCs/>
          <w:sz w:val="24"/>
          <w:u w:val="single"/>
          <w:rtl/>
          <w:lang w:eastAsia="he-IL"/>
          <w:rPrChange w:id="3284" w:author="Kook Sec" w:date="2021-04-20T16:07:00Z">
            <w:rPr>
              <w:rFonts w:ascii="David" w:eastAsia="Calibri" w:hAnsi="David"/>
              <w:b/>
              <w:bCs/>
              <w:sz w:val="24"/>
              <w:u w:val="single"/>
              <w:rtl/>
              <w:lang w:eastAsia="he-IL"/>
            </w:rPr>
          </w:rPrChange>
        </w:rPr>
      </w:pPr>
    </w:p>
    <w:p w14:paraId="2D14E801" w14:textId="77777777" w:rsidR="00740118" w:rsidRPr="00010762" w:rsidRDefault="00740118" w:rsidP="00740118">
      <w:pPr>
        <w:spacing w:before="0" w:beforeAutospacing="0" w:after="200" w:afterAutospacing="0" w:line="276" w:lineRule="auto"/>
        <w:rPr>
          <w:rFonts w:ascii="David" w:eastAsia="Calibri" w:hAnsi="David"/>
          <w:b/>
          <w:bCs/>
          <w:sz w:val="24"/>
          <w:u w:val="single"/>
          <w:rtl/>
          <w:lang w:eastAsia="he-IL"/>
          <w:rPrChange w:id="3285" w:author="Kook Sec" w:date="2021-04-20T16:07:00Z">
            <w:rPr>
              <w:rFonts w:ascii="David" w:eastAsia="Calibri" w:hAnsi="David"/>
              <w:b/>
              <w:bCs/>
              <w:sz w:val="24"/>
              <w:u w:val="single"/>
              <w:rtl/>
              <w:lang w:eastAsia="he-IL"/>
            </w:rPr>
          </w:rPrChange>
        </w:rPr>
      </w:pPr>
    </w:p>
    <w:p w14:paraId="161534CC" w14:textId="77777777" w:rsidR="00740118" w:rsidRPr="00010762" w:rsidRDefault="00740118" w:rsidP="00740118">
      <w:pPr>
        <w:spacing w:before="0" w:beforeAutospacing="0" w:after="200" w:afterAutospacing="0" w:line="276" w:lineRule="auto"/>
        <w:rPr>
          <w:rFonts w:ascii="David" w:eastAsia="Calibri" w:hAnsi="David"/>
          <w:b/>
          <w:bCs/>
          <w:sz w:val="24"/>
          <w:u w:val="single"/>
          <w:rtl/>
          <w:lang w:eastAsia="he-IL"/>
          <w:rPrChange w:id="3286" w:author="Kook Sec" w:date="2021-04-20T16:07:00Z">
            <w:rPr>
              <w:rFonts w:ascii="David" w:eastAsia="Calibri" w:hAnsi="David"/>
              <w:b/>
              <w:bCs/>
              <w:sz w:val="24"/>
              <w:u w:val="single"/>
              <w:rtl/>
              <w:lang w:eastAsia="he-IL"/>
            </w:rPr>
          </w:rPrChange>
        </w:rPr>
      </w:pPr>
      <w:r w:rsidRPr="00010762">
        <w:rPr>
          <w:rFonts w:ascii="David" w:eastAsia="Calibri" w:hAnsi="David" w:hint="cs"/>
          <w:b/>
          <w:bCs/>
          <w:sz w:val="24"/>
          <w:u w:val="single"/>
          <w:rtl/>
          <w:lang w:eastAsia="he-IL"/>
          <w:rPrChange w:id="3287" w:author="Kook Sec" w:date="2021-04-20T16:07:00Z">
            <w:rPr>
              <w:rFonts w:ascii="David" w:eastAsia="Calibri" w:hAnsi="David" w:hint="cs"/>
              <w:b/>
              <w:bCs/>
              <w:sz w:val="24"/>
              <w:u w:val="single"/>
              <w:rtl/>
              <w:lang w:eastAsia="he-IL"/>
            </w:rPr>
          </w:rPrChange>
        </w:rPr>
        <w:t xml:space="preserve">* באישור ביטוח כללי </w:t>
      </w:r>
      <w:r w:rsidRPr="00010762">
        <w:rPr>
          <w:rFonts w:ascii="David" w:eastAsia="Calibri" w:hAnsi="David" w:hint="cs"/>
          <w:sz w:val="24"/>
          <w:rtl/>
          <w:lang w:eastAsia="he-IL"/>
          <w:rPrChange w:id="3288" w:author="Kook Sec" w:date="2021-04-20T16:07:00Z">
            <w:rPr>
              <w:rFonts w:ascii="David" w:eastAsia="Calibri" w:hAnsi="David" w:hint="cs"/>
              <w:sz w:val="24"/>
              <w:rtl/>
              <w:lang w:eastAsia="he-IL"/>
            </w:rPr>
          </w:rPrChange>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10762" w:rsidRPr="00010762" w14:paraId="34678005"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97460F" w14:textId="77777777" w:rsidR="00740118" w:rsidRPr="00010762" w:rsidRDefault="00740118" w:rsidP="00740118">
            <w:pPr>
              <w:spacing w:before="0" w:beforeAutospacing="0" w:after="0" w:afterAutospacing="0" w:line="240" w:lineRule="auto"/>
              <w:ind w:left="50" w:right="78"/>
              <w:rPr>
                <w:rFonts w:ascii="David" w:eastAsia="Calibri" w:hAnsi="David"/>
                <w:b/>
                <w:sz w:val="24"/>
                <w:rtl/>
                <w:lang w:eastAsia="he-IL"/>
                <w:rPrChange w:id="3289" w:author="Kook Sec" w:date="2021-04-20T16:07:00Z">
                  <w:rPr>
                    <w:rFonts w:ascii="David" w:eastAsia="Calibri" w:hAnsi="David"/>
                    <w:b/>
                    <w:sz w:val="24"/>
                    <w:rtl/>
                    <w:lang w:eastAsia="he-IL"/>
                  </w:rPr>
                </w:rPrChange>
              </w:rPr>
            </w:pPr>
            <w:r w:rsidRPr="00010762">
              <w:rPr>
                <w:rFonts w:ascii="David" w:eastAsia="Calibri" w:hAnsi="David" w:hint="cs"/>
                <w:b/>
                <w:sz w:val="24"/>
                <w:rtl/>
                <w:lang w:eastAsia="he-IL"/>
                <w:rPrChange w:id="3290" w:author="Kook Sec" w:date="2021-04-20T16:07:00Z">
                  <w:rPr>
                    <w:rFonts w:ascii="David" w:eastAsia="Calibri" w:hAnsi="David" w:hint="cs"/>
                    <w:b/>
                    <w:sz w:val="24"/>
                    <w:rtl/>
                    <w:lang w:eastAsia="he-IL"/>
                  </w:rPr>
                </w:rPrChange>
              </w:rPr>
              <w:t>ביטול/שינוי הפוליסה *</w:t>
            </w:r>
          </w:p>
        </w:tc>
      </w:tr>
      <w:tr w:rsidR="00010762" w:rsidRPr="00010762" w14:paraId="03874896"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1A7201A" w14:textId="77777777" w:rsidR="00740118" w:rsidRPr="00010762" w:rsidRDefault="00740118" w:rsidP="00740118">
            <w:pPr>
              <w:spacing w:before="0" w:beforeAutospacing="0" w:after="0" w:afterAutospacing="0" w:line="240" w:lineRule="auto"/>
              <w:rPr>
                <w:rFonts w:ascii="David" w:eastAsia="Calibri" w:hAnsi="David"/>
                <w:bCs/>
                <w:sz w:val="24"/>
                <w:rtl/>
                <w:lang w:eastAsia="he-IL"/>
                <w:rPrChange w:id="3291" w:author="Kook Sec" w:date="2021-04-20T16:07:00Z">
                  <w:rPr>
                    <w:rFonts w:ascii="David" w:eastAsia="Calibri" w:hAnsi="David"/>
                    <w:bCs/>
                    <w:sz w:val="24"/>
                    <w:rtl/>
                    <w:lang w:eastAsia="he-IL"/>
                  </w:rPr>
                </w:rPrChange>
              </w:rPr>
            </w:pPr>
            <w:r w:rsidRPr="00010762">
              <w:rPr>
                <w:rFonts w:ascii="David" w:eastAsia="Calibri" w:hAnsi="David" w:hint="cs"/>
                <w:b/>
                <w:sz w:val="24"/>
                <w:rtl/>
                <w:lang w:eastAsia="he-IL"/>
                <w:rPrChange w:id="3292" w:author="Kook Sec" w:date="2021-04-20T16:07:00Z">
                  <w:rPr>
                    <w:rFonts w:ascii="David" w:eastAsia="Calibri" w:hAnsi="David" w:hint="cs"/>
                    <w:b/>
                    <w:sz w:val="24"/>
                    <w:rtl/>
                    <w:lang w:eastAsia="he-IL"/>
                  </w:rPr>
                </w:rPrChange>
              </w:rPr>
              <w:t xml:space="preserve">שינוי לרעת מבקש האישור או ביטול של פוליסת ביטוח,  לא ייכנס לתוקף אלא </w:t>
            </w:r>
            <w:r w:rsidRPr="00010762">
              <w:rPr>
                <w:rFonts w:ascii="David" w:eastAsia="Calibri" w:hAnsi="David" w:hint="cs"/>
                <w:bCs/>
                <w:sz w:val="24"/>
                <w:rtl/>
                <w:lang w:eastAsia="he-IL"/>
                <w:rPrChange w:id="3293" w:author="Kook Sec" w:date="2021-04-20T16:07:00Z">
                  <w:rPr>
                    <w:rFonts w:ascii="David" w:eastAsia="Calibri" w:hAnsi="David" w:hint="cs"/>
                    <w:bCs/>
                    <w:sz w:val="24"/>
                    <w:rtl/>
                    <w:lang w:eastAsia="he-IL"/>
                  </w:rPr>
                </w:rPrChange>
              </w:rPr>
              <w:t>30 יום</w:t>
            </w:r>
            <w:r w:rsidRPr="00010762">
              <w:rPr>
                <w:rFonts w:ascii="David" w:eastAsia="Calibri" w:hAnsi="David" w:hint="cs"/>
                <w:b/>
                <w:sz w:val="24"/>
                <w:rtl/>
                <w:lang w:eastAsia="he-IL"/>
                <w:rPrChange w:id="3294" w:author="Kook Sec" w:date="2021-04-20T16:07:00Z">
                  <w:rPr>
                    <w:rFonts w:ascii="David" w:eastAsia="Calibri" w:hAnsi="David" w:hint="cs"/>
                    <w:b/>
                    <w:sz w:val="24"/>
                    <w:rtl/>
                    <w:lang w:eastAsia="he-IL"/>
                  </w:rPr>
                </w:rPrChange>
              </w:rPr>
              <w:t xml:space="preserve"> לאחר משלוח הודעה למבקש האישור בדבר השינוי או הביטול.</w:t>
            </w:r>
          </w:p>
        </w:tc>
      </w:tr>
    </w:tbl>
    <w:p w14:paraId="77F84C60"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295" w:author="Kook Sec" w:date="2021-04-20T16:07:00Z">
            <w:rPr>
              <w:rFonts w:ascii="Times New Roman" w:eastAsia="Times New Roman" w:hAnsi="Times New Roman"/>
              <w:sz w:val="24"/>
              <w:rtl/>
              <w:lang w:eastAsia="he-IL"/>
            </w:rPr>
          </w:rPrChange>
        </w:rPr>
      </w:pPr>
    </w:p>
    <w:p w14:paraId="0B96F8D2"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296" w:author="Kook Sec" w:date="2021-04-20T16:07:00Z">
            <w:rPr>
              <w:rFonts w:ascii="Times New Roman" w:eastAsia="Times New Roman" w:hAnsi="Times New Roman"/>
              <w:sz w:val="24"/>
              <w:rtl/>
              <w:lang w:eastAsia="he-IL"/>
            </w:rPr>
          </w:rPrChange>
        </w:rPr>
      </w:pPr>
    </w:p>
    <w:p w14:paraId="39D440C5"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297" w:author="Kook Sec" w:date="2021-04-20T16:07:00Z">
            <w:rPr>
              <w:rFonts w:ascii="Times New Roman" w:eastAsia="Times New Roman" w:hAnsi="Times New Roman"/>
              <w:sz w:val="24"/>
              <w:rtl/>
              <w:lang w:eastAsia="he-IL"/>
            </w:rPr>
          </w:rPrChange>
        </w:rPr>
      </w:pPr>
    </w:p>
    <w:p w14:paraId="1EC58D0D"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298" w:author="Kook Sec" w:date="2021-04-20T16:07:00Z">
            <w:rPr>
              <w:rFonts w:ascii="Times New Roman" w:eastAsia="Times New Roman" w:hAnsi="Times New Roman"/>
              <w:sz w:val="24"/>
              <w:rtl/>
              <w:lang w:eastAsia="he-IL"/>
            </w:rPr>
          </w:rPrChange>
        </w:rPr>
      </w:pPr>
    </w:p>
    <w:p w14:paraId="1BC0EA24"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299" w:author="Kook Sec" w:date="2021-04-20T16:07:00Z">
            <w:rPr>
              <w:rFonts w:ascii="Times New Roman" w:eastAsia="Times New Roman" w:hAnsi="Times New Roman"/>
              <w:sz w:val="24"/>
              <w:rtl/>
              <w:lang w:eastAsia="he-IL"/>
            </w:rPr>
          </w:rPrChange>
        </w:rPr>
      </w:pPr>
    </w:p>
    <w:p w14:paraId="52E32651"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300" w:author="Kook Sec" w:date="2021-04-20T16:07:00Z">
            <w:rPr>
              <w:rFonts w:ascii="Times New Roman" w:eastAsia="Times New Roman" w:hAnsi="Times New Roman"/>
              <w:sz w:val="24"/>
              <w:rtl/>
              <w:lang w:eastAsia="he-IL"/>
            </w:rPr>
          </w:rPrChange>
        </w:rPr>
      </w:pPr>
    </w:p>
    <w:p w14:paraId="6F41D6F3"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301" w:author="Kook Sec" w:date="2021-04-20T16:07:00Z">
            <w:rPr>
              <w:rFonts w:ascii="Times New Roman" w:eastAsia="Times New Roman" w:hAnsi="Times New Roman"/>
              <w:sz w:val="24"/>
              <w:rtl/>
              <w:lang w:eastAsia="he-IL"/>
            </w:rPr>
          </w:rPrChange>
        </w:rPr>
      </w:pPr>
    </w:p>
    <w:p w14:paraId="4BE02D33"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4"/>
          <w:rtl/>
          <w:lang w:eastAsia="he-IL"/>
          <w:rPrChange w:id="3302" w:author="Kook Sec" w:date="2021-04-20T16:07:00Z">
            <w:rPr>
              <w:rFonts w:ascii="Times New Roman" w:eastAsia="Times New Roman" w:hAnsi="Times New Roman"/>
              <w:sz w:val="24"/>
              <w:rtl/>
              <w:lang w:eastAsia="he-IL"/>
            </w:rPr>
          </w:rPrChange>
        </w:rPr>
      </w:pPr>
    </w:p>
    <w:p w14:paraId="7232E05B"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3" w:author="Kook Sec" w:date="2021-04-20T16:07:00Z">
            <w:rPr>
              <w:rFonts w:ascii="Times New Roman" w:eastAsia="Times New Roman" w:hAnsi="Times New Roman"/>
              <w:sz w:val="24"/>
              <w:rtl/>
              <w:lang w:eastAsia="he-IL"/>
            </w:rPr>
          </w:rPrChange>
        </w:rPr>
      </w:pPr>
    </w:p>
    <w:p w14:paraId="24D5F34E"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4" w:author="Kook Sec" w:date="2021-04-20T16:07:00Z">
            <w:rPr>
              <w:rFonts w:ascii="Times New Roman" w:eastAsia="Times New Roman" w:hAnsi="Times New Roman"/>
              <w:sz w:val="24"/>
              <w:rtl/>
              <w:lang w:eastAsia="he-IL"/>
            </w:rPr>
          </w:rPrChange>
        </w:rPr>
      </w:pPr>
    </w:p>
    <w:p w14:paraId="3EE3AEB5"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5" w:author="Kook Sec" w:date="2021-04-20T16:07:00Z">
            <w:rPr>
              <w:rFonts w:ascii="Times New Roman" w:eastAsia="Times New Roman" w:hAnsi="Times New Roman"/>
              <w:sz w:val="24"/>
              <w:rtl/>
              <w:lang w:eastAsia="he-IL"/>
            </w:rPr>
          </w:rPrChange>
        </w:rPr>
      </w:pPr>
    </w:p>
    <w:p w14:paraId="3FB23882"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6" w:author="Kook Sec" w:date="2021-04-20T16:07:00Z">
            <w:rPr>
              <w:rFonts w:ascii="Times New Roman" w:eastAsia="Times New Roman" w:hAnsi="Times New Roman"/>
              <w:sz w:val="24"/>
              <w:rtl/>
              <w:lang w:eastAsia="he-IL"/>
            </w:rPr>
          </w:rPrChange>
        </w:rPr>
      </w:pPr>
    </w:p>
    <w:p w14:paraId="332EBC80"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7" w:author="Kook Sec" w:date="2021-04-20T16:07:00Z">
            <w:rPr>
              <w:rFonts w:ascii="Times New Roman" w:eastAsia="Times New Roman" w:hAnsi="Times New Roman"/>
              <w:sz w:val="24"/>
              <w:rtl/>
              <w:lang w:eastAsia="he-IL"/>
            </w:rPr>
          </w:rPrChange>
        </w:rPr>
      </w:pPr>
    </w:p>
    <w:p w14:paraId="23025C35"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8" w:author="Kook Sec" w:date="2021-04-20T16:07:00Z">
            <w:rPr>
              <w:rFonts w:ascii="Times New Roman" w:eastAsia="Times New Roman" w:hAnsi="Times New Roman"/>
              <w:sz w:val="24"/>
              <w:rtl/>
              <w:lang w:eastAsia="he-IL"/>
            </w:rPr>
          </w:rPrChange>
        </w:rPr>
      </w:pPr>
    </w:p>
    <w:p w14:paraId="2C9831B3" w14:textId="77777777" w:rsidR="001835AB" w:rsidRPr="00010762" w:rsidRDefault="001835AB" w:rsidP="001835AB">
      <w:pPr>
        <w:widowControl w:val="0"/>
        <w:spacing w:before="0" w:beforeAutospacing="0" w:after="0" w:afterAutospacing="0" w:line="240" w:lineRule="auto"/>
        <w:rPr>
          <w:rFonts w:ascii="Times New Roman" w:eastAsia="Times New Roman" w:hAnsi="Times New Roman"/>
          <w:sz w:val="24"/>
          <w:rtl/>
          <w:lang w:eastAsia="he-IL"/>
          <w:rPrChange w:id="3309" w:author="Kook Sec" w:date="2021-04-20T16:07:00Z">
            <w:rPr>
              <w:rFonts w:ascii="Times New Roman" w:eastAsia="Times New Roman" w:hAnsi="Times New Roman"/>
              <w:sz w:val="24"/>
              <w:rtl/>
              <w:lang w:eastAsia="he-IL"/>
            </w:rPr>
          </w:rPrChange>
        </w:rPr>
      </w:pPr>
    </w:p>
    <w:p w14:paraId="65B76EB3" w14:textId="77777777" w:rsidR="00740118" w:rsidRPr="00010762"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Change w:id="3310" w:author="Kook Sec" w:date="2021-04-20T16:07:00Z">
            <w:rPr>
              <w:rFonts w:ascii="Times New Roman" w:eastAsia="Times New Roman" w:hAnsi="Times New Roman"/>
              <w:b/>
              <w:bCs/>
              <w:sz w:val="20"/>
              <w:u w:val="single"/>
              <w:rtl/>
              <w:lang w:eastAsia="he-IL"/>
            </w:rPr>
          </w:rPrChange>
        </w:rPr>
      </w:pPr>
      <w:r w:rsidRPr="00010762">
        <w:rPr>
          <w:rFonts w:ascii="Times New Roman" w:eastAsia="Times New Roman" w:hAnsi="Times New Roman"/>
          <w:b/>
          <w:bCs/>
          <w:sz w:val="20"/>
          <w:u w:val="single"/>
          <w:rtl/>
          <w:lang w:eastAsia="he-IL"/>
          <w:rPrChange w:id="3311" w:author="Kook Sec" w:date="2021-04-20T16:07:00Z">
            <w:rPr>
              <w:rFonts w:ascii="Times New Roman" w:eastAsia="Times New Roman" w:hAnsi="Times New Roman"/>
              <w:b/>
              <w:bCs/>
              <w:sz w:val="20"/>
              <w:u w:val="single"/>
              <w:rtl/>
              <w:lang w:eastAsia="he-IL"/>
            </w:rPr>
          </w:rPrChange>
        </w:rPr>
        <w:br w:type="page"/>
      </w:r>
    </w:p>
    <w:p w14:paraId="491EBE97" w14:textId="77777777" w:rsidR="001835AB" w:rsidRPr="00010762"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Change w:id="3312" w:author="Kook Sec" w:date="2021-04-20T16:07:00Z">
            <w:rPr>
              <w:rFonts w:ascii="Times New Roman" w:eastAsia="Times New Roman" w:hAnsi="Times New Roman"/>
              <w:b/>
              <w:bCs/>
              <w:sz w:val="20"/>
              <w:u w:val="single"/>
              <w:rtl/>
              <w:lang w:eastAsia="he-IL"/>
            </w:rPr>
          </w:rPrChange>
        </w:rPr>
      </w:pPr>
      <w:r w:rsidRPr="00010762">
        <w:rPr>
          <w:rFonts w:ascii="Times New Roman" w:eastAsia="Times New Roman" w:hAnsi="Times New Roman"/>
          <w:b/>
          <w:bCs/>
          <w:sz w:val="20"/>
          <w:u w:val="single"/>
          <w:rtl/>
          <w:lang w:eastAsia="he-IL"/>
          <w:rPrChange w:id="3313" w:author="Kook Sec" w:date="2021-04-20T16:07:00Z">
            <w:rPr>
              <w:rFonts w:ascii="Times New Roman" w:eastAsia="Times New Roman" w:hAnsi="Times New Roman"/>
              <w:b/>
              <w:bCs/>
              <w:sz w:val="20"/>
              <w:u w:val="single"/>
              <w:rtl/>
              <w:lang w:eastAsia="he-IL"/>
            </w:rPr>
          </w:rPrChange>
        </w:rPr>
        <w:lastRenderedPageBreak/>
        <w:t xml:space="preserve">נספח </w:t>
      </w:r>
      <w:r w:rsidR="009E2846" w:rsidRPr="00010762">
        <w:rPr>
          <w:rFonts w:ascii="Times New Roman" w:eastAsia="Times New Roman" w:hAnsi="Times New Roman" w:hint="cs"/>
          <w:b/>
          <w:bCs/>
          <w:sz w:val="20"/>
          <w:u w:val="single"/>
          <w:rtl/>
          <w:lang w:eastAsia="he-IL"/>
          <w:rPrChange w:id="3314" w:author="Kook Sec" w:date="2021-04-20T16:07:00Z">
            <w:rPr>
              <w:rFonts w:ascii="Times New Roman" w:eastAsia="Times New Roman" w:hAnsi="Times New Roman" w:hint="cs"/>
              <w:b/>
              <w:bCs/>
              <w:sz w:val="20"/>
              <w:u w:val="single"/>
              <w:rtl/>
              <w:lang w:eastAsia="he-IL"/>
            </w:rPr>
          </w:rPrChange>
        </w:rPr>
        <w:t>"</w:t>
      </w:r>
      <w:r w:rsidRPr="00010762">
        <w:rPr>
          <w:rFonts w:ascii="Times New Roman" w:eastAsia="Times New Roman" w:hAnsi="Times New Roman"/>
          <w:b/>
          <w:bCs/>
          <w:sz w:val="20"/>
          <w:u w:val="single"/>
          <w:rtl/>
          <w:lang w:eastAsia="he-IL"/>
          <w:rPrChange w:id="3315" w:author="Kook Sec" w:date="2021-04-20T16:07:00Z">
            <w:rPr>
              <w:rFonts w:ascii="Times New Roman" w:eastAsia="Times New Roman" w:hAnsi="Times New Roman"/>
              <w:b/>
              <w:bCs/>
              <w:sz w:val="20"/>
              <w:u w:val="single"/>
              <w:rtl/>
              <w:lang w:eastAsia="he-IL"/>
            </w:rPr>
          </w:rPrChange>
        </w:rPr>
        <w:t>ח</w:t>
      </w:r>
      <w:r w:rsidR="009E2846" w:rsidRPr="00010762">
        <w:rPr>
          <w:rFonts w:ascii="Times New Roman" w:eastAsia="Times New Roman" w:hAnsi="Times New Roman" w:hint="cs"/>
          <w:b/>
          <w:bCs/>
          <w:sz w:val="20"/>
          <w:u w:val="single"/>
          <w:rtl/>
          <w:lang w:eastAsia="he-IL"/>
          <w:rPrChange w:id="3316" w:author="Kook Sec" w:date="2021-04-20T16:07:00Z">
            <w:rPr>
              <w:rFonts w:ascii="Times New Roman" w:eastAsia="Times New Roman" w:hAnsi="Times New Roman" w:hint="cs"/>
              <w:b/>
              <w:bCs/>
              <w:sz w:val="20"/>
              <w:u w:val="single"/>
              <w:rtl/>
              <w:lang w:eastAsia="he-IL"/>
            </w:rPr>
          </w:rPrChange>
        </w:rPr>
        <w:t>'</w:t>
      </w:r>
      <w:r w:rsidRPr="00010762">
        <w:rPr>
          <w:rFonts w:ascii="Times New Roman" w:eastAsia="Times New Roman" w:hAnsi="Times New Roman"/>
          <w:b/>
          <w:bCs/>
          <w:sz w:val="20"/>
          <w:u w:val="single"/>
          <w:rtl/>
          <w:lang w:eastAsia="he-IL"/>
          <w:rPrChange w:id="3317" w:author="Kook Sec" w:date="2021-04-20T16:07:00Z">
            <w:rPr>
              <w:rFonts w:ascii="Times New Roman" w:eastAsia="Times New Roman" w:hAnsi="Times New Roman"/>
              <w:b/>
              <w:bCs/>
              <w:sz w:val="20"/>
              <w:u w:val="single"/>
              <w:rtl/>
              <w:lang w:eastAsia="he-IL"/>
            </w:rPr>
          </w:rPrChange>
        </w:rPr>
        <w:t>'</w:t>
      </w:r>
    </w:p>
    <w:p w14:paraId="3B828078" w14:textId="77777777" w:rsidR="001835AB" w:rsidRPr="00010762"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Change w:id="3318" w:author="Kook Sec" w:date="2021-04-20T16:07:00Z">
            <w:rPr>
              <w:rFonts w:ascii="Times New Roman" w:eastAsia="Times New Roman" w:hAnsi="Times New Roman"/>
              <w:b/>
              <w:bCs/>
              <w:sz w:val="20"/>
              <w:u w:val="single"/>
              <w:rtl/>
              <w:lang w:eastAsia="he-IL"/>
            </w:rPr>
          </w:rPrChange>
        </w:rPr>
      </w:pPr>
    </w:p>
    <w:p w14:paraId="18875EBA" w14:textId="77777777" w:rsidR="001835AB" w:rsidRPr="00010762"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Change w:id="331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b/>
          <w:bCs/>
          <w:sz w:val="20"/>
          <w:u w:val="single"/>
          <w:rtl/>
          <w:lang w:eastAsia="he-IL"/>
          <w:rPrChange w:id="3320" w:author="Kook Sec" w:date="2021-04-20T16:07:00Z">
            <w:rPr>
              <w:rFonts w:ascii="Times New Roman" w:eastAsia="Times New Roman" w:hAnsi="Times New Roman"/>
              <w:b/>
              <w:bCs/>
              <w:sz w:val="20"/>
              <w:u w:val="single"/>
              <w:rtl/>
              <w:lang w:eastAsia="he-IL"/>
            </w:rPr>
          </w:rPrChange>
        </w:rPr>
        <w:t>רשימת התכניות והמסמכים שעל המתכנן להנפיק</w:t>
      </w:r>
    </w:p>
    <w:p w14:paraId="1C49C4F6" w14:textId="77777777" w:rsidR="001835AB" w:rsidRPr="00010762"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Change w:id="3321" w:author="Kook Sec" w:date="2021-04-20T16:07:00Z">
            <w:rPr>
              <w:rFonts w:ascii="Times New Roman" w:eastAsia="Times New Roman" w:hAnsi="Times New Roman"/>
              <w:b/>
              <w:bCs/>
              <w:sz w:val="20"/>
              <w:u w:val="single"/>
              <w:rtl/>
              <w:lang w:eastAsia="he-IL"/>
            </w:rPr>
          </w:rPrChange>
        </w:rPr>
      </w:pPr>
    </w:p>
    <w:p w14:paraId="5515DE78" w14:textId="77777777" w:rsidR="001835AB" w:rsidRPr="00010762"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Change w:id="3322" w:author="Kook Sec" w:date="2021-04-20T16:07:00Z">
            <w:rPr>
              <w:rFonts w:ascii="Times New Roman" w:eastAsia="Times New Roman" w:hAnsi="Times New Roman"/>
              <w:sz w:val="24"/>
              <w:lang w:eastAsia="he-IL"/>
            </w:rPr>
          </w:rPrChange>
        </w:rPr>
      </w:pPr>
      <w:r w:rsidRPr="00010762">
        <w:rPr>
          <w:rFonts w:ascii="Times New Roman" w:eastAsia="Times New Roman" w:hAnsi="Times New Roman"/>
          <w:sz w:val="24"/>
          <w:rtl/>
          <w:lang w:eastAsia="he-IL"/>
          <w:rPrChange w:id="3323" w:author="Kook Sec" w:date="2021-04-20T16:07:00Z">
            <w:rPr>
              <w:rFonts w:ascii="Times New Roman" w:eastAsia="Times New Roman" w:hAnsi="Times New Roman"/>
              <w:sz w:val="24"/>
              <w:rtl/>
              <w:lang w:eastAsia="he-IL"/>
            </w:rPr>
          </w:rPrChange>
        </w:rPr>
        <w:t>למען הסר ספק יובהר כי מסמך זה מהווה השלמה והבהרה לנספח ב' ובכל מקרה אינו גורע ממנו.</w:t>
      </w:r>
    </w:p>
    <w:p w14:paraId="430477E9" w14:textId="77777777" w:rsidR="001835AB" w:rsidRPr="00010762"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Change w:id="3324" w:author="Kook Sec" w:date="2021-04-20T16:07:00Z">
            <w:rPr>
              <w:rFonts w:ascii="Times New Roman" w:eastAsia="Times New Roman" w:hAnsi="Times New Roman"/>
              <w:sz w:val="20"/>
              <w:rtl/>
              <w:lang w:eastAsia="he-IL"/>
            </w:rPr>
          </w:rPrChange>
        </w:rPr>
      </w:pPr>
    </w:p>
    <w:p w14:paraId="1D790914" w14:textId="77777777" w:rsidR="001835AB" w:rsidRPr="00010762"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Change w:id="3325" w:author="Kook Sec" w:date="2021-04-20T16:07:00Z">
            <w:rPr>
              <w:rFonts w:ascii="Times New Roman" w:eastAsia="Times New Roman" w:hAnsi="Times New Roman"/>
              <w:sz w:val="20"/>
              <w:rtl/>
              <w:lang w:eastAsia="he-IL"/>
            </w:rPr>
          </w:rPrChange>
        </w:rPr>
      </w:pPr>
    </w:p>
    <w:p w14:paraId="475DF92A"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2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27" w:author="Kook Sec" w:date="2021-04-20T16:07:00Z">
            <w:rPr>
              <w:rFonts w:ascii="Times New Roman" w:eastAsia="Times New Roman" w:hAnsi="Times New Roman"/>
              <w:sz w:val="20"/>
              <w:rtl/>
              <w:lang w:eastAsia="he-IL"/>
            </w:rPr>
          </w:rPrChange>
        </w:rPr>
        <w:t>1.</w:t>
      </w:r>
      <w:r w:rsidRPr="00010762">
        <w:rPr>
          <w:rFonts w:ascii="Times New Roman" w:eastAsia="Times New Roman" w:hAnsi="Times New Roman"/>
          <w:sz w:val="20"/>
          <w:rtl/>
          <w:lang w:eastAsia="he-IL"/>
          <w:rPrChange w:id="3328" w:author="Kook Sec" w:date="2021-04-20T16:07:00Z">
            <w:rPr>
              <w:rFonts w:ascii="Times New Roman" w:eastAsia="Times New Roman" w:hAnsi="Times New Roman"/>
              <w:sz w:val="20"/>
              <w:rtl/>
              <w:lang w:eastAsia="he-IL"/>
            </w:rPr>
          </w:rPrChange>
        </w:rPr>
        <w:tab/>
        <w:t>הרצות מחשב להדמיית ונ</w:t>
      </w:r>
      <w:r w:rsidRPr="00010762">
        <w:rPr>
          <w:rFonts w:ascii="Times New Roman" w:eastAsia="Times New Roman" w:hAnsi="Times New Roman" w:hint="cs"/>
          <w:sz w:val="20"/>
          <w:rtl/>
          <w:lang w:eastAsia="he-IL"/>
          <w:rPrChange w:id="3329"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30" w:author="Kook Sec" w:date="2021-04-20T16:07:00Z">
            <w:rPr>
              <w:rFonts w:ascii="Times New Roman" w:eastAsia="Times New Roman" w:hAnsi="Times New Roman"/>
              <w:sz w:val="20"/>
              <w:rtl/>
              <w:lang w:eastAsia="he-IL"/>
            </w:rPr>
          </w:rPrChange>
        </w:rPr>
        <w:t xml:space="preserve">תוח פרמטרים לרמות השרות במספר, גודל ומהירויות נסיעה שונים </w:t>
      </w:r>
      <w:r w:rsidRPr="00010762">
        <w:rPr>
          <w:rFonts w:ascii="Times New Roman" w:eastAsia="Times New Roman" w:hAnsi="Times New Roman"/>
          <w:sz w:val="20"/>
          <w:rtl/>
          <w:lang w:eastAsia="he-IL"/>
          <w:rPrChange w:id="3331" w:author="Kook Sec" w:date="2021-04-20T16:07:00Z">
            <w:rPr>
              <w:rFonts w:ascii="Times New Roman" w:eastAsia="Times New Roman" w:hAnsi="Times New Roman"/>
              <w:sz w:val="20"/>
              <w:rtl/>
              <w:lang w:eastAsia="he-IL"/>
            </w:rPr>
          </w:rPrChange>
        </w:rPr>
        <w:tab/>
        <w:t>של המעליות.</w:t>
      </w:r>
    </w:p>
    <w:p w14:paraId="7B2CA33C"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32" w:author="Kook Sec" w:date="2021-04-20T16:07:00Z">
            <w:rPr>
              <w:rFonts w:ascii="Times New Roman" w:eastAsia="Times New Roman" w:hAnsi="Times New Roman"/>
              <w:sz w:val="20"/>
              <w:rtl/>
              <w:lang w:eastAsia="he-IL"/>
            </w:rPr>
          </w:rPrChange>
        </w:rPr>
      </w:pPr>
    </w:p>
    <w:p w14:paraId="7A7F32F9"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3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34" w:author="Kook Sec" w:date="2021-04-20T16:07:00Z">
            <w:rPr>
              <w:rFonts w:ascii="Times New Roman" w:eastAsia="Times New Roman" w:hAnsi="Times New Roman"/>
              <w:sz w:val="20"/>
              <w:rtl/>
              <w:lang w:eastAsia="he-IL"/>
            </w:rPr>
          </w:rPrChange>
        </w:rPr>
        <w:t>2.</w:t>
      </w:r>
      <w:r w:rsidRPr="00010762">
        <w:rPr>
          <w:rFonts w:ascii="Times New Roman" w:eastAsia="Times New Roman" w:hAnsi="Times New Roman"/>
          <w:sz w:val="20"/>
          <w:rtl/>
          <w:lang w:eastAsia="he-IL"/>
          <w:rPrChange w:id="3335" w:author="Kook Sec" w:date="2021-04-20T16:07:00Z">
            <w:rPr>
              <w:rFonts w:ascii="Times New Roman" w:eastAsia="Times New Roman" w:hAnsi="Times New Roman"/>
              <w:sz w:val="20"/>
              <w:rtl/>
              <w:lang w:eastAsia="he-IL"/>
            </w:rPr>
          </w:rPrChange>
        </w:rPr>
        <w:tab/>
      </w:r>
      <w:proofErr w:type="spellStart"/>
      <w:r w:rsidRPr="00010762">
        <w:rPr>
          <w:rFonts w:ascii="Times New Roman" w:eastAsia="Times New Roman" w:hAnsi="Times New Roman"/>
          <w:sz w:val="20"/>
          <w:rtl/>
          <w:lang w:eastAsia="he-IL"/>
          <w:rPrChange w:id="3336" w:author="Kook Sec" w:date="2021-04-20T16:07:00Z">
            <w:rPr>
              <w:rFonts w:ascii="Times New Roman" w:eastAsia="Times New Roman" w:hAnsi="Times New Roman"/>
              <w:sz w:val="20"/>
              <w:rtl/>
              <w:lang w:eastAsia="he-IL"/>
            </w:rPr>
          </w:rPrChange>
        </w:rPr>
        <w:t>תשריטים</w:t>
      </w:r>
      <w:proofErr w:type="spellEnd"/>
      <w:r w:rsidRPr="00010762">
        <w:rPr>
          <w:rFonts w:ascii="Times New Roman" w:eastAsia="Times New Roman" w:hAnsi="Times New Roman"/>
          <w:sz w:val="20"/>
          <w:rtl/>
          <w:lang w:eastAsia="he-IL"/>
          <w:rPrChange w:id="3337" w:author="Kook Sec" w:date="2021-04-20T16:07:00Z">
            <w:rPr>
              <w:rFonts w:ascii="Times New Roman" w:eastAsia="Times New Roman" w:hAnsi="Times New Roman"/>
              <w:sz w:val="20"/>
              <w:rtl/>
              <w:lang w:eastAsia="he-IL"/>
            </w:rPr>
          </w:rPrChange>
        </w:rPr>
        <w:t xml:space="preserve"> אופקיים של </w:t>
      </w:r>
      <w:proofErr w:type="spellStart"/>
      <w:r w:rsidRPr="00010762">
        <w:rPr>
          <w:rFonts w:ascii="Times New Roman" w:eastAsia="Times New Roman" w:hAnsi="Times New Roman"/>
          <w:sz w:val="20"/>
          <w:rtl/>
          <w:lang w:eastAsia="he-IL"/>
          <w:rPrChange w:id="3338" w:author="Kook Sec" w:date="2021-04-20T16:07:00Z">
            <w:rPr>
              <w:rFonts w:ascii="Times New Roman" w:eastAsia="Times New Roman" w:hAnsi="Times New Roman"/>
              <w:sz w:val="20"/>
              <w:rtl/>
              <w:lang w:eastAsia="he-IL"/>
            </w:rPr>
          </w:rPrChange>
        </w:rPr>
        <w:t>פירי</w:t>
      </w:r>
      <w:proofErr w:type="spellEnd"/>
      <w:r w:rsidRPr="00010762">
        <w:rPr>
          <w:rFonts w:ascii="Times New Roman" w:eastAsia="Times New Roman" w:hAnsi="Times New Roman"/>
          <w:sz w:val="20"/>
          <w:rtl/>
          <w:lang w:eastAsia="he-IL"/>
          <w:rPrChange w:id="3339" w:author="Kook Sec" w:date="2021-04-20T16:07:00Z">
            <w:rPr>
              <w:rFonts w:ascii="Times New Roman" w:eastAsia="Times New Roman" w:hAnsi="Times New Roman"/>
              <w:sz w:val="20"/>
              <w:rtl/>
              <w:lang w:eastAsia="he-IL"/>
            </w:rPr>
          </w:rPrChange>
        </w:rPr>
        <w:t xml:space="preserve"> המעליות בחלקו התחתון וס</w:t>
      </w:r>
      <w:r w:rsidRPr="00010762">
        <w:rPr>
          <w:rFonts w:ascii="Times New Roman" w:eastAsia="Times New Roman" w:hAnsi="Times New Roman" w:hint="cs"/>
          <w:sz w:val="20"/>
          <w:rtl/>
          <w:lang w:eastAsia="he-IL"/>
          <w:rPrChange w:id="3340"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41" w:author="Kook Sec" w:date="2021-04-20T16:07:00Z">
            <w:rPr>
              <w:rFonts w:ascii="Times New Roman" w:eastAsia="Times New Roman" w:hAnsi="Times New Roman"/>
              <w:sz w:val="20"/>
              <w:rtl/>
              <w:lang w:eastAsia="he-IL"/>
            </w:rPr>
          </w:rPrChange>
        </w:rPr>
        <w:t>מון מתקני העצירה.</w:t>
      </w:r>
    </w:p>
    <w:p w14:paraId="7CD37629"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42" w:author="Kook Sec" w:date="2021-04-20T16:07:00Z">
            <w:rPr>
              <w:rFonts w:ascii="Times New Roman" w:eastAsia="Times New Roman" w:hAnsi="Times New Roman"/>
              <w:sz w:val="20"/>
              <w:rtl/>
              <w:lang w:eastAsia="he-IL"/>
            </w:rPr>
          </w:rPrChange>
        </w:rPr>
      </w:pPr>
    </w:p>
    <w:p w14:paraId="5768FEE6"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4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44" w:author="Kook Sec" w:date="2021-04-20T16:07:00Z">
            <w:rPr>
              <w:rFonts w:ascii="Times New Roman" w:eastAsia="Times New Roman" w:hAnsi="Times New Roman"/>
              <w:sz w:val="20"/>
              <w:rtl/>
              <w:lang w:eastAsia="he-IL"/>
            </w:rPr>
          </w:rPrChange>
        </w:rPr>
        <w:t>3.</w:t>
      </w:r>
      <w:r w:rsidRPr="00010762">
        <w:rPr>
          <w:rFonts w:ascii="Times New Roman" w:eastAsia="Times New Roman" w:hAnsi="Times New Roman"/>
          <w:sz w:val="20"/>
          <w:rtl/>
          <w:lang w:eastAsia="he-IL"/>
          <w:rPrChange w:id="3345" w:author="Kook Sec" w:date="2021-04-20T16:07:00Z">
            <w:rPr>
              <w:rFonts w:ascii="Times New Roman" w:eastAsia="Times New Roman" w:hAnsi="Times New Roman"/>
              <w:sz w:val="20"/>
              <w:rtl/>
              <w:lang w:eastAsia="he-IL"/>
            </w:rPr>
          </w:rPrChange>
        </w:rPr>
        <w:tab/>
      </w:r>
      <w:proofErr w:type="spellStart"/>
      <w:r w:rsidRPr="00010762">
        <w:rPr>
          <w:rFonts w:ascii="Times New Roman" w:eastAsia="Times New Roman" w:hAnsi="Times New Roman"/>
          <w:sz w:val="20"/>
          <w:rtl/>
          <w:lang w:eastAsia="he-IL"/>
          <w:rPrChange w:id="3346" w:author="Kook Sec" w:date="2021-04-20T16:07:00Z">
            <w:rPr>
              <w:rFonts w:ascii="Times New Roman" w:eastAsia="Times New Roman" w:hAnsi="Times New Roman"/>
              <w:sz w:val="20"/>
              <w:rtl/>
              <w:lang w:eastAsia="he-IL"/>
            </w:rPr>
          </w:rPrChange>
        </w:rPr>
        <w:t>תשריטים</w:t>
      </w:r>
      <w:proofErr w:type="spellEnd"/>
      <w:r w:rsidRPr="00010762">
        <w:rPr>
          <w:rFonts w:ascii="Times New Roman" w:eastAsia="Times New Roman" w:hAnsi="Times New Roman"/>
          <w:sz w:val="20"/>
          <w:rtl/>
          <w:lang w:eastAsia="he-IL"/>
          <w:rPrChange w:id="3347" w:author="Kook Sec" w:date="2021-04-20T16:07:00Z">
            <w:rPr>
              <w:rFonts w:ascii="Times New Roman" w:eastAsia="Times New Roman" w:hAnsi="Times New Roman"/>
              <w:sz w:val="20"/>
              <w:rtl/>
              <w:lang w:eastAsia="he-IL"/>
            </w:rPr>
          </w:rPrChange>
        </w:rPr>
        <w:t xml:space="preserve"> אופקיים של </w:t>
      </w:r>
      <w:proofErr w:type="spellStart"/>
      <w:r w:rsidRPr="00010762">
        <w:rPr>
          <w:rFonts w:ascii="Times New Roman" w:eastAsia="Times New Roman" w:hAnsi="Times New Roman"/>
          <w:sz w:val="20"/>
          <w:rtl/>
          <w:lang w:eastAsia="he-IL"/>
          <w:rPrChange w:id="3348" w:author="Kook Sec" w:date="2021-04-20T16:07:00Z">
            <w:rPr>
              <w:rFonts w:ascii="Times New Roman" w:eastAsia="Times New Roman" w:hAnsi="Times New Roman"/>
              <w:sz w:val="20"/>
              <w:rtl/>
              <w:lang w:eastAsia="he-IL"/>
            </w:rPr>
          </w:rPrChange>
        </w:rPr>
        <w:t>פירי</w:t>
      </w:r>
      <w:proofErr w:type="spellEnd"/>
      <w:r w:rsidRPr="00010762">
        <w:rPr>
          <w:rFonts w:ascii="Times New Roman" w:eastAsia="Times New Roman" w:hAnsi="Times New Roman"/>
          <w:sz w:val="20"/>
          <w:rtl/>
          <w:lang w:eastAsia="he-IL"/>
          <w:rPrChange w:id="3349" w:author="Kook Sec" w:date="2021-04-20T16:07:00Z">
            <w:rPr>
              <w:rFonts w:ascii="Times New Roman" w:eastAsia="Times New Roman" w:hAnsi="Times New Roman"/>
              <w:sz w:val="20"/>
              <w:rtl/>
              <w:lang w:eastAsia="he-IL"/>
            </w:rPr>
          </w:rPrChange>
        </w:rPr>
        <w:t xml:space="preserve"> המעליות בקומות טיפוסיות </w:t>
      </w:r>
      <w:r w:rsidRPr="00010762">
        <w:rPr>
          <w:rFonts w:ascii="Times New Roman" w:eastAsia="Times New Roman" w:hAnsi="Times New Roman"/>
          <w:sz w:val="20"/>
          <w:lang w:eastAsia="he-IL"/>
          <w:rPrChange w:id="3350" w:author="Kook Sec" w:date="2021-04-20T16:07:00Z">
            <w:rPr>
              <w:rFonts w:ascii="Times New Roman" w:eastAsia="Times New Roman" w:hAnsi="Times New Roman"/>
              <w:sz w:val="20"/>
              <w:lang w:eastAsia="he-IL"/>
            </w:rPr>
          </w:rPrChange>
        </w:rPr>
        <w:t>–</w:t>
      </w:r>
      <w:r w:rsidRPr="00010762">
        <w:rPr>
          <w:rFonts w:ascii="Times New Roman" w:eastAsia="Times New Roman" w:hAnsi="Times New Roman"/>
          <w:sz w:val="20"/>
          <w:rtl/>
          <w:lang w:eastAsia="he-IL"/>
          <w:rPrChange w:id="3351" w:author="Kook Sec" w:date="2021-04-20T16:07:00Z">
            <w:rPr>
              <w:rFonts w:ascii="Times New Roman" w:eastAsia="Times New Roman" w:hAnsi="Times New Roman"/>
              <w:sz w:val="20"/>
              <w:rtl/>
              <w:lang w:eastAsia="he-IL"/>
            </w:rPr>
          </w:rPrChange>
        </w:rPr>
        <w:t xml:space="preserve"> ת</w:t>
      </w:r>
      <w:r w:rsidRPr="00010762">
        <w:rPr>
          <w:rFonts w:ascii="Times New Roman" w:eastAsia="Times New Roman" w:hAnsi="Times New Roman" w:hint="cs"/>
          <w:sz w:val="20"/>
          <w:rtl/>
          <w:lang w:eastAsia="he-IL"/>
          <w:rPrChange w:id="335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53" w:author="Kook Sec" w:date="2021-04-20T16:07:00Z">
            <w:rPr>
              <w:rFonts w:ascii="Times New Roman" w:eastAsia="Times New Roman" w:hAnsi="Times New Roman"/>
              <w:sz w:val="20"/>
              <w:rtl/>
              <w:lang w:eastAsia="he-IL"/>
            </w:rPr>
          </w:rPrChange>
        </w:rPr>
        <w:t>אור מתקנים.</w:t>
      </w:r>
    </w:p>
    <w:p w14:paraId="7207AF11"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54" w:author="Kook Sec" w:date="2021-04-20T16:07:00Z">
            <w:rPr>
              <w:rFonts w:ascii="Times New Roman" w:eastAsia="Times New Roman" w:hAnsi="Times New Roman"/>
              <w:sz w:val="20"/>
              <w:rtl/>
              <w:lang w:eastAsia="he-IL"/>
            </w:rPr>
          </w:rPrChange>
        </w:rPr>
      </w:pPr>
    </w:p>
    <w:p w14:paraId="2BD4267F"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5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56" w:author="Kook Sec" w:date="2021-04-20T16:07:00Z">
            <w:rPr>
              <w:rFonts w:ascii="Times New Roman" w:eastAsia="Times New Roman" w:hAnsi="Times New Roman"/>
              <w:sz w:val="20"/>
              <w:rtl/>
              <w:lang w:eastAsia="he-IL"/>
            </w:rPr>
          </w:rPrChange>
        </w:rPr>
        <w:t>4.</w:t>
      </w:r>
      <w:r w:rsidRPr="00010762">
        <w:rPr>
          <w:rFonts w:ascii="Times New Roman" w:eastAsia="Times New Roman" w:hAnsi="Times New Roman"/>
          <w:sz w:val="20"/>
          <w:rtl/>
          <w:lang w:eastAsia="he-IL"/>
          <w:rPrChange w:id="3357" w:author="Kook Sec" w:date="2021-04-20T16:07:00Z">
            <w:rPr>
              <w:rFonts w:ascii="Times New Roman" w:eastAsia="Times New Roman" w:hAnsi="Times New Roman"/>
              <w:sz w:val="20"/>
              <w:rtl/>
              <w:lang w:eastAsia="he-IL"/>
            </w:rPr>
          </w:rPrChange>
        </w:rPr>
        <w:tab/>
      </w:r>
      <w:proofErr w:type="spellStart"/>
      <w:r w:rsidRPr="00010762">
        <w:rPr>
          <w:rFonts w:ascii="Times New Roman" w:eastAsia="Times New Roman" w:hAnsi="Times New Roman"/>
          <w:sz w:val="20"/>
          <w:rtl/>
          <w:lang w:eastAsia="he-IL"/>
          <w:rPrChange w:id="3358" w:author="Kook Sec" w:date="2021-04-20T16:07:00Z">
            <w:rPr>
              <w:rFonts w:ascii="Times New Roman" w:eastAsia="Times New Roman" w:hAnsi="Times New Roman"/>
              <w:sz w:val="20"/>
              <w:rtl/>
              <w:lang w:eastAsia="he-IL"/>
            </w:rPr>
          </w:rPrChange>
        </w:rPr>
        <w:t>תשריטים</w:t>
      </w:r>
      <w:proofErr w:type="spellEnd"/>
      <w:r w:rsidRPr="00010762">
        <w:rPr>
          <w:rFonts w:ascii="Times New Roman" w:eastAsia="Times New Roman" w:hAnsi="Times New Roman"/>
          <w:sz w:val="20"/>
          <w:rtl/>
          <w:lang w:eastAsia="he-IL"/>
          <w:rPrChange w:id="3359" w:author="Kook Sec" w:date="2021-04-20T16:07:00Z">
            <w:rPr>
              <w:rFonts w:ascii="Times New Roman" w:eastAsia="Times New Roman" w:hAnsi="Times New Roman"/>
              <w:sz w:val="20"/>
              <w:rtl/>
              <w:lang w:eastAsia="he-IL"/>
            </w:rPr>
          </w:rPrChange>
        </w:rPr>
        <w:t xml:space="preserve"> אופקיים של </w:t>
      </w:r>
      <w:proofErr w:type="spellStart"/>
      <w:r w:rsidRPr="00010762">
        <w:rPr>
          <w:rFonts w:ascii="Times New Roman" w:eastAsia="Times New Roman" w:hAnsi="Times New Roman"/>
          <w:sz w:val="20"/>
          <w:rtl/>
          <w:lang w:eastAsia="he-IL"/>
          <w:rPrChange w:id="3360" w:author="Kook Sec" w:date="2021-04-20T16:07:00Z">
            <w:rPr>
              <w:rFonts w:ascii="Times New Roman" w:eastAsia="Times New Roman" w:hAnsi="Times New Roman"/>
              <w:sz w:val="20"/>
              <w:rtl/>
              <w:lang w:eastAsia="he-IL"/>
            </w:rPr>
          </w:rPrChange>
        </w:rPr>
        <w:t>פירי</w:t>
      </w:r>
      <w:proofErr w:type="spellEnd"/>
      <w:r w:rsidRPr="00010762">
        <w:rPr>
          <w:rFonts w:ascii="Times New Roman" w:eastAsia="Times New Roman" w:hAnsi="Times New Roman"/>
          <w:sz w:val="20"/>
          <w:rtl/>
          <w:lang w:eastAsia="he-IL"/>
          <w:rPrChange w:id="3361" w:author="Kook Sec" w:date="2021-04-20T16:07:00Z">
            <w:rPr>
              <w:rFonts w:ascii="Times New Roman" w:eastAsia="Times New Roman" w:hAnsi="Times New Roman"/>
              <w:sz w:val="20"/>
              <w:rtl/>
              <w:lang w:eastAsia="he-IL"/>
            </w:rPr>
          </w:rPrChange>
        </w:rPr>
        <w:t xml:space="preserve"> המעליות בקומות טיפוסיות </w:t>
      </w:r>
      <w:r w:rsidRPr="00010762">
        <w:rPr>
          <w:rFonts w:ascii="Times New Roman" w:eastAsia="Times New Roman" w:hAnsi="Times New Roman"/>
          <w:sz w:val="20"/>
          <w:lang w:eastAsia="he-IL"/>
          <w:rPrChange w:id="3362" w:author="Kook Sec" w:date="2021-04-20T16:07:00Z">
            <w:rPr>
              <w:rFonts w:ascii="Times New Roman" w:eastAsia="Times New Roman" w:hAnsi="Times New Roman"/>
              <w:sz w:val="20"/>
              <w:lang w:eastAsia="he-IL"/>
            </w:rPr>
          </w:rPrChange>
        </w:rPr>
        <w:t>–</w:t>
      </w:r>
      <w:r w:rsidRPr="00010762">
        <w:rPr>
          <w:rFonts w:ascii="Times New Roman" w:eastAsia="Times New Roman" w:hAnsi="Times New Roman"/>
          <w:sz w:val="20"/>
          <w:rtl/>
          <w:lang w:eastAsia="he-IL"/>
          <w:rPrChange w:id="3363" w:author="Kook Sec" w:date="2021-04-20T16:07:00Z">
            <w:rPr>
              <w:rFonts w:ascii="Times New Roman" w:eastAsia="Times New Roman" w:hAnsi="Times New Roman"/>
              <w:sz w:val="20"/>
              <w:rtl/>
              <w:lang w:eastAsia="he-IL"/>
            </w:rPr>
          </w:rPrChange>
        </w:rPr>
        <w:t xml:space="preserve"> ת</w:t>
      </w:r>
      <w:r w:rsidRPr="00010762">
        <w:rPr>
          <w:rFonts w:ascii="Times New Roman" w:eastAsia="Times New Roman" w:hAnsi="Times New Roman" w:hint="cs"/>
          <w:sz w:val="20"/>
          <w:rtl/>
          <w:lang w:eastAsia="he-IL"/>
          <w:rPrChange w:id="3364"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65" w:author="Kook Sec" w:date="2021-04-20T16:07:00Z">
            <w:rPr>
              <w:rFonts w:ascii="Times New Roman" w:eastAsia="Times New Roman" w:hAnsi="Times New Roman"/>
              <w:sz w:val="20"/>
              <w:rtl/>
              <w:lang w:eastAsia="he-IL"/>
            </w:rPr>
          </w:rPrChange>
        </w:rPr>
        <w:t xml:space="preserve">אור </w:t>
      </w:r>
      <w:proofErr w:type="spellStart"/>
      <w:r w:rsidRPr="00010762">
        <w:rPr>
          <w:rFonts w:ascii="Times New Roman" w:eastAsia="Times New Roman" w:hAnsi="Times New Roman"/>
          <w:sz w:val="20"/>
          <w:rtl/>
          <w:lang w:eastAsia="he-IL"/>
          <w:rPrChange w:id="3366" w:author="Kook Sec" w:date="2021-04-20T16:07:00Z">
            <w:rPr>
              <w:rFonts w:ascii="Times New Roman" w:eastAsia="Times New Roman" w:hAnsi="Times New Roman"/>
              <w:sz w:val="20"/>
              <w:rtl/>
              <w:lang w:eastAsia="he-IL"/>
            </w:rPr>
          </w:rPrChange>
        </w:rPr>
        <w:t>אלמנטי</w:t>
      </w:r>
      <w:proofErr w:type="spellEnd"/>
      <w:r w:rsidRPr="00010762">
        <w:rPr>
          <w:rFonts w:ascii="Times New Roman" w:eastAsia="Times New Roman" w:hAnsi="Times New Roman"/>
          <w:sz w:val="20"/>
          <w:rtl/>
          <w:lang w:eastAsia="he-IL"/>
          <w:rPrChange w:id="3367" w:author="Kook Sec" w:date="2021-04-20T16:07:00Z">
            <w:rPr>
              <w:rFonts w:ascii="Times New Roman" w:eastAsia="Times New Roman" w:hAnsi="Times New Roman"/>
              <w:sz w:val="20"/>
              <w:rtl/>
              <w:lang w:eastAsia="he-IL"/>
            </w:rPr>
          </w:rPrChange>
        </w:rPr>
        <w:t xml:space="preserve"> בניה.</w:t>
      </w:r>
    </w:p>
    <w:p w14:paraId="04D5B1C7"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68" w:author="Kook Sec" w:date="2021-04-20T16:07:00Z">
            <w:rPr>
              <w:rFonts w:ascii="Times New Roman" w:eastAsia="Times New Roman" w:hAnsi="Times New Roman"/>
              <w:sz w:val="20"/>
              <w:rtl/>
              <w:lang w:eastAsia="he-IL"/>
            </w:rPr>
          </w:rPrChange>
        </w:rPr>
      </w:pPr>
    </w:p>
    <w:p w14:paraId="1511D864"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6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70" w:author="Kook Sec" w:date="2021-04-20T16:07:00Z">
            <w:rPr>
              <w:rFonts w:ascii="Times New Roman" w:eastAsia="Times New Roman" w:hAnsi="Times New Roman"/>
              <w:sz w:val="20"/>
              <w:rtl/>
              <w:lang w:eastAsia="he-IL"/>
            </w:rPr>
          </w:rPrChange>
        </w:rPr>
        <w:t>5.</w:t>
      </w:r>
      <w:r w:rsidRPr="00010762">
        <w:rPr>
          <w:rFonts w:ascii="Times New Roman" w:eastAsia="Times New Roman" w:hAnsi="Times New Roman"/>
          <w:sz w:val="20"/>
          <w:rtl/>
          <w:lang w:eastAsia="he-IL"/>
          <w:rPrChange w:id="3371" w:author="Kook Sec" w:date="2021-04-20T16:07:00Z">
            <w:rPr>
              <w:rFonts w:ascii="Times New Roman" w:eastAsia="Times New Roman" w:hAnsi="Times New Roman"/>
              <w:sz w:val="20"/>
              <w:rtl/>
              <w:lang w:eastAsia="he-IL"/>
            </w:rPr>
          </w:rPrChange>
        </w:rPr>
        <w:tab/>
      </w:r>
      <w:proofErr w:type="spellStart"/>
      <w:r w:rsidRPr="00010762">
        <w:rPr>
          <w:rFonts w:ascii="Times New Roman" w:eastAsia="Times New Roman" w:hAnsi="Times New Roman"/>
          <w:sz w:val="20"/>
          <w:rtl/>
          <w:lang w:eastAsia="he-IL"/>
          <w:rPrChange w:id="3372" w:author="Kook Sec" w:date="2021-04-20T16:07:00Z">
            <w:rPr>
              <w:rFonts w:ascii="Times New Roman" w:eastAsia="Times New Roman" w:hAnsi="Times New Roman"/>
              <w:sz w:val="20"/>
              <w:rtl/>
              <w:lang w:eastAsia="he-IL"/>
            </w:rPr>
          </w:rPrChange>
        </w:rPr>
        <w:t>תשריטים</w:t>
      </w:r>
      <w:proofErr w:type="spellEnd"/>
      <w:r w:rsidRPr="00010762">
        <w:rPr>
          <w:rFonts w:ascii="Times New Roman" w:eastAsia="Times New Roman" w:hAnsi="Times New Roman"/>
          <w:sz w:val="20"/>
          <w:rtl/>
          <w:lang w:eastAsia="he-IL"/>
          <w:rPrChange w:id="3373" w:author="Kook Sec" w:date="2021-04-20T16:07:00Z">
            <w:rPr>
              <w:rFonts w:ascii="Times New Roman" w:eastAsia="Times New Roman" w:hAnsi="Times New Roman"/>
              <w:sz w:val="20"/>
              <w:rtl/>
              <w:lang w:eastAsia="he-IL"/>
            </w:rPr>
          </w:rPrChange>
        </w:rPr>
        <w:t xml:space="preserve"> אופקיים של חדרי המכונות תוך ציון המכונות והמתקנים השונים ומשקלם.</w:t>
      </w:r>
    </w:p>
    <w:p w14:paraId="68A73789"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74" w:author="Kook Sec" w:date="2021-04-20T16:07:00Z">
            <w:rPr>
              <w:rFonts w:ascii="Times New Roman" w:eastAsia="Times New Roman" w:hAnsi="Times New Roman"/>
              <w:sz w:val="20"/>
              <w:rtl/>
              <w:lang w:eastAsia="he-IL"/>
            </w:rPr>
          </w:rPrChange>
        </w:rPr>
      </w:pPr>
    </w:p>
    <w:p w14:paraId="720A8059"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7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76" w:author="Kook Sec" w:date="2021-04-20T16:07:00Z">
            <w:rPr>
              <w:rFonts w:ascii="Times New Roman" w:eastAsia="Times New Roman" w:hAnsi="Times New Roman"/>
              <w:sz w:val="20"/>
              <w:rtl/>
              <w:lang w:eastAsia="he-IL"/>
            </w:rPr>
          </w:rPrChange>
        </w:rPr>
        <w:t>6.</w:t>
      </w:r>
      <w:r w:rsidRPr="00010762">
        <w:rPr>
          <w:rFonts w:ascii="Times New Roman" w:eastAsia="Times New Roman" w:hAnsi="Times New Roman"/>
          <w:sz w:val="20"/>
          <w:rtl/>
          <w:lang w:eastAsia="he-IL"/>
          <w:rPrChange w:id="3377" w:author="Kook Sec" w:date="2021-04-20T16:07:00Z">
            <w:rPr>
              <w:rFonts w:ascii="Times New Roman" w:eastAsia="Times New Roman" w:hAnsi="Times New Roman"/>
              <w:sz w:val="20"/>
              <w:rtl/>
              <w:lang w:eastAsia="he-IL"/>
            </w:rPr>
          </w:rPrChange>
        </w:rPr>
        <w:tab/>
      </w:r>
      <w:proofErr w:type="spellStart"/>
      <w:r w:rsidRPr="00010762">
        <w:rPr>
          <w:rFonts w:ascii="Times New Roman" w:eastAsia="Times New Roman" w:hAnsi="Times New Roman"/>
          <w:sz w:val="20"/>
          <w:rtl/>
          <w:lang w:eastAsia="he-IL"/>
          <w:rPrChange w:id="3378" w:author="Kook Sec" w:date="2021-04-20T16:07:00Z">
            <w:rPr>
              <w:rFonts w:ascii="Times New Roman" w:eastAsia="Times New Roman" w:hAnsi="Times New Roman"/>
              <w:sz w:val="20"/>
              <w:rtl/>
              <w:lang w:eastAsia="he-IL"/>
            </w:rPr>
          </w:rPrChange>
        </w:rPr>
        <w:t>תשריטים</w:t>
      </w:r>
      <w:proofErr w:type="spellEnd"/>
      <w:r w:rsidRPr="00010762">
        <w:rPr>
          <w:rFonts w:ascii="Times New Roman" w:eastAsia="Times New Roman" w:hAnsi="Times New Roman"/>
          <w:sz w:val="20"/>
          <w:rtl/>
          <w:lang w:eastAsia="he-IL"/>
          <w:rPrChange w:id="3379" w:author="Kook Sec" w:date="2021-04-20T16:07:00Z">
            <w:rPr>
              <w:rFonts w:ascii="Times New Roman" w:eastAsia="Times New Roman" w:hAnsi="Times New Roman"/>
              <w:sz w:val="20"/>
              <w:rtl/>
              <w:lang w:eastAsia="he-IL"/>
            </w:rPr>
          </w:rPrChange>
        </w:rPr>
        <w:t xml:space="preserve"> אופקיים של חדרי המכונות בציון אלמנטים ופתחים בבניה.</w:t>
      </w:r>
    </w:p>
    <w:p w14:paraId="17EAC0A8"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80" w:author="Kook Sec" w:date="2021-04-20T16:07:00Z">
            <w:rPr>
              <w:rFonts w:ascii="Times New Roman" w:eastAsia="Times New Roman" w:hAnsi="Times New Roman"/>
              <w:sz w:val="20"/>
              <w:rtl/>
              <w:lang w:eastAsia="he-IL"/>
            </w:rPr>
          </w:rPrChange>
        </w:rPr>
      </w:pPr>
    </w:p>
    <w:p w14:paraId="23EDBD48"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8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82" w:author="Kook Sec" w:date="2021-04-20T16:07:00Z">
            <w:rPr>
              <w:rFonts w:ascii="Times New Roman" w:eastAsia="Times New Roman" w:hAnsi="Times New Roman"/>
              <w:sz w:val="20"/>
              <w:rtl/>
              <w:lang w:eastAsia="he-IL"/>
            </w:rPr>
          </w:rPrChange>
        </w:rPr>
        <w:t>7.</w:t>
      </w:r>
      <w:r w:rsidRPr="00010762">
        <w:rPr>
          <w:rFonts w:ascii="Times New Roman" w:eastAsia="Times New Roman" w:hAnsi="Times New Roman"/>
          <w:sz w:val="20"/>
          <w:rtl/>
          <w:lang w:eastAsia="he-IL"/>
          <w:rPrChange w:id="3383" w:author="Kook Sec" w:date="2021-04-20T16:07:00Z">
            <w:rPr>
              <w:rFonts w:ascii="Times New Roman" w:eastAsia="Times New Roman" w:hAnsi="Times New Roman"/>
              <w:sz w:val="20"/>
              <w:rtl/>
              <w:lang w:eastAsia="he-IL"/>
            </w:rPr>
          </w:rPrChange>
        </w:rPr>
        <w:tab/>
        <w:t xml:space="preserve">חתכים לגובה המעליות </w:t>
      </w:r>
      <w:r w:rsidRPr="00010762">
        <w:rPr>
          <w:rFonts w:ascii="Times New Roman" w:eastAsia="Times New Roman" w:hAnsi="Times New Roman"/>
          <w:sz w:val="20"/>
          <w:lang w:eastAsia="he-IL"/>
          <w:rPrChange w:id="3384" w:author="Kook Sec" w:date="2021-04-20T16:07:00Z">
            <w:rPr>
              <w:rFonts w:ascii="Times New Roman" w:eastAsia="Times New Roman" w:hAnsi="Times New Roman"/>
              <w:sz w:val="20"/>
              <w:lang w:eastAsia="he-IL"/>
            </w:rPr>
          </w:rPrChange>
        </w:rPr>
        <w:t>–</w:t>
      </w:r>
      <w:r w:rsidRPr="00010762">
        <w:rPr>
          <w:rFonts w:ascii="Times New Roman" w:eastAsia="Times New Roman" w:hAnsi="Times New Roman"/>
          <w:sz w:val="20"/>
          <w:rtl/>
          <w:lang w:eastAsia="he-IL"/>
          <w:rPrChange w:id="3385" w:author="Kook Sec" w:date="2021-04-20T16:07:00Z">
            <w:rPr>
              <w:rFonts w:ascii="Times New Roman" w:eastAsia="Times New Roman" w:hAnsi="Times New Roman"/>
              <w:sz w:val="20"/>
              <w:rtl/>
              <w:lang w:eastAsia="he-IL"/>
            </w:rPr>
          </w:rPrChange>
        </w:rPr>
        <w:t xml:space="preserve"> סימון מתקנים, פרטי תליה וחיבור.</w:t>
      </w:r>
    </w:p>
    <w:p w14:paraId="72833B3C"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86" w:author="Kook Sec" w:date="2021-04-20T16:07:00Z">
            <w:rPr>
              <w:rFonts w:ascii="Times New Roman" w:eastAsia="Times New Roman" w:hAnsi="Times New Roman"/>
              <w:sz w:val="20"/>
              <w:rtl/>
              <w:lang w:eastAsia="he-IL"/>
            </w:rPr>
          </w:rPrChange>
        </w:rPr>
      </w:pPr>
    </w:p>
    <w:p w14:paraId="2F8462F6"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8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88" w:author="Kook Sec" w:date="2021-04-20T16:07:00Z">
            <w:rPr>
              <w:rFonts w:ascii="Times New Roman" w:eastAsia="Times New Roman" w:hAnsi="Times New Roman"/>
              <w:sz w:val="20"/>
              <w:rtl/>
              <w:lang w:eastAsia="he-IL"/>
            </w:rPr>
          </w:rPrChange>
        </w:rPr>
        <w:t>8.</w:t>
      </w:r>
      <w:r w:rsidRPr="00010762">
        <w:rPr>
          <w:rFonts w:ascii="Times New Roman" w:eastAsia="Times New Roman" w:hAnsi="Times New Roman"/>
          <w:sz w:val="20"/>
          <w:rtl/>
          <w:lang w:eastAsia="he-IL"/>
          <w:rPrChange w:id="3389" w:author="Kook Sec" w:date="2021-04-20T16:07:00Z">
            <w:rPr>
              <w:rFonts w:ascii="Times New Roman" w:eastAsia="Times New Roman" w:hAnsi="Times New Roman"/>
              <w:sz w:val="20"/>
              <w:rtl/>
              <w:lang w:eastAsia="he-IL"/>
            </w:rPr>
          </w:rPrChange>
        </w:rPr>
        <w:tab/>
        <w:t xml:space="preserve">חתכים לגובה המעליות </w:t>
      </w:r>
      <w:r w:rsidRPr="00010762">
        <w:rPr>
          <w:rFonts w:ascii="Times New Roman" w:eastAsia="Times New Roman" w:hAnsi="Times New Roman"/>
          <w:sz w:val="20"/>
          <w:lang w:eastAsia="he-IL"/>
          <w:rPrChange w:id="3390" w:author="Kook Sec" w:date="2021-04-20T16:07:00Z">
            <w:rPr>
              <w:rFonts w:ascii="Times New Roman" w:eastAsia="Times New Roman" w:hAnsi="Times New Roman"/>
              <w:sz w:val="20"/>
              <w:lang w:eastAsia="he-IL"/>
            </w:rPr>
          </w:rPrChange>
        </w:rPr>
        <w:t>–</w:t>
      </w:r>
      <w:r w:rsidRPr="00010762">
        <w:rPr>
          <w:rFonts w:ascii="Times New Roman" w:eastAsia="Times New Roman" w:hAnsi="Times New Roman"/>
          <w:sz w:val="20"/>
          <w:rtl/>
          <w:lang w:eastAsia="he-IL"/>
          <w:rPrChange w:id="3391" w:author="Kook Sec" w:date="2021-04-20T16:07:00Z">
            <w:rPr>
              <w:rFonts w:ascii="Times New Roman" w:eastAsia="Times New Roman" w:hAnsi="Times New Roman"/>
              <w:sz w:val="20"/>
              <w:rtl/>
              <w:lang w:eastAsia="he-IL"/>
            </w:rPr>
          </w:rPrChange>
        </w:rPr>
        <w:t xml:space="preserve"> ת</w:t>
      </w:r>
      <w:r w:rsidRPr="00010762">
        <w:rPr>
          <w:rFonts w:ascii="Times New Roman" w:eastAsia="Times New Roman" w:hAnsi="Times New Roman" w:hint="cs"/>
          <w:sz w:val="20"/>
          <w:rtl/>
          <w:lang w:eastAsia="he-IL"/>
          <w:rPrChange w:id="3392"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393" w:author="Kook Sec" w:date="2021-04-20T16:07:00Z">
            <w:rPr>
              <w:rFonts w:ascii="Times New Roman" w:eastAsia="Times New Roman" w:hAnsi="Times New Roman"/>
              <w:sz w:val="20"/>
              <w:rtl/>
              <w:lang w:eastAsia="he-IL"/>
            </w:rPr>
          </w:rPrChange>
        </w:rPr>
        <w:t xml:space="preserve">אור </w:t>
      </w:r>
      <w:proofErr w:type="spellStart"/>
      <w:r w:rsidRPr="00010762">
        <w:rPr>
          <w:rFonts w:ascii="Times New Roman" w:eastAsia="Times New Roman" w:hAnsi="Times New Roman"/>
          <w:sz w:val="20"/>
          <w:rtl/>
          <w:lang w:eastAsia="he-IL"/>
          <w:rPrChange w:id="3394" w:author="Kook Sec" w:date="2021-04-20T16:07:00Z">
            <w:rPr>
              <w:rFonts w:ascii="Times New Roman" w:eastAsia="Times New Roman" w:hAnsi="Times New Roman"/>
              <w:sz w:val="20"/>
              <w:rtl/>
              <w:lang w:eastAsia="he-IL"/>
            </w:rPr>
          </w:rPrChange>
        </w:rPr>
        <w:t>אלמנטי</w:t>
      </w:r>
      <w:proofErr w:type="spellEnd"/>
      <w:r w:rsidRPr="00010762">
        <w:rPr>
          <w:rFonts w:ascii="Times New Roman" w:eastAsia="Times New Roman" w:hAnsi="Times New Roman"/>
          <w:sz w:val="20"/>
          <w:rtl/>
          <w:lang w:eastAsia="he-IL"/>
          <w:rPrChange w:id="3395" w:author="Kook Sec" w:date="2021-04-20T16:07:00Z">
            <w:rPr>
              <w:rFonts w:ascii="Times New Roman" w:eastAsia="Times New Roman" w:hAnsi="Times New Roman"/>
              <w:sz w:val="20"/>
              <w:rtl/>
              <w:lang w:eastAsia="he-IL"/>
            </w:rPr>
          </w:rPrChange>
        </w:rPr>
        <w:t xml:space="preserve"> בניה.</w:t>
      </w:r>
    </w:p>
    <w:p w14:paraId="04D53C15"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96" w:author="Kook Sec" w:date="2021-04-20T16:07:00Z">
            <w:rPr>
              <w:rFonts w:ascii="Times New Roman" w:eastAsia="Times New Roman" w:hAnsi="Times New Roman"/>
              <w:sz w:val="20"/>
              <w:rtl/>
              <w:lang w:eastAsia="he-IL"/>
            </w:rPr>
          </w:rPrChange>
        </w:rPr>
      </w:pPr>
    </w:p>
    <w:p w14:paraId="036E9466"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39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398" w:author="Kook Sec" w:date="2021-04-20T16:07:00Z">
            <w:rPr>
              <w:rFonts w:ascii="Times New Roman" w:eastAsia="Times New Roman" w:hAnsi="Times New Roman"/>
              <w:sz w:val="20"/>
              <w:rtl/>
              <w:lang w:eastAsia="he-IL"/>
            </w:rPr>
          </w:rPrChange>
        </w:rPr>
        <w:t>9.</w:t>
      </w:r>
      <w:r w:rsidRPr="00010762">
        <w:rPr>
          <w:rFonts w:ascii="Times New Roman" w:eastAsia="Times New Roman" w:hAnsi="Times New Roman"/>
          <w:sz w:val="20"/>
          <w:rtl/>
          <w:lang w:eastAsia="he-IL"/>
          <w:rPrChange w:id="3399" w:author="Kook Sec" w:date="2021-04-20T16:07:00Z">
            <w:rPr>
              <w:rFonts w:ascii="Times New Roman" w:eastAsia="Times New Roman" w:hAnsi="Times New Roman"/>
              <w:sz w:val="20"/>
              <w:rtl/>
              <w:lang w:eastAsia="he-IL"/>
            </w:rPr>
          </w:rPrChange>
        </w:rPr>
        <w:tab/>
        <w:t>פרטים של תאי המעליות, דלתות ומתקנים נוספים.</w:t>
      </w:r>
    </w:p>
    <w:p w14:paraId="443FCB52"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0" w:author="Kook Sec" w:date="2021-04-20T16:07:00Z">
            <w:rPr>
              <w:rFonts w:ascii="Times New Roman" w:eastAsia="Times New Roman" w:hAnsi="Times New Roman"/>
              <w:sz w:val="20"/>
              <w:rtl/>
              <w:lang w:eastAsia="he-IL"/>
            </w:rPr>
          </w:rPrChange>
        </w:rPr>
      </w:pPr>
    </w:p>
    <w:p w14:paraId="5E67E074"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02" w:author="Kook Sec" w:date="2021-04-20T16:07:00Z">
            <w:rPr>
              <w:rFonts w:ascii="Times New Roman" w:eastAsia="Times New Roman" w:hAnsi="Times New Roman"/>
              <w:sz w:val="20"/>
              <w:rtl/>
              <w:lang w:eastAsia="he-IL"/>
            </w:rPr>
          </w:rPrChange>
        </w:rPr>
        <w:t>10.</w:t>
      </w:r>
      <w:r w:rsidRPr="00010762">
        <w:rPr>
          <w:rFonts w:ascii="Times New Roman" w:eastAsia="Times New Roman" w:hAnsi="Times New Roman"/>
          <w:sz w:val="20"/>
          <w:rtl/>
          <w:lang w:eastAsia="he-IL"/>
          <w:rPrChange w:id="3403" w:author="Kook Sec" w:date="2021-04-20T16:07:00Z">
            <w:rPr>
              <w:rFonts w:ascii="Times New Roman" w:eastAsia="Times New Roman" w:hAnsi="Times New Roman"/>
              <w:sz w:val="20"/>
              <w:rtl/>
              <w:lang w:eastAsia="he-IL"/>
            </w:rPr>
          </w:rPrChange>
        </w:rPr>
        <w:tab/>
        <w:t>חזיתות לתיאור פתחי הבניה בקומות כניסה, במרתפים ובקומות.</w:t>
      </w:r>
    </w:p>
    <w:p w14:paraId="521AAFE9"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4" w:author="Kook Sec" w:date="2021-04-20T16:07:00Z">
            <w:rPr>
              <w:rFonts w:ascii="Times New Roman" w:eastAsia="Times New Roman" w:hAnsi="Times New Roman"/>
              <w:sz w:val="20"/>
              <w:rtl/>
              <w:lang w:eastAsia="he-IL"/>
            </w:rPr>
          </w:rPrChange>
        </w:rPr>
      </w:pPr>
    </w:p>
    <w:p w14:paraId="64DB5B74"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06" w:author="Kook Sec" w:date="2021-04-20T16:07:00Z">
            <w:rPr>
              <w:rFonts w:ascii="Times New Roman" w:eastAsia="Times New Roman" w:hAnsi="Times New Roman"/>
              <w:sz w:val="20"/>
              <w:rtl/>
              <w:lang w:eastAsia="he-IL"/>
            </w:rPr>
          </w:rPrChange>
        </w:rPr>
        <w:t>11.</w:t>
      </w:r>
      <w:r w:rsidRPr="00010762">
        <w:rPr>
          <w:rFonts w:ascii="Times New Roman" w:eastAsia="Times New Roman" w:hAnsi="Times New Roman"/>
          <w:sz w:val="20"/>
          <w:rtl/>
          <w:lang w:eastAsia="he-IL"/>
          <w:rPrChange w:id="3407" w:author="Kook Sec" w:date="2021-04-20T16:07:00Z">
            <w:rPr>
              <w:rFonts w:ascii="Times New Roman" w:eastAsia="Times New Roman" w:hAnsi="Times New Roman"/>
              <w:sz w:val="20"/>
              <w:rtl/>
              <w:lang w:eastAsia="he-IL"/>
            </w:rPr>
          </w:rPrChange>
        </w:rPr>
        <w:tab/>
        <w:t>חזיתות לתיאור דלתות המעליות, המשקופים ועזרי הפיקוד והשליטה.</w:t>
      </w:r>
    </w:p>
    <w:p w14:paraId="4E505ADD"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8" w:author="Kook Sec" w:date="2021-04-20T16:07:00Z">
            <w:rPr>
              <w:rFonts w:ascii="Times New Roman" w:eastAsia="Times New Roman" w:hAnsi="Times New Roman"/>
              <w:sz w:val="20"/>
              <w:rtl/>
              <w:lang w:eastAsia="he-IL"/>
            </w:rPr>
          </w:rPrChange>
        </w:rPr>
      </w:pPr>
    </w:p>
    <w:p w14:paraId="7BBAB56F"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0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10" w:author="Kook Sec" w:date="2021-04-20T16:07:00Z">
            <w:rPr>
              <w:rFonts w:ascii="Times New Roman" w:eastAsia="Times New Roman" w:hAnsi="Times New Roman"/>
              <w:sz w:val="20"/>
              <w:rtl/>
              <w:lang w:eastAsia="he-IL"/>
            </w:rPr>
          </w:rPrChange>
        </w:rPr>
        <w:t>12.</w:t>
      </w:r>
      <w:r w:rsidRPr="00010762">
        <w:rPr>
          <w:rFonts w:ascii="Times New Roman" w:eastAsia="Times New Roman" w:hAnsi="Times New Roman"/>
          <w:sz w:val="20"/>
          <w:rtl/>
          <w:lang w:eastAsia="he-IL"/>
          <w:rPrChange w:id="3411" w:author="Kook Sec" w:date="2021-04-20T16:07:00Z">
            <w:rPr>
              <w:rFonts w:ascii="Times New Roman" w:eastAsia="Times New Roman" w:hAnsi="Times New Roman"/>
              <w:sz w:val="20"/>
              <w:rtl/>
              <w:lang w:eastAsia="he-IL"/>
            </w:rPr>
          </w:rPrChange>
        </w:rPr>
        <w:tab/>
        <w:t>מפרט טכני למתקנים, מערכות פקוד וחשמל.</w:t>
      </w:r>
    </w:p>
    <w:p w14:paraId="44CF6BC5"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12" w:author="Kook Sec" w:date="2021-04-20T16:07:00Z">
            <w:rPr>
              <w:rFonts w:ascii="Times New Roman" w:eastAsia="Times New Roman" w:hAnsi="Times New Roman"/>
              <w:sz w:val="20"/>
              <w:rtl/>
              <w:lang w:eastAsia="he-IL"/>
            </w:rPr>
          </w:rPrChange>
        </w:rPr>
      </w:pPr>
    </w:p>
    <w:p w14:paraId="64663590"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1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14" w:author="Kook Sec" w:date="2021-04-20T16:07:00Z">
            <w:rPr>
              <w:rFonts w:ascii="Times New Roman" w:eastAsia="Times New Roman" w:hAnsi="Times New Roman"/>
              <w:sz w:val="20"/>
              <w:rtl/>
              <w:lang w:eastAsia="he-IL"/>
            </w:rPr>
          </w:rPrChange>
        </w:rPr>
        <w:t>13.</w:t>
      </w:r>
      <w:r w:rsidRPr="00010762">
        <w:rPr>
          <w:rFonts w:ascii="Times New Roman" w:eastAsia="Times New Roman" w:hAnsi="Times New Roman"/>
          <w:sz w:val="20"/>
          <w:rtl/>
          <w:lang w:eastAsia="he-IL"/>
          <w:rPrChange w:id="3415" w:author="Kook Sec" w:date="2021-04-20T16:07:00Z">
            <w:rPr>
              <w:rFonts w:ascii="Times New Roman" w:eastAsia="Times New Roman" w:hAnsi="Times New Roman"/>
              <w:sz w:val="20"/>
              <w:rtl/>
              <w:lang w:eastAsia="he-IL"/>
            </w:rPr>
          </w:rPrChange>
        </w:rPr>
        <w:tab/>
        <w:t>הוראות לטיפול מונע.</w:t>
      </w:r>
    </w:p>
    <w:p w14:paraId="4021BCB7"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16" w:author="Kook Sec" w:date="2021-04-20T16:07:00Z">
            <w:rPr>
              <w:rFonts w:ascii="Times New Roman" w:eastAsia="Times New Roman" w:hAnsi="Times New Roman"/>
              <w:sz w:val="20"/>
              <w:rtl/>
              <w:lang w:eastAsia="he-IL"/>
            </w:rPr>
          </w:rPrChange>
        </w:rPr>
      </w:pPr>
    </w:p>
    <w:p w14:paraId="6951856E"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17"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18" w:author="Kook Sec" w:date="2021-04-20T16:07:00Z">
            <w:rPr>
              <w:rFonts w:ascii="Times New Roman" w:eastAsia="Times New Roman" w:hAnsi="Times New Roman"/>
              <w:sz w:val="20"/>
              <w:rtl/>
              <w:lang w:eastAsia="he-IL"/>
            </w:rPr>
          </w:rPrChange>
        </w:rPr>
        <w:t>14.</w:t>
      </w:r>
      <w:r w:rsidRPr="00010762">
        <w:rPr>
          <w:rFonts w:ascii="Times New Roman" w:eastAsia="Times New Roman" w:hAnsi="Times New Roman"/>
          <w:sz w:val="20"/>
          <w:rtl/>
          <w:lang w:eastAsia="he-IL"/>
          <w:rPrChange w:id="3419" w:author="Kook Sec" w:date="2021-04-20T16:07:00Z">
            <w:rPr>
              <w:rFonts w:ascii="Times New Roman" w:eastAsia="Times New Roman" w:hAnsi="Times New Roman"/>
              <w:sz w:val="20"/>
              <w:rtl/>
              <w:lang w:eastAsia="he-IL"/>
            </w:rPr>
          </w:rPrChange>
        </w:rPr>
        <w:tab/>
        <w:t>כתב כמויות ואומדן מפורט.</w:t>
      </w:r>
    </w:p>
    <w:p w14:paraId="7778BBB4"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20" w:author="Kook Sec" w:date="2021-04-20T16:07:00Z">
            <w:rPr>
              <w:rFonts w:ascii="Times New Roman" w:eastAsia="Times New Roman" w:hAnsi="Times New Roman"/>
              <w:sz w:val="20"/>
              <w:rtl/>
              <w:lang w:eastAsia="he-IL"/>
            </w:rPr>
          </w:rPrChange>
        </w:rPr>
      </w:pPr>
    </w:p>
    <w:p w14:paraId="6DC5D40F" w14:textId="77777777" w:rsidR="001835AB" w:rsidRPr="00010762"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Change w:id="342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22" w:author="Kook Sec" w:date="2021-04-20T16:07:00Z">
            <w:rPr>
              <w:rFonts w:ascii="Times New Roman" w:eastAsia="Times New Roman" w:hAnsi="Times New Roman"/>
              <w:sz w:val="20"/>
              <w:rtl/>
              <w:lang w:eastAsia="he-IL"/>
            </w:rPr>
          </w:rPrChange>
        </w:rPr>
        <w:t>15.</w:t>
      </w:r>
      <w:r w:rsidRPr="00010762">
        <w:rPr>
          <w:rFonts w:ascii="Times New Roman" w:eastAsia="Times New Roman" w:hAnsi="Times New Roman"/>
          <w:sz w:val="20"/>
          <w:rtl/>
          <w:lang w:eastAsia="he-IL"/>
          <w:rPrChange w:id="3423" w:author="Kook Sec" w:date="2021-04-20T16:07:00Z">
            <w:rPr>
              <w:rFonts w:ascii="Times New Roman" w:eastAsia="Times New Roman" w:hAnsi="Times New Roman"/>
              <w:sz w:val="20"/>
              <w:rtl/>
              <w:lang w:eastAsia="he-IL"/>
            </w:rPr>
          </w:rPrChange>
        </w:rPr>
        <w:tab/>
        <w:t xml:space="preserve">כל תכנית ו/או מסמך שידרשו במהלך התכנון והביצוע לשם בצוע התכנון והעבודות באופן מושלם </w:t>
      </w:r>
      <w:r w:rsidRPr="00010762">
        <w:rPr>
          <w:rFonts w:ascii="Times New Roman" w:eastAsia="Times New Roman" w:hAnsi="Times New Roman"/>
          <w:sz w:val="20"/>
          <w:rtl/>
          <w:lang w:eastAsia="he-IL"/>
          <w:rPrChange w:id="3424" w:author="Kook Sec" w:date="2021-04-20T16:07:00Z">
            <w:rPr>
              <w:rFonts w:ascii="Times New Roman" w:eastAsia="Times New Roman" w:hAnsi="Times New Roman"/>
              <w:sz w:val="20"/>
              <w:rtl/>
              <w:lang w:eastAsia="he-IL"/>
            </w:rPr>
          </w:rPrChange>
        </w:rPr>
        <w:br/>
        <w:t xml:space="preserve">     בהתאם לשיקול דעת המנהל וקביעתו הבלעדית.</w:t>
      </w:r>
    </w:p>
    <w:p w14:paraId="59654466" w14:textId="77777777" w:rsidR="001835AB" w:rsidRPr="00010762"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Change w:id="3425" w:author="Kook Sec" w:date="2021-04-20T16:07:00Z">
            <w:rPr>
              <w:rFonts w:ascii="Times New Roman" w:eastAsia="Times New Roman" w:hAnsi="Times New Roman"/>
              <w:sz w:val="20"/>
              <w:rtl/>
              <w:lang w:eastAsia="he-IL"/>
            </w:rPr>
          </w:rPrChange>
        </w:rPr>
      </w:pPr>
    </w:p>
    <w:p w14:paraId="1CFDEE20" w14:textId="77777777" w:rsidR="001835AB" w:rsidRPr="00010762"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Change w:id="3426"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27" w:author="Kook Sec" w:date="2021-04-20T16:07:00Z">
            <w:rPr>
              <w:rFonts w:ascii="Times New Roman" w:eastAsia="Times New Roman" w:hAnsi="Times New Roman"/>
              <w:sz w:val="20"/>
              <w:rtl/>
              <w:lang w:eastAsia="he-IL"/>
            </w:rPr>
          </w:rPrChange>
        </w:rPr>
        <w:t>16.</w:t>
      </w:r>
      <w:r w:rsidRPr="00010762">
        <w:rPr>
          <w:rFonts w:ascii="Times New Roman" w:eastAsia="Times New Roman" w:hAnsi="Times New Roman"/>
          <w:sz w:val="20"/>
          <w:rtl/>
          <w:lang w:eastAsia="he-IL"/>
          <w:rPrChange w:id="3428" w:author="Kook Sec" w:date="2021-04-20T16:07:00Z">
            <w:rPr>
              <w:rFonts w:ascii="Times New Roman" w:eastAsia="Times New Roman" w:hAnsi="Times New Roman"/>
              <w:sz w:val="20"/>
              <w:rtl/>
              <w:lang w:eastAsia="he-IL"/>
            </w:rPr>
          </w:rPrChange>
        </w:rPr>
        <w:tab/>
        <w:t>רשימות מעודכנות של תכניות כולל תאריך ומספר מהדורה – לפחות פעם בחודש.</w:t>
      </w:r>
    </w:p>
    <w:p w14:paraId="54A4F8C5" w14:textId="77777777" w:rsidR="001835AB" w:rsidRPr="00010762"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Change w:id="3429" w:author="Kook Sec" w:date="2021-04-20T16:07:00Z">
            <w:rPr>
              <w:rFonts w:ascii="Times New Roman" w:eastAsia="Times New Roman" w:hAnsi="Times New Roman"/>
              <w:sz w:val="20"/>
              <w:rtl/>
              <w:lang w:eastAsia="he-IL"/>
            </w:rPr>
          </w:rPrChange>
        </w:rPr>
      </w:pPr>
    </w:p>
    <w:p w14:paraId="57E891C7" w14:textId="77777777" w:rsidR="001835AB" w:rsidRPr="00010762"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Change w:id="3430" w:author="Kook Sec" w:date="2021-04-20T16:07:00Z">
            <w:rPr>
              <w:rFonts w:ascii="Times New Roman" w:eastAsia="Times New Roman" w:hAnsi="Times New Roman"/>
              <w:sz w:val="20"/>
              <w:lang w:eastAsia="he-IL"/>
            </w:rPr>
          </w:rPrChange>
        </w:rPr>
      </w:pPr>
      <w:r w:rsidRPr="00010762">
        <w:rPr>
          <w:rFonts w:ascii="Times New Roman" w:eastAsia="Times New Roman" w:hAnsi="Times New Roman"/>
          <w:sz w:val="20"/>
          <w:rtl/>
          <w:lang w:eastAsia="he-IL"/>
          <w:rPrChange w:id="3431" w:author="Kook Sec" w:date="2021-04-20T16:07:00Z">
            <w:rPr>
              <w:rFonts w:ascii="Times New Roman" w:eastAsia="Times New Roman" w:hAnsi="Times New Roman"/>
              <w:sz w:val="20"/>
              <w:rtl/>
              <w:lang w:eastAsia="he-IL"/>
            </w:rPr>
          </w:rPrChange>
        </w:rPr>
        <w:t>17.</w:t>
      </w:r>
      <w:r w:rsidRPr="00010762">
        <w:rPr>
          <w:rFonts w:ascii="Times New Roman" w:eastAsia="Times New Roman" w:hAnsi="Times New Roman"/>
          <w:sz w:val="20"/>
          <w:rtl/>
          <w:lang w:eastAsia="he-IL"/>
          <w:rPrChange w:id="3432" w:author="Kook Sec" w:date="2021-04-20T16:07:00Z">
            <w:rPr>
              <w:rFonts w:ascii="Times New Roman" w:eastAsia="Times New Roman" w:hAnsi="Times New Roman"/>
              <w:sz w:val="20"/>
              <w:rtl/>
              <w:lang w:eastAsia="he-IL"/>
            </w:rPr>
          </w:rPrChange>
        </w:rPr>
        <w:tab/>
        <w:t>מובהר בזאת שהתכניות יוכנו לפי בצוע בקטעים של הפרויקט ויכללו פתרונות לקטעי הביניים.</w:t>
      </w:r>
    </w:p>
    <w:p w14:paraId="102D74EF" w14:textId="77777777" w:rsidR="001835AB" w:rsidRPr="00010762"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Change w:id="3433" w:author="Kook Sec" w:date="2021-04-20T16:07:00Z">
            <w:rPr>
              <w:rFonts w:ascii="Times New Roman" w:eastAsia="Times New Roman" w:hAnsi="Times New Roman"/>
              <w:sz w:val="20"/>
              <w:rtl/>
              <w:lang w:eastAsia="he-IL"/>
            </w:rPr>
          </w:rPrChange>
        </w:rPr>
      </w:pPr>
    </w:p>
    <w:p w14:paraId="3AEBAF0B" w14:textId="77777777" w:rsidR="001835AB" w:rsidRPr="00010762"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Change w:id="3434" w:author="Kook Sec" w:date="2021-04-20T16:07:00Z">
            <w:rPr>
              <w:rFonts w:ascii="Times New Roman" w:eastAsia="Times New Roman" w:hAnsi="Times New Roman"/>
              <w:sz w:val="20"/>
            </w:rPr>
          </w:rPrChange>
        </w:rPr>
      </w:pPr>
      <w:r w:rsidRPr="00010762">
        <w:rPr>
          <w:rFonts w:ascii="Times New Roman" w:eastAsia="Times New Roman" w:hAnsi="Times New Roman"/>
          <w:sz w:val="20"/>
          <w:rtl/>
          <w:rPrChange w:id="3435" w:author="Kook Sec" w:date="2021-04-20T16:07:00Z">
            <w:rPr>
              <w:rFonts w:ascii="Times New Roman" w:eastAsia="Times New Roman" w:hAnsi="Times New Roman"/>
              <w:sz w:val="20"/>
              <w:rtl/>
            </w:rPr>
          </w:rPrChange>
        </w:rPr>
        <w:t xml:space="preserve">18. </w:t>
      </w:r>
      <w:r w:rsidRPr="00010762">
        <w:rPr>
          <w:rFonts w:ascii="Times New Roman" w:eastAsia="Times New Roman" w:hAnsi="Times New Roman"/>
          <w:sz w:val="20"/>
          <w:rtl/>
          <w:rPrChange w:id="3436" w:author="Kook Sec" w:date="2021-04-20T16:07:00Z">
            <w:rPr>
              <w:rFonts w:ascii="Times New Roman" w:eastAsia="Times New Roman" w:hAnsi="Times New Roman"/>
              <w:sz w:val="20"/>
              <w:rtl/>
            </w:rPr>
          </w:rPrChange>
        </w:rPr>
        <w:tab/>
        <w:t>כל שאר תכניות הביצוע המתחייבות מכל תקן ודין לרבות אך לא רק מחלקיו השונים של ת"י 1547 – "תכניות ביצוע לבניינים ולעבודות פיתוח סביבתי".</w:t>
      </w:r>
    </w:p>
    <w:p w14:paraId="7EA71800" w14:textId="77777777" w:rsidR="001835AB" w:rsidRPr="00010762"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Change w:id="3437" w:author="Kook Sec" w:date="2021-04-20T16:07:00Z">
            <w:rPr>
              <w:rFonts w:ascii="Times New Roman" w:eastAsia="Times New Roman" w:hAnsi="Times New Roman"/>
              <w:sz w:val="20"/>
              <w:rtl/>
              <w:lang w:eastAsia="he-IL"/>
            </w:rPr>
          </w:rPrChange>
        </w:rPr>
      </w:pPr>
    </w:p>
    <w:p w14:paraId="6B50C47D" w14:textId="77777777" w:rsidR="001835AB" w:rsidRPr="00010762" w:rsidDel="00010762" w:rsidRDefault="001835AB" w:rsidP="001835AB">
      <w:pPr>
        <w:widowControl w:val="0"/>
        <w:spacing w:before="0" w:beforeAutospacing="0" w:after="0" w:afterAutospacing="0" w:line="240" w:lineRule="auto"/>
        <w:ind w:left="226" w:right="226" w:firstLine="89"/>
        <w:jc w:val="both"/>
        <w:rPr>
          <w:del w:id="3438" w:author="Kook Sec" w:date="2021-04-20T16:08:00Z"/>
          <w:rFonts w:ascii="Times New Roman" w:eastAsia="Times New Roman" w:hAnsi="Times New Roman"/>
          <w:sz w:val="20"/>
          <w:rtl/>
          <w:lang w:eastAsia="he-IL"/>
          <w:rPrChange w:id="3439" w:author="Kook Sec" w:date="2021-04-20T16:07:00Z">
            <w:rPr>
              <w:del w:id="3440" w:author="Kook Sec" w:date="2021-04-20T16:08:00Z"/>
              <w:rFonts w:ascii="Times New Roman" w:eastAsia="Times New Roman" w:hAnsi="Times New Roman"/>
              <w:sz w:val="20"/>
              <w:rtl/>
              <w:lang w:eastAsia="he-IL"/>
            </w:rPr>
          </w:rPrChange>
        </w:rPr>
      </w:pPr>
    </w:p>
    <w:p w14:paraId="148EDF6E" w14:textId="77777777" w:rsidR="001835AB" w:rsidRPr="00010762"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Change w:id="3441"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42" w:author="Kook Sec" w:date="2021-04-20T16:07:00Z">
            <w:rPr>
              <w:rFonts w:ascii="Times New Roman" w:eastAsia="Times New Roman" w:hAnsi="Times New Roman"/>
              <w:sz w:val="20"/>
              <w:rtl/>
              <w:lang w:eastAsia="he-IL"/>
            </w:rPr>
          </w:rPrChange>
        </w:rPr>
        <w:t>בניה טרומית/מתועשת:</w:t>
      </w:r>
    </w:p>
    <w:p w14:paraId="481E47B7" w14:textId="77777777" w:rsidR="001835AB" w:rsidRPr="00010762"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Change w:id="3443" w:author="Kook Sec" w:date="2021-04-20T16:07:00Z">
            <w:rPr>
              <w:rFonts w:ascii="Times New Roman" w:eastAsia="Times New Roman" w:hAnsi="Times New Roman"/>
              <w:sz w:val="20"/>
              <w:rtl/>
              <w:lang w:eastAsia="he-IL"/>
            </w:rPr>
          </w:rPrChange>
        </w:rPr>
      </w:pPr>
    </w:p>
    <w:p w14:paraId="4CB21FA1" w14:textId="77777777" w:rsidR="001835AB" w:rsidRPr="00010762"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Change w:id="3444"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45" w:author="Kook Sec" w:date="2021-04-20T16:07:00Z">
            <w:rPr>
              <w:rFonts w:ascii="Times New Roman" w:eastAsia="Times New Roman" w:hAnsi="Times New Roman"/>
              <w:sz w:val="20"/>
              <w:rtl/>
              <w:lang w:eastAsia="he-IL"/>
            </w:rPr>
          </w:rPrChange>
        </w:rPr>
        <w:t>במקרה ויוחלט על ביצוע המבנים כולם או מקצתם בבניה טרומית/מתועשת י</w:t>
      </w:r>
      <w:r w:rsidRPr="00010762">
        <w:rPr>
          <w:rFonts w:ascii="Times New Roman" w:eastAsia="Times New Roman" w:hAnsi="Times New Roman" w:hint="cs"/>
          <w:sz w:val="20"/>
          <w:rtl/>
          <w:lang w:eastAsia="he-IL"/>
          <w:rPrChange w:id="3446" w:author="Kook Sec" w:date="2021-04-20T16:07:00Z">
            <w:rPr>
              <w:rFonts w:ascii="Times New Roman" w:eastAsia="Times New Roman" w:hAnsi="Times New Roman" w:hint="cs"/>
              <w:sz w:val="20"/>
              <w:rtl/>
              <w:lang w:eastAsia="he-IL"/>
            </w:rPr>
          </w:rPrChange>
        </w:rPr>
        <w:t>י</w:t>
      </w:r>
      <w:r w:rsidRPr="00010762">
        <w:rPr>
          <w:rFonts w:ascii="Times New Roman" w:eastAsia="Times New Roman" w:hAnsi="Times New Roman"/>
          <w:sz w:val="20"/>
          <w:rtl/>
          <w:lang w:eastAsia="he-IL"/>
          <w:rPrChange w:id="3447" w:author="Kook Sec" w:date="2021-04-20T16:07:00Z">
            <w:rPr>
              <w:rFonts w:ascii="Times New Roman" w:eastAsia="Times New Roman" w:hAnsi="Times New Roman"/>
              <w:sz w:val="20"/>
              <w:rtl/>
              <w:lang w:eastAsia="he-IL"/>
            </w:rPr>
          </w:rPrChange>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68744FC2" w14:textId="77777777" w:rsidR="001835AB" w:rsidRPr="00010762"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Change w:id="3448" w:author="Kook Sec" w:date="2021-04-20T16:07:00Z">
            <w:rPr>
              <w:rFonts w:ascii="Times New Roman" w:eastAsia="Times New Roman" w:hAnsi="Times New Roman"/>
              <w:sz w:val="20"/>
              <w:rtl/>
              <w:lang w:eastAsia="he-IL"/>
            </w:rPr>
          </w:rPrChange>
        </w:rPr>
      </w:pPr>
    </w:p>
    <w:p w14:paraId="5124B15F" w14:textId="77777777" w:rsidR="001835AB" w:rsidRPr="00010762"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Change w:id="344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sz w:val="20"/>
          <w:rtl/>
          <w:lang w:eastAsia="he-IL"/>
          <w:rPrChange w:id="3450" w:author="Kook Sec" w:date="2021-04-20T16:07:00Z">
            <w:rPr>
              <w:rFonts w:ascii="Times New Roman" w:eastAsia="Times New Roman" w:hAnsi="Times New Roman"/>
              <w:sz w:val="20"/>
              <w:rtl/>
              <w:lang w:eastAsia="he-IL"/>
            </w:rPr>
          </w:rPrChange>
        </w:rPr>
        <w:t>כל המסמכים והתכניות יערכו בשפה העברית.</w:t>
      </w:r>
    </w:p>
    <w:p w14:paraId="07B578EF" w14:textId="77777777" w:rsidR="001835AB" w:rsidRPr="00010762" w:rsidDel="00010762" w:rsidRDefault="001835AB" w:rsidP="001835AB">
      <w:pPr>
        <w:widowControl w:val="0"/>
        <w:spacing w:before="0" w:beforeAutospacing="0" w:after="0" w:afterAutospacing="0" w:line="240" w:lineRule="auto"/>
        <w:ind w:left="226" w:right="226" w:hanging="720"/>
        <w:jc w:val="both"/>
        <w:rPr>
          <w:del w:id="3451" w:author="Kook Sec" w:date="2021-04-20T16:08:00Z"/>
          <w:rFonts w:ascii="Times New Roman" w:eastAsia="Times New Roman" w:hAnsi="Times New Roman"/>
          <w:sz w:val="20"/>
          <w:rtl/>
          <w:lang w:eastAsia="he-IL"/>
          <w:rPrChange w:id="3452" w:author="Kook Sec" w:date="2021-04-20T16:07:00Z">
            <w:rPr>
              <w:del w:id="3453" w:author="Kook Sec" w:date="2021-04-20T16:08:00Z"/>
              <w:rFonts w:ascii="Times New Roman" w:eastAsia="Times New Roman" w:hAnsi="Times New Roman"/>
              <w:sz w:val="20"/>
              <w:rtl/>
              <w:lang w:eastAsia="he-IL"/>
            </w:rPr>
          </w:rPrChange>
        </w:rPr>
      </w:pPr>
    </w:p>
    <w:p w14:paraId="57ED201F" w14:textId="77777777" w:rsidR="009E2846" w:rsidRPr="00010762"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Change w:id="3454" w:author="Kook Sec" w:date="2021-04-20T16:07:00Z">
            <w:rPr>
              <w:rFonts w:ascii="Times New Roman" w:eastAsia="Times New Roman" w:hAnsi="Times New Roman"/>
              <w:b/>
              <w:bCs/>
              <w:sz w:val="20"/>
              <w:u w:val="single"/>
              <w:rtl/>
              <w:lang w:eastAsia="he-IL"/>
            </w:rPr>
          </w:rPrChange>
        </w:rPr>
      </w:pPr>
      <w:bookmarkStart w:id="3455" w:name="_GoBack"/>
      <w:bookmarkEnd w:id="3455"/>
      <w:r w:rsidRPr="00010762">
        <w:rPr>
          <w:rFonts w:ascii="Times New Roman" w:eastAsia="Times New Roman" w:hAnsi="Times New Roman" w:hint="cs"/>
          <w:b/>
          <w:bCs/>
          <w:sz w:val="20"/>
          <w:u w:val="single"/>
          <w:rtl/>
          <w:lang w:eastAsia="he-IL"/>
          <w:rPrChange w:id="3456" w:author="Kook Sec" w:date="2021-04-20T16:07:00Z">
            <w:rPr>
              <w:rFonts w:ascii="Times New Roman" w:eastAsia="Times New Roman" w:hAnsi="Times New Roman" w:hint="cs"/>
              <w:b/>
              <w:bCs/>
              <w:sz w:val="20"/>
              <w:u w:val="single"/>
              <w:rtl/>
              <w:lang w:eastAsia="he-IL"/>
            </w:rPr>
          </w:rPrChange>
        </w:rPr>
        <w:t>נספח "ט"</w:t>
      </w:r>
    </w:p>
    <w:p w14:paraId="3EF6210D"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Change w:id="3457" w:author="Kook Sec" w:date="2021-04-20T16:07:00Z">
            <w:rPr>
              <w:rFonts w:ascii="Times New Roman" w:eastAsia="Times New Roman" w:hAnsi="Times New Roman"/>
              <w:b/>
              <w:bCs/>
              <w:sz w:val="20"/>
              <w:rtl/>
              <w:lang w:eastAsia="he-IL"/>
            </w:rPr>
          </w:rPrChange>
        </w:rPr>
      </w:pPr>
    </w:p>
    <w:p w14:paraId="035EB6C2"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Change w:id="3458" w:author="Kook Sec" w:date="2021-04-20T16:07:00Z">
            <w:rPr>
              <w:rFonts w:ascii="Times New Roman" w:eastAsia="Times New Roman" w:hAnsi="Times New Roman"/>
              <w:b/>
              <w:bCs/>
              <w:sz w:val="20"/>
              <w:u w:val="single"/>
              <w:lang w:eastAsia="he-IL"/>
            </w:rPr>
          </w:rPrChange>
        </w:rPr>
      </w:pPr>
      <w:r w:rsidRPr="00010762">
        <w:rPr>
          <w:rFonts w:ascii="Times New Roman" w:eastAsia="Times New Roman" w:hAnsi="Times New Roman" w:hint="cs"/>
          <w:b/>
          <w:bCs/>
          <w:sz w:val="20"/>
          <w:u w:val="single"/>
          <w:rtl/>
          <w:lang w:eastAsia="he-IL"/>
          <w:rPrChange w:id="3459" w:author="Kook Sec" w:date="2021-04-20T16:07:00Z">
            <w:rPr>
              <w:rFonts w:ascii="Times New Roman" w:eastAsia="Times New Roman" w:hAnsi="Times New Roman" w:hint="cs"/>
              <w:b/>
              <w:bCs/>
              <w:sz w:val="20"/>
              <w:u w:val="single"/>
              <w:rtl/>
              <w:lang w:eastAsia="he-IL"/>
            </w:rPr>
          </w:rPrChange>
        </w:rPr>
        <w:t>דוגמא לנוסח אישור השלמת הפרויקט/קטע מהפרויקט</w:t>
      </w:r>
    </w:p>
    <w:p w14:paraId="6395EB71"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460" w:author="Kook Sec" w:date="2021-04-20T16:07:00Z">
            <w:rPr>
              <w:rFonts w:ascii="Times New Roman" w:eastAsia="Times New Roman" w:hAnsi="Times New Roman"/>
              <w:sz w:val="20"/>
              <w:rtl/>
              <w:lang w:eastAsia="he-IL"/>
            </w:rPr>
          </w:rPrChange>
        </w:rPr>
      </w:pPr>
    </w:p>
    <w:p w14:paraId="09764C62"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461" w:author="Kook Sec" w:date="2021-04-20T16:07:00Z">
            <w:rPr>
              <w:rFonts w:ascii="Times New Roman" w:eastAsia="Times New Roman" w:hAnsi="Times New Roman"/>
              <w:sz w:val="20"/>
              <w:rtl/>
              <w:lang w:eastAsia="he-IL"/>
            </w:rPr>
          </w:rPrChange>
        </w:rPr>
      </w:pPr>
    </w:p>
    <w:p w14:paraId="1A5D0885"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462" w:author="Kook Sec" w:date="2021-04-20T16:07:00Z">
            <w:rPr>
              <w:rFonts w:ascii="Times New Roman" w:eastAsia="Times New Roman" w:hAnsi="Times New Roman"/>
              <w:sz w:val="20"/>
              <w:rtl/>
              <w:lang w:eastAsia="he-IL"/>
            </w:rPr>
          </w:rPrChange>
        </w:rPr>
      </w:pPr>
    </w:p>
    <w:p w14:paraId="7E1CA3A4"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Change w:id="3463"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3464" w:author="Kook Sec" w:date="2021-04-20T16:07:00Z">
            <w:rPr>
              <w:rFonts w:ascii="Times New Roman" w:eastAsia="Times New Roman" w:hAnsi="Times New Roman" w:hint="cs"/>
              <w:sz w:val="20"/>
              <w:rtl/>
              <w:lang w:eastAsia="he-IL"/>
            </w:rPr>
          </w:rPrChange>
        </w:rPr>
        <w:t>לכבוד :</w:t>
      </w:r>
    </w:p>
    <w:p w14:paraId="2BBEB5CD" w14:textId="77777777" w:rsidR="009E2846" w:rsidRPr="00010762" w:rsidRDefault="00010762"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Change w:id="3465" w:author="Kook Sec" w:date="2021-04-20T16:07:00Z">
            <w:rPr>
              <w:rFonts w:ascii="Times New Roman" w:eastAsia="Times New Roman" w:hAnsi="Times New Roman"/>
              <w:sz w:val="24"/>
              <w:rtl/>
              <w:lang w:eastAsia="he-IL"/>
            </w:rPr>
          </w:rPrChange>
        </w:rPr>
      </w:pPr>
      <w:sdt>
        <w:sdtPr>
          <w:rPr>
            <w:rFonts w:ascii="Times New Roman" w:eastAsia="Times New Roman" w:hAnsi="Times New Roman" w:hint="cs"/>
            <w:sz w:val="24"/>
            <w:rtl/>
            <w:lang w:eastAsia="he-IL"/>
            <w:rPrChange w:id="3466" w:author="Kook Sec" w:date="2021-04-20T16:07:00Z">
              <w:rPr>
                <w:rFonts w:ascii="Times New Roman" w:eastAsia="Times New Roman" w:hAnsi="Times New Roman" w:hint="cs"/>
                <w:color w:val="008000"/>
                <w:sz w:val="24"/>
                <w:rtl/>
                <w:lang w:eastAsia="he-IL"/>
              </w:rPr>
            </w:rPrChange>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467" w:author="Kook Sec" w:date="2021-04-20T16:07:00Z">
              <w:rPr/>
            </w:rPrChange>
          </w:rPr>
        </w:sdtEndPr>
        <w:sdtContent>
          <w:ins w:id="3468" w:author="Kook Sec" w:date="2021-04-20T15:34:00Z">
            <w:r w:rsidRPr="00010762">
              <w:rPr>
                <w:rFonts w:ascii="Times New Roman" w:eastAsia="Times New Roman" w:hAnsi="Times New Roman" w:hint="cs"/>
                <w:sz w:val="24"/>
                <w:rtl/>
                <w:lang w:eastAsia="he-IL"/>
                <w:rPrChange w:id="3469" w:author="Kook Sec" w:date="2021-04-20T16:07:00Z">
                  <w:rPr>
                    <w:rFonts w:ascii="Times New Roman" w:eastAsia="Times New Roman" w:hAnsi="Times New Roman" w:hint="cs"/>
                    <w:color w:val="008000"/>
                    <w:sz w:val="24"/>
                    <w:rtl/>
                    <w:lang w:eastAsia="he-IL"/>
                  </w:rPr>
                </w:rPrChange>
              </w:rPr>
              <w:t>א.מ. ישראל מגורים פיתוח בע"מ</w:t>
            </w:r>
            <w:r w:rsidRPr="00010762">
              <w:rPr>
                <w:rFonts w:ascii="Times New Roman" w:eastAsia="Times New Roman" w:hAnsi="Times New Roman" w:hint="cs"/>
                <w:sz w:val="24"/>
                <w:rtl/>
                <w:lang w:eastAsia="he-IL"/>
                <w:rPrChange w:id="3470" w:author="Kook Sec" w:date="2021-04-20T16:07:00Z">
                  <w:rPr>
                    <w:rFonts w:ascii="Times New Roman" w:eastAsia="Times New Roman" w:hAnsi="Times New Roman" w:hint="cs"/>
                    <w:color w:val="008000"/>
                    <w:sz w:val="24"/>
                    <w:rtl/>
                    <w:lang w:eastAsia="he-IL"/>
                  </w:rPr>
                </w:rPrChange>
              </w:rPr>
              <w:br/>
              <w:t>יוני נתניהו 1 ג' אור יהודה</w:t>
            </w:r>
            <w:r w:rsidRPr="00010762">
              <w:rPr>
                <w:rFonts w:ascii="Times New Roman" w:eastAsia="Times New Roman" w:hAnsi="Times New Roman" w:hint="cs"/>
                <w:sz w:val="24"/>
                <w:rtl/>
                <w:lang w:eastAsia="he-IL"/>
                <w:rPrChange w:id="3471" w:author="Kook Sec" w:date="2021-04-20T16:07:00Z">
                  <w:rPr>
                    <w:rFonts w:ascii="Times New Roman" w:eastAsia="Times New Roman" w:hAnsi="Times New Roman" w:hint="cs"/>
                    <w:color w:val="008000"/>
                    <w:sz w:val="24"/>
                    <w:rtl/>
                    <w:lang w:eastAsia="he-IL"/>
                  </w:rPr>
                </w:rPrChange>
              </w:rPr>
              <w:br/>
              <w:t>513313148</w:t>
            </w:r>
            <w:r w:rsidRPr="00010762">
              <w:rPr>
                <w:rFonts w:ascii="Times New Roman" w:eastAsia="Times New Roman" w:hAnsi="Times New Roman" w:hint="cs"/>
                <w:sz w:val="24"/>
                <w:rtl/>
                <w:lang w:eastAsia="he-IL"/>
                <w:rPrChange w:id="3472" w:author="Kook Sec" w:date="2021-04-20T16:07:00Z">
                  <w:rPr>
                    <w:rFonts w:ascii="Times New Roman" w:eastAsia="Times New Roman" w:hAnsi="Times New Roman" w:hint="cs"/>
                    <w:color w:val="008000"/>
                    <w:sz w:val="24"/>
                    <w:rtl/>
                    <w:lang w:eastAsia="he-IL"/>
                  </w:rPr>
                </w:rPrChange>
              </w:rPr>
              <w:br/>
            </w:r>
          </w:ins>
        </w:sdtContent>
      </w:sdt>
      <w:r w:rsidR="009E2846" w:rsidRPr="00010762">
        <w:rPr>
          <w:rFonts w:ascii="Times New Roman" w:eastAsia="Times New Roman" w:hAnsi="Times New Roman" w:hint="cs"/>
          <w:sz w:val="24"/>
          <w:rtl/>
          <w:lang w:eastAsia="he-IL"/>
          <w:rPrChange w:id="3473" w:author="Kook Sec" w:date="2021-04-20T16:07:00Z">
            <w:rPr>
              <w:rFonts w:ascii="Times New Roman" w:eastAsia="Times New Roman" w:hAnsi="Times New Roman" w:hint="cs"/>
              <w:color w:val="008000"/>
              <w:sz w:val="24"/>
              <w:rtl/>
              <w:lang w:eastAsia="he-IL"/>
            </w:rPr>
          </w:rPrChange>
        </w:rPr>
        <w:br/>
      </w:r>
    </w:p>
    <w:p w14:paraId="4E51509D" w14:textId="77777777" w:rsidR="009E2846" w:rsidRPr="00010762"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Change w:id="347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475" w:author="Kook Sec" w:date="2021-04-20T16:07:00Z">
            <w:rPr>
              <w:rFonts w:ascii="Times New Roman" w:eastAsia="Times New Roman" w:hAnsi="Times New Roman" w:hint="cs"/>
              <w:sz w:val="24"/>
              <w:rtl/>
              <w:lang w:eastAsia="he-IL"/>
            </w:rPr>
          </w:rPrChange>
        </w:rPr>
        <w:t>(המזמין)</w:t>
      </w:r>
    </w:p>
    <w:p w14:paraId="208E7A64"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Change w:id="3476" w:author="Kook Sec" w:date="2021-04-20T16:07:00Z">
            <w:rPr>
              <w:rFonts w:ascii="Times New Roman" w:eastAsia="Times New Roman" w:hAnsi="Times New Roman"/>
              <w:sz w:val="24"/>
              <w:rtl/>
              <w:lang w:eastAsia="he-IL"/>
            </w:rPr>
          </w:rPrChange>
        </w:rPr>
      </w:pPr>
    </w:p>
    <w:p w14:paraId="14FA22A0"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Change w:id="3477" w:author="Kook Sec" w:date="2021-04-20T16:07:00Z">
            <w:rPr>
              <w:rFonts w:ascii="Times New Roman" w:eastAsia="Times New Roman" w:hAnsi="Times New Roman"/>
              <w:sz w:val="24"/>
              <w:rtl/>
              <w:lang w:eastAsia="he-IL"/>
            </w:rPr>
          </w:rPrChange>
        </w:rPr>
      </w:pPr>
    </w:p>
    <w:p w14:paraId="5B0F14DD"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Change w:id="3478" w:author="Kook Sec" w:date="2021-04-20T16:07:00Z">
            <w:rPr>
              <w:rFonts w:ascii="Times New Roman" w:eastAsia="Times New Roman" w:hAnsi="Times New Roman"/>
              <w:sz w:val="24"/>
              <w:rtl/>
              <w:lang w:eastAsia="he-IL"/>
            </w:rPr>
          </w:rPrChange>
        </w:rPr>
      </w:pPr>
    </w:p>
    <w:p w14:paraId="6CA039B9"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Change w:id="3479" w:author="Kook Sec" w:date="2021-04-20T16:07:00Z">
            <w:rPr>
              <w:rFonts w:ascii="Times New Roman" w:eastAsia="Times New Roman" w:hAnsi="Times New Roman"/>
              <w:sz w:val="24"/>
              <w:rtl/>
              <w:lang w:eastAsia="he-IL"/>
            </w:rPr>
          </w:rPrChange>
        </w:rPr>
      </w:pPr>
    </w:p>
    <w:p w14:paraId="59D36D6F" w14:textId="77777777" w:rsidR="009E2846" w:rsidRPr="00010762"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Change w:id="3480"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4"/>
          <w:rtl/>
          <w:lang w:eastAsia="he-IL"/>
          <w:rPrChange w:id="3481" w:author="Kook Sec" w:date="2021-04-20T16:07:00Z">
            <w:rPr>
              <w:rFonts w:ascii="Times New Roman" w:eastAsia="Times New Roman" w:hAnsi="Times New Roman" w:hint="cs"/>
              <w:sz w:val="24"/>
              <w:rtl/>
              <w:lang w:eastAsia="he-IL"/>
            </w:rPr>
          </w:rPrChange>
        </w:rPr>
        <w:t xml:space="preserve">אני הח"מ </w:t>
      </w:r>
      <w:sdt>
        <w:sdtPr>
          <w:rPr>
            <w:rFonts w:ascii="Times New Roman" w:eastAsia="Times New Roman" w:hAnsi="Times New Roman"/>
            <w:sz w:val="24"/>
            <w:rtl/>
            <w:lang w:eastAsia="he-IL"/>
            <w:rPrChange w:id="3482" w:author="Kook Sec" w:date="2021-04-20T16:07:00Z">
              <w:rPr>
                <w:rFonts w:ascii="Times New Roman" w:eastAsia="Times New Roman" w:hAnsi="Times New Roman"/>
                <w:color w:val="008000"/>
                <w:sz w:val="24"/>
                <w:rtl/>
                <w:lang w:eastAsia="he-IL"/>
              </w:rPr>
            </w:rPrChange>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3483" w:author="Kook Sec" w:date="2021-04-20T16:07:00Z">
              <w:rPr/>
            </w:rPrChange>
          </w:rPr>
        </w:sdtEndPr>
        <w:sdtContent>
          <w:proofErr w:type="spellStart"/>
          <w:ins w:id="3484" w:author="Kook Sec" w:date="2021-04-20T15:44:00Z">
            <w:r w:rsidR="00010762" w:rsidRPr="00010762">
              <w:rPr>
                <w:rFonts w:ascii="Times New Roman" w:eastAsia="Times New Roman" w:hAnsi="Times New Roman"/>
                <w:sz w:val="24"/>
                <w:rtl/>
                <w:lang w:eastAsia="he-IL"/>
                <w:rPrChange w:id="3485" w:author="Kook Sec" w:date="2021-04-20T16:07:00Z">
                  <w:rPr>
                    <w:rFonts w:ascii="Times New Roman" w:eastAsia="Times New Roman" w:hAnsi="Times New Roman"/>
                    <w:color w:val="008000"/>
                    <w:sz w:val="24"/>
                    <w:rtl/>
                    <w:lang w:eastAsia="he-IL"/>
                  </w:rPr>
                </w:rPrChange>
              </w:rPr>
              <w:t>וי.אי</w:t>
            </w:r>
            <w:proofErr w:type="spellEnd"/>
            <w:r w:rsidR="00010762" w:rsidRPr="00010762">
              <w:rPr>
                <w:rFonts w:ascii="Times New Roman" w:eastAsia="Times New Roman" w:hAnsi="Times New Roman"/>
                <w:sz w:val="24"/>
                <w:rtl/>
                <w:lang w:eastAsia="he-IL"/>
                <w:rPrChange w:id="3486" w:author="Kook Sec" w:date="2021-04-20T16:07:00Z">
                  <w:rPr>
                    <w:rFonts w:ascii="Times New Roman" w:eastAsia="Times New Roman" w:hAnsi="Times New Roman"/>
                    <w:color w:val="008000"/>
                    <w:sz w:val="24"/>
                    <w:rtl/>
                    <w:lang w:eastAsia="he-IL"/>
                  </w:rPr>
                </w:rPrChange>
              </w:rPr>
              <w:t>. אס הנדסה בע"מ</w:t>
            </w:r>
          </w:ins>
        </w:sdtContent>
      </w:sdt>
      <w:r w:rsidRPr="00010762">
        <w:rPr>
          <w:rFonts w:ascii="Times New Roman" w:eastAsia="Times New Roman" w:hAnsi="Times New Roman" w:hint="cs"/>
          <w:bCs/>
          <w:sz w:val="24"/>
          <w:rtl/>
          <w:lang w:eastAsia="he-IL"/>
          <w:rPrChange w:id="3487" w:author="Kook Sec" w:date="2021-04-20T16:07:00Z">
            <w:rPr>
              <w:rFonts w:ascii="Times New Roman" w:eastAsia="Times New Roman" w:hAnsi="Times New Roman" w:hint="cs"/>
              <w:bCs/>
              <w:color w:val="008000"/>
              <w:sz w:val="24"/>
              <w:rtl/>
              <w:lang w:eastAsia="he-IL"/>
            </w:rPr>
          </w:rPrChange>
        </w:rPr>
        <w:t xml:space="preserve"> </w:t>
      </w:r>
      <w:r w:rsidRPr="00010762">
        <w:rPr>
          <w:rFonts w:ascii="Times New Roman" w:eastAsia="Times New Roman" w:hAnsi="Times New Roman" w:hint="cs"/>
          <w:sz w:val="24"/>
          <w:rtl/>
          <w:lang w:eastAsia="he-IL"/>
          <w:rPrChange w:id="3488" w:author="Kook Sec" w:date="2021-04-20T16:07:00Z">
            <w:rPr>
              <w:rFonts w:ascii="Times New Roman" w:eastAsia="Times New Roman" w:hAnsi="Times New Roman" w:hint="cs"/>
              <w:sz w:val="24"/>
              <w:rtl/>
              <w:lang w:eastAsia="he-IL"/>
            </w:rPr>
          </w:rPrChange>
        </w:rPr>
        <w:t xml:space="preserve">לאחר שבדקתי את העבודות שבוצעו ב- </w:t>
      </w:r>
      <w:sdt>
        <w:sdtPr>
          <w:rPr>
            <w:rFonts w:ascii="Times New Roman" w:eastAsia="Times New Roman" w:hAnsi="Times New Roman"/>
            <w:sz w:val="24"/>
            <w:rtl/>
            <w:lang w:eastAsia="he-IL"/>
            <w:rPrChange w:id="3489" w:author="Kook Sec" w:date="2021-04-20T16:07:00Z">
              <w:rPr>
                <w:rFonts w:ascii="Times New Roman" w:eastAsia="Times New Roman" w:hAnsi="Times New Roman"/>
                <w:color w:val="008000"/>
                <w:sz w:val="24"/>
                <w:rtl/>
                <w:lang w:eastAsia="he-IL"/>
              </w:rPr>
            </w:rPrChange>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Change w:id="3490" w:author="Kook Sec" w:date="2021-04-20T16:07:00Z">
              <w:rPr/>
            </w:rPrChange>
          </w:rPr>
        </w:sdtEndPr>
        <w:sdtContent>
          <w:ins w:id="3491" w:author="Kook Sec" w:date="2021-04-20T15:46:00Z">
            <w:r w:rsidR="00010762" w:rsidRPr="00010762">
              <w:rPr>
                <w:rFonts w:ascii="Times New Roman" w:eastAsia="Times New Roman" w:hAnsi="Times New Roman"/>
                <w:sz w:val="24"/>
                <w:rtl/>
                <w:lang w:eastAsia="he-IL"/>
                <w:rPrChange w:id="3492" w:author="Kook Sec" w:date="2021-04-20T16:07:00Z">
                  <w:rPr>
                    <w:rFonts w:ascii="Times New Roman" w:eastAsia="Times New Roman" w:hAnsi="Times New Roman"/>
                    <w:color w:val="008000"/>
                    <w:sz w:val="24"/>
                    <w:rtl/>
                    <w:lang w:eastAsia="he-IL"/>
                  </w:rPr>
                </w:rPrChange>
              </w:rPr>
              <w:t>מורדות ארנונה</w:t>
            </w:r>
          </w:ins>
        </w:sdtContent>
      </w:sdt>
      <w:r w:rsidRPr="00010762">
        <w:rPr>
          <w:rFonts w:ascii="Times New Roman" w:eastAsia="Times New Roman" w:hAnsi="Times New Roman" w:hint="cs"/>
          <w:sz w:val="24"/>
          <w:rtl/>
          <w:lang w:eastAsia="he-IL"/>
          <w:rPrChange w:id="3493" w:author="Kook Sec" w:date="2021-04-20T16:07:00Z">
            <w:rPr>
              <w:rFonts w:ascii="Times New Roman" w:eastAsia="Times New Roman" w:hAnsi="Times New Roman" w:hint="cs"/>
              <w:sz w:val="24"/>
              <w:rtl/>
              <w:lang w:eastAsia="he-IL"/>
            </w:rPr>
          </w:rPrChange>
        </w:rPr>
        <w:t xml:space="preserve"> בקשר עם</w:t>
      </w:r>
      <w:r w:rsidRPr="00010762">
        <w:rPr>
          <w:rFonts w:ascii="Times New Roman" w:eastAsia="Times New Roman" w:hAnsi="Times New Roman" w:hint="cs"/>
          <w:sz w:val="24"/>
          <w:rtl/>
          <w:lang w:eastAsia="he-IL"/>
          <w:rPrChange w:id="3494" w:author="Kook Sec" w:date="2021-04-20T16:07:00Z">
            <w:rPr>
              <w:rFonts w:ascii="Times New Roman" w:eastAsia="Times New Roman" w:hAnsi="Times New Roman" w:hint="cs"/>
              <w:color w:val="008000"/>
              <w:sz w:val="24"/>
              <w:rtl/>
              <w:lang w:eastAsia="he-IL"/>
            </w:rPr>
          </w:rPrChange>
        </w:rPr>
        <w:t xml:space="preserve"> </w:t>
      </w:r>
      <w:sdt>
        <w:sdtPr>
          <w:rPr>
            <w:rFonts w:ascii="Times New Roman" w:eastAsia="Times New Roman" w:hAnsi="Times New Roman" w:hint="cs"/>
            <w:sz w:val="24"/>
            <w:rtl/>
            <w:rPrChange w:id="3495" w:author="Kook Sec" w:date="2021-04-20T16:07:00Z">
              <w:rPr>
                <w:rFonts w:ascii="Times New Roman" w:eastAsia="Times New Roman" w:hAnsi="Times New Roman" w:hint="cs"/>
                <w:color w:val="008000"/>
                <w:sz w:val="24"/>
                <w:rtl/>
              </w:rPr>
            </w:rPrChange>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rPr>
            <w:rPrChange w:id="3496" w:author="Kook Sec" w:date="2021-04-20T16:07:00Z">
              <w:rPr/>
            </w:rPrChange>
          </w:rPr>
        </w:sdtEndPr>
        <w:sdtContent>
          <w:r w:rsidRPr="00010762">
            <w:rPr>
              <w:rFonts w:cstheme="minorBidi"/>
              <w:rtl/>
              <w:rPrChange w:id="3497" w:author="Kook Sec" w:date="2021-04-20T16:07:00Z">
                <w:rPr>
                  <w:rFonts w:cstheme="minorBidi"/>
                  <w:color w:val="00B0F0"/>
                  <w:rtl/>
                </w:rPr>
              </w:rPrChange>
            </w:rPr>
            <w:t>[תיאור עבודה]</w:t>
          </w:r>
        </w:sdtContent>
      </w:sdt>
      <w:r w:rsidRPr="00010762">
        <w:rPr>
          <w:rFonts w:ascii="Times New Roman" w:eastAsia="Times New Roman" w:hAnsi="Times New Roman" w:hint="cs"/>
          <w:sz w:val="24"/>
          <w:rtl/>
          <w:lang w:eastAsia="he-IL"/>
          <w:rPrChange w:id="3498" w:author="Kook Sec" w:date="2021-04-20T16:07:00Z">
            <w:rPr>
              <w:rFonts w:ascii="Times New Roman" w:eastAsia="Times New Roman" w:hAnsi="Times New Roman" w:hint="cs"/>
              <w:sz w:val="24"/>
              <w:rtl/>
              <w:lang w:eastAsia="he-IL"/>
            </w:rPr>
          </w:rPrChange>
        </w:rPr>
        <w:t>, מאשר בזאת שהעבודות הנ"ל בוצעו והושלמו בהתאם להנחיותי</w:t>
      </w:r>
      <w:r w:rsidRPr="00010762">
        <w:rPr>
          <w:rFonts w:ascii="Times New Roman" w:eastAsia="Times New Roman" w:hAnsi="Times New Roman" w:hint="eastAsia"/>
          <w:sz w:val="24"/>
          <w:rtl/>
          <w:lang w:eastAsia="he-IL"/>
          <w:rPrChange w:id="3499" w:author="Kook Sec" w:date="2021-04-20T16:07:00Z">
            <w:rPr>
              <w:rFonts w:ascii="Times New Roman" w:eastAsia="Times New Roman" w:hAnsi="Times New Roman" w:hint="eastAsia"/>
              <w:sz w:val="24"/>
              <w:rtl/>
              <w:lang w:eastAsia="he-IL"/>
            </w:rPr>
          </w:rPrChange>
        </w:rPr>
        <w:t>י</w:t>
      </w:r>
      <w:r w:rsidRPr="00010762">
        <w:rPr>
          <w:rFonts w:ascii="Times New Roman" w:eastAsia="Times New Roman" w:hAnsi="Times New Roman" w:hint="cs"/>
          <w:sz w:val="24"/>
          <w:rtl/>
          <w:lang w:eastAsia="he-IL"/>
          <w:rPrChange w:id="3500" w:author="Kook Sec" w:date="2021-04-20T16:07:00Z">
            <w:rPr>
              <w:rFonts w:ascii="Times New Roman" w:eastAsia="Times New Roman" w:hAnsi="Times New Roman" w:hint="cs"/>
              <w:sz w:val="24"/>
              <w:rtl/>
              <w:lang w:eastAsia="he-IL"/>
            </w:rPr>
          </w:rPrChange>
        </w:rPr>
        <w:t>, לתכניותי</w:t>
      </w:r>
      <w:r w:rsidRPr="00010762">
        <w:rPr>
          <w:rFonts w:ascii="Times New Roman" w:eastAsia="Times New Roman" w:hAnsi="Times New Roman" w:hint="eastAsia"/>
          <w:sz w:val="24"/>
          <w:rtl/>
          <w:lang w:eastAsia="he-IL"/>
          <w:rPrChange w:id="3501" w:author="Kook Sec" w:date="2021-04-20T16:07:00Z">
            <w:rPr>
              <w:rFonts w:ascii="Times New Roman" w:eastAsia="Times New Roman" w:hAnsi="Times New Roman" w:hint="eastAsia"/>
              <w:sz w:val="24"/>
              <w:rtl/>
              <w:lang w:eastAsia="he-IL"/>
            </w:rPr>
          </w:rPrChange>
        </w:rPr>
        <w:t>י</w:t>
      </w:r>
      <w:r w:rsidRPr="00010762">
        <w:rPr>
          <w:rFonts w:ascii="Times New Roman" w:eastAsia="Times New Roman" w:hAnsi="Times New Roman" w:hint="cs"/>
          <w:sz w:val="24"/>
          <w:rtl/>
          <w:lang w:eastAsia="he-IL"/>
          <w:rPrChange w:id="3502" w:author="Kook Sec" w:date="2021-04-20T16:07:00Z">
            <w:rPr>
              <w:rFonts w:ascii="Times New Roman" w:eastAsia="Times New Roman" w:hAnsi="Times New Roman" w:hint="cs"/>
              <w:sz w:val="24"/>
              <w:rtl/>
              <w:lang w:eastAsia="he-IL"/>
            </w:rPr>
          </w:rPrChange>
        </w:rPr>
        <w:t>, בהתאם</w:t>
      </w:r>
      <w:r w:rsidRPr="00010762">
        <w:rPr>
          <w:rFonts w:ascii="Times New Roman" w:eastAsia="Times New Roman" w:hAnsi="Times New Roman" w:hint="cs"/>
          <w:sz w:val="20"/>
          <w:rtl/>
          <w:lang w:eastAsia="he-IL"/>
          <w:rPrChange w:id="3503" w:author="Kook Sec" w:date="2021-04-20T16:07:00Z">
            <w:rPr>
              <w:rFonts w:ascii="Times New Roman" w:eastAsia="Times New Roman" w:hAnsi="Times New Roman" w:hint="cs"/>
              <w:sz w:val="20"/>
              <w:rtl/>
              <w:lang w:eastAsia="he-IL"/>
            </w:rPr>
          </w:rPrChange>
        </w:rPr>
        <w:t xml:space="preserve"> לתקנים מחייבים ולשביעות רצוני.</w:t>
      </w:r>
    </w:p>
    <w:p w14:paraId="1F1A25A6" w14:textId="77777777" w:rsidR="009E2846" w:rsidRPr="00010762"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Change w:id="3504" w:author="Kook Sec" w:date="2021-04-20T16:07:00Z">
            <w:rPr>
              <w:rFonts w:ascii="Times New Roman" w:eastAsia="Times New Roman" w:hAnsi="Times New Roman"/>
              <w:sz w:val="20"/>
              <w:rtl/>
              <w:lang w:eastAsia="he-IL"/>
            </w:rPr>
          </w:rPrChange>
        </w:rPr>
      </w:pPr>
    </w:p>
    <w:p w14:paraId="4923217A"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505" w:author="Kook Sec" w:date="2021-04-20T16:07:00Z">
            <w:rPr>
              <w:rFonts w:ascii="Times New Roman" w:eastAsia="Times New Roman" w:hAnsi="Times New Roman"/>
              <w:sz w:val="20"/>
              <w:rtl/>
              <w:lang w:eastAsia="he-IL"/>
            </w:rPr>
          </w:rPrChange>
        </w:rPr>
      </w:pPr>
    </w:p>
    <w:p w14:paraId="63C82CCB"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506" w:author="Kook Sec" w:date="2021-04-20T16:07:00Z">
            <w:rPr>
              <w:rFonts w:ascii="Times New Roman" w:eastAsia="Times New Roman" w:hAnsi="Times New Roman"/>
              <w:sz w:val="20"/>
              <w:rtl/>
              <w:lang w:eastAsia="he-IL"/>
            </w:rPr>
          </w:rPrChange>
        </w:rPr>
      </w:pPr>
    </w:p>
    <w:p w14:paraId="116B6208"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507" w:author="Kook Sec" w:date="2021-04-20T16:07:00Z">
            <w:rPr>
              <w:rFonts w:ascii="Times New Roman" w:eastAsia="Times New Roman" w:hAnsi="Times New Roman"/>
              <w:sz w:val="20"/>
              <w:rtl/>
              <w:lang w:eastAsia="he-IL"/>
            </w:rPr>
          </w:rPrChange>
        </w:rPr>
      </w:pPr>
    </w:p>
    <w:p w14:paraId="5F9C912A" w14:textId="77777777" w:rsidR="009E2846" w:rsidRPr="00010762"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Change w:id="3508" w:author="Kook Sec" w:date="2021-04-20T16:07:00Z">
            <w:rPr>
              <w:rFonts w:ascii="Times New Roman" w:eastAsia="Times New Roman" w:hAnsi="Times New Roman"/>
              <w:sz w:val="20"/>
              <w:rtl/>
              <w:lang w:eastAsia="he-IL"/>
            </w:rPr>
          </w:rPrChange>
        </w:rPr>
      </w:pPr>
    </w:p>
    <w:p w14:paraId="1479E44F" w14:textId="77777777" w:rsidR="009E2846" w:rsidRPr="00010762"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Change w:id="3509"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3510" w:author="Kook Sec" w:date="2021-04-20T16:07:00Z">
            <w:rPr>
              <w:rFonts w:ascii="Times New Roman" w:eastAsia="Times New Roman" w:hAnsi="Times New Roman" w:hint="cs"/>
              <w:sz w:val="20"/>
              <w:rtl/>
              <w:lang w:eastAsia="he-IL"/>
            </w:rPr>
          </w:rPrChange>
        </w:rPr>
        <w:t xml:space="preserve">                                                                                     </w:t>
      </w:r>
      <w:ins w:id="3511" w:author="Kook Sec" w:date="2021-04-20T16:07:00Z">
        <w:r w:rsidR="00010762">
          <w:rPr>
            <w:rFonts w:ascii="Times New Roman" w:eastAsia="Times New Roman" w:hAnsi="Times New Roman" w:hint="cs"/>
            <w:sz w:val="20"/>
            <w:rtl/>
            <w:lang w:eastAsia="he-IL"/>
          </w:rPr>
          <w:t xml:space="preserve">                       </w:t>
        </w:r>
      </w:ins>
      <w:r w:rsidRPr="00010762">
        <w:rPr>
          <w:rFonts w:ascii="Times New Roman" w:eastAsia="Times New Roman" w:hAnsi="Times New Roman" w:hint="cs"/>
          <w:sz w:val="20"/>
          <w:rtl/>
          <w:lang w:eastAsia="he-IL"/>
          <w:rPrChange w:id="3512" w:author="Kook Sec" w:date="2021-04-20T16:07:00Z">
            <w:rPr>
              <w:rFonts w:ascii="Times New Roman" w:eastAsia="Times New Roman" w:hAnsi="Times New Roman" w:hint="cs"/>
              <w:sz w:val="20"/>
              <w:rtl/>
              <w:lang w:eastAsia="he-IL"/>
            </w:rPr>
          </w:rPrChange>
        </w:rPr>
        <w:t xml:space="preserve"> בכבוד רב,</w:t>
      </w:r>
    </w:p>
    <w:p w14:paraId="23385B54" w14:textId="77777777" w:rsidR="009E2846" w:rsidRPr="00010762"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Change w:id="3513" w:author="Kook Sec" w:date="2021-04-20T16:07:00Z">
            <w:rPr>
              <w:rFonts w:ascii="Times New Roman" w:eastAsia="Times New Roman" w:hAnsi="Times New Roman"/>
              <w:sz w:val="20"/>
              <w:rtl/>
              <w:lang w:eastAsia="he-IL"/>
            </w:rPr>
          </w:rPrChange>
        </w:rPr>
      </w:pPr>
    </w:p>
    <w:p w14:paraId="44147AEF" w14:textId="77777777" w:rsidR="009E2846" w:rsidRPr="00010762"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Change w:id="3514" w:author="Kook Sec" w:date="2021-04-20T16:07:00Z">
            <w:rPr>
              <w:rFonts w:ascii="Times New Roman" w:eastAsia="Times New Roman" w:hAnsi="Times New Roman"/>
              <w:sz w:val="20"/>
              <w:rtl/>
              <w:lang w:eastAsia="he-IL"/>
            </w:rPr>
          </w:rPrChange>
        </w:rPr>
      </w:pPr>
    </w:p>
    <w:p w14:paraId="60BCFF5C" w14:textId="77777777" w:rsidR="009E2846" w:rsidRPr="00010762"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Change w:id="3515" w:author="Kook Sec" w:date="2021-04-20T16:07:00Z">
            <w:rPr>
              <w:rFonts w:ascii="Times New Roman" w:eastAsia="Times New Roman" w:hAnsi="Times New Roman"/>
              <w:sz w:val="20"/>
              <w:rtl/>
              <w:lang w:eastAsia="he-IL"/>
            </w:rPr>
          </w:rPrChange>
        </w:rPr>
      </w:pPr>
      <w:r w:rsidRPr="00010762">
        <w:rPr>
          <w:rFonts w:ascii="Times New Roman" w:eastAsia="Times New Roman" w:hAnsi="Times New Roman" w:hint="cs"/>
          <w:sz w:val="20"/>
          <w:rtl/>
          <w:lang w:eastAsia="he-IL"/>
          <w:rPrChange w:id="3516" w:author="Kook Sec" w:date="2021-04-20T16:07:00Z">
            <w:rPr>
              <w:rFonts w:ascii="Times New Roman" w:eastAsia="Times New Roman" w:hAnsi="Times New Roman" w:hint="cs"/>
              <w:sz w:val="20"/>
              <w:rtl/>
              <w:lang w:eastAsia="he-IL"/>
            </w:rPr>
          </w:rPrChange>
        </w:rPr>
        <w:t xml:space="preserve">                                                                                                             ___________________</w:t>
      </w:r>
    </w:p>
    <w:p w14:paraId="4D9D52C6" w14:textId="77777777" w:rsidR="009E2846" w:rsidRPr="00010762" w:rsidRDefault="00010762"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Change w:id="3517" w:author="Kook Sec" w:date="2021-04-20T16:07:00Z">
            <w:rPr>
              <w:rFonts w:ascii="Times New Roman" w:eastAsia="Times New Roman" w:hAnsi="Times New Roman"/>
              <w:sz w:val="24"/>
              <w:rtl/>
              <w:lang w:eastAsia="he-IL"/>
            </w:rPr>
          </w:rPrChange>
        </w:rPr>
      </w:pPr>
      <w:sdt>
        <w:sdtPr>
          <w:rPr>
            <w:rFonts w:ascii="Times New Roman" w:eastAsia="Times New Roman" w:hAnsi="Times New Roman"/>
            <w:sz w:val="20"/>
            <w:u w:val="single"/>
            <w:rtl/>
            <w:lang w:eastAsia="he-IL"/>
            <w:rPrChange w:id="3518" w:author="Kook Sec" w:date="2021-04-20T16:07:00Z">
              <w:rPr>
                <w:rFonts w:ascii="Times New Roman" w:eastAsia="Times New Roman" w:hAnsi="Times New Roman"/>
                <w:color w:val="00B0F0"/>
                <w:sz w:val="20"/>
                <w:u w:val="single"/>
                <w:rtl/>
                <w:lang w:eastAsia="he-IL"/>
              </w:rPr>
            </w:rPrChange>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519" w:author="Kook Sec" w:date="2021-04-20T16:07:00Z">
              <w:rPr/>
            </w:rPrChange>
          </w:rPr>
        </w:sdtEndPr>
        <w:sdtContent>
          <w:proofErr w:type="spellStart"/>
          <w:ins w:id="3520" w:author="Kook Sec" w:date="2021-04-20T15:44:00Z">
            <w:r w:rsidRPr="00010762">
              <w:rPr>
                <w:rFonts w:ascii="Times New Roman" w:eastAsia="Times New Roman" w:hAnsi="Times New Roman"/>
                <w:sz w:val="20"/>
                <w:u w:val="single"/>
                <w:rtl/>
                <w:lang w:eastAsia="he-IL"/>
                <w:rPrChange w:id="3521" w:author="Kook Sec" w:date="2021-04-20T16:07:00Z">
                  <w:rPr>
                    <w:rFonts w:ascii="Times New Roman" w:eastAsia="Times New Roman" w:hAnsi="Times New Roman"/>
                    <w:color w:val="00B0F0"/>
                    <w:sz w:val="20"/>
                    <w:u w:val="single"/>
                    <w:rtl/>
                    <w:lang w:eastAsia="he-IL"/>
                  </w:rPr>
                </w:rPrChange>
              </w:rPr>
              <w:t>וי.אי</w:t>
            </w:r>
            <w:proofErr w:type="spellEnd"/>
            <w:r w:rsidRPr="00010762">
              <w:rPr>
                <w:rFonts w:ascii="Times New Roman" w:eastAsia="Times New Roman" w:hAnsi="Times New Roman"/>
                <w:sz w:val="20"/>
                <w:u w:val="single"/>
                <w:rtl/>
                <w:lang w:eastAsia="he-IL"/>
                <w:rPrChange w:id="3522" w:author="Kook Sec" w:date="2021-04-20T16:07:00Z">
                  <w:rPr>
                    <w:rFonts w:ascii="Times New Roman" w:eastAsia="Times New Roman" w:hAnsi="Times New Roman"/>
                    <w:color w:val="00B0F0"/>
                    <w:sz w:val="20"/>
                    <w:u w:val="single"/>
                    <w:rtl/>
                    <w:lang w:eastAsia="he-IL"/>
                  </w:rPr>
                </w:rPrChange>
              </w:rPr>
              <w:t>. אס הנדסה בע"מ</w:t>
            </w:r>
          </w:ins>
        </w:sdtContent>
      </w:sdt>
    </w:p>
    <w:p w14:paraId="277D546B"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Change w:id="3523" w:author="Kook Sec" w:date="2021-04-20T16:07:00Z">
            <w:rPr>
              <w:rFonts w:ascii="Times New Roman" w:eastAsia="Times New Roman" w:hAnsi="Times New Roman"/>
              <w:b/>
              <w:bCs/>
              <w:sz w:val="20"/>
              <w:rtl/>
              <w:lang w:eastAsia="he-IL"/>
            </w:rPr>
          </w:rPrChange>
        </w:rPr>
      </w:pPr>
      <w:r w:rsidRPr="00010762">
        <w:rPr>
          <w:rFonts w:ascii="Times New Roman" w:eastAsia="Times New Roman" w:hAnsi="Times New Roman" w:hint="cs"/>
          <w:sz w:val="20"/>
          <w:szCs w:val="20"/>
          <w:rtl/>
          <w:lang w:eastAsia="he-IL"/>
          <w:rPrChange w:id="3524" w:author="Kook Sec" w:date="2021-04-20T16:07:00Z">
            <w:rPr>
              <w:rFonts w:ascii="Times New Roman" w:eastAsia="Times New Roman" w:hAnsi="Times New Roman" w:hint="cs"/>
              <w:sz w:val="20"/>
              <w:szCs w:val="20"/>
              <w:rtl/>
              <w:lang w:eastAsia="he-IL"/>
            </w:rPr>
          </w:rPrChange>
        </w:rPr>
        <w:t xml:space="preserve">                </w:t>
      </w:r>
      <w:r w:rsidRPr="00010762">
        <w:rPr>
          <w:rFonts w:ascii="Times New Roman" w:eastAsia="Times New Roman" w:hAnsi="Times New Roman" w:hint="cs"/>
          <w:sz w:val="20"/>
          <w:szCs w:val="20"/>
          <w:rtl/>
          <w:lang w:eastAsia="he-IL"/>
          <w:rPrChange w:id="3525" w:author="Kook Sec" w:date="2021-04-20T16:07:00Z">
            <w:rPr>
              <w:rFonts w:ascii="Times New Roman" w:eastAsia="Times New Roman" w:hAnsi="Times New Roman" w:hint="cs"/>
              <w:sz w:val="20"/>
              <w:szCs w:val="20"/>
              <w:rtl/>
              <w:lang w:eastAsia="he-IL"/>
            </w:rPr>
          </w:rPrChange>
        </w:rPr>
        <w:tab/>
      </w:r>
      <w:r w:rsidRPr="00010762">
        <w:rPr>
          <w:rFonts w:ascii="Times New Roman" w:eastAsia="Times New Roman" w:hAnsi="Times New Roman" w:hint="cs"/>
          <w:sz w:val="20"/>
          <w:szCs w:val="20"/>
          <w:rtl/>
          <w:lang w:eastAsia="he-IL"/>
          <w:rPrChange w:id="3526" w:author="Kook Sec" w:date="2021-04-20T16:07:00Z">
            <w:rPr>
              <w:rFonts w:ascii="Times New Roman" w:eastAsia="Times New Roman" w:hAnsi="Times New Roman" w:hint="cs"/>
              <w:sz w:val="20"/>
              <w:szCs w:val="20"/>
              <w:rtl/>
              <w:lang w:eastAsia="he-IL"/>
            </w:rPr>
          </w:rPrChange>
        </w:rPr>
        <w:tab/>
      </w:r>
      <w:r w:rsidRPr="00010762">
        <w:rPr>
          <w:rFonts w:ascii="Times New Roman" w:eastAsia="Times New Roman" w:hAnsi="Times New Roman" w:hint="cs"/>
          <w:sz w:val="20"/>
          <w:szCs w:val="20"/>
          <w:rtl/>
          <w:lang w:eastAsia="he-IL"/>
          <w:rPrChange w:id="3527" w:author="Kook Sec" w:date="2021-04-20T16:07:00Z">
            <w:rPr>
              <w:rFonts w:ascii="Times New Roman" w:eastAsia="Times New Roman" w:hAnsi="Times New Roman" w:hint="cs"/>
              <w:sz w:val="20"/>
              <w:szCs w:val="20"/>
              <w:rtl/>
              <w:lang w:eastAsia="he-IL"/>
            </w:rPr>
          </w:rPrChange>
        </w:rPr>
        <w:tab/>
      </w:r>
      <w:r w:rsidRPr="00010762">
        <w:rPr>
          <w:rFonts w:ascii="Times New Roman" w:eastAsia="Times New Roman" w:hAnsi="Times New Roman" w:hint="cs"/>
          <w:sz w:val="20"/>
          <w:szCs w:val="20"/>
          <w:rtl/>
          <w:lang w:eastAsia="he-IL"/>
          <w:rPrChange w:id="3528" w:author="Kook Sec" w:date="2021-04-20T16:07:00Z">
            <w:rPr>
              <w:rFonts w:ascii="Times New Roman" w:eastAsia="Times New Roman" w:hAnsi="Times New Roman" w:hint="cs"/>
              <w:sz w:val="20"/>
              <w:szCs w:val="20"/>
              <w:rtl/>
              <w:lang w:eastAsia="he-IL"/>
            </w:rPr>
          </w:rPrChange>
        </w:rPr>
        <w:tab/>
      </w:r>
      <w:r w:rsidRPr="00010762">
        <w:rPr>
          <w:rFonts w:ascii="Times New Roman" w:eastAsia="Times New Roman" w:hAnsi="Times New Roman" w:hint="cs"/>
          <w:sz w:val="20"/>
          <w:szCs w:val="20"/>
          <w:rtl/>
          <w:lang w:eastAsia="he-IL"/>
          <w:rPrChange w:id="3529" w:author="Kook Sec" w:date="2021-04-20T16:07:00Z">
            <w:rPr>
              <w:rFonts w:ascii="Times New Roman" w:eastAsia="Times New Roman" w:hAnsi="Times New Roman" w:hint="cs"/>
              <w:sz w:val="20"/>
              <w:szCs w:val="20"/>
              <w:rtl/>
              <w:lang w:eastAsia="he-IL"/>
            </w:rPr>
          </w:rPrChange>
        </w:rPr>
        <w:tab/>
        <w:t xml:space="preserve">   </w:t>
      </w:r>
    </w:p>
    <w:p w14:paraId="0E1C4239"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Change w:id="3530" w:author="Kook Sec" w:date="2021-04-20T16:07:00Z">
            <w:rPr>
              <w:rFonts w:ascii="Times New Roman" w:eastAsia="Times New Roman" w:hAnsi="Times New Roman"/>
              <w:b/>
              <w:bCs/>
              <w:sz w:val="20"/>
              <w:lang w:eastAsia="he-IL"/>
            </w:rPr>
          </w:rPrChange>
        </w:rPr>
      </w:pPr>
    </w:p>
    <w:p w14:paraId="6D2544C5"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Change w:id="3531" w:author="Kook Sec" w:date="2021-04-20T16:07:00Z">
            <w:rPr>
              <w:rFonts w:ascii="Times New Roman" w:eastAsia="Times New Roman" w:hAnsi="Times New Roman"/>
              <w:b/>
              <w:bCs/>
              <w:sz w:val="24"/>
              <w:u w:val="single"/>
              <w:rtl/>
              <w:lang w:eastAsia="he-IL"/>
            </w:rPr>
          </w:rPrChange>
        </w:rPr>
      </w:pPr>
      <w:r w:rsidRPr="00010762">
        <w:rPr>
          <w:rFonts w:ascii="Times New Roman" w:eastAsia="Times New Roman" w:hAnsi="Times New Roman" w:hint="cs"/>
          <w:sz w:val="20"/>
          <w:szCs w:val="20"/>
          <w:rtl/>
          <w:lang w:eastAsia="he-IL"/>
          <w:rPrChange w:id="3532" w:author="Kook Sec" w:date="2021-04-20T16:07:00Z">
            <w:rPr>
              <w:rFonts w:ascii="Times New Roman" w:eastAsia="Times New Roman" w:hAnsi="Times New Roman" w:hint="cs"/>
              <w:sz w:val="20"/>
              <w:szCs w:val="20"/>
              <w:rtl/>
              <w:lang w:eastAsia="he-IL"/>
            </w:rPr>
          </w:rPrChange>
        </w:rPr>
        <w:br w:type="page"/>
      </w:r>
      <w:r w:rsidRPr="00010762">
        <w:rPr>
          <w:rFonts w:ascii="Times New Roman" w:eastAsia="Times New Roman" w:hAnsi="Times New Roman" w:hint="cs"/>
          <w:b/>
          <w:bCs/>
          <w:sz w:val="24"/>
          <w:u w:val="single"/>
          <w:rtl/>
          <w:lang w:eastAsia="he-IL"/>
          <w:rPrChange w:id="3533" w:author="Kook Sec" w:date="2021-04-20T16:07:00Z">
            <w:rPr>
              <w:rFonts w:ascii="Times New Roman" w:eastAsia="Times New Roman" w:hAnsi="Times New Roman" w:hint="cs"/>
              <w:b/>
              <w:bCs/>
              <w:sz w:val="24"/>
              <w:u w:val="single"/>
              <w:rtl/>
              <w:lang w:eastAsia="he-IL"/>
            </w:rPr>
          </w:rPrChange>
        </w:rPr>
        <w:lastRenderedPageBreak/>
        <w:t xml:space="preserve">נספח "י" </w:t>
      </w:r>
    </w:p>
    <w:p w14:paraId="49CC1F05" w14:textId="77777777" w:rsidR="009E2846" w:rsidRPr="00010762"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Change w:id="3534" w:author="Kook Sec" w:date="2021-04-20T16:07:00Z">
            <w:rPr>
              <w:rFonts w:ascii="Times New Roman" w:eastAsia="Times New Roman" w:hAnsi="Times New Roman"/>
              <w:b/>
              <w:bCs/>
              <w:sz w:val="24"/>
              <w:u w:val="single"/>
              <w:lang w:eastAsia="he-IL"/>
            </w:rPr>
          </w:rPrChange>
        </w:rPr>
      </w:pPr>
    </w:p>
    <w:p w14:paraId="36CEDA8F" w14:textId="77777777" w:rsidR="009E2846" w:rsidRPr="00010762"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Change w:id="3535" w:author="Kook Sec" w:date="2021-04-20T16:07:00Z">
            <w:rPr>
              <w:rFonts w:ascii="Times New Roman" w:eastAsia="Times New Roman" w:hAnsi="Times New Roman"/>
              <w:b/>
              <w:bCs/>
              <w:sz w:val="24"/>
              <w:u w:val="single"/>
              <w:lang w:eastAsia="he-IL"/>
            </w:rPr>
          </w:rPrChange>
        </w:rPr>
      </w:pPr>
      <w:r w:rsidRPr="00010762">
        <w:rPr>
          <w:rFonts w:ascii="Times New Roman" w:eastAsia="Times New Roman" w:hAnsi="Times New Roman" w:hint="cs"/>
          <w:b/>
          <w:bCs/>
          <w:sz w:val="24"/>
          <w:u w:val="single"/>
          <w:rtl/>
          <w:lang w:eastAsia="he-IL"/>
          <w:rPrChange w:id="3536" w:author="Kook Sec" w:date="2021-04-20T16:07:00Z">
            <w:rPr>
              <w:rFonts w:ascii="Times New Roman" w:eastAsia="Times New Roman" w:hAnsi="Times New Roman" w:hint="cs"/>
              <w:b/>
              <w:bCs/>
              <w:sz w:val="24"/>
              <w:u w:val="single"/>
              <w:rtl/>
              <w:lang w:eastAsia="he-IL"/>
            </w:rPr>
          </w:rPrChange>
        </w:rPr>
        <w:t>דוגמא לנוסח הצהרת המתכנן בדבר היעדר תביעות</w:t>
      </w:r>
    </w:p>
    <w:p w14:paraId="38A36E53" w14:textId="77777777" w:rsidR="009E2846" w:rsidRPr="00010762"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Change w:id="3537" w:author="Kook Sec" w:date="2021-04-20T16:07:00Z">
            <w:rPr>
              <w:rFonts w:ascii="Times New Roman" w:eastAsia="Times New Roman" w:hAnsi="Times New Roman"/>
              <w:sz w:val="24"/>
              <w:lang w:eastAsia="he-IL"/>
            </w:rPr>
          </w:rPrChange>
        </w:rPr>
      </w:pPr>
    </w:p>
    <w:p w14:paraId="70CC3FD7"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38" w:author="Kook Sec" w:date="2021-04-20T16:07:00Z">
            <w:rPr>
              <w:rFonts w:ascii="Times New Roman" w:eastAsia="Times New Roman" w:hAnsi="Times New Roman"/>
              <w:color w:val="008000"/>
              <w:sz w:val="24"/>
              <w:rtl/>
              <w:lang w:eastAsia="he-IL"/>
            </w:rPr>
          </w:rPrChange>
        </w:rPr>
      </w:pPr>
      <w:r w:rsidRPr="00010762">
        <w:rPr>
          <w:rFonts w:ascii="Times New Roman" w:eastAsia="Times New Roman" w:hAnsi="Times New Roman" w:hint="cs"/>
          <w:sz w:val="24"/>
          <w:rtl/>
          <w:lang w:eastAsia="he-IL"/>
          <w:rPrChange w:id="3539" w:author="Kook Sec" w:date="2021-04-20T16:07:00Z">
            <w:rPr>
              <w:rFonts w:ascii="Times New Roman" w:eastAsia="Times New Roman" w:hAnsi="Times New Roman" w:hint="cs"/>
              <w:sz w:val="24"/>
              <w:rtl/>
              <w:lang w:eastAsia="he-IL"/>
            </w:rPr>
          </w:rPrChange>
        </w:rPr>
        <w:t>לכבוד</w:t>
      </w:r>
      <w:r w:rsidRPr="00010762">
        <w:rPr>
          <w:rFonts w:ascii="Times New Roman" w:eastAsia="Times New Roman" w:hAnsi="Times New Roman" w:hint="cs"/>
          <w:sz w:val="24"/>
          <w:rtl/>
          <w:lang w:eastAsia="he-IL"/>
          <w:rPrChange w:id="3540" w:author="Kook Sec" w:date="2021-04-20T16:07:00Z">
            <w:rPr>
              <w:rFonts w:ascii="Times New Roman" w:eastAsia="Times New Roman" w:hAnsi="Times New Roman" w:hint="cs"/>
              <w:color w:val="000000"/>
              <w:sz w:val="24"/>
              <w:rtl/>
              <w:lang w:eastAsia="he-IL"/>
            </w:rPr>
          </w:rPrChange>
        </w:rPr>
        <w:tab/>
      </w:r>
      <w:r w:rsidRPr="00010762">
        <w:rPr>
          <w:rFonts w:ascii="Times New Roman" w:eastAsia="Times New Roman" w:hAnsi="Times New Roman" w:hint="cs"/>
          <w:sz w:val="24"/>
          <w:rtl/>
          <w:lang w:eastAsia="he-IL"/>
          <w:rPrChange w:id="3541" w:author="Kook Sec" w:date="2021-04-20T16:07:00Z">
            <w:rPr>
              <w:rFonts w:ascii="Times New Roman" w:eastAsia="Times New Roman" w:hAnsi="Times New Roman" w:hint="cs"/>
              <w:color w:val="000000"/>
              <w:sz w:val="24"/>
              <w:rtl/>
              <w:lang w:eastAsia="he-IL"/>
            </w:rPr>
          </w:rPrChange>
        </w:rPr>
        <w:br/>
      </w:r>
      <w:sdt>
        <w:sdtPr>
          <w:rPr>
            <w:rFonts w:ascii="Times New Roman" w:eastAsia="Times New Roman" w:hAnsi="Times New Roman" w:hint="cs"/>
            <w:sz w:val="24"/>
            <w:rtl/>
            <w:lang w:eastAsia="he-IL"/>
            <w:rPrChange w:id="3542" w:author="Kook Sec" w:date="2021-04-20T16:07:00Z">
              <w:rPr>
                <w:rFonts w:ascii="Times New Roman" w:eastAsia="Times New Roman" w:hAnsi="Times New Roman" w:hint="cs"/>
                <w:color w:val="008000"/>
                <w:sz w:val="24"/>
                <w:rtl/>
                <w:lang w:eastAsia="he-IL"/>
              </w:rPr>
            </w:rPrChange>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543" w:author="Kook Sec" w:date="2021-04-20T16:07:00Z">
              <w:rPr/>
            </w:rPrChange>
          </w:rPr>
        </w:sdtEndPr>
        <w:sdtContent>
          <w:ins w:id="3544" w:author="Kook Sec" w:date="2021-04-20T15:34:00Z">
            <w:r w:rsidR="00010762" w:rsidRPr="00010762">
              <w:rPr>
                <w:rFonts w:ascii="Times New Roman" w:eastAsia="Times New Roman" w:hAnsi="Times New Roman" w:hint="cs"/>
                <w:sz w:val="24"/>
                <w:rtl/>
                <w:lang w:eastAsia="he-IL"/>
                <w:rPrChange w:id="3545" w:author="Kook Sec" w:date="2021-04-20T16:07:00Z">
                  <w:rPr>
                    <w:rFonts w:ascii="Times New Roman" w:eastAsia="Times New Roman" w:hAnsi="Times New Roman" w:hint="cs"/>
                    <w:color w:val="008000"/>
                    <w:sz w:val="24"/>
                    <w:rtl/>
                    <w:lang w:eastAsia="he-IL"/>
                  </w:rPr>
                </w:rPrChange>
              </w:rPr>
              <w:t>א.מ. ישראל מגורים פיתוח בע"מ</w:t>
            </w:r>
            <w:r w:rsidR="00010762" w:rsidRPr="00010762">
              <w:rPr>
                <w:rFonts w:ascii="Times New Roman" w:eastAsia="Times New Roman" w:hAnsi="Times New Roman" w:hint="cs"/>
                <w:sz w:val="24"/>
                <w:rtl/>
                <w:lang w:eastAsia="he-IL"/>
                <w:rPrChange w:id="3546" w:author="Kook Sec" w:date="2021-04-20T16:07:00Z">
                  <w:rPr>
                    <w:rFonts w:ascii="Times New Roman" w:eastAsia="Times New Roman" w:hAnsi="Times New Roman" w:hint="cs"/>
                    <w:color w:val="008000"/>
                    <w:sz w:val="24"/>
                    <w:rtl/>
                    <w:lang w:eastAsia="he-IL"/>
                  </w:rPr>
                </w:rPrChange>
              </w:rPr>
              <w:br/>
              <w:t>יוני נתניהו 1 ג' אור יהודה</w:t>
            </w:r>
            <w:r w:rsidR="00010762" w:rsidRPr="00010762">
              <w:rPr>
                <w:rFonts w:ascii="Times New Roman" w:eastAsia="Times New Roman" w:hAnsi="Times New Roman" w:hint="cs"/>
                <w:sz w:val="24"/>
                <w:rtl/>
                <w:lang w:eastAsia="he-IL"/>
                <w:rPrChange w:id="3547" w:author="Kook Sec" w:date="2021-04-20T16:07:00Z">
                  <w:rPr>
                    <w:rFonts w:ascii="Times New Roman" w:eastAsia="Times New Roman" w:hAnsi="Times New Roman" w:hint="cs"/>
                    <w:color w:val="008000"/>
                    <w:sz w:val="24"/>
                    <w:rtl/>
                    <w:lang w:eastAsia="he-IL"/>
                  </w:rPr>
                </w:rPrChange>
              </w:rPr>
              <w:br/>
              <w:t>513313148</w:t>
            </w:r>
            <w:r w:rsidR="00010762" w:rsidRPr="00010762">
              <w:rPr>
                <w:rFonts w:ascii="Times New Roman" w:eastAsia="Times New Roman" w:hAnsi="Times New Roman" w:hint="cs"/>
                <w:sz w:val="24"/>
                <w:rtl/>
                <w:lang w:eastAsia="he-IL"/>
                <w:rPrChange w:id="3548" w:author="Kook Sec" w:date="2021-04-20T16:07:00Z">
                  <w:rPr>
                    <w:rFonts w:ascii="Times New Roman" w:eastAsia="Times New Roman" w:hAnsi="Times New Roman" w:hint="cs"/>
                    <w:color w:val="008000"/>
                    <w:sz w:val="24"/>
                    <w:rtl/>
                    <w:lang w:eastAsia="he-IL"/>
                  </w:rPr>
                </w:rPrChange>
              </w:rPr>
              <w:br/>
            </w:r>
          </w:ins>
        </w:sdtContent>
      </w:sdt>
    </w:p>
    <w:p w14:paraId="66BA0534"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49" w:author="Kook Sec" w:date="2021-04-20T16:07:00Z">
            <w:rPr>
              <w:rFonts w:ascii="Times New Roman" w:eastAsia="Times New Roman" w:hAnsi="Times New Roman"/>
              <w:sz w:val="24"/>
              <w:rtl/>
              <w:lang w:eastAsia="he-IL"/>
            </w:rPr>
          </w:rPrChange>
        </w:rPr>
      </w:pPr>
    </w:p>
    <w:p w14:paraId="09667D87"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50" w:author="Kook Sec" w:date="2021-04-20T16:07:00Z">
            <w:rPr>
              <w:rFonts w:ascii="Times New Roman" w:eastAsia="Times New Roman" w:hAnsi="Times New Roman"/>
              <w:sz w:val="24"/>
              <w:rtl/>
              <w:lang w:eastAsia="he-IL"/>
            </w:rPr>
          </w:rPrChange>
        </w:rPr>
      </w:pPr>
      <w:proofErr w:type="spellStart"/>
      <w:r w:rsidRPr="00010762">
        <w:rPr>
          <w:rFonts w:ascii="Times New Roman" w:eastAsia="Times New Roman" w:hAnsi="Times New Roman" w:hint="cs"/>
          <w:sz w:val="24"/>
          <w:rtl/>
          <w:lang w:eastAsia="he-IL"/>
          <w:rPrChange w:id="3551" w:author="Kook Sec" w:date="2021-04-20T16:07:00Z">
            <w:rPr>
              <w:rFonts w:ascii="Times New Roman" w:eastAsia="Times New Roman" w:hAnsi="Times New Roman" w:hint="cs"/>
              <w:sz w:val="24"/>
              <w:rtl/>
              <w:lang w:eastAsia="he-IL"/>
            </w:rPr>
          </w:rPrChange>
        </w:rPr>
        <w:t>ג.א.נ</w:t>
      </w:r>
      <w:proofErr w:type="spellEnd"/>
      <w:r w:rsidRPr="00010762">
        <w:rPr>
          <w:rFonts w:ascii="Times New Roman" w:eastAsia="Times New Roman" w:hAnsi="Times New Roman" w:hint="cs"/>
          <w:sz w:val="24"/>
          <w:rtl/>
          <w:lang w:eastAsia="he-IL"/>
          <w:rPrChange w:id="3552" w:author="Kook Sec" w:date="2021-04-20T16:07:00Z">
            <w:rPr>
              <w:rFonts w:ascii="Times New Roman" w:eastAsia="Times New Roman" w:hAnsi="Times New Roman" w:hint="cs"/>
              <w:sz w:val="24"/>
              <w:rtl/>
              <w:lang w:eastAsia="he-IL"/>
            </w:rPr>
          </w:rPrChange>
        </w:rPr>
        <w:t>.,</w:t>
      </w:r>
    </w:p>
    <w:p w14:paraId="3BEA4B28"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53" w:author="Kook Sec" w:date="2021-04-20T16:07:00Z">
            <w:rPr>
              <w:rFonts w:ascii="Times New Roman" w:eastAsia="Times New Roman" w:hAnsi="Times New Roman"/>
              <w:sz w:val="24"/>
              <w:rtl/>
              <w:lang w:eastAsia="he-IL"/>
            </w:rPr>
          </w:rPrChange>
        </w:rPr>
      </w:pPr>
    </w:p>
    <w:p w14:paraId="26521054"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5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55" w:author="Kook Sec" w:date="2021-04-20T16:07:00Z">
            <w:rPr>
              <w:rFonts w:ascii="Times New Roman" w:eastAsia="Times New Roman" w:hAnsi="Times New Roman" w:hint="cs"/>
              <w:sz w:val="24"/>
              <w:rtl/>
              <w:lang w:eastAsia="he-IL"/>
            </w:rPr>
          </w:rPrChange>
        </w:rPr>
        <w:t xml:space="preserve">אנו הח"מ מצהירים בזאת שעם קבלת סך של </w:t>
      </w:r>
      <w:r w:rsidRPr="00010762">
        <w:rPr>
          <w:rFonts w:ascii="Times New Roman" w:eastAsia="Times New Roman" w:hAnsi="Times New Roman" w:hint="cs"/>
          <w:sz w:val="24"/>
          <w:u w:val="single"/>
          <w:rtl/>
          <w:lang w:eastAsia="he-IL"/>
          <w:rPrChange w:id="3556" w:author="Kook Sec" w:date="2021-04-20T16:07:00Z">
            <w:rPr>
              <w:rFonts w:ascii="Times New Roman" w:eastAsia="Times New Roman" w:hAnsi="Times New Roman" w:hint="cs"/>
              <w:sz w:val="24"/>
              <w:u w:val="single"/>
              <w:rtl/>
              <w:lang w:eastAsia="he-IL"/>
            </w:rPr>
          </w:rPrChange>
        </w:rPr>
        <w:t xml:space="preserve">                </w:t>
      </w:r>
      <w:r w:rsidRPr="00010762">
        <w:rPr>
          <w:rFonts w:ascii="Times New Roman" w:eastAsia="Times New Roman" w:hAnsi="Times New Roman" w:hint="cs"/>
          <w:sz w:val="24"/>
          <w:rtl/>
          <w:lang w:eastAsia="he-IL"/>
          <w:rPrChange w:id="3557" w:author="Kook Sec" w:date="2021-04-20T16:07:00Z">
            <w:rPr>
              <w:rFonts w:ascii="Times New Roman" w:eastAsia="Times New Roman" w:hAnsi="Times New Roman" w:hint="cs"/>
              <w:sz w:val="24"/>
              <w:rtl/>
              <w:lang w:eastAsia="he-IL"/>
            </w:rPr>
          </w:rPrChange>
        </w:rPr>
        <w:t xml:space="preserve"> ש"ח (</w:t>
      </w:r>
      <w:proofErr w:type="spellStart"/>
      <w:r w:rsidRPr="00010762">
        <w:rPr>
          <w:rFonts w:ascii="Times New Roman" w:eastAsia="Times New Roman" w:hAnsi="Times New Roman" w:hint="cs"/>
          <w:sz w:val="24"/>
          <w:rtl/>
          <w:lang w:eastAsia="he-IL"/>
          <w:rPrChange w:id="3558" w:author="Kook Sec" w:date="2021-04-20T16:07:00Z">
            <w:rPr>
              <w:rFonts w:ascii="Times New Roman" w:eastAsia="Times New Roman" w:hAnsi="Times New Roman" w:hint="cs"/>
              <w:sz w:val="24"/>
              <w:rtl/>
              <w:lang w:eastAsia="he-IL"/>
            </w:rPr>
          </w:rPrChange>
        </w:rPr>
        <w:t>להלן:"</w:t>
      </w:r>
      <w:r w:rsidRPr="00010762">
        <w:rPr>
          <w:rFonts w:ascii="Times New Roman" w:eastAsia="Times New Roman" w:hAnsi="Times New Roman" w:hint="cs"/>
          <w:b/>
          <w:bCs/>
          <w:sz w:val="24"/>
          <w:rtl/>
          <w:lang w:eastAsia="he-IL"/>
          <w:rPrChange w:id="3559" w:author="Kook Sec" w:date="2021-04-20T16:07:00Z">
            <w:rPr>
              <w:rFonts w:ascii="Times New Roman" w:eastAsia="Times New Roman" w:hAnsi="Times New Roman" w:hint="cs"/>
              <w:b/>
              <w:bCs/>
              <w:sz w:val="24"/>
              <w:rtl/>
              <w:lang w:eastAsia="he-IL"/>
            </w:rPr>
          </w:rPrChange>
        </w:rPr>
        <w:t>היתרה</w:t>
      </w:r>
      <w:proofErr w:type="spellEnd"/>
      <w:r w:rsidRPr="00010762">
        <w:rPr>
          <w:rFonts w:ascii="Times New Roman" w:eastAsia="Times New Roman" w:hAnsi="Times New Roman" w:hint="cs"/>
          <w:b/>
          <w:bCs/>
          <w:sz w:val="24"/>
          <w:rtl/>
          <w:lang w:eastAsia="he-IL"/>
          <w:rPrChange w:id="3560" w:author="Kook Sec" w:date="2021-04-20T16:07:00Z">
            <w:rPr>
              <w:rFonts w:ascii="Times New Roman" w:eastAsia="Times New Roman" w:hAnsi="Times New Roman" w:hint="cs"/>
              <w:b/>
              <w:bCs/>
              <w:sz w:val="24"/>
              <w:rtl/>
              <w:lang w:eastAsia="he-IL"/>
            </w:rPr>
          </w:rPrChange>
        </w:rPr>
        <w:t xml:space="preserve"> הסופית</w:t>
      </w:r>
      <w:r w:rsidRPr="00010762">
        <w:rPr>
          <w:rFonts w:ascii="Times New Roman" w:eastAsia="Times New Roman" w:hAnsi="Times New Roman" w:hint="cs"/>
          <w:sz w:val="24"/>
          <w:rtl/>
          <w:lang w:eastAsia="he-IL"/>
          <w:rPrChange w:id="3561" w:author="Kook Sec" w:date="2021-04-20T16:07:00Z">
            <w:rPr>
              <w:rFonts w:ascii="Times New Roman" w:eastAsia="Times New Roman" w:hAnsi="Times New Roman" w:hint="cs"/>
              <w:sz w:val="24"/>
              <w:rtl/>
              <w:lang w:eastAsia="he-IL"/>
            </w:rPr>
          </w:rPrChange>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sz w:val="24"/>
            <w:rtl/>
            <w:lang w:eastAsia="he-IL"/>
            <w:rPrChange w:id="3562" w:author="Kook Sec" w:date="2021-04-20T16:07:00Z">
              <w:rPr>
                <w:rFonts w:ascii="Times New Roman" w:eastAsia="Times New Roman" w:hAnsi="Times New Roman" w:hint="cs"/>
                <w:color w:val="008000"/>
                <w:sz w:val="24"/>
                <w:rtl/>
                <w:lang w:eastAsia="he-IL"/>
              </w:rPr>
            </w:rPrChange>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3563" w:author="Kook Sec" w:date="2021-04-20T16:07:00Z">
              <w:rPr/>
            </w:rPrChange>
          </w:rPr>
        </w:sdtEndPr>
        <w:sdtContent>
          <w:ins w:id="3564" w:author="Kook Sec" w:date="2021-04-20T15:46:00Z">
            <w:r w:rsidR="00010762" w:rsidRPr="00010762">
              <w:rPr>
                <w:rFonts w:ascii="Times New Roman" w:eastAsia="Times New Roman" w:hAnsi="Times New Roman" w:hint="cs"/>
                <w:sz w:val="24"/>
                <w:rtl/>
                <w:lang w:eastAsia="he-IL"/>
                <w:rPrChange w:id="3565" w:author="Kook Sec" w:date="2021-04-20T16:07:00Z">
                  <w:rPr>
                    <w:rFonts w:ascii="Times New Roman" w:eastAsia="Times New Roman" w:hAnsi="Times New Roman" w:hint="cs"/>
                    <w:color w:val="008000"/>
                    <w:sz w:val="24"/>
                    <w:rtl/>
                    <w:lang w:eastAsia="he-IL"/>
                  </w:rPr>
                </w:rPrChange>
              </w:rPr>
              <w:t>מורדות ארנונה</w:t>
            </w:r>
          </w:ins>
        </w:sdtContent>
      </w:sdt>
      <w:r w:rsidRPr="00010762">
        <w:rPr>
          <w:rFonts w:ascii="Times New Roman" w:eastAsia="Times New Roman" w:hAnsi="Times New Roman" w:hint="cs"/>
          <w:sz w:val="24"/>
          <w:rtl/>
          <w:lang w:eastAsia="he-IL"/>
          <w:rPrChange w:id="3566" w:author="Kook Sec" w:date="2021-04-20T16:07:00Z">
            <w:rPr>
              <w:rFonts w:ascii="Times New Roman" w:eastAsia="Times New Roman" w:hAnsi="Times New Roman" w:hint="cs"/>
              <w:sz w:val="24"/>
              <w:rtl/>
              <w:lang w:eastAsia="he-IL"/>
            </w:rPr>
          </w:rPrChange>
        </w:rPr>
        <w:t xml:space="preserve"> עפ"י חוזה מיום </w:t>
      </w:r>
      <w:r w:rsidRPr="00010762">
        <w:rPr>
          <w:rFonts w:ascii="Times New Roman" w:eastAsia="Times New Roman" w:hAnsi="Times New Roman"/>
          <w:sz w:val="24"/>
          <w:lang w:eastAsia="he-IL"/>
          <w:rPrChange w:id="3567" w:author="Kook Sec" w:date="2021-04-20T16:07:00Z">
            <w:rPr>
              <w:rFonts w:ascii="Times New Roman" w:eastAsia="Times New Roman" w:hAnsi="Times New Roman"/>
              <w:color w:val="008000"/>
              <w:sz w:val="24"/>
              <w:lang w:eastAsia="he-IL"/>
            </w:rPr>
          </w:rPrChange>
        </w:rPr>
        <w:t xml:space="preserve"> </w:t>
      </w:r>
      <w:sdt>
        <w:sdtPr>
          <w:rPr>
            <w:rFonts w:ascii="Times New Roman" w:eastAsia="Times New Roman" w:hAnsi="Times New Roman"/>
            <w:sz w:val="24"/>
            <w:rtl/>
            <w:lang w:eastAsia="he-IL"/>
            <w:rPrChange w:id="3568" w:author="Kook Sec" w:date="2021-04-20T16:07:00Z">
              <w:rPr>
                <w:rFonts w:ascii="Times New Roman" w:eastAsia="Times New Roman" w:hAnsi="Times New Roman"/>
                <w:color w:val="008000"/>
                <w:sz w:val="24"/>
                <w:rtl/>
                <w:lang w:eastAsia="he-IL"/>
              </w:rPr>
            </w:rPrChange>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Change w:id="3569" w:author="Kook Sec" w:date="2021-04-20T16:07:00Z">
              <w:rPr/>
            </w:rPrChange>
          </w:rPr>
        </w:sdtEndPr>
        <w:sdtContent>
          <w:r w:rsidRPr="00010762">
            <w:rPr>
              <w:rFonts w:cstheme="minorBidi"/>
              <w:rtl/>
              <w:rPrChange w:id="3570" w:author="Kook Sec" w:date="2021-04-20T16:07:00Z">
                <w:rPr>
                  <w:rFonts w:cstheme="minorBidi"/>
                  <w:color w:val="00B0F0"/>
                  <w:rtl/>
                </w:rPr>
              </w:rPrChange>
            </w:rPr>
            <w:t>[תאריך חתימת חוזה]</w:t>
          </w:r>
        </w:sdtContent>
      </w:sdt>
      <w:r w:rsidRPr="00010762">
        <w:rPr>
          <w:rFonts w:ascii="Times New Roman" w:eastAsia="Times New Roman" w:hAnsi="Times New Roman" w:hint="cs"/>
          <w:sz w:val="24"/>
          <w:rtl/>
          <w:lang w:eastAsia="he-IL"/>
          <w:rPrChange w:id="3571" w:author="Kook Sec" w:date="2021-04-20T16:07:00Z">
            <w:rPr>
              <w:rFonts w:ascii="Times New Roman" w:eastAsia="Times New Roman" w:hAnsi="Times New Roman" w:hint="cs"/>
              <w:sz w:val="24"/>
              <w:rtl/>
              <w:lang w:eastAsia="he-IL"/>
            </w:rPr>
          </w:rPrChange>
        </w:rPr>
        <w:t xml:space="preserve"> או עבור חלקן כמפורט להלן:</w:t>
      </w:r>
    </w:p>
    <w:p w14:paraId="35493557"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72"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73" w:author="Kook Sec" w:date="2021-04-20T16:07:00Z">
            <w:rPr>
              <w:rFonts w:ascii="Times New Roman" w:eastAsia="Times New Roman" w:hAnsi="Times New Roman" w:hint="cs"/>
              <w:sz w:val="24"/>
              <w:rtl/>
              <w:lang w:eastAsia="he-IL"/>
            </w:rPr>
          </w:rPrChange>
        </w:rPr>
        <w:t>______________________________________________________________________________________________________________________________________________________</w:t>
      </w:r>
    </w:p>
    <w:p w14:paraId="549027BE"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74" w:author="Kook Sec" w:date="2021-04-20T16:07:00Z">
            <w:rPr>
              <w:rFonts w:ascii="Times New Roman" w:eastAsia="Times New Roman" w:hAnsi="Times New Roman"/>
              <w:sz w:val="24"/>
              <w:rtl/>
              <w:lang w:eastAsia="he-IL"/>
            </w:rPr>
          </w:rPrChange>
        </w:rPr>
      </w:pPr>
    </w:p>
    <w:p w14:paraId="39517565"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75"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76" w:author="Kook Sec" w:date="2021-04-20T16:07:00Z">
            <w:rPr>
              <w:rFonts w:ascii="Times New Roman" w:eastAsia="Times New Roman" w:hAnsi="Times New Roman" w:hint="cs"/>
              <w:sz w:val="24"/>
              <w:rtl/>
              <w:lang w:eastAsia="he-IL"/>
            </w:rPr>
          </w:rPrChange>
        </w:rPr>
        <w:t xml:space="preserve">ידוע לנו כי בכפוף להצהרתנו זו לעיל ולהלן, נמנעתם מלקזז מסכום היתרה הסופית, סכומים שלטענתכם, הייתם זכאים לקזז עפ"י החוזה הנ"ל. </w:t>
      </w:r>
    </w:p>
    <w:p w14:paraId="05118793"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7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78" w:author="Kook Sec" w:date="2021-04-20T16:07:00Z">
            <w:rPr>
              <w:rFonts w:ascii="Times New Roman" w:eastAsia="Times New Roman" w:hAnsi="Times New Roman" w:hint="cs"/>
              <w:sz w:val="24"/>
              <w:rtl/>
              <w:lang w:eastAsia="he-IL"/>
            </w:rPr>
          </w:rPrChange>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C8ACAC0"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79" w:author="Kook Sec" w:date="2021-04-20T16:07:00Z">
            <w:rPr>
              <w:rFonts w:ascii="Times New Roman" w:eastAsia="Times New Roman" w:hAnsi="Times New Roman"/>
              <w:sz w:val="24"/>
              <w:rtl/>
              <w:lang w:eastAsia="he-IL"/>
            </w:rPr>
          </w:rPrChange>
        </w:rPr>
      </w:pPr>
    </w:p>
    <w:p w14:paraId="4390F201"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81" w:author="Kook Sec" w:date="2021-04-20T16:07:00Z">
            <w:rPr>
              <w:rFonts w:ascii="Times New Roman" w:eastAsia="Times New Roman" w:hAnsi="Times New Roman" w:hint="cs"/>
              <w:sz w:val="24"/>
              <w:rtl/>
              <w:lang w:eastAsia="he-IL"/>
            </w:rPr>
          </w:rPrChange>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AA0EA6E"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2" w:author="Kook Sec" w:date="2021-04-20T16:07:00Z">
            <w:rPr>
              <w:rFonts w:ascii="Times New Roman" w:eastAsia="Times New Roman" w:hAnsi="Times New Roman"/>
              <w:sz w:val="24"/>
              <w:rtl/>
              <w:lang w:eastAsia="he-IL"/>
            </w:rPr>
          </w:rPrChange>
        </w:rPr>
      </w:pPr>
    </w:p>
    <w:p w14:paraId="7A4E3E2C"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3"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84" w:author="Kook Sec" w:date="2021-04-20T16:07:00Z">
            <w:rPr>
              <w:rFonts w:ascii="Times New Roman" w:eastAsia="Times New Roman" w:hAnsi="Times New Roman" w:hint="cs"/>
              <w:sz w:val="24"/>
              <w:rtl/>
              <w:lang w:eastAsia="he-IL"/>
            </w:rPr>
          </w:rPrChange>
        </w:rPr>
        <w:t>ידוע לנו כי אין בהצהרתנו זו כדי לגרוע מכל סעד לו זכאי המזמין על פי החוזה הנ"ל.</w:t>
      </w:r>
    </w:p>
    <w:p w14:paraId="26B41160"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5" w:author="Kook Sec" w:date="2021-04-20T16:07:00Z">
            <w:rPr>
              <w:rFonts w:ascii="Times New Roman" w:eastAsia="Times New Roman" w:hAnsi="Times New Roman"/>
              <w:sz w:val="24"/>
              <w:rtl/>
              <w:lang w:eastAsia="he-IL"/>
            </w:rPr>
          </w:rPrChange>
        </w:rPr>
      </w:pPr>
    </w:p>
    <w:p w14:paraId="650B5F39"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Change w:id="3586" w:author="Kook Sec" w:date="2021-04-20T16:07:00Z">
            <w:rPr>
              <w:rFonts w:ascii="Times New Roman" w:eastAsia="Times New Roman" w:hAnsi="Times New Roman"/>
              <w:b/>
              <w:bCs/>
              <w:sz w:val="24"/>
              <w:rtl/>
              <w:lang w:eastAsia="he-IL"/>
            </w:rPr>
          </w:rPrChange>
        </w:rPr>
      </w:pPr>
    </w:p>
    <w:p w14:paraId="0050F543"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b/>
          <w:bCs/>
          <w:sz w:val="24"/>
          <w:rtl/>
          <w:lang w:eastAsia="he-IL"/>
          <w:rPrChange w:id="3588" w:author="Kook Sec" w:date="2021-04-20T16:07:00Z">
            <w:rPr>
              <w:rFonts w:ascii="Times New Roman" w:eastAsia="Times New Roman" w:hAnsi="Times New Roman" w:hint="cs"/>
              <w:b/>
              <w:bCs/>
              <w:sz w:val="24"/>
              <w:rtl/>
              <w:lang w:eastAsia="he-IL"/>
            </w:rPr>
          </w:rPrChange>
        </w:rPr>
        <w:t>ולראיה באנו על החתום:</w:t>
      </w:r>
    </w:p>
    <w:p w14:paraId="3CDDBFDD"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89" w:author="Kook Sec" w:date="2021-04-20T16:07:00Z">
            <w:rPr>
              <w:rFonts w:ascii="Times New Roman" w:eastAsia="Times New Roman" w:hAnsi="Times New Roman"/>
              <w:sz w:val="24"/>
              <w:rtl/>
              <w:lang w:eastAsia="he-IL"/>
            </w:rPr>
          </w:rPrChange>
        </w:rPr>
      </w:pPr>
    </w:p>
    <w:p w14:paraId="221667CA"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590"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91" w:author="Kook Sec" w:date="2021-04-20T16:07:00Z">
            <w:rPr>
              <w:rFonts w:ascii="Times New Roman" w:eastAsia="Times New Roman" w:hAnsi="Times New Roman" w:hint="cs"/>
              <w:sz w:val="24"/>
              <w:rtl/>
              <w:lang w:eastAsia="he-IL"/>
            </w:rPr>
          </w:rPrChange>
        </w:rPr>
        <w:t xml:space="preserve">היום </w:t>
      </w:r>
      <w:r w:rsidRPr="00010762">
        <w:rPr>
          <w:rFonts w:ascii="Times New Roman" w:eastAsia="Times New Roman" w:hAnsi="Times New Roman" w:hint="cs"/>
          <w:sz w:val="24"/>
          <w:u w:val="single"/>
          <w:rtl/>
          <w:lang w:eastAsia="he-IL"/>
          <w:rPrChange w:id="3592" w:author="Kook Sec" w:date="2021-04-20T16:07:00Z">
            <w:rPr>
              <w:rFonts w:ascii="Times New Roman" w:eastAsia="Times New Roman" w:hAnsi="Times New Roman" w:hint="cs"/>
              <w:sz w:val="24"/>
              <w:u w:val="single"/>
              <w:rtl/>
              <w:lang w:eastAsia="he-IL"/>
            </w:rPr>
          </w:rPrChange>
        </w:rPr>
        <w:t xml:space="preserve">             </w:t>
      </w:r>
      <w:r w:rsidRPr="00010762">
        <w:rPr>
          <w:rFonts w:ascii="Times New Roman" w:eastAsia="Times New Roman" w:hAnsi="Times New Roman" w:hint="cs"/>
          <w:sz w:val="24"/>
          <w:rtl/>
          <w:lang w:eastAsia="he-IL"/>
          <w:rPrChange w:id="3593" w:author="Kook Sec" w:date="2021-04-20T16:07:00Z">
            <w:rPr>
              <w:rFonts w:ascii="Times New Roman" w:eastAsia="Times New Roman" w:hAnsi="Times New Roman" w:hint="cs"/>
              <w:sz w:val="24"/>
              <w:rtl/>
              <w:lang w:eastAsia="he-IL"/>
            </w:rPr>
          </w:rPrChange>
        </w:rPr>
        <w:t xml:space="preserve"> לחודש </w:t>
      </w:r>
      <w:r w:rsidRPr="00010762">
        <w:rPr>
          <w:rFonts w:ascii="Times New Roman" w:eastAsia="Times New Roman" w:hAnsi="Times New Roman" w:hint="cs"/>
          <w:sz w:val="24"/>
          <w:u w:val="single"/>
          <w:rtl/>
          <w:lang w:eastAsia="he-IL"/>
          <w:rPrChange w:id="3594" w:author="Kook Sec" w:date="2021-04-20T16:07:00Z">
            <w:rPr>
              <w:rFonts w:ascii="Times New Roman" w:eastAsia="Times New Roman" w:hAnsi="Times New Roman" w:hint="cs"/>
              <w:sz w:val="24"/>
              <w:u w:val="single"/>
              <w:rtl/>
              <w:lang w:eastAsia="he-IL"/>
            </w:rPr>
          </w:rPrChange>
        </w:rPr>
        <w:t xml:space="preserve">               </w:t>
      </w:r>
      <w:r w:rsidRPr="00010762">
        <w:rPr>
          <w:rFonts w:ascii="Times New Roman" w:eastAsia="Times New Roman" w:hAnsi="Times New Roman" w:hint="cs"/>
          <w:sz w:val="24"/>
          <w:rtl/>
          <w:lang w:eastAsia="he-IL"/>
          <w:rPrChange w:id="3595" w:author="Kook Sec" w:date="2021-04-20T16:07:00Z">
            <w:rPr>
              <w:rFonts w:ascii="Times New Roman" w:eastAsia="Times New Roman" w:hAnsi="Times New Roman" w:hint="cs"/>
              <w:sz w:val="24"/>
              <w:rtl/>
              <w:lang w:eastAsia="he-IL"/>
            </w:rPr>
          </w:rPrChange>
        </w:rPr>
        <w:t xml:space="preserve"> לשנה _________</w:t>
      </w:r>
    </w:p>
    <w:p w14:paraId="509884D4" w14:textId="77777777" w:rsidR="009E2846" w:rsidRPr="00010762"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Change w:id="3596" w:author="Kook Sec" w:date="2021-04-20T16:07:00Z">
            <w:rPr>
              <w:rFonts w:ascii="Times New Roman" w:eastAsia="Times New Roman" w:hAnsi="Times New Roman"/>
              <w:sz w:val="24"/>
              <w:rtl/>
              <w:lang w:eastAsia="he-IL"/>
            </w:rPr>
          </w:rPrChange>
        </w:rPr>
      </w:pPr>
    </w:p>
    <w:p w14:paraId="062C87B2"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Change w:id="3597"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598" w:author="Kook Sec" w:date="2021-04-20T16:07:00Z">
            <w:rPr>
              <w:rFonts w:ascii="Times New Roman" w:eastAsia="Times New Roman" w:hAnsi="Times New Roman" w:hint="cs"/>
              <w:sz w:val="24"/>
              <w:rtl/>
              <w:lang w:eastAsia="he-IL"/>
            </w:rPr>
          </w:rPrChange>
        </w:rPr>
        <w:t>חתימה וחותמת המתכנן:</w:t>
      </w:r>
    </w:p>
    <w:p w14:paraId="755E607F"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u w:val="single"/>
          <w:rtl/>
          <w:lang w:eastAsia="he-IL"/>
          <w:rPrChange w:id="3599" w:author="Kook Sec" w:date="2021-04-20T16:07:00Z">
            <w:rPr>
              <w:rFonts w:ascii="Times New Roman" w:eastAsia="Times New Roman" w:hAnsi="Times New Roman"/>
              <w:color w:val="00B0F0"/>
              <w:sz w:val="24"/>
              <w:u w:val="single"/>
              <w:rtl/>
              <w:lang w:eastAsia="he-IL"/>
            </w:rPr>
          </w:rPrChange>
        </w:rPr>
      </w:pPr>
      <w:r w:rsidRPr="00010762">
        <w:rPr>
          <w:rFonts w:ascii="Times New Roman" w:eastAsia="Times New Roman" w:hAnsi="Times New Roman" w:hint="cs"/>
          <w:sz w:val="24"/>
          <w:u w:val="single"/>
          <w:rtl/>
          <w:lang w:eastAsia="he-IL"/>
          <w:rPrChange w:id="3600" w:author="Kook Sec" w:date="2021-04-20T16:07:00Z">
            <w:rPr>
              <w:rFonts w:ascii="Times New Roman" w:eastAsia="Times New Roman" w:hAnsi="Times New Roman" w:hint="cs"/>
              <w:color w:val="00B0F0"/>
              <w:sz w:val="24"/>
              <w:u w:val="single"/>
              <w:rtl/>
              <w:lang w:eastAsia="he-IL"/>
            </w:rPr>
          </w:rPrChange>
        </w:rPr>
        <w:t xml:space="preserve">                  </w:t>
      </w:r>
    </w:p>
    <w:p w14:paraId="40A8E81D"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Change w:id="3601"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602" w:author="Kook Sec" w:date="2021-04-20T16:07:00Z">
            <w:rPr>
              <w:rFonts w:ascii="Times New Roman" w:eastAsia="Times New Roman" w:hAnsi="Times New Roman" w:hint="cs"/>
              <w:sz w:val="24"/>
              <w:rtl/>
              <w:lang w:eastAsia="he-IL"/>
            </w:rPr>
          </w:rPrChange>
        </w:rPr>
        <w:t xml:space="preserve">_______________________ </w:t>
      </w:r>
    </w:p>
    <w:p w14:paraId="2ADD83AB" w14:textId="77777777" w:rsidR="009E2846" w:rsidRPr="00010762"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Change w:id="3603" w:author="Kook Sec" w:date="2021-04-20T16:07:00Z">
            <w:rPr>
              <w:rFonts w:ascii="Times New Roman" w:eastAsia="Times New Roman" w:hAnsi="Times New Roman"/>
              <w:color w:val="00B0F0"/>
              <w:sz w:val="24"/>
              <w:rtl/>
              <w:lang w:eastAsia="he-IL"/>
            </w:rPr>
          </w:rPrChange>
        </w:rPr>
      </w:pPr>
      <w:r w:rsidRPr="00010762">
        <w:rPr>
          <w:rFonts w:ascii="Times New Roman" w:eastAsia="Times New Roman" w:hAnsi="Times New Roman" w:hint="cs"/>
          <w:sz w:val="24"/>
          <w:rtl/>
          <w:lang w:eastAsia="he-IL"/>
          <w:rPrChange w:id="3604" w:author="Kook Sec" w:date="2021-04-20T16:07:00Z">
            <w:rPr>
              <w:rFonts w:ascii="Times New Roman" w:eastAsia="Times New Roman" w:hAnsi="Times New Roman" w:hint="cs"/>
              <w:color w:val="00B0F0"/>
              <w:sz w:val="24"/>
              <w:rtl/>
              <w:lang w:eastAsia="he-IL"/>
            </w:rPr>
          </w:rPrChange>
        </w:rPr>
        <w:t xml:space="preserve">   </w:t>
      </w:r>
      <w:del w:id="3605" w:author="Kook Sec" w:date="2021-04-20T16:07:00Z">
        <w:r w:rsidRPr="00010762" w:rsidDel="00010762">
          <w:rPr>
            <w:rFonts w:ascii="Times New Roman" w:eastAsia="Times New Roman" w:hAnsi="Times New Roman" w:hint="cs"/>
            <w:sz w:val="24"/>
            <w:rtl/>
            <w:lang w:eastAsia="he-IL"/>
            <w:rPrChange w:id="3606" w:author="Kook Sec" w:date="2021-04-20T16:07:00Z">
              <w:rPr>
                <w:rFonts w:ascii="Times New Roman" w:eastAsia="Times New Roman" w:hAnsi="Times New Roman" w:hint="cs"/>
                <w:color w:val="00B0F0"/>
                <w:sz w:val="24"/>
                <w:rtl/>
                <w:lang w:eastAsia="he-IL"/>
              </w:rPr>
            </w:rPrChange>
          </w:rPr>
          <w:delText xml:space="preserve">          </w:delText>
        </w:r>
      </w:del>
      <w:r w:rsidRPr="00010762">
        <w:rPr>
          <w:rFonts w:ascii="Times New Roman" w:eastAsia="Times New Roman" w:hAnsi="Times New Roman" w:hint="cs"/>
          <w:sz w:val="24"/>
          <w:rtl/>
          <w:lang w:eastAsia="he-IL"/>
          <w:rPrChange w:id="3607" w:author="Kook Sec" w:date="2021-04-20T16:07:00Z">
            <w:rPr>
              <w:rFonts w:ascii="Times New Roman" w:eastAsia="Times New Roman" w:hAnsi="Times New Roman" w:hint="cs"/>
              <w:color w:val="00B0F0"/>
              <w:sz w:val="24"/>
              <w:rtl/>
              <w:lang w:eastAsia="he-IL"/>
            </w:rPr>
          </w:rPrChange>
        </w:rPr>
        <w:t xml:space="preserve">   </w:t>
      </w:r>
      <w:sdt>
        <w:sdtPr>
          <w:rPr>
            <w:rFonts w:ascii="Times New Roman" w:eastAsia="Times New Roman" w:hAnsi="Times New Roman"/>
            <w:sz w:val="20"/>
            <w:u w:val="single"/>
            <w:rtl/>
            <w:lang w:eastAsia="he-IL"/>
            <w:rPrChange w:id="3608" w:author="Kook Sec" w:date="2021-04-20T16:07:00Z">
              <w:rPr>
                <w:rFonts w:ascii="Times New Roman" w:eastAsia="Times New Roman" w:hAnsi="Times New Roman"/>
                <w:color w:val="00B0F0"/>
                <w:sz w:val="20"/>
                <w:u w:val="single"/>
                <w:rtl/>
                <w:lang w:eastAsia="he-IL"/>
              </w:rPr>
            </w:rPrChange>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609" w:author="Kook Sec" w:date="2021-04-20T16:07:00Z">
              <w:rPr/>
            </w:rPrChange>
          </w:rPr>
        </w:sdtEndPr>
        <w:sdtContent>
          <w:proofErr w:type="spellStart"/>
          <w:ins w:id="3610" w:author="Kook Sec" w:date="2021-04-20T15:44:00Z">
            <w:r w:rsidR="00010762" w:rsidRPr="00010762">
              <w:rPr>
                <w:rFonts w:ascii="Times New Roman" w:eastAsia="Times New Roman" w:hAnsi="Times New Roman"/>
                <w:sz w:val="20"/>
                <w:u w:val="single"/>
                <w:rtl/>
                <w:lang w:eastAsia="he-IL"/>
                <w:rPrChange w:id="3611" w:author="Kook Sec" w:date="2021-04-20T16:07:00Z">
                  <w:rPr>
                    <w:rFonts w:ascii="Times New Roman" w:eastAsia="Times New Roman" w:hAnsi="Times New Roman"/>
                    <w:color w:val="00B0F0"/>
                    <w:sz w:val="20"/>
                    <w:u w:val="single"/>
                    <w:rtl/>
                    <w:lang w:eastAsia="he-IL"/>
                  </w:rPr>
                </w:rPrChange>
              </w:rPr>
              <w:t>וי.אי</w:t>
            </w:r>
            <w:proofErr w:type="spellEnd"/>
            <w:r w:rsidR="00010762" w:rsidRPr="00010762">
              <w:rPr>
                <w:rFonts w:ascii="Times New Roman" w:eastAsia="Times New Roman" w:hAnsi="Times New Roman"/>
                <w:sz w:val="20"/>
                <w:u w:val="single"/>
                <w:rtl/>
                <w:lang w:eastAsia="he-IL"/>
                <w:rPrChange w:id="3612" w:author="Kook Sec" w:date="2021-04-20T16:07:00Z">
                  <w:rPr>
                    <w:rFonts w:ascii="Times New Roman" w:eastAsia="Times New Roman" w:hAnsi="Times New Roman"/>
                    <w:color w:val="00B0F0"/>
                    <w:sz w:val="20"/>
                    <w:u w:val="single"/>
                    <w:rtl/>
                    <w:lang w:eastAsia="he-IL"/>
                  </w:rPr>
                </w:rPrChange>
              </w:rPr>
              <w:t>. אס הנדסה בע"מ</w:t>
            </w:r>
          </w:ins>
        </w:sdtContent>
      </w:sdt>
    </w:p>
    <w:p w14:paraId="0F10F684"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Change w:id="3613" w:author="Kook Sec" w:date="2021-04-20T16:07:00Z">
            <w:rPr>
              <w:rFonts w:ascii="Times New Roman" w:eastAsia="Times New Roman" w:hAnsi="Times New Roman"/>
              <w:b/>
              <w:bCs/>
              <w:sz w:val="24"/>
              <w:rtl/>
              <w:lang w:eastAsia="he-IL"/>
            </w:rPr>
          </w:rPrChange>
        </w:rPr>
      </w:pPr>
    </w:p>
    <w:p w14:paraId="18CDCCB2"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Change w:id="3614" w:author="Kook Sec" w:date="2021-04-20T16:07:00Z">
            <w:rPr>
              <w:rFonts w:ascii="Times New Roman" w:eastAsia="Times New Roman" w:hAnsi="Times New Roman"/>
              <w:b/>
              <w:bCs/>
              <w:sz w:val="24"/>
              <w:rtl/>
              <w:lang w:eastAsia="he-IL"/>
            </w:rPr>
          </w:rPrChange>
        </w:rPr>
      </w:pPr>
    </w:p>
    <w:p w14:paraId="2A32789F"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Change w:id="3615" w:author="Kook Sec" w:date="2021-04-20T16:07:00Z">
            <w:rPr>
              <w:rFonts w:ascii="Times New Roman" w:eastAsia="Times New Roman" w:hAnsi="Times New Roman"/>
              <w:b/>
              <w:bCs/>
              <w:sz w:val="24"/>
              <w:rtl/>
              <w:lang w:eastAsia="he-IL"/>
            </w:rPr>
          </w:rPrChange>
        </w:rPr>
      </w:pPr>
    </w:p>
    <w:p w14:paraId="6D4A28D3"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616"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b/>
          <w:bCs/>
          <w:sz w:val="24"/>
          <w:rtl/>
          <w:lang w:eastAsia="he-IL"/>
          <w:rPrChange w:id="3617" w:author="Kook Sec" w:date="2021-04-20T16:07:00Z">
            <w:rPr>
              <w:rFonts w:ascii="Times New Roman" w:eastAsia="Times New Roman" w:hAnsi="Times New Roman" w:hint="cs"/>
              <w:b/>
              <w:bCs/>
              <w:sz w:val="24"/>
              <w:rtl/>
              <w:lang w:eastAsia="he-IL"/>
            </w:rPr>
          </w:rPrChange>
        </w:rPr>
        <w:t>אישור</w:t>
      </w:r>
    </w:p>
    <w:p w14:paraId="510D2847" w14:textId="77777777" w:rsidR="009E2846" w:rsidRPr="00010762"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Change w:id="3618"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619" w:author="Kook Sec" w:date="2021-04-20T16:07:00Z">
            <w:rPr>
              <w:rFonts w:ascii="Times New Roman" w:eastAsia="Times New Roman" w:hAnsi="Times New Roman" w:hint="cs"/>
              <w:sz w:val="24"/>
              <w:rtl/>
              <w:lang w:eastAsia="he-IL"/>
            </w:rPr>
          </w:rPrChange>
        </w:rPr>
        <w:t>אני הח"מ ____________________ עו"ד/רו"ח מאשר כי ה"ה _________________שחתימתם בצירוף חותמת _________________ (</w:t>
      </w:r>
      <w:proofErr w:type="spellStart"/>
      <w:r w:rsidRPr="00010762">
        <w:rPr>
          <w:rFonts w:ascii="Times New Roman" w:eastAsia="Times New Roman" w:hAnsi="Times New Roman" w:hint="cs"/>
          <w:sz w:val="24"/>
          <w:rtl/>
          <w:lang w:eastAsia="he-IL"/>
          <w:rPrChange w:id="3620" w:author="Kook Sec" w:date="2021-04-20T16:07:00Z">
            <w:rPr>
              <w:rFonts w:ascii="Times New Roman" w:eastAsia="Times New Roman" w:hAnsi="Times New Roman" w:hint="cs"/>
              <w:sz w:val="24"/>
              <w:rtl/>
              <w:lang w:eastAsia="he-IL"/>
            </w:rPr>
          </w:rPrChange>
        </w:rPr>
        <w:t>להלן:"</w:t>
      </w:r>
      <w:r w:rsidRPr="00010762">
        <w:rPr>
          <w:rFonts w:ascii="Times New Roman" w:eastAsia="Times New Roman" w:hAnsi="Times New Roman" w:hint="cs"/>
          <w:b/>
          <w:bCs/>
          <w:sz w:val="24"/>
          <w:rtl/>
          <w:lang w:eastAsia="he-IL"/>
          <w:rPrChange w:id="3621" w:author="Kook Sec" w:date="2021-04-20T16:07:00Z">
            <w:rPr>
              <w:rFonts w:ascii="Times New Roman" w:eastAsia="Times New Roman" w:hAnsi="Times New Roman" w:hint="cs"/>
              <w:b/>
              <w:bCs/>
              <w:sz w:val="24"/>
              <w:rtl/>
              <w:lang w:eastAsia="he-IL"/>
            </w:rPr>
          </w:rPrChange>
        </w:rPr>
        <w:t>החברה</w:t>
      </w:r>
      <w:proofErr w:type="spellEnd"/>
      <w:r w:rsidRPr="00010762">
        <w:rPr>
          <w:rFonts w:ascii="Times New Roman" w:eastAsia="Times New Roman" w:hAnsi="Times New Roman" w:hint="cs"/>
          <w:sz w:val="24"/>
          <w:rtl/>
          <w:lang w:eastAsia="he-IL"/>
          <w:rPrChange w:id="3622" w:author="Kook Sec" w:date="2021-04-20T16:07:00Z">
            <w:rPr>
              <w:rFonts w:ascii="Times New Roman" w:eastAsia="Times New Roman" w:hAnsi="Times New Roman" w:hint="cs"/>
              <w:sz w:val="24"/>
              <w:rtl/>
              <w:lang w:eastAsia="he-IL"/>
            </w:rPr>
          </w:rPrChange>
        </w:rPr>
        <w:t>") ו/או שמה המודפס מחייבת את החברה לכל דבר וענין, חתמו בפני על מסמך זה.</w:t>
      </w:r>
    </w:p>
    <w:p w14:paraId="00CF0EED" w14:textId="77777777" w:rsidR="009E2846" w:rsidRPr="00010762"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Change w:id="3623" w:author="Kook Sec" w:date="2021-04-20T16:07:00Z">
            <w:rPr>
              <w:rFonts w:ascii="Times New Roman" w:eastAsia="Times New Roman" w:hAnsi="Times New Roman"/>
              <w:sz w:val="24"/>
              <w:rtl/>
              <w:lang w:eastAsia="he-IL"/>
            </w:rPr>
          </w:rPrChange>
        </w:rPr>
      </w:pPr>
    </w:p>
    <w:p w14:paraId="227C597D" w14:textId="77777777" w:rsidR="009E2846" w:rsidRPr="00010762"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Change w:id="3624" w:author="Kook Sec" w:date="2021-04-20T16:07:00Z">
            <w:rPr>
              <w:rFonts w:ascii="Times New Roman" w:eastAsia="Times New Roman" w:hAnsi="Times New Roman"/>
              <w:sz w:val="24"/>
              <w:rtl/>
              <w:lang w:eastAsia="he-IL"/>
            </w:rPr>
          </w:rPrChange>
        </w:rPr>
      </w:pPr>
      <w:r w:rsidRPr="00010762">
        <w:rPr>
          <w:rFonts w:ascii="Times New Roman" w:eastAsia="Times New Roman" w:hAnsi="Times New Roman" w:hint="cs"/>
          <w:sz w:val="24"/>
          <w:rtl/>
          <w:lang w:eastAsia="he-IL"/>
          <w:rPrChange w:id="3625" w:author="Kook Sec" w:date="2021-04-20T16:07:00Z">
            <w:rPr>
              <w:rFonts w:ascii="Times New Roman" w:eastAsia="Times New Roman" w:hAnsi="Times New Roman" w:hint="cs"/>
              <w:sz w:val="24"/>
              <w:rtl/>
              <w:lang w:eastAsia="he-IL"/>
            </w:rPr>
          </w:rPrChange>
        </w:rPr>
        <w:t xml:space="preserve">    תאריך : _______   </w:t>
      </w:r>
      <w:r w:rsidRPr="00010762">
        <w:rPr>
          <w:rFonts w:ascii="Times New Roman" w:eastAsia="Times New Roman" w:hAnsi="Times New Roman" w:hint="cs"/>
          <w:sz w:val="24"/>
          <w:rtl/>
          <w:lang w:eastAsia="he-IL"/>
          <w:rPrChange w:id="3626" w:author="Kook Sec" w:date="2021-04-20T16:07:00Z">
            <w:rPr>
              <w:rFonts w:ascii="Times New Roman" w:eastAsia="Times New Roman" w:hAnsi="Times New Roman" w:hint="cs"/>
              <w:sz w:val="24"/>
              <w:rtl/>
              <w:lang w:eastAsia="he-IL"/>
            </w:rPr>
          </w:rPrChange>
        </w:rPr>
        <w:tab/>
        <w:t>חתימה וחותמת עו"ד/רו"ח : _______________________</w:t>
      </w:r>
    </w:p>
    <w:p w14:paraId="1781DD84" w14:textId="77777777" w:rsidR="009E2846" w:rsidRPr="00010762"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Change w:id="3627" w:author="Kook Sec" w:date="2021-04-20T16:07:00Z">
            <w:rPr>
              <w:rFonts w:ascii="Times New Roman" w:eastAsia="Times New Roman" w:hAnsi="Times New Roman"/>
              <w:sz w:val="20"/>
              <w:szCs w:val="20"/>
              <w:rtl/>
              <w:lang w:eastAsia="he-IL"/>
            </w:rPr>
          </w:rPrChange>
        </w:rPr>
      </w:pPr>
    </w:p>
    <w:p w14:paraId="6C1BCC68" w14:textId="77777777" w:rsidR="009E2846" w:rsidRPr="00010762"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Change w:id="3628" w:author="Kook Sec" w:date="2021-04-20T16:07:00Z">
            <w:rPr>
              <w:rFonts w:ascii="Times New Roman" w:eastAsia="Times New Roman" w:hAnsi="Times New Roman"/>
              <w:sz w:val="20"/>
              <w:lang w:eastAsia="he-IL"/>
            </w:rPr>
          </w:rPrChange>
        </w:rPr>
      </w:pPr>
    </w:p>
    <w:p w14:paraId="017DA3DD" w14:textId="77777777" w:rsidR="009E2846" w:rsidRPr="00010762" w:rsidRDefault="009E2846" w:rsidP="009E2846">
      <w:pPr>
        <w:widowControl w:val="0"/>
        <w:spacing w:before="0" w:beforeAutospacing="0" w:after="0" w:afterAutospacing="0" w:line="240" w:lineRule="auto"/>
        <w:jc w:val="both"/>
        <w:rPr>
          <w:rFonts w:ascii="Times New Roman" w:eastAsia="Times New Roman" w:hAnsi="Times New Roman"/>
          <w:sz w:val="18"/>
          <w:szCs w:val="18"/>
          <w:rtl/>
          <w:lang w:eastAsia="he-IL"/>
          <w:rPrChange w:id="3629" w:author="Kook Sec" w:date="2021-04-20T16:07:00Z">
            <w:rPr>
              <w:rFonts w:ascii="Times New Roman" w:eastAsia="Times New Roman" w:hAnsi="Times New Roman"/>
              <w:color w:val="999999"/>
              <w:sz w:val="18"/>
              <w:szCs w:val="18"/>
              <w:rtl/>
              <w:lang w:eastAsia="he-IL"/>
            </w:rPr>
          </w:rPrChange>
        </w:rPr>
      </w:pPr>
    </w:p>
    <w:p w14:paraId="4C040AB5" w14:textId="77777777" w:rsidR="009E2846" w:rsidRPr="00010762" w:rsidRDefault="009E2846" w:rsidP="009E2846">
      <w:pPr>
        <w:spacing w:before="0" w:beforeAutospacing="0" w:after="0" w:afterAutospacing="0" w:line="240" w:lineRule="auto"/>
        <w:rPr>
          <w:rFonts w:ascii="Times New Roman" w:eastAsia="Times New Roman" w:hAnsi="Times New Roman"/>
          <w:sz w:val="20"/>
          <w:rtl/>
          <w:rPrChange w:id="3630" w:author="Kook Sec" w:date="2021-04-20T16:07:00Z">
            <w:rPr>
              <w:rFonts w:ascii="Times New Roman" w:eastAsia="Times New Roman" w:hAnsi="Times New Roman"/>
              <w:sz w:val="20"/>
              <w:rtl/>
            </w:rPr>
          </w:rPrChange>
        </w:rPr>
      </w:pPr>
    </w:p>
    <w:p w14:paraId="521BAF26" w14:textId="77777777" w:rsidR="001835AB" w:rsidRPr="00010762" w:rsidRDefault="001835AB" w:rsidP="001835AB">
      <w:pPr>
        <w:spacing w:before="0" w:beforeAutospacing="0" w:after="0" w:afterAutospacing="0" w:line="240" w:lineRule="auto"/>
        <w:rPr>
          <w:rFonts w:ascii="Times New Roman" w:eastAsia="Times New Roman" w:hAnsi="Times New Roman"/>
          <w:sz w:val="24"/>
          <w:rtl/>
          <w:rPrChange w:id="3631" w:author="Kook Sec" w:date="2021-04-20T16:07:00Z">
            <w:rPr>
              <w:rFonts w:ascii="Times New Roman" w:eastAsia="Times New Roman" w:hAnsi="Times New Roman"/>
              <w:sz w:val="24"/>
              <w:rtl/>
            </w:rPr>
          </w:rPrChange>
        </w:rPr>
      </w:pPr>
    </w:p>
    <w:p w14:paraId="0B1B319B" w14:textId="77777777" w:rsidR="001835AB" w:rsidRPr="00010762"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Change w:id="3632" w:author="Kook Sec" w:date="2021-04-20T16:07:00Z">
            <w:rPr>
              <w:rFonts w:ascii="Times New Roman" w:eastAsia="Times New Roman" w:hAnsi="Times New Roman"/>
              <w:sz w:val="20"/>
              <w:rtl/>
            </w:rPr>
          </w:rPrChange>
        </w:rPr>
      </w:pPr>
    </w:p>
    <w:p w14:paraId="2D4AB0E5" w14:textId="77777777" w:rsidR="001A69D5" w:rsidRPr="00010762" w:rsidRDefault="001A69D5" w:rsidP="00853FB4">
      <w:pPr>
        <w:rPr>
          <w:rPrChange w:id="3633" w:author="Kook Sec" w:date="2021-04-20T16:07:00Z">
            <w:rPr/>
          </w:rPrChange>
        </w:rPr>
      </w:pPr>
    </w:p>
    <w:sectPr w:rsidR="001A69D5" w:rsidRPr="00010762" w:rsidSect="00CF334C">
      <w:headerReference w:type="default" r:id="rId15"/>
      <w:footerReference w:type="default" r:id="rId16"/>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94512" w14:textId="77777777" w:rsidR="00010762" w:rsidRDefault="00010762" w:rsidP="00AF234B">
      <w:pPr>
        <w:spacing w:before="0" w:after="0" w:line="240" w:lineRule="auto"/>
      </w:pPr>
      <w:r>
        <w:separator/>
      </w:r>
    </w:p>
  </w:endnote>
  <w:endnote w:type="continuationSeparator" w:id="0">
    <w:p w14:paraId="4F44D0B6" w14:textId="77777777" w:rsidR="00010762" w:rsidRDefault="00010762" w:rsidP="00AF234B">
      <w:pPr>
        <w:spacing w:before="0" w:after="0" w:line="240" w:lineRule="auto"/>
      </w:pPr>
      <w:r>
        <w:continuationSeparator/>
      </w:r>
    </w:p>
  </w:endnote>
  <w:endnote w:type="continuationNotice" w:id="1">
    <w:p w14:paraId="2B8B126C" w14:textId="77777777" w:rsidR="00010762" w:rsidRDefault="0001076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2"/>
      <w:gridCol w:w="2810"/>
      <w:gridCol w:w="233"/>
      <w:gridCol w:w="1047"/>
      <w:gridCol w:w="1774"/>
    </w:tblGrid>
    <w:tr w:rsidR="00487C69" w:rsidRPr="00487C69" w14:paraId="52C8C1A3" w14:textId="77777777" w:rsidTr="00623070">
      <w:tc>
        <w:tcPr>
          <w:tcW w:w="753" w:type="dxa"/>
        </w:tcPr>
        <w:p w14:paraId="54A525FA"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EAEB884" w14:textId="77777777" w:rsidR="00487C69" w:rsidRPr="00487C69" w:rsidRDefault="00010762" w:rsidP="00487C69">
              <w:pPr>
                <w:tabs>
                  <w:tab w:val="center" w:pos="4153"/>
                  <w:tab w:val="right" w:pos="8306"/>
                </w:tabs>
                <w:spacing w:before="0" w:after="0" w:line="240" w:lineRule="auto"/>
                <w:rPr>
                  <w:rFonts w:ascii="David" w:hAnsi="David" w:cstheme="minorBidi"/>
                  <w:color w:val="00B0F0"/>
                  <w:sz w:val="20"/>
                  <w:szCs w:val="20"/>
                  <w:rtl/>
                </w:rPr>
              </w:pPr>
              <w:ins w:id="3634" w:author="Kook Sec" w:date="2021-04-20T15:45:00Z">
                <w:r w:rsidRPr="00010762">
                  <w:rPr>
                    <w:rtl/>
                  </w:rPr>
                  <w:t>א.מ. ישראל מגורים פיתוח בע"מ</w:t>
                </w:r>
              </w:ins>
            </w:p>
          </w:tc>
        </w:sdtContent>
      </w:sdt>
      <w:tc>
        <w:tcPr>
          <w:tcW w:w="2232" w:type="dxa"/>
        </w:tcPr>
        <w:p w14:paraId="6FE991D7"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6E8CE8E7" w14:textId="77777777" w:rsidR="00487C69" w:rsidRPr="00487C69" w:rsidRDefault="00487C69"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2ECFD33D"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5E7A598"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487C69" w:rsidRPr="00487C69" w14:paraId="2DEE9394" w14:textId="77777777" w:rsidTr="00623070">
      <w:tc>
        <w:tcPr>
          <w:tcW w:w="753" w:type="dxa"/>
        </w:tcPr>
        <w:p w14:paraId="7AB96925"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603B5F7" w14:textId="77777777" w:rsidR="00487C69" w:rsidRPr="00487C69" w:rsidRDefault="00010762" w:rsidP="00487C69">
              <w:pPr>
                <w:tabs>
                  <w:tab w:val="center" w:pos="4153"/>
                  <w:tab w:val="right" w:pos="8306"/>
                </w:tabs>
                <w:spacing w:before="0" w:after="0" w:line="240" w:lineRule="auto"/>
                <w:rPr>
                  <w:rFonts w:ascii="David" w:hAnsi="David" w:cstheme="minorBidi"/>
                  <w:color w:val="00B0F0"/>
                  <w:sz w:val="20"/>
                  <w:szCs w:val="20"/>
                  <w:rtl/>
                </w:rPr>
              </w:pPr>
              <w:proofErr w:type="spellStart"/>
              <w:ins w:id="3635" w:author="Kook Sec" w:date="2021-04-20T15:44:00Z">
                <w:r w:rsidRPr="00010762">
                  <w:rPr>
                    <w:rtl/>
                  </w:rPr>
                  <w:t>וי.אי</w:t>
                </w:r>
                <w:proofErr w:type="spellEnd"/>
                <w:r w:rsidRPr="00010762">
                  <w:rPr>
                    <w:rtl/>
                  </w:rPr>
                  <w:t>. אס הנדסה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87C69" w:rsidRPr="00487C69" w14:paraId="60F6A900" w14:textId="77777777" w:rsidTr="00623070">
            <w:trPr>
              <w:trHeight w:val="201"/>
            </w:trPr>
            <w:tc>
              <w:tcPr>
                <w:tcW w:w="926" w:type="dxa"/>
              </w:tcPr>
              <w:p w14:paraId="47689295"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1CC2D68" w14:textId="77777777" w:rsidR="00487C69" w:rsidRPr="00487C69" w:rsidRDefault="00487C69"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71BE4402"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2B43E6D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66FC2936"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72C5EBA8" w14:textId="77777777" w:rsidR="00487C69" w:rsidRPr="00487C69" w:rsidRDefault="00010762"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87C69" w:rsidRPr="00487C69">
                <w:rPr>
                  <w:rFonts w:ascii="David" w:hAnsi="David" w:cstheme="minorBidi"/>
                  <w:color w:val="00B0F0"/>
                  <w:sz w:val="20"/>
                  <w:szCs w:val="20"/>
                  <w:rtl/>
                </w:rPr>
                <w:t>[סטטוס חוזה]</w:t>
              </w:r>
            </w:sdtContent>
          </w:sdt>
        </w:p>
      </w:tc>
    </w:tr>
    <w:tr w:rsidR="00487C69" w:rsidRPr="00487C69" w14:paraId="2CE004D2" w14:textId="77777777" w:rsidTr="00623070">
      <w:trPr>
        <w:trHeight w:val="80"/>
      </w:trPr>
      <w:tc>
        <w:tcPr>
          <w:tcW w:w="753" w:type="dxa"/>
        </w:tcPr>
        <w:p w14:paraId="34A05ED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07645D25"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3055F689"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6CDFB20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5CBE4CC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0B934C3A"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r>
  </w:tbl>
  <w:p w14:paraId="2925A529" w14:textId="77777777" w:rsidR="00E64AE3" w:rsidRPr="00487C69" w:rsidRDefault="00487C69"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xml:space="preserve">© </w:t>
    </w:r>
    <w:proofErr w:type="spellStart"/>
    <w:r w:rsidRPr="00487C69">
      <w:rPr>
        <w:rFonts w:ascii="Arial" w:hAnsi="Arial" w:cs="Arial"/>
        <w:sz w:val="16"/>
        <w:szCs w:val="16"/>
        <w:rtl/>
      </w:rPr>
      <w:t>וקסלר</w:t>
    </w:r>
    <w:proofErr w:type="spellEnd"/>
    <w:r w:rsidRPr="00487C69">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4275C" w14:textId="77777777" w:rsidR="00010762" w:rsidRDefault="00010762" w:rsidP="00AF234B">
      <w:pPr>
        <w:spacing w:before="0" w:after="0" w:line="240" w:lineRule="auto"/>
      </w:pPr>
      <w:r>
        <w:separator/>
      </w:r>
    </w:p>
  </w:footnote>
  <w:footnote w:type="continuationSeparator" w:id="0">
    <w:p w14:paraId="03BE6A67" w14:textId="77777777" w:rsidR="00010762" w:rsidRDefault="00010762" w:rsidP="00AF234B">
      <w:pPr>
        <w:spacing w:before="0" w:after="0" w:line="240" w:lineRule="auto"/>
      </w:pPr>
      <w:r>
        <w:continuationSeparator/>
      </w:r>
    </w:p>
  </w:footnote>
  <w:footnote w:type="continuationNotice" w:id="1">
    <w:p w14:paraId="3B34197F" w14:textId="77777777" w:rsidR="00010762" w:rsidRDefault="0001076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EndPr/>
    <w:sdtContent>
      <w:p w14:paraId="0CD20412" w14:textId="77777777" w:rsidR="00E64AE3" w:rsidRDefault="00E64AE3" w:rsidP="00CF334C">
        <w:pPr>
          <w:pStyle w:val="a3"/>
          <w:jc w:val="center"/>
        </w:pPr>
        <w:r>
          <w:fldChar w:fldCharType="begin"/>
        </w:r>
        <w:r>
          <w:instrText xml:space="preserve"> PAGE   \* MERGEFORMAT </w:instrText>
        </w:r>
        <w:r>
          <w:fldChar w:fldCharType="separate"/>
        </w:r>
        <w:r w:rsidR="00820FCA">
          <w:rPr>
            <w:noProof/>
            <w:rtl/>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0762"/>
    <w:rsid w:val="00134C85"/>
    <w:rsid w:val="001835AB"/>
    <w:rsid w:val="001A0C3C"/>
    <w:rsid w:val="001A69D5"/>
    <w:rsid w:val="00214ACF"/>
    <w:rsid w:val="00272745"/>
    <w:rsid w:val="002B2234"/>
    <w:rsid w:val="002F2747"/>
    <w:rsid w:val="003160E8"/>
    <w:rsid w:val="003F4502"/>
    <w:rsid w:val="004751C6"/>
    <w:rsid w:val="00487C69"/>
    <w:rsid w:val="005475D8"/>
    <w:rsid w:val="00552E11"/>
    <w:rsid w:val="005D6301"/>
    <w:rsid w:val="00666119"/>
    <w:rsid w:val="0072103C"/>
    <w:rsid w:val="00740118"/>
    <w:rsid w:val="00820FCA"/>
    <w:rsid w:val="008520F8"/>
    <w:rsid w:val="00853FB4"/>
    <w:rsid w:val="008C64C6"/>
    <w:rsid w:val="00942177"/>
    <w:rsid w:val="009E2846"/>
    <w:rsid w:val="00A42271"/>
    <w:rsid w:val="00AF234B"/>
    <w:rsid w:val="00B158C8"/>
    <w:rsid w:val="00BD72C4"/>
    <w:rsid w:val="00BE17B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02C4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44785"/>
    <w:rsid w:val="0032380B"/>
    <w:rsid w:val="003D3172"/>
    <w:rsid w:val="004628EB"/>
    <w:rsid w:val="006865A5"/>
    <w:rsid w:val="009C688F"/>
    <w:rsid w:val="00BF7EDD"/>
    <w:rsid w:val="00FF6762"/>
    <w:rsid w:val="00FF6D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F6DD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 w:type="paragraph" w:customStyle="1" w:styleId="ECF64F90982B4B3E89EBCEE4B88551CA">
    <w:name w:val="ECF64F90982B4B3E89EBCEE4B88551CA"/>
    <w:rsid w:val="00FF6DD6"/>
  </w:style>
  <w:style w:type="paragraph" w:customStyle="1" w:styleId="3F6EBE01D0FB4BE69E1A20C7BD963CE3">
    <w:name w:val="3F6EBE01D0FB4BE69E1A20C7BD963CE3"/>
    <w:rsid w:val="00FF6D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02A24-4747-42B5-AEDC-776283C4FE94}"/>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783843CD-8BF4-4914-9DF2-A0C869C16F82}"/>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EC22E272-BDE3-48BF-AA10-8D47E6BC3887}"/>
</file>

<file path=customXml/itemProps6.xml><?xml version="1.0" encoding="utf-8"?>
<ds:datastoreItem xmlns:ds="http://schemas.openxmlformats.org/officeDocument/2006/customXml" ds:itemID="{A8A4D2A2-AD28-4EB0-A3EF-110E0692DD57}"/>
</file>

<file path=docProps/app.xml><?xml version="1.0" encoding="utf-8"?>
<Properties xmlns="http://schemas.openxmlformats.org/officeDocument/2006/extended-properties" xmlns:vt="http://schemas.openxmlformats.org/officeDocument/2006/docPropsVTypes">
  <Template>Normal</Template>
  <TotalTime>34</TotalTime>
  <Pages>33</Pages>
  <Words>9306</Words>
  <Characters>53049</Characters>
  <Application>Microsoft Office Word</Application>
  <DocSecurity>0</DocSecurity>
  <Lines>442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2021-04-20T12:33:00Z</dcterms:created>
  <dcterms:modified xsi:type="dcterms:W3CDTF">2021-04-20T13:08:00Z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cf39c6fc-849f-44d9-9a72-b621b3a19579</vt:lpwstr>
  </property>
</Properties>
</file>