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7735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E0FED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C577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D44B4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58642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E069D6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ED180E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37A789EE" wp14:editId="31632E07">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64C4F1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8828EA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A77528"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466D3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D920E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D07890"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AE182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4FE0B8E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21521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586CE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573E6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00BBE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523E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AFE582"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C047EB9" w14:textId="77777777" w:rsidR="003C30D7" w:rsidRPr="00B27B4C" w:rsidRDefault="004908F5"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1-01-24T16:37:00Z">
            <w:r w:rsidRPr="00CA4434">
              <w:rPr>
                <w:rFonts w:ascii="Times New Roman" w:eastAsia="Times New Roman" w:hAnsi="Times New Roman" w:cs="David"/>
                <w:bCs/>
                <w:sz w:val="32"/>
                <w:szCs w:val="32"/>
                <w:u w:val="single"/>
                <w:rtl/>
                <w:lang w:eastAsia="he-IL"/>
              </w:rPr>
              <w:t>א.מ. ישראל מגורים פיתוח בע"מ</w:t>
            </w:r>
          </w:ins>
        </w:p>
      </w:sdtContent>
    </w:sdt>
    <w:p w14:paraId="437E5886"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116D3EF" w14:textId="77777777" w:rsidR="003C30D7" w:rsidRPr="00B27B4C" w:rsidRDefault="004908F5"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1-01-24T16:37:00Z">
            <w:r>
              <w:rPr>
                <w:rFonts w:ascii="Times New Roman" w:eastAsia="Times New Roman" w:hAnsi="Times New Roman" w:cs="David" w:hint="cs"/>
                <w:bCs/>
                <w:sz w:val="32"/>
                <w:szCs w:val="32"/>
                <w:u w:val="single"/>
                <w:rtl/>
                <w:lang w:eastAsia="he-IL"/>
              </w:rPr>
              <w:t>מורדות ארנונה</w:t>
            </w:r>
          </w:ins>
        </w:p>
      </w:sdtContent>
    </w:sdt>
    <w:p w14:paraId="43CD6E10"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04276A"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68F1E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1560C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2E395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5A74E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449C6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30583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B4C5B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11DD0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58AC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E395F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FC4F9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8706B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1860C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46BAF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807B4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0697A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F3DBD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45DE1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65CC0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521BC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01D58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69634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1350E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14404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F3D09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97348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C7F1E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9829F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8FF7D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2516DA"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4EEA9850"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8E21D3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35878CE4"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2C34CC5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090D4D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4219C4"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customXmlInsRangeStart w:id="2" w:author="Kook Sec" w:date="2021-01-24T16:40:00Z"/>
    <w:sdt>
      <w:sdtPr>
        <w:rPr>
          <w:rFonts w:ascii="Calibri" w:eastAsia="Calibri" w:hAnsi="Calibri" w:cs="Arial"/>
          <w:color w:val="800080"/>
          <w:rtl/>
        </w:rPr>
        <w:alias w:val="צד א בחוזה"/>
        <w:tag w:val="cntTzadA"/>
        <w:id w:val="-557089643"/>
        <w:placeholder>
          <w:docPart w:val="FCA3325C8F0D42869EC8ED1AC8A534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InsRangeEnd w:id="2"/>
        <w:p w14:paraId="35E34FFE" w14:textId="77777777" w:rsidR="004908F5" w:rsidRDefault="004908F5" w:rsidP="004908F5">
          <w:pPr>
            <w:widowControl w:val="0"/>
            <w:spacing w:before="0" w:beforeAutospacing="0" w:after="0" w:afterAutospacing="0" w:line="240" w:lineRule="auto"/>
            <w:ind w:left="2880" w:firstLine="26"/>
            <w:rPr>
              <w:ins w:id="3" w:author="Kook Sec" w:date="2021-01-24T16:40:00Z"/>
              <w:color w:val="800080"/>
              <w:rtl/>
            </w:rPr>
          </w:pPr>
          <w:ins w:id="4" w:author="Kook Sec" w:date="2021-01-24T16:40:00Z">
            <w:r w:rsidRPr="004908F5">
              <w:rPr>
                <w:rFonts w:ascii="Calibri" w:eastAsia="Calibri" w:hAnsi="Calibri" w:cs="Arial"/>
                <w:color w:val="800080"/>
                <w:rtl/>
              </w:rPr>
              <w:t>א.מ. ישראל מגורים פיתוח בע"מ</w:t>
            </w:r>
          </w:ins>
          <w:r>
            <w:rPr>
              <w:rFonts w:ascii="Calibri" w:eastAsia="Calibri" w:hAnsi="Calibri" w:cs="Arial"/>
              <w:color w:val="800080"/>
              <w:rtl/>
            </w:rPr>
            <w:br/>
          </w:r>
          <w:ins w:id="5" w:author="Kook Sec" w:date="2021-01-24T16:40:00Z">
            <w:r w:rsidRPr="004908F5">
              <w:rPr>
                <w:rFonts w:ascii="Calibri" w:eastAsia="Calibri" w:hAnsi="Calibri" w:cs="Arial"/>
                <w:color w:val="800080"/>
                <w:rtl/>
              </w:rPr>
              <w:t>יוני נתניהו 1 ג' אור יהודה</w:t>
            </w:r>
          </w:ins>
          <w:r>
            <w:rPr>
              <w:rFonts w:ascii="Calibri" w:eastAsia="Calibri" w:hAnsi="Calibri" w:cs="Arial"/>
              <w:color w:val="800080"/>
              <w:rtl/>
            </w:rPr>
            <w:br/>
          </w:r>
          <w:ins w:id="6" w:author="Kook Sec" w:date="2021-01-24T16:40:00Z">
            <w:r w:rsidRPr="004908F5">
              <w:rPr>
                <w:rFonts w:ascii="Calibri" w:eastAsia="Calibri" w:hAnsi="Calibri" w:cs="Arial"/>
                <w:color w:val="800080"/>
                <w:rtl/>
              </w:rPr>
              <w:t>513313148</w:t>
            </w:r>
          </w:ins>
          <w:r>
            <w:rPr>
              <w:rFonts w:ascii="Calibri" w:eastAsia="Calibri" w:hAnsi="Calibri" w:cs="Arial"/>
              <w:color w:val="800080"/>
              <w:rtl/>
            </w:rPr>
            <w:br/>
          </w:r>
        </w:p>
        <w:customXmlInsRangeStart w:id="7" w:author="Kook Sec" w:date="2021-01-24T16:40:00Z"/>
      </w:sdtContent>
    </w:sdt>
    <w:customXmlInsRangeEnd w:id="7"/>
    <w:p w14:paraId="6C8095C4" w14:textId="77777777" w:rsidR="00776496" w:rsidRPr="00776496" w:rsidDel="004908F5" w:rsidRDefault="004908F5" w:rsidP="004908F5">
      <w:pPr>
        <w:widowControl w:val="0"/>
        <w:spacing w:before="0" w:beforeAutospacing="0" w:after="0" w:afterAutospacing="0" w:line="240" w:lineRule="auto"/>
        <w:ind w:left="2880" w:firstLine="720"/>
        <w:rPr>
          <w:del w:id="8" w:author="Kook Sec" w:date="2021-01-24T16:40:00Z"/>
          <w:rFonts w:ascii="Times New Roman" w:eastAsia="Times New Roman" w:hAnsi="Times New Roman" w:cs="David"/>
          <w:color w:val="008000"/>
          <w:sz w:val="24"/>
          <w:szCs w:val="24"/>
          <w:rtl/>
        </w:rPr>
      </w:pPr>
      <w:ins w:id="9" w:author="Kook Sec" w:date="2021-01-24T16:40:00Z">
        <w:r w:rsidDel="004908F5">
          <w:rPr>
            <w:rFonts w:ascii="Times New Roman" w:eastAsia="Times New Roman" w:hAnsi="Times New Roman" w:cs="David"/>
            <w:color w:val="800080"/>
            <w:sz w:val="24"/>
            <w:szCs w:val="24"/>
            <w:rtl/>
          </w:rPr>
          <w:t xml:space="preserve"> </w:t>
        </w:r>
      </w:ins>
      <w:customXmlDelRangeStart w:id="10" w:author="Kook Sec" w:date="2021-01-24T16:40:00Z"/>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customXmlDelRangeEnd w:id="10"/>
          <w:customXmlDelRangeStart w:id="11" w:author="Kook Sec" w:date="2021-01-24T16:40:00Z"/>
        </w:sdtContent>
      </w:sdt>
      <w:customXmlDelRangeEnd w:id="11"/>
    </w:p>
    <w:p w14:paraId="1BFE7FE2"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0D7CC85D"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071F414D"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518CC36"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335F1806" w14:textId="581980C9" w:rsidR="00776496" w:rsidRDefault="006C631D" w:rsidP="00776496">
      <w:pPr>
        <w:widowControl w:val="0"/>
        <w:spacing w:before="0" w:beforeAutospacing="0" w:after="0" w:afterAutospacing="0" w:line="240" w:lineRule="auto"/>
        <w:jc w:val="center"/>
        <w:rPr>
          <w:ins w:id="12" w:author="Kook Sec" w:date="2021-10-21T10:18:00Z"/>
          <w:rFonts w:ascii="Times New Roman" w:eastAsia="Times New Roman" w:hAnsi="Times New Roman" w:cs="David"/>
          <w:sz w:val="24"/>
          <w:szCs w:val="24"/>
          <w:rtl/>
          <w:lang w:eastAsia="he-IL"/>
        </w:rPr>
      </w:pPr>
      <w:ins w:id="13" w:author="Kook Sec" w:date="2021-10-21T10:17:00Z">
        <w:r>
          <w:rPr>
            <w:rFonts w:ascii="Times New Roman" w:eastAsia="Times New Roman" w:hAnsi="Times New Roman" w:cs="David" w:hint="cs"/>
            <w:sz w:val="24"/>
            <w:szCs w:val="24"/>
            <w:rtl/>
            <w:lang w:eastAsia="he-IL"/>
          </w:rPr>
          <w:t>מ.ג יועצים לאקוסטיקה בע"מ</w:t>
        </w:r>
      </w:ins>
    </w:p>
    <w:p w14:paraId="656E9182" w14:textId="65160390" w:rsidR="006C631D" w:rsidRDefault="006C631D" w:rsidP="006C631D">
      <w:pPr>
        <w:widowControl w:val="0"/>
        <w:spacing w:before="0" w:beforeAutospacing="0" w:after="0" w:afterAutospacing="0" w:line="240" w:lineRule="auto"/>
        <w:ind w:firstLine="2816"/>
        <w:rPr>
          <w:ins w:id="14" w:author="Kook Sec" w:date="2021-10-21T10:19:00Z"/>
          <w:rFonts w:ascii="Arial" w:hAnsi="Arial" w:cs="Arial"/>
          <w:color w:val="202124"/>
          <w:sz w:val="21"/>
          <w:szCs w:val="21"/>
          <w:shd w:val="clear" w:color="auto" w:fill="FFFFFF"/>
          <w:rtl/>
        </w:rPr>
      </w:pPr>
      <w:ins w:id="15" w:author="Kook Sec" w:date="2021-10-21T10:19:00Z">
        <w:r>
          <w:rPr>
            <w:rFonts w:ascii="Arial" w:hAnsi="Arial" w:cs="Arial" w:hint="cs"/>
            <w:color w:val="202124"/>
            <w:sz w:val="21"/>
            <w:szCs w:val="21"/>
            <w:shd w:val="clear" w:color="auto" w:fill="FFFFFF"/>
            <w:rtl/>
          </w:rPr>
          <w:t xml:space="preserve"> </w:t>
        </w:r>
      </w:ins>
      <w:ins w:id="16" w:author="Kook Sec" w:date="2021-10-21T10:18:00Z">
        <w:r>
          <w:rPr>
            <w:rFonts w:ascii="Arial" w:hAnsi="Arial" w:cs="Arial"/>
            <w:color w:val="202124"/>
            <w:sz w:val="21"/>
            <w:szCs w:val="21"/>
            <w:shd w:val="clear" w:color="auto" w:fill="FFFFFF"/>
            <w:rtl/>
          </w:rPr>
          <w:t>השופטים 1, הרצליה</w:t>
        </w:r>
      </w:ins>
    </w:p>
    <w:p w14:paraId="18939E7B" w14:textId="7E8ED4D9" w:rsidR="006C631D" w:rsidRPr="00776496" w:rsidRDefault="006C631D">
      <w:pPr>
        <w:widowControl w:val="0"/>
        <w:spacing w:before="0" w:beforeAutospacing="0" w:after="0" w:afterAutospacing="0" w:line="240" w:lineRule="auto"/>
        <w:ind w:firstLine="2816"/>
        <w:rPr>
          <w:rFonts w:ascii="Times New Roman" w:eastAsia="Times New Roman" w:hAnsi="Times New Roman" w:cs="David"/>
          <w:sz w:val="24"/>
          <w:szCs w:val="24"/>
          <w:rtl/>
          <w:lang w:eastAsia="he-IL"/>
        </w:rPr>
        <w:pPrChange w:id="17" w:author="Kook Sec" w:date="2021-10-21T10:18:00Z">
          <w:pPr>
            <w:widowControl w:val="0"/>
            <w:spacing w:before="0" w:beforeAutospacing="0" w:after="0" w:afterAutospacing="0" w:line="240" w:lineRule="auto"/>
            <w:jc w:val="center"/>
          </w:pPr>
        </w:pPrChange>
      </w:pPr>
      <w:ins w:id="18" w:author="Kook Sec" w:date="2021-10-21T10:19:00Z">
        <w:r>
          <w:rPr>
            <w:rFonts w:ascii="Arial" w:hAnsi="Arial" w:cs="Arial"/>
            <w:color w:val="202124"/>
            <w:shd w:val="clear" w:color="auto" w:fill="FFFFFF"/>
          </w:rPr>
          <w:t>510969421 </w:t>
        </w:r>
      </w:ins>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22960F0" w14:textId="24C0AB8B" w:rsidR="00776496" w:rsidRPr="00776496" w:rsidRDefault="004908F5">
          <w:pPr>
            <w:widowControl w:val="0"/>
            <w:spacing w:before="0" w:beforeAutospacing="0" w:after="0" w:afterAutospacing="0" w:line="240" w:lineRule="auto"/>
            <w:ind w:left="2186" w:firstLine="720"/>
            <w:rPr>
              <w:rFonts w:ascii="Times New Roman" w:eastAsia="Times New Roman" w:hAnsi="Times New Roman" w:cs="David"/>
              <w:sz w:val="24"/>
              <w:szCs w:val="24"/>
              <w:rtl/>
              <w:lang w:eastAsia="he-IL"/>
            </w:rPr>
            <w:pPrChange w:id="19" w:author="Kook Sec" w:date="2021-01-24T16:45:00Z">
              <w:pPr>
                <w:widowControl w:val="0"/>
                <w:spacing w:before="0" w:beforeAutospacing="0" w:after="0" w:afterAutospacing="0" w:line="240" w:lineRule="auto"/>
                <w:ind w:left="2880" w:firstLine="720"/>
              </w:pPr>
            </w:pPrChange>
          </w:pPr>
          <w:del w:id="20" w:author="Kook Sec" w:date="2021-01-24T16:41:00Z">
            <w:r w:rsidDel="004908F5">
              <w:rPr>
                <w:rFonts w:ascii="Times New Roman" w:eastAsia="Times New Roman" w:hAnsi="Times New Roman" w:cs="David"/>
                <w:color w:val="800080"/>
                <w:sz w:val="24"/>
                <w:szCs w:val="24"/>
                <w:rtl/>
              </w:rPr>
              <w:br/>
            </w:r>
          </w:del>
          <w:del w:id="21" w:author="Kook Sec" w:date="2021-10-21T10:17:00Z">
            <w:r w:rsidDel="006C631D">
              <w:rPr>
                <w:rFonts w:ascii="Times New Roman" w:eastAsia="Times New Roman" w:hAnsi="Times New Roman" w:cs="David"/>
                <w:color w:val="800080"/>
                <w:sz w:val="24"/>
                <w:szCs w:val="24"/>
                <w:rtl/>
              </w:rPr>
              <w:br/>
            </w:r>
          </w:del>
        </w:p>
      </w:sdtContent>
    </w:sdt>
    <w:p w14:paraId="6878D152"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7E031379"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570EFD3F"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5163020"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F413E72"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3505A150"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340A4451"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08EBB17E"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504EEF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39512CF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35C28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7B74E95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4F27C9D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476982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4B86E6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705BE2"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B81A73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F9F3EE"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3B0FCC5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1F58D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159FCFC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2EF3BEF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57F10AB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355FFB"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BAFF4E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85412A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3C5C292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6A43FA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2B764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5C65AF5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4403F711"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72A20F0"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563E884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FE032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26CAB07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48E1079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ED32C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55C2C17B"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2B8571D0"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96C022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7F9B072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796E4878"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6DF139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070036CB"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2E42CB8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53870CA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7EFE34B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793A4C70"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4C9368C9"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E27C9D9"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7777A13"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6D93087C"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3CB9783B"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32463A9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4B426D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4E6DB04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610FF23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3BCC668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B85F92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4DB3F1C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0B50653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2647F91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322B1EA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3B44A55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5387FA4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229989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747672A"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094DA83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033B773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w:t>
      </w:r>
      <w:r w:rsidRPr="00776496">
        <w:rPr>
          <w:rFonts w:ascii="Times New Roman" w:eastAsia="Times New Roman" w:hAnsi="Times New Roman" w:cs="David"/>
          <w:sz w:val="24"/>
          <w:szCs w:val="24"/>
          <w:rtl/>
          <w:lang w:eastAsia="he-IL"/>
        </w:rPr>
        <w:lastRenderedPageBreak/>
        <w:t xml:space="preserve">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B58362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222DF4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EDC4E2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54AE2FB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9685BC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395261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3BE37A4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20D5DC1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476A2FD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4FB9DC6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2849A6C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2C8FD2B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2493C00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533B791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2BA0E39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648AE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3D5605B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2825445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8BAE2A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74959A2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2A47853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14CE478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489BCB6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BD63C4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4D43DA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D4ED84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34CD2CF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E42A02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D07AAC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4A2F5242"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473902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306D403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A4666D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29E3F131"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8A8A949"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973301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03096CC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lastRenderedPageBreak/>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1B9FCB0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5C3C2A6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0B347D8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77BF728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0699E63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921639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70F62D4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2F34216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7DF29587"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E5F5AD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0B2C110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495A1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6B5E4CF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w:t>
      </w:r>
      <w:r w:rsidRPr="00776496">
        <w:rPr>
          <w:rFonts w:ascii="Times New Roman" w:eastAsia="Times New Roman" w:hAnsi="Times New Roman" w:cs="David"/>
          <w:sz w:val="24"/>
          <w:szCs w:val="24"/>
          <w:rtl/>
          <w:lang w:eastAsia="he-IL"/>
        </w:rPr>
        <w:lastRenderedPageBreak/>
        <w:t xml:space="preserve">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1BBBFB1F"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59DA81C"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C46F77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29905A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1DAE1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65189A6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7BE8528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1AB41C6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0AB371C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12042D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6DB04B3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F42E137"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63C6B93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59BD7D8D"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אחריות</w:t>
      </w:r>
    </w:p>
    <w:p w14:paraId="558677FE"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2B62916" w14:textId="77777777" w:rsidR="00B67F92" w:rsidRPr="00013687" w:rsidRDefault="00B67F92" w:rsidP="00B67F92">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152F45A"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67505DA"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26E37E9"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963DCEF"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71F76E4"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D210043"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613F8B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739270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69AE0E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מוסכם בזאת, כי ליועץ לא תהיה כל טענה כלפי המזמין או מי מטעם המזמין, בכל הקשור לגבולות </w:t>
      </w:r>
      <w:r>
        <w:rPr>
          <w:rFonts w:ascii="Times New Roman" w:eastAsia="Times New Roman" w:hAnsi="Times New Roman" w:cs="David" w:hint="cs"/>
          <w:sz w:val="20"/>
          <w:szCs w:val="24"/>
          <w:rtl/>
          <w:lang w:eastAsia="he-IL"/>
        </w:rPr>
        <w:lastRenderedPageBreak/>
        <w:t>האחריות כאמור.</w:t>
      </w:r>
    </w:p>
    <w:p w14:paraId="4EB2E1F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F92ED8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2B06F54"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5AB9DF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3D7EC44"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D8FCDE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0DA477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0F5984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8E0683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כל עובדיו ו/או שליחיו ו/או משמשיו ו/או קבלני המשנה שלו ועובדיהם, שיועסקו במתן השירותים, לרבות אלה שיעסקו בשירותים </w:t>
      </w:r>
      <w:r>
        <w:rPr>
          <w:rFonts w:ascii="Times New Roman" w:eastAsia="Times New Roman" w:hAnsi="Times New Roman" w:cs="David" w:hint="cs"/>
          <w:sz w:val="20"/>
          <w:szCs w:val="24"/>
          <w:rtl/>
          <w:lang w:eastAsia="he-IL"/>
        </w:rPr>
        <w:lastRenderedPageBreak/>
        <w:t>האמורים באופן מקרי או זמני, יהיו בכל עת ובמשך כל תקופת ההתקשרות זכאים לכל הזכויות שעל פי החוק הנ"ל.</w:t>
      </w:r>
    </w:p>
    <w:p w14:paraId="1409C558"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5E47485"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856EAF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79808E4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53DEE20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2892153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7449D5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E54316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2EF8E5E2" w14:textId="72E8A564"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ins w:id="22" w:author="Kook Sec" w:date="2022-07-06T14:48:00Z">
        <w:r w:rsidR="00CF3E24">
          <w:rPr>
            <w:rFonts w:ascii="Times New Roman" w:eastAsia="Times New Roman" w:hAnsi="Times New Roman" w:cs="David" w:hint="cs"/>
            <w:sz w:val="24"/>
            <w:szCs w:val="24"/>
            <w:rtl/>
            <w:lang w:eastAsia="he-IL"/>
          </w:rPr>
          <w:t xml:space="preserve"> המזמין מתחייב כי לא יעשה שימוש במסמכי היועץ מפרויקטים אחרים זולת הפרויקט נשוא חוזה זה.</w:t>
        </w:r>
      </w:ins>
    </w:p>
    <w:p w14:paraId="1D97ED70"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687CAF7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1264308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28A6DC7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lastRenderedPageBreak/>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464EC9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4ED5468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6FEA10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1752F90"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17AE77DD"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B3916E1"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82F750D"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FAA6038"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563A1EC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EBBC1B7"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540341E7"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w:t>
      </w:r>
      <w:r w:rsidRPr="00776496">
        <w:rPr>
          <w:rFonts w:ascii="Times New Roman" w:eastAsia="Times New Roman" w:hAnsi="Times New Roman" w:cs="David"/>
          <w:sz w:val="24"/>
          <w:szCs w:val="24"/>
          <w:rtl/>
          <w:lang w:eastAsia="he-IL"/>
        </w:rPr>
        <w:lastRenderedPageBreak/>
        <w:t>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1C040C2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6252970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157881C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4B172C1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3028FA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244D965E"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4F8E5D6D"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23A3112A"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41D647AF"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5488CCBB"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1F22F8B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BABD1E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w:t>
      </w:r>
      <w:r w:rsidRPr="00776496">
        <w:rPr>
          <w:rFonts w:ascii="Times New Roman" w:eastAsia="Times New Roman" w:hAnsi="Times New Roman" w:cs="David"/>
          <w:sz w:val="24"/>
          <w:szCs w:val="24"/>
          <w:rtl/>
          <w:lang w:eastAsia="he-IL"/>
        </w:rPr>
        <w:lastRenderedPageBreak/>
        <w:t xml:space="preserve">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29A073D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0B87FE2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7B2E073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FD7BC2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59B85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7011CAC"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0B5C822"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8CB7C12"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21638F7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0383824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672A950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67A4B5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w:t>
      </w:r>
      <w:r w:rsidRPr="00776496">
        <w:rPr>
          <w:rFonts w:ascii="Times New Roman" w:eastAsia="Times New Roman" w:hAnsi="Times New Roman" w:cs="David"/>
          <w:sz w:val="24"/>
          <w:szCs w:val="24"/>
          <w:rtl/>
          <w:lang w:eastAsia="he-IL"/>
        </w:rPr>
        <w:lastRenderedPageBreak/>
        <w:t xml:space="preserve">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34CE9FFB"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5DC28F0"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A1B6757"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8583AAA"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5BCF5F3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3D851B3F"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6731E4C"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795E1E5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2ABF4D3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80328C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C3F36C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2026234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7224154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6D52729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w:t>
      </w:r>
      <w:r w:rsidRPr="00776496">
        <w:rPr>
          <w:rFonts w:ascii="Times New Roman" w:eastAsia="Times New Roman" w:hAnsi="Times New Roman" w:cs="David"/>
          <w:sz w:val="24"/>
          <w:szCs w:val="24"/>
          <w:rtl/>
          <w:lang w:eastAsia="he-IL"/>
        </w:rPr>
        <w:lastRenderedPageBreak/>
        <w:t>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0F0293C6"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70EBDE1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3B3AC9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3EF0D22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37BA1B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79BBCDFC"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4DA3A21"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32F4C7F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3A7857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CB7744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24F3B59C"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348AECF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הסכמה מצד המזמין או המנהל או היועץ לסטות מתנאי החוזה במקרה מסוים לא תהווה </w:t>
      </w:r>
      <w:r w:rsidRPr="00776496">
        <w:rPr>
          <w:rFonts w:ascii="Times New Roman" w:eastAsia="Times New Roman" w:hAnsi="Times New Roman" w:cs="David"/>
          <w:sz w:val="24"/>
          <w:szCs w:val="24"/>
          <w:rtl/>
          <w:lang w:eastAsia="he-IL"/>
        </w:rPr>
        <w:lastRenderedPageBreak/>
        <w:t>תקדים ולא ילמדו ממנה גזירה שווה למקרה אחר.</w:t>
      </w:r>
    </w:p>
    <w:p w14:paraId="50B1FB5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57047EF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286B5D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64FA240F"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6B464D6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3156A14"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793312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4D134E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8E7784E"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22FF21E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C36A8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53DAF3A4"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1C1CDAC"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2FBF2F6" w14:textId="77777777"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1-01-24T16:48:00Z">
            <w:r w:rsidR="00AC2062">
              <w:rPr>
                <w:rFonts w:ascii="Times New Roman" w:eastAsia="Times New Roman" w:hAnsi="Times New Roman" w:cs="David"/>
                <w:color w:val="00B0F0"/>
                <w:sz w:val="20"/>
                <w:szCs w:val="24"/>
                <w:u w:val="single"/>
                <w:rtl/>
                <w:lang w:eastAsia="he-IL"/>
              </w:rPr>
              <w:t>מ.ג יועצים לאקוסטיקה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456998434"/>
          <w:placeholder>
            <w:docPart w:val="29A633EA2D34438B9D923D909FE54F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4" w:author="Kook Sec" w:date="2021-01-24T16:48:00Z">
            <w:r w:rsidR="00AC2062" w:rsidRPr="00AC2062">
              <w:rPr>
                <w:rFonts w:ascii="Times New Roman" w:eastAsia="Times New Roman" w:hAnsi="Times New Roman" w:cs="David" w:hint="eastAsia"/>
                <w:sz w:val="20"/>
                <w:szCs w:val="24"/>
                <w:u w:val="single"/>
                <w:rtl/>
                <w:lang w:eastAsia="he-IL"/>
                <w:rPrChange w:id="25" w:author="Kook Sec" w:date="2021-01-24T16:48:00Z">
                  <w:rPr>
                    <w:rFonts w:ascii="Times New Roman" w:eastAsia="Times New Roman" w:hAnsi="Times New Roman" w:cs="David" w:hint="eastAsia"/>
                    <w:sz w:val="20"/>
                    <w:szCs w:val="24"/>
                    <w:rtl/>
                    <w:lang w:eastAsia="he-IL"/>
                  </w:rPr>
                </w:rPrChange>
              </w:rPr>
              <w:t>א</w:t>
            </w:r>
            <w:r w:rsidR="00AC2062" w:rsidRPr="00AC2062">
              <w:rPr>
                <w:rFonts w:ascii="Times New Roman" w:eastAsia="Times New Roman" w:hAnsi="Times New Roman" w:cs="David"/>
                <w:sz w:val="20"/>
                <w:szCs w:val="24"/>
                <w:u w:val="single"/>
                <w:rtl/>
                <w:lang w:eastAsia="he-IL"/>
                <w:rPrChange w:id="26" w:author="Kook Sec" w:date="2021-01-24T16:48:00Z">
                  <w:rPr>
                    <w:rFonts w:ascii="Times New Roman" w:eastAsia="Times New Roman" w:hAnsi="Times New Roman" w:cs="David"/>
                    <w:sz w:val="20"/>
                    <w:szCs w:val="24"/>
                    <w:rtl/>
                    <w:lang w:eastAsia="he-IL"/>
                  </w:rPr>
                </w:rPrChange>
              </w:rPr>
              <w:t xml:space="preserve">.מ </w:t>
            </w:r>
            <w:r w:rsidR="00AC2062" w:rsidRPr="00AC2062">
              <w:rPr>
                <w:rFonts w:ascii="Times New Roman" w:eastAsia="Times New Roman" w:hAnsi="Times New Roman" w:cs="David" w:hint="eastAsia"/>
                <w:sz w:val="20"/>
                <w:szCs w:val="24"/>
                <w:u w:val="single"/>
                <w:rtl/>
                <w:lang w:eastAsia="he-IL"/>
                <w:rPrChange w:id="27" w:author="Kook Sec" w:date="2021-01-24T16:48:00Z">
                  <w:rPr>
                    <w:rFonts w:ascii="Times New Roman" w:eastAsia="Times New Roman" w:hAnsi="Times New Roman" w:cs="David" w:hint="eastAsia"/>
                    <w:sz w:val="20"/>
                    <w:szCs w:val="24"/>
                    <w:rtl/>
                    <w:lang w:eastAsia="he-IL"/>
                  </w:rPr>
                </w:rPrChange>
              </w:rPr>
              <w:t>ישראל</w:t>
            </w:r>
            <w:r w:rsidR="00AC2062" w:rsidRPr="00AC2062">
              <w:rPr>
                <w:rFonts w:ascii="Times New Roman" w:eastAsia="Times New Roman" w:hAnsi="Times New Roman" w:cs="David"/>
                <w:sz w:val="20"/>
                <w:szCs w:val="24"/>
                <w:u w:val="single"/>
                <w:rtl/>
                <w:lang w:eastAsia="he-IL"/>
                <w:rPrChange w:id="28" w:author="Kook Sec" w:date="2021-01-24T16:48:00Z">
                  <w:rPr>
                    <w:rFonts w:ascii="Times New Roman" w:eastAsia="Times New Roman" w:hAnsi="Times New Roman" w:cs="David"/>
                    <w:sz w:val="20"/>
                    <w:szCs w:val="24"/>
                    <w:rtl/>
                    <w:lang w:eastAsia="he-IL"/>
                  </w:rPr>
                </w:rPrChange>
              </w:rPr>
              <w:t xml:space="preserve"> </w:t>
            </w:r>
            <w:r w:rsidR="00AC2062" w:rsidRPr="00AC2062">
              <w:rPr>
                <w:rFonts w:ascii="Times New Roman" w:eastAsia="Times New Roman" w:hAnsi="Times New Roman" w:cs="David" w:hint="eastAsia"/>
                <w:sz w:val="20"/>
                <w:szCs w:val="24"/>
                <w:u w:val="single"/>
                <w:rtl/>
                <w:lang w:eastAsia="he-IL"/>
                <w:rPrChange w:id="29" w:author="Kook Sec" w:date="2021-01-24T16:48:00Z">
                  <w:rPr>
                    <w:rFonts w:ascii="Times New Roman" w:eastAsia="Times New Roman" w:hAnsi="Times New Roman" w:cs="David" w:hint="eastAsia"/>
                    <w:sz w:val="20"/>
                    <w:szCs w:val="24"/>
                    <w:rtl/>
                    <w:lang w:eastAsia="he-IL"/>
                  </w:rPr>
                </w:rPrChange>
              </w:rPr>
              <w:t>מגורים</w:t>
            </w:r>
            <w:r w:rsidR="00AC2062" w:rsidRPr="00AC2062">
              <w:rPr>
                <w:rFonts w:ascii="Times New Roman" w:eastAsia="Times New Roman" w:hAnsi="Times New Roman" w:cs="David"/>
                <w:sz w:val="20"/>
                <w:szCs w:val="24"/>
                <w:u w:val="single"/>
                <w:rtl/>
                <w:lang w:eastAsia="he-IL"/>
                <w:rPrChange w:id="30" w:author="Kook Sec" w:date="2021-01-24T16:48:00Z">
                  <w:rPr>
                    <w:rFonts w:ascii="Times New Roman" w:eastAsia="Times New Roman" w:hAnsi="Times New Roman" w:cs="David"/>
                    <w:sz w:val="20"/>
                    <w:szCs w:val="24"/>
                    <w:rtl/>
                    <w:lang w:eastAsia="he-IL"/>
                  </w:rPr>
                </w:rPrChange>
              </w:rPr>
              <w:t xml:space="preserve"> </w:t>
            </w:r>
            <w:r w:rsidR="00AC2062" w:rsidRPr="00AC2062">
              <w:rPr>
                <w:rFonts w:ascii="Times New Roman" w:eastAsia="Times New Roman" w:hAnsi="Times New Roman" w:cs="David" w:hint="eastAsia"/>
                <w:sz w:val="20"/>
                <w:szCs w:val="24"/>
                <w:u w:val="single"/>
                <w:rtl/>
                <w:lang w:eastAsia="he-IL"/>
                <w:rPrChange w:id="31" w:author="Kook Sec" w:date="2021-01-24T16:48:00Z">
                  <w:rPr>
                    <w:rFonts w:ascii="Times New Roman" w:eastAsia="Times New Roman" w:hAnsi="Times New Roman" w:cs="David" w:hint="eastAsia"/>
                    <w:sz w:val="20"/>
                    <w:szCs w:val="24"/>
                    <w:rtl/>
                    <w:lang w:eastAsia="he-IL"/>
                  </w:rPr>
                </w:rPrChange>
              </w:rPr>
              <w:t>פיתוח</w:t>
            </w:r>
            <w:r w:rsidR="00AC2062" w:rsidRPr="00AC2062">
              <w:rPr>
                <w:rFonts w:ascii="Times New Roman" w:eastAsia="Times New Roman" w:hAnsi="Times New Roman" w:cs="David"/>
                <w:sz w:val="20"/>
                <w:szCs w:val="24"/>
                <w:u w:val="single"/>
                <w:rtl/>
                <w:lang w:eastAsia="he-IL"/>
                <w:rPrChange w:id="32" w:author="Kook Sec" w:date="2021-01-24T16:48:00Z">
                  <w:rPr>
                    <w:rFonts w:ascii="Times New Roman" w:eastAsia="Times New Roman" w:hAnsi="Times New Roman" w:cs="David"/>
                    <w:sz w:val="20"/>
                    <w:szCs w:val="24"/>
                    <w:rtl/>
                    <w:lang w:eastAsia="he-IL"/>
                  </w:rPr>
                </w:rPrChange>
              </w:rPr>
              <w:t xml:space="preserve"> </w:t>
            </w:r>
            <w:r w:rsidR="00AC2062" w:rsidRPr="00AC2062">
              <w:rPr>
                <w:rFonts w:ascii="Times New Roman" w:eastAsia="Times New Roman" w:hAnsi="Times New Roman" w:cs="David" w:hint="eastAsia"/>
                <w:sz w:val="20"/>
                <w:szCs w:val="24"/>
                <w:u w:val="single"/>
                <w:rtl/>
                <w:lang w:eastAsia="he-IL"/>
                <w:rPrChange w:id="33" w:author="Kook Sec" w:date="2021-01-24T16:48:00Z">
                  <w:rPr>
                    <w:rFonts w:ascii="Times New Roman" w:eastAsia="Times New Roman" w:hAnsi="Times New Roman" w:cs="David" w:hint="eastAsia"/>
                    <w:sz w:val="20"/>
                    <w:szCs w:val="24"/>
                    <w:rtl/>
                    <w:lang w:eastAsia="he-IL"/>
                  </w:rPr>
                </w:rPrChange>
              </w:rPr>
              <w:t>בע</w:t>
            </w:r>
            <w:r w:rsidR="00AC2062" w:rsidRPr="00AC2062">
              <w:rPr>
                <w:rFonts w:ascii="Times New Roman" w:eastAsia="Times New Roman" w:hAnsi="Times New Roman" w:cs="David"/>
                <w:sz w:val="20"/>
                <w:szCs w:val="24"/>
                <w:u w:val="single"/>
                <w:rtl/>
                <w:lang w:eastAsia="he-IL"/>
                <w:rPrChange w:id="34" w:author="Kook Sec" w:date="2021-01-24T16:48:00Z">
                  <w:rPr>
                    <w:rFonts w:ascii="Times New Roman" w:eastAsia="Times New Roman" w:hAnsi="Times New Roman" w:cs="David"/>
                    <w:sz w:val="20"/>
                    <w:szCs w:val="24"/>
                    <w:rtl/>
                    <w:lang w:eastAsia="he-IL"/>
                  </w:rPr>
                </w:rPrChange>
              </w:rPr>
              <w:t>"מ</w:t>
            </w:r>
          </w:ins>
        </w:sdtContent>
      </w:sdt>
    </w:p>
    <w:p w14:paraId="26A4990A"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38FEE0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AB2A6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86A38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03C8AB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A3A245"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995059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504212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7806C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9A973E3"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4CF92A5" w14:textId="77777777" w:rsidR="00776496" w:rsidRDefault="00776496" w:rsidP="00776496">
      <w:pPr>
        <w:widowControl w:val="0"/>
        <w:bidi w:val="0"/>
        <w:spacing w:before="0" w:beforeAutospacing="0" w:after="0" w:afterAutospacing="0" w:line="240" w:lineRule="auto"/>
        <w:rPr>
          <w:ins w:id="35" w:author="Kook Sec" w:date="2021-01-24T16:49:00Z"/>
          <w:rFonts w:ascii="Times New Roman" w:eastAsia="Times New Roman" w:hAnsi="Times New Roman" w:cs="David"/>
          <w:sz w:val="24"/>
          <w:szCs w:val="24"/>
          <w:rtl/>
          <w:lang w:eastAsia="he-IL"/>
        </w:rPr>
      </w:pPr>
    </w:p>
    <w:p w14:paraId="0A39B337" w14:textId="77777777" w:rsidR="00AC2062" w:rsidRDefault="00AC2062" w:rsidP="00AC2062">
      <w:pPr>
        <w:widowControl w:val="0"/>
        <w:bidi w:val="0"/>
        <w:spacing w:before="0" w:beforeAutospacing="0" w:after="0" w:afterAutospacing="0" w:line="240" w:lineRule="auto"/>
        <w:rPr>
          <w:ins w:id="36" w:author="Kook Sec" w:date="2021-01-24T16:49:00Z"/>
          <w:rFonts w:ascii="Times New Roman" w:eastAsia="Times New Roman" w:hAnsi="Times New Roman" w:cs="David"/>
          <w:sz w:val="24"/>
          <w:szCs w:val="24"/>
          <w:rtl/>
          <w:lang w:eastAsia="he-IL"/>
        </w:rPr>
      </w:pPr>
    </w:p>
    <w:p w14:paraId="629CEE57" w14:textId="77777777" w:rsidR="00AC2062" w:rsidRDefault="00AC2062" w:rsidP="00AC2062">
      <w:pPr>
        <w:widowControl w:val="0"/>
        <w:bidi w:val="0"/>
        <w:spacing w:before="0" w:beforeAutospacing="0" w:after="0" w:afterAutospacing="0" w:line="240" w:lineRule="auto"/>
        <w:rPr>
          <w:ins w:id="37" w:author="Kook Sec" w:date="2021-01-24T16:49:00Z"/>
          <w:rFonts w:ascii="Times New Roman" w:eastAsia="Times New Roman" w:hAnsi="Times New Roman" w:cs="David"/>
          <w:sz w:val="24"/>
          <w:szCs w:val="24"/>
          <w:rtl/>
          <w:lang w:eastAsia="he-IL"/>
        </w:rPr>
      </w:pPr>
    </w:p>
    <w:p w14:paraId="397063A3" w14:textId="77777777" w:rsidR="00AC2062" w:rsidRDefault="00AC2062" w:rsidP="00AC2062">
      <w:pPr>
        <w:widowControl w:val="0"/>
        <w:bidi w:val="0"/>
        <w:spacing w:before="0" w:beforeAutospacing="0" w:after="0" w:afterAutospacing="0" w:line="240" w:lineRule="auto"/>
        <w:rPr>
          <w:ins w:id="38" w:author="Kook Sec" w:date="2021-01-24T16:49:00Z"/>
          <w:rFonts w:ascii="Times New Roman" w:eastAsia="Times New Roman" w:hAnsi="Times New Roman" w:cs="David"/>
          <w:sz w:val="24"/>
          <w:szCs w:val="24"/>
          <w:rtl/>
          <w:lang w:eastAsia="he-IL"/>
        </w:rPr>
      </w:pPr>
    </w:p>
    <w:p w14:paraId="27AB2A80" w14:textId="77777777" w:rsidR="00AC2062" w:rsidRDefault="00AC2062" w:rsidP="00AC2062">
      <w:pPr>
        <w:widowControl w:val="0"/>
        <w:bidi w:val="0"/>
        <w:spacing w:before="0" w:beforeAutospacing="0" w:after="0" w:afterAutospacing="0" w:line="240" w:lineRule="auto"/>
        <w:rPr>
          <w:ins w:id="39" w:author="Kook Sec" w:date="2021-01-24T16:49:00Z"/>
          <w:rFonts w:ascii="Times New Roman" w:eastAsia="Times New Roman" w:hAnsi="Times New Roman" w:cs="David"/>
          <w:sz w:val="24"/>
          <w:szCs w:val="24"/>
          <w:rtl/>
          <w:lang w:eastAsia="he-IL"/>
        </w:rPr>
      </w:pPr>
    </w:p>
    <w:p w14:paraId="6C8A3282" w14:textId="77777777" w:rsidR="00AC2062" w:rsidRDefault="00AC2062" w:rsidP="00AC2062">
      <w:pPr>
        <w:widowControl w:val="0"/>
        <w:bidi w:val="0"/>
        <w:spacing w:before="0" w:beforeAutospacing="0" w:after="0" w:afterAutospacing="0" w:line="240" w:lineRule="auto"/>
        <w:rPr>
          <w:ins w:id="40" w:author="Kook Sec" w:date="2021-01-24T16:49:00Z"/>
          <w:rFonts w:ascii="Times New Roman" w:eastAsia="Times New Roman" w:hAnsi="Times New Roman" w:cs="David"/>
          <w:sz w:val="24"/>
          <w:szCs w:val="24"/>
          <w:rtl/>
          <w:lang w:eastAsia="he-IL"/>
        </w:rPr>
      </w:pPr>
    </w:p>
    <w:p w14:paraId="0CC0A668" w14:textId="77777777" w:rsidR="00AC2062" w:rsidRDefault="00AC2062" w:rsidP="00AC2062">
      <w:pPr>
        <w:widowControl w:val="0"/>
        <w:bidi w:val="0"/>
        <w:spacing w:before="0" w:beforeAutospacing="0" w:after="0" w:afterAutospacing="0" w:line="240" w:lineRule="auto"/>
        <w:rPr>
          <w:ins w:id="41" w:author="Kook Sec" w:date="2021-01-24T16:49:00Z"/>
          <w:rFonts w:ascii="Times New Roman" w:eastAsia="Times New Roman" w:hAnsi="Times New Roman" w:cs="David"/>
          <w:sz w:val="24"/>
          <w:szCs w:val="24"/>
          <w:rtl/>
          <w:lang w:eastAsia="he-IL"/>
        </w:rPr>
      </w:pPr>
    </w:p>
    <w:p w14:paraId="55BC9CF3" w14:textId="77777777" w:rsidR="00AC2062" w:rsidRDefault="00AC2062" w:rsidP="00AC2062">
      <w:pPr>
        <w:widowControl w:val="0"/>
        <w:bidi w:val="0"/>
        <w:spacing w:before="0" w:beforeAutospacing="0" w:after="0" w:afterAutospacing="0" w:line="240" w:lineRule="auto"/>
        <w:rPr>
          <w:ins w:id="42" w:author="Kook Sec" w:date="2021-01-24T16:49:00Z"/>
          <w:rFonts w:ascii="Times New Roman" w:eastAsia="Times New Roman" w:hAnsi="Times New Roman" w:cs="David"/>
          <w:sz w:val="24"/>
          <w:szCs w:val="24"/>
          <w:rtl/>
          <w:lang w:eastAsia="he-IL"/>
        </w:rPr>
      </w:pPr>
    </w:p>
    <w:p w14:paraId="3FDE06D2" w14:textId="77777777" w:rsidR="00AC2062" w:rsidRDefault="00AC2062" w:rsidP="00AC2062">
      <w:pPr>
        <w:widowControl w:val="0"/>
        <w:bidi w:val="0"/>
        <w:spacing w:before="0" w:beforeAutospacing="0" w:after="0" w:afterAutospacing="0" w:line="240" w:lineRule="auto"/>
        <w:rPr>
          <w:ins w:id="43" w:author="Kook Sec" w:date="2021-01-24T16:49:00Z"/>
          <w:rFonts w:ascii="Times New Roman" w:eastAsia="Times New Roman" w:hAnsi="Times New Roman" w:cs="David"/>
          <w:sz w:val="24"/>
          <w:szCs w:val="24"/>
          <w:rtl/>
          <w:lang w:eastAsia="he-IL"/>
        </w:rPr>
      </w:pPr>
    </w:p>
    <w:p w14:paraId="43B87962" w14:textId="77777777" w:rsidR="00AC2062" w:rsidRPr="00776496" w:rsidRDefault="00AC2062">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7158F4D"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12749A0"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B4051FF"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D96796D"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0BD49F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8CBCD9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9A1408"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4" w:author="Kook Sec" w:date="2021-01-24T16:49:00Z">
            <w:r w:rsidR="00AC2062">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5" w:author="Kook Sec" w:date="2021-01-24T16:38:00Z">
            <w:r w:rsidR="004908F5">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6" w:author="Kook Sec" w:date="2021-01-24T16:37:00Z">
            <w:r w:rsidR="004908F5">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AFF676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2D9A01"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2779E0D2"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9B2A492"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60251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lastRenderedPageBreak/>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7" w:author="Kook Sec" w:date="2021-01-24T16:49:00Z">
            <w:r w:rsidR="00AC2062">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747AE79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2A12C98C"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DCABCE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BEAB5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8" w:author="Kook Sec" w:date="2021-01-24T16:50:00Z">
            <w:r w:rsidR="00AC2062">
              <w:rPr>
                <w:rFonts w:ascii="Times New Roman" w:eastAsia="Times New Roman" w:hAnsi="Times New Roman" w:cs="David" w:hint="cs"/>
                <w:sz w:val="24"/>
                <w:szCs w:val="24"/>
                <w:rtl/>
                <w:lang w:eastAsia="he-IL"/>
              </w:rPr>
              <w:t>אבי ברטי לוי</w:t>
            </w:r>
          </w:ins>
        </w:sdtContent>
      </w:sdt>
    </w:p>
    <w:p w14:paraId="0EC0CB6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548063D"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7240125"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B4C97A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14627F6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BEE39F"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332F03A2"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2DAB328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DFBE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62756964"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58FC1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9CAF0B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827753"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D287DE0"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571C23B"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83532B0"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BE6814D"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4FB2803"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23AC80A"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3540E96F" w14:textId="77777777" w:rsidTr="00DC5FD7">
        <w:trPr>
          <w:trHeight w:val="80"/>
        </w:trPr>
        <w:tc>
          <w:tcPr>
            <w:tcW w:w="3366" w:type="dxa"/>
          </w:tcPr>
          <w:p w14:paraId="34191661" w14:textId="77777777" w:rsidR="003C30D7" w:rsidRDefault="00CF3E24"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9" w:author="Kook Sec" w:date="2021-01-24T16:50:00Z">
                  <w:r w:rsidR="00AC2062">
                    <w:rPr>
                      <w:rFonts w:ascii="Times New Roman" w:eastAsia="Times New Roman" w:hAnsi="Times New Roman" w:cs="David" w:hint="cs"/>
                      <w:color w:val="008000"/>
                      <w:sz w:val="24"/>
                      <w:szCs w:val="24"/>
                      <w:rtl/>
                      <w:lang w:eastAsia="he-IL"/>
                    </w:rPr>
                    <w:t>100%</w:t>
                  </w:r>
                </w:ins>
              </w:sdtContent>
            </w:sdt>
          </w:p>
          <w:p w14:paraId="417C4C8C"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891715F" w14:textId="77777777" w:rsidR="003C30D7" w:rsidRDefault="003C30D7" w:rsidP="006503BD">
            <w:pPr>
              <w:widowControl w:val="0"/>
              <w:spacing w:before="0" w:beforeAutospacing="0" w:after="0" w:afterAutospacing="0" w:line="240" w:lineRule="auto"/>
              <w:ind w:left="720"/>
              <w:outlineLvl w:val="2"/>
            </w:pPr>
          </w:p>
          <w:p w14:paraId="5EB73389"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64818ED"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6F0E827"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30718E1"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2523B1F"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7B2BD66"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F18C12F"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3B7EB5C" w14:textId="533B6DBB" w:rsidR="00F865AA" w:rsidDel="00CF3E24" w:rsidRDefault="00CF3E24" w:rsidP="003C30D7">
      <w:pPr>
        <w:widowControl w:val="0"/>
        <w:bidi w:val="0"/>
        <w:spacing w:before="60" w:beforeAutospacing="0" w:after="60" w:afterAutospacing="0" w:line="300" w:lineRule="atLeast"/>
        <w:jc w:val="center"/>
        <w:rPr>
          <w:del w:id="50" w:author="Kook Sec" w:date="2022-07-06T14:49:00Z"/>
          <w:rFonts w:ascii="Times New Roman" w:eastAsia="Times New Roman" w:hAnsi="Times New Roman" w:cs="David"/>
          <w:b/>
          <w:bCs/>
          <w:sz w:val="24"/>
          <w:szCs w:val="24"/>
          <w:u w:val="single"/>
        </w:rPr>
      </w:pPr>
      <w:ins w:id="51" w:author="Kook Sec" w:date="2022-07-06T14:49:00Z">
        <w:r>
          <w:rPr>
            <w:rFonts w:ascii="Times New Roman" w:eastAsia="Times New Roman" w:hAnsi="Times New Roman" w:cs="David" w:hint="cs"/>
            <w:b/>
            <w:bCs/>
            <w:sz w:val="24"/>
            <w:szCs w:val="24"/>
            <w:u w:val="single"/>
            <w:rtl/>
          </w:rPr>
          <w:t>נ</w:t>
        </w:r>
      </w:ins>
      <w:del w:id="52" w:author="Kook Sec" w:date="2022-07-06T14:49:00Z">
        <w:r w:rsidR="00F865AA" w:rsidDel="00CF3E24">
          <w:rPr>
            <w:rFonts w:ascii="Times New Roman" w:eastAsia="Times New Roman" w:hAnsi="Times New Roman" w:cs="David"/>
            <w:b/>
            <w:bCs/>
            <w:sz w:val="24"/>
            <w:szCs w:val="24"/>
            <w:u w:val="single"/>
          </w:rPr>
          <w:br w:type="page"/>
        </w:r>
      </w:del>
    </w:p>
    <w:p w14:paraId="01CD069C" w14:textId="4F9995DB" w:rsidR="00776496" w:rsidRPr="00776496" w:rsidRDefault="00776496" w:rsidP="00CF3E2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Change w:id="53" w:author="Kook Sec" w:date="2022-07-06T14:49:00Z">
          <w:pPr>
            <w:widowControl w:val="0"/>
            <w:bidi w:val="0"/>
            <w:spacing w:before="60" w:beforeAutospacing="0" w:after="60" w:afterAutospacing="0" w:line="300" w:lineRule="atLeast"/>
            <w:jc w:val="center"/>
          </w:pPr>
        </w:pPrChange>
      </w:pPr>
      <w:del w:id="54" w:author="Kook Sec" w:date="2022-07-06T14:49:00Z">
        <w:r w:rsidRPr="00776496" w:rsidDel="00CF3E24">
          <w:rPr>
            <w:rFonts w:ascii="Times New Roman" w:eastAsia="Times New Roman" w:hAnsi="Times New Roman" w:cs="David"/>
            <w:b/>
            <w:bCs/>
            <w:sz w:val="24"/>
            <w:szCs w:val="24"/>
            <w:u w:val="single"/>
            <w:rtl/>
          </w:rPr>
          <w:lastRenderedPageBreak/>
          <w:delText>נ</w:delText>
        </w:r>
      </w:del>
      <w:r w:rsidRPr="00776496">
        <w:rPr>
          <w:rFonts w:ascii="Times New Roman" w:eastAsia="Times New Roman" w:hAnsi="Times New Roman" w:cs="David"/>
          <w:b/>
          <w:bCs/>
          <w:sz w:val="24"/>
          <w:szCs w:val="24"/>
          <w:u w:val="single"/>
          <w:rtl/>
        </w:rPr>
        <w:t>ספח "ב"</w:t>
      </w:r>
    </w:p>
    <w:p w14:paraId="31834E83"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1567C825"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4975E1AC"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hint="cs"/>
          <w:sz w:val="24"/>
          <w:szCs w:val="24"/>
          <w:rtl/>
        </w:rPr>
      </w:pPr>
    </w:p>
    <w:p w14:paraId="4A5F6018"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47F6660A"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52B567FF"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14637DBA"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7DB051D"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385FFA6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55155B11"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2F53705F"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2F0AB425"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8ADBBCB"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4C0A381B"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3F174A16"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7B82058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61A2C0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7519219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029F45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448FBC3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933970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2B36426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B9E7F9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6A91048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8680FAD" w14:textId="7D27299E" w:rsidR="00776496" w:rsidRPr="00776496" w:rsidRDefault="00776496" w:rsidP="00CF3E24">
      <w:pPr>
        <w:spacing w:before="0" w:beforeAutospacing="0" w:after="0" w:afterAutospacing="0" w:line="240" w:lineRule="auto"/>
        <w:ind w:left="2160" w:hanging="720"/>
        <w:jc w:val="both"/>
        <w:rPr>
          <w:rFonts w:ascii="Times New Roman" w:eastAsia="Times New Roman" w:hAnsi="Times New Roman" w:cs="David"/>
          <w:sz w:val="24"/>
          <w:szCs w:val="24"/>
          <w:rtl/>
        </w:rPr>
        <w:pPrChange w:id="55" w:author="Kook Sec" w:date="2022-07-06T14:49:00Z">
          <w:pPr>
            <w:spacing w:before="0" w:beforeAutospacing="0" w:after="0" w:afterAutospacing="0" w:line="240" w:lineRule="auto"/>
            <w:ind w:left="2160" w:hanging="720"/>
            <w:jc w:val="both"/>
          </w:pPr>
        </w:pPrChange>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 xml:space="preserve">מסירת הנחיות למניעת מטרדי רעש מהמעליות ומחדרי המכונות והציוד לדירות המגורים, כך שתובטח עמידה בדרישות ת"י 1004 חלק </w:t>
      </w:r>
      <w:del w:id="56" w:author="Kook Sec" w:date="2022-07-06T14:49:00Z">
        <w:r w:rsidRPr="00776496" w:rsidDel="00CF3E24">
          <w:rPr>
            <w:rFonts w:ascii="Times New Roman" w:eastAsia="Times New Roman" w:hAnsi="Times New Roman" w:cs="David" w:hint="cs"/>
            <w:sz w:val="24"/>
            <w:szCs w:val="24"/>
            <w:rtl/>
          </w:rPr>
          <w:delText>3</w:delText>
        </w:r>
      </w:del>
      <w:ins w:id="57" w:author="Kook Sec" w:date="2022-07-06T14:49:00Z">
        <w:r w:rsidR="00CF3E24">
          <w:rPr>
            <w:rFonts w:ascii="Times New Roman" w:eastAsia="Times New Roman" w:hAnsi="Times New Roman" w:cs="David" w:hint="cs"/>
            <w:sz w:val="24"/>
            <w:szCs w:val="24"/>
            <w:rtl/>
          </w:rPr>
          <w:t>1</w:t>
        </w:r>
      </w:ins>
      <w:r w:rsidRPr="00776496">
        <w:rPr>
          <w:rFonts w:ascii="Times New Roman" w:eastAsia="Times New Roman" w:hAnsi="Times New Roman" w:cs="David" w:hint="cs"/>
          <w:sz w:val="24"/>
          <w:szCs w:val="24"/>
          <w:rtl/>
        </w:rPr>
        <w:t>.</w:t>
      </w:r>
    </w:p>
    <w:p w14:paraId="2B2E4F1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A9E01A0" w14:textId="0A162CB0" w:rsidR="00776496" w:rsidRPr="00776496" w:rsidRDefault="00776496" w:rsidP="00CF3E24">
      <w:pPr>
        <w:spacing w:before="0" w:beforeAutospacing="0" w:after="0" w:afterAutospacing="0" w:line="240" w:lineRule="auto"/>
        <w:ind w:left="2160" w:hanging="720"/>
        <w:jc w:val="both"/>
        <w:rPr>
          <w:rFonts w:ascii="Times New Roman" w:eastAsia="Times New Roman" w:hAnsi="Times New Roman" w:cs="David"/>
          <w:sz w:val="24"/>
          <w:szCs w:val="24"/>
          <w:rtl/>
        </w:rPr>
        <w:pPrChange w:id="58" w:author="Kook Sec" w:date="2022-07-06T14:49:00Z">
          <w:pPr>
            <w:spacing w:before="0" w:beforeAutospacing="0" w:after="0" w:afterAutospacing="0" w:line="240" w:lineRule="auto"/>
            <w:ind w:left="2160" w:hanging="720"/>
            <w:jc w:val="both"/>
          </w:pPr>
        </w:pPrChange>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 xml:space="preserve">במטרה להבטיח עמידה בערכי הבידוד הנדרשים בת"י </w:t>
      </w:r>
      <w:del w:id="59" w:author="Kook Sec" w:date="2022-07-06T14:49:00Z">
        <w:r w:rsidRPr="00776496" w:rsidDel="00CF3E24">
          <w:rPr>
            <w:rFonts w:ascii="Times New Roman" w:eastAsia="Times New Roman" w:hAnsi="Times New Roman" w:cs="David" w:hint="cs"/>
            <w:sz w:val="24"/>
            <w:szCs w:val="24"/>
            <w:rtl/>
          </w:rPr>
          <w:delText>1418</w:delText>
        </w:r>
      </w:del>
      <w:ins w:id="60" w:author="Kook Sec" w:date="2022-07-06T14:49:00Z">
        <w:r w:rsidR="00CF3E24">
          <w:rPr>
            <w:rFonts w:ascii="Times New Roman" w:eastAsia="Times New Roman" w:hAnsi="Times New Roman" w:cs="David" w:hint="cs"/>
            <w:sz w:val="24"/>
            <w:szCs w:val="24"/>
            <w:rtl/>
          </w:rPr>
          <w:t>1004, חלק 4</w:t>
        </w:r>
      </w:ins>
      <w:r w:rsidRPr="00776496">
        <w:rPr>
          <w:rFonts w:ascii="Times New Roman" w:eastAsia="Times New Roman" w:hAnsi="Times New Roman" w:cs="David" w:hint="cs"/>
          <w:sz w:val="24"/>
          <w:szCs w:val="24"/>
          <w:rtl/>
        </w:rPr>
        <w:t>.</w:t>
      </w:r>
    </w:p>
    <w:p w14:paraId="0AB114C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677760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6FF7D2E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1635C3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2BD4569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C0B68D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2CC2464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40F6F9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F3873C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43BE928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1081AD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2EFA5CC2"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55C5503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0DA3869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556E416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01CF7592"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EDE062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769EF523"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B2F30EE"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6C7505F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6073611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4561D4A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528D8B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1B0E1B6E"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73EFA9E"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162146F5"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15ABEA64"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F4BB97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17163052"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49486E7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7AC2994D"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1680298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4DC5813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CFC34F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6289A55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599468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7434C61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7A17BD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791996A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5B4E4B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67B8653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80F525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6ED75E6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74E4E9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722AE720"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72F1ADC2"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3CA3E47C"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7681505F"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59F538D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2F931C9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BC064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7D498138"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7EF40BA"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0092CAF5"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A80D30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5B2B711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C9EF07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687ACFC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A80FB8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513D35E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4A38B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1E6F5F4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A6547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550281B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C371D5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96CDCC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705FBB0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2395EBFC" w14:textId="1C549206" w:rsidR="00776496" w:rsidRPr="00776496" w:rsidRDefault="00776496" w:rsidP="00CF3E2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61" w:author="Kook Sec" w:date="2022-07-06T14:50:00Z">
          <w:pPr>
            <w:widowControl w:val="0"/>
            <w:spacing w:before="0" w:beforeAutospacing="0" w:after="0" w:afterAutospacing="0" w:line="240" w:lineRule="auto"/>
            <w:ind w:left="2160" w:hanging="720"/>
            <w:jc w:val="both"/>
          </w:pPr>
        </w:pPrChange>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w:t>
      </w:r>
      <w:del w:id="62" w:author="Kook Sec" w:date="2022-07-06T14:50:00Z">
        <w:r w:rsidRPr="00776496" w:rsidDel="00CF3E24">
          <w:rPr>
            <w:rFonts w:ascii="Times New Roman" w:eastAsia="Times New Roman" w:hAnsi="Times New Roman" w:cs="David"/>
            <w:sz w:val="24"/>
            <w:szCs w:val="24"/>
            <w:rtl/>
            <w:lang w:eastAsia="he-IL"/>
          </w:rPr>
          <w:delText xml:space="preserve">לרבות בצוע בדיקות אקוסטיות באמצעות מכשירי מדידה ע"פ תקנים ישראליים (ובהעדר תקנים ישראליים עפ"י תקנים </w:delText>
        </w:r>
        <w:r w:rsidRPr="00776496" w:rsidDel="00CF3E24">
          <w:rPr>
            <w:rFonts w:ascii="Times New Roman" w:eastAsia="Times New Roman" w:hAnsi="Times New Roman" w:cs="David" w:hint="cs"/>
            <w:sz w:val="24"/>
            <w:szCs w:val="24"/>
            <w:rtl/>
            <w:lang w:eastAsia="he-IL"/>
          </w:rPr>
          <w:delText>אירופאיים</w:delText>
        </w:r>
        <w:r w:rsidRPr="00776496" w:rsidDel="00CF3E24">
          <w:rPr>
            <w:rFonts w:ascii="Times New Roman" w:eastAsia="Times New Roman" w:hAnsi="Times New Roman" w:cs="David"/>
            <w:sz w:val="24"/>
            <w:szCs w:val="24"/>
            <w:rtl/>
            <w:lang w:eastAsia="he-IL"/>
          </w:rPr>
          <w:delText xml:space="preserve"> או תקנים אמריקאיים), נ</w:delText>
        </w:r>
        <w:r w:rsidR="0016188F" w:rsidDel="00CF3E24">
          <w:rPr>
            <w:rFonts w:ascii="Times New Roman" w:eastAsia="Times New Roman" w:hAnsi="Times New Roman" w:cs="David" w:hint="cs"/>
            <w:sz w:val="24"/>
            <w:szCs w:val="24"/>
            <w:rtl/>
            <w:lang w:eastAsia="he-IL"/>
          </w:rPr>
          <w:delText>י</w:delText>
        </w:r>
        <w:r w:rsidRPr="00776496" w:rsidDel="00CF3E24">
          <w:rPr>
            <w:rFonts w:ascii="Times New Roman" w:eastAsia="Times New Roman" w:hAnsi="Times New Roman" w:cs="David"/>
            <w:sz w:val="24"/>
            <w:szCs w:val="24"/>
            <w:rtl/>
            <w:lang w:eastAsia="he-IL"/>
          </w:rPr>
          <w:delText xml:space="preserve">תוח תוצאות הבדיקות, </w:delText>
        </w:r>
      </w:del>
      <w:r w:rsidRPr="00776496">
        <w:rPr>
          <w:rFonts w:ascii="Times New Roman" w:eastAsia="Times New Roman" w:hAnsi="Times New Roman" w:cs="David"/>
          <w:sz w:val="24"/>
          <w:szCs w:val="24"/>
          <w:rtl/>
          <w:lang w:eastAsia="he-IL"/>
        </w:rPr>
        <w:t>ובמקרה הצורך הכנת פרטים נוספים ומתן הנחיות להשגת התוצאות הדרושות.</w:t>
      </w:r>
    </w:p>
    <w:p w14:paraId="498AD52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E1EF767"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35060EE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476575C"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0B023B0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9FC79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5FB81D2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544525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1917AB4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C1263D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288CE68E"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07598F2"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7A796110"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1D8DAB42"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EEFD3F9"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31A3DEDC"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6A96ADF"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5C75DBC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307C66F0"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F85C747" w14:textId="70938795" w:rsidR="00776496" w:rsidRPr="00776496" w:rsidRDefault="00776496" w:rsidP="00CF3E2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63" w:author="Kook Sec" w:date="2022-07-06T14:50:00Z">
          <w:pPr>
            <w:widowControl w:val="0"/>
            <w:spacing w:before="0" w:beforeAutospacing="0" w:after="0" w:afterAutospacing="0" w:line="240" w:lineRule="auto"/>
            <w:ind w:left="2160" w:hanging="720"/>
            <w:jc w:val="both"/>
          </w:pPr>
        </w:pPrChange>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w:t>
      </w:r>
      <w:del w:id="64" w:author="Kook Sec" w:date="2022-07-06T14:50:00Z">
        <w:r w:rsidRPr="00776496" w:rsidDel="00CF3E24">
          <w:rPr>
            <w:rFonts w:ascii="Times New Roman" w:eastAsia="Times New Roman" w:hAnsi="Times New Roman" w:cs="David" w:hint="cs"/>
            <w:sz w:val="24"/>
            <w:szCs w:val="24"/>
            <w:rtl/>
            <w:lang w:eastAsia="he-IL"/>
          </w:rPr>
          <w:delText xml:space="preserve">לרבות ביצוע בדיקות אקוסטיות באמצעות מכשירי מדידה עפ"י תקנים ישראליים (ובהעדר תקנים ישראליים עפ"י תקנים אירופאיים או תקנים </w:delText>
        </w:r>
        <w:r w:rsidR="000F5BD1" w:rsidRPr="00776496" w:rsidDel="00CF3E24">
          <w:rPr>
            <w:rFonts w:ascii="Times New Roman" w:eastAsia="Times New Roman" w:hAnsi="Times New Roman" w:cs="David" w:hint="cs"/>
            <w:sz w:val="24"/>
            <w:szCs w:val="24"/>
            <w:rtl/>
            <w:lang w:eastAsia="he-IL"/>
          </w:rPr>
          <w:delText>אמריקאים</w:delText>
        </w:r>
        <w:r w:rsidRPr="00776496" w:rsidDel="00CF3E24">
          <w:rPr>
            <w:rFonts w:ascii="Times New Roman" w:eastAsia="Times New Roman" w:hAnsi="Times New Roman" w:cs="David" w:hint="cs"/>
            <w:sz w:val="24"/>
            <w:szCs w:val="24"/>
            <w:rtl/>
            <w:lang w:eastAsia="he-IL"/>
          </w:rPr>
          <w:delText xml:space="preserve">), ניתוח תוצאות הבדיקה </w:delText>
        </w:r>
      </w:del>
      <w:bookmarkStart w:id="65" w:name="_GoBack"/>
      <w:bookmarkEnd w:id="65"/>
      <w:r w:rsidRPr="00776496">
        <w:rPr>
          <w:rFonts w:ascii="Times New Roman" w:eastAsia="Times New Roman" w:hAnsi="Times New Roman" w:cs="David" w:hint="cs"/>
          <w:sz w:val="24"/>
          <w:szCs w:val="24"/>
          <w:rtl/>
          <w:lang w:eastAsia="he-IL"/>
        </w:rPr>
        <w:t xml:space="preserve">והגשת דו"חות </w:t>
      </w:r>
      <w:r w:rsidRPr="00776496">
        <w:rPr>
          <w:rFonts w:ascii="Times New Roman" w:eastAsia="Times New Roman" w:hAnsi="Times New Roman" w:cs="David" w:hint="cs"/>
          <w:sz w:val="24"/>
          <w:szCs w:val="24"/>
          <w:rtl/>
          <w:lang w:eastAsia="he-IL"/>
        </w:rPr>
        <w:lastRenderedPageBreak/>
        <w:t>מסכמים וחוות דעת.</w:t>
      </w:r>
    </w:p>
    <w:p w14:paraId="3A3AAA3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7A0B507"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6B4DBE75"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2090848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338991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0D55D8BB"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1683B73"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06BD897E"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30504AAA"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4D35D3"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4169FDE"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42FFD4A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8EC03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5E7025B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63B88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FAA946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E0BA48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B2E38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7CCF4C6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B37C5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7BB4E20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4F0B2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246B48B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D11F6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6BAF39A4"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3C432664"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77248DB0"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05C7E17"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75E1A97" w14:textId="733EE63B"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w:t>
      </w:r>
      <w:del w:id="66" w:author="Kook Sec" w:date="2021-10-21T14:03:00Z">
        <w:r w:rsidRPr="00DE118F" w:rsidDel="005277A4">
          <w:rPr>
            <w:rFonts w:ascii="Times New Roman" w:eastAsia="Times New Roman" w:hAnsi="Times New Roman" w:cs="David"/>
            <w:sz w:val="24"/>
            <w:szCs w:val="24"/>
            <w:rtl/>
            <w:lang w:eastAsia="he-IL"/>
          </w:rPr>
          <w:delText xml:space="preserve">_________ </w:delText>
        </w:r>
      </w:del>
      <w:ins w:id="67" w:author="Kook Sec" w:date="2021-10-21T14:03:00Z">
        <w:r w:rsidR="005277A4">
          <w:rPr>
            <w:rFonts w:ascii="Times New Roman" w:eastAsia="Times New Roman" w:hAnsi="Times New Roman" w:cs="David" w:hint="cs"/>
            <w:sz w:val="24"/>
            <w:szCs w:val="24"/>
            <w:rtl/>
            <w:lang w:eastAsia="he-IL"/>
          </w:rPr>
          <w:t>33,000</w:t>
        </w:r>
        <w:r w:rsidR="005277A4" w:rsidRPr="00DE118F">
          <w:rPr>
            <w:rFonts w:ascii="Times New Roman" w:eastAsia="Times New Roman" w:hAnsi="Times New Roman" w:cs="David"/>
            <w:sz w:val="24"/>
            <w:szCs w:val="24"/>
            <w:rtl/>
            <w:lang w:eastAsia="he-IL"/>
          </w:rPr>
          <w:t xml:space="preserve"> </w:t>
        </w:r>
      </w:ins>
      <w:r w:rsidRPr="00DE118F">
        <w:rPr>
          <w:rFonts w:ascii="Times New Roman" w:eastAsia="Times New Roman" w:hAnsi="Times New Roman" w:cs="David"/>
          <w:sz w:val="24"/>
          <w:szCs w:val="24"/>
          <w:rtl/>
          <w:lang w:eastAsia="he-IL"/>
        </w:rPr>
        <w:t xml:space="preserve">ש"ח (במילים </w:t>
      </w:r>
      <w:ins w:id="68" w:author="Kook Sec" w:date="2021-10-21T14:03:00Z">
        <w:r w:rsidR="005277A4">
          <w:rPr>
            <w:rFonts w:ascii="Times New Roman" w:eastAsia="Times New Roman" w:hAnsi="Times New Roman" w:cs="David" w:hint="cs"/>
            <w:sz w:val="24"/>
            <w:szCs w:val="24"/>
            <w:rtl/>
            <w:lang w:eastAsia="he-IL"/>
          </w:rPr>
          <w:t>שלושים ושלוש אלף</w:t>
        </w:r>
      </w:ins>
      <w:del w:id="69" w:author="Kook Sec" w:date="2021-10-21T14:03:00Z">
        <w:r w:rsidRPr="00DE118F" w:rsidDel="005277A4">
          <w:rPr>
            <w:rFonts w:ascii="Times New Roman" w:eastAsia="Times New Roman" w:hAnsi="Times New Roman" w:cs="David"/>
            <w:sz w:val="24"/>
            <w:szCs w:val="24"/>
            <w:rtl/>
            <w:lang w:eastAsia="he-IL"/>
          </w:rPr>
          <w:delText xml:space="preserve">______________ </w:delText>
        </w:r>
      </w:del>
      <w:r w:rsidRPr="00DE118F">
        <w:rPr>
          <w:rFonts w:ascii="Times New Roman" w:eastAsia="Times New Roman" w:hAnsi="Times New Roman" w:cs="David"/>
          <w:sz w:val="24"/>
          <w:szCs w:val="24"/>
          <w:rtl/>
          <w:lang w:eastAsia="he-IL"/>
        </w:rPr>
        <w:t xml:space="preserve"> ש"ח)</w:t>
      </w:r>
      <w:ins w:id="70" w:author="Kook Sec" w:date="2021-10-21T14:03:00Z">
        <w:r w:rsidR="005277A4">
          <w:rPr>
            <w:rFonts w:ascii="Times New Roman" w:eastAsia="Times New Roman" w:hAnsi="Times New Roman" w:cs="David" w:hint="cs"/>
            <w:sz w:val="24"/>
            <w:szCs w:val="24"/>
            <w:rtl/>
            <w:lang w:eastAsia="he-IL"/>
          </w:rPr>
          <w:t xml:space="preserve"> </w:t>
        </w:r>
      </w:ins>
      <w:r w:rsidRPr="00DE118F">
        <w:rPr>
          <w:rFonts w:ascii="Times New Roman" w:eastAsia="Times New Roman" w:hAnsi="Times New Roman" w:cs="David"/>
          <w:sz w:val="24"/>
          <w:szCs w:val="24"/>
          <w:rtl/>
          <w:lang w:eastAsia="he-IL"/>
        </w:rPr>
        <w:t xml:space="preserve">לכל מבנה ראשוני. </w:t>
      </w:r>
    </w:p>
    <w:p w14:paraId="402ECB5A" w14:textId="0717EFAE" w:rsidR="00DE118F" w:rsidRPr="00DE118F" w:rsidDel="005277A4" w:rsidRDefault="00DE118F" w:rsidP="00DE118F">
      <w:pPr>
        <w:widowControl w:val="0"/>
        <w:spacing w:before="120" w:beforeAutospacing="0" w:after="60" w:afterAutospacing="0" w:line="240" w:lineRule="auto"/>
        <w:ind w:left="1440" w:hanging="720"/>
        <w:jc w:val="both"/>
        <w:rPr>
          <w:del w:id="71" w:author="Kook Sec" w:date="2021-10-21T14:03:00Z"/>
          <w:rFonts w:ascii="Times New Roman" w:eastAsia="Times New Roman" w:hAnsi="Times New Roman" w:cs="David"/>
          <w:sz w:val="24"/>
          <w:szCs w:val="24"/>
          <w:rtl/>
          <w:lang w:eastAsia="he-IL"/>
        </w:rPr>
      </w:pPr>
      <w:del w:id="72" w:author="Kook Sec" w:date="2021-10-21T14:03:00Z">
        <w:r w:rsidRPr="00DE118F" w:rsidDel="005277A4">
          <w:rPr>
            <w:rFonts w:ascii="Times New Roman" w:eastAsia="Times New Roman" w:hAnsi="Times New Roman" w:cs="David"/>
            <w:sz w:val="24"/>
            <w:szCs w:val="24"/>
            <w:rtl/>
            <w:lang w:eastAsia="he-IL"/>
          </w:rPr>
          <w:delText>1.2</w:delText>
        </w:r>
        <w:r w:rsidRPr="00DE118F" w:rsidDel="005277A4">
          <w:rPr>
            <w:rFonts w:ascii="Times New Roman" w:eastAsia="Times New Roman" w:hAnsi="Times New Roman" w:cs="David"/>
            <w:sz w:val="24"/>
            <w:szCs w:val="24"/>
            <w:rtl/>
            <w:lang w:eastAsia="he-IL"/>
          </w:rPr>
          <w:tab/>
        </w:r>
        <w:r w:rsidRPr="00DE118F" w:rsidDel="005277A4">
          <w:rPr>
            <w:rFonts w:ascii="Times New Roman" w:eastAsia="Times New Roman" w:hAnsi="Times New Roman" w:cs="David" w:hint="cs"/>
            <w:sz w:val="24"/>
            <w:szCs w:val="24"/>
            <w:rtl/>
            <w:lang w:eastAsia="he-IL"/>
          </w:rPr>
          <w:delText xml:space="preserve">תמורת ביצוע שירותי היועץ ישולם </w:delText>
        </w:r>
        <w:r w:rsidRPr="00DE118F" w:rsidDel="005277A4">
          <w:rPr>
            <w:rFonts w:ascii="Times New Roman" w:eastAsia="Times New Roman" w:hAnsi="Times New Roman" w:cs="David"/>
            <w:sz w:val="24"/>
            <w:szCs w:val="24"/>
            <w:rtl/>
            <w:lang w:eastAsia="he-IL"/>
          </w:rPr>
          <w:delText xml:space="preserve">סכום קבוע ומוחלט של _________ ש"ח (במילים ______________  ש"ח) לכל מבנה חוזר. </w:delText>
        </w:r>
      </w:del>
    </w:p>
    <w:p w14:paraId="5E3C13E2"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1D3BD49"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731180D8"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0188CAD2"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77D98093"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E2680A3"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5621CE8C" w14:textId="3A332882"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73" w:author="Kook Sec" w:date="2021-10-21T14:05:00Z">
            <w:r w:rsidR="005277A4">
              <w:rPr>
                <w:rFonts w:ascii="Times New Roman" w:eastAsia="Times New Roman" w:hAnsi="Times New Roman" w:cs="David" w:hint="cs"/>
                <w:color w:val="008000"/>
                <w:sz w:val="24"/>
                <w:szCs w:val="24"/>
                <w:rtl/>
              </w:rPr>
              <w:t>מדד תשומות הבנייה לחודש 9/2020</w:t>
            </w:r>
          </w:ins>
        </w:sdtContent>
      </w:sdt>
      <w:r w:rsidRPr="00DE118F">
        <w:rPr>
          <w:rFonts w:ascii="Times New Roman" w:eastAsia="Times New Roman" w:hAnsi="Times New Roman" w:cs="David" w:hint="cs"/>
          <w:color w:val="008000"/>
          <w:sz w:val="24"/>
          <w:szCs w:val="24"/>
          <w:rtl/>
        </w:rPr>
        <w:br/>
      </w:r>
      <w:customXmlDelRangeStart w:id="74" w:author="Kook Sec" w:date="2021-10-21T14:05:00Z"/>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customXmlDelRangeEnd w:id="74"/>
          <w:customXmlDelRangeStart w:id="75" w:author="Kook Sec" w:date="2021-10-21T14:05:00Z"/>
        </w:sdtContent>
      </w:sdt>
      <w:customXmlDelRangeEnd w:id="75"/>
      <w:del w:id="76" w:author="Kook Sec" w:date="2021-10-21T14:05:00Z">
        <w:r w:rsidRPr="00DE118F" w:rsidDel="005277A4">
          <w:rPr>
            <w:rFonts w:ascii="Times New Roman" w:eastAsia="Times New Roman" w:hAnsi="Times New Roman" w:cs="David" w:hint="cs"/>
            <w:color w:val="008000"/>
            <w:sz w:val="24"/>
            <w:szCs w:val="24"/>
            <w:rtl/>
          </w:rPr>
          <w:delText xml:space="preserve"> </w:delText>
        </w:r>
      </w:del>
      <w:customXmlDelRangeStart w:id="77" w:author="Kook Sec" w:date="2021-10-21T14:05:00Z"/>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customXmlDelRangeEnd w:id="77"/>
          <w:customXmlDelRangeStart w:id="78" w:author="Kook Sec" w:date="2021-10-21T14:05:00Z"/>
        </w:sdtContent>
      </w:sdt>
      <w:customXmlDelRangeEnd w:id="78"/>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79" w:author="Kook Sec" w:date="2021-10-21T14:05:00Z">
            <w:r w:rsidR="005277A4">
              <w:rPr>
                <w:rFonts w:ascii="Times New Roman" w:eastAsia="Times New Roman" w:hAnsi="Times New Roman" w:cs="David" w:hint="cs"/>
                <w:color w:val="008000"/>
                <w:sz w:val="24"/>
                <w:szCs w:val="24"/>
                <w:rtl/>
              </w:rPr>
              <w:t>114.7</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69FDA8E6"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34569CE"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58F8CD0A"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BDEE43A"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0E67EFB"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5A22AF6"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69572004"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4E743502"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B227BB8"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4F1348F"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47A2F4F"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E75CFF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8B8815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946A013"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577DEF5"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52B11F9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016B63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3259DA5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C1AEF0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70511085"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70F3BFDD" w14:textId="09534946" w:rsidR="00776496" w:rsidRPr="00776496" w:rsidDel="005277A4" w:rsidRDefault="00776496" w:rsidP="006503BD">
      <w:pPr>
        <w:widowControl w:val="0"/>
        <w:spacing w:before="0" w:beforeAutospacing="0" w:after="0" w:afterAutospacing="0" w:line="360" w:lineRule="auto"/>
        <w:jc w:val="both"/>
        <w:rPr>
          <w:del w:id="80" w:author="Kook Sec" w:date="2021-10-21T14:06:00Z"/>
          <w:rFonts w:ascii="Times New Roman" w:eastAsia="Times New Roman" w:hAnsi="Times New Roman" w:cs="David"/>
          <w:sz w:val="24"/>
          <w:szCs w:val="24"/>
          <w:rtl/>
        </w:rPr>
      </w:pPr>
    </w:p>
    <w:p w14:paraId="521483BC" w14:textId="289B2740" w:rsidR="00776496" w:rsidRPr="00776496" w:rsidDel="005277A4" w:rsidRDefault="00776496" w:rsidP="00776496">
      <w:pPr>
        <w:spacing w:before="0" w:beforeAutospacing="0" w:after="0" w:afterAutospacing="0" w:line="360" w:lineRule="auto"/>
        <w:ind w:left="720"/>
        <w:rPr>
          <w:del w:id="81" w:author="Kook Sec" w:date="2021-10-21T14:06:00Z"/>
          <w:rFonts w:ascii="Times New Roman" w:eastAsia="Times New Roman" w:hAnsi="Times New Roman" w:cs="David"/>
          <w:sz w:val="24"/>
          <w:szCs w:val="24"/>
          <w:rtl/>
        </w:rPr>
      </w:pPr>
      <w:del w:id="82" w:author="Kook Sec" w:date="2021-10-21T14:06:00Z">
        <w:r w:rsidRPr="00776496" w:rsidDel="005277A4">
          <w:rPr>
            <w:rFonts w:ascii="Times New Roman" w:eastAsia="Times New Roman" w:hAnsi="Times New Roman" w:cs="David"/>
            <w:sz w:val="24"/>
            <w:szCs w:val="24"/>
            <w:rtl/>
          </w:rPr>
          <w:delText>1.1</w:delText>
        </w:r>
        <w:r w:rsidRPr="00776496" w:rsidDel="005277A4">
          <w:rPr>
            <w:rFonts w:ascii="Times New Roman" w:eastAsia="Times New Roman" w:hAnsi="Times New Roman" w:cs="David"/>
            <w:sz w:val="24"/>
            <w:szCs w:val="24"/>
            <w:rtl/>
          </w:rPr>
          <w:tab/>
          <w:delText>עבור הכנת חוות דעת סביבתית:</w:delText>
        </w:r>
      </w:del>
    </w:p>
    <w:p w14:paraId="780EA646" w14:textId="5480B870" w:rsidR="00776496" w:rsidRPr="00776496" w:rsidDel="005277A4" w:rsidRDefault="00776496" w:rsidP="006503BD">
      <w:pPr>
        <w:spacing w:before="0" w:beforeAutospacing="0" w:after="0" w:afterAutospacing="0" w:line="360" w:lineRule="auto"/>
        <w:ind w:left="720"/>
        <w:rPr>
          <w:del w:id="83" w:author="Kook Sec" w:date="2021-10-21T14:06:00Z"/>
          <w:rFonts w:ascii="Times New Roman" w:eastAsia="Times New Roman" w:hAnsi="Times New Roman" w:cs="David"/>
          <w:sz w:val="24"/>
          <w:szCs w:val="24"/>
          <w:rtl/>
        </w:rPr>
      </w:pPr>
      <w:del w:id="84" w:author="Kook Sec" w:date="2021-10-21T14:06:00Z">
        <w:r w:rsidRPr="00776496" w:rsidDel="005277A4">
          <w:rPr>
            <w:rFonts w:ascii="Times New Roman" w:eastAsia="Times New Roman" w:hAnsi="Times New Roman" w:cs="David"/>
            <w:sz w:val="24"/>
            <w:szCs w:val="24"/>
            <w:rtl/>
          </w:rPr>
          <w:tab/>
          <w:delText>א.</w:delText>
        </w:r>
        <w:r w:rsidRPr="00776496" w:rsidDel="005277A4">
          <w:rPr>
            <w:rFonts w:ascii="Times New Roman" w:eastAsia="Times New Roman" w:hAnsi="Times New Roman" w:cs="David"/>
            <w:sz w:val="24"/>
            <w:szCs w:val="24"/>
            <w:rtl/>
          </w:rPr>
          <w:tab/>
          <w:delText xml:space="preserve">לאחר מסירת חוות דעת ראשונית </w:delText>
        </w:r>
        <w:r w:rsidRPr="006503BD" w:rsidDel="005277A4">
          <w:rPr>
            <w:rFonts w:ascii="Times New Roman" w:eastAsia="Times New Roman" w:hAnsi="Times New Roman" w:cs="David" w:hint="cs"/>
            <w:sz w:val="24"/>
            <w:szCs w:val="24"/>
            <w:u w:val="dotted"/>
            <w:rtl/>
          </w:rPr>
          <w:tab/>
        </w:r>
        <w:r w:rsidRPr="006503BD" w:rsidDel="005277A4">
          <w:rPr>
            <w:rFonts w:ascii="Times New Roman" w:eastAsia="Times New Roman" w:hAnsi="Times New Roman" w:cs="David"/>
            <w:sz w:val="24"/>
            <w:szCs w:val="24"/>
            <w:u w:val="dotted"/>
            <w:rtl/>
          </w:rPr>
          <w:tab/>
        </w:r>
        <w:r w:rsidRPr="006503BD" w:rsidDel="005277A4">
          <w:rPr>
            <w:rFonts w:ascii="Times New Roman" w:eastAsia="Times New Roman" w:hAnsi="Times New Roman" w:cs="David"/>
            <w:sz w:val="24"/>
            <w:szCs w:val="24"/>
            <w:u w:val="dotted"/>
            <w:rtl/>
          </w:rPr>
          <w:tab/>
        </w:r>
        <w:r w:rsidRPr="00776496" w:rsidDel="005277A4">
          <w:rPr>
            <w:rFonts w:ascii="Times New Roman" w:eastAsia="Times New Roman" w:hAnsi="Times New Roman" w:cs="David"/>
            <w:sz w:val="24"/>
            <w:szCs w:val="24"/>
            <w:rtl/>
          </w:rPr>
          <w:delText>40%</w:delText>
        </w:r>
      </w:del>
    </w:p>
    <w:p w14:paraId="650DC99B" w14:textId="162F92AE" w:rsidR="00776496" w:rsidRPr="00776496" w:rsidDel="005277A4" w:rsidRDefault="006503BD" w:rsidP="00776496">
      <w:pPr>
        <w:spacing w:before="0" w:beforeAutospacing="0" w:after="0" w:afterAutospacing="0" w:line="360" w:lineRule="auto"/>
        <w:ind w:left="720"/>
        <w:rPr>
          <w:del w:id="85" w:author="Kook Sec" w:date="2021-10-21T14:06:00Z"/>
          <w:rFonts w:ascii="Times New Roman" w:eastAsia="Times New Roman" w:hAnsi="Times New Roman" w:cs="David"/>
          <w:sz w:val="24"/>
          <w:szCs w:val="24"/>
          <w:rtl/>
        </w:rPr>
      </w:pPr>
      <w:del w:id="86" w:author="Kook Sec" w:date="2021-10-21T14:06:00Z">
        <w:r w:rsidDel="005277A4">
          <w:rPr>
            <w:rFonts w:ascii="Times New Roman" w:eastAsia="Times New Roman" w:hAnsi="Times New Roman" w:cs="David"/>
            <w:sz w:val="24"/>
            <w:szCs w:val="24"/>
            <w:rtl/>
          </w:rPr>
          <w:tab/>
          <w:delText>ב.</w:delText>
        </w:r>
        <w:r w:rsidDel="005277A4">
          <w:rPr>
            <w:rFonts w:ascii="Times New Roman" w:eastAsia="Times New Roman" w:hAnsi="Times New Roman" w:cs="David"/>
            <w:sz w:val="24"/>
            <w:szCs w:val="24"/>
            <w:rtl/>
          </w:rPr>
          <w:tab/>
          <w:delText xml:space="preserve">לאחר אישור הרשויות </w:delText>
        </w:r>
        <w:r w:rsidR="00776496" w:rsidRPr="006503BD" w:rsidDel="005277A4">
          <w:rPr>
            <w:rFonts w:ascii="Times New Roman" w:eastAsia="Times New Roman" w:hAnsi="Times New Roman" w:cs="David"/>
            <w:sz w:val="24"/>
            <w:szCs w:val="24"/>
            <w:u w:val="dotted"/>
            <w:rtl/>
          </w:rPr>
          <w:tab/>
        </w:r>
        <w:r w:rsidR="00776496" w:rsidRPr="006503BD" w:rsidDel="005277A4">
          <w:rPr>
            <w:rFonts w:ascii="Times New Roman" w:eastAsia="Times New Roman" w:hAnsi="Times New Roman" w:cs="David"/>
            <w:sz w:val="24"/>
            <w:szCs w:val="24"/>
            <w:u w:val="dotted"/>
            <w:rtl/>
          </w:rPr>
          <w:tab/>
        </w:r>
        <w:r w:rsidR="00776496" w:rsidRPr="006503BD" w:rsidDel="005277A4">
          <w:rPr>
            <w:rFonts w:ascii="Times New Roman" w:eastAsia="Times New Roman" w:hAnsi="Times New Roman" w:cs="David"/>
            <w:sz w:val="24"/>
            <w:szCs w:val="24"/>
            <w:u w:val="dotted"/>
            <w:rtl/>
          </w:rPr>
          <w:tab/>
        </w:r>
        <w:r w:rsidR="00776496" w:rsidRPr="006503BD" w:rsidDel="005277A4">
          <w:rPr>
            <w:rFonts w:ascii="Times New Roman" w:eastAsia="Times New Roman" w:hAnsi="Times New Roman" w:cs="David" w:hint="cs"/>
            <w:sz w:val="24"/>
            <w:szCs w:val="24"/>
            <w:u w:val="dotted"/>
            <w:rtl/>
          </w:rPr>
          <w:tab/>
        </w:r>
        <w:r w:rsidR="00776496" w:rsidRPr="006503BD" w:rsidDel="005277A4">
          <w:rPr>
            <w:rFonts w:ascii="Times New Roman" w:eastAsia="Times New Roman" w:hAnsi="Times New Roman" w:cs="David"/>
            <w:sz w:val="24"/>
            <w:szCs w:val="24"/>
            <w:u w:val="dotted"/>
            <w:rtl/>
          </w:rPr>
          <w:tab/>
        </w:r>
        <w:r w:rsidR="00776496" w:rsidRPr="00776496" w:rsidDel="005277A4">
          <w:rPr>
            <w:rFonts w:ascii="Times New Roman" w:eastAsia="Times New Roman" w:hAnsi="Times New Roman" w:cs="David"/>
            <w:sz w:val="24"/>
            <w:szCs w:val="24"/>
            <w:rtl/>
          </w:rPr>
          <w:delText>40%</w:delText>
        </w:r>
      </w:del>
    </w:p>
    <w:p w14:paraId="5CFC3B04" w14:textId="4374B006" w:rsidR="00776496" w:rsidRPr="00776496" w:rsidDel="005277A4" w:rsidRDefault="00776496" w:rsidP="006503BD">
      <w:pPr>
        <w:spacing w:before="0" w:beforeAutospacing="0" w:after="0" w:afterAutospacing="0" w:line="360" w:lineRule="auto"/>
        <w:ind w:left="720"/>
        <w:rPr>
          <w:del w:id="87" w:author="Kook Sec" w:date="2021-10-21T14:06:00Z"/>
          <w:rFonts w:ascii="Times New Roman" w:eastAsia="Times New Roman" w:hAnsi="Times New Roman" w:cs="David"/>
          <w:sz w:val="24"/>
          <w:szCs w:val="24"/>
          <w:rtl/>
        </w:rPr>
      </w:pPr>
      <w:del w:id="88" w:author="Kook Sec" w:date="2021-10-21T14:06:00Z">
        <w:r w:rsidRPr="00776496" w:rsidDel="005277A4">
          <w:rPr>
            <w:rFonts w:ascii="Times New Roman" w:eastAsia="Times New Roman" w:hAnsi="Times New Roman" w:cs="David"/>
            <w:sz w:val="24"/>
            <w:szCs w:val="24"/>
            <w:rtl/>
          </w:rPr>
          <w:tab/>
          <w:delText>ג.</w:delText>
        </w:r>
        <w:r w:rsidRPr="00776496" w:rsidDel="005277A4">
          <w:rPr>
            <w:rFonts w:ascii="Times New Roman" w:eastAsia="Times New Roman" w:hAnsi="Times New Roman" w:cs="David"/>
            <w:sz w:val="24"/>
            <w:szCs w:val="24"/>
            <w:rtl/>
          </w:rPr>
          <w:tab/>
          <w:delText>לאחר גמר ה</w:delText>
        </w:r>
        <w:r w:rsidR="0016188F" w:rsidDel="005277A4">
          <w:rPr>
            <w:rFonts w:ascii="Times New Roman" w:eastAsia="Times New Roman" w:hAnsi="Times New Roman" w:cs="David" w:hint="cs"/>
            <w:sz w:val="24"/>
            <w:szCs w:val="24"/>
            <w:rtl/>
          </w:rPr>
          <w:delText>י</w:delText>
        </w:r>
        <w:r w:rsidR="006503BD" w:rsidDel="005277A4">
          <w:rPr>
            <w:rFonts w:ascii="Times New Roman" w:eastAsia="Times New Roman" w:hAnsi="Times New Roman" w:cs="David"/>
            <w:sz w:val="24"/>
            <w:szCs w:val="24"/>
            <w:rtl/>
          </w:rPr>
          <w:delText xml:space="preserve">יעוץ הסופי </w:delText>
        </w:r>
        <w:r w:rsidR="006503BD" w:rsidDel="005277A4">
          <w:rPr>
            <w:rFonts w:ascii="Times New Roman" w:eastAsia="Times New Roman" w:hAnsi="Times New Roman" w:cs="David" w:hint="cs"/>
            <w:sz w:val="24"/>
            <w:szCs w:val="24"/>
            <w:rtl/>
          </w:rPr>
          <w:delText xml:space="preserve"> </w:delText>
        </w:r>
        <w:r w:rsidRPr="006503BD" w:rsidDel="005277A4">
          <w:rPr>
            <w:rFonts w:ascii="Times New Roman" w:eastAsia="Times New Roman" w:hAnsi="Times New Roman" w:cs="David"/>
            <w:sz w:val="24"/>
            <w:szCs w:val="24"/>
            <w:u w:val="dotted"/>
            <w:rtl/>
          </w:rPr>
          <w:tab/>
        </w:r>
        <w:r w:rsidRPr="006503BD" w:rsidDel="005277A4">
          <w:rPr>
            <w:rFonts w:ascii="Times New Roman" w:eastAsia="Times New Roman" w:hAnsi="Times New Roman" w:cs="David"/>
            <w:sz w:val="24"/>
            <w:szCs w:val="24"/>
            <w:u w:val="dotted"/>
            <w:rtl/>
          </w:rPr>
          <w:tab/>
        </w:r>
        <w:r w:rsidRPr="006503BD" w:rsidDel="005277A4">
          <w:rPr>
            <w:rFonts w:ascii="Times New Roman" w:eastAsia="Times New Roman" w:hAnsi="Times New Roman" w:cs="David"/>
            <w:sz w:val="24"/>
            <w:szCs w:val="24"/>
            <w:u w:val="dotted"/>
            <w:rtl/>
          </w:rPr>
          <w:tab/>
        </w:r>
        <w:r w:rsidRPr="006503BD" w:rsidDel="005277A4">
          <w:rPr>
            <w:rFonts w:ascii="Times New Roman" w:eastAsia="Times New Roman" w:hAnsi="Times New Roman" w:cs="David" w:hint="cs"/>
            <w:sz w:val="24"/>
            <w:szCs w:val="24"/>
            <w:u w:val="dotted"/>
            <w:rtl/>
          </w:rPr>
          <w:tab/>
        </w:r>
        <w:r w:rsidRPr="00776496" w:rsidDel="005277A4">
          <w:rPr>
            <w:rFonts w:ascii="Times New Roman" w:eastAsia="Times New Roman" w:hAnsi="Times New Roman" w:cs="David"/>
            <w:sz w:val="24"/>
            <w:szCs w:val="24"/>
            <w:rtl/>
          </w:rPr>
          <w:delText>20%</w:delText>
        </w:r>
      </w:del>
    </w:p>
    <w:p w14:paraId="5370DE05"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2C02504B"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6FCF04FD" w14:textId="6AECCC56"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del w:id="89" w:author="Kook Sec" w:date="2021-10-21T14:05:00Z">
        <w:r w:rsidRPr="00776496" w:rsidDel="005277A4">
          <w:rPr>
            <w:rFonts w:ascii="Times New Roman" w:eastAsia="Times New Roman" w:hAnsi="Times New Roman" w:cs="David"/>
            <w:sz w:val="24"/>
            <w:szCs w:val="24"/>
            <w:rtl/>
          </w:rPr>
          <w:delText>30</w:delText>
        </w:r>
      </w:del>
      <w:ins w:id="90" w:author="Kook Sec" w:date="2021-10-21T14:05:00Z">
        <w:r w:rsidR="005277A4">
          <w:rPr>
            <w:rFonts w:ascii="Times New Roman" w:eastAsia="Times New Roman" w:hAnsi="Times New Roman" w:cs="David" w:hint="cs"/>
            <w:sz w:val="24"/>
            <w:szCs w:val="24"/>
            <w:rtl/>
          </w:rPr>
          <w:t>15</w:t>
        </w:r>
      </w:ins>
      <w:r w:rsidRPr="00776496">
        <w:rPr>
          <w:rFonts w:ascii="Times New Roman" w:eastAsia="Times New Roman" w:hAnsi="Times New Roman" w:cs="David"/>
          <w:sz w:val="24"/>
          <w:szCs w:val="24"/>
          <w:rtl/>
        </w:rPr>
        <w:t>%</w:t>
      </w:r>
    </w:p>
    <w:p w14:paraId="73FF6381" w14:textId="21B6C7B2" w:rsidR="00776496" w:rsidRPr="00776496" w:rsidDel="005277A4" w:rsidRDefault="00776496" w:rsidP="00776496">
      <w:pPr>
        <w:spacing w:before="0" w:beforeAutospacing="0" w:after="0" w:afterAutospacing="0" w:line="360" w:lineRule="auto"/>
        <w:ind w:left="720"/>
        <w:rPr>
          <w:del w:id="91" w:author="Kook Sec" w:date="2021-10-21T14:05:00Z"/>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r>
      <w:del w:id="92" w:author="Kook Sec" w:date="2021-10-21T14:05:00Z">
        <w:r w:rsidRPr="00776496" w:rsidDel="005277A4">
          <w:rPr>
            <w:rFonts w:ascii="Times New Roman" w:eastAsia="Times New Roman" w:hAnsi="Times New Roman" w:cs="David"/>
            <w:sz w:val="24"/>
            <w:szCs w:val="24"/>
            <w:rtl/>
          </w:rPr>
          <w:delText>לאחר גמר הי</w:delText>
        </w:r>
        <w:r w:rsidR="0016188F" w:rsidDel="005277A4">
          <w:rPr>
            <w:rFonts w:ascii="Times New Roman" w:eastAsia="Times New Roman" w:hAnsi="Times New Roman" w:cs="David" w:hint="cs"/>
            <w:sz w:val="24"/>
            <w:szCs w:val="24"/>
            <w:rtl/>
          </w:rPr>
          <w:delText>י</w:delText>
        </w:r>
        <w:r w:rsidRPr="00776496" w:rsidDel="005277A4">
          <w:rPr>
            <w:rFonts w:ascii="Times New Roman" w:eastAsia="Times New Roman" w:hAnsi="Times New Roman" w:cs="David"/>
            <w:sz w:val="24"/>
            <w:szCs w:val="24"/>
            <w:rtl/>
          </w:rPr>
          <w:delText>עוץ בשלבי התכנון המפורט של המבנה</w:delText>
        </w:r>
      </w:del>
    </w:p>
    <w:p w14:paraId="279946F9" w14:textId="368E2D67" w:rsidR="00776496" w:rsidRPr="00776496" w:rsidDel="005277A4" w:rsidRDefault="00776496" w:rsidP="00776496">
      <w:pPr>
        <w:spacing w:before="0" w:beforeAutospacing="0" w:after="0" w:afterAutospacing="0" w:line="360" w:lineRule="auto"/>
        <w:ind w:left="1440" w:firstLine="720"/>
        <w:rPr>
          <w:del w:id="93" w:author="Kook Sec" w:date="2021-10-21T14:05:00Z"/>
          <w:rFonts w:ascii="Times New Roman" w:eastAsia="Times New Roman" w:hAnsi="Times New Roman" w:cs="David"/>
          <w:sz w:val="24"/>
          <w:szCs w:val="24"/>
          <w:rtl/>
        </w:rPr>
      </w:pPr>
      <w:del w:id="94" w:author="Kook Sec" w:date="2021-10-21T14:05:00Z">
        <w:r w:rsidRPr="00776496" w:rsidDel="005277A4">
          <w:rPr>
            <w:rFonts w:ascii="Times New Roman" w:eastAsia="Times New Roman" w:hAnsi="Times New Roman" w:cs="David" w:hint="cs"/>
            <w:sz w:val="24"/>
            <w:szCs w:val="24"/>
            <w:rtl/>
          </w:rPr>
          <w:delText xml:space="preserve">וקבלת אישור היחידה לאיכות הסביבה לצורך </w:delText>
        </w:r>
      </w:del>
    </w:p>
    <w:p w14:paraId="3E4482B8" w14:textId="1B7F9A68" w:rsidR="00776496" w:rsidRPr="00776496" w:rsidRDefault="00776496">
      <w:pPr>
        <w:spacing w:before="0" w:beforeAutospacing="0" w:after="0" w:afterAutospacing="0" w:line="360" w:lineRule="auto"/>
        <w:ind w:left="720"/>
        <w:rPr>
          <w:rFonts w:ascii="Times New Roman" w:eastAsia="Times New Roman" w:hAnsi="Times New Roman" w:cs="David"/>
          <w:sz w:val="24"/>
          <w:szCs w:val="24"/>
          <w:rtl/>
        </w:rPr>
        <w:pPrChange w:id="95" w:author="Kook Sec" w:date="2021-10-21T14:05:00Z">
          <w:pPr>
            <w:spacing w:before="0" w:beforeAutospacing="0" w:after="0" w:afterAutospacing="0" w:line="360" w:lineRule="auto"/>
            <w:ind w:left="1440" w:firstLine="720"/>
          </w:pPr>
        </w:pPrChange>
      </w:pPr>
      <w:del w:id="96" w:author="Kook Sec" w:date="2021-10-21T14:05:00Z">
        <w:r w:rsidRPr="00776496" w:rsidDel="005277A4">
          <w:rPr>
            <w:rFonts w:ascii="Times New Roman" w:eastAsia="Times New Roman" w:hAnsi="Times New Roman" w:cs="David" w:hint="cs"/>
            <w:sz w:val="24"/>
            <w:szCs w:val="24"/>
            <w:rtl/>
          </w:rPr>
          <w:delText>קבלת היתר בניה</w:delText>
        </w:r>
      </w:del>
      <w:ins w:id="97" w:author="Kook Sec" w:date="2021-10-21T14:05:00Z">
        <w:r w:rsidR="005277A4">
          <w:rPr>
            <w:rFonts w:ascii="Times New Roman" w:eastAsia="Times New Roman" w:hAnsi="Times New Roman" w:cs="David" w:hint="cs"/>
            <w:sz w:val="24"/>
            <w:szCs w:val="24"/>
            <w:rtl/>
          </w:rPr>
          <w:t xml:space="preserve">לאחר הגשת </w:t>
        </w:r>
      </w:ins>
      <w:ins w:id="98" w:author="Kook Sec" w:date="2021-10-21T14:06:00Z">
        <w:r w:rsidR="005277A4">
          <w:rPr>
            <w:rFonts w:ascii="Times New Roman" w:eastAsia="Times New Roman" w:hAnsi="Times New Roman" w:cs="David" w:hint="cs"/>
            <w:sz w:val="24"/>
            <w:szCs w:val="24"/>
            <w:rtl/>
          </w:rPr>
          <w:t>ה</w:t>
        </w:r>
      </w:ins>
      <w:ins w:id="99" w:author="Kook Sec" w:date="2021-10-21T14:05:00Z">
        <w:r w:rsidR="005277A4">
          <w:rPr>
            <w:rFonts w:ascii="Times New Roman" w:eastAsia="Times New Roman" w:hAnsi="Times New Roman" w:cs="David" w:hint="cs"/>
            <w:sz w:val="24"/>
            <w:szCs w:val="24"/>
            <w:rtl/>
          </w:rPr>
          <w:t>דוח מפו</w:t>
        </w:r>
      </w:ins>
      <w:ins w:id="100" w:author="Kook Sec" w:date="2021-10-21T14:06:00Z">
        <w:r w:rsidR="005277A4">
          <w:rPr>
            <w:rFonts w:ascii="Times New Roman" w:eastAsia="Times New Roman" w:hAnsi="Times New Roman" w:cs="David" w:hint="cs"/>
            <w:sz w:val="24"/>
            <w:szCs w:val="24"/>
            <w:rtl/>
          </w:rPr>
          <w:t>רט</w:t>
        </w:r>
      </w:ins>
      <w:del w:id="101" w:author="Kook Sec" w:date="2021-10-21T14:06:00Z">
        <w:r w:rsidR="006503BD" w:rsidDel="005277A4">
          <w:rPr>
            <w:rFonts w:ascii="Times New Roman" w:eastAsia="Times New Roman" w:hAnsi="Times New Roman" w:cs="David" w:hint="cs"/>
            <w:sz w:val="24"/>
            <w:szCs w:val="24"/>
            <w:rtl/>
          </w:rPr>
          <w:delText xml:space="preserve"> </w:delText>
        </w:r>
        <w:r w:rsidRPr="006503BD" w:rsidDel="005277A4">
          <w:rPr>
            <w:rFonts w:ascii="Times New Roman" w:eastAsia="Times New Roman" w:hAnsi="Times New Roman" w:cs="David" w:hint="cs"/>
            <w:sz w:val="24"/>
            <w:szCs w:val="24"/>
            <w:u w:val="dotted"/>
            <w:rtl/>
          </w:rPr>
          <w:tab/>
        </w:r>
      </w:del>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del w:id="102" w:author="Kook Sec" w:date="2021-10-21T14:06:00Z">
        <w:r w:rsidRPr="006503BD" w:rsidDel="005277A4">
          <w:rPr>
            <w:rFonts w:ascii="Times New Roman" w:eastAsia="Times New Roman" w:hAnsi="Times New Roman" w:cs="David"/>
            <w:sz w:val="24"/>
            <w:szCs w:val="24"/>
            <w:u w:val="dotted"/>
            <w:rtl/>
          </w:rPr>
          <w:delText>40</w:delText>
        </w:r>
      </w:del>
      <w:ins w:id="103" w:author="Kook Sec" w:date="2021-10-21T14:06:00Z">
        <w:r w:rsidR="005277A4">
          <w:rPr>
            <w:rFonts w:ascii="Times New Roman" w:eastAsia="Times New Roman" w:hAnsi="Times New Roman" w:cs="David" w:hint="cs"/>
            <w:sz w:val="24"/>
            <w:szCs w:val="24"/>
            <w:u w:val="dotted"/>
            <w:rtl/>
          </w:rPr>
          <w:t>35</w:t>
        </w:r>
      </w:ins>
      <w:r w:rsidRPr="006503BD">
        <w:rPr>
          <w:rFonts w:ascii="Times New Roman" w:eastAsia="Times New Roman" w:hAnsi="Times New Roman" w:cs="David"/>
          <w:sz w:val="24"/>
          <w:szCs w:val="24"/>
          <w:u w:val="dotted"/>
          <w:rtl/>
        </w:rPr>
        <w:t>%</w:t>
      </w:r>
    </w:p>
    <w:p w14:paraId="65579286" w14:textId="549767DB"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r>
      <w:del w:id="104" w:author="Kook Sec" w:date="2021-10-21T14:06:00Z">
        <w:r w:rsidRPr="00776496" w:rsidDel="005277A4">
          <w:rPr>
            <w:rFonts w:ascii="Times New Roman" w:eastAsia="Times New Roman" w:hAnsi="Times New Roman" w:cs="David"/>
            <w:sz w:val="24"/>
            <w:szCs w:val="24"/>
            <w:rtl/>
          </w:rPr>
          <w:delText>במהלך הפקוח העליון</w:delText>
        </w:r>
      </w:del>
      <w:ins w:id="105" w:author="Kook Sec" w:date="2021-10-21T14:06:00Z">
        <w:r w:rsidR="005277A4">
          <w:rPr>
            <w:rFonts w:ascii="Times New Roman" w:eastAsia="Times New Roman" w:hAnsi="Times New Roman" w:cs="David" w:hint="cs"/>
            <w:sz w:val="24"/>
            <w:szCs w:val="24"/>
            <w:rtl/>
          </w:rPr>
          <w:t>אישו</w:t>
        </w:r>
      </w:ins>
      <w:ins w:id="106" w:author="Kook Sec" w:date="2021-10-21T14:07:00Z">
        <w:r w:rsidR="005277A4">
          <w:rPr>
            <w:rFonts w:ascii="Times New Roman" w:eastAsia="Times New Roman" w:hAnsi="Times New Roman" w:cs="David" w:hint="cs"/>
            <w:sz w:val="24"/>
            <w:szCs w:val="24"/>
            <w:rtl/>
          </w:rPr>
          <w:t>ר תכניות לביצוע</w:t>
        </w:r>
      </w:ins>
      <w:r w:rsidRPr="00776496">
        <w:rPr>
          <w:rFonts w:ascii="Times New Roman" w:eastAsia="Times New Roman" w:hAnsi="Times New Roman" w:cs="David"/>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del w:id="107" w:author="Kook Sec" w:date="2021-10-21T14:07:00Z">
        <w:r w:rsidRPr="00776496" w:rsidDel="005277A4">
          <w:rPr>
            <w:rFonts w:ascii="Times New Roman" w:eastAsia="Times New Roman" w:hAnsi="Times New Roman" w:cs="David"/>
            <w:sz w:val="24"/>
            <w:szCs w:val="24"/>
            <w:rtl/>
          </w:rPr>
          <w:delText>15</w:delText>
        </w:r>
      </w:del>
      <w:ins w:id="108" w:author="Kook Sec" w:date="2021-10-21T14:07:00Z">
        <w:r w:rsidR="005277A4">
          <w:rPr>
            <w:rFonts w:ascii="Times New Roman" w:eastAsia="Times New Roman" w:hAnsi="Times New Roman" w:cs="David" w:hint="cs"/>
            <w:sz w:val="24"/>
            <w:szCs w:val="24"/>
            <w:rtl/>
          </w:rPr>
          <w:t>20</w:t>
        </w:r>
      </w:ins>
      <w:r w:rsidRPr="00776496">
        <w:rPr>
          <w:rFonts w:ascii="Times New Roman" w:eastAsia="Times New Roman" w:hAnsi="Times New Roman" w:cs="David"/>
          <w:sz w:val="24"/>
          <w:szCs w:val="24"/>
          <w:rtl/>
        </w:rPr>
        <w:t>%</w:t>
      </w:r>
    </w:p>
    <w:p w14:paraId="6B9D1C08" w14:textId="506FB127" w:rsidR="00776496" w:rsidRPr="00776496" w:rsidDel="005277A4" w:rsidRDefault="00776496" w:rsidP="00776496">
      <w:pPr>
        <w:spacing w:before="0" w:beforeAutospacing="0" w:after="0" w:afterAutospacing="0" w:line="360" w:lineRule="auto"/>
        <w:ind w:left="720"/>
        <w:rPr>
          <w:del w:id="109" w:author="Kook Sec" w:date="2021-10-21T14:07:00Z"/>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r>
      <w:del w:id="110" w:author="Kook Sec" w:date="2021-10-21T14:07:00Z">
        <w:r w:rsidRPr="00776496" w:rsidDel="005277A4">
          <w:rPr>
            <w:rFonts w:ascii="Times New Roman" w:eastAsia="Times New Roman" w:hAnsi="Times New Roman" w:cs="David"/>
            <w:sz w:val="24"/>
            <w:szCs w:val="24"/>
            <w:rtl/>
          </w:rPr>
          <w:delText xml:space="preserve">לאחר גמר השתתפות בסיורי ביקורת של גורמי </w:delText>
        </w:r>
      </w:del>
    </w:p>
    <w:p w14:paraId="05495AB1" w14:textId="0A8BC779" w:rsidR="00776496" w:rsidRPr="00776496" w:rsidDel="005277A4" w:rsidRDefault="00776496" w:rsidP="00776496">
      <w:pPr>
        <w:spacing w:before="0" w:beforeAutospacing="0" w:after="0" w:afterAutospacing="0" w:line="360" w:lineRule="auto"/>
        <w:ind w:left="720"/>
        <w:rPr>
          <w:del w:id="111" w:author="Kook Sec" w:date="2021-10-21T14:07:00Z"/>
          <w:rFonts w:ascii="Times New Roman" w:eastAsia="Times New Roman" w:hAnsi="Times New Roman" w:cs="David"/>
          <w:sz w:val="24"/>
          <w:szCs w:val="24"/>
          <w:rtl/>
        </w:rPr>
      </w:pPr>
      <w:del w:id="112" w:author="Kook Sec" w:date="2021-10-21T14:07:00Z">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sz w:val="24"/>
            <w:szCs w:val="24"/>
            <w:rtl/>
          </w:rPr>
          <w:delText>איכות הסביבה</w:delText>
        </w:r>
        <w:r w:rsidRPr="00776496" w:rsidDel="005277A4">
          <w:rPr>
            <w:rFonts w:ascii="Times New Roman" w:eastAsia="Times New Roman" w:hAnsi="Times New Roman" w:cs="David" w:hint="cs"/>
            <w:sz w:val="24"/>
            <w:szCs w:val="24"/>
            <w:rtl/>
          </w:rPr>
          <w:delText xml:space="preserve"> </w:delText>
        </w:r>
        <w:r w:rsidRPr="00776496" w:rsidDel="005277A4">
          <w:rPr>
            <w:rFonts w:ascii="Times New Roman" w:eastAsia="Times New Roman" w:hAnsi="Times New Roman" w:cs="David"/>
            <w:sz w:val="24"/>
            <w:szCs w:val="24"/>
            <w:rtl/>
          </w:rPr>
          <w:delText xml:space="preserve">ו/או רשויות אחרות למתן אשור </w:delText>
        </w:r>
      </w:del>
    </w:p>
    <w:p w14:paraId="6A28EE79" w14:textId="5406A60B" w:rsidR="00776496" w:rsidRPr="00776496" w:rsidRDefault="00776496" w:rsidP="005277A4">
      <w:pPr>
        <w:spacing w:before="0" w:beforeAutospacing="0" w:after="0" w:afterAutospacing="0" w:line="360" w:lineRule="auto"/>
        <w:ind w:left="720"/>
        <w:rPr>
          <w:rFonts w:ascii="Times New Roman" w:eastAsia="Times New Roman" w:hAnsi="Times New Roman" w:cs="David"/>
          <w:sz w:val="24"/>
          <w:szCs w:val="24"/>
          <w:rtl/>
        </w:rPr>
      </w:pPr>
      <w:del w:id="113" w:author="Kook Sec" w:date="2021-10-21T14:07:00Z">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sz w:val="24"/>
            <w:szCs w:val="24"/>
            <w:rtl/>
          </w:rPr>
          <w:delText>לאכלוס והסדרת אישור זה</w:delText>
        </w:r>
      </w:del>
      <w:ins w:id="114" w:author="Kook Sec" w:date="2021-10-21T14:07:00Z">
        <w:r w:rsidR="005277A4">
          <w:rPr>
            <w:rFonts w:ascii="Times New Roman" w:eastAsia="Times New Roman" w:hAnsi="Times New Roman" w:cs="David" w:hint="cs"/>
            <w:sz w:val="24"/>
            <w:szCs w:val="24"/>
            <w:rtl/>
          </w:rPr>
          <w:t>ב</w:t>
        </w:r>
      </w:ins>
      <w:ins w:id="115" w:author="Kook Sec" w:date="2021-10-21T14:08:00Z">
        <w:r w:rsidR="005277A4">
          <w:rPr>
            <w:rFonts w:ascii="Times New Roman" w:eastAsia="Times New Roman" w:hAnsi="Times New Roman" w:cs="David" w:hint="cs"/>
            <w:sz w:val="24"/>
            <w:szCs w:val="24"/>
            <w:rtl/>
          </w:rPr>
          <w:t xml:space="preserve">מהלך הביצוע עבור </w:t>
        </w:r>
      </w:ins>
      <w:ins w:id="116" w:author="Kook Sec" w:date="2021-10-21T14:09:00Z">
        <w:r w:rsidR="005277A4">
          <w:rPr>
            <w:rFonts w:ascii="Times New Roman" w:eastAsia="Times New Roman" w:hAnsi="Times New Roman" w:cs="David" w:hint="cs"/>
            <w:sz w:val="24"/>
            <w:szCs w:val="24"/>
            <w:rtl/>
          </w:rPr>
          <w:t>ה</w:t>
        </w:r>
      </w:ins>
      <w:ins w:id="117" w:author="Kook Sec" w:date="2021-10-21T14:08:00Z">
        <w:r w:rsidR="005277A4">
          <w:rPr>
            <w:rFonts w:ascii="Times New Roman" w:eastAsia="Times New Roman" w:hAnsi="Times New Roman" w:cs="David" w:hint="cs"/>
            <w:sz w:val="24"/>
            <w:szCs w:val="24"/>
            <w:rtl/>
          </w:rPr>
          <w:t>פיקוח ע</w:t>
        </w:r>
      </w:ins>
      <w:ins w:id="118" w:author="Kook Sec" w:date="2021-10-21T14:09:00Z">
        <w:r w:rsidR="005277A4">
          <w:rPr>
            <w:rFonts w:ascii="Times New Roman" w:eastAsia="Times New Roman" w:hAnsi="Times New Roman" w:cs="David" w:hint="cs"/>
            <w:sz w:val="24"/>
            <w:szCs w:val="24"/>
            <w:rtl/>
          </w:rPr>
          <w:t>ה</w:t>
        </w:r>
      </w:ins>
      <w:ins w:id="119" w:author="Kook Sec" w:date="2021-10-21T14:08:00Z">
        <w:r w:rsidR="005277A4">
          <w:rPr>
            <w:rFonts w:ascii="Times New Roman" w:eastAsia="Times New Roman" w:hAnsi="Times New Roman" w:cs="David" w:hint="cs"/>
            <w:sz w:val="24"/>
            <w:szCs w:val="24"/>
            <w:rtl/>
          </w:rPr>
          <w:t>ליון</w:t>
        </w:r>
      </w:ins>
      <w:ins w:id="120" w:author="Kook Sec" w:date="2021-10-21T14:07:00Z">
        <w:r w:rsidR="005277A4">
          <w:rPr>
            <w:rFonts w:ascii="Times New Roman" w:eastAsia="Times New Roman" w:hAnsi="Times New Roman" w:cs="David" w:hint="cs"/>
            <w:sz w:val="24"/>
            <w:szCs w:val="24"/>
            <w:rtl/>
          </w:rPr>
          <w:t xml:space="preserve"> </w:t>
        </w:r>
      </w:ins>
      <w:del w:id="121" w:author="Kook Sec" w:date="2021-10-21T14:08:00Z">
        <w:r w:rsidRPr="00776496" w:rsidDel="005277A4">
          <w:rPr>
            <w:rFonts w:ascii="Times New Roman" w:eastAsia="Times New Roman" w:hAnsi="Times New Roman" w:cs="David"/>
            <w:sz w:val="24"/>
            <w:szCs w:val="24"/>
            <w:rtl/>
          </w:rPr>
          <w:delText xml:space="preserve"> </w:delText>
        </w:r>
        <w:r w:rsidRPr="006503BD" w:rsidDel="005277A4">
          <w:rPr>
            <w:rFonts w:ascii="Times New Roman" w:eastAsia="Times New Roman" w:hAnsi="Times New Roman" w:cs="David" w:hint="cs"/>
            <w:sz w:val="24"/>
            <w:szCs w:val="24"/>
            <w:u w:val="dotted"/>
            <w:rtl/>
          </w:rPr>
          <w:tab/>
        </w:r>
      </w:del>
      <w:r w:rsidRPr="006503BD">
        <w:rPr>
          <w:rFonts w:ascii="Times New Roman" w:eastAsia="Times New Roman" w:hAnsi="Times New Roman" w:cs="David" w:hint="cs"/>
          <w:sz w:val="24"/>
          <w:szCs w:val="24"/>
          <w:u w:val="dotted"/>
          <w:rtl/>
        </w:rPr>
        <w:tab/>
      </w:r>
      <w:del w:id="122" w:author="Kook Sec" w:date="2021-10-21T14:09:00Z">
        <w:r w:rsidRPr="006503BD" w:rsidDel="005277A4">
          <w:rPr>
            <w:rFonts w:ascii="Times New Roman" w:eastAsia="Times New Roman" w:hAnsi="Times New Roman" w:cs="David" w:hint="cs"/>
            <w:sz w:val="24"/>
            <w:szCs w:val="24"/>
            <w:u w:val="dotted"/>
            <w:rtl/>
          </w:rPr>
          <w:tab/>
        </w:r>
      </w:del>
      <w:ins w:id="123" w:author="Kook Sec" w:date="2021-10-21T14:08:00Z">
        <w:r w:rsidR="005277A4" w:rsidRPr="006503BD">
          <w:rPr>
            <w:rFonts w:ascii="Times New Roman" w:eastAsia="Times New Roman" w:hAnsi="Times New Roman" w:cs="David" w:hint="cs"/>
            <w:sz w:val="24"/>
            <w:szCs w:val="24"/>
            <w:u w:val="dotted"/>
            <w:rtl/>
          </w:rPr>
          <w:tab/>
        </w:r>
      </w:ins>
      <w:r w:rsidRPr="006503BD">
        <w:rPr>
          <w:rFonts w:ascii="Times New Roman" w:eastAsia="Times New Roman" w:hAnsi="Times New Roman" w:cs="David" w:hint="cs"/>
          <w:sz w:val="24"/>
          <w:szCs w:val="24"/>
          <w:u w:val="dotted"/>
          <w:rtl/>
        </w:rPr>
        <w:tab/>
      </w:r>
      <w:del w:id="124" w:author="Kook Sec" w:date="2021-10-21T14:08:00Z">
        <w:r w:rsidRPr="00776496" w:rsidDel="005277A4">
          <w:rPr>
            <w:rFonts w:ascii="Times New Roman" w:eastAsia="Times New Roman" w:hAnsi="Times New Roman" w:cs="David"/>
            <w:sz w:val="24"/>
            <w:szCs w:val="24"/>
            <w:rtl/>
          </w:rPr>
          <w:delText>10</w:delText>
        </w:r>
      </w:del>
      <w:ins w:id="125" w:author="Kook Sec" w:date="2021-10-21T14:08:00Z">
        <w:r w:rsidR="005277A4">
          <w:rPr>
            <w:rFonts w:ascii="Times New Roman" w:eastAsia="Times New Roman" w:hAnsi="Times New Roman" w:cs="David" w:hint="cs"/>
            <w:sz w:val="24"/>
            <w:szCs w:val="24"/>
            <w:rtl/>
          </w:rPr>
          <w:t>20</w:t>
        </w:r>
      </w:ins>
      <w:r w:rsidRPr="00776496">
        <w:rPr>
          <w:rFonts w:ascii="Times New Roman" w:eastAsia="Times New Roman" w:hAnsi="Times New Roman" w:cs="David"/>
          <w:sz w:val="24"/>
          <w:szCs w:val="24"/>
          <w:rtl/>
        </w:rPr>
        <w:t>%</w:t>
      </w:r>
    </w:p>
    <w:p w14:paraId="3F517E4F" w14:textId="7F66F8DA" w:rsidR="00776496" w:rsidRPr="00776496" w:rsidDel="005277A4" w:rsidRDefault="00776496" w:rsidP="00776496">
      <w:pPr>
        <w:spacing w:before="0" w:beforeAutospacing="0" w:after="0" w:afterAutospacing="0" w:line="360" w:lineRule="auto"/>
        <w:ind w:left="720"/>
        <w:rPr>
          <w:del w:id="126" w:author="Kook Sec" w:date="2021-10-21T14:08:00Z"/>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r>
      <w:del w:id="127" w:author="Kook Sec" w:date="2021-10-21T14:08:00Z">
        <w:r w:rsidRPr="00776496" w:rsidDel="005277A4">
          <w:rPr>
            <w:rFonts w:ascii="Times New Roman" w:eastAsia="Times New Roman" w:hAnsi="Times New Roman" w:cs="David"/>
            <w:sz w:val="24"/>
            <w:szCs w:val="24"/>
            <w:rtl/>
          </w:rPr>
          <w:delText xml:space="preserve">לאחר סיום התחייבויות היועץ לפי הסכם זה, השתתפות </w:delText>
        </w:r>
      </w:del>
    </w:p>
    <w:p w14:paraId="34677B2F" w14:textId="54906E0C" w:rsidR="00776496" w:rsidRPr="00776496" w:rsidDel="005277A4" w:rsidRDefault="00776496" w:rsidP="00776496">
      <w:pPr>
        <w:spacing w:before="0" w:beforeAutospacing="0" w:after="0" w:afterAutospacing="0" w:line="360" w:lineRule="auto"/>
        <w:ind w:left="720"/>
        <w:rPr>
          <w:del w:id="128" w:author="Kook Sec" w:date="2021-10-21T14:08:00Z"/>
          <w:rFonts w:ascii="Times New Roman" w:eastAsia="Times New Roman" w:hAnsi="Times New Roman" w:cs="David"/>
          <w:sz w:val="24"/>
          <w:szCs w:val="24"/>
          <w:rtl/>
        </w:rPr>
      </w:pPr>
      <w:del w:id="129" w:author="Kook Sec" w:date="2021-10-21T14:08:00Z">
        <w:r w:rsidRPr="00776496" w:rsidDel="005277A4">
          <w:rPr>
            <w:rFonts w:ascii="Times New Roman" w:eastAsia="Times New Roman" w:hAnsi="Times New Roman" w:cs="David"/>
            <w:sz w:val="24"/>
            <w:szCs w:val="24"/>
            <w:rtl/>
          </w:rPr>
          <w:tab/>
        </w:r>
        <w:r w:rsidRPr="00776496" w:rsidDel="005277A4">
          <w:rPr>
            <w:rFonts w:ascii="Times New Roman" w:eastAsia="Times New Roman" w:hAnsi="Times New Roman" w:cs="David"/>
            <w:sz w:val="24"/>
            <w:szCs w:val="24"/>
            <w:rtl/>
          </w:rPr>
          <w:tab/>
          <w:delText xml:space="preserve">בסיור ביקורת של גורמי איכות הסביבה ו/או רשויות </w:delText>
        </w:r>
      </w:del>
    </w:p>
    <w:p w14:paraId="00ED95CA" w14:textId="552EA129" w:rsidR="00776496" w:rsidRPr="00776496" w:rsidDel="005277A4" w:rsidRDefault="00776496" w:rsidP="00776496">
      <w:pPr>
        <w:spacing w:before="0" w:beforeAutospacing="0" w:after="0" w:afterAutospacing="0" w:line="360" w:lineRule="auto"/>
        <w:ind w:left="720"/>
        <w:rPr>
          <w:del w:id="130" w:author="Kook Sec" w:date="2021-10-21T14:08:00Z"/>
          <w:rFonts w:ascii="Times New Roman" w:eastAsia="Times New Roman" w:hAnsi="Times New Roman" w:cs="David"/>
          <w:sz w:val="24"/>
          <w:szCs w:val="24"/>
          <w:rtl/>
        </w:rPr>
      </w:pPr>
      <w:del w:id="131" w:author="Kook Sec" w:date="2021-10-21T14:08:00Z">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sz w:val="24"/>
            <w:szCs w:val="24"/>
            <w:rtl/>
          </w:rPr>
          <w:delText xml:space="preserve">אחרות למתן תעודת גמר, הסדרת אישור זה ואישור </w:delText>
        </w:r>
      </w:del>
    </w:p>
    <w:p w14:paraId="35982673" w14:textId="1F3A3526" w:rsidR="00776496" w:rsidRPr="00776496" w:rsidDel="005277A4" w:rsidRDefault="00776496" w:rsidP="00776496">
      <w:pPr>
        <w:spacing w:before="0" w:beforeAutospacing="0" w:after="0" w:afterAutospacing="0" w:line="360" w:lineRule="auto"/>
        <w:ind w:left="720"/>
        <w:rPr>
          <w:del w:id="132" w:author="Kook Sec" w:date="2021-10-21T14:08:00Z"/>
          <w:rFonts w:ascii="Times New Roman" w:eastAsia="Times New Roman" w:hAnsi="Times New Roman" w:cs="David"/>
          <w:sz w:val="24"/>
          <w:szCs w:val="24"/>
          <w:rtl/>
        </w:rPr>
      </w:pPr>
      <w:del w:id="133" w:author="Kook Sec" w:date="2021-10-21T14:08:00Z">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sz w:val="24"/>
            <w:szCs w:val="24"/>
            <w:rtl/>
          </w:rPr>
          <w:delText>היו</w:delText>
        </w:r>
        <w:r w:rsidR="0016188F" w:rsidDel="005277A4">
          <w:rPr>
            <w:rFonts w:ascii="Times New Roman" w:eastAsia="Times New Roman" w:hAnsi="Times New Roman" w:cs="David"/>
            <w:sz w:val="24"/>
            <w:szCs w:val="24"/>
            <w:rtl/>
          </w:rPr>
          <w:delText>עץ בכתב לביצוע העבודות בהתאם לת</w:delText>
        </w:r>
        <w:r w:rsidRPr="00776496" w:rsidDel="005277A4">
          <w:rPr>
            <w:rFonts w:ascii="Times New Roman" w:eastAsia="Times New Roman" w:hAnsi="Times New Roman" w:cs="David"/>
            <w:sz w:val="24"/>
            <w:szCs w:val="24"/>
            <w:rtl/>
          </w:rPr>
          <w:delText>כניותיו,</w:delText>
        </w:r>
      </w:del>
    </w:p>
    <w:p w14:paraId="2907C8DF" w14:textId="7FDF2822" w:rsidR="00776496" w:rsidRPr="00776496" w:rsidRDefault="00776496" w:rsidP="005277A4">
      <w:pPr>
        <w:spacing w:before="0" w:beforeAutospacing="0" w:after="0" w:afterAutospacing="0" w:line="360" w:lineRule="auto"/>
        <w:ind w:left="720"/>
        <w:rPr>
          <w:rFonts w:ascii="Times New Roman" w:eastAsia="Times New Roman" w:hAnsi="Times New Roman" w:cs="David"/>
          <w:sz w:val="24"/>
          <w:szCs w:val="24"/>
          <w:rtl/>
        </w:rPr>
      </w:pPr>
      <w:del w:id="134" w:author="Kook Sec" w:date="2021-10-21T14:08:00Z">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hint="cs"/>
            <w:sz w:val="24"/>
            <w:szCs w:val="24"/>
            <w:rtl/>
          </w:rPr>
          <w:tab/>
        </w:r>
        <w:r w:rsidRPr="00776496" w:rsidDel="005277A4">
          <w:rPr>
            <w:rFonts w:ascii="Times New Roman" w:eastAsia="Times New Roman" w:hAnsi="Times New Roman" w:cs="David"/>
            <w:sz w:val="24"/>
            <w:szCs w:val="24"/>
            <w:rtl/>
          </w:rPr>
          <w:delText xml:space="preserve">הנחיותיו, </w:delText>
        </w:r>
        <w:r w:rsidR="006503BD" w:rsidDel="005277A4">
          <w:rPr>
            <w:rFonts w:ascii="Times New Roman" w:eastAsia="Times New Roman" w:hAnsi="Times New Roman" w:cs="David"/>
            <w:sz w:val="24"/>
            <w:szCs w:val="24"/>
            <w:rtl/>
          </w:rPr>
          <w:delText>תקנים רלוונטיים ולשביעות רצונו</w:delText>
        </w:r>
      </w:del>
      <w:ins w:id="135" w:author="Kook Sec" w:date="2021-10-21T14:08:00Z">
        <w:r w:rsidR="005277A4">
          <w:rPr>
            <w:rFonts w:ascii="Times New Roman" w:eastAsia="Times New Roman" w:hAnsi="Times New Roman" w:cs="David" w:hint="cs"/>
            <w:sz w:val="24"/>
            <w:szCs w:val="24"/>
            <w:rtl/>
          </w:rPr>
          <w:t>עם הגשת הדוח המסכם</w:t>
        </w:r>
      </w:ins>
      <w:r w:rsidR="006503BD">
        <w:rPr>
          <w:rFonts w:ascii="Times New Roman" w:eastAsia="Times New Roman" w:hAnsi="Times New Roman" w:cs="David"/>
          <w:sz w:val="24"/>
          <w:szCs w:val="24"/>
          <w:rtl/>
        </w:rPr>
        <w:t xml:space="preserve">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ins w:id="136" w:author="Kook Sec" w:date="2021-10-21T14:09:00Z">
        <w:r w:rsidR="005277A4" w:rsidRPr="006503BD">
          <w:rPr>
            <w:rFonts w:ascii="Times New Roman" w:eastAsia="Times New Roman" w:hAnsi="Times New Roman" w:cs="David" w:hint="cs"/>
            <w:sz w:val="24"/>
            <w:szCs w:val="24"/>
            <w:u w:val="dotted"/>
            <w:rtl/>
          </w:rPr>
          <w:tab/>
        </w:r>
        <w:r w:rsidR="005277A4" w:rsidRPr="006503BD">
          <w:rPr>
            <w:rFonts w:ascii="Times New Roman" w:eastAsia="Times New Roman" w:hAnsi="Times New Roman" w:cs="David" w:hint="cs"/>
            <w:sz w:val="24"/>
            <w:szCs w:val="24"/>
            <w:u w:val="dotted"/>
            <w:rtl/>
          </w:rPr>
          <w:tab/>
        </w:r>
        <w:r w:rsidR="005277A4" w:rsidRPr="006503BD">
          <w:rPr>
            <w:rFonts w:ascii="Times New Roman" w:eastAsia="Times New Roman" w:hAnsi="Times New Roman" w:cs="David" w:hint="cs"/>
            <w:sz w:val="24"/>
            <w:szCs w:val="24"/>
            <w:u w:val="dotted"/>
            <w:rtl/>
          </w:rPr>
          <w:tab/>
        </w:r>
      </w:ins>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del w:id="137" w:author="Kook Sec" w:date="2021-10-21T14:09:00Z">
        <w:r w:rsidRPr="00776496" w:rsidDel="005277A4">
          <w:rPr>
            <w:rFonts w:ascii="Times New Roman" w:eastAsia="Times New Roman" w:hAnsi="Times New Roman" w:cs="David"/>
            <w:sz w:val="24"/>
            <w:szCs w:val="24"/>
            <w:rtl/>
          </w:rPr>
          <w:delText>5</w:delText>
        </w:r>
      </w:del>
      <w:ins w:id="138" w:author="Kook Sec" w:date="2021-10-21T14:09:00Z">
        <w:r w:rsidR="005277A4">
          <w:rPr>
            <w:rFonts w:ascii="Times New Roman" w:eastAsia="Times New Roman" w:hAnsi="Times New Roman" w:cs="David" w:hint="cs"/>
            <w:sz w:val="24"/>
            <w:szCs w:val="24"/>
            <w:rtl/>
          </w:rPr>
          <w:t>10</w:t>
        </w:r>
      </w:ins>
      <w:r w:rsidRPr="00776496">
        <w:rPr>
          <w:rFonts w:ascii="Times New Roman" w:eastAsia="Times New Roman" w:hAnsi="Times New Roman" w:cs="David"/>
          <w:sz w:val="24"/>
          <w:szCs w:val="24"/>
          <w:rtl/>
        </w:rPr>
        <w:t>%</w:t>
      </w:r>
      <w:r w:rsidR="006503BD">
        <w:rPr>
          <w:rFonts w:ascii="Times New Roman" w:eastAsia="Times New Roman" w:hAnsi="Times New Roman" w:cs="David" w:hint="cs"/>
          <w:sz w:val="24"/>
          <w:szCs w:val="24"/>
          <w:rtl/>
        </w:rPr>
        <w:t xml:space="preserve">  </w:t>
      </w:r>
    </w:p>
    <w:p w14:paraId="2AB1CFB5"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027A0B2E"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F0B8E92"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19694CFD"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77BB372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643F2084"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64CF49E2"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7F524C72"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134BC075"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C22F28A"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3BF6E27" w14:textId="77777777" w:rsidR="0047052D" w:rsidRPr="00B27B4C" w:rsidRDefault="004908F5"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39" w:author="Kook Sec" w:date="2021-01-24T16:40: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ins>
        </w:p>
      </w:sdtContent>
    </w:sdt>
    <w:p w14:paraId="21F195BA"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C09C5F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DFC0320"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810A22A"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12A004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5A31A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0"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1"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2"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630EAE7" w14:textId="77777777" w:rsidR="0047052D" w:rsidRPr="00AC2062" w:rsidRDefault="0047052D" w:rsidP="0047052D">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143" w:author="Kook Sec" w:date="2021-01-24T16:54:00Z">
            <w:rPr>
              <w:rFonts w:ascii="Times New Roman" w:eastAsia="Times New Roman" w:hAnsi="Times New Roman" w:cs="David"/>
              <w:sz w:val="24"/>
              <w:szCs w:val="24"/>
              <w:rtl/>
              <w:lang w:eastAsia="he-IL"/>
            </w:rPr>
          </w:rPrChange>
        </w:rPr>
      </w:pPr>
    </w:p>
    <w:p w14:paraId="7DB08225"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4"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45" w:author="Kook Sec" w:date="2021-01-24T16:37:00Z">
            <w:r w:rsidR="004908F5">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777DCAA9"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D4B419"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6"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E0E02EB"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92B10F"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7"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89F756C" w14:textId="77777777" w:rsidR="0047052D" w:rsidRPr="00AC2062"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148" w:author="Kook Sec" w:date="2021-01-24T16:53:00Z">
            <w:rPr>
              <w:rFonts w:ascii="Times New Roman" w:eastAsia="Times New Roman" w:hAnsi="Times New Roman" w:cs="David"/>
              <w:sz w:val="24"/>
              <w:szCs w:val="24"/>
              <w:rtl/>
              <w:lang w:eastAsia="he-IL"/>
            </w:rPr>
          </w:rPrChange>
        </w:rPr>
      </w:pPr>
    </w:p>
    <w:p w14:paraId="18689C6F"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0460CE5" w14:textId="77777777" w:rsidR="0047052D" w:rsidRPr="00AC2062" w:rsidRDefault="00AC2062">
      <w:pPr>
        <w:widowControl w:val="0"/>
        <w:tabs>
          <w:tab w:val="left" w:pos="906"/>
        </w:tabs>
        <w:spacing w:before="0" w:beforeAutospacing="0" w:after="0" w:afterAutospacing="0" w:line="360" w:lineRule="auto"/>
        <w:jc w:val="both"/>
        <w:rPr>
          <w:rFonts w:ascii="Times New Roman" w:eastAsia="Times New Roman" w:hAnsi="Times New Roman" w:cs="David"/>
          <w:sz w:val="16"/>
          <w:szCs w:val="16"/>
          <w:rtl/>
          <w:lang w:eastAsia="he-IL"/>
          <w:rPrChange w:id="149" w:author="Kook Sec" w:date="2021-01-24T16:53:00Z">
            <w:rPr>
              <w:rFonts w:ascii="Times New Roman" w:eastAsia="Times New Roman" w:hAnsi="Times New Roman" w:cs="David"/>
              <w:sz w:val="24"/>
              <w:szCs w:val="24"/>
              <w:rtl/>
              <w:lang w:eastAsia="he-IL"/>
            </w:rPr>
          </w:rPrChange>
        </w:rPr>
        <w:pPrChange w:id="150" w:author="Kook Sec" w:date="2021-01-24T16:53:00Z">
          <w:pPr>
            <w:widowControl w:val="0"/>
            <w:spacing w:before="0" w:beforeAutospacing="0" w:after="0" w:afterAutospacing="0" w:line="360" w:lineRule="auto"/>
            <w:jc w:val="both"/>
          </w:pPr>
        </w:pPrChange>
      </w:pPr>
      <w:ins w:id="151" w:author="Kook Sec" w:date="2021-01-24T16:53:00Z">
        <w:r>
          <w:rPr>
            <w:rFonts w:ascii="Times New Roman" w:eastAsia="Times New Roman" w:hAnsi="Times New Roman" w:cs="David"/>
            <w:sz w:val="24"/>
            <w:szCs w:val="24"/>
            <w:rtl/>
            <w:lang w:eastAsia="he-IL"/>
          </w:rPr>
          <w:tab/>
        </w:r>
      </w:ins>
    </w:p>
    <w:p w14:paraId="1A695402"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5C887A6" w14:textId="77777777" w:rsidR="0047052D" w:rsidRPr="00AC2062" w:rsidRDefault="0047052D" w:rsidP="0047052D">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52" w:author="Kook Sec" w:date="2021-01-24T16:53:00Z">
            <w:rPr>
              <w:rFonts w:ascii="Times New Roman" w:eastAsia="Times New Roman" w:hAnsi="Times New Roman" w:cs="David"/>
              <w:sz w:val="24"/>
              <w:szCs w:val="24"/>
              <w:rtl/>
              <w:lang w:eastAsia="he-IL"/>
            </w:rPr>
          </w:rPrChange>
        </w:rPr>
      </w:pPr>
    </w:p>
    <w:p w14:paraId="0908D8FC"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378F3E5" w14:textId="77777777" w:rsidR="0047052D" w:rsidRPr="00AC2062" w:rsidRDefault="0047052D" w:rsidP="0047052D">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53" w:author="Kook Sec" w:date="2021-01-24T16:53:00Z">
            <w:rPr>
              <w:rFonts w:ascii="Times New Roman" w:eastAsia="Times New Roman" w:hAnsi="Times New Roman" w:cs="David"/>
              <w:sz w:val="24"/>
              <w:szCs w:val="24"/>
              <w:rtl/>
              <w:lang w:eastAsia="he-IL"/>
            </w:rPr>
          </w:rPrChange>
        </w:rPr>
      </w:pPr>
    </w:p>
    <w:p w14:paraId="42316272"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B9A8979" w14:textId="77777777" w:rsidR="0047052D" w:rsidRPr="00AC2062" w:rsidRDefault="0047052D" w:rsidP="0047052D">
      <w:pPr>
        <w:widowControl w:val="0"/>
        <w:spacing w:before="0" w:beforeAutospacing="0" w:after="0" w:afterAutospacing="0" w:line="360" w:lineRule="auto"/>
        <w:ind w:left="5040"/>
        <w:jc w:val="both"/>
        <w:rPr>
          <w:rFonts w:ascii="Times New Roman" w:eastAsia="Times New Roman" w:hAnsi="Times New Roman" w:cs="David"/>
          <w:sz w:val="16"/>
          <w:szCs w:val="16"/>
          <w:rtl/>
          <w:lang w:eastAsia="he-IL"/>
          <w:rPrChange w:id="154" w:author="Kook Sec" w:date="2021-01-24T16:53:00Z">
            <w:rPr>
              <w:rFonts w:ascii="Times New Roman" w:eastAsia="Times New Roman" w:hAnsi="Times New Roman" w:cs="David"/>
              <w:sz w:val="24"/>
              <w:szCs w:val="24"/>
              <w:rtl/>
              <w:lang w:eastAsia="he-IL"/>
            </w:rPr>
          </w:rPrChange>
        </w:rPr>
      </w:pPr>
    </w:p>
    <w:p w14:paraId="7298F3E5" w14:textId="77777777" w:rsidR="0047052D" w:rsidRPr="009130F0" w:rsidDel="00AC2062" w:rsidRDefault="0047052D" w:rsidP="0047052D">
      <w:pPr>
        <w:widowControl w:val="0"/>
        <w:spacing w:before="0" w:beforeAutospacing="0" w:after="0" w:afterAutospacing="0" w:line="240" w:lineRule="auto"/>
        <w:ind w:left="4435" w:hanging="71"/>
        <w:rPr>
          <w:del w:id="155" w:author="Kook Sec" w:date="2021-01-24T16:52:00Z"/>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0D18BA7" w14:textId="77777777" w:rsidR="0047052D" w:rsidRPr="000525E5" w:rsidRDefault="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Change w:id="156" w:author="Kook Sec" w:date="2021-01-24T16:52:00Z">
          <w:pPr>
            <w:widowControl w:val="0"/>
            <w:spacing w:before="0" w:beforeAutospacing="0" w:after="0" w:afterAutospacing="0" w:line="240" w:lineRule="auto"/>
            <w:ind w:left="4435" w:hanging="71"/>
          </w:pPr>
        </w:pPrChange>
      </w:pPr>
      <w:del w:id="157" w:author="Kook Sec" w:date="2021-01-24T16:52:00Z">
        <w:r w:rsidRPr="009130F0" w:rsidDel="00AC2062">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8" w:author="Kook Sec" w:date="2021-01-24T16:48:00Z">
            <w:r w:rsidR="00AC2062">
              <w:rPr>
                <w:rFonts w:ascii="Times New Roman" w:eastAsia="Times New Roman" w:hAnsi="Times New Roman" w:cs="David" w:hint="cs"/>
                <w:color w:val="00B0F0"/>
                <w:sz w:val="24"/>
                <w:szCs w:val="24"/>
                <w:u w:val="single"/>
                <w:rtl/>
                <w:lang w:eastAsia="he-IL"/>
              </w:rPr>
              <w:t>מ.ג יועצים לאקוסטיקה בע"מ</w:t>
            </w:r>
          </w:ins>
        </w:sdtContent>
      </w:sdt>
    </w:p>
    <w:p w14:paraId="31E7826D"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98353B6"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E2F24DD"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1A6118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AFAEFFC"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7D57A21" w14:textId="77777777" w:rsidR="00F865AA" w:rsidDel="00C13A2D" w:rsidRDefault="00F865AA" w:rsidP="00776496">
      <w:pPr>
        <w:widowControl w:val="0"/>
        <w:spacing w:before="0" w:beforeAutospacing="0" w:after="0" w:afterAutospacing="0" w:line="240" w:lineRule="auto"/>
        <w:jc w:val="center"/>
        <w:rPr>
          <w:del w:id="159" w:author="Kook Sec" w:date="2021-01-24T16:57:00Z"/>
          <w:rFonts w:ascii="Times New Roman" w:eastAsia="Times New Roman" w:hAnsi="Times New Roman" w:cs="David"/>
          <w:sz w:val="24"/>
          <w:szCs w:val="24"/>
          <w:rtl/>
          <w:lang w:eastAsia="he-IL"/>
        </w:rPr>
      </w:pPr>
      <w:del w:id="160" w:author="Kook Sec" w:date="2021-01-24T16:57:00Z">
        <w:r w:rsidDel="00C13A2D">
          <w:rPr>
            <w:rFonts w:ascii="Times New Roman" w:eastAsia="Times New Roman" w:hAnsi="Times New Roman" w:cs="David"/>
            <w:sz w:val="24"/>
            <w:szCs w:val="24"/>
            <w:rtl/>
            <w:lang w:eastAsia="he-IL"/>
          </w:rPr>
          <w:br w:type="page"/>
        </w:r>
      </w:del>
    </w:p>
    <w:p w14:paraId="13BB06E7" w14:textId="77777777" w:rsidR="0047052D" w:rsidDel="00C13A2D" w:rsidRDefault="0047052D" w:rsidP="00776496">
      <w:pPr>
        <w:widowControl w:val="0"/>
        <w:spacing w:before="0" w:beforeAutospacing="0" w:after="0" w:afterAutospacing="0" w:line="240" w:lineRule="auto"/>
        <w:jc w:val="center"/>
        <w:rPr>
          <w:del w:id="161" w:author="Kook Sec" w:date="2021-01-24T16:57:00Z"/>
          <w:rFonts w:ascii="Times New Roman" w:eastAsia="Times New Roman" w:hAnsi="Times New Roman" w:cs="David"/>
          <w:bCs/>
          <w:sz w:val="24"/>
          <w:szCs w:val="24"/>
          <w:u w:val="single"/>
          <w:rtl/>
          <w:lang w:eastAsia="he-IL"/>
        </w:rPr>
      </w:pPr>
    </w:p>
    <w:p w14:paraId="09048744"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DC5E9CA"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7CA692B1"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D5685DE" w14:textId="77777777" w:rsidR="00B67F92" w:rsidRPr="0009511C" w:rsidRDefault="00B67F92" w:rsidP="00B67F92">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B5A48FA"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1AE628E"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A07C338"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6D908E5"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F3712F4"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w:t>
      </w:r>
      <w:r w:rsidRPr="0009511C">
        <w:rPr>
          <w:rFonts w:ascii="David" w:eastAsia="Calibri" w:hAnsi="David" w:cs="David" w:hint="cs"/>
          <w:sz w:val="24"/>
          <w:szCs w:val="24"/>
          <w:rtl/>
        </w:rPr>
        <w:lastRenderedPageBreak/>
        <w:t>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EDF0BB5"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DD0FC57"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56D6A6D"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198A2C1"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7A880B4"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65E7B3F"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1AACB1F"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503F36AF"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421A9EC"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A808E1D" w14:textId="77777777" w:rsidR="00B67F92" w:rsidRPr="00400B84"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09511C" w14:paraId="69A3AB56" w14:textId="77777777" w:rsidTr="004908F5">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0D8BE08"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5FF2E65"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67F92" w:rsidRPr="0009511C" w14:paraId="233A6C27" w14:textId="77777777" w:rsidTr="004908F5">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6F0E97E"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09511C" w14:paraId="6E94F1F1" w14:textId="77777777" w:rsidTr="004908F5">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353E4CB"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47D044F"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B1B05E5"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6BDE8B2"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67F92" w:rsidRPr="0009511C" w14:paraId="5184CA73" w14:textId="77777777" w:rsidTr="004908F5">
        <w:trPr>
          <w:trHeight w:val="551"/>
        </w:trPr>
        <w:tc>
          <w:tcPr>
            <w:tcW w:w="4068" w:type="dxa"/>
            <w:tcBorders>
              <w:top w:val="single" w:sz="4" w:space="0" w:color="auto"/>
              <w:left w:val="single" w:sz="4" w:space="0" w:color="auto"/>
              <w:bottom w:val="single" w:sz="4" w:space="0" w:color="auto"/>
              <w:right w:val="single" w:sz="4" w:space="0" w:color="auto"/>
            </w:tcBorders>
            <w:hideMark/>
          </w:tcPr>
          <w:p w14:paraId="63129F5D"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C789384"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8C01BE7"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CFB2471"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p>
          <w:p w14:paraId="69B1CD61"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520E345"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9BBB086"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p>
          <w:p w14:paraId="706FD214"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CDB3B76"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09511C" w14:paraId="36723BD5" w14:textId="77777777" w:rsidTr="004908F5">
        <w:trPr>
          <w:trHeight w:val="571"/>
        </w:trPr>
        <w:tc>
          <w:tcPr>
            <w:tcW w:w="4068" w:type="dxa"/>
            <w:tcBorders>
              <w:top w:val="single" w:sz="4" w:space="0" w:color="auto"/>
              <w:left w:val="single" w:sz="4" w:space="0" w:color="auto"/>
              <w:bottom w:val="single" w:sz="4" w:space="0" w:color="auto"/>
              <w:right w:val="single" w:sz="4" w:space="0" w:color="auto"/>
            </w:tcBorders>
            <w:hideMark/>
          </w:tcPr>
          <w:p w14:paraId="6E577A89"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D04D507"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D6D3FBE"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331977" w14:textId="77777777" w:rsidR="00B67F92" w:rsidRPr="0009511C" w:rsidRDefault="00B67F92" w:rsidP="004908F5">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64C1F8" w14:textId="77777777" w:rsidR="00B67F92" w:rsidRPr="0009511C" w:rsidRDefault="00B67F92" w:rsidP="004908F5">
            <w:pPr>
              <w:spacing w:before="0" w:beforeAutospacing="0" w:after="0" w:afterAutospacing="0" w:line="256" w:lineRule="auto"/>
              <w:rPr>
                <w:rFonts w:ascii="David" w:eastAsia="Calibri" w:hAnsi="David" w:cs="David"/>
                <w:b/>
                <w:sz w:val="24"/>
                <w:szCs w:val="24"/>
                <w:lang w:eastAsia="he-IL"/>
              </w:rPr>
            </w:pPr>
          </w:p>
        </w:tc>
      </w:tr>
      <w:tr w:rsidR="00B67F92" w:rsidRPr="0009511C" w14:paraId="61FEE709" w14:textId="77777777" w:rsidTr="004908F5">
        <w:trPr>
          <w:trHeight w:val="391"/>
        </w:trPr>
        <w:tc>
          <w:tcPr>
            <w:tcW w:w="4068" w:type="dxa"/>
            <w:tcBorders>
              <w:top w:val="single" w:sz="4" w:space="0" w:color="auto"/>
              <w:left w:val="single" w:sz="4" w:space="0" w:color="auto"/>
              <w:bottom w:val="single" w:sz="4" w:space="0" w:color="auto"/>
              <w:right w:val="single" w:sz="4" w:space="0" w:color="auto"/>
            </w:tcBorders>
            <w:hideMark/>
          </w:tcPr>
          <w:p w14:paraId="576E3411"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9D05A46"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9241111" w14:textId="77777777" w:rsidR="00B67F92" w:rsidRPr="0009511C" w:rsidRDefault="00B67F92" w:rsidP="004908F5">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F604A" w14:textId="77777777" w:rsidR="00B67F92" w:rsidRPr="0009511C" w:rsidRDefault="00B67F92" w:rsidP="004908F5">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0DC9AE" w14:textId="77777777" w:rsidR="00B67F92" w:rsidRPr="0009511C" w:rsidRDefault="00B67F92" w:rsidP="004908F5">
            <w:pPr>
              <w:spacing w:before="0" w:beforeAutospacing="0" w:after="0" w:afterAutospacing="0" w:line="256" w:lineRule="auto"/>
              <w:rPr>
                <w:rFonts w:ascii="David" w:eastAsia="Calibri" w:hAnsi="David" w:cs="David"/>
                <w:b/>
                <w:sz w:val="24"/>
                <w:szCs w:val="24"/>
                <w:lang w:eastAsia="he-IL"/>
              </w:rPr>
            </w:pPr>
          </w:p>
        </w:tc>
      </w:tr>
    </w:tbl>
    <w:p w14:paraId="0AF22169" w14:textId="77777777" w:rsidR="00B67F92" w:rsidRPr="0009511C"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09511C" w14:paraId="2527100D" w14:textId="77777777" w:rsidTr="004908F5">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5F86428"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67F92" w:rsidRPr="0009511C" w14:paraId="688EC83A" w14:textId="77777777" w:rsidTr="004908F5">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69F7B11"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F412BCC"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p w14:paraId="5239E4CF"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0BBFC7"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C90251"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56AD324"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32CD45"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DF98497"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8607B5B"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8693E7B"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67F92" w:rsidRPr="0009511C" w14:paraId="5C9BA42B" w14:textId="77777777" w:rsidTr="004908F5">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8A44737" w14:textId="77777777" w:rsidR="00B67F92" w:rsidRPr="0009511C" w:rsidRDefault="00B67F92" w:rsidP="004908F5">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14CE344" w14:textId="77777777" w:rsidR="00B67F92" w:rsidRPr="0009511C" w:rsidRDefault="00B67F92" w:rsidP="004908F5">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DB7A32F" w14:textId="77777777" w:rsidR="00B67F92" w:rsidRPr="0009511C" w:rsidRDefault="00B67F92" w:rsidP="004908F5">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8FC2919" w14:textId="77777777" w:rsidR="00B67F92" w:rsidRPr="0009511C" w:rsidRDefault="00B67F92" w:rsidP="004908F5">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CC19AEB" w14:textId="77777777" w:rsidR="00B67F92" w:rsidRPr="0009511C" w:rsidRDefault="00B67F92" w:rsidP="004908F5">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A61065C"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73DBADC"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6364FAE" w14:textId="77777777" w:rsidR="00B67F92" w:rsidRPr="0009511C" w:rsidRDefault="00B67F92" w:rsidP="004908F5">
            <w:pPr>
              <w:spacing w:before="0" w:beforeAutospacing="0" w:after="0" w:afterAutospacing="0" w:line="256" w:lineRule="auto"/>
              <w:rPr>
                <w:rFonts w:ascii="David" w:eastAsia="Calibri" w:hAnsi="David" w:cs="David"/>
                <w:sz w:val="24"/>
                <w:szCs w:val="24"/>
                <w:lang w:eastAsia="he-IL"/>
              </w:rPr>
            </w:pPr>
          </w:p>
        </w:tc>
      </w:tr>
      <w:tr w:rsidR="00B67F92" w:rsidRPr="0009511C" w14:paraId="5DECCFE8" w14:textId="77777777" w:rsidTr="004908F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9F5FD48"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D029011"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5DBF01"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75799C"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6C70D0C"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D4C41C1"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1834C07"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50863E2" w14:textId="77777777" w:rsidR="00B67F92" w:rsidRPr="0009511C" w:rsidRDefault="00B67F92" w:rsidP="004908F5">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67F92" w:rsidRPr="0009511C" w14:paraId="2ECE2F55" w14:textId="77777777" w:rsidTr="004908F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0F0EC64"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5A9B4DD"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A8C316B"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F509303"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124BC52"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95974A5"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7DCDC7F"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F03C5F5" w14:textId="77777777" w:rsidR="00B67F92" w:rsidRPr="0009511C" w:rsidRDefault="00B67F92" w:rsidP="004908F5">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67F92" w:rsidRPr="0009511C" w14:paraId="11B0E0B9" w14:textId="77777777" w:rsidTr="004908F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6FA95DD"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6540BC9" w14:textId="77777777" w:rsidR="00B67F92" w:rsidRPr="0009511C" w:rsidRDefault="00B67F92" w:rsidP="004908F5">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1550952" w14:textId="77777777" w:rsidR="00B67F92" w:rsidRPr="0009511C" w:rsidRDefault="00B67F92" w:rsidP="004908F5">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6534676" w14:textId="77777777" w:rsidR="00B67F92" w:rsidRPr="0009511C" w:rsidRDefault="00B67F92" w:rsidP="004908F5">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C2F522" w14:textId="77777777" w:rsidR="00B67F92" w:rsidRPr="0009511C" w:rsidRDefault="00B67F92" w:rsidP="004908F5">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942F223" w14:textId="77777777" w:rsidR="00B67F92" w:rsidRPr="0009511C" w:rsidRDefault="00B67F92" w:rsidP="004908F5">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8503249" w14:textId="77777777" w:rsidR="00B67F92" w:rsidRPr="0009511C" w:rsidRDefault="00B67F92" w:rsidP="004908F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7A5E0E0" w14:textId="77777777" w:rsidR="00B67F92" w:rsidRPr="0009511C" w:rsidRDefault="00B67F92" w:rsidP="004908F5">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9A9C989" w14:textId="77777777" w:rsidR="00B67F92" w:rsidRPr="0009511C"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124715DF" w14:textId="77777777" w:rsidTr="004908F5">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1A56CAE"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67F92" w:rsidRPr="0009511C" w14:paraId="544B7D12" w14:textId="77777777" w:rsidTr="004908F5">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C1ECA80"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F09FCF1" w14:textId="77777777" w:rsidR="00B67F92" w:rsidRPr="0009511C"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58F59A11" w14:textId="77777777" w:rsidTr="004908F5">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D39AED9"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B67F92" w:rsidRPr="0009511C" w14:paraId="498DEBEB" w14:textId="77777777" w:rsidTr="004908F5">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12452EB" w14:textId="77777777" w:rsidR="00B67F92" w:rsidRPr="0009511C" w:rsidRDefault="00B67F92" w:rsidP="004908F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4A07B73"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7BACC5E3"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09511C" w14:paraId="18329B26" w14:textId="77777777" w:rsidTr="004908F5">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E3090E0" w14:textId="77777777" w:rsidR="00BC286D" w:rsidRPr="0009511C" w:rsidRDefault="00BC286D" w:rsidP="004908F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C286D" w:rsidRPr="0009511C" w14:paraId="2D311CDB" w14:textId="77777777" w:rsidTr="004908F5">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876B600" w14:textId="77777777" w:rsidR="00BC286D" w:rsidRPr="0009511C" w:rsidRDefault="00BC286D" w:rsidP="004908F5">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02CC4E4"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608A35AB" w14:textId="77777777" w:rsidR="00B67F92" w:rsidRPr="0009511C"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139CEF8"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1C5BE8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2A66D4"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7B7B88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5E2F8B0E"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60F67AE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6AD65340"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3B449BD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21B35A3"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78E58055"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17794015"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219C1B3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7CCC6EDB"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49C5C703"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437096E1"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515918F1"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621EC245"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510FC069"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645552D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3857BBA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8C6BC54"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B33A102"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26B48FF0"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7802A53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889A75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3E6A06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1A3A44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DE1CEC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AC738F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E0E8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A4318C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B1AC50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04F6C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27D1A3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462D67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EC9849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EFA58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BAD6F9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79E443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AB44A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E75724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AD6C0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A1518FC"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66C655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78CD1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060C964"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C1AD999"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D1A7501"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B07B0EE"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1B872E"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1DDF2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05D2B9"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371E5F7" w14:textId="77777777" w:rsidR="0047052D" w:rsidRPr="00B27B4C" w:rsidRDefault="00CF3E24"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2" w:author="Kook Sec" w:date="2021-01-24T16:40:00Z">
            <w:r w:rsidR="004908F5">
              <w:rPr>
                <w:rFonts w:ascii="Times New Roman" w:eastAsia="Times New Roman" w:hAnsi="Times New Roman" w:cs="David" w:hint="cs"/>
                <w:color w:val="008000"/>
                <w:sz w:val="24"/>
                <w:szCs w:val="24"/>
                <w:rtl/>
                <w:lang w:eastAsia="he-IL"/>
              </w:rPr>
              <w:t>א.מ. ישראל מגורים פיתוח בע"מ</w:t>
            </w:r>
            <w:r w:rsidR="004908F5">
              <w:rPr>
                <w:rFonts w:ascii="Times New Roman" w:eastAsia="Times New Roman" w:hAnsi="Times New Roman" w:cs="David" w:hint="cs"/>
                <w:color w:val="008000"/>
                <w:sz w:val="24"/>
                <w:szCs w:val="24"/>
                <w:rtl/>
                <w:lang w:eastAsia="he-IL"/>
              </w:rPr>
              <w:br/>
              <w:t>יוני נתניהו 1 ג' אור יהודה</w:t>
            </w:r>
            <w:r w:rsidR="004908F5">
              <w:rPr>
                <w:rFonts w:ascii="Times New Roman" w:eastAsia="Times New Roman" w:hAnsi="Times New Roman" w:cs="David" w:hint="cs"/>
                <w:color w:val="008000"/>
                <w:sz w:val="24"/>
                <w:szCs w:val="24"/>
                <w:rtl/>
                <w:lang w:eastAsia="he-IL"/>
              </w:rPr>
              <w:br/>
              <w:t>513313148</w:t>
            </w:r>
            <w:r w:rsidR="004908F5">
              <w:rPr>
                <w:rFonts w:ascii="Times New Roman" w:eastAsia="Times New Roman" w:hAnsi="Times New Roman" w:cs="David" w:hint="cs"/>
                <w:color w:val="008000"/>
                <w:sz w:val="24"/>
                <w:szCs w:val="24"/>
                <w:rtl/>
                <w:lang w:eastAsia="he-IL"/>
              </w:rPr>
              <w:br/>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638FF7A4"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1C3049"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7534F7"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C7DB668"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CB82FB" w14:textId="77777777"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3" w:author="Kook Sec" w:date="2021-01-24T16:48:00Z">
            <w:r w:rsidR="00AC2062">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64" w:author="Kook Sec" w:date="2021-01-24T16:38:00Z">
            <w:r w:rsidR="004908F5">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36CB0CC"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BC7653D"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83BAE9"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A6701C"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27B89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E056B7"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E6B5B42"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98D656"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34F2D"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E13216"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B4B4D70" w14:textId="77777777" w:rsidR="0047052D" w:rsidRPr="00B27B4C" w:rsidRDefault="00CF3E24"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5" w:author="Kook Sec" w:date="2021-01-24T16:48:00Z">
            <w:r w:rsidR="00AC2062">
              <w:rPr>
                <w:rFonts w:ascii="Times New Roman" w:eastAsia="Times New Roman" w:hAnsi="Times New Roman" w:cs="David" w:hint="cs"/>
                <w:color w:val="00B0F0"/>
                <w:sz w:val="24"/>
                <w:szCs w:val="24"/>
                <w:u w:val="single"/>
                <w:rtl/>
                <w:lang w:eastAsia="he-IL"/>
              </w:rPr>
              <w:t>מ.ג יועצים לאקוסטיקה בע"מ</w:t>
            </w:r>
          </w:ins>
        </w:sdtContent>
      </w:sdt>
    </w:p>
    <w:p w14:paraId="32E67431"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E043F9C"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4092C4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EF442C9"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BB2EC31"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A1BDF1A"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A4AD75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6" w:author="Kook Sec" w:date="2021-01-24T16:40:00Z">
            <w:r w:rsidR="004908F5">
              <w:rPr>
                <w:rFonts w:ascii="Times New Roman" w:eastAsia="Times New Roman" w:hAnsi="Times New Roman" w:cs="David" w:hint="cs"/>
                <w:color w:val="008000"/>
                <w:sz w:val="24"/>
                <w:szCs w:val="24"/>
                <w:rtl/>
                <w:lang w:eastAsia="he-IL"/>
              </w:rPr>
              <w:t>א.מ. ישראל מגורים פיתוח בע"מ</w:t>
            </w:r>
            <w:r w:rsidR="004908F5">
              <w:rPr>
                <w:rFonts w:ascii="Times New Roman" w:eastAsia="Times New Roman" w:hAnsi="Times New Roman" w:cs="David" w:hint="cs"/>
                <w:color w:val="008000"/>
                <w:sz w:val="24"/>
                <w:szCs w:val="24"/>
                <w:rtl/>
                <w:lang w:eastAsia="he-IL"/>
              </w:rPr>
              <w:br/>
              <w:t>יוני נתניהו 1 ג' אור יהודה</w:t>
            </w:r>
            <w:r w:rsidR="004908F5">
              <w:rPr>
                <w:rFonts w:ascii="Times New Roman" w:eastAsia="Times New Roman" w:hAnsi="Times New Roman" w:cs="David" w:hint="cs"/>
                <w:color w:val="008000"/>
                <w:sz w:val="24"/>
                <w:szCs w:val="24"/>
                <w:rtl/>
                <w:lang w:eastAsia="he-IL"/>
              </w:rPr>
              <w:br/>
              <w:t>513313148</w:t>
            </w:r>
            <w:r w:rsidR="004908F5">
              <w:rPr>
                <w:rFonts w:ascii="Times New Roman" w:eastAsia="Times New Roman" w:hAnsi="Times New Roman" w:cs="David" w:hint="cs"/>
                <w:color w:val="008000"/>
                <w:sz w:val="24"/>
                <w:szCs w:val="24"/>
                <w:rtl/>
                <w:lang w:eastAsia="he-IL"/>
              </w:rPr>
              <w:br/>
            </w:r>
          </w:ins>
        </w:sdtContent>
      </w:sdt>
    </w:p>
    <w:p w14:paraId="2433F7D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B8388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E5DF7E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FB1C0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7" w:author="Kook Sec" w:date="2021-01-24T16:38:00Z">
            <w:r w:rsidR="004908F5">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D6EEF3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3DCE7E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BA571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3AC386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0FD2EB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F63E7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0C7D54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4D70B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EE9DC3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B3267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D78B4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B0814A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0CA13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F92437A"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9338080"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7D59EE4"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93D7C59"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6D85559"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44F0A34"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168" w:author="Kook Sec" w:date="2021-01-24T16:57:00Z">
        <w:r w:rsidRPr="009130F0" w:rsidDel="00C13A2D">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9" w:author="Kook Sec" w:date="2021-01-24T16:48:00Z">
            <w:r w:rsidR="00AC2062">
              <w:rPr>
                <w:rFonts w:ascii="Times New Roman" w:eastAsia="Times New Roman" w:hAnsi="Times New Roman" w:cs="David" w:hint="cs"/>
                <w:color w:val="00B0F0"/>
                <w:sz w:val="24"/>
                <w:szCs w:val="24"/>
                <w:u w:val="single"/>
                <w:rtl/>
                <w:lang w:eastAsia="he-IL"/>
              </w:rPr>
              <w:t>מ.ג יועצים לאקוסטיקה בע"מ</w:t>
            </w:r>
          </w:ins>
        </w:sdtContent>
      </w:sdt>
    </w:p>
    <w:p w14:paraId="774742AE"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D60C98"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ADCE9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DBCA4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5ECDC7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AD1A72D"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807582C"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CCE35FA"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DF96ED2"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51D2E3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B825868"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32866D9E"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6A280616"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C7E62F8"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5F2332" w14:textId="77777777" w:rsidR="004908F5" w:rsidRDefault="004908F5" w:rsidP="00AF234B">
      <w:pPr>
        <w:spacing w:before="0" w:after="0" w:line="240" w:lineRule="auto"/>
      </w:pPr>
      <w:r>
        <w:separator/>
      </w:r>
    </w:p>
  </w:endnote>
  <w:endnote w:type="continuationSeparator" w:id="0">
    <w:p w14:paraId="5CA9B47E" w14:textId="77777777" w:rsidR="004908F5" w:rsidRDefault="004908F5" w:rsidP="00AF234B">
      <w:pPr>
        <w:spacing w:before="0" w:after="0" w:line="240" w:lineRule="auto"/>
      </w:pPr>
      <w:r>
        <w:continuationSeparator/>
      </w:r>
    </w:p>
  </w:endnote>
  <w:endnote w:type="continuationNotice" w:id="1">
    <w:p w14:paraId="02955B74" w14:textId="77777777" w:rsidR="004908F5" w:rsidRDefault="004908F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908F5" w:rsidRPr="003D5B2E" w14:paraId="3BC5BE12" w14:textId="77777777" w:rsidTr="003D5B2E">
      <w:tc>
        <w:tcPr>
          <w:tcW w:w="810" w:type="dxa"/>
        </w:tcPr>
        <w:p w14:paraId="304B8377"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5BFF2B52" w14:textId="77777777" w:rsidR="004908F5" w:rsidRPr="003D5B2E" w:rsidRDefault="004908F5" w:rsidP="003D5B2E">
              <w:pPr>
                <w:tabs>
                  <w:tab w:val="center" w:pos="4153"/>
                  <w:tab w:val="right" w:pos="8306"/>
                </w:tabs>
                <w:spacing w:before="0" w:after="0" w:line="240" w:lineRule="auto"/>
                <w:rPr>
                  <w:rFonts w:ascii="David" w:hAnsi="David"/>
                  <w:color w:val="00B0F0"/>
                  <w:sz w:val="20"/>
                  <w:szCs w:val="20"/>
                  <w:rtl/>
                </w:rPr>
              </w:pPr>
              <w:ins w:id="170" w:author="Kook Sec" w:date="2021-01-24T16:37:00Z">
                <w:r>
                  <w:rPr>
                    <w:rFonts w:ascii="David" w:hAnsi="David"/>
                    <w:color w:val="00B0F0"/>
                    <w:sz w:val="20"/>
                    <w:szCs w:val="20"/>
                    <w:rtl/>
                  </w:rPr>
                  <w:t>א.מ. ישראל מגורים פיתוח בע"מ</w:t>
                </w:r>
              </w:ins>
            </w:p>
          </w:tc>
        </w:sdtContent>
      </w:sdt>
      <w:tc>
        <w:tcPr>
          <w:tcW w:w="2810" w:type="dxa"/>
        </w:tcPr>
        <w:p w14:paraId="672DC061"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613A300A" w14:textId="77777777" w:rsidR="004908F5" w:rsidRPr="003D5B2E" w:rsidRDefault="004908F5" w:rsidP="003D5B2E">
          <w:pPr>
            <w:tabs>
              <w:tab w:val="center" w:pos="4153"/>
              <w:tab w:val="right" w:pos="8306"/>
            </w:tabs>
            <w:spacing w:before="0" w:after="0" w:line="240" w:lineRule="auto"/>
            <w:rPr>
              <w:rFonts w:ascii="David" w:hAnsi="David"/>
              <w:sz w:val="16"/>
              <w:szCs w:val="16"/>
              <w:rtl/>
            </w:rPr>
          </w:pPr>
        </w:p>
      </w:tc>
      <w:tc>
        <w:tcPr>
          <w:tcW w:w="1044" w:type="dxa"/>
        </w:tcPr>
        <w:p w14:paraId="1051D191"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DE16AAA" w14:textId="201A62AE" w:rsidR="004908F5" w:rsidRPr="003D5B2E" w:rsidRDefault="004908F5" w:rsidP="003D5B2E">
              <w:pPr>
                <w:tabs>
                  <w:tab w:val="center" w:pos="4153"/>
                  <w:tab w:val="right" w:pos="8306"/>
                </w:tabs>
                <w:spacing w:before="0" w:after="0" w:line="240" w:lineRule="auto"/>
                <w:rPr>
                  <w:rFonts w:ascii="David" w:hAnsi="David"/>
                  <w:sz w:val="20"/>
                  <w:szCs w:val="20"/>
                  <w:rtl/>
                </w:rPr>
              </w:pPr>
              <w:del w:id="171" w:author="Kook Sec" w:date="2021-10-21T10:17:00Z">
                <w:r w:rsidDel="006C631D">
                  <w:rPr>
                    <w:rFonts w:ascii="David" w:hAnsi="David" w:hint="cs"/>
                    <w:sz w:val="20"/>
                    <w:szCs w:val="20"/>
                  </w:rPr>
                  <w:delText>CONT-5-657</w:delText>
                </w:r>
              </w:del>
              <w:ins w:id="172" w:author="Kook Sec" w:date="2021-10-21T10:17:00Z">
                <w:r w:rsidR="006C631D">
                  <w:rPr>
                    <w:rFonts w:ascii="David" w:hAnsi="David" w:hint="cs"/>
                    <w:sz w:val="20"/>
                    <w:szCs w:val="20"/>
                  </w:rPr>
                  <w:t>CO</w:t>
                </w:r>
                <w:r w:rsidR="006C631D">
                  <w:rPr>
                    <w:rFonts w:ascii="David" w:hAnsi="David" w:hint="cs"/>
                    <w:sz w:val="20"/>
                    <w:szCs w:val="20"/>
                    <w:rtl/>
                  </w:rPr>
                  <w:t>NT-10-2004</w:t>
                </w:r>
              </w:ins>
            </w:p>
          </w:tc>
        </w:sdtContent>
      </w:sdt>
    </w:tr>
    <w:tr w:rsidR="004908F5" w:rsidRPr="003D5B2E" w14:paraId="4764F5A9" w14:textId="77777777" w:rsidTr="003D5B2E">
      <w:tc>
        <w:tcPr>
          <w:tcW w:w="810" w:type="dxa"/>
        </w:tcPr>
        <w:p w14:paraId="2C1988DD"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AA45555" w14:textId="77777777" w:rsidR="004908F5" w:rsidRPr="003D5B2E" w:rsidRDefault="004908F5" w:rsidP="003D5B2E">
              <w:pPr>
                <w:tabs>
                  <w:tab w:val="center" w:pos="4153"/>
                  <w:tab w:val="right" w:pos="8306"/>
                </w:tabs>
                <w:spacing w:before="0" w:after="0" w:line="240" w:lineRule="auto"/>
                <w:rPr>
                  <w:rFonts w:ascii="David" w:hAnsi="David"/>
                  <w:color w:val="00B0F0"/>
                  <w:sz w:val="20"/>
                  <w:szCs w:val="20"/>
                  <w:rtl/>
                </w:rPr>
              </w:pPr>
              <w:ins w:id="173" w:author="Kook Sec" w:date="2021-01-24T16:38:00Z">
                <w:r>
                  <w:rPr>
                    <w:rFonts w:ascii="David" w:hAnsi="David" w:hint="cs"/>
                    <w:color w:val="00B0F0"/>
                    <w:sz w:val="20"/>
                    <w:szCs w:val="20"/>
                    <w:rtl/>
                  </w:rPr>
                  <w:t>מ.ג יועצים לאקוסטיק</w:t>
                </w:r>
              </w:ins>
              <w:ins w:id="174" w:author="Kook Sec" w:date="2021-01-24T16:48:00Z">
                <w:r w:rsidR="00AC2062">
                  <w:rPr>
                    <w:rFonts w:ascii="David" w:hAnsi="David" w:hint="cs"/>
                    <w:color w:val="00B0F0"/>
                    <w:sz w:val="20"/>
                    <w:szCs w:val="20"/>
                    <w:rtl/>
                  </w:rPr>
                  <w:t>ה</w:t>
                </w:r>
              </w:ins>
              <w:ins w:id="175" w:author="Kook Sec" w:date="2021-01-24T16:38:00Z">
                <w:r>
                  <w:rPr>
                    <w:rFonts w:ascii="David" w:hAnsi="David" w:hint="cs"/>
                    <w:color w:val="00B0F0"/>
                    <w:sz w:val="20"/>
                    <w:szCs w:val="20"/>
                    <w:rtl/>
                  </w:rPr>
                  <w:t xml:space="preserve">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908F5" w:rsidRPr="003D5B2E" w14:paraId="35EEFF07" w14:textId="77777777" w:rsidTr="004908F5">
            <w:trPr>
              <w:trHeight w:val="201"/>
            </w:trPr>
            <w:tc>
              <w:tcPr>
                <w:tcW w:w="926" w:type="dxa"/>
              </w:tcPr>
              <w:p w14:paraId="3D6A8FEC"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C2015BE" w14:textId="77777777" w:rsidR="004908F5" w:rsidRPr="003D5B2E" w:rsidRDefault="004908F5"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2CBA83B0"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c>
        <w:tcPr>
          <w:tcW w:w="233" w:type="dxa"/>
        </w:tcPr>
        <w:p w14:paraId="0A5AD01B"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c>
        <w:tcPr>
          <w:tcW w:w="1044" w:type="dxa"/>
        </w:tcPr>
        <w:p w14:paraId="58EE5521"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4A44AB1B" w14:textId="77777777" w:rsidR="004908F5" w:rsidRPr="003D5B2E" w:rsidRDefault="00CF3E24"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908F5" w:rsidRPr="003D5B2E">
                <w:rPr>
                  <w:rFonts w:ascii="David" w:hAnsi="David"/>
                  <w:color w:val="00B0F0"/>
                  <w:sz w:val="20"/>
                  <w:szCs w:val="20"/>
                  <w:rtl/>
                </w:rPr>
                <w:t>[סטטוס חוזה]</w:t>
              </w:r>
            </w:sdtContent>
          </w:sdt>
        </w:p>
      </w:tc>
    </w:tr>
    <w:tr w:rsidR="004908F5" w:rsidRPr="003D5B2E" w14:paraId="2669B067" w14:textId="77777777" w:rsidTr="003D5B2E">
      <w:trPr>
        <w:trHeight w:val="80"/>
      </w:trPr>
      <w:tc>
        <w:tcPr>
          <w:tcW w:w="810" w:type="dxa"/>
        </w:tcPr>
        <w:p w14:paraId="07313FD8"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c>
        <w:tcPr>
          <w:tcW w:w="1646" w:type="dxa"/>
        </w:tcPr>
        <w:p w14:paraId="076B0715" w14:textId="77777777" w:rsidR="004908F5" w:rsidRPr="003D5B2E" w:rsidRDefault="004908F5"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2FFB5A4A"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c>
        <w:tcPr>
          <w:tcW w:w="233" w:type="dxa"/>
        </w:tcPr>
        <w:p w14:paraId="58C3A26C"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c>
        <w:tcPr>
          <w:tcW w:w="1044" w:type="dxa"/>
        </w:tcPr>
        <w:p w14:paraId="643AE565"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c>
        <w:tcPr>
          <w:tcW w:w="1763" w:type="dxa"/>
        </w:tcPr>
        <w:p w14:paraId="427F3D91" w14:textId="77777777" w:rsidR="004908F5" w:rsidRPr="003D5B2E" w:rsidRDefault="004908F5" w:rsidP="003D5B2E">
          <w:pPr>
            <w:tabs>
              <w:tab w:val="center" w:pos="4153"/>
              <w:tab w:val="right" w:pos="8306"/>
            </w:tabs>
            <w:spacing w:before="0" w:after="0" w:line="240" w:lineRule="auto"/>
            <w:rPr>
              <w:rFonts w:ascii="David" w:hAnsi="David"/>
              <w:sz w:val="20"/>
              <w:szCs w:val="20"/>
              <w:rtl/>
            </w:rPr>
          </w:pPr>
        </w:p>
      </w:tc>
    </w:tr>
  </w:tbl>
  <w:p w14:paraId="3FA13942" w14:textId="77777777" w:rsidR="004908F5" w:rsidRPr="003D5B2E" w:rsidRDefault="004908F5"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CDF2B4" w14:textId="77777777" w:rsidR="004908F5" w:rsidRDefault="004908F5" w:rsidP="00AF234B">
      <w:pPr>
        <w:spacing w:before="0" w:after="0" w:line="240" w:lineRule="auto"/>
      </w:pPr>
      <w:r>
        <w:separator/>
      </w:r>
    </w:p>
  </w:footnote>
  <w:footnote w:type="continuationSeparator" w:id="0">
    <w:p w14:paraId="74032BB6" w14:textId="77777777" w:rsidR="004908F5" w:rsidRDefault="004908F5" w:rsidP="00AF234B">
      <w:pPr>
        <w:spacing w:before="0" w:after="0" w:line="240" w:lineRule="auto"/>
      </w:pPr>
      <w:r>
        <w:continuationSeparator/>
      </w:r>
    </w:p>
  </w:footnote>
  <w:footnote w:type="continuationNotice" w:id="1">
    <w:p w14:paraId="7115FDAD" w14:textId="77777777" w:rsidR="004908F5" w:rsidRDefault="004908F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1B562214" w14:textId="77777777" w:rsidR="004908F5" w:rsidRDefault="004908F5" w:rsidP="00CF334C">
        <w:pPr>
          <w:pStyle w:val="a3"/>
          <w:jc w:val="center"/>
        </w:pPr>
        <w:r>
          <w:fldChar w:fldCharType="begin"/>
        </w:r>
        <w:r>
          <w:instrText xml:space="preserve"> PAGE   \* MERGEFORMAT </w:instrText>
        </w:r>
        <w:r>
          <w:fldChar w:fldCharType="separate"/>
        </w:r>
        <w:r w:rsidR="00CF3E24">
          <w:rPr>
            <w:noProof/>
            <w:rtl/>
          </w:rPr>
          <w:t>24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A0C3C"/>
    <w:rsid w:val="001A69D5"/>
    <w:rsid w:val="001B14FD"/>
    <w:rsid w:val="00201F06"/>
    <w:rsid w:val="00214ACF"/>
    <w:rsid w:val="003C30D7"/>
    <w:rsid w:val="003D5B2E"/>
    <w:rsid w:val="00450CD1"/>
    <w:rsid w:val="0047052D"/>
    <w:rsid w:val="004908F5"/>
    <w:rsid w:val="005047EF"/>
    <w:rsid w:val="005277A4"/>
    <w:rsid w:val="00552E11"/>
    <w:rsid w:val="006503BD"/>
    <w:rsid w:val="00666119"/>
    <w:rsid w:val="006C631D"/>
    <w:rsid w:val="0072103C"/>
    <w:rsid w:val="00776496"/>
    <w:rsid w:val="007E46A2"/>
    <w:rsid w:val="008C64C6"/>
    <w:rsid w:val="00942177"/>
    <w:rsid w:val="00A06D7B"/>
    <w:rsid w:val="00A42271"/>
    <w:rsid w:val="00AC04FE"/>
    <w:rsid w:val="00AC2062"/>
    <w:rsid w:val="00AF234B"/>
    <w:rsid w:val="00B17F97"/>
    <w:rsid w:val="00B67F92"/>
    <w:rsid w:val="00BC286D"/>
    <w:rsid w:val="00BD72C4"/>
    <w:rsid w:val="00BE17B4"/>
    <w:rsid w:val="00C13A2D"/>
    <w:rsid w:val="00CA65CB"/>
    <w:rsid w:val="00CF334C"/>
    <w:rsid w:val="00CF3E24"/>
    <w:rsid w:val="00CF7A18"/>
    <w:rsid w:val="00DC5FD7"/>
    <w:rsid w:val="00DE118F"/>
    <w:rsid w:val="00E679C7"/>
    <w:rsid w:val="00EC37B6"/>
    <w:rsid w:val="00ED380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A3D9B9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a3"/>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
      <w:docPartPr>
        <w:name w:val="FCA3325C8F0D42869EC8ED1AC8A53463"/>
        <w:category>
          <w:name w:val="כללי"/>
          <w:gallery w:val="placeholder"/>
        </w:category>
        <w:types>
          <w:type w:val="bbPlcHdr"/>
        </w:types>
        <w:behaviors>
          <w:behavior w:val="content"/>
        </w:behaviors>
        <w:guid w:val="{37BA9CB0-4094-4006-85FF-40E7A4B09405}"/>
      </w:docPartPr>
      <w:docPartBody>
        <w:p w:rsidR="008C3646" w:rsidRDefault="008C3646" w:rsidP="008C3646">
          <w:pPr>
            <w:pStyle w:val="FCA3325C8F0D42869EC8ED1AC8A53463"/>
          </w:pPr>
          <w:r w:rsidRPr="00747ED4">
            <w:rPr>
              <w:rStyle w:val="a3"/>
              <w:rtl/>
            </w:rPr>
            <w:t>[צד א 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8C3646"/>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C364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FCA3325C8F0D42869EC8ED1AC8A53463">
    <w:name w:val="FCA3325C8F0D42869EC8ED1AC8A53463"/>
    <w:rsid w:val="008C36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יועץ אקוסטיקה" ma:contentTypeID="0x010100398782B37190B343ABC5A26867A4FDE2110071C85F1850132349A9565C16C688F04D" ma:contentTypeVersion="175" ma:contentTypeDescription="" ma:contentTypeScope="" ma:versionID="2f357e39e1d83a71d04934e774595fd9">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B873B99E-EE77-43EA-9426-B20708D5D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6395FC-564B-43D7-9641-34FD65095D86}"/>
</file>

<file path=customXml/itemProps4.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http://purl.org/dc/term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9543</Words>
  <Characters>47718</Characters>
  <Application>Microsoft Office Word</Application>
  <DocSecurity>0</DocSecurity>
  <Lines>397</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2022-07-06T11:51:00Z</dcterms:created>
  <dcterms:modified xsi:type="dcterms:W3CDTF">2022-07-06T11:51:00Z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c1e01466-d21f-4956-9188-94c20a610d01</vt:lpwstr>
  </property>
</Properties>
</file>