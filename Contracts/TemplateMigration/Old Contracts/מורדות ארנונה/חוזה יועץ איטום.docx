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71A304" w14:textId="77777777" w:rsidR="00C521D8" w:rsidRPr="00C521D8" w:rsidRDefault="00C521D8" w:rsidP="00C521D8">
      <w:pPr>
        <w:jc w:val="both"/>
        <w:rPr>
          <w:rFonts w:ascii="Times New Roman" w:eastAsia="Times New Roman" w:hAnsi="Times New Roman" w:cs="David"/>
          <w:sz w:val="24"/>
          <w:szCs w:val="24"/>
          <w:rtl/>
          <w:lang w:eastAsia="he-IL"/>
        </w:rPr>
      </w:pPr>
      <w:bookmarkStart w:id="0" w:name="_GoBack"/>
      <w:bookmarkEnd w:id="0"/>
    </w:p>
    <w:p w14:paraId="4887B86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B9389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BD643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BA0D3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198AC4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916D2DA" w14:textId="77777777" w:rsidR="00C521D8" w:rsidRPr="00C521D8" w:rsidRDefault="00830733"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i/>
          <w:iCs/>
          <w:noProof/>
          <w:sz w:val="24"/>
          <w:szCs w:val="24"/>
        </w:rPr>
        <w:pict w14:anchorId="151246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415.5pt;height:37.5pt;visibility:visible">
            <v:imagedata r:id="rId13" o:title="" croptop="20052f" cropbottom="15650f"/>
          </v:shape>
        </w:pict>
      </w:r>
    </w:p>
    <w:p w14:paraId="1BA3B69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2A1481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57E79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521D8">
        <w:rPr>
          <w:rFonts w:ascii="Times New Roman" w:eastAsia="Times New Roman" w:hAnsi="Times New Roman" w:cs="David" w:hint="cs"/>
          <w:bCs/>
          <w:sz w:val="32"/>
          <w:szCs w:val="32"/>
          <w:u w:val="single"/>
          <w:rtl/>
          <w:lang w:eastAsia="he-IL"/>
        </w:rPr>
        <w:t>חוזה יועץ איטום</w:t>
      </w:r>
    </w:p>
    <w:p w14:paraId="375C2CC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2D919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3872B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962DF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6E9296"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D6A59DCCAAB452E976AE53656C0DA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9FA31F9" w14:textId="77777777" w:rsidR="00C521D8" w:rsidRPr="008E610C" w:rsidRDefault="00830733"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Kook Sec" w:date="2022-05-12T14:34:00Z">
            <w:r>
              <w:rPr>
                <w:rFonts w:ascii="Times New Roman" w:eastAsia="Times New Roman" w:hAnsi="Times New Roman" w:cs="David"/>
                <w:bCs/>
                <w:color w:val="00B0F0"/>
                <w:sz w:val="24"/>
                <w:szCs w:val="24"/>
                <w:u w:val="single"/>
                <w:rtl/>
                <w:lang w:eastAsia="he-IL"/>
              </w:rPr>
              <w:t>א.מ ישראל מגורים פיתוח בע"מ</w:t>
            </w:r>
          </w:ins>
        </w:p>
      </w:sdtContent>
    </w:sdt>
    <w:p w14:paraId="6E5C011C"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5AA37F57"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D59034C"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CEE48E01325C4B6899959599C52F56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AE05A84" w14:textId="77777777" w:rsidR="00C521D8" w:rsidRPr="008E610C" w:rsidRDefault="00830733"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2" w:author="Kook Sec" w:date="2022-05-12T14:34:00Z">
            <w:r>
              <w:rPr>
                <w:rFonts w:ascii="Times New Roman" w:eastAsia="Times New Roman" w:hAnsi="Times New Roman" w:cs="David"/>
                <w:bCs/>
                <w:color w:val="00B0F0"/>
                <w:sz w:val="24"/>
                <w:szCs w:val="24"/>
                <w:u w:val="single"/>
                <w:rtl/>
                <w:lang w:eastAsia="he-IL"/>
              </w:rPr>
              <w:t>מורדות ארנונה</w:t>
            </w:r>
          </w:ins>
        </w:p>
      </w:sdtContent>
    </w:sdt>
    <w:p w14:paraId="3BFD66F9"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0364436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79FA2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7E145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E0131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495B5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42918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D55E8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98384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B3264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D1282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FDFB1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959D0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B61E4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B4C35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B5CA5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21977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BBD0D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47E5E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4BBD4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A988B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EE9D3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12EEF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65A62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A544F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53CD8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FFF84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E38B0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59C5A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00EC1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6E065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F55B1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B38EDD" w14:textId="77777777" w:rsidR="006E6FF7" w:rsidRDefault="006E6FF7"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7C9F82" w14:textId="77777777" w:rsidR="00C521D8" w:rsidRPr="00AA1573"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AA1573">
        <w:rPr>
          <w:rFonts w:ascii="Times New Roman" w:eastAsia="Times New Roman" w:hAnsi="Times New Roman" w:cs="David" w:hint="cs"/>
          <w:bCs/>
          <w:sz w:val="32"/>
          <w:szCs w:val="32"/>
          <w:u w:val="single"/>
          <w:rtl/>
          <w:lang w:eastAsia="he-IL"/>
        </w:rPr>
        <w:t>חוזה</w:t>
      </w:r>
      <w:r w:rsidR="00AA1573">
        <w:rPr>
          <w:rFonts w:ascii="Times New Roman" w:eastAsia="Times New Roman" w:hAnsi="Times New Roman" w:cs="David" w:hint="cs"/>
          <w:bCs/>
          <w:i/>
          <w:iCs/>
          <w:sz w:val="32"/>
          <w:szCs w:val="32"/>
          <w:u w:val="single"/>
          <w:rtl/>
          <w:lang w:eastAsia="he-IL"/>
        </w:rPr>
        <w:t xml:space="preserve"> </w:t>
      </w:r>
      <w:r w:rsidR="00AA1573" w:rsidRPr="00AA1573">
        <w:rPr>
          <w:rFonts w:ascii="Times New Roman" w:eastAsia="Times New Roman" w:hAnsi="Times New Roman" w:cs="David" w:hint="cs"/>
          <w:bCs/>
          <w:sz w:val="32"/>
          <w:szCs w:val="32"/>
          <w:u w:val="single"/>
          <w:rtl/>
          <w:lang w:eastAsia="he-IL"/>
        </w:rPr>
        <w:t>איטום</w:t>
      </w:r>
    </w:p>
    <w:p w14:paraId="2900155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409A82" w14:textId="77777777" w:rsidR="00C521D8" w:rsidRPr="00C521D8" w:rsidRDefault="00C521D8" w:rsidP="008E610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521D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8BFF034194E14C1BB10A98A0F1F223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8E610C" w:rsidRPr="000D1F3D">
            <w:rPr>
              <w:rStyle w:val="a7"/>
              <w:color w:val="00B0F0"/>
              <w:rtl/>
            </w:rPr>
            <w:t>[תאריך חתימת חוזה]</w:t>
          </w:r>
        </w:sdtContent>
      </w:sdt>
    </w:p>
    <w:p w14:paraId="60741B28"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rPr>
      </w:pPr>
    </w:p>
    <w:p w14:paraId="6142B4A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718994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BDC868" w14:textId="77777777" w:rsidR="008E610C" w:rsidRDefault="00C521D8" w:rsidP="008E610C">
      <w:pPr>
        <w:widowControl w:val="0"/>
        <w:spacing w:before="0" w:beforeAutospacing="0" w:after="0" w:afterAutospacing="0" w:line="240" w:lineRule="auto"/>
        <w:ind w:left="3628" w:right="2835" w:firstLine="567"/>
        <w:outlineLvl w:val="1"/>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ב י ן</w:t>
      </w:r>
      <w:r w:rsidR="008E610C" w:rsidRPr="00C521D8">
        <w:rPr>
          <w:rFonts w:ascii="Times New Roman" w:eastAsia="Times New Roman" w:hAnsi="Times New Roman" w:cs="David" w:hint="cs"/>
          <w:sz w:val="24"/>
          <w:szCs w:val="24"/>
          <w:rtl/>
          <w:lang w:eastAsia="he-IL"/>
        </w:rPr>
        <w:t xml:space="preserve"> </w:t>
      </w:r>
    </w:p>
    <w:p w14:paraId="3CBE28C8" w14:textId="77777777" w:rsidR="008E610C" w:rsidRDefault="008E610C" w:rsidP="008E610C">
      <w:pPr>
        <w:widowControl w:val="0"/>
        <w:spacing w:before="0" w:beforeAutospacing="0" w:after="0" w:afterAutospacing="0" w:line="240" w:lineRule="auto"/>
        <w:ind w:left="3628" w:right="2835" w:firstLine="567"/>
        <w:outlineLvl w:val="1"/>
        <w:rPr>
          <w:rFonts w:ascii="Times New Roman" w:eastAsia="Times New Roman" w:hAnsi="Times New Roman" w:cs="David"/>
          <w:color w:val="00B0F0"/>
          <w:sz w:val="24"/>
          <w:szCs w:val="24"/>
          <w:rtl/>
          <w:lang w:eastAsia="he-IL"/>
        </w:rPr>
      </w:pPr>
    </w:p>
    <w:p w14:paraId="662F42D1" w14:textId="77777777" w:rsidR="008E610C" w:rsidRDefault="008E610C" w:rsidP="008E610C">
      <w:pPr>
        <w:widowControl w:val="0"/>
        <w:spacing w:before="0" w:beforeAutospacing="0" w:after="0" w:afterAutospacing="0" w:line="240" w:lineRule="auto"/>
        <w:ind w:left="2880" w:right="2835" w:firstLine="567"/>
        <w:outlineLvl w:val="1"/>
        <w:rPr>
          <w:rFonts w:ascii="Times New Roman" w:eastAsia="Times New Roman" w:hAnsi="Times New Roman" w:cs="David"/>
          <w:sz w:val="24"/>
          <w:szCs w:val="24"/>
          <w:rtl/>
          <w:lang w:eastAsia="he-IL"/>
        </w:rPr>
      </w:pPr>
      <w:r>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 א בחוזה"/>
          <w:tag w:val="cntTzadA"/>
          <w:id w:val="1685239962"/>
          <w:placeholder>
            <w:docPart w:val="5317243F79CA4CC8BF3762D03FF5AC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 w:author="Kook Sec" w:date="2022-05-12T14:38:00Z">
            <w:r w:rsidR="00830733">
              <w:rPr>
                <w:rFonts w:ascii="Times New Roman" w:eastAsia="Times New Roman" w:hAnsi="Times New Roman" w:cs="David"/>
                <w:color w:val="00B0F0"/>
                <w:sz w:val="24"/>
                <w:szCs w:val="24"/>
                <w:rtl/>
                <w:lang w:eastAsia="he-IL"/>
              </w:rPr>
              <w:br/>
              <w:t>א.מ. ישראל מגורים פיתוח בע"מ</w:t>
            </w:r>
            <w:r w:rsidR="00830733">
              <w:rPr>
                <w:rFonts w:ascii="Times New Roman" w:eastAsia="Times New Roman" w:hAnsi="Times New Roman" w:cs="David"/>
                <w:color w:val="00B0F0"/>
                <w:sz w:val="24"/>
                <w:szCs w:val="24"/>
                <w:rtl/>
                <w:lang w:eastAsia="he-IL"/>
              </w:rPr>
              <w:br/>
              <w:t>יוני נתניהו 1 ג' אור יהודה</w:t>
            </w:r>
            <w:r w:rsidR="00830733">
              <w:rPr>
                <w:rFonts w:ascii="Times New Roman" w:eastAsia="Times New Roman" w:hAnsi="Times New Roman" w:cs="David"/>
                <w:color w:val="00B0F0"/>
                <w:sz w:val="24"/>
                <w:szCs w:val="24"/>
                <w:rtl/>
                <w:lang w:eastAsia="he-IL"/>
              </w:rPr>
              <w:br/>
              <w:t>513313148</w:t>
            </w:r>
            <w:r w:rsidR="00830733">
              <w:rPr>
                <w:rFonts w:ascii="Times New Roman" w:eastAsia="Times New Roman" w:hAnsi="Times New Roman" w:cs="David"/>
                <w:color w:val="00B0F0"/>
                <w:sz w:val="24"/>
                <w:szCs w:val="24"/>
                <w:rtl/>
                <w:lang w:eastAsia="he-IL"/>
              </w:rPr>
              <w:br/>
            </w:r>
          </w:ins>
        </w:sdtContent>
      </w:sdt>
    </w:p>
    <w:p w14:paraId="3E2334AD" w14:textId="77777777" w:rsidR="00C521D8" w:rsidRPr="008E610C" w:rsidRDefault="00C521D8" w:rsidP="008E610C">
      <w:pPr>
        <w:widowControl w:val="0"/>
        <w:spacing w:before="0" w:beforeAutospacing="0" w:after="0" w:afterAutospacing="0" w:line="240" w:lineRule="auto"/>
        <w:ind w:left="3600" w:right="2835"/>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 xml:space="preserve">(להלן: </w:t>
      </w:r>
      <w:r w:rsidRPr="00C521D8">
        <w:rPr>
          <w:rFonts w:ascii="Times New Roman" w:eastAsia="Times New Roman" w:hAnsi="Times New Roman" w:cs="David" w:hint="cs"/>
          <w:b/>
          <w:bCs/>
          <w:sz w:val="24"/>
          <w:szCs w:val="24"/>
          <w:rtl/>
          <w:lang w:eastAsia="he-IL"/>
        </w:rPr>
        <w:t>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67A8A823"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אחד;</w:t>
      </w:r>
    </w:p>
    <w:p w14:paraId="4C473802"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33C70C7"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bCs/>
          <w:sz w:val="24"/>
          <w:szCs w:val="24"/>
          <w:rtl/>
          <w:lang w:eastAsia="he-IL"/>
        </w:rPr>
        <w:t>ל ב י ן</w:t>
      </w:r>
    </w:p>
    <w:p w14:paraId="20BF6A2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57DDD6" w14:textId="77777777" w:rsidR="00C521D8" w:rsidRPr="00C521D8" w:rsidRDefault="00830733"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a7"/>
            <w:color w:val="00B0F0"/>
            <w:rtl/>
          </w:rPr>
          <w:alias w:val="צדדים נוספים"/>
          <w:tag w:val="cntTzadB_x002C__x0020_cntTzadC_x002C__x0020_cntTzadD"/>
          <w:id w:val="-363826986"/>
          <w:placeholder>
            <w:docPart w:val="5325C62E407A43DF97596BA9FFB0C1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ins w:id="4" w:author="Kook Sec" w:date="2022-05-12T14:40:00Z">
            <w:r>
              <w:rPr>
                <w:rStyle w:val="a7"/>
                <w:color w:val="00B0F0"/>
                <w:rtl/>
              </w:rPr>
              <w:br/>
              <w:t>זאן ברקוביץ מהנדסים ויועצים בע"מ</w:t>
            </w:r>
            <w:r>
              <w:rPr>
                <w:rStyle w:val="a7"/>
                <w:color w:val="00B0F0"/>
                <w:rtl/>
              </w:rPr>
              <w:br/>
              <w:t>משה דיין 88, כפר סבא</w:t>
            </w:r>
            <w:r>
              <w:rPr>
                <w:rStyle w:val="a7"/>
                <w:color w:val="00B0F0"/>
                <w:rtl/>
              </w:rPr>
              <w:br/>
              <w:t>511530685</w:t>
            </w:r>
            <w:r>
              <w:rPr>
                <w:rStyle w:val="a7"/>
                <w:color w:val="00B0F0"/>
                <w:rtl/>
              </w:rPr>
              <w:br/>
            </w:r>
          </w:ins>
        </w:sdtContent>
      </w:sdt>
    </w:p>
    <w:p w14:paraId="47E6571F"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(להלן: "</w:t>
      </w:r>
      <w:r w:rsidRPr="00C521D8">
        <w:rPr>
          <w:rFonts w:ascii="Times New Roman" w:eastAsia="Times New Roman" w:hAnsi="Times New Roman" w:cs="David" w:hint="cs"/>
          <w:b/>
          <w:bCs/>
          <w:sz w:val="24"/>
          <w:szCs w:val="24"/>
          <w:rtl/>
          <w:lang w:eastAsia="he-IL"/>
        </w:rPr>
        <w:t>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6AA92E2E"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שני;</w:t>
      </w:r>
    </w:p>
    <w:p w14:paraId="775D8674"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59FC17FC" w14:textId="77777777" w:rsidR="00C521D8" w:rsidRPr="00C521D8" w:rsidRDefault="00C521D8" w:rsidP="00C521D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והואיל:</w:t>
      </w:r>
      <w:r w:rsidRPr="00C521D8">
        <w:rPr>
          <w:rFonts w:ascii="Times New Roman" w:eastAsia="Times New Roman" w:hAnsi="Times New Roman" w:cs="David"/>
          <w:bCs/>
          <w:sz w:val="24"/>
          <w:szCs w:val="24"/>
          <w:rtl/>
          <w:lang w:eastAsia="he-IL"/>
        </w:rPr>
        <w:tab/>
      </w:r>
      <w:r w:rsidRPr="00C521D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7310486" w14:textId="77777777" w:rsidR="00C521D8" w:rsidRPr="00C521D8" w:rsidRDefault="00C521D8" w:rsidP="00C521D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bCs/>
          <w:sz w:val="24"/>
          <w:szCs w:val="24"/>
          <w:rtl/>
          <w:lang w:eastAsia="he-IL"/>
        </w:rPr>
        <w:t>לפיכך הותנה והוסכם בין הצדדים כדלקמן:</w:t>
      </w:r>
    </w:p>
    <w:p w14:paraId="6E876AAF"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מבוא</w:t>
      </w:r>
    </w:p>
    <w:p w14:paraId="5C14ABE4" w14:textId="77777777" w:rsidR="00C521D8" w:rsidRPr="00C521D8" w:rsidRDefault="00C521D8" w:rsidP="00C521D8">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למונחים הבאים יהא הפרוש הנקוב בצידם דהיינו:</w:t>
      </w:r>
    </w:p>
    <w:p w14:paraId="20132E76"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AEA162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"הפרויקט"</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21615D65"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F48A32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"התכנית" </w:t>
      </w:r>
      <w:r w:rsidRPr="00C521D8">
        <w:rPr>
          <w:rFonts w:ascii="Times New Roman" w:eastAsia="Times New Roman" w:hAnsi="Times New Roman" w:cs="David"/>
          <w:sz w:val="24"/>
          <w:szCs w:val="24"/>
          <w:rtl/>
          <w:lang w:eastAsia="he-IL"/>
        </w:rPr>
        <w:t>/</w:t>
      </w:r>
    </w:p>
    <w:p w14:paraId="10A75F7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"המקרקעין"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000530D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22F8A2F"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"האתר"</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4D5245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FE0CBB8"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היועצים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3DF413B5"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A4D3A1"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התכניות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דרישת המזמין, לשם ביצוע הפרויקט ו/או כל חלק הימנו, לפי קביעת </w:t>
      </w:r>
      <w:r w:rsidRPr="00C521D8">
        <w:rPr>
          <w:rFonts w:ascii="Times New Roman" w:eastAsia="Times New Roman" w:hAnsi="Times New Roman" w:cs="David"/>
          <w:sz w:val="24"/>
          <w:szCs w:val="24"/>
          <w:rtl/>
          <w:lang w:eastAsia="he-IL"/>
        </w:rPr>
        <w:lastRenderedPageBreak/>
        <w:t xml:space="preserve">המזמין, לרבות ומבלי לפגוע בכלליות האמור לעיל, כל המסמכים המצוינים ברשימת התכניות ומסמכים המצורפת לחוזה זה במסגרת 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כל המסמכים שיערכו ע"י היועץ כאמור יערכו בשפה העברית.</w:t>
      </w:r>
    </w:p>
    <w:p w14:paraId="6957AF4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EB8D2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שירותי</w:t>
      </w:r>
    </w:p>
    <w:p w14:paraId="5E922B7D"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היועץ</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p>
    <w:p w14:paraId="289B47F5"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השירותים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השירותים כמוגדר וכמפורט בחוזה זה ובנספח </w:t>
      </w:r>
      <w:r w:rsidRPr="00C521D8">
        <w:rPr>
          <w:rFonts w:ascii="Times New Roman" w:eastAsia="Times New Roman" w:hAnsi="Times New Roman" w:cs="David"/>
          <w:b/>
          <w:bCs/>
          <w:sz w:val="24"/>
          <w:szCs w:val="24"/>
          <w:rtl/>
          <w:lang w:eastAsia="he-IL"/>
        </w:rPr>
        <w:t>ב'</w:t>
      </w:r>
      <w:r w:rsidRPr="00C521D8">
        <w:rPr>
          <w:rFonts w:ascii="Times New Roman" w:eastAsia="Times New Roman" w:hAnsi="Times New Roman" w:cs="David" w:hint="cs"/>
          <w:b/>
          <w:bCs/>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68244AE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35A9C5E"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המנהל</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62DA62D"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04CF8F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מקום שמדובר בחוזה זה במזמין - גם המנהל במשמע.</w:t>
      </w:r>
    </w:p>
    <w:p w14:paraId="13F910A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008B1E"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E5DD6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החוזה</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w:t>
      </w:r>
    </w:p>
    <w:p w14:paraId="5D6CB58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
          <w:bCs/>
          <w:sz w:val="24"/>
          <w:szCs w:val="24"/>
          <w:rtl/>
          <w:lang w:eastAsia="he-IL"/>
        </w:rPr>
        <w:t>ההסכם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חוזה זה על נספחיו.</w:t>
      </w:r>
    </w:p>
    <w:p w14:paraId="2E7BE8F6"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62A4E9B3"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הדין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כהגדרתו בחוק ה</w:t>
      </w:r>
      <w:r w:rsidRPr="00C521D8">
        <w:rPr>
          <w:rFonts w:ascii="Times New Roman" w:eastAsia="Times New Roman" w:hAnsi="Times New Roman" w:cs="David" w:hint="cs"/>
          <w:sz w:val="24"/>
          <w:szCs w:val="24"/>
          <w:rtl/>
          <w:lang w:eastAsia="he-IL"/>
        </w:rPr>
        <w:t>פרשנות, התשמ"א-1981</w:t>
      </w:r>
      <w:r w:rsidRPr="00C521D8">
        <w:rPr>
          <w:rFonts w:ascii="Times New Roman" w:eastAsia="Times New Roman" w:hAnsi="Times New Roman" w:cs="David"/>
          <w:sz w:val="24"/>
          <w:szCs w:val="24"/>
          <w:rtl/>
          <w:lang w:eastAsia="he-IL"/>
        </w:rPr>
        <w:t xml:space="preserve"> לרבות כל </w:t>
      </w:r>
      <w:r w:rsidRPr="00C521D8">
        <w:rPr>
          <w:rFonts w:ascii="Times New Roman" w:eastAsia="Times New Roman" w:hAnsi="Times New Roman" w:cs="David" w:hint="cs"/>
          <w:sz w:val="24"/>
          <w:szCs w:val="24"/>
          <w:rtl/>
          <w:lang w:eastAsia="he-IL"/>
        </w:rPr>
        <w:t xml:space="preserve">תקנה ו/או </w:t>
      </w:r>
      <w:r w:rsidRPr="00C521D8">
        <w:rPr>
          <w:rFonts w:ascii="Times New Roman" w:eastAsia="Times New Roman" w:hAnsi="Times New Roman" w:cs="David"/>
          <w:sz w:val="24"/>
          <w:szCs w:val="24"/>
          <w:rtl/>
          <w:lang w:eastAsia="he-IL"/>
        </w:rPr>
        <w:t>הוראה של רשות מוסמכת בתוקף סמכותה על פי הדין.</w:t>
      </w:r>
    </w:p>
    <w:p w14:paraId="6BA66B0A"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6557DD"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הרשות</w:t>
      </w:r>
    </w:p>
    <w:p w14:paraId="4CE8B59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המקומית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168B48C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74F6B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חוזה</w:t>
      </w:r>
    </w:p>
    <w:p w14:paraId="3A293880"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הפיתוח</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w:t>
      </w:r>
    </w:p>
    <w:p w14:paraId="5A69498F"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437E298"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הכותרות בחוזה זה </w:t>
      </w:r>
      <w:r w:rsidRPr="00C521D8">
        <w:rPr>
          <w:rFonts w:ascii="Times New Roman" w:eastAsia="Times New Roman" w:hAnsi="Times New Roman" w:cs="David" w:hint="cs"/>
          <w:sz w:val="24"/>
          <w:szCs w:val="24"/>
          <w:rtl/>
          <w:lang w:eastAsia="he-IL"/>
        </w:rPr>
        <w:t xml:space="preserve">הינן לנוחיות בלבד ובכל מקרה </w:t>
      </w:r>
      <w:r w:rsidRPr="00C521D8">
        <w:rPr>
          <w:rFonts w:ascii="Times New Roman" w:eastAsia="Times New Roman" w:hAnsi="Times New Roman" w:cs="David"/>
          <w:sz w:val="24"/>
          <w:szCs w:val="24"/>
          <w:rtl/>
          <w:lang w:eastAsia="he-IL"/>
        </w:rPr>
        <w:t xml:space="preserve">לא ישמשו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פרש</w:t>
      </w:r>
      <w:r w:rsidRPr="00C521D8">
        <w:rPr>
          <w:rFonts w:ascii="Times New Roman" w:eastAsia="Times New Roman" w:hAnsi="Times New Roman" w:cs="David" w:hint="cs"/>
          <w:sz w:val="24"/>
          <w:szCs w:val="24"/>
          <w:rtl/>
          <w:lang w:eastAsia="he-IL"/>
        </w:rPr>
        <w:t>נות</w:t>
      </w:r>
      <w:r w:rsidRPr="00C521D8">
        <w:rPr>
          <w:rFonts w:ascii="Times New Roman" w:eastAsia="Times New Roman" w:hAnsi="Times New Roman" w:cs="David"/>
          <w:sz w:val="24"/>
          <w:szCs w:val="24"/>
          <w:rtl/>
          <w:lang w:eastAsia="he-IL"/>
        </w:rPr>
        <w:t>ו.</w:t>
      </w:r>
    </w:p>
    <w:p w14:paraId="3EFCAD6C"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הנספחים לחוזה זה מהווים חלק בלתי נפרד הימנו ואלה הם:</w:t>
      </w:r>
    </w:p>
    <w:p w14:paraId="7E95D7A8"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57F368D"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א'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כללי;</w:t>
      </w:r>
    </w:p>
    <w:p w14:paraId="0C5C9611"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נספח 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שירותי היועץ;</w:t>
      </w:r>
    </w:p>
    <w:p w14:paraId="56F5D1A8"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ג'</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lang w:eastAsia="he-IL"/>
        </w:rPr>
        <w:t>–</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rtl/>
          <w:lang w:eastAsia="he-IL"/>
        </w:rPr>
        <w:tab/>
        <w:t>לוח זמנים;</w:t>
      </w:r>
    </w:p>
    <w:p w14:paraId="2F78FED0"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ד'</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שכר היועץ;</w:t>
      </w:r>
    </w:p>
    <w:p w14:paraId="4FD430CD"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ה'</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תשלומי שכר היועץ;</w:t>
      </w:r>
    </w:p>
    <w:p w14:paraId="1A610E01"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ו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הצהרה והתחייבות לשמירת סודיות;</w:t>
      </w:r>
    </w:p>
    <w:p w14:paraId="1862F490"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74CF4A2"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E51A6CB"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ח'</w:t>
      </w:r>
      <w:r w:rsidRPr="00C521D8">
        <w:rPr>
          <w:rFonts w:ascii="Times New Roman" w:eastAsia="Times New Roman" w:hAnsi="Times New Roman" w:cs="David"/>
          <w:sz w:val="24"/>
          <w:szCs w:val="24"/>
          <w:rtl/>
          <w:lang w:eastAsia="he-IL"/>
        </w:rPr>
        <w:t xml:space="preserve"> - </w:t>
      </w:r>
      <w:r w:rsidRPr="00C521D8">
        <w:rPr>
          <w:rFonts w:ascii="Times New Roman" w:eastAsia="Times New Roman" w:hAnsi="Times New Roman" w:cs="David"/>
          <w:sz w:val="24"/>
          <w:szCs w:val="24"/>
          <w:rtl/>
          <w:lang w:eastAsia="he-IL"/>
        </w:rPr>
        <w:tab/>
        <w:t>רשימת התכניות והמסמכים שעל היועץ להנפיק.</w:t>
      </w:r>
    </w:p>
    <w:p w14:paraId="2D789F93"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ט'</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אישור להשלמת הפרויקט/קטע מהפרויקט.</w:t>
      </w:r>
    </w:p>
    <w:p w14:paraId="078E9E7A" w14:textId="77777777" w:rsidR="00C521D8" w:rsidRPr="00C521D8" w:rsidRDefault="00C521D8" w:rsidP="00C521D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נספח י'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היעדר תביעות.</w:t>
      </w:r>
    </w:p>
    <w:p w14:paraId="05625A28"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שירותי היועץ</w:t>
      </w:r>
    </w:p>
    <w:p w14:paraId="29296DF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מוסר בזה ליועץ והיועץ מקבל על עצמו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p>
    <w:p w14:paraId="356CC13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ומאשר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הינו מכיר ויודע את כל הנדרש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וכי הינו מורשה על 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דין למתן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 היועץ, לרבות</w:t>
      </w:r>
      <w:r w:rsidRPr="00C521D8">
        <w:rPr>
          <w:rFonts w:ascii="Times New Roman" w:eastAsia="Times New Roman" w:hAnsi="Times New Roman" w:cs="David" w:hint="cs"/>
          <w:sz w:val="24"/>
          <w:szCs w:val="24"/>
          <w:rtl/>
          <w:lang w:eastAsia="he-IL"/>
        </w:rPr>
        <w:t xml:space="preserve"> אך לא רק</w:t>
      </w:r>
      <w:r w:rsidRPr="00C521D8">
        <w:rPr>
          <w:rFonts w:ascii="Times New Roman" w:eastAsia="Times New Roman" w:hAnsi="Times New Roman" w:cs="David"/>
          <w:sz w:val="24"/>
          <w:szCs w:val="24"/>
          <w:rtl/>
          <w:lang w:eastAsia="he-IL"/>
        </w:rPr>
        <w:t>,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חוק המהנדסים והאדריכלים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תשי"ח - 1958, כי יש בידו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שיון </w:t>
      </w:r>
      <w:r w:rsidRPr="00C521D8">
        <w:rPr>
          <w:rFonts w:ascii="Times New Roman" w:eastAsia="Times New Roman" w:hAnsi="Times New Roman" w:cs="David" w:hint="cs"/>
          <w:sz w:val="24"/>
          <w:szCs w:val="24"/>
          <w:rtl/>
          <w:lang w:eastAsia="he-IL"/>
        </w:rPr>
        <w:t xml:space="preserve">בר </w:t>
      </w:r>
      <w:r w:rsidRPr="00C521D8">
        <w:rPr>
          <w:rFonts w:ascii="Times New Roman" w:eastAsia="Times New Roman" w:hAnsi="Times New Roman" w:cs="David"/>
          <w:sz w:val="24"/>
          <w:szCs w:val="24"/>
          <w:rtl/>
          <w:lang w:eastAsia="he-IL"/>
        </w:rPr>
        <w:t>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קף לביצוע שירותי </w:t>
      </w:r>
      <w:r w:rsidRPr="00C521D8">
        <w:rPr>
          <w:rFonts w:ascii="Times New Roman" w:eastAsia="Times New Roman" w:hAnsi="Times New Roman" w:cs="David" w:hint="cs"/>
          <w:sz w:val="24"/>
          <w:szCs w:val="24"/>
          <w:rtl/>
          <w:lang w:eastAsia="he-IL"/>
        </w:rPr>
        <w:t xml:space="preserve"> היועץ על פי הדין</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כי הוא בעל הכישורים, הר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שיונות, הידע, הניסיון והאמצעים המאפשרים לו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ביצועם ברמה מקצועית גבוהה ובהתאם למותנה בחוזה.</w:t>
      </w:r>
    </w:p>
    <w:p w14:paraId="283C8FE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 לו שש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שיקול דעתו</w:t>
      </w:r>
      <w:r w:rsidRPr="00C521D8">
        <w:rPr>
          <w:rFonts w:ascii="Times New Roman" w:eastAsia="Times New Roman" w:hAnsi="Times New Roman" w:cs="David" w:hint="cs"/>
          <w:sz w:val="24"/>
          <w:szCs w:val="24"/>
          <w:rtl/>
          <w:lang w:eastAsia="he-IL"/>
        </w:rPr>
        <w:t xml:space="preserve"> הבלעדי</w:t>
      </w:r>
      <w:r w:rsidRPr="00C521D8">
        <w:rPr>
          <w:rFonts w:ascii="Times New Roman" w:eastAsia="Times New Roman" w:hAnsi="Times New Roman" w:cs="David"/>
          <w:sz w:val="24"/>
          <w:szCs w:val="24"/>
          <w:rtl/>
          <w:lang w:eastAsia="he-IL"/>
        </w:rPr>
        <w:t xml:space="preserve"> ו</w:t>
      </w:r>
      <w:r w:rsidRPr="00C521D8">
        <w:rPr>
          <w:rFonts w:ascii="Times New Roman" w:eastAsia="Times New Roman" w:hAnsi="Times New Roman" w:cs="David" w:hint="cs"/>
          <w:sz w:val="24"/>
          <w:szCs w:val="24"/>
          <w:rtl/>
          <w:lang w:eastAsia="he-IL"/>
        </w:rPr>
        <w:t xml:space="preserve">כי </w:t>
      </w:r>
      <w:r w:rsidRPr="00C521D8">
        <w:rPr>
          <w:rFonts w:ascii="Times New Roman" w:eastAsia="Times New Roman" w:hAnsi="Times New Roman" w:cs="David"/>
          <w:sz w:val="24"/>
          <w:szCs w:val="24"/>
          <w:rtl/>
          <w:lang w:eastAsia="he-IL"/>
        </w:rPr>
        <w:t xml:space="preserve">הם יינתנו </w:t>
      </w:r>
      <w:r w:rsidRPr="00C521D8">
        <w:rPr>
          <w:rFonts w:ascii="Times New Roman" w:eastAsia="Times New Roman" w:hAnsi="Times New Roman" w:cs="David"/>
          <w:sz w:val="24"/>
          <w:szCs w:val="24"/>
          <w:rtl/>
          <w:lang w:eastAsia="he-IL"/>
        </w:rPr>
        <w:lastRenderedPageBreak/>
        <w:t xml:space="preserve">על ידו בשלבי 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עוד</w:t>
      </w:r>
      <w:r w:rsidRPr="00C521D8">
        <w:rPr>
          <w:rFonts w:ascii="Times New Roman" w:eastAsia="Times New Roman" w:hAnsi="Times New Roman" w:cs="David"/>
          <w:sz w:val="24"/>
          <w:szCs w:val="24"/>
          <w:rtl/>
          <w:lang w:eastAsia="he-IL"/>
        </w:rPr>
        <w:t xml:space="preserve"> מוסיף ומצהיר</w:t>
      </w:r>
      <w:r w:rsidRPr="00C521D8">
        <w:rPr>
          <w:rFonts w:ascii="Times New Roman" w:eastAsia="Times New Roman" w:hAnsi="Times New Roman" w:cs="David" w:hint="cs"/>
          <w:sz w:val="24"/>
          <w:szCs w:val="24"/>
          <w:rtl/>
          <w:lang w:eastAsia="he-IL"/>
        </w:rPr>
        <w:t xml:space="preserve"> היועץ,</w:t>
      </w:r>
      <w:r w:rsidRPr="00C521D8">
        <w:rPr>
          <w:rFonts w:ascii="Times New Roman" w:eastAsia="Times New Roman" w:hAnsi="Times New Roman" w:cs="David"/>
          <w:sz w:val="24"/>
          <w:szCs w:val="24"/>
          <w:rtl/>
          <w:lang w:eastAsia="he-IL"/>
        </w:rPr>
        <w:t xml:space="preserve"> כי ידוע לו שהמזמין אינו מתחייב להזמין מ</w:t>
      </w:r>
      <w:r w:rsidRPr="00C521D8">
        <w:rPr>
          <w:rFonts w:ascii="Times New Roman" w:eastAsia="Times New Roman" w:hAnsi="Times New Roman" w:cs="David" w:hint="cs"/>
          <w:sz w:val="24"/>
          <w:szCs w:val="24"/>
          <w:rtl/>
          <w:lang w:eastAsia="he-IL"/>
        </w:rPr>
        <w:t>מנו</w:t>
      </w:r>
      <w:r w:rsidRPr="00C521D8">
        <w:rPr>
          <w:rFonts w:ascii="Times New Roman" w:eastAsia="Times New Roman" w:hAnsi="Times New Roman" w:cs="David"/>
          <w:sz w:val="24"/>
          <w:szCs w:val="24"/>
          <w:rtl/>
          <w:lang w:eastAsia="he-IL"/>
        </w:rPr>
        <w:t xml:space="preserve"> שירותים נוספים מעבר לנקוב בחוזה זה ו</w:t>
      </w:r>
      <w:r w:rsidRPr="00C521D8">
        <w:rPr>
          <w:rFonts w:ascii="Times New Roman" w:eastAsia="Times New Roman" w:hAnsi="Times New Roman" w:cs="David" w:hint="cs"/>
          <w:sz w:val="24"/>
          <w:szCs w:val="24"/>
          <w:rtl/>
          <w:lang w:eastAsia="he-IL"/>
        </w:rPr>
        <w:t xml:space="preserve">כמפורט </w:t>
      </w:r>
      <w:r w:rsidRPr="00C521D8">
        <w:rPr>
          <w:rFonts w:ascii="Times New Roman" w:eastAsia="Times New Roman" w:hAnsi="Times New Roman" w:cs="David"/>
          <w:sz w:val="24"/>
          <w:szCs w:val="24"/>
          <w:rtl/>
          <w:lang w:eastAsia="he-IL"/>
        </w:rPr>
        <w:t xml:space="preserve">בנספח </w:t>
      </w:r>
      <w:r w:rsidRPr="00C521D8">
        <w:rPr>
          <w:rFonts w:ascii="Times New Roman" w:eastAsia="Times New Roman" w:hAnsi="Times New Roman" w:cs="David"/>
          <w:bCs/>
          <w:sz w:val="24"/>
          <w:szCs w:val="24"/>
          <w:rtl/>
          <w:lang w:eastAsia="he-IL"/>
        </w:rPr>
        <w:t xml:space="preserve">ב'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36696A9C"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052BA66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שיקבעו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ע"י המזמין ויהיה חייב לנהוג לפיהם ולקיימם ללא סטייה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הוראה</w:t>
      </w:r>
      <w:r w:rsidRPr="00C521D8">
        <w:rPr>
          <w:rFonts w:ascii="Times New Roman" w:eastAsia="Times New Roman" w:hAnsi="Times New Roman" w:cs="David" w:hint="cs"/>
          <w:sz w:val="24"/>
          <w:szCs w:val="24"/>
          <w:rtl/>
          <w:lang w:eastAsia="he-IL"/>
        </w:rPr>
        <w:t xml:space="preserve"> מפורשת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מהמזמין.</w:t>
      </w:r>
    </w:p>
    <w:p w14:paraId="769BC56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הכל כפי שיקבע ע"י המנהל. כן מתחייב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להשתתף בת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מראש בכל ישיבות התיאום אליהן יוזמן.</w:t>
      </w:r>
    </w:p>
    <w:p w14:paraId="50F140F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ישמור על נוהלי קשר, תיאום,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שום וצורת המסמכים לפי דרישת המנהל.</w:t>
      </w:r>
    </w:p>
    <w:p w14:paraId="5256D67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עוד לא יקבע אחרת ע"י המזמין, יהיה המנהל כ</w:t>
      </w:r>
      <w:r w:rsidRPr="00C521D8">
        <w:rPr>
          <w:rFonts w:ascii="Times New Roman" w:eastAsia="Times New Roman" w:hAnsi="Times New Roman" w:cs="David" w:hint="cs"/>
          <w:sz w:val="24"/>
          <w:szCs w:val="24"/>
          <w:rtl/>
          <w:lang w:eastAsia="he-IL"/>
        </w:rPr>
        <w:t>הגדרתו</w:t>
      </w:r>
      <w:r w:rsidRPr="00C521D8">
        <w:rPr>
          <w:rFonts w:ascii="Times New Roman" w:eastAsia="Times New Roman" w:hAnsi="Times New Roman" w:cs="David"/>
          <w:sz w:val="24"/>
          <w:szCs w:val="24"/>
          <w:rtl/>
          <w:lang w:eastAsia="he-IL"/>
        </w:rPr>
        <w:t xml:space="preserve"> בנספח </w:t>
      </w:r>
      <w:r w:rsidRPr="00C521D8">
        <w:rPr>
          <w:rFonts w:ascii="Times New Roman" w:eastAsia="Times New Roman" w:hAnsi="Times New Roman" w:cs="David"/>
          <w:bCs/>
          <w:sz w:val="24"/>
          <w:szCs w:val="24"/>
          <w:rtl/>
          <w:lang w:eastAsia="he-IL"/>
        </w:rPr>
        <w:t xml:space="preserve">א' </w:t>
      </w:r>
      <w:r w:rsidRPr="00C521D8">
        <w:rPr>
          <w:rFonts w:ascii="Times New Roman" w:eastAsia="Times New Roman" w:hAnsi="Times New Roman" w:cs="David"/>
          <w:sz w:val="24"/>
          <w:szCs w:val="24"/>
          <w:rtl/>
          <w:lang w:eastAsia="he-IL"/>
        </w:rPr>
        <w:t>ועל היועץ להיות</w:t>
      </w:r>
      <w:r w:rsidRPr="00C521D8">
        <w:rPr>
          <w:rFonts w:ascii="Times New Roman" w:eastAsia="Times New Roman" w:hAnsi="Times New Roman" w:cs="David" w:hint="cs"/>
          <w:sz w:val="24"/>
          <w:szCs w:val="24"/>
          <w:rtl/>
          <w:lang w:eastAsia="he-IL"/>
        </w:rPr>
        <w:t xml:space="preserve"> עמו</w:t>
      </w:r>
      <w:r w:rsidRPr="00C521D8">
        <w:rPr>
          <w:rFonts w:ascii="Times New Roman" w:eastAsia="Times New Roman" w:hAnsi="Times New Roman" w:cs="David"/>
          <w:sz w:val="24"/>
          <w:szCs w:val="24"/>
          <w:rtl/>
          <w:lang w:eastAsia="he-IL"/>
        </w:rPr>
        <w:t xml:space="preserve"> בקשר מתמי</w:t>
      </w:r>
      <w:r w:rsidRPr="00C521D8">
        <w:rPr>
          <w:rFonts w:ascii="Times New Roman" w:eastAsia="Times New Roman" w:hAnsi="Times New Roman" w:cs="David" w:hint="cs"/>
          <w:sz w:val="24"/>
          <w:szCs w:val="24"/>
          <w:rtl/>
          <w:lang w:eastAsia="he-IL"/>
        </w:rPr>
        <w:t>ד</w:t>
      </w:r>
      <w:r w:rsidRPr="00C521D8">
        <w:rPr>
          <w:rFonts w:ascii="Times New Roman" w:eastAsia="Times New Roman" w:hAnsi="Times New Roman" w:cs="David"/>
          <w:sz w:val="24"/>
          <w:szCs w:val="24"/>
          <w:rtl/>
          <w:lang w:eastAsia="he-IL"/>
        </w:rPr>
        <w:t xml:space="preserve"> ולתאם עמו את כל פעולותיו, אלא אם נקבע </w:t>
      </w:r>
      <w:r w:rsidRPr="00C521D8">
        <w:rPr>
          <w:rFonts w:ascii="Times New Roman" w:eastAsia="Times New Roman" w:hAnsi="Times New Roman" w:cs="David" w:hint="cs"/>
          <w:sz w:val="24"/>
          <w:szCs w:val="24"/>
          <w:rtl/>
          <w:lang w:eastAsia="he-IL"/>
        </w:rPr>
        <w:t xml:space="preserve">מפורשות </w:t>
      </w:r>
      <w:r w:rsidRPr="00C521D8">
        <w:rPr>
          <w:rFonts w:ascii="Times New Roman" w:eastAsia="Times New Roman" w:hAnsi="Times New Roman" w:cs="David"/>
          <w:sz w:val="24"/>
          <w:szCs w:val="24"/>
          <w:rtl/>
          <w:lang w:eastAsia="he-IL"/>
        </w:rPr>
        <w:t>אחרת ע"י המזמין.</w:t>
      </w:r>
    </w:p>
    <w:p w14:paraId="686F7C8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ידועות לו הוראות כל התכניות הקיימות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C521D8">
        <w:rPr>
          <w:rFonts w:ascii="Times New Roman" w:eastAsia="Times New Roman" w:hAnsi="Times New Roman" w:cs="David" w:hint="cs"/>
          <w:sz w:val="24"/>
          <w:szCs w:val="24"/>
          <w:rtl/>
          <w:lang w:eastAsia="he-IL"/>
        </w:rPr>
        <w:t>יהם של</w:t>
      </w:r>
      <w:r w:rsidRPr="00C521D8">
        <w:rPr>
          <w:rFonts w:ascii="Times New Roman" w:eastAsia="Times New Roman" w:hAnsi="Times New Roman" w:cs="David"/>
          <w:sz w:val="24"/>
          <w:szCs w:val="24"/>
          <w:rtl/>
          <w:lang w:eastAsia="he-IL"/>
        </w:rPr>
        <w:t xml:space="preserve"> הדין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הנהלים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התקנים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התקנות החלים בקשר עם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והוא מתחייב לפעול בהתאם לקבוע בהם.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מצהיר היועץ כי </w:t>
      </w:r>
      <w:r w:rsidRPr="00C521D8">
        <w:rPr>
          <w:rFonts w:ascii="Times New Roman" w:eastAsia="Times New Roman" w:hAnsi="Times New Roman" w:cs="David" w:hint="cs"/>
          <w:sz w:val="24"/>
          <w:szCs w:val="24"/>
          <w:rtl/>
          <w:lang w:eastAsia="he-IL"/>
        </w:rPr>
        <w:t xml:space="preserve">הוא </w:t>
      </w:r>
      <w:r w:rsidRPr="00C521D8">
        <w:rPr>
          <w:rFonts w:ascii="Times New Roman" w:eastAsia="Times New Roman" w:hAnsi="Times New Roman" w:cs="David"/>
          <w:sz w:val="24"/>
          <w:szCs w:val="24"/>
          <w:rtl/>
          <w:lang w:eastAsia="he-IL"/>
        </w:rPr>
        <w:t xml:space="preserve">בדק בעצמו את כל הנושאים הרלוונטיים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80968A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להפיק את כל התכניות </w:t>
      </w:r>
      <w:r w:rsidRPr="00C521D8">
        <w:rPr>
          <w:rFonts w:ascii="Times New Roman" w:eastAsia="Times New Roman" w:hAnsi="Times New Roman" w:cs="David" w:hint="cs"/>
          <w:sz w:val="24"/>
          <w:szCs w:val="24"/>
          <w:rtl/>
          <w:lang w:eastAsia="he-IL"/>
        </w:rPr>
        <w:t>נשוא</w:t>
      </w:r>
      <w:r w:rsidRPr="00C521D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וע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C521D8">
        <w:rPr>
          <w:rFonts w:ascii="Times New Roman" w:eastAsia="Times New Roman" w:hAnsi="Times New Roman" w:cs="David" w:hint="cs"/>
          <w:sz w:val="24"/>
          <w:szCs w:val="24"/>
          <w:rtl/>
          <w:lang w:eastAsia="he-IL"/>
        </w:rPr>
        <w:t xml:space="preserve">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w:t>
      </w:r>
    </w:p>
    <w:p w14:paraId="3C0113E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יגיש ליועצים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521D8">
        <w:rPr>
          <w:rFonts w:ascii="Times New Roman" w:eastAsia="Times New Roman" w:hAnsi="Times New Roman" w:cs="David" w:hint="cs"/>
          <w:sz w:val="24"/>
          <w:szCs w:val="24"/>
          <w:rtl/>
          <w:lang w:eastAsia="he-IL"/>
        </w:rPr>
        <w:t xml:space="preserve">מפורשות על פי </w:t>
      </w:r>
      <w:r w:rsidRPr="00C521D8">
        <w:rPr>
          <w:rFonts w:ascii="Times New Roman" w:eastAsia="Times New Roman" w:hAnsi="Times New Roman" w:cs="David"/>
          <w:sz w:val="24"/>
          <w:szCs w:val="24"/>
          <w:rtl/>
          <w:lang w:eastAsia="he-IL"/>
        </w:rPr>
        <w:t>חוזה זה.</w:t>
      </w:r>
    </w:p>
    <w:p w14:paraId="10647B9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אין לו ולא תהינה לו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תביעות ו/או טענות</w:t>
      </w:r>
      <w:r w:rsidRPr="00C521D8">
        <w:rPr>
          <w:rFonts w:ascii="Times New Roman" w:eastAsia="Times New Roman" w:hAnsi="Times New Roman" w:cs="David" w:hint="cs"/>
          <w:sz w:val="24"/>
          <w:szCs w:val="24"/>
          <w:rtl/>
          <w:lang w:eastAsia="he-IL"/>
        </w:rPr>
        <w:t xml:space="preserve"> ו/או דרישות ו/או תלונות</w:t>
      </w:r>
      <w:r w:rsidRPr="00C521D8">
        <w:rPr>
          <w:rFonts w:ascii="Times New Roman" w:eastAsia="Times New Roman" w:hAnsi="Times New Roman" w:cs="David"/>
          <w:sz w:val="24"/>
          <w:szCs w:val="24"/>
          <w:rtl/>
          <w:lang w:eastAsia="he-IL"/>
        </w:rPr>
        <w:t xml:space="preserve"> כלפי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כלפי המתכננים האחרים בגין מסירת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 משמסר המזמין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 xml:space="preserve">ביצוע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9E59243"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 "רמדורנט"</w:t>
      </w:r>
      <w:r w:rsidRPr="00C521D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C521D8">
        <w:rPr>
          <w:rFonts w:ascii="Times New Roman" w:eastAsia="Times New Roman" w:hAnsi="Times New Roman" w:cs="David" w:hint="cs"/>
          <w:sz w:val="24"/>
          <w:szCs w:val="24"/>
          <w:rtl/>
          <w:lang w:eastAsia="he-IL"/>
        </w:rPr>
        <w:t>.</w:t>
      </w:r>
    </w:p>
    <w:p w14:paraId="772908B3"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צוות עובדים ואמצעים</w:t>
      </w:r>
    </w:p>
    <w:p w14:paraId="7C3FBEA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יקיים משרד מאויש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מאורגן </w:t>
      </w:r>
      <w:r w:rsidRPr="00C521D8">
        <w:rPr>
          <w:rFonts w:ascii="Times New Roman" w:eastAsia="Times New Roman" w:hAnsi="Times New Roman" w:cs="David"/>
          <w:sz w:val="24"/>
          <w:szCs w:val="24"/>
          <w:rtl/>
          <w:lang w:eastAsia="he-IL"/>
        </w:rPr>
        <w:lastRenderedPageBreak/>
        <w:t>ומצויד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באופן שיאפשר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בהתאם להוראות חוזה זה.</w:t>
      </w:r>
    </w:p>
    <w:p w14:paraId="3482D23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hint="cs"/>
          <w:b/>
          <w:sz w:val="24"/>
          <w:szCs w:val="24"/>
          <w:rtl/>
          <w:lang w:eastAsia="he-IL"/>
        </w:rPr>
        <w:t>המצ"ב,</w:t>
      </w:r>
      <w:r w:rsidRPr="00C521D8">
        <w:rPr>
          <w:rFonts w:ascii="Times New Roman" w:eastAsia="Times New Roman" w:hAnsi="Times New Roman" w:cs="David"/>
          <w:sz w:val="24"/>
          <w:szCs w:val="24"/>
          <w:rtl/>
          <w:lang w:eastAsia="he-IL"/>
        </w:rPr>
        <w:t xml:space="preserve"> יתאים לביצוע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ברמה ובמועדים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9C8041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C521D8">
        <w:rPr>
          <w:rFonts w:ascii="Times New Roman" w:eastAsia="Times New Roman" w:hAnsi="Times New Roman" w:cs="David" w:hint="cs"/>
          <w:sz w:val="24"/>
          <w:szCs w:val="24"/>
          <w:rtl/>
          <w:lang w:eastAsia="he-IL"/>
        </w:rPr>
        <w:t xml:space="preserve">המוחלט </w:t>
      </w:r>
      <w:r w:rsidRPr="00C521D8">
        <w:rPr>
          <w:rFonts w:ascii="Times New Roman" w:eastAsia="Times New Roman" w:hAnsi="Times New Roman" w:cs="David"/>
          <w:sz w:val="24"/>
          <w:szCs w:val="24"/>
          <w:rtl/>
          <w:lang w:eastAsia="he-IL"/>
        </w:rPr>
        <w:t>- להורות ליועץ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2952AED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מנהלו הראשי של היועץ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המנהל הראשי</w:t>
      </w:r>
      <w:r w:rsidRPr="00C521D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640A53EE"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w:t>
      </w:r>
      <w:r w:rsidRPr="00C521D8">
        <w:rPr>
          <w:rFonts w:ascii="Times New Roman" w:eastAsia="Times New Roman" w:hAnsi="Times New Roman" w:cs="David" w:hint="cs"/>
          <w:sz w:val="24"/>
          <w:szCs w:val="24"/>
          <w:rtl/>
          <w:lang w:eastAsia="he-IL"/>
        </w:rPr>
        <w:t>צהיר, כי ידוע לו, ש</w:t>
      </w:r>
      <w:r w:rsidRPr="00C521D8">
        <w:rPr>
          <w:rFonts w:ascii="Times New Roman" w:eastAsia="Times New Roman" w:hAnsi="Times New Roman" w:cs="David"/>
          <w:sz w:val="24"/>
          <w:szCs w:val="24"/>
          <w:rtl/>
          <w:lang w:eastAsia="he-IL"/>
        </w:rPr>
        <w:t>במשך כל 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קפ</w:t>
      </w:r>
      <w:r w:rsidRPr="00C521D8">
        <w:rPr>
          <w:rFonts w:ascii="Times New Roman" w:eastAsia="Times New Roman" w:hAnsi="Times New Roman" w:cs="David" w:hint="cs"/>
          <w:sz w:val="24"/>
          <w:szCs w:val="24"/>
          <w:rtl/>
          <w:lang w:eastAsia="he-IL"/>
        </w:rPr>
        <w:t>ו של</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יעמוד המנהל הראשי בראשו, יהיה מעורב אישית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התכנון. מבלי לגרוע מהתחייבויות היועץ כמתחייב מ</w:t>
      </w:r>
      <w:r w:rsidRPr="00C521D8">
        <w:rPr>
          <w:rFonts w:ascii="Times New Roman" w:eastAsia="Times New Roman" w:hAnsi="Times New Roman" w:cs="David" w:hint="cs"/>
          <w:sz w:val="24"/>
          <w:szCs w:val="24"/>
          <w:rtl/>
          <w:lang w:eastAsia="he-IL"/>
        </w:rPr>
        <w:t>חוזה זה,</w:t>
      </w:r>
      <w:r w:rsidRPr="00C521D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B42CBE4"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4C94E26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המזמין רשאי </w:t>
      </w:r>
      <w:r w:rsidRPr="00C521D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C521D8">
        <w:rPr>
          <w:rFonts w:ascii="Times New Roman" w:eastAsia="Times New Roman" w:hAnsi="Times New Roman" w:cs="David" w:hint="cs"/>
          <w:sz w:val="24"/>
          <w:szCs w:val="24"/>
          <w:rtl/>
          <w:lang w:eastAsia="he-IL"/>
        </w:rPr>
        <w:t xml:space="preserve">אחר </w:t>
      </w:r>
      <w:r w:rsidRPr="00C521D8">
        <w:rPr>
          <w:rFonts w:ascii="Times New Roman" w:eastAsia="Times New Roman" w:hAnsi="Times New Roman" w:cs="David"/>
          <w:sz w:val="24"/>
          <w:szCs w:val="24"/>
          <w:rtl/>
          <w:lang w:eastAsia="he-IL"/>
        </w:rPr>
        <w:t>דרישת המזמין לאלתר.</w:t>
      </w:r>
    </w:p>
    <w:p w14:paraId="06BDD3D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החלטות המזמין בדבר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ו/או החלפת עובד מעובדי היועץ תינתנה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המוחלט</w:t>
      </w:r>
      <w:r w:rsidRPr="00C521D8">
        <w:rPr>
          <w:rFonts w:ascii="Times New Roman" w:eastAsia="Times New Roman" w:hAnsi="Times New Roman" w:cs="David" w:hint="cs"/>
          <w:sz w:val="24"/>
          <w:szCs w:val="24"/>
          <w:rtl/>
          <w:lang w:eastAsia="he-IL"/>
        </w:rPr>
        <w:t xml:space="preserve"> של המזמין</w:t>
      </w:r>
      <w:r w:rsidRPr="00C521D8">
        <w:rPr>
          <w:rFonts w:ascii="Times New Roman" w:eastAsia="Times New Roman" w:hAnsi="Times New Roman" w:cs="David"/>
          <w:sz w:val="24"/>
          <w:szCs w:val="24"/>
          <w:rtl/>
          <w:lang w:eastAsia="he-IL"/>
        </w:rPr>
        <w:t xml:space="preserve"> וללא צורך במתן נימוקים</w:t>
      </w:r>
      <w:r w:rsidRPr="00C521D8">
        <w:rPr>
          <w:rFonts w:ascii="Times New Roman" w:eastAsia="Times New Roman" w:hAnsi="Times New Roman" w:cs="David" w:hint="cs"/>
          <w:sz w:val="24"/>
          <w:szCs w:val="24"/>
          <w:rtl/>
          <w:lang w:eastAsia="he-IL"/>
        </w:rPr>
        <w:t xml:space="preserve"> כאלה ואחרים</w:t>
      </w:r>
      <w:r w:rsidRPr="00C521D8">
        <w:rPr>
          <w:rFonts w:ascii="Times New Roman" w:eastAsia="Times New Roman" w:hAnsi="Times New Roman" w:cs="David"/>
          <w:sz w:val="24"/>
          <w:szCs w:val="24"/>
          <w:rtl/>
          <w:lang w:eastAsia="he-IL"/>
        </w:rPr>
        <w:t>. אין בהחלטות אלה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לשחרר את היועץ מאי</w:t>
      </w:r>
      <w:r w:rsidRPr="00C521D8">
        <w:rPr>
          <w:rFonts w:ascii="Times New Roman" w:eastAsia="Times New Roman" w:hAnsi="Times New Roman" w:cs="David" w:hint="cs"/>
          <w:sz w:val="24"/>
          <w:szCs w:val="24"/>
          <w:rtl/>
          <w:lang w:eastAsia="he-IL"/>
        </w:rPr>
        <w:t>לו</w:t>
      </w:r>
      <w:r w:rsidRPr="00C521D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C521D8">
        <w:rPr>
          <w:rFonts w:ascii="Times New Roman" w:eastAsia="Times New Roman" w:hAnsi="Times New Roman" w:cs="David" w:hint="cs"/>
          <w:sz w:val="24"/>
          <w:szCs w:val="24"/>
          <w:rtl/>
          <w:lang w:eastAsia="he-IL"/>
        </w:rPr>
        <w:t xml:space="preserve"> ו/או חבות</w:t>
      </w:r>
      <w:r w:rsidRPr="00C521D8">
        <w:rPr>
          <w:rFonts w:ascii="Times New Roman" w:eastAsia="Times New Roman" w:hAnsi="Times New Roman" w:cs="David"/>
          <w:sz w:val="24"/>
          <w:szCs w:val="24"/>
          <w:rtl/>
          <w:lang w:eastAsia="he-IL"/>
        </w:rPr>
        <w:t xml:space="preserve"> שהיא.</w:t>
      </w:r>
    </w:p>
    <w:p w14:paraId="3B74E42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לצייד על חשבונו את צוות עובדיו בכל הציוד הדרוש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w:t>
      </w:r>
      <w:r w:rsidRPr="00C521D8">
        <w:rPr>
          <w:rFonts w:ascii="Times New Roman" w:eastAsia="Times New Roman" w:hAnsi="Times New Roman" w:cs="David" w:hint="cs"/>
          <w:sz w:val="24"/>
          <w:szCs w:val="24"/>
          <w:rtl/>
          <w:lang w:eastAsia="he-IL"/>
        </w:rPr>
        <w:t>האחריות בגין אחזקת</w:t>
      </w:r>
      <w:r w:rsidRPr="00C521D8">
        <w:rPr>
          <w:rFonts w:ascii="Times New Roman" w:eastAsia="Times New Roman" w:hAnsi="Times New Roman" w:cs="David"/>
          <w:sz w:val="24"/>
          <w:szCs w:val="24"/>
          <w:rtl/>
          <w:lang w:eastAsia="he-IL"/>
        </w:rPr>
        <w:t xml:space="preserve"> ושמיר</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ציוד</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תהיה בידי היועץ ועל חשבונו, והמזמין לא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בכל אחריות </w:t>
      </w:r>
      <w:r w:rsidRPr="00C521D8">
        <w:rPr>
          <w:rFonts w:ascii="Times New Roman" w:eastAsia="Times New Roman" w:hAnsi="Times New Roman" w:cs="David" w:hint="cs"/>
          <w:sz w:val="24"/>
          <w:szCs w:val="24"/>
          <w:rtl/>
          <w:lang w:eastAsia="he-IL"/>
        </w:rPr>
        <w:t xml:space="preserve">ו/או חבות </w:t>
      </w:r>
      <w:r w:rsidRPr="00C521D8">
        <w:rPr>
          <w:rFonts w:ascii="Times New Roman" w:eastAsia="Times New Roman" w:hAnsi="Times New Roman" w:cs="David"/>
          <w:sz w:val="24"/>
          <w:szCs w:val="24"/>
          <w:rtl/>
          <w:lang w:eastAsia="he-IL"/>
        </w:rPr>
        <w:t>בגין א</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בדן </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או נזק</w:t>
      </w:r>
      <w:r w:rsidRPr="00C521D8">
        <w:rPr>
          <w:rFonts w:ascii="Times New Roman" w:eastAsia="Times New Roman" w:hAnsi="Times New Roman" w:cs="David" w:hint="cs"/>
          <w:sz w:val="24"/>
          <w:szCs w:val="24"/>
          <w:rtl/>
          <w:lang w:eastAsia="he-IL"/>
        </w:rPr>
        <w:t xml:space="preserve"> ו/או קלקול</w:t>
      </w:r>
      <w:r w:rsidRPr="00C521D8">
        <w:rPr>
          <w:rFonts w:ascii="Times New Roman" w:eastAsia="Times New Roman" w:hAnsi="Times New Roman" w:cs="David"/>
          <w:sz w:val="24"/>
          <w:szCs w:val="24"/>
          <w:rtl/>
          <w:lang w:eastAsia="he-IL"/>
        </w:rPr>
        <w:t xml:space="preserve"> כלשהו לציוד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לכל חלק ממנו מכל סיבה שהיא.</w:t>
      </w:r>
    </w:p>
    <w:p w14:paraId="0E6282F8"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היועץ</w:t>
      </w:r>
    </w:p>
    <w:p w14:paraId="744717C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במגעים עם רשויות 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עם הרשות המקומית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הנוגע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וכל הכרוך בכך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w:t>
      </w:r>
    </w:p>
    <w:p w14:paraId="6668AD52"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שהיועץ לא יגיש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תיקונים לתכניות לא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הרשויות המוסמכות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אושרו קודם לכן</w:t>
      </w:r>
      <w:r w:rsidRPr="00C521D8">
        <w:rPr>
          <w:rFonts w:ascii="Times New Roman" w:eastAsia="Times New Roman" w:hAnsi="Times New Roman" w:cs="David" w:hint="cs"/>
          <w:sz w:val="24"/>
          <w:szCs w:val="24"/>
          <w:rtl/>
          <w:lang w:eastAsia="he-IL"/>
        </w:rPr>
        <w:t>, מראש ובכתב,</w:t>
      </w:r>
      <w:r w:rsidRPr="00C521D8">
        <w:rPr>
          <w:rFonts w:ascii="Times New Roman" w:eastAsia="Times New Roman" w:hAnsi="Times New Roman" w:cs="David"/>
          <w:sz w:val="24"/>
          <w:szCs w:val="24"/>
          <w:rtl/>
          <w:lang w:eastAsia="he-IL"/>
        </w:rPr>
        <w:t xml:space="preserve"> ע"י המזמין.</w:t>
      </w:r>
    </w:p>
    <w:p w14:paraId="58CE1641"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הכרוך בהתחייבות חוקית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כספית</w:t>
      </w:r>
      <w:r w:rsidRPr="00C521D8">
        <w:rPr>
          <w:rFonts w:ascii="Times New Roman" w:eastAsia="Times New Roman" w:hAnsi="Times New Roman" w:cs="David" w:hint="cs"/>
          <w:sz w:val="24"/>
          <w:szCs w:val="24"/>
          <w:rtl/>
          <w:lang w:eastAsia="he-IL"/>
        </w:rPr>
        <w:t xml:space="preserve"> ו/או אחרת,</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753891E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זולת אם</w:t>
      </w:r>
      <w:r w:rsidRPr="00C521D8">
        <w:rPr>
          <w:rFonts w:ascii="Times New Roman" w:eastAsia="Times New Roman" w:hAnsi="Times New Roman" w:cs="David"/>
          <w:sz w:val="24"/>
          <w:szCs w:val="24"/>
          <w:rtl/>
          <w:lang w:eastAsia="he-IL"/>
        </w:rPr>
        <w:t xml:space="preserve"> יוסמך לכך ע"י המזמין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יהיה היועץ רשאי ליתן הוראות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הנחיות</w:t>
      </w:r>
      <w:r w:rsidRPr="00C521D8">
        <w:rPr>
          <w:rFonts w:ascii="Times New Roman" w:eastAsia="Times New Roman" w:hAnsi="Times New Roman" w:cs="David" w:hint="cs"/>
          <w:sz w:val="24"/>
          <w:szCs w:val="24"/>
          <w:rtl/>
          <w:lang w:eastAsia="he-IL"/>
        </w:rPr>
        <w:t>, בין</w:t>
      </w:r>
      <w:r w:rsidRPr="00C521D8">
        <w:rPr>
          <w:rFonts w:ascii="Times New Roman" w:eastAsia="Times New Roman" w:hAnsi="Times New Roman" w:cs="David"/>
          <w:sz w:val="24"/>
          <w:szCs w:val="24"/>
          <w:rtl/>
          <w:lang w:eastAsia="he-IL"/>
        </w:rPr>
        <w:t xml:space="preserve"> במישרין</w:t>
      </w:r>
      <w:r w:rsidRPr="00C521D8">
        <w:rPr>
          <w:rFonts w:ascii="Times New Roman" w:eastAsia="Times New Roman" w:hAnsi="Times New Roman" w:cs="David" w:hint="cs"/>
          <w:sz w:val="24"/>
          <w:szCs w:val="24"/>
          <w:rtl/>
          <w:lang w:eastAsia="he-IL"/>
        </w:rPr>
        <w:t xml:space="preserve"> ובין בעקיפין,</w:t>
      </w:r>
      <w:r w:rsidRPr="00C521D8">
        <w:rPr>
          <w:rFonts w:ascii="Times New Roman" w:eastAsia="Times New Roman" w:hAnsi="Times New Roman" w:cs="David"/>
          <w:sz w:val="24"/>
          <w:szCs w:val="24"/>
          <w:rtl/>
          <w:lang w:eastAsia="he-IL"/>
        </w:rPr>
        <w:t xml:space="preserve"> לקבלן הראשי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לקבלן העבודות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לנהל עמם מו"מ ביחס למחירים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דרכי ביצוע הכרוכים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 מחירים</w:t>
      </w:r>
      <w:r w:rsidRPr="00C521D8">
        <w:rPr>
          <w:rFonts w:ascii="Times New Roman" w:eastAsia="Times New Roman" w:hAnsi="Times New Roman" w:cs="David" w:hint="cs"/>
          <w:sz w:val="24"/>
          <w:szCs w:val="24"/>
          <w:rtl/>
          <w:lang w:eastAsia="he-IL"/>
        </w:rPr>
        <w:t xml:space="preserve"> ו/או כמויות</w:t>
      </w:r>
      <w:r w:rsidRPr="00C521D8">
        <w:rPr>
          <w:rFonts w:ascii="Times New Roman" w:eastAsia="Times New Roman" w:hAnsi="Times New Roman" w:cs="David"/>
          <w:sz w:val="24"/>
          <w:szCs w:val="24"/>
          <w:rtl/>
          <w:lang w:eastAsia="he-IL"/>
        </w:rPr>
        <w:t xml:space="preserve">, אלא </w:t>
      </w:r>
      <w:r w:rsidRPr="00C521D8">
        <w:rPr>
          <w:rFonts w:ascii="Times New Roman" w:eastAsia="Times New Roman" w:hAnsi="Times New Roman" w:cs="David"/>
          <w:sz w:val="24"/>
          <w:szCs w:val="24"/>
          <w:rtl/>
          <w:lang w:eastAsia="he-IL"/>
        </w:rPr>
        <w:lastRenderedPageBreak/>
        <w:t>באמצעות המזמין או המנהל.</w:t>
      </w:r>
    </w:p>
    <w:p w14:paraId="16433AE5"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המנהל</w:t>
      </w:r>
    </w:p>
    <w:p w14:paraId="2C37182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לבדוק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עת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את שרותי היועץ כולם או </w:t>
      </w:r>
      <w:r w:rsidRPr="00C521D8">
        <w:rPr>
          <w:rFonts w:ascii="Times New Roman" w:eastAsia="Times New Roman" w:hAnsi="Times New Roman" w:cs="David" w:hint="cs"/>
          <w:sz w:val="24"/>
          <w:szCs w:val="24"/>
          <w:rtl/>
          <w:lang w:eastAsia="he-IL"/>
        </w:rPr>
        <w:t>מקצתם</w:t>
      </w:r>
      <w:r w:rsidRPr="00C521D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 כן רשאי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58A6ED3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
          <w:sz w:val="24"/>
          <w:szCs w:val="24"/>
          <w:rtl/>
          <w:lang w:eastAsia="he-IL"/>
        </w:rPr>
        <w:t xml:space="preserve"> המצ"ב</w:t>
      </w:r>
      <w:r w:rsidRPr="00C521D8">
        <w:rPr>
          <w:rFonts w:ascii="Times New Roman" w:eastAsia="Times New Roman" w:hAnsi="Times New Roman" w:cs="David"/>
          <w:sz w:val="24"/>
          <w:szCs w:val="24"/>
          <w:rtl/>
          <w:lang w:eastAsia="he-IL"/>
        </w:rPr>
        <w:t>.</w:t>
      </w:r>
    </w:p>
    <w:p w14:paraId="16E6DDF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לצורך הפעלת סמכויותיו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רשאי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מי מטעמו לבקר במשרד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בכל מקום אחר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C521D8">
        <w:rPr>
          <w:rFonts w:ascii="Times New Roman" w:eastAsia="Times New Roman" w:hAnsi="Times New Roman" w:cs="David" w:hint="cs"/>
          <w:sz w:val="24"/>
          <w:szCs w:val="24"/>
          <w:rtl/>
          <w:lang w:eastAsia="he-IL"/>
        </w:rPr>
        <w:t>י המנהל 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w:t>
      </w:r>
    </w:p>
    <w:p w14:paraId="31DD88F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בהפעלת סמכויות המנהל על 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לגרוע </w:t>
      </w:r>
      <w:r w:rsidRPr="00C521D8">
        <w:rPr>
          <w:rFonts w:ascii="Times New Roman" w:eastAsia="Times New Roman" w:hAnsi="Times New Roman" w:cs="David" w:hint="cs"/>
          <w:sz w:val="24"/>
          <w:szCs w:val="24"/>
          <w:rtl/>
          <w:lang w:eastAsia="he-IL"/>
        </w:rPr>
        <w:t xml:space="preserve">ו/או לשחרר </w:t>
      </w:r>
      <w:r w:rsidRPr="00C521D8">
        <w:rPr>
          <w:rFonts w:ascii="Times New Roman" w:eastAsia="Times New Roman" w:hAnsi="Times New Roman" w:cs="David"/>
          <w:sz w:val="24"/>
          <w:szCs w:val="24"/>
          <w:rtl/>
          <w:lang w:eastAsia="he-IL"/>
        </w:rPr>
        <w:t xml:space="preserve">מאחריות </w:t>
      </w:r>
      <w:r w:rsidRPr="00C521D8">
        <w:rPr>
          <w:rFonts w:ascii="Times New Roman" w:eastAsia="Times New Roman" w:hAnsi="Times New Roman" w:cs="David" w:hint="cs"/>
          <w:sz w:val="24"/>
          <w:szCs w:val="24"/>
          <w:rtl/>
          <w:lang w:eastAsia="he-IL"/>
        </w:rPr>
        <w:t>היועץ על פי חוזה זה ו/או על פי כל דין.</w:t>
      </w:r>
      <w:r w:rsidRPr="00C521D8">
        <w:rPr>
          <w:rFonts w:ascii="Times New Roman" w:eastAsia="Times New Roman" w:hAnsi="Times New Roman" w:cs="David"/>
          <w:sz w:val="24"/>
          <w:szCs w:val="24"/>
          <w:rtl/>
          <w:lang w:eastAsia="he-IL"/>
        </w:rPr>
        <w:t xml:space="preserve"> בהקשר זה מובהר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ADD70B0"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אישר המנהל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C521D8">
        <w:rPr>
          <w:rFonts w:ascii="Times New Roman" w:eastAsia="Times New Roman" w:hAnsi="Times New Roman" w:cs="David" w:hint="cs"/>
          <w:sz w:val="24"/>
          <w:szCs w:val="24"/>
          <w:rtl/>
          <w:lang w:eastAsia="he-IL"/>
        </w:rPr>
        <w:t>חוזה</w:t>
      </w:r>
      <w:r w:rsidRPr="00C521D8">
        <w:rPr>
          <w:rFonts w:ascii="Times New Roman" w:eastAsia="Times New Roman" w:hAnsi="Times New Roman" w:cs="David"/>
          <w:sz w:val="24"/>
          <w:szCs w:val="24"/>
          <w:rtl/>
          <w:lang w:eastAsia="he-IL"/>
        </w:rPr>
        <w:t xml:space="preserve"> זה, </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לשחרר את היועץ מאחריותו המקצועית המלאה ו</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להטיל על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על המזמין אחריות כלשהי לטיב התכניות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המסמכים האמורים.</w:t>
      </w:r>
    </w:p>
    <w:p w14:paraId="3C38BF71"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לוח זמנים ושלבי ב</w:t>
      </w:r>
      <w:r w:rsidRPr="00C521D8">
        <w:rPr>
          <w:rFonts w:ascii="Times New Roman" w:eastAsia="Times New Roman" w:hAnsi="Times New Roman" w:cs="David" w:hint="cs"/>
          <w:bCs/>
          <w:sz w:val="24"/>
          <w:szCs w:val="24"/>
          <w:u w:val="single"/>
          <w:rtl/>
          <w:lang w:eastAsia="he-IL"/>
        </w:rPr>
        <w:t>י</w:t>
      </w:r>
      <w:r w:rsidRPr="00C521D8">
        <w:rPr>
          <w:rFonts w:ascii="Times New Roman" w:eastAsia="Times New Roman" w:hAnsi="Times New Roman" w:cs="David"/>
          <w:bCs/>
          <w:sz w:val="24"/>
          <w:szCs w:val="24"/>
          <w:u w:val="single"/>
          <w:rtl/>
          <w:lang w:eastAsia="he-IL"/>
        </w:rPr>
        <w:t>צוע</w:t>
      </w:r>
    </w:p>
    <w:p w14:paraId="6815320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C521D8">
        <w:rPr>
          <w:rFonts w:ascii="Times New Roman" w:eastAsia="Times New Roman" w:hAnsi="Times New Roman" w:cs="David"/>
          <w:b/>
          <w:bCs/>
          <w:sz w:val="24"/>
          <w:szCs w:val="24"/>
          <w:rtl/>
          <w:lang w:eastAsia="he-IL"/>
        </w:rPr>
        <w:t>ג'</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לוח הזמנים</w:t>
      </w:r>
      <w:r w:rsidRPr="00C521D8">
        <w:rPr>
          <w:rFonts w:ascii="Times New Roman" w:eastAsia="Times New Roman" w:hAnsi="Times New Roman" w:cs="David"/>
          <w:sz w:val="24"/>
          <w:szCs w:val="24"/>
          <w:rtl/>
          <w:lang w:eastAsia="he-IL"/>
        </w:rPr>
        <w:t>"). כל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 הכלול בשרותי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לא נקבע לו מועד בלוח הזמנים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יבוצע על ידי היועץ במועד שיהיה דרוש על מנת להבטיח</w:t>
      </w:r>
      <w:r w:rsidRPr="00C521D8">
        <w:rPr>
          <w:rFonts w:ascii="Times New Roman" w:eastAsia="Times New Roman" w:hAnsi="Times New Roman" w:cs="David" w:hint="cs"/>
          <w:sz w:val="24"/>
          <w:szCs w:val="24"/>
          <w:rtl/>
          <w:lang w:eastAsia="he-IL"/>
        </w:rPr>
        <w:t xml:space="preserve"> את</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 xml:space="preserve">קבלנים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אחרים בהתאם ללוח הזמנים המוסכם 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מם.</w:t>
      </w:r>
    </w:p>
    <w:p w14:paraId="102D50E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יתחיל היועץ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קטע מהפרויקט ו/או שלב משלבי העבודה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או </w:t>
      </w:r>
      <w:r w:rsidRPr="00C521D8">
        <w:rPr>
          <w:rFonts w:ascii="Times New Roman" w:eastAsia="Times New Roman" w:hAnsi="Times New Roman" w:cs="David"/>
          <w:b/>
          <w:bCs/>
          <w:sz w:val="24"/>
          <w:szCs w:val="24"/>
          <w:rtl/>
          <w:lang w:eastAsia="he-IL"/>
        </w:rPr>
        <w:t xml:space="preserve">ג'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אלא אם כן הודיע למזמין תחילה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הגיע לדעתו מועד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זה וק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מהמזמין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לביצועו.</w:t>
      </w:r>
    </w:p>
    <w:p w14:paraId="358541E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יש לראות </w:t>
      </w:r>
      <w:r w:rsidRPr="00C521D8">
        <w:rPr>
          <w:rFonts w:ascii="Times New Roman" w:eastAsia="Times New Roman" w:hAnsi="Times New Roman" w:cs="David" w:hint="cs"/>
          <w:sz w:val="24"/>
          <w:szCs w:val="24"/>
          <w:rtl/>
          <w:lang w:eastAsia="he-IL"/>
        </w:rPr>
        <w:t>ב</w:t>
      </w:r>
      <w:r w:rsidRPr="00C521D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43EE7A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ידוע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התחייבויות היועצים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יתר הגורמים, מותנות בכך שיסופקו להם כל התכניות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ההנחיות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ההוראות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הפרטים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הביאורים שידרשו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מהקבלנים מלטעון לעיכוב מוצדק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C4ADC19"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 יוכר כמוצדק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אך ו</w:t>
      </w:r>
      <w:r w:rsidRPr="00C521D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EEA756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הוא נובע מכ</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ח עליון או גורם אחר (להלן יחדיו: "</w:t>
      </w:r>
      <w:r w:rsidRPr="00C521D8">
        <w:rPr>
          <w:rFonts w:ascii="Times New Roman" w:eastAsia="Times New Roman" w:hAnsi="Times New Roman" w:cs="David"/>
          <w:b/>
          <w:bCs/>
          <w:sz w:val="24"/>
          <w:szCs w:val="24"/>
          <w:rtl/>
          <w:lang w:eastAsia="he-IL"/>
        </w:rPr>
        <w:t>אירוע דוחה</w:t>
      </w:r>
      <w:r w:rsidRPr="00C521D8">
        <w:rPr>
          <w:rFonts w:ascii="Times New Roman" w:eastAsia="Times New Roman" w:hAnsi="Times New Roman" w:cs="David"/>
          <w:sz w:val="24"/>
          <w:szCs w:val="24"/>
          <w:rtl/>
          <w:lang w:eastAsia="he-IL"/>
        </w:rPr>
        <w:t xml:space="preserve">") שלדעת המנהל </w:t>
      </w:r>
      <w:r w:rsidRPr="00C521D8">
        <w:rPr>
          <w:rFonts w:ascii="Times New Roman" w:eastAsia="Times New Roman" w:hAnsi="Times New Roman" w:cs="David"/>
          <w:sz w:val="24"/>
          <w:szCs w:val="24"/>
          <w:rtl/>
          <w:lang w:eastAsia="he-IL"/>
        </w:rPr>
        <w:lastRenderedPageBreak/>
        <w:t>לא הייתה ליועץ שליטה עליו.</w:t>
      </w:r>
    </w:p>
    <w:p w14:paraId="73A71E2D"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6D3D86CD"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קיבל תכניות, הנחיות, הוראות, פרטים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C695A62"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אישר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האירוע הדוחה אכן מצדיק 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השירות ואת משך הדחייה.</w:t>
      </w:r>
    </w:p>
    <w:p w14:paraId="20BD61CE" w14:textId="77777777" w:rsidR="00C521D8" w:rsidRPr="00C521D8" w:rsidRDefault="00C521D8" w:rsidP="00C521D8">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w:t>
      </w:r>
      <w:r w:rsidRPr="00C521D8">
        <w:rPr>
          <w:rFonts w:ascii="Times New Roman" w:eastAsia="Times New Roman" w:hAnsi="Times New Roman" w:cs="David" w:hint="cs"/>
          <w:sz w:val="24"/>
          <w:szCs w:val="24"/>
          <w:rtl/>
          <w:lang w:eastAsia="he-IL"/>
        </w:rPr>
        <w:t xml:space="preserve">כלליות </w:t>
      </w:r>
      <w:r w:rsidRPr="00C521D8">
        <w:rPr>
          <w:rFonts w:ascii="Times New Roman" w:eastAsia="Times New Roman" w:hAnsi="Times New Roman" w:cs="David"/>
          <w:sz w:val="24"/>
          <w:szCs w:val="24"/>
          <w:rtl/>
          <w:lang w:eastAsia="he-IL"/>
        </w:rPr>
        <w:t>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חור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 תכנון ע"י אחרים לא יהווה עילה לעיכוב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 המנהל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p>
    <w:p w14:paraId="1C5DED9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להודיע למנהל מידית, על כל עיכוב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לפי הערכתו עלול לגרום לאיחור בקיום לוח הזמנים.</w:t>
      </w:r>
    </w:p>
    <w:p w14:paraId="5A704D7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21597E84"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לבקר במשרד היועץ ולעיין בהתקדמות ובאופן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והיועץ ימסור למנהל כל הסבר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פרט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דיווח</w:t>
      </w:r>
      <w:r w:rsidRPr="00C521D8">
        <w:rPr>
          <w:rFonts w:ascii="Times New Roman" w:eastAsia="Times New Roman" w:hAnsi="Times New Roman" w:cs="David" w:hint="cs"/>
          <w:sz w:val="24"/>
          <w:szCs w:val="24"/>
          <w:rtl/>
          <w:lang w:eastAsia="he-IL"/>
        </w:rPr>
        <w:t>, מיד</w:t>
      </w:r>
      <w:r w:rsidRPr="00C521D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C521D8">
        <w:rPr>
          <w:rFonts w:ascii="Times New Roman" w:eastAsia="Times New Roman" w:hAnsi="Times New Roman" w:cs="David" w:hint="cs"/>
          <w:sz w:val="24"/>
          <w:szCs w:val="24"/>
          <w:rtl/>
          <w:lang w:eastAsia="he-IL"/>
        </w:rPr>
        <w:t xml:space="preserve"> זה ו/או לפי כל דין</w:t>
      </w:r>
      <w:r w:rsidRPr="00C521D8">
        <w:rPr>
          <w:rFonts w:ascii="Times New Roman" w:eastAsia="Times New Roman" w:hAnsi="Times New Roman" w:cs="David"/>
          <w:sz w:val="24"/>
          <w:szCs w:val="24"/>
          <w:rtl/>
          <w:lang w:eastAsia="he-IL"/>
        </w:rPr>
        <w:t>.</w:t>
      </w:r>
    </w:p>
    <w:p w14:paraId="01575A16"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0F27A016"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שכר היועץ</w:t>
      </w:r>
    </w:p>
    <w:p w14:paraId="7E353844"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תמורת שרותי היועץ וכל יתר התחייבויותיו לפי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כמפורט בנספח </w:t>
      </w:r>
      <w:r w:rsidRPr="00C521D8">
        <w:rPr>
          <w:rFonts w:ascii="Times New Roman" w:eastAsia="Times New Roman" w:hAnsi="Times New Roman" w:cs="David"/>
          <w:bCs/>
          <w:sz w:val="24"/>
          <w:szCs w:val="24"/>
          <w:rtl/>
          <w:lang w:eastAsia="he-IL"/>
        </w:rPr>
        <w:t xml:space="preserve">ד' </w:t>
      </w:r>
      <w:r w:rsidRPr="00C521D8">
        <w:rPr>
          <w:rFonts w:ascii="Times New Roman" w:eastAsia="Times New Roman" w:hAnsi="Times New Roman" w:cs="David" w:hint="cs"/>
          <w:b/>
          <w:sz w:val="24"/>
          <w:szCs w:val="24"/>
          <w:rtl/>
          <w:lang w:eastAsia="he-IL"/>
        </w:rPr>
        <w:t xml:space="preserve">המצ"ב </w:t>
      </w:r>
      <w:r w:rsidRPr="00C521D8">
        <w:rPr>
          <w:rFonts w:ascii="Times New Roman" w:eastAsia="Times New Roman" w:hAnsi="Times New Roman" w:cs="David"/>
          <w:sz w:val="24"/>
          <w:szCs w:val="24"/>
          <w:rtl/>
          <w:lang w:eastAsia="he-IL"/>
        </w:rPr>
        <w:t>(להלן: "</w:t>
      </w:r>
      <w:r w:rsidRPr="00C521D8">
        <w:rPr>
          <w:rFonts w:ascii="Times New Roman" w:eastAsia="Times New Roman" w:hAnsi="Times New Roman" w:cs="David"/>
          <w:b/>
          <w:bCs/>
          <w:sz w:val="24"/>
          <w:szCs w:val="24"/>
          <w:rtl/>
          <w:lang w:eastAsia="he-IL"/>
        </w:rPr>
        <w:t>שכר היועץ</w:t>
      </w:r>
      <w:r w:rsidRPr="00C521D8">
        <w:rPr>
          <w:rFonts w:ascii="Times New Roman" w:eastAsia="Times New Roman" w:hAnsi="Times New Roman" w:cs="David"/>
          <w:sz w:val="24"/>
          <w:szCs w:val="24"/>
          <w:rtl/>
          <w:lang w:eastAsia="he-IL"/>
        </w:rPr>
        <w:t>").</w:t>
      </w:r>
    </w:p>
    <w:p w14:paraId="5ABC90F5"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בהוצאות הממשיות בשרותי העזר המפורטים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שא המזמין:</w:t>
      </w:r>
    </w:p>
    <w:p w14:paraId="0F12002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הדפסות בתוויין המיועדות להפצה לאחרים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החזר.</w:t>
      </w:r>
    </w:p>
    <w:p w14:paraId="409D1A15"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העתקות שנמסרו ע"י היועץ למזמין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לרשויות המוסמכות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ליועצים, למעט העתקות וצילומים שיפיק היועץ במשרדו.</w:t>
      </w:r>
    </w:p>
    <w:p w14:paraId="65FE74C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שכפול מסמכים.</w:t>
      </w:r>
    </w:p>
    <w:p w14:paraId="6DD2549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39036F4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מדידות וצילומי אויר.</w:t>
      </w:r>
    </w:p>
    <w:p w14:paraId="53D0FBF1"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קידוחים ובדיקות קרקע.</w:t>
      </w:r>
    </w:p>
    <w:p w14:paraId="135E1DC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שליחויות.</w:t>
      </w:r>
    </w:p>
    <w:p w14:paraId="1CA90AE0"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העזר המפורטים בסעיפים 7.2.1 עד 7.2.3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יוזמנו על ידי היועץ באמצעות מערכת ניהול פרויקטים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 מערכת רמדורנט מודול ניהול מסמכים (</w:t>
      </w:r>
      <w:r w:rsidRPr="00C521D8">
        <w:rPr>
          <w:rFonts w:ascii="Times New Roman" w:eastAsia="Times New Roman" w:hAnsi="Times New Roman" w:cs="David"/>
          <w:sz w:val="24"/>
          <w:szCs w:val="24"/>
          <w:lang w:eastAsia="he-IL"/>
        </w:rPr>
        <w:t>DM</w:t>
      </w:r>
      <w:r w:rsidRPr="00C521D8">
        <w:rPr>
          <w:rFonts w:ascii="Times New Roman" w:eastAsia="Times New Roman" w:hAnsi="Times New Roman" w:cs="David"/>
          <w:sz w:val="24"/>
          <w:szCs w:val="24"/>
          <w:rtl/>
          <w:lang w:eastAsia="he-IL"/>
        </w:rPr>
        <w:t>) רק ממכונים המאושרים ע"י המזמין לבצע עבודות עבורו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הוצאות לפי סעיפים 7.2.4 עד 7.2.7 </w:t>
      </w:r>
      <w:r w:rsidRPr="00C521D8">
        <w:rPr>
          <w:rFonts w:ascii="Times New Roman" w:eastAsia="Times New Roman" w:hAnsi="Times New Roman" w:cs="David"/>
          <w:sz w:val="24"/>
          <w:szCs w:val="24"/>
          <w:rtl/>
          <w:lang w:eastAsia="he-IL"/>
        </w:rPr>
        <w:lastRenderedPageBreak/>
        <w:t>ועבור הדפסות והעתקות צבעוניות יוצאו רק אם אושרו תחילה בכתב, טרם הזמנתם ע"י המנהל.</w:t>
      </w:r>
    </w:p>
    <w:p w14:paraId="1C12F3F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על חשבון שכר היועץ ישולמו ליועץ תשלומי ביניים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עורים ובמועדים המפורטים בנספח</w:t>
      </w:r>
      <w:r w:rsidRPr="00C521D8">
        <w:rPr>
          <w:rFonts w:ascii="Times New Roman" w:eastAsia="Times New Roman" w:hAnsi="Times New Roman" w:cs="David"/>
          <w:bCs/>
          <w:sz w:val="24"/>
          <w:szCs w:val="24"/>
          <w:rtl/>
          <w:lang w:eastAsia="he-IL"/>
        </w:rPr>
        <w:t xml:space="preserve"> ה'</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p>
    <w:p w14:paraId="1E26143D" w14:textId="77777777" w:rsidR="00C521D8" w:rsidRPr="00DF5724"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תשלומי הביניים לפי פסקה זו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משלבי שירותי היועץ ו/או טיב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w:t>
      </w:r>
      <w:r w:rsidRPr="00DF5724">
        <w:rPr>
          <w:rFonts w:ascii="Times New Roman" w:eastAsia="Times New Roman" w:hAnsi="Times New Roman" w:cs="David"/>
          <w:sz w:val="24"/>
          <w:szCs w:val="24"/>
          <w:rtl/>
          <w:lang w:eastAsia="he-IL"/>
        </w:rPr>
        <w:t xml:space="preserve">בסעיף 6.3 לעיל, יחולו הוראות סעיף 12.1.2 להלן. </w:t>
      </w:r>
    </w:p>
    <w:p w14:paraId="35E322E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DF5724">
        <w:rPr>
          <w:rFonts w:ascii="Times New Roman" w:eastAsia="Times New Roman" w:hAnsi="Times New Roman" w:cs="David"/>
          <w:sz w:val="24"/>
          <w:szCs w:val="24"/>
          <w:rtl/>
          <w:lang w:eastAsia="he-IL"/>
        </w:rPr>
        <w:t>מוסכם</w:t>
      </w:r>
      <w:r w:rsidRPr="00C521D8">
        <w:rPr>
          <w:rFonts w:ascii="Times New Roman" w:eastAsia="Times New Roman" w:hAnsi="Times New Roman" w:cs="David"/>
          <w:sz w:val="24"/>
          <w:szCs w:val="24"/>
          <w:rtl/>
          <w:lang w:eastAsia="he-IL"/>
        </w:rPr>
        <w:t xml:space="preserve">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השכר האמור בנספח </w:t>
      </w:r>
      <w:r w:rsidRPr="00C521D8">
        <w:rPr>
          <w:rFonts w:ascii="Times New Roman" w:eastAsia="Times New Roman" w:hAnsi="Times New Roman" w:cs="David"/>
          <w:b/>
          <w:bCs/>
          <w:sz w:val="24"/>
          <w:szCs w:val="24"/>
          <w:rtl/>
          <w:lang w:eastAsia="he-IL"/>
        </w:rPr>
        <w:t xml:space="preserve">ד'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hint="cs"/>
          <w:sz w:val="24"/>
          <w:szCs w:val="24"/>
          <w:rtl/>
          <w:lang w:eastAsia="he-IL"/>
        </w:rPr>
        <w:t xml:space="preserve">ינו </w:t>
      </w:r>
      <w:r w:rsidRPr="00C521D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521D8">
        <w:rPr>
          <w:rFonts w:ascii="Times New Roman" w:eastAsia="Times New Roman" w:hAnsi="Times New Roman" w:cs="David" w:hint="cs"/>
          <w:sz w:val="24"/>
          <w:szCs w:val="24"/>
          <w:rtl/>
          <w:lang w:eastAsia="he-IL"/>
        </w:rPr>
        <w:t xml:space="preserve">זה </w:t>
      </w:r>
      <w:r w:rsidRPr="00C521D8">
        <w:rPr>
          <w:rFonts w:ascii="Times New Roman" w:eastAsia="Times New Roman" w:hAnsi="Times New Roman" w:cs="David"/>
          <w:sz w:val="24"/>
          <w:szCs w:val="24"/>
          <w:rtl/>
          <w:lang w:eastAsia="he-IL"/>
        </w:rPr>
        <w:t>במפורש אחרת. תנאי לתשלום שכר היועץ במלואו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הינו המצאת הצהרה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C521D8">
        <w:rPr>
          <w:rFonts w:ascii="Times New Roman" w:eastAsia="Times New Roman" w:hAnsi="Times New Roman" w:cs="David"/>
          <w:b/>
          <w:bCs/>
          <w:sz w:val="24"/>
          <w:szCs w:val="24"/>
          <w:rtl/>
          <w:lang w:eastAsia="he-IL"/>
        </w:rPr>
        <w:t>ט'</w:t>
      </w:r>
      <w:r w:rsidRPr="00C521D8">
        <w:rPr>
          <w:rFonts w:ascii="Times New Roman" w:eastAsia="Times New Roman" w:hAnsi="Times New Roman" w:cs="David"/>
          <w:sz w:val="24"/>
          <w:szCs w:val="24"/>
          <w:rtl/>
          <w:lang w:eastAsia="he-IL"/>
        </w:rPr>
        <w:t xml:space="preserve"> לחוזה זה וכתב היעדר תביעות המצורף כנספח</w:t>
      </w:r>
      <w:r w:rsidRPr="00C521D8">
        <w:rPr>
          <w:rFonts w:ascii="Times New Roman" w:eastAsia="Times New Roman" w:hAnsi="Times New Roman" w:cs="David"/>
          <w:b/>
          <w:bCs/>
          <w:sz w:val="24"/>
          <w:szCs w:val="24"/>
          <w:rtl/>
          <w:lang w:eastAsia="he-IL"/>
        </w:rPr>
        <w:t xml:space="preserve"> י'</w:t>
      </w:r>
      <w:r w:rsidRPr="00C521D8">
        <w:rPr>
          <w:rFonts w:ascii="Times New Roman" w:eastAsia="Times New Roman" w:hAnsi="Times New Roman" w:cs="David"/>
          <w:sz w:val="24"/>
          <w:szCs w:val="24"/>
          <w:rtl/>
          <w:lang w:eastAsia="he-IL"/>
        </w:rPr>
        <w:t xml:space="preserve"> לחוזה זה למזמין, חתום ע"י היועץ ומאומת כנדרש בו.</w:t>
      </w:r>
    </w:p>
    <w:p w14:paraId="65BEE15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מבלי לפגוע בכלליות האמור בסעיף </w:t>
      </w:r>
      <w:r w:rsidRPr="00C521D8">
        <w:rPr>
          <w:rFonts w:ascii="Times New Roman" w:eastAsia="Times New Roman" w:hAnsi="Times New Roman" w:cs="David" w:hint="cs"/>
          <w:sz w:val="24"/>
          <w:szCs w:val="24"/>
          <w:rtl/>
          <w:lang w:eastAsia="he-IL"/>
        </w:rPr>
        <w:t>7 לעיל</w:t>
      </w:r>
      <w:r w:rsidRPr="00C521D8">
        <w:rPr>
          <w:rFonts w:ascii="Times New Roman" w:eastAsia="Times New Roman" w:hAnsi="Times New Roman" w:cs="David"/>
          <w:sz w:val="24"/>
          <w:szCs w:val="24"/>
          <w:rtl/>
          <w:lang w:eastAsia="he-IL"/>
        </w:rPr>
        <w:t>, 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רכוש ה</w:t>
      </w:r>
      <w:r w:rsidRPr="00C521D8">
        <w:rPr>
          <w:rFonts w:ascii="Times New Roman" w:eastAsia="Times New Roman" w:hAnsi="Times New Roman" w:cs="David" w:hint="cs"/>
          <w:sz w:val="24"/>
          <w:szCs w:val="24"/>
          <w:rtl/>
          <w:lang w:eastAsia="he-IL"/>
        </w:rPr>
        <w:t>מזמין</w:t>
      </w:r>
      <w:r w:rsidRPr="00C521D8">
        <w:rPr>
          <w:rFonts w:ascii="Times New Roman" w:eastAsia="Times New Roman" w:hAnsi="Times New Roman" w:cs="David"/>
          <w:sz w:val="24"/>
          <w:szCs w:val="24"/>
          <w:rtl/>
          <w:lang w:eastAsia="he-IL"/>
        </w:rPr>
        <w:t>. מובהר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הפרת סעיף זה על ידי היועץ תה</w:t>
      </w:r>
      <w:r w:rsidRPr="00C521D8">
        <w:rPr>
          <w:rFonts w:ascii="Times New Roman" w:eastAsia="Times New Roman" w:hAnsi="Times New Roman" w:cs="David" w:hint="cs"/>
          <w:sz w:val="24"/>
          <w:szCs w:val="24"/>
          <w:rtl/>
          <w:lang w:eastAsia="he-IL"/>
        </w:rPr>
        <w:t>ווה</w:t>
      </w:r>
      <w:r w:rsidRPr="00C521D8">
        <w:rPr>
          <w:rFonts w:ascii="Times New Roman" w:eastAsia="Times New Roman" w:hAnsi="Times New Roman" w:cs="David"/>
          <w:sz w:val="24"/>
          <w:szCs w:val="24"/>
          <w:rtl/>
          <w:lang w:eastAsia="he-IL"/>
        </w:rPr>
        <w:t xml:space="preserve"> הפרה יסודית של חוזה</w:t>
      </w:r>
      <w:r w:rsidRPr="00C521D8">
        <w:rPr>
          <w:rFonts w:ascii="Times New Roman" w:eastAsia="Times New Roman" w:hAnsi="Times New Roman" w:cs="David" w:hint="cs"/>
          <w:sz w:val="24"/>
          <w:szCs w:val="24"/>
          <w:rtl/>
          <w:lang w:eastAsia="he-IL"/>
        </w:rPr>
        <w:t xml:space="preserve"> זה. </w:t>
      </w:r>
    </w:p>
    <w:p w14:paraId="66D7B63F"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תנאים מקדמיים לביצוע תשלום כלשהו ע"ח שכר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הצגת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C521D8">
        <w:rPr>
          <w:rFonts w:ascii="Times New Roman" w:eastAsia="Times New Roman" w:hAnsi="Times New Roman" w:cs="David" w:hint="cs"/>
          <w:sz w:val="24"/>
          <w:szCs w:val="24"/>
          <w:rtl/>
          <w:lang w:eastAsia="he-IL"/>
        </w:rPr>
        <w:t>עובר</w:t>
      </w:r>
      <w:r w:rsidRPr="00C521D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C778173"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0FAE0E91"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שנויים בתכנון</w:t>
      </w:r>
    </w:p>
    <w:p w14:paraId="237198D5" w14:textId="77777777" w:rsid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800FA25" w14:textId="77777777" w:rsidR="00C521D8" w:rsidRP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4473B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4473B9">
        <w:rPr>
          <w:rFonts w:ascii="Times New Roman" w:eastAsia="Times New Roman" w:hAnsi="Times New Roman" w:cs="David" w:hint="cs"/>
          <w:sz w:val="24"/>
          <w:szCs w:val="24"/>
          <w:rtl/>
          <w:lang w:eastAsia="he-IL"/>
        </w:rPr>
        <w:t>ים</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bCs/>
          <w:sz w:val="24"/>
          <w:szCs w:val="24"/>
          <w:rtl/>
          <w:lang w:eastAsia="he-IL"/>
        </w:rPr>
        <w:t>ב' או ג'</w:t>
      </w:r>
      <w:r w:rsidRPr="004473B9">
        <w:rPr>
          <w:rFonts w:ascii="Times New Roman" w:eastAsia="Times New Roman" w:hAnsi="Times New Roman" w:cs="David" w:hint="cs"/>
          <w:b/>
          <w:sz w:val="24"/>
          <w:szCs w:val="24"/>
          <w:rtl/>
          <w:lang w:eastAsia="he-IL"/>
        </w:rPr>
        <w:t xml:space="preserve"> המצ"ב</w:t>
      </w:r>
      <w:r w:rsidRPr="004473B9">
        <w:rPr>
          <w:rFonts w:ascii="Times New Roman" w:eastAsia="Times New Roman" w:hAnsi="Times New Roman" w:cs="David"/>
          <w:sz w:val="24"/>
          <w:szCs w:val="24"/>
          <w:rtl/>
          <w:lang w:eastAsia="he-IL"/>
        </w:rPr>
        <w:t>, וב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רותי היועץ</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אלמלא השנויים</w:t>
      </w:r>
      <w:r w:rsidRPr="004473B9">
        <w:rPr>
          <w:rFonts w:ascii="Times New Roman" w:eastAsia="Times New Roman" w:hAnsi="Times New Roman" w:cs="David" w:hint="cs"/>
          <w:sz w:val="24"/>
          <w:szCs w:val="24"/>
          <w:rtl/>
          <w:lang w:eastAsia="he-IL"/>
        </w:rPr>
        <w:t xml:space="preserve"> כאמור</w:t>
      </w:r>
      <w:r w:rsidRPr="004473B9">
        <w:rPr>
          <w:rFonts w:ascii="Times New Roman" w:eastAsia="Times New Roman" w:hAnsi="Times New Roman" w:cs="David"/>
          <w:sz w:val="24"/>
          <w:szCs w:val="24"/>
          <w:rtl/>
          <w:lang w:eastAsia="he-IL"/>
        </w:rPr>
        <w:t>, יהיה</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זכאי לפיצוי בעד העבודה הנוספת שב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עקב השנויים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כאמור</w:t>
      </w:r>
      <w:r w:rsidRPr="004473B9">
        <w:rPr>
          <w:rFonts w:ascii="Times New Roman" w:eastAsia="Times New Roman" w:hAnsi="Times New Roman" w:cs="David"/>
          <w:sz w:val="24"/>
          <w:szCs w:val="24"/>
          <w:rtl/>
          <w:lang w:eastAsia="he-IL"/>
        </w:rPr>
        <w:t>. הפיצוי ישולם בגין העבודה הנוספת שהיועץ 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 xml:space="preserve"> היועץ ושכר היועץ. בכל מקרה</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ה</w:t>
      </w:r>
      <w:r w:rsidRPr="004473B9">
        <w:rPr>
          <w:rFonts w:ascii="Times New Roman" w:eastAsia="Times New Roman" w:hAnsi="Times New Roman" w:cs="David"/>
          <w:sz w:val="24"/>
          <w:szCs w:val="24"/>
          <w:rtl/>
          <w:lang w:eastAsia="he-IL"/>
        </w:rPr>
        <w:t>שנויים</w:t>
      </w:r>
      <w:r w:rsidRPr="004473B9">
        <w:rPr>
          <w:rFonts w:ascii="Times New Roman" w:eastAsia="Times New Roman" w:hAnsi="Times New Roman" w:cs="David" w:hint="cs"/>
          <w:sz w:val="24"/>
          <w:szCs w:val="24"/>
          <w:rtl/>
          <w:lang w:eastAsia="he-IL"/>
        </w:rPr>
        <w:t xml:space="preserve"> כאמור, לא יהוו</w:t>
      </w:r>
      <w:r w:rsidRPr="004473B9">
        <w:rPr>
          <w:rFonts w:ascii="Times New Roman" w:eastAsia="Times New Roman" w:hAnsi="Times New Roman" w:cs="David"/>
          <w:sz w:val="24"/>
          <w:szCs w:val="24"/>
          <w:rtl/>
          <w:lang w:eastAsia="he-IL"/>
        </w:rPr>
        <w:t xml:space="preserve"> עילה לש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נוי בלוח הזמנים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אלא בא</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 xml:space="preserve">שור המנהל </w:t>
      </w:r>
      <w:r w:rsidRPr="004473B9">
        <w:rPr>
          <w:rFonts w:ascii="Times New Roman" w:eastAsia="Times New Roman" w:hAnsi="Times New Roman" w:cs="David" w:hint="cs"/>
          <w:sz w:val="24"/>
          <w:szCs w:val="24"/>
          <w:rtl/>
          <w:lang w:eastAsia="he-IL"/>
        </w:rPr>
        <w:t>מראש ו</w:t>
      </w:r>
      <w:r w:rsidRPr="004473B9">
        <w:rPr>
          <w:rFonts w:ascii="Times New Roman" w:eastAsia="Times New Roman" w:hAnsi="Times New Roman" w:cs="David"/>
          <w:sz w:val="24"/>
          <w:szCs w:val="24"/>
          <w:rtl/>
          <w:lang w:eastAsia="he-IL"/>
        </w:rPr>
        <w:t>בכתב.</w:t>
      </w:r>
    </w:p>
    <w:p w14:paraId="3889445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על אף</w:t>
      </w:r>
      <w:r w:rsidRPr="00C521D8">
        <w:rPr>
          <w:rFonts w:ascii="Times New Roman" w:eastAsia="Times New Roman" w:hAnsi="Times New Roman" w:cs="David"/>
          <w:sz w:val="24"/>
          <w:szCs w:val="24"/>
          <w:rtl/>
          <w:lang w:eastAsia="he-IL"/>
        </w:rPr>
        <w:t xml:space="preserve"> האמור בסעיף 8.2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יגיע ליועץ דבר בגין שינויים הנובעים מ:</w:t>
      </w:r>
    </w:p>
    <w:p w14:paraId="050EC054"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טעות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קוי בתכנון ו/או באומדן של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של היועצים.</w:t>
      </w:r>
    </w:p>
    <w:p w14:paraId="21F51562"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התכנון אינו התכנון היעיל ביותר.</w:t>
      </w:r>
    </w:p>
    <w:p w14:paraId="5242134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השינוי מתחייב במישרין או בעקיפין מהפרת איזה מהוראות חוזה זה ע"י היועץ.</w:t>
      </w:r>
    </w:p>
    <w:p w14:paraId="4BEACAA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השינויים מתחייבים מדרישת רשויות מוסמכות. </w:t>
      </w:r>
    </w:p>
    <w:p w14:paraId="096E7C6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להכין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עבור רוכשים שיבקשו זאת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EA68926" w14:textId="77777777" w:rsidR="00C521D8" w:rsidRDefault="00C521D8"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מחיר השינויים ותנאי התשלום בגין תכנון השינויים </w:t>
      </w:r>
      <w:r w:rsidRPr="00C521D8">
        <w:rPr>
          <w:rFonts w:ascii="Times New Roman" w:eastAsia="Times New Roman" w:hAnsi="Times New Roman" w:cs="David" w:hint="cs"/>
          <w:sz w:val="24"/>
          <w:szCs w:val="24"/>
          <w:rtl/>
          <w:lang w:eastAsia="he-IL"/>
        </w:rPr>
        <w:t xml:space="preserve">כאמור, </w:t>
      </w:r>
      <w:r w:rsidRPr="00C521D8">
        <w:rPr>
          <w:rFonts w:ascii="Times New Roman" w:eastAsia="Times New Roman" w:hAnsi="Times New Roman" w:cs="David"/>
          <w:sz w:val="24"/>
          <w:szCs w:val="24"/>
          <w:rtl/>
          <w:lang w:eastAsia="he-IL"/>
        </w:rPr>
        <w:t>יסוכמו בין היועץ לרוכשים. היועץ יתקשר עם הרוכש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בענ</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ין קביעת מחיר השינויים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תובא בפני המנהל והוא יהיה המוסמך להכריע בה.</w:t>
      </w:r>
    </w:p>
    <w:p w14:paraId="05E876F0" w14:textId="77777777" w:rsidR="00AA1573" w:rsidRPr="00C521D8" w:rsidRDefault="00AA1573"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422779AE"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אחריות וביטוח</w:t>
      </w:r>
    </w:p>
    <w:p w14:paraId="7F73CD4B" w14:textId="77777777" w:rsidR="001D0C05" w:rsidRPr="00013687" w:rsidRDefault="001D0C05" w:rsidP="001D0C0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897A238"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C370E72" w14:textId="77777777" w:rsidR="001D0C05" w:rsidRPr="00013687" w:rsidRDefault="001D0C05" w:rsidP="001D0C05">
      <w:pPr>
        <w:pStyle w:val="afa"/>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731E58F"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04076FE"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421B229"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BBC9819" w14:textId="77777777" w:rsidR="001D0C05" w:rsidRPr="00013687"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D23E2AE" w14:textId="77777777" w:rsidR="001D0C05" w:rsidRDefault="001D0C05" w:rsidP="001D0C0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4BC00C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B75DA4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342F044"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A0835D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805A051"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AE413E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2ADC3B8B"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DE506EE"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647C495"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A4D661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65251A8"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F1350A8"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30A0078"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1C0C159" w14:textId="77777777" w:rsidR="001D0C05" w:rsidRPr="00A42052"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0AC677A9" w14:textId="77777777" w:rsidR="00C521D8" w:rsidRPr="00C521D8" w:rsidRDefault="00C521D8" w:rsidP="00C521D8">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AE9397A"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lastRenderedPageBreak/>
        <w:t>אספקת תכניות</w:t>
      </w:r>
    </w:p>
    <w:p w14:paraId="604EE82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עת במהלך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וכן בתקופת הבדק של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xml:space="preserve"> לחוזה זה, ובמידה והדרישה מתייחסת לתכניות שאינ</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בידו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יערכ</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היועץ בהקדם האפשרי וימסר</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למזמין.</w:t>
      </w:r>
    </w:p>
    <w:p w14:paraId="4E2D945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עם גמר שרותי </w:t>
      </w:r>
      <w:r w:rsidRPr="00C521D8">
        <w:rPr>
          <w:rFonts w:ascii="Times New Roman" w:eastAsia="Times New Roman" w:hAnsi="Times New Roman" w:cs="David" w:hint="cs"/>
          <w:sz w:val="24"/>
          <w:szCs w:val="24"/>
          <w:rtl/>
          <w:lang w:eastAsia="he-IL"/>
        </w:rPr>
        <w:t>היועץ,</w:t>
      </w:r>
      <w:r w:rsidRPr="00C521D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הסופי בשטח </w:t>
      </w:r>
      <w:r w:rsidRPr="00C521D8">
        <w:rPr>
          <w:rFonts w:ascii="Times New Roman" w:eastAsia="Times New Roman" w:hAnsi="Times New Roman" w:cs="David"/>
          <w:color w:val="000000"/>
          <w:sz w:val="24"/>
          <w:szCs w:val="24"/>
          <w:lang w:eastAsia="he-IL"/>
        </w:rPr>
        <w:t>(AS MADE)</w:t>
      </w:r>
      <w:r w:rsidRPr="00C521D8">
        <w:rPr>
          <w:rFonts w:ascii="Times New Roman" w:eastAsia="Times New Roman" w:hAnsi="Times New Roman" w:cs="David"/>
          <w:sz w:val="24"/>
          <w:szCs w:val="24"/>
          <w:rtl/>
          <w:lang w:eastAsia="he-IL"/>
        </w:rPr>
        <w:t xml:space="preserve">, למעט שינויי דיירים, </w:t>
      </w:r>
      <w:r w:rsidRPr="00C521D8">
        <w:rPr>
          <w:rFonts w:ascii="Times New Roman" w:eastAsia="Times New Roman" w:hAnsi="Times New Roman" w:cs="David" w:hint="cs"/>
          <w:sz w:val="24"/>
          <w:szCs w:val="24"/>
          <w:rtl/>
          <w:lang w:eastAsia="he-IL"/>
        </w:rPr>
        <w:t xml:space="preserve">וקבצים </w:t>
      </w:r>
      <w:r w:rsidRPr="00C521D8">
        <w:rPr>
          <w:rFonts w:ascii="Times New Roman" w:eastAsia="Times New Roman" w:hAnsi="Times New Roman" w:cs="David"/>
          <w:sz w:val="24"/>
          <w:szCs w:val="24"/>
          <w:rtl/>
          <w:lang w:eastAsia="he-IL"/>
        </w:rPr>
        <w:t>המכילים את התכנון במדיה ממוחשבת.</w:t>
      </w:r>
    </w:p>
    <w:p w14:paraId="45A165F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C521D8">
        <w:rPr>
          <w:rFonts w:ascii="Times New Roman" w:eastAsia="Times New Roman" w:hAnsi="Times New Roman" w:cs="David" w:hint="cs"/>
          <w:sz w:val="24"/>
          <w:szCs w:val="24"/>
          <w:rtl/>
          <w:lang w:eastAsia="he-IL"/>
        </w:rPr>
        <w:t>הקבצים</w:t>
      </w:r>
      <w:r w:rsidRPr="00C521D8">
        <w:rPr>
          <w:rFonts w:ascii="Times New Roman" w:eastAsia="Times New Roman" w:hAnsi="Times New Roman" w:cs="David"/>
          <w:sz w:val="24"/>
          <w:szCs w:val="24"/>
          <w:rtl/>
          <w:lang w:eastAsia="he-IL"/>
        </w:rPr>
        <w:t xml:space="preserve"> כשה</w:t>
      </w:r>
      <w:r w:rsidRPr="00C521D8">
        <w:rPr>
          <w:rFonts w:ascii="Times New Roman" w:eastAsia="Times New Roman" w:hAnsi="Times New Roman" w:cs="David" w:hint="cs"/>
          <w:sz w:val="24"/>
          <w:szCs w:val="24"/>
          <w:rtl/>
          <w:lang w:eastAsia="he-IL"/>
        </w:rPr>
        <w:t>ם</w:t>
      </w:r>
      <w:r w:rsidRPr="00C521D8">
        <w:rPr>
          <w:rFonts w:ascii="Times New Roman" w:eastAsia="Times New Roman" w:hAnsi="Times New Roman" w:cs="David"/>
          <w:sz w:val="24"/>
          <w:szCs w:val="24"/>
          <w:rtl/>
          <w:lang w:eastAsia="he-IL"/>
        </w:rPr>
        <w:t xml:space="preserve"> מעודכנ</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BD26935"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321B0F57"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לא יהיה זכאי לכל תשלום נוסף בעד תכניות שימסור למזמין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סעיף 10 זה.</w:t>
      </w:r>
    </w:p>
    <w:p w14:paraId="53284476"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זכות הקניין בכל התכניות שייכת למזמין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 ששולם שכר היועץ בהתאם להוראות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4AD74420"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מעמד היועץ</w:t>
      </w:r>
    </w:p>
    <w:p w14:paraId="3F5D509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ומובהר על ידי הצדדים לחוזה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C521D8">
        <w:rPr>
          <w:rFonts w:ascii="Times New Roman" w:eastAsia="Times New Roman" w:hAnsi="Times New Roman" w:cs="David" w:hint="cs"/>
          <w:sz w:val="24"/>
          <w:szCs w:val="24"/>
          <w:rtl/>
          <w:lang w:eastAsia="he-IL"/>
        </w:rPr>
        <w:t xml:space="preserve"> של היועץ</w:t>
      </w:r>
      <w:r w:rsidRPr="00C521D8">
        <w:rPr>
          <w:rFonts w:ascii="Times New Roman" w:eastAsia="Times New Roman" w:hAnsi="Times New Roman" w:cs="David"/>
          <w:sz w:val="24"/>
          <w:szCs w:val="24"/>
          <w:rtl/>
          <w:lang w:eastAsia="he-IL"/>
        </w:rPr>
        <w:t>.</w:t>
      </w:r>
    </w:p>
    <w:p w14:paraId="79EACB2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אין ולא יהיו יחסי עובד-מעביד בין המזמין ובין </w:t>
      </w:r>
      <w:r w:rsidRPr="00C521D8">
        <w:rPr>
          <w:rFonts w:ascii="Times New Roman" w:eastAsia="Times New Roman" w:hAnsi="Times New Roman" w:cs="David"/>
          <w:color w:val="000000"/>
          <w:sz w:val="24"/>
          <w:szCs w:val="24"/>
          <w:rtl/>
          <w:lang w:eastAsia="he-IL"/>
        </w:rPr>
        <w:t xml:space="preserve">היועץ ו/או </w:t>
      </w:r>
      <w:r w:rsidRPr="00C521D8">
        <w:rPr>
          <w:rFonts w:ascii="Times New Roman" w:eastAsia="Times New Roman" w:hAnsi="Times New Roman" w:cs="David" w:hint="cs"/>
          <w:color w:val="000000"/>
          <w:sz w:val="24"/>
          <w:szCs w:val="24"/>
          <w:rtl/>
          <w:lang w:eastAsia="he-IL"/>
        </w:rPr>
        <w:t>מי מטעמו ו</w:t>
      </w:r>
      <w:r w:rsidRPr="00C521D8">
        <w:rPr>
          <w:rFonts w:ascii="Times New Roman" w:eastAsia="Times New Roman" w:hAnsi="Times New Roman" w:cs="David"/>
          <w:color w:val="000000"/>
          <w:sz w:val="24"/>
          <w:szCs w:val="24"/>
          <w:rtl/>
          <w:lang w:eastAsia="he-IL"/>
        </w:rPr>
        <w:t xml:space="preserve">בין המזמין לבין עובדי </w:t>
      </w:r>
      <w:r w:rsidRPr="00C521D8">
        <w:rPr>
          <w:rFonts w:ascii="Times New Roman" w:eastAsia="Times New Roman" w:hAnsi="Times New Roman" w:cs="David" w:hint="cs"/>
          <w:color w:val="000000"/>
          <w:sz w:val="24"/>
          <w:szCs w:val="24"/>
          <w:rtl/>
          <w:lang w:eastAsia="he-IL"/>
        </w:rPr>
        <w:t xml:space="preserve"> היועץ ו/או מי מטעמיהם</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sz w:val="24"/>
          <w:szCs w:val="24"/>
          <w:rtl/>
          <w:lang w:eastAsia="he-IL"/>
        </w:rPr>
        <w:t>ואין בהוראות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ליצור בין היועץ ו/או מי מעובדיו</w:t>
      </w:r>
      <w:r w:rsidRPr="00C521D8">
        <w:rPr>
          <w:rFonts w:ascii="Times New Roman" w:eastAsia="Times New Roman" w:hAnsi="Times New Roman" w:cs="David" w:hint="cs"/>
          <w:sz w:val="24"/>
          <w:szCs w:val="24"/>
          <w:rtl/>
          <w:lang w:eastAsia="he-IL"/>
        </w:rPr>
        <w:t xml:space="preserve"> ו/או מי מטעמו</w:t>
      </w:r>
      <w:r w:rsidRPr="00C521D8">
        <w:rPr>
          <w:rFonts w:ascii="Times New Roman" w:eastAsia="Times New Roman" w:hAnsi="Times New Roman" w:cs="David"/>
          <w:sz w:val="24"/>
          <w:szCs w:val="24"/>
          <w:rtl/>
          <w:lang w:eastAsia="he-IL"/>
        </w:rPr>
        <w:t xml:space="preserve"> לבין המזמין ו/או המנהל ו/או מי מטעמו יחסי עובד מעביד</w:t>
      </w:r>
      <w:r w:rsidRPr="00C521D8">
        <w:rPr>
          <w:rFonts w:ascii="Times New Roman" w:eastAsia="Times New Roman" w:hAnsi="Times New Roman" w:cs="David"/>
          <w:color w:val="000000"/>
          <w:sz w:val="24"/>
          <w:szCs w:val="24"/>
          <w:rtl/>
          <w:lang w:eastAsia="he-IL"/>
        </w:rPr>
        <w:t>, לכל ענין ודבר. 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מוסכם ומובהר בין הצדדים</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C521D8">
        <w:rPr>
          <w:rFonts w:ascii="Times New Roman" w:eastAsia="Times New Roman" w:hAnsi="Times New Roman" w:cs="David" w:hint="cs"/>
          <w:color w:val="000000"/>
          <w:sz w:val="24"/>
          <w:szCs w:val="24"/>
          <w:rtl/>
          <w:lang w:eastAsia="he-IL"/>
        </w:rPr>
        <w:t>ל פ</w:t>
      </w:r>
      <w:r w:rsidRPr="00C521D8">
        <w:rPr>
          <w:rFonts w:ascii="Times New Roman" w:eastAsia="Times New Roman" w:hAnsi="Times New Roman" w:cs="David"/>
          <w:color w:val="000000"/>
          <w:sz w:val="24"/>
          <w:szCs w:val="24"/>
          <w:rtl/>
          <w:lang w:eastAsia="he-IL"/>
        </w:rPr>
        <w:t>י הדין ו/או מכח צו הרחבה ו/או מכח הסכם כלשהו על עובד</w:t>
      </w:r>
      <w:r w:rsidRPr="00C521D8">
        <w:rPr>
          <w:rFonts w:ascii="Times New Roman" w:eastAsia="Times New Roman" w:hAnsi="Times New Roman" w:cs="David" w:hint="cs"/>
          <w:sz w:val="24"/>
          <w:szCs w:val="24"/>
          <w:rtl/>
          <w:lang w:eastAsia="he-IL"/>
        </w:rPr>
        <w:t>.</w:t>
      </w:r>
    </w:p>
    <w:p w14:paraId="3F80D73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בזה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w:t>
      </w:r>
      <w:r w:rsidRPr="00C521D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521D8">
        <w:rPr>
          <w:rFonts w:ascii="Times New Roman" w:eastAsia="Times New Roman" w:hAnsi="Times New Roman" w:cs="David"/>
          <w:color w:val="000000"/>
          <w:sz w:val="24"/>
          <w:szCs w:val="24"/>
          <w:rtl/>
          <w:lang w:eastAsia="he-IL"/>
        </w:rPr>
        <w:t xml:space="preserve"> מוותרים על כל טענות ו/או</w:t>
      </w:r>
      <w:r w:rsidRPr="00C521D8">
        <w:rPr>
          <w:rFonts w:ascii="Times New Roman" w:eastAsia="Times New Roman" w:hAnsi="Times New Roman" w:cs="David" w:hint="cs"/>
          <w:color w:val="000000"/>
          <w:sz w:val="24"/>
          <w:szCs w:val="24"/>
          <w:rtl/>
          <w:lang w:eastAsia="he-IL"/>
        </w:rPr>
        <w:t xml:space="preserve"> דרישות ו/או תלונות ו/או</w:t>
      </w:r>
      <w:r w:rsidRPr="00C521D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CCCFB1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ישא לבדו </w:t>
      </w:r>
      <w:r w:rsidRPr="00C521D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C521D8">
        <w:rPr>
          <w:rFonts w:ascii="Times New Roman" w:eastAsia="Times New Roman" w:hAnsi="Times New Roman" w:cs="David" w:hint="cs"/>
          <w:color w:val="000000"/>
          <w:sz w:val="24"/>
          <w:szCs w:val="24"/>
          <w:rtl/>
          <w:lang w:eastAsia="he-IL"/>
        </w:rPr>
        <w:t>ל פי</w:t>
      </w:r>
      <w:r w:rsidRPr="00C521D8">
        <w:rPr>
          <w:rFonts w:ascii="Times New Roman" w:eastAsia="Times New Roman" w:hAnsi="Times New Roman" w:cs="David"/>
          <w:color w:val="000000"/>
          <w:sz w:val="24"/>
          <w:szCs w:val="24"/>
          <w:rtl/>
          <w:lang w:eastAsia="he-IL"/>
        </w:rPr>
        <w:t xml:space="preserve"> 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ובכלל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sz w:val="24"/>
          <w:szCs w:val="24"/>
          <w:rtl/>
          <w:lang w:eastAsia="he-IL"/>
        </w:rPr>
        <w:t xml:space="preserve"> תשלומי מס הכנסה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הלאומי שהוא חב בגין מתן שרותי היועץ.</w:t>
      </w:r>
    </w:p>
    <w:p w14:paraId="6EC8D42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לאומי, תשלומים לקרנות איגודים מקצוע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2980BF1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color w:val="000000"/>
          <w:sz w:val="24"/>
          <w:szCs w:val="24"/>
          <w:rtl/>
          <w:lang w:eastAsia="he-IL"/>
        </w:rPr>
        <w:t>מבלי לגרוע מ</w:t>
      </w:r>
      <w:r w:rsidRPr="00C521D8">
        <w:rPr>
          <w:rFonts w:ascii="Times New Roman" w:eastAsia="Times New Roman" w:hAnsi="Times New Roman" w:cs="David" w:hint="cs"/>
          <w:color w:val="000000"/>
          <w:sz w:val="24"/>
          <w:szCs w:val="24"/>
          <w:rtl/>
          <w:lang w:eastAsia="he-IL"/>
        </w:rPr>
        <w:t xml:space="preserve">כלליות </w:t>
      </w:r>
      <w:r w:rsidRPr="00C521D8">
        <w:rPr>
          <w:rFonts w:ascii="Times New Roman" w:eastAsia="Times New Roman" w:hAnsi="Times New Roman" w:cs="David"/>
          <w:color w:val="000000"/>
          <w:sz w:val="24"/>
          <w:szCs w:val="24"/>
          <w:rtl/>
          <w:lang w:eastAsia="he-IL"/>
        </w:rPr>
        <w:t>האמור לעיל, היועץ מצהיר ומתחייב</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אם י</w:t>
      </w:r>
      <w:r w:rsidRPr="00C521D8">
        <w:rPr>
          <w:rFonts w:ascii="Times New Roman" w:eastAsia="Times New Roman" w:hAnsi="Times New Roman" w:cs="David" w:hint="cs"/>
          <w:color w:val="000000"/>
          <w:sz w:val="24"/>
          <w:szCs w:val="24"/>
          <w:rtl/>
          <w:lang w:eastAsia="he-IL"/>
        </w:rPr>
        <w:t>י</w:t>
      </w:r>
      <w:r w:rsidRPr="00C521D8">
        <w:rPr>
          <w:rFonts w:ascii="Times New Roman" w:eastAsia="Times New Roman" w:hAnsi="Times New Roman" w:cs="David"/>
          <w:color w:val="000000"/>
          <w:sz w:val="24"/>
          <w:szCs w:val="24"/>
          <w:rtl/>
          <w:lang w:eastAsia="he-IL"/>
        </w:rPr>
        <w:t xml:space="preserve">דרש המזמין על ידי </w:t>
      </w:r>
      <w:r w:rsidRPr="00C521D8">
        <w:rPr>
          <w:rFonts w:ascii="Times New Roman" w:eastAsia="Times New Roman" w:hAnsi="Times New Roman" w:cs="David"/>
          <w:color w:val="000000"/>
          <w:sz w:val="24"/>
          <w:szCs w:val="24"/>
          <w:rtl/>
          <w:lang w:eastAsia="he-IL"/>
        </w:rPr>
        <w:lastRenderedPageBreak/>
        <w:t>היועץ ו/או על ידי מי מ</w:t>
      </w:r>
      <w:r w:rsidRPr="00C521D8">
        <w:rPr>
          <w:rFonts w:ascii="Times New Roman" w:eastAsia="Times New Roman" w:hAnsi="Times New Roman" w:cs="David" w:hint="cs"/>
          <w:color w:val="000000"/>
          <w:sz w:val="24"/>
          <w:szCs w:val="24"/>
          <w:rtl/>
          <w:lang w:eastAsia="he-IL"/>
        </w:rPr>
        <w:t>שלוחיו ו/או עובדיו</w:t>
      </w:r>
      <w:r w:rsidRPr="00C521D8">
        <w:rPr>
          <w:rFonts w:ascii="Times New Roman" w:eastAsia="Times New Roman" w:hAnsi="Times New Roman" w:cs="David"/>
          <w:color w:val="000000"/>
          <w:sz w:val="24"/>
          <w:szCs w:val="24"/>
          <w:rtl/>
          <w:lang w:eastAsia="he-IL"/>
        </w:rPr>
        <w:t xml:space="preserve"> ו/או</w:t>
      </w:r>
      <w:r w:rsidRPr="00C521D8">
        <w:rPr>
          <w:rFonts w:ascii="Times New Roman" w:eastAsia="Times New Roman" w:hAnsi="Times New Roman" w:cs="David" w:hint="cs"/>
          <w:color w:val="000000"/>
          <w:sz w:val="24"/>
          <w:szCs w:val="24"/>
          <w:rtl/>
          <w:lang w:eastAsia="he-IL"/>
        </w:rPr>
        <w:t xml:space="preserve"> אחר מטעמו ו/או</w:t>
      </w:r>
      <w:r w:rsidRPr="00C521D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ייחשב </w:t>
      </w:r>
      <w:r w:rsidRPr="00C521D8">
        <w:rPr>
          <w:rFonts w:ascii="Times New Roman" w:eastAsia="Times New Roman" w:hAnsi="Times New Roman" w:cs="David" w:hint="cs"/>
          <w:color w:val="000000"/>
          <w:sz w:val="24"/>
          <w:szCs w:val="24"/>
          <w:rtl/>
          <w:lang w:eastAsia="he-IL"/>
        </w:rPr>
        <w:t>כ</w:t>
      </w:r>
      <w:r w:rsidRPr="00C521D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B3032EB"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color w:val="000000"/>
          <w:sz w:val="24"/>
          <w:szCs w:val="24"/>
          <w:rtl/>
          <w:lang w:eastAsia="he-IL"/>
        </w:rPr>
        <w:t>בשים לב לאמור לעיל, אם יקבע פורום מוסמך כלשהו</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C521D8">
        <w:rPr>
          <w:rFonts w:ascii="Times New Roman" w:eastAsia="Times New Roman" w:hAnsi="Times New Roman" w:cs="David" w:hint="cs"/>
          <w:color w:val="000000"/>
          <w:sz w:val="24"/>
          <w:szCs w:val="24"/>
          <w:rtl/>
          <w:lang w:eastAsia="he-IL"/>
        </w:rPr>
        <w:t xml:space="preserve"> ו/או מי משלוחיו ו/או אחר מטעמו</w:t>
      </w:r>
      <w:r w:rsidRPr="00C521D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521D8">
        <w:rPr>
          <w:rFonts w:ascii="Times New Roman" w:eastAsia="Times New Roman" w:hAnsi="Times New Roman" w:cs="David" w:hint="cs"/>
          <w:color w:val="000000"/>
          <w:sz w:val="24"/>
          <w:szCs w:val="24"/>
          <w:rtl/>
          <w:lang w:eastAsia="he-IL"/>
        </w:rPr>
        <w:t>.</w:t>
      </w:r>
    </w:p>
    <w:p w14:paraId="131E3F7C" w14:textId="77777777" w:rsidR="00AA1573" w:rsidRPr="00C521D8" w:rsidRDefault="00AA1573" w:rsidP="00AA1573">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0A7630EC"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הבאת החוזה לגמר או ביטולו</w:t>
      </w:r>
    </w:p>
    <w:p w14:paraId="733F7C0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65866F36"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על אף האמור בכל מקום אחר בחוזה </w:t>
      </w:r>
      <w:r w:rsidRPr="00C521D8">
        <w:rPr>
          <w:rFonts w:ascii="Times New Roman" w:eastAsia="Times New Roman" w:hAnsi="Times New Roman" w:cs="David" w:hint="cs"/>
          <w:sz w:val="24"/>
          <w:szCs w:val="24"/>
          <w:rtl/>
          <w:lang w:eastAsia="he-IL"/>
        </w:rPr>
        <w:t xml:space="preserve">זה על נספחיו, </w:t>
      </w:r>
      <w:r w:rsidRPr="00C521D8">
        <w:rPr>
          <w:rFonts w:ascii="Times New Roman" w:eastAsia="Times New Roman" w:hAnsi="Times New Roman" w:cs="David"/>
          <w:sz w:val="24"/>
          <w:szCs w:val="24"/>
          <w:rtl/>
          <w:lang w:eastAsia="he-IL"/>
        </w:rPr>
        <w:t>רשאי המזמין,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C521D8">
        <w:rPr>
          <w:rFonts w:ascii="Times New Roman" w:eastAsia="Times New Roman" w:hAnsi="Times New Roman" w:cs="David" w:hint="cs"/>
          <w:sz w:val="24"/>
          <w:szCs w:val="24"/>
          <w:rtl/>
          <w:lang w:eastAsia="he-IL"/>
        </w:rPr>
        <w:t>-7</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מים</w:t>
      </w:r>
      <w:r w:rsidRPr="00C521D8">
        <w:rPr>
          <w:rFonts w:ascii="Times New Roman" w:eastAsia="Times New Roman" w:hAnsi="Times New Roman" w:cs="David"/>
          <w:sz w:val="24"/>
          <w:szCs w:val="24"/>
          <w:rtl/>
          <w:lang w:eastAsia="he-IL"/>
        </w:rPr>
        <w:t xml:space="preserve"> מיום משלוחה (להלן: "</w:t>
      </w:r>
      <w:r w:rsidRPr="00C521D8">
        <w:rPr>
          <w:rFonts w:ascii="Times New Roman" w:eastAsia="Times New Roman" w:hAnsi="Times New Roman" w:cs="David"/>
          <w:b/>
          <w:bCs/>
          <w:sz w:val="24"/>
          <w:szCs w:val="24"/>
          <w:rtl/>
          <w:lang w:eastAsia="he-IL"/>
        </w:rPr>
        <w:t>תאריך הפסקת השרות</w:t>
      </w:r>
      <w:r w:rsidRPr="00C521D8">
        <w:rPr>
          <w:rFonts w:ascii="Times New Roman" w:eastAsia="Times New Roman" w:hAnsi="Times New Roman" w:cs="David"/>
          <w:sz w:val="24"/>
          <w:szCs w:val="24"/>
          <w:rtl/>
          <w:lang w:eastAsia="he-IL"/>
        </w:rPr>
        <w:t>").</w:t>
      </w:r>
    </w:p>
    <w:p w14:paraId="716553E4"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צע עד לתאריך הפסקת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 ו - ה'</w:t>
      </w:r>
      <w:r w:rsidRPr="00C521D8">
        <w:rPr>
          <w:rFonts w:ascii="Times New Roman" w:eastAsia="Times New Roman" w:hAnsi="Times New Roman" w:cs="David"/>
          <w:sz w:val="24"/>
          <w:szCs w:val="24"/>
          <w:rtl/>
          <w:lang w:eastAsia="he-IL"/>
        </w:rPr>
        <w:t>. במקרה שבוצע חלק של קטע ו/או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ישולם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 המנהל.</w:t>
      </w:r>
    </w:p>
    <w:p w14:paraId="57503389"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לטענה </w:t>
      </w:r>
      <w:r w:rsidRPr="00C521D8">
        <w:rPr>
          <w:rFonts w:ascii="Times New Roman" w:eastAsia="Times New Roman" w:hAnsi="Times New Roman" w:cs="David" w:hint="cs"/>
          <w:sz w:val="24"/>
          <w:szCs w:val="24"/>
          <w:rtl/>
          <w:lang w:eastAsia="he-IL"/>
        </w:rPr>
        <w:t>ו/או דרישה ו/או תלונה ו/</w:t>
      </w:r>
      <w:r w:rsidRPr="00C521D8">
        <w:rPr>
          <w:rFonts w:ascii="Times New Roman" w:eastAsia="Times New Roman" w:hAnsi="Times New Roman" w:cs="David"/>
          <w:sz w:val="24"/>
          <w:szCs w:val="24"/>
          <w:rtl/>
          <w:lang w:eastAsia="he-IL"/>
        </w:rPr>
        <w:t>או תביעה כלשהי, פרט לאמור בסעיף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והשכר שישולם לפי 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3AD5E337"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תוך 12 חודש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מהבאת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כאמור</w:t>
      </w:r>
      <w:r w:rsidRPr="00C521D8">
        <w:rPr>
          <w:rFonts w:ascii="Times New Roman" w:eastAsia="Times New Roman" w:hAnsi="Times New Roman" w:cs="David" w:hint="cs"/>
          <w:sz w:val="24"/>
          <w:szCs w:val="24"/>
          <w:rtl/>
          <w:lang w:eastAsia="he-IL"/>
        </w:rPr>
        <w:t>, רשאי המזמין</w:t>
      </w:r>
      <w:r w:rsidRPr="00C521D8">
        <w:rPr>
          <w:rFonts w:ascii="Times New Roman" w:eastAsia="Times New Roman" w:hAnsi="Times New Roman" w:cs="David"/>
          <w:sz w:val="24"/>
          <w:szCs w:val="24"/>
          <w:rtl/>
          <w:lang w:eastAsia="he-IL"/>
        </w:rPr>
        <w:t xml:space="preserve"> לחדשו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במקרה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לחדש את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תנאי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3A7A83A8"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במקרה שחוזה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מצוות הדין)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זכאי לתשלום כמוגדר בסעיף 12.3.2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ויחולו הסעיפים 12.1.3 ו- 12.1.4 לעיל.</w:t>
      </w:r>
    </w:p>
    <w:p w14:paraId="0919933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3532180C"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מזמין לפי סעיף 12.1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זכאי המזמין לבטל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בלא צורך בהודעה מוקדמת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אחד מהמקרים הבאים:</w:t>
      </w:r>
    </w:p>
    <w:p w14:paraId="5DD1677D"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ו/או לא קיים איזה מהוראות החוזה ולא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קן </w:t>
      </w:r>
      <w:r w:rsidRPr="00C521D8">
        <w:rPr>
          <w:rFonts w:ascii="Times New Roman" w:eastAsia="Times New Roman" w:hAnsi="Times New Roman" w:cs="David" w:hint="cs"/>
          <w:sz w:val="24"/>
          <w:szCs w:val="24"/>
          <w:rtl/>
          <w:lang w:eastAsia="he-IL"/>
        </w:rPr>
        <w:t>את ה</w:t>
      </w:r>
      <w:r w:rsidRPr="00C521D8">
        <w:rPr>
          <w:rFonts w:ascii="Times New Roman" w:eastAsia="Times New Roman" w:hAnsi="Times New Roman" w:cs="David"/>
          <w:sz w:val="24"/>
          <w:szCs w:val="24"/>
          <w:rtl/>
          <w:lang w:eastAsia="he-IL"/>
        </w:rPr>
        <w:t>הפרה</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לאחר שק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התראה על כך מהמזמין בתוך הזמן הנקוב בהתראה.</w:t>
      </w:r>
    </w:p>
    <w:p w14:paraId="457C0C2A"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המזמין התרה ביועץ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שאין הוא מבצע את עבודתו בצורה המבטיחה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w:t>
      </w:r>
    </w:p>
    <w:p w14:paraId="42EB745C"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את הוראת סעיף 7.5 לעיל.</w:t>
      </w:r>
    </w:p>
    <w:p w14:paraId="5DDBC3BD"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נבצר מהיועץ או מהמנהל הראשי לקיים את ה</w:t>
      </w:r>
      <w:r w:rsidRPr="00C521D8">
        <w:rPr>
          <w:rFonts w:ascii="Times New Roman" w:eastAsia="Times New Roman" w:hAnsi="Times New Roman" w:cs="David" w:hint="cs"/>
          <w:sz w:val="24"/>
          <w:szCs w:val="24"/>
          <w:rtl/>
          <w:lang w:eastAsia="he-IL"/>
        </w:rPr>
        <w:t xml:space="preserve">וראות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לפעולה משפטית או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שירותי היועץ או אם ארע אירוע דומה.</w:t>
      </w:r>
    </w:p>
    <w:p w14:paraId="52F10D17"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חל שינוי בהחזקת המניות ו/או בהרכב המנהלים של היועץ.</w:t>
      </w:r>
    </w:p>
    <w:p w14:paraId="0490069F"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בוטל החוזה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צע עד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טול החוזה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bCs/>
          <w:sz w:val="24"/>
          <w:szCs w:val="24"/>
          <w:rtl/>
          <w:lang w:eastAsia="he-IL"/>
        </w:rPr>
        <w:t xml:space="preserve">ו -ה' </w:t>
      </w:r>
      <w:r w:rsidRPr="00C521D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45ABE61"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תשמש עילה ליועץ לתביעת פיצויים כלשהם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לטענה</w:t>
      </w:r>
      <w:r w:rsidRPr="00C521D8">
        <w:rPr>
          <w:rFonts w:ascii="Times New Roman" w:eastAsia="Times New Roman" w:hAnsi="Times New Roman" w:cs="David" w:hint="cs"/>
          <w:sz w:val="24"/>
          <w:szCs w:val="24"/>
          <w:rtl/>
          <w:lang w:eastAsia="he-IL"/>
        </w:rPr>
        <w:t xml:space="preserve"> ו/או לדרישה ו/או לתלונה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תביעה כלשהי, פרט לאמור בסעיף 12.3.2 לעיל, והשכר שישולם לפי סעיף 12.3.2</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4846670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השירותים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 זה או אם אירע אירוע דומה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סעיפים 12.3.2 ו - 12.3.3 לעיל.</w:t>
      </w:r>
    </w:p>
    <w:p w14:paraId="4FEC596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סעיפים 12.1, 12.2 ו-12.3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הסעיפים הנ"ל.</w:t>
      </w:r>
    </w:p>
    <w:p w14:paraId="392FA68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מקרה של 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או ביטולו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למסור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המשך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414738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אימת שהיועץ לא יקיים איזו מהתחייבויותיו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FA06D1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5884DE0C"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7C474706" w14:textId="77777777" w:rsidR="00C521D8" w:rsidRPr="00C521D8" w:rsidRDefault="00C521D8" w:rsidP="00C521D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57CBB1F"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העברת זכויות</w:t>
      </w:r>
    </w:p>
    <w:p w14:paraId="2D237D8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אין היועץ רשאי להסב לאחר את החוזה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כל חלק ממנו, וכן אין הוא רשאי להעביר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להסב לאחר כל זכות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חובה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אלא בהסכמת המזמין בכתב ומראש.</w:t>
      </w:r>
    </w:p>
    <w:p w14:paraId="4593D27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היועץ רשאי למסור לאחר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כולם או מקצתם, אלא בהסכמת </w:t>
      </w:r>
      <w:r w:rsidRPr="00C521D8">
        <w:rPr>
          <w:rFonts w:ascii="Times New Roman" w:eastAsia="Times New Roman" w:hAnsi="Times New Roman" w:cs="David"/>
          <w:sz w:val="24"/>
          <w:szCs w:val="24"/>
          <w:rtl/>
          <w:lang w:eastAsia="he-IL"/>
        </w:rPr>
        <w:lastRenderedPageBreak/>
        <w:t>המזמין בכתב ומראש.</w:t>
      </w:r>
    </w:p>
    <w:p w14:paraId="52FE66C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ניתנה הסכמת המזמין לפי סעיפים 13.1 או 13.2 לעיל, הרי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אין בכך כדי לפטור את היועץ מאחריותו והתחייבויותיו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 xml:space="preserve"> ומזכויות המזמין על פיו, והיועץ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באחריות מלאה, כלפי המזמין וכלפי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 xml:space="preserve">צד שלישי שהוא, גם לכל מעשה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באי כחם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עובדיהם</w:t>
      </w:r>
      <w:r w:rsidRPr="00C521D8">
        <w:rPr>
          <w:rFonts w:ascii="Times New Roman" w:eastAsia="Times New Roman" w:hAnsi="Times New Roman" w:cs="David" w:hint="cs"/>
          <w:sz w:val="24"/>
          <w:szCs w:val="24"/>
          <w:rtl/>
          <w:lang w:eastAsia="he-IL"/>
        </w:rPr>
        <w:t xml:space="preserve"> ו/או מי מטעמם</w:t>
      </w:r>
      <w:r w:rsidRPr="00C521D8">
        <w:rPr>
          <w:rFonts w:ascii="Times New Roman" w:eastAsia="Times New Roman" w:hAnsi="Times New Roman" w:cs="David"/>
          <w:sz w:val="24"/>
          <w:szCs w:val="24"/>
          <w:rtl/>
          <w:lang w:eastAsia="he-IL"/>
        </w:rPr>
        <w:t>, ואילו למזמין ישמרו כל זכויותיו כלפי היועץ.</w:t>
      </w:r>
    </w:p>
    <w:p w14:paraId="04B93BE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היועץ כמתחייב מהאמור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סעיף 12.3.2 ו-12.3.3 לעיל.</w:t>
      </w:r>
    </w:p>
    <w:p w14:paraId="513AF5F0"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DF9D1CD" w14:textId="77777777" w:rsidR="005367FD" w:rsidRPr="00C521D8" w:rsidRDefault="005367FD" w:rsidP="005367FD">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53F2889A" w14:textId="77777777" w:rsidR="00C521D8" w:rsidRPr="00C521D8" w:rsidRDefault="00C521D8" w:rsidP="00C521D8">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סיום שרותי היועץ</w:t>
      </w:r>
    </w:p>
    <w:p w14:paraId="1A6F61B3"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יחושבו כבאים לסיום בכל אחד מהמקרים הבאים:</w:t>
      </w:r>
    </w:p>
    <w:p w14:paraId="3E03DD21"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הובא לידי </w:t>
      </w:r>
      <w:r w:rsidRPr="00C521D8">
        <w:rPr>
          <w:rFonts w:ascii="Times New Roman" w:eastAsia="Times New Roman" w:hAnsi="Times New Roman" w:cs="David" w:hint="cs"/>
          <w:sz w:val="24"/>
          <w:szCs w:val="24"/>
          <w:rtl/>
          <w:lang w:eastAsia="he-IL"/>
        </w:rPr>
        <w:t>גמר</w:t>
      </w:r>
      <w:r w:rsidRPr="00C521D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547114F"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עם מתן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ע"י המזמין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הושלם מתן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026FC0C5"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סודיות והמצאת מסמכים</w:t>
      </w:r>
    </w:p>
    <w:p w14:paraId="1442FA7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העתקים וניירות עבודה, בין שהוכנו על ידי היועץ </w:t>
      </w:r>
      <w:r w:rsidRPr="00C521D8">
        <w:rPr>
          <w:rFonts w:ascii="Times New Roman" w:eastAsia="Times New Roman" w:hAnsi="Times New Roman" w:cs="David" w:hint="cs"/>
          <w:sz w:val="24"/>
          <w:szCs w:val="24"/>
          <w:rtl/>
          <w:lang w:eastAsia="he-IL"/>
        </w:rPr>
        <w:t>ו/או על ידי</w:t>
      </w:r>
      <w:r w:rsidRPr="00C521D8">
        <w:rPr>
          <w:rFonts w:ascii="Times New Roman" w:eastAsia="Times New Roman" w:hAnsi="Times New Roman" w:cs="David"/>
          <w:sz w:val="24"/>
          <w:szCs w:val="24"/>
          <w:rtl/>
          <w:lang w:eastAsia="he-IL"/>
        </w:rPr>
        <w:t xml:space="preserve"> מ</w:t>
      </w:r>
      <w:r w:rsidRPr="00C521D8">
        <w:rPr>
          <w:rFonts w:ascii="Times New Roman" w:eastAsia="Times New Roman" w:hAnsi="Times New Roman" w:cs="David" w:hint="cs"/>
          <w:sz w:val="24"/>
          <w:szCs w:val="24"/>
          <w:rtl/>
          <w:lang w:eastAsia="he-IL"/>
        </w:rPr>
        <w:t>י מ</w:t>
      </w:r>
      <w:r w:rsidRPr="00C521D8">
        <w:rPr>
          <w:rFonts w:ascii="Times New Roman" w:eastAsia="Times New Roman" w:hAnsi="Times New Roman" w:cs="David"/>
          <w:sz w:val="24"/>
          <w:szCs w:val="24"/>
          <w:rtl/>
          <w:lang w:eastAsia="he-IL"/>
        </w:rPr>
        <w:t xml:space="preserve">טעמו ובין שהוכנו על ידי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מי </w:t>
      </w:r>
      <w:r w:rsidRPr="00C521D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88F8A3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מאחריותו </w:t>
      </w:r>
      <w:r w:rsidRPr="00C521D8">
        <w:rPr>
          <w:rFonts w:ascii="Times New Roman" w:eastAsia="Times New Roman" w:hAnsi="Times New Roman" w:cs="David" w:hint="cs"/>
          <w:sz w:val="24"/>
          <w:szCs w:val="24"/>
          <w:rtl/>
          <w:lang w:eastAsia="he-IL"/>
        </w:rPr>
        <w:t xml:space="preserve">של היועץ </w:t>
      </w:r>
      <w:r w:rsidRPr="00C521D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יציית היועץ לכל דרישה של המנהל בדבר נקיטת אמצעי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5B6286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יחתים את עובדיו</w:t>
      </w:r>
      <w:r w:rsidRPr="00C521D8">
        <w:rPr>
          <w:rFonts w:ascii="Times New Roman" w:eastAsia="Times New Roman" w:hAnsi="Times New Roman" w:cs="David" w:hint="cs"/>
          <w:sz w:val="24"/>
          <w:szCs w:val="24"/>
          <w:rtl/>
          <w:lang w:eastAsia="he-IL"/>
        </w:rPr>
        <w:t xml:space="preserve"> ו/או שלוחיו ו/או אחר מטעמו</w:t>
      </w:r>
      <w:r w:rsidRPr="00C521D8">
        <w:rPr>
          <w:rFonts w:ascii="Times New Roman" w:eastAsia="Times New Roman" w:hAnsi="Times New Roman" w:cs="David"/>
          <w:sz w:val="24"/>
          <w:szCs w:val="24"/>
          <w:rtl/>
          <w:lang w:eastAsia="he-IL"/>
        </w:rPr>
        <w:t xml:space="preserve"> בקשר עם ביצוע הסכם זה</w:t>
      </w:r>
      <w:r w:rsidRPr="00C521D8">
        <w:rPr>
          <w:rFonts w:ascii="Times New Roman" w:eastAsia="Times New Roman" w:hAnsi="Times New Roman" w:cs="David" w:hint="cs"/>
          <w:sz w:val="24"/>
          <w:szCs w:val="24"/>
          <w:rtl/>
          <w:lang w:eastAsia="he-IL"/>
        </w:rPr>
        <w:t xml:space="preserve"> על נספחיו,</w:t>
      </w:r>
      <w:r w:rsidRPr="00C521D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C521D8">
        <w:rPr>
          <w:rFonts w:ascii="Times New Roman" w:eastAsia="Times New Roman" w:hAnsi="Times New Roman" w:cs="David"/>
          <w:bCs/>
          <w:sz w:val="24"/>
          <w:szCs w:val="24"/>
          <w:rtl/>
          <w:lang w:eastAsia="he-IL"/>
        </w:rPr>
        <w:t>ו'</w:t>
      </w:r>
      <w:r w:rsidRPr="00C521D8">
        <w:rPr>
          <w:rFonts w:ascii="Times New Roman" w:eastAsia="Times New Roman" w:hAnsi="Times New Roman" w:cs="David"/>
          <w:sz w:val="24"/>
          <w:szCs w:val="24"/>
          <w:rtl/>
          <w:lang w:eastAsia="he-IL"/>
        </w:rPr>
        <w:t>,.</w:t>
      </w:r>
    </w:p>
    <w:p w14:paraId="183A1CF8"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לפי דרישת המזמין ועם סיום 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C521D8">
        <w:rPr>
          <w:rFonts w:ascii="Times New Roman" w:eastAsia="Times New Roman" w:hAnsi="Times New Roman" w:cs="David" w:hint="cs"/>
          <w:sz w:val="24"/>
          <w:szCs w:val="24"/>
          <w:rtl/>
          <w:lang w:eastAsia="he-IL"/>
        </w:rPr>
        <w:t>.</w:t>
      </w:r>
    </w:p>
    <w:p w14:paraId="08760620"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ויתור על זכויות מצד היועץ</w:t>
      </w:r>
    </w:p>
    <w:p w14:paraId="32D5BDA9"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השתמש המזמין כדין בסמכות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521D8">
        <w:rPr>
          <w:rFonts w:ascii="Times New Roman" w:eastAsia="Times New Roman" w:hAnsi="Times New Roman" w:cs="David" w:hint="cs"/>
          <w:sz w:val="24"/>
          <w:szCs w:val="24"/>
          <w:rtl/>
          <w:lang w:eastAsia="he-IL"/>
        </w:rPr>
        <w:t>יועץ כל טענה ו/או דרישה ו/או תלונה ו/או</w:t>
      </w:r>
      <w:r w:rsidRPr="00C521D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w:t>
      </w:r>
      <w:r w:rsidRPr="00C521D8">
        <w:rPr>
          <w:rFonts w:ascii="Times New Roman" w:eastAsia="Times New Roman" w:hAnsi="Times New Roman" w:cs="David" w:hint="cs"/>
          <w:sz w:val="24"/>
          <w:szCs w:val="24"/>
          <w:rtl/>
          <w:lang w:eastAsia="he-IL"/>
        </w:rPr>
        <w:t xml:space="preserve"> שיפוי ו/או</w:t>
      </w:r>
      <w:r w:rsidRPr="00C521D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פגיעה במוניטין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הפסד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הפסד רווח העלולים להיגרם לו עקב הביטול</w:t>
      </w:r>
      <w:r w:rsidRPr="00C521D8">
        <w:rPr>
          <w:rFonts w:ascii="Times New Roman" w:eastAsia="Times New Roman" w:hAnsi="Times New Roman" w:cs="David" w:hint="cs"/>
          <w:sz w:val="24"/>
          <w:szCs w:val="24"/>
          <w:rtl/>
          <w:lang w:eastAsia="he-IL"/>
        </w:rPr>
        <w:t xml:space="preserve"> או</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lastRenderedPageBreak/>
        <w:t xml:space="preserve">ההפסקה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מכל סיבה אחרת.</w:t>
      </w:r>
    </w:p>
    <w:p w14:paraId="4CD9D389"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שביצע היועץ על פי חוזה זה.</w:t>
      </w:r>
    </w:p>
    <w:p w14:paraId="5B951220"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המשך 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מסירתם לידי יועץ אחר, והינו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00E529EC"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שונות</w:t>
      </w:r>
    </w:p>
    <w:p w14:paraId="7286037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הראשי במשרד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מתחייב לבצע את השירותים שעליו לבצע אישית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w:t>
      </w:r>
      <w:r w:rsidRPr="00C521D8">
        <w:rPr>
          <w:rFonts w:ascii="Times New Roman" w:eastAsia="Times New Roman" w:hAnsi="Times New Roman" w:cs="David" w:hint="cs"/>
          <w:sz w:val="24"/>
          <w:szCs w:val="24"/>
          <w:rtl/>
          <w:lang w:eastAsia="he-IL"/>
        </w:rPr>
        <w:t xml:space="preserve"> זה והינו</w:t>
      </w:r>
      <w:r w:rsidRPr="00C521D8">
        <w:rPr>
          <w:rFonts w:ascii="Times New Roman" w:eastAsia="Times New Roman" w:hAnsi="Times New Roman" w:cs="David"/>
          <w:sz w:val="24"/>
          <w:szCs w:val="24"/>
          <w:rtl/>
          <w:lang w:eastAsia="he-IL"/>
        </w:rPr>
        <w:t xml:space="preserve"> אחראי וערב כלפי המזמין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התחייבויות היועץ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w:t>
      </w:r>
    </w:p>
    <w:p w14:paraId="1A40106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צד אשר יפר או לא יקיים איזו מהתחייבויותיו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יהיה חייב לפצות את הצד המקיים על כל הנזקים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ההפסדים שיגרמו לו עקב 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מבלי לגרוע מזכות הצד המקיים לכל סעד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תרופה אחרים ו/או נוספים.</w:t>
      </w:r>
    </w:p>
    <w:p w14:paraId="26C1FD89"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למניעת ספקות מוצהר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B283A7F"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521D8">
        <w:rPr>
          <w:rFonts w:ascii="Times New Roman" w:eastAsia="Times New Roman" w:hAnsi="Times New Roman" w:cs="David" w:hint="cs"/>
          <w:sz w:val="24"/>
          <w:szCs w:val="24"/>
          <w:rtl/>
          <w:lang w:eastAsia="he-IL"/>
        </w:rPr>
        <w:t>נבע</w:t>
      </w:r>
      <w:r w:rsidRPr="00C521D8">
        <w:rPr>
          <w:rFonts w:ascii="Times New Roman" w:eastAsia="Times New Roman" w:hAnsi="Times New Roman" w:cs="David"/>
          <w:sz w:val="24"/>
          <w:szCs w:val="24"/>
          <w:rtl/>
          <w:lang w:eastAsia="he-IL"/>
        </w:rPr>
        <w:t xml:space="preserve"> מאי עמידתו בהתחייבויותיו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w:t>
      </w:r>
    </w:p>
    <w:p w14:paraId="5159102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זכאי לקזז כנגד כל סכום המגיע ליועץ מאת 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60CD5EF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כל </w:t>
      </w:r>
      <w:r w:rsidRPr="00C521D8">
        <w:rPr>
          <w:rFonts w:ascii="Times New Roman" w:eastAsia="Times New Roman" w:hAnsi="Times New Roman" w:cs="David" w:hint="cs"/>
          <w:sz w:val="24"/>
          <w:szCs w:val="24"/>
          <w:rtl/>
          <w:lang w:eastAsia="he-IL"/>
        </w:rPr>
        <w:t>אחת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אחת מהתחייבויות המזמין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מותנה בכך שהיועץ יקיים תחילה את 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עד לאותו מועד. המזמין זכאי, מבלי לפגוע </w:t>
      </w:r>
      <w:r w:rsidRPr="00C521D8">
        <w:rPr>
          <w:rFonts w:ascii="Times New Roman" w:eastAsia="Times New Roman" w:hAnsi="Times New Roman" w:cs="David" w:hint="cs"/>
          <w:sz w:val="24"/>
          <w:szCs w:val="24"/>
          <w:rtl/>
          <w:lang w:eastAsia="he-IL"/>
        </w:rPr>
        <w:t>מכלליות ה</w:t>
      </w:r>
      <w:r w:rsidRPr="00C521D8">
        <w:rPr>
          <w:rFonts w:ascii="Times New Roman" w:eastAsia="Times New Roman" w:hAnsi="Times New Roman" w:cs="David"/>
          <w:sz w:val="24"/>
          <w:szCs w:val="24"/>
          <w:rtl/>
          <w:lang w:eastAsia="he-IL"/>
        </w:rPr>
        <w:t>אמור בכל מקום אחר בחוזה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לעכב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1C014E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שום התנהגות מצד</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של מי</w:t>
      </w:r>
      <w:r w:rsidRPr="00C521D8">
        <w:rPr>
          <w:rFonts w:ascii="Times New Roman" w:eastAsia="Times New Roman" w:hAnsi="Times New Roman" w:cs="David"/>
          <w:sz w:val="24"/>
          <w:szCs w:val="24"/>
          <w:rtl/>
          <w:lang w:eastAsia="he-IL"/>
        </w:rPr>
        <w:t xml:space="preserve"> מהצדדים לא תחשב כויתור על איזה מזכויותיו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ו/או</w:t>
      </w:r>
      <w:r w:rsidRPr="00C521D8">
        <w:rPr>
          <w:rFonts w:ascii="Times New Roman" w:eastAsia="Times New Roman" w:hAnsi="Times New Roman" w:cs="David"/>
          <w:sz w:val="24"/>
          <w:szCs w:val="24"/>
          <w:rtl/>
          <w:lang w:eastAsia="he-IL"/>
        </w:rPr>
        <w:t xml:space="preserve"> ע</w:t>
      </w:r>
      <w:r w:rsidRPr="00C521D8">
        <w:rPr>
          <w:rFonts w:ascii="Times New Roman" w:eastAsia="Times New Roman" w:hAnsi="Times New Roman" w:cs="David" w:hint="cs"/>
          <w:sz w:val="24"/>
          <w:szCs w:val="24"/>
          <w:rtl/>
          <w:lang w:eastAsia="he-IL"/>
        </w:rPr>
        <w:t>ל פי כל</w:t>
      </w:r>
      <w:r w:rsidRPr="00C521D8">
        <w:rPr>
          <w:rFonts w:ascii="Times New Roman" w:eastAsia="Times New Roman" w:hAnsi="Times New Roman" w:cs="David"/>
          <w:sz w:val="24"/>
          <w:szCs w:val="24"/>
          <w:rtl/>
          <w:lang w:eastAsia="he-IL"/>
        </w:rPr>
        <w:t xml:space="preserve"> דין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כויתור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כהסכמה מצדו לאיזה הפרה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אי קיום של תנאי מתנאי חוזה</w:t>
      </w:r>
      <w:r w:rsidRPr="00C521D8">
        <w:rPr>
          <w:rFonts w:ascii="Times New Roman" w:eastAsia="Times New Roman" w:hAnsi="Times New Roman" w:cs="David" w:hint="cs"/>
          <w:sz w:val="24"/>
          <w:szCs w:val="24"/>
          <w:rtl/>
          <w:lang w:eastAsia="he-IL"/>
        </w:rPr>
        <w:t xml:space="preserve"> זה ו/</w:t>
      </w:r>
      <w:r w:rsidRPr="00C521D8">
        <w:rPr>
          <w:rFonts w:ascii="Times New Roman" w:eastAsia="Times New Roman" w:hAnsi="Times New Roman" w:cs="David"/>
          <w:sz w:val="24"/>
          <w:szCs w:val="24"/>
          <w:rtl/>
          <w:lang w:eastAsia="he-IL"/>
        </w:rPr>
        <w:t xml:space="preserve"> או כנותנת דחייה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ארכה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כל פעולה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יש לעשותה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טול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תוספת של תנאי </w:t>
      </w:r>
      <w:r w:rsidRPr="00C521D8">
        <w:rPr>
          <w:rFonts w:ascii="Times New Roman" w:eastAsia="Times New Roman" w:hAnsi="Times New Roman" w:cs="David" w:hint="cs"/>
          <w:sz w:val="24"/>
          <w:szCs w:val="24"/>
          <w:rtl/>
          <w:lang w:eastAsia="he-IL"/>
        </w:rPr>
        <w:t>כלשהו</w:t>
      </w:r>
      <w:r w:rsidRPr="00C521D8">
        <w:rPr>
          <w:rFonts w:ascii="Times New Roman" w:eastAsia="Times New Roman" w:hAnsi="Times New Roman" w:cs="David"/>
          <w:sz w:val="24"/>
          <w:szCs w:val="24"/>
          <w:rtl/>
          <w:lang w:eastAsia="he-IL"/>
        </w:rPr>
        <w:t>, אלא אם נעשו במפורש ובכתב.</w:t>
      </w:r>
    </w:p>
    <w:p w14:paraId="00EF859E"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מכלליות האמור לעיל -</w:t>
      </w:r>
    </w:p>
    <w:p w14:paraId="7FE5B6BE"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2AA087A5"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תור כלשהו על זכויות וחובות לפי החוזה.</w:t>
      </w:r>
    </w:p>
    <w:p w14:paraId="6B808441"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במידה והיועץ כולל מספר גופים או יחידים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C5E9E1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w:t>
      </w:r>
      <w:r w:rsidRPr="00C521D8">
        <w:rPr>
          <w:rFonts w:ascii="Times New Roman" w:eastAsia="Times New Roman" w:hAnsi="Times New Roman" w:cs="David"/>
          <w:sz w:val="24"/>
          <w:szCs w:val="24"/>
          <w:rtl/>
          <w:lang w:eastAsia="he-IL"/>
        </w:rPr>
        <w:lastRenderedPageBreak/>
        <w:t xml:space="preserve">חלקו המפורט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בגין כל חיוב מחיובי המזמין </w:t>
      </w:r>
      <w:r w:rsidRPr="00C521D8">
        <w:rPr>
          <w:rFonts w:ascii="Times New Roman" w:eastAsia="Times New Roman" w:hAnsi="Times New Roman" w:cs="David" w:hint="cs"/>
          <w:sz w:val="24"/>
          <w:szCs w:val="24"/>
          <w:rtl/>
          <w:lang w:eastAsia="he-IL"/>
        </w:rPr>
        <w:t>על פי</w:t>
      </w:r>
      <w:r w:rsidRPr="00C521D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C521D8">
        <w:rPr>
          <w:rFonts w:ascii="Times New Roman" w:eastAsia="Times New Roman" w:hAnsi="Times New Roman" w:cs="David" w:hint="cs"/>
          <w:sz w:val="24"/>
          <w:szCs w:val="24"/>
          <w:rtl/>
          <w:lang w:eastAsia="he-IL"/>
        </w:rPr>
        <w:t>על פ</w:t>
      </w:r>
      <w:r w:rsidRPr="00C521D8">
        <w:rPr>
          <w:rFonts w:ascii="Times New Roman" w:eastAsia="Times New Roman" w:hAnsi="Times New Roman" w:cs="David"/>
          <w:sz w:val="24"/>
          <w:szCs w:val="24"/>
          <w:rtl/>
          <w:lang w:eastAsia="he-IL"/>
        </w:rPr>
        <w:t>י חוזה זה. וזאת מבלי לגרוע מהאמור להלן בסיפא לס"ק זה.</w:t>
      </w:r>
    </w:p>
    <w:p w14:paraId="14E4729D" w14:textId="77777777" w:rsidR="00C521D8" w:rsidRPr="00C521D8" w:rsidRDefault="00C521D8" w:rsidP="00C521D8">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t>היועץ מתחייב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כל דרישה</w:t>
      </w:r>
      <w:r w:rsidRPr="00C521D8">
        <w:rPr>
          <w:rFonts w:ascii="Times New Roman" w:eastAsia="Times New Roman" w:hAnsi="Times New Roman" w:cs="David" w:hint="cs"/>
          <w:sz w:val="24"/>
          <w:szCs w:val="24"/>
          <w:rtl/>
          <w:lang w:eastAsia="he-IL"/>
        </w:rPr>
        <w:t xml:space="preserve"> ו/או 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טענה ו/או תביעה, ככל שתהיינה לו כנגד המזמין בגין חיובי המזמין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אותו 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לגבי תביעה של מי מיחידי המזמין כנגד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קרי</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תביעה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p>
    <w:p w14:paraId="1B0DADB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6CE975A"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למען הסר ספק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מוסכם ומוצהר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E914F4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579B531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 זה על נספחיו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7CCFCD1B" w14:textId="77777777" w:rsidR="008E610C" w:rsidRDefault="00C521D8" w:rsidP="008E610C">
      <w:pPr>
        <w:widowControl w:val="0"/>
        <w:numPr>
          <w:ilvl w:val="1"/>
          <w:numId w:val="1"/>
        </w:numPr>
        <w:spacing w:before="0" w:beforeAutospacing="0" w:after="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521D8">
        <w:rPr>
          <w:rFonts w:ascii="Times New Roman" w:eastAsia="Times New Roman" w:hAnsi="Times New Roman" w:cs="David" w:hint="cs"/>
          <w:sz w:val="24"/>
          <w:szCs w:val="24"/>
          <w:rtl/>
          <w:lang w:eastAsia="he-IL"/>
        </w:rPr>
        <w:t>רשום</w:t>
      </w:r>
      <w:r w:rsidRPr="00C521D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תחשב היא כמתקבלת ביום משלוח או מסירתה כאמור.</w:t>
      </w:r>
    </w:p>
    <w:p w14:paraId="4AFC7BA5" w14:textId="77777777" w:rsidR="008E610C" w:rsidRDefault="008E610C"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53204614"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182D3EA4"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1AC8D719"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25F0926E"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192E5038"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20C8280C"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39B51493"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72E3186D"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0D2D0350"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12E4D554" w14:textId="77777777" w:rsidR="00C521D8" w:rsidRPr="008E610C" w:rsidRDefault="00C521D8" w:rsidP="003D616C">
      <w:pPr>
        <w:widowControl w:val="0"/>
        <w:spacing w:before="0" w:beforeAutospacing="0" w:after="0" w:afterAutospacing="0" w:line="240" w:lineRule="auto"/>
        <w:ind w:left="788"/>
        <w:jc w:val="center"/>
        <w:rPr>
          <w:rFonts w:ascii="Times New Roman" w:eastAsia="Times New Roman" w:hAnsi="Times New Roman" w:cs="David"/>
          <w:sz w:val="24"/>
          <w:szCs w:val="24"/>
          <w:rtl/>
          <w:lang w:eastAsia="he-IL"/>
        </w:rPr>
      </w:pPr>
      <w:r w:rsidRPr="008E610C">
        <w:rPr>
          <w:rFonts w:ascii="Times New Roman" w:eastAsia="Times New Roman" w:hAnsi="Times New Roman" w:cs="David"/>
          <w:bCs/>
          <w:sz w:val="24"/>
          <w:szCs w:val="24"/>
          <w:rtl/>
          <w:lang w:eastAsia="he-IL"/>
        </w:rPr>
        <w:t>ולראיה באו הצדדים על החתום:</w:t>
      </w:r>
    </w:p>
    <w:p w14:paraId="6FD8B302" w14:textId="77777777" w:rsidR="00C521D8" w:rsidRPr="00C521D8" w:rsidRDefault="00C521D8" w:rsidP="00C521D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758361B" w14:textId="77777777" w:rsidR="00C521D8" w:rsidRPr="00C521D8" w:rsidRDefault="00C521D8" w:rsidP="003D61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931238215"/>
          <w:placeholder>
            <w:docPart w:val="1852A3B655334B529FA9ABA6AB928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Kook Sec" w:date="2022-05-12T14:40:00Z">
            <w:r w:rsidR="00830733">
              <w:rPr>
                <w:rFonts w:ascii="Times New Roman" w:eastAsia="Times New Roman" w:hAnsi="Times New Roman" w:cs="David"/>
                <w:color w:val="00B0F0"/>
                <w:sz w:val="24"/>
                <w:szCs w:val="24"/>
                <w:u w:val="single"/>
                <w:rtl/>
                <w:lang w:eastAsia="he-IL"/>
              </w:rPr>
              <w:t>זאן ברקוביץ מהנדסים ויועצים בע"מ</w:t>
            </w:r>
          </w:ins>
        </w:sdtContent>
      </w:sdt>
      <w:r w:rsidRPr="00C521D8">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627158571"/>
          <w:placeholder>
            <w:docPart w:val="53B86EC189984CB0895E04132A83E4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Kook Sec" w:date="2022-05-12T14:38:00Z">
            <w:r w:rsidR="00830733" w:rsidRPr="009C4355">
              <w:rPr>
                <w:rStyle w:val="a7"/>
                <w:rtl/>
              </w:rPr>
              <w:t>[שם צד א]</w:t>
            </w:r>
          </w:ins>
        </w:sdtContent>
      </w:sdt>
    </w:p>
    <w:p w14:paraId="3E2096AE" w14:textId="77777777" w:rsid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03416822"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44886F"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33115A"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2D5A06" w14:textId="77777777" w:rsidR="00121E59" w:rsidRPr="00C521D8"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E37817"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2082E805" w14:textId="77777777" w:rsidR="008E610C"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590BBD3D"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3267BA8E" w14:textId="77777777" w:rsidR="00121E59" w:rsidRDefault="00121E59"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06CBAEB" w14:textId="77777777" w:rsidR="008E610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64BA155" w14:textId="77777777" w:rsidR="008E610C" w:rsidRPr="00B27B4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E794386"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D203915"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3AA674"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F1B26D03CD94CDFB4BC9B8252F88A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Kook Sec" w:date="2022-05-12T14:34:00Z">
            <w:r w:rsidR="00830733">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841C6FB9B9B46249A020CE7E16D92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 w:author="Kook Sec" w:date="2022-05-12T14:34:00Z">
            <w:r w:rsidR="00830733">
              <w:rPr>
                <w:rFonts w:ascii="Times New Roman" w:eastAsia="Times New Roman" w:hAnsi="Times New Roman" w:cs="David" w:hint="cs"/>
                <w:color w:val="00B0F0"/>
                <w:sz w:val="24"/>
                <w:szCs w:val="24"/>
                <w:rtl/>
              </w:rPr>
              <w:t>מורדות ארנונה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0C5E713066049BB92E1FE022BCEC9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 w:author="Kook Sec" w:date="2022-05-12T14:34:00Z">
            <w:r w:rsidR="00830733">
              <w:rPr>
                <w:rFonts w:ascii="Times New Roman" w:eastAsia="Times New Roman" w:hAnsi="Times New Roman" w:cs="David" w:hint="cs"/>
                <w:color w:val="00B0F0"/>
                <w:sz w:val="24"/>
                <w:szCs w:val="24"/>
                <w:rtl/>
              </w:rPr>
              <w:t>א.מ ישראל מגורים פיתוח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D10A972"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417D9E"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95FA2860D414208A99C3AD0AEF3C5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26B397719A034CE7A345C5A7DB5E246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027CCBFA"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8A9E46F"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8AD19AF"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FE2C8F17BD0426985780206A7EAFC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0" w:author="Kook Sec" w:date="2022-05-12T14:34:00Z">
            <w:r w:rsidR="00830733">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23BF3CF7"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FF0000"/>
          <w:sz w:val="24"/>
          <w:szCs w:val="24"/>
          <w:rtl/>
        </w:rPr>
      </w:pPr>
    </w:p>
    <w:p w14:paraId="7A9290D7"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3CB8263"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55FA97"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3C6FA78DDA514EBAAA82A631F91943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1" w:author="Kook Sec" w:date="2022-05-12T14:41:00Z">
            <w:r w:rsidR="00830733">
              <w:rPr>
                <w:rFonts w:ascii="Times New Roman" w:eastAsia="Times New Roman" w:hAnsi="Times New Roman" w:cs="David" w:hint="cs"/>
                <w:sz w:val="24"/>
                <w:szCs w:val="24"/>
                <w:rtl/>
                <w:lang w:eastAsia="he-IL"/>
              </w:rPr>
              <w:t>אבי ברטי לוי</w:t>
            </w:r>
          </w:ins>
        </w:sdtContent>
      </w:sdt>
    </w:p>
    <w:p w14:paraId="2A7B388A"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434DD20" w14:textId="77777777" w:rsidR="008E610C" w:rsidRPr="00DE0948"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0B13EA0C" w14:textId="77777777" w:rsidR="008E610C" w:rsidRPr="00B27B4C"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606848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13173BC3"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5C5FF5"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4128C6F33674AB3B2AA6EE81826DF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2" w:author="Kook Sec" w:date="2022-05-12T14:41:00Z">
            <w:r w:rsidR="00830733">
              <w:rPr>
                <w:rFonts w:ascii="Times New Roman" w:eastAsia="Times New Roman" w:hAnsi="Times New Roman" w:cs="David"/>
                <w:color w:val="008000"/>
                <w:sz w:val="24"/>
                <w:szCs w:val="24"/>
                <w:rtl/>
                <w:lang w:eastAsia="he-IL"/>
              </w:rPr>
              <w:t>זאן ברקוביץ</w:t>
            </w:r>
          </w:ins>
        </w:sdtContent>
      </w:sdt>
    </w:p>
    <w:p w14:paraId="5BDA3C14" w14:textId="77777777" w:rsidR="008E610C" w:rsidRPr="00B27B4C" w:rsidRDefault="008E610C" w:rsidP="008E610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033FD02752314DC693A554A6A07683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5E3FB1B1"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90B8C1"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15FF448133848B488FFDCB7ED3BCA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3" w:author="Kook Sec" w:date="2022-05-12T14:41:00Z">
            <w:r w:rsidR="00830733">
              <w:rPr>
                <w:rFonts w:ascii="Times New Roman" w:eastAsia="Times New Roman" w:hAnsi="Times New Roman" w:cs="David"/>
                <w:color w:val="008000"/>
                <w:sz w:val="24"/>
                <w:szCs w:val="24"/>
                <w:rtl/>
                <w:lang w:eastAsia="he-IL"/>
              </w:rPr>
              <w:t>זאן ברקוביץ</w:t>
            </w:r>
          </w:ins>
        </w:sdtContent>
      </w:sdt>
    </w:p>
    <w:p w14:paraId="670C9BB4"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BE2F31"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0254CBB"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FD8B48"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6D531D5"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BE588C7"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FBD1050"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327949E"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07D5D26" w14:textId="77777777" w:rsidR="008E610C" w:rsidRPr="00B27B4C" w:rsidRDefault="008E610C" w:rsidP="008E610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46B35EC"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8E610C" w14:paraId="1AEE2D59" w14:textId="77777777" w:rsidTr="00044544">
        <w:tc>
          <w:tcPr>
            <w:tcW w:w="3366" w:type="dxa"/>
          </w:tcPr>
          <w:p w14:paraId="000084A4" w14:textId="77777777" w:rsidR="008E610C" w:rsidRDefault="00830733"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F3C8191FC2A43F78905EF4204880F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4" w:author="Kook Sec" w:date="2022-05-12T14:38:00Z">
                  <w:r>
                    <w:rPr>
                      <w:rFonts w:ascii="Times New Roman" w:eastAsia="Times New Roman" w:hAnsi="Times New Roman" w:cs="David" w:hint="cs"/>
                      <w:color w:val="008000"/>
                      <w:sz w:val="24"/>
                      <w:szCs w:val="24"/>
                      <w:rtl/>
                      <w:lang w:eastAsia="he-IL"/>
                    </w:rPr>
                    <w:t>100%</w:t>
                  </w:r>
                </w:ins>
              </w:sdtContent>
            </w:sdt>
          </w:p>
          <w:p w14:paraId="2EED47B8"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FE523E7" w14:textId="77777777" w:rsidR="008E610C" w:rsidRDefault="008E610C" w:rsidP="00044544">
            <w:pPr>
              <w:widowControl w:val="0"/>
              <w:spacing w:before="0" w:beforeAutospacing="0" w:after="0" w:afterAutospacing="0" w:line="240" w:lineRule="auto"/>
              <w:ind w:left="720"/>
              <w:outlineLvl w:val="2"/>
            </w:pPr>
          </w:p>
          <w:p w14:paraId="749F362C"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E4E7072"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23C9955" w14:textId="77777777" w:rsidR="00C521D8" w:rsidRPr="00C521D8" w:rsidRDefault="00C521D8" w:rsidP="008E610C">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49D33C80"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7C4E68C"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7CD5FD9"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4CE3039D"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C0E7A92"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12811965" w14:textId="77777777" w:rsidR="00C650A2" w:rsidRDefault="00C650A2"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lastRenderedPageBreak/>
        <w:br w:type="page"/>
      </w:r>
    </w:p>
    <w:p w14:paraId="7DB7EFCF" w14:textId="77777777" w:rsidR="00C521D8" w:rsidRPr="00C521D8" w:rsidRDefault="00C521D8"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"ב"</w:t>
      </w:r>
    </w:p>
    <w:p w14:paraId="1477DA47"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שרותי ה</w:t>
      </w:r>
      <w:r w:rsidR="003125BE">
        <w:rPr>
          <w:rFonts w:ascii="Times New Roman" w:eastAsia="Times New Roman" w:hAnsi="Times New Roman" w:cs="David"/>
          <w:b/>
          <w:bCs/>
          <w:sz w:val="24"/>
          <w:szCs w:val="24"/>
          <w:u w:val="single"/>
          <w:rtl/>
          <w:lang w:eastAsia="he-IL"/>
        </w:rPr>
        <w:t>יועץ</w:t>
      </w:r>
    </w:p>
    <w:p w14:paraId="54FD95DB"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b/>
          <w:bCs/>
          <w:sz w:val="24"/>
          <w:szCs w:val="24"/>
          <w:u w:val="single"/>
          <w:rtl/>
          <w:lang w:eastAsia="he-IL"/>
        </w:rPr>
        <w:t>כללי</w:t>
      </w:r>
      <w:r w:rsidRPr="00C521D8">
        <w:rPr>
          <w:rFonts w:ascii="Times New Roman" w:eastAsia="Times New Roman" w:hAnsi="Times New Roman" w:cs="David"/>
          <w:sz w:val="24"/>
          <w:szCs w:val="24"/>
          <w:rtl/>
          <w:lang w:eastAsia="he-IL"/>
        </w:rPr>
        <w:t>:</w:t>
      </w:r>
    </w:p>
    <w:p w14:paraId="1F6AD804"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שירותי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יכללו תכנון פתרונות האיטום בפרויקט (למעבר מים, לחות, אויר, גז ראדון וכו') ובין היתר את הנושאים המפורטים להלן:</w:t>
      </w:r>
    </w:p>
    <w:p w14:paraId="60EDC2A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אטום חלקי מבנה תת- קרקעיים לרבות </w:t>
      </w:r>
      <w:r w:rsidRPr="00C521D8">
        <w:rPr>
          <w:rFonts w:ascii="Times New Roman" w:eastAsia="Times New Roman" w:hAnsi="Times New Roman" w:cs="David" w:hint="cs"/>
          <w:sz w:val="24"/>
          <w:szCs w:val="24"/>
          <w:rtl/>
          <w:lang w:eastAsia="he-IL"/>
        </w:rPr>
        <w:t xml:space="preserve">רצפות, </w:t>
      </w:r>
      <w:r w:rsidRPr="00C521D8">
        <w:rPr>
          <w:rFonts w:ascii="Times New Roman" w:eastAsia="Times New Roman" w:hAnsi="Times New Roman" w:cs="David"/>
          <w:sz w:val="24"/>
          <w:szCs w:val="24"/>
          <w:rtl/>
          <w:lang w:eastAsia="he-IL"/>
        </w:rPr>
        <w:t>קירות, בורות, תעלות, פיר</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מעליות.</w:t>
      </w:r>
    </w:p>
    <w:p w14:paraId="1C52740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ב. </w:t>
      </w:r>
      <w:r w:rsidRPr="00C521D8">
        <w:rPr>
          <w:rFonts w:ascii="Times New Roman" w:eastAsia="Times New Roman" w:hAnsi="Times New Roman" w:cs="David"/>
          <w:sz w:val="24"/>
          <w:szCs w:val="24"/>
          <w:rtl/>
          <w:lang w:eastAsia="he-IL"/>
        </w:rPr>
        <w:tab/>
        <w:t>אטום תקרת המרתף על כל מרכיביה בחלקים המרוצפים, המגוננים, רמפות, מדרגות, אדניות, תאים לניקוז וביוב וכד'.</w:t>
      </w:r>
    </w:p>
    <w:p w14:paraId="2239790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אטום רצפות וקירות חדרי אשפה ראשיים וקומתיים.</w:t>
      </w:r>
    </w:p>
    <w:p w14:paraId="11E49E2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אטום מאגרי מים.</w:t>
      </w:r>
    </w:p>
    <w:p w14:paraId="0A9499F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תפרי מבנה אנכיים ואופקיים.</w:t>
      </w:r>
    </w:p>
    <w:p w14:paraId="01E2362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אטום חדרים רטובים בדירות - חדרי אמבטיה, חדרי שירותים, חדרי מקלחת (רצפות וקירות).</w:t>
      </w:r>
    </w:p>
    <w:p w14:paraId="5E441ED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אטום מסתורי כביסה.</w:t>
      </w:r>
    </w:p>
    <w:p w14:paraId="7660833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מעברי צנרת בין קומות.</w:t>
      </w:r>
    </w:p>
    <w:p w14:paraId="6F97972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אטום מעברי צנרת אופקיים.</w:t>
      </w:r>
    </w:p>
    <w:p w14:paraId="258F4EE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אטום ארונות מים קומתיים.</w:t>
      </w:r>
    </w:p>
    <w:p w14:paraId="05D388C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יא. </w:t>
      </w:r>
      <w:r w:rsidRPr="00C521D8">
        <w:rPr>
          <w:rFonts w:ascii="Times New Roman" w:eastAsia="Times New Roman" w:hAnsi="Times New Roman" w:cs="David"/>
          <w:sz w:val="24"/>
          <w:szCs w:val="24"/>
          <w:rtl/>
          <w:lang w:eastAsia="he-IL"/>
        </w:rPr>
        <w:tab/>
        <w:t>אטום גגות ומרפסות.</w:t>
      </w:r>
    </w:p>
    <w:p w14:paraId="1F331A5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אטום קירות חוץ.</w:t>
      </w:r>
    </w:p>
    <w:p w14:paraId="0686C34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יג.</w:t>
      </w:r>
      <w:r w:rsidRPr="00C521D8">
        <w:rPr>
          <w:rFonts w:ascii="Times New Roman" w:eastAsia="Times New Roman" w:hAnsi="Times New Roman" w:cs="David"/>
          <w:sz w:val="24"/>
          <w:szCs w:val="24"/>
          <w:rtl/>
          <w:lang w:eastAsia="he-IL"/>
        </w:rPr>
        <w:tab/>
        <w:t>אטום מסדים.</w:t>
      </w:r>
    </w:p>
    <w:p w14:paraId="7AFECA7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w:t>
      </w:r>
      <w:r w:rsidRPr="00C521D8">
        <w:rPr>
          <w:rFonts w:ascii="Times New Roman" w:eastAsia="Times New Roman" w:hAnsi="Times New Roman" w:cs="David"/>
          <w:sz w:val="24"/>
          <w:szCs w:val="24"/>
          <w:rtl/>
          <w:lang w:eastAsia="he-IL"/>
        </w:rPr>
        <w:tab/>
        <w:t xml:space="preserve">אטום חלקי מבנה הבאים במגע עם הקרקע כנגד מעבר גז ראדון. </w:t>
      </w:r>
    </w:p>
    <w:p w14:paraId="1BAB311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טו.</w:t>
      </w:r>
      <w:r w:rsidRPr="00C521D8">
        <w:rPr>
          <w:rFonts w:ascii="Times New Roman" w:eastAsia="Times New Roman" w:hAnsi="Times New Roman" w:cs="David" w:hint="cs"/>
          <w:sz w:val="24"/>
          <w:szCs w:val="24"/>
          <w:rtl/>
          <w:lang w:eastAsia="he-IL"/>
        </w:rPr>
        <w:tab/>
        <w:t>הגנה על האטום.</w:t>
      </w:r>
    </w:p>
    <w:p w14:paraId="1187402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טז.</w:t>
      </w:r>
      <w:r w:rsidRPr="00C521D8">
        <w:rPr>
          <w:rFonts w:ascii="Times New Roman" w:eastAsia="Times New Roman" w:hAnsi="Times New Roman" w:cs="David" w:hint="cs"/>
          <w:sz w:val="24"/>
          <w:szCs w:val="24"/>
          <w:rtl/>
          <w:lang w:eastAsia="he-IL"/>
        </w:rPr>
        <w:tab/>
        <w:t>אטום קירות פתוח.</w:t>
      </w:r>
    </w:p>
    <w:p w14:paraId="0CB5219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יז.</w:t>
      </w:r>
      <w:r w:rsidRPr="00C521D8">
        <w:rPr>
          <w:rFonts w:ascii="Times New Roman" w:eastAsia="Times New Roman" w:hAnsi="Times New Roman" w:cs="David" w:hint="cs"/>
          <w:sz w:val="24"/>
          <w:szCs w:val="24"/>
          <w:rtl/>
          <w:lang w:eastAsia="he-IL"/>
        </w:rPr>
        <w:tab/>
        <w:t>אטום ברכות ואלמנט</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hint="cs"/>
          <w:sz w:val="24"/>
          <w:szCs w:val="24"/>
          <w:rtl/>
          <w:lang w:eastAsia="he-IL"/>
        </w:rPr>
        <w:t>י מים בפיתוח.</w:t>
      </w:r>
    </w:p>
    <w:p w14:paraId="1BD6564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יח.</w:t>
      </w:r>
      <w:r w:rsidRPr="00C521D8">
        <w:rPr>
          <w:rFonts w:ascii="Times New Roman" w:eastAsia="Times New Roman" w:hAnsi="Times New Roman" w:cs="David" w:hint="cs"/>
          <w:sz w:val="24"/>
          <w:szCs w:val="24"/>
          <w:rtl/>
          <w:lang w:eastAsia="he-IL"/>
        </w:rPr>
        <w:tab/>
        <w:t>אטום בין אלמנטים טרומיים ו/או מתועשים.</w:t>
      </w:r>
    </w:p>
    <w:p w14:paraId="08B8B30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יט. </w:t>
      </w:r>
      <w:r w:rsidRPr="00C521D8">
        <w:rPr>
          <w:rFonts w:ascii="Times New Roman" w:eastAsia="Times New Roman" w:hAnsi="Times New Roman" w:cs="David" w:hint="cs"/>
          <w:sz w:val="24"/>
          <w:szCs w:val="24"/>
          <w:rtl/>
          <w:lang w:eastAsia="he-IL"/>
        </w:rPr>
        <w:tab/>
        <w:t>אטום כל אלמט אשר עלול להחדיר מים למבנה.</w:t>
      </w:r>
    </w:p>
    <w:p w14:paraId="30B87666"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על היועץ לקבל אישור בכתב מאת המנהל לפני התחלת כל קטע וכל שלב ולפני כל שרות חלקי.</w:t>
      </w:r>
    </w:p>
    <w:p w14:paraId="2FA2E7A5"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שלבי העבודה ההנדסית ופירוט השירותים:</w:t>
      </w:r>
    </w:p>
    <w:p w14:paraId="179D6E73"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0DA2EC86" w14:textId="77777777" w:rsidR="00C521D8" w:rsidRPr="00C521D8" w:rsidRDefault="00C521D8" w:rsidP="00C521D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העבודה תבוצע בשלבים הכוללים את השירותים כלהלן:</w:t>
      </w:r>
    </w:p>
    <w:p w14:paraId="3E5893BE"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מוקדם</w:t>
      </w:r>
      <w:r w:rsidRPr="00C521D8">
        <w:rPr>
          <w:rFonts w:ascii="Times New Roman" w:eastAsia="Times New Roman" w:hAnsi="Times New Roman" w:cs="David"/>
          <w:sz w:val="24"/>
          <w:szCs w:val="24"/>
          <w:rtl/>
          <w:lang w:eastAsia="he-IL"/>
        </w:rPr>
        <w:t>:</w:t>
      </w:r>
    </w:p>
    <w:p w14:paraId="6728A94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קבלת תדריך תכנון מנציג המזמין, מהאדריכל, מהקונסטרוקטור,</w:t>
      </w:r>
      <w:r w:rsidRPr="00C521D8">
        <w:rPr>
          <w:rFonts w:ascii="Times New Roman" w:eastAsia="Times New Roman" w:hAnsi="Times New Roman" w:cs="David" w:hint="cs"/>
          <w:sz w:val="24"/>
          <w:szCs w:val="24"/>
          <w:rtl/>
          <w:lang w:eastAsia="he-IL"/>
        </w:rPr>
        <w:t xml:space="preserve"> מיועץ הקרקע, מיועץ האינסטלציה/ניקוז,</w:t>
      </w:r>
      <w:r w:rsidRPr="00C521D8">
        <w:rPr>
          <w:rFonts w:ascii="Times New Roman" w:eastAsia="Times New Roman" w:hAnsi="Times New Roman" w:cs="David"/>
          <w:sz w:val="24"/>
          <w:szCs w:val="24"/>
          <w:rtl/>
          <w:lang w:eastAsia="he-IL"/>
        </w:rPr>
        <w:t xml:space="preserve"> מ</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הפיתוח ומהיועצים האחרים. </w:t>
      </w:r>
    </w:p>
    <w:p w14:paraId="1DF3E18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ברורים עם נציג המזמין, ברורים באתר במידת הצורך, התייעצות ותיאום עם היועצים האחרים.</w:t>
      </w:r>
    </w:p>
    <w:p w14:paraId="30203A8F" w14:textId="77777777" w:rsidR="00C521D8" w:rsidRDefault="00C521D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הכנת תכניות מוקדמות של עקרונות מערכי האיטום של המבנה ושל חומרי האיטום, במספר חלופות והכנסת שינויים בהם בהתאם לדרישות המזמין, לרבות הצגת אומדנים.</w:t>
      </w:r>
    </w:p>
    <w:p w14:paraId="5F73481B" w14:textId="77777777" w:rsidR="00E90138" w:rsidRPr="00C521D8" w:rsidRDefault="00E9013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64A20A93"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סופי</w:t>
      </w:r>
      <w:r w:rsidRPr="00C521D8">
        <w:rPr>
          <w:rFonts w:ascii="Times New Roman" w:eastAsia="Times New Roman" w:hAnsi="Times New Roman" w:cs="David"/>
          <w:sz w:val="24"/>
          <w:szCs w:val="24"/>
          <w:rtl/>
          <w:lang w:eastAsia="he-IL"/>
        </w:rPr>
        <w:t xml:space="preserve">:    </w:t>
      </w:r>
    </w:p>
    <w:p w14:paraId="377C904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חתימה על בקשות להוצאת היתרי בניה כאחראי לתכנון, לפקוח העליון ולביקורת בתחום האיטום. כמו כן יכין ויחתום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כל מסמך שיידרש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בתהליך הבקשה להיתר, במהלך הבצוע ועד לקבלת תעודת גמר. </w:t>
      </w:r>
    </w:p>
    <w:p w14:paraId="40B7DCB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689A5787"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C521D8" w:rsidRPr="00C521D8">
        <w:rPr>
          <w:rFonts w:ascii="Times New Roman" w:eastAsia="Times New Roman" w:hAnsi="Times New Roman" w:cs="David"/>
          <w:sz w:val="24"/>
          <w:szCs w:val="24"/>
          <w:rtl/>
          <w:lang w:eastAsia="he-IL"/>
        </w:rPr>
        <w:t>כנית העבודה.</w:t>
      </w:r>
    </w:p>
    <w:p w14:paraId="041CBF1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אישור התכנון הסופי של היועצים.</w:t>
      </w:r>
    </w:p>
    <w:p w14:paraId="5DDBC88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בדיקת מפרטי ותוכניות המכר ואישור הנוסח וההתאמה לתכנון.</w:t>
      </w:r>
    </w:p>
    <w:p w14:paraId="53A8771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עדכון האומדן המשוער של ערך עבודות האטום.</w:t>
      </w:r>
    </w:p>
    <w:p w14:paraId="00EED42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כל יתר הדרוש לתכנון סופי.</w:t>
      </w:r>
    </w:p>
    <w:p w14:paraId="654E9C1C"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מפורט</w:t>
      </w:r>
      <w:r w:rsidRPr="00C521D8">
        <w:rPr>
          <w:rFonts w:ascii="Times New Roman" w:eastAsia="Times New Roman" w:hAnsi="Times New Roman" w:cs="David"/>
          <w:sz w:val="24"/>
          <w:szCs w:val="24"/>
          <w:rtl/>
          <w:lang w:eastAsia="he-IL"/>
        </w:rPr>
        <w:t xml:space="preserve">: </w:t>
      </w:r>
    </w:p>
    <w:p w14:paraId="13C7CF3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התכנון המפורט יתאים לסוג הבניה שתבחר ע"י המזמין/הקבלן המבצע.</w:t>
      </w:r>
    </w:p>
    <w:p w14:paraId="73664022"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w:t>
      </w:r>
      <w:r>
        <w:rPr>
          <w:rFonts w:ascii="Times New Roman" w:eastAsia="Times New Roman" w:hAnsi="Times New Roman" w:cs="David"/>
          <w:sz w:val="24"/>
          <w:szCs w:val="24"/>
          <w:rtl/>
          <w:lang w:eastAsia="he-IL"/>
        </w:rPr>
        <w:tab/>
        <w:t>על רקע ת</w:t>
      </w:r>
      <w:r w:rsidR="00C521D8" w:rsidRPr="00C521D8">
        <w:rPr>
          <w:rFonts w:ascii="Times New Roman" w:eastAsia="Times New Roman" w:hAnsi="Times New Roman" w:cs="David"/>
          <w:sz w:val="24"/>
          <w:szCs w:val="24"/>
          <w:rtl/>
          <w:lang w:eastAsia="he-IL"/>
        </w:rPr>
        <w:t xml:space="preserve">כניות אדריכלות ו/או קונסטרוקציה יסומנו, לצורך התמצאות, הפניות לפרטי האטום השונים. </w:t>
      </w:r>
    </w:p>
    <w:p w14:paraId="34B7448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פרטי האטום יפורטו בקנ"מ הנדרש ויכללו בנוסף גם את פרטי הבידוד הטרמי, השיפועים, האביזרים וכד'. </w:t>
      </w:r>
    </w:p>
    <w:p w14:paraId="75CD93C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העבודות המתוכננות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6AAB798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המ</w:t>
      </w:r>
      <w:r w:rsidR="00E90138">
        <w:rPr>
          <w:rFonts w:ascii="Times New Roman" w:eastAsia="Times New Roman" w:hAnsi="Times New Roman" w:cs="David"/>
          <w:sz w:val="24"/>
          <w:szCs w:val="24"/>
          <w:rtl/>
          <w:lang w:eastAsia="he-IL"/>
        </w:rPr>
        <w:t>פרטים וכתבי הכמויות יתבססו על ת</w:t>
      </w:r>
      <w:r w:rsidRPr="00C521D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4F63406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2DA9DCD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688A443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עדכון האומדן לביצוע של עבודות האטום שיהיה מבוסס על המפרטים וכתבי הכמויות, תוך ציון המדד התקף במועד הכנת האומדן.</w:t>
      </w:r>
    </w:p>
    <w:p w14:paraId="1B68454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0A36975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מתן חוות דעת טכנית ויעוץ בכל הקשור בהכנת המכרזים ופרסומם.</w:t>
      </w:r>
    </w:p>
    <w:p w14:paraId="6B581F8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יא.</w:t>
      </w:r>
      <w:r w:rsidRPr="00C521D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EBE1F6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מתן חוות דעת טכנית, בכל הקשור להצעות הקבלנים</w:t>
      </w:r>
      <w:r w:rsidRPr="00C521D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C521D8">
        <w:rPr>
          <w:rFonts w:ascii="Times New Roman" w:eastAsia="Times New Roman" w:hAnsi="Times New Roman" w:cs="David"/>
          <w:sz w:val="24"/>
          <w:szCs w:val="24"/>
          <w:rtl/>
          <w:lang w:eastAsia="he-IL"/>
        </w:rPr>
        <w:t>.</w:t>
      </w:r>
    </w:p>
    <w:p w14:paraId="4EC6EC5C"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עבודה, פרטים ומפרטים משלימים ככל ש</w:t>
      </w:r>
      <w:r>
        <w:rPr>
          <w:rFonts w:ascii="Times New Roman" w:eastAsia="Times New Roman" w:hAnsi="Times New Roman" w:cs="David" w:hint="cs"/>
          <w:sz w:val="24"/>
          <w:szCs w:val="24"/>
          <w:rtl/>
          <w:lang w:eastAsia="he-IL"/>
        </w:rPr>
        <w:t>י</w:t>
      </w:r>
      <w:r w:rsidR="00C521D8" w:rsidRPr="00C521D8">
        <w:rPr>
          <w:rFonts w:ascii="Times New Roman" w:eastAsia="Times New Roman" w:hAnsi="Times New Roman" w:cs="David"/>
          <w:sz w:val="24"/>
          <w:szCs w:val="24"/>
          <w:rtl/>
          <w:lang w:eastAsia="he-IL"/>
        </w:rPr>
        <w:t>ידרש לבצוע עבודות האטום.</w:t>
      </w:r>
    </w:p>
    <w:p w14:paraId="406665A1" w14:textId="77777777" w:rsidR="00C521D8" w:rsidRPr="00C521D8" w:rsidRDefault="00C521D8" w:rsidP="00C521D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מובהר בזאת שה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יכין, באם י</w:t>
      </w:r>
      <w:r w:rsidR="00AA1573">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מסמכים למכרזים עוד לפני השלמת המסמכים המפורטים לבצוע.</w:t>
      </w:r>
    </w:p>
    <w:p w14:paraId="3355B405"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2.4</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פיקוח עליון</w:t>
      </w:r>
      <w:r w:rsidRPr="00C521D8">
        <w:rPr>
          <w:rFonts w:ascii="Times New Roman" w:eastAsia="Times New Roman" w:hAnsi="Times New Roman" w:cs="David"/>
          <w:sz w:val="24"/>
          <w:szCs w:val="24"/>
          <w:rtl/>
          <w:lang w:eastAsia="he-IL"/>
        </w:rPr>
        <w:t>:</w:t>
      </w:r>
    </w:p>
    <w:p w14:paraId="79E7F82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הפקוח העליון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בצוע עבודות האטום יכלול:</w:t>
      </w:r>
    </w:p>
    <w:p w14:paraId="53291125"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9838BD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769870F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והמלצה לגבי בחירה, בדיקה ואישור של חומרים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ציוד</w:t>
      </w:r>
      <w:r w:rsidRPr="00C521D8">
        <w:rPr>
          <w:rFonts w:ascii="Times New Roman" w:eastAsia="Times New Roman" w:hAnsi="Times New Roman" w:cs="David" w:hint="cs"/>
          <w:sz w:val="24"/>
          <w:szCs w:val="24"/>
          <w:rtl/>
          <w:lang w:eastAsia="he-IL"/>
        </w:rPr>
        <w:t xml:space="preserve"> ושיטות יישום</w:t>
      </w:r>
      <w:r w:rsidRPr="00C521D8">
        <w:rPr>
          <w:rFonts w:ascii="Times New Roman" w:eastAsia="Times New Roman" w:hAnsi="Times New Roman" w:cs="David"/>
          <w:sz w:val="24"/>
          <w:szCs w:val="24"/>
          <w:rtl/>
          <w:lang w:eastAsia="he-IL"/>
        </w:rPr>
        <w:t>.</w:t>
      </w:r>
    </w:p>
    <w:p w14:paraId="5131FCC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בדיקה באתר ומחוצה</w:t>
      </w:r>
      <w:r w:rsidR="00E90138">
        <w:rPr>
          <w:rFonts w:ascii="Times New Roman" w:eastAsia="Times New Roman" w:hAnsi="Times New Roman" w:cs="David"/>
          <w:sz w:val="24"/>
          <w:szCs w:val="24"/>
          <w:rtl/>
          <w:lang w:eastAsia="he-IL"/>
        </w:rPr>
        <w:t xml:space="preserve"> לו באם הקבלן והמפקח הבינו את ת</w:t>
      </w:r>
      <w:r w:rsidRPr="00C521D8">
        <w:rPr>
          <w:rFonts w:ascii="Times New Roman" w:eastAsia="Times New Roman" w:hAnsi="Times New Roman" w:cs="David"/>
          <w:sz w:val="24"/>
          <w:szCs w:val="24"/>
          <w:rtl/>
          <w:lang w:eastAsia="he-IL"/>
        </w:rPr>
        <w:t>כניות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ואת הוראותיו.</w:t>
      </w:r>
    </w:p>
    <w:p w14:paraId="05BC65A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2794399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7C73319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6A42943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173C254C"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96F93F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מתן יעוץ לפתרונות במקרים של כשלים בבצוע העבודות לעומת התכנון.</w:t>
      </w:r>
    </w:p>
    <w:p w14:paraId="488D911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7A0468D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1636C425"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הכנה וחתימה על כל מסמך שי</w:t>
      </w:r>
      <w:r w:rsidR="00E9013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4E0F703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4150F7B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5A3B625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3337CAE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עם המזמין בהגנה מפני תביעות בקשר עם תכנון ובצוע העבודות.</w:t>
      </w:r>
    </w:p>
    <w:p w14:paraId="7E6F644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w:t>
      </w:r>
      <w:r w:rsidRPr="00C521D8">
        <w:rPr>
          <w:rFonts w:ascii="Times New Roman" w:eastAsia="Times New Roman" w:hAnsi="Times New Roman" w:cs="David"/>
          <w:sz w:val="24"/>
          <w:szCs w:val="24"/>
          <w:rtl/>
          <w:lang w:eastAsia="he-IL"/>
        </w:rPr>
        <w:tab/>
        <w:t>כל יתר הדרוש לפיקוח עליון, ולביקורת על הבניה.</w:t>
      </w:r>
    </w:p>
    <w:p w14:paraId="126683EF" w14:textId="77777777" w:rsidR="00C521D8" w:rsidRPr="00C521D8" w:rsidRDefault="00044544"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C521D8" w:rsidRPr="00C521D8">
        <w:rPr>
          <w:rFonts w:ascii="Times New Roman" w:eastAsia="Times New Roman" w:hAnsi="Times New Roman" w:cs="David"/>
          <w:sz w:val="24"/>
          <w:szCs w:val="24"/>
          <w:rtl/>
          <w:lang w:eastAsia="he-IL"/>
        </w:rPr>
        <w:t>כניות הפרויקט כפי שבוצעו למעשה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על </w:t>
      </w:r>
      <w:r w:rsidR="00E90138">
        <w:rPr>
          <w:rFonts w:ascii="Times New Roman" w:eastAsia="Times New Roman" w:hAnsi="Times New Roman" w:cs="David"/>
          <w:sz w:val="24"/>
          <w:szCs w:val="24"/>
          <w:rtl/>
          <w:lang w:eastAsia="he-IL"/>
        </w:rPr>
        <w:t>בסיס ת</w:t>
      </w:r>
      <w:r w:rsidR="00C521D8" w:rsidRPr="00C521D8">
        <w:rPr>
          <w:rFonts w:ascii="Times New Roman" w:eastAsia="Times New Roman" w:hAnsi="Times New Roman" w:cs="David"/>
          <w:sz w:val="24"/>
          <w:szCs w:val="24"/>
          <w:rtl/>
          <w:lang w:eastAsia="he-IL"/>
        </w:rPr>
        <w:t xml:space="preserve">כניות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01E02BC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כדי למלא משימות אלו יבקר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באתר הבניה ובמפעל הטרומי באופן תדיר ו/או לפי הזמנת המנהל או המפקח ולפחות בכל אחד מהשלבים הבאים: </w:t>
      </w:r>
    </w:p>
    <w:p w14:paraId="0FFC8E32"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קירות דיפון ויסודות.</w:t>
      </w:r>
    </w:p>
    <w:p w14:paraId="66E7D547"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ביצוע רצפת המרתף.</w:t>
      </w:r>
    </w:p>
    <w:p w14:paraId="66EDEFB7"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רמפת וקירות המרתף.</w:t>
      </w:r>
    </w:p>
    <w:p w14:paraId="5112210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תקרות המרתף.</w:t>
      </w:r>
    </w:p>
    <w:p w14:paraId="3F8A432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אלמנטים אחרים אשר לדעת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 חשיבות לבקרם בעת הביצוע. </w:t>
      </w:r>
    </w:p>
    <w:p w14:paraId="363E92FF"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בישיבות תאום תקופתיות.</w:t>
      </w:r>
    </w:p>
    <w:p w14:paraId="199A0F17"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בעת יצור במפעל הטרומי.</w:t>
      </w:r>
    </w:p>
    <w:p w14:paraId="46419FA6"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בתקופת הבדק.</w:t>
      </w:r>
    </w:p>
    <w:p w14:paraId="5E96894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501D712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לאחר כל ביקור באתר או במפעל היצרן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הצהרה, בנוסח נספח ט', כי בדק את בי</w:t>
      </w:r>
      <w:r w:rsidR="00044544">
        <w:rPr>
          <w:rFonts w:ascii="Times New Roman" w:eastAsia="Times New Roman" w:hAnsi="Times New Roman" w:cs="David"/>
          <w:sz w:val="24"/>
          <w:szCs w:val="24"/>
          <w:rtl/>
          <w:lang w:eastAsia="he-IL"/>
        </w:rPr>
        <w:t>צוע העבודות, מצא אותן תואמות לת</w:t>
      </w:r>
      <w:r w:rsidRPr="00C521D8">
        <w:rPr>
          <w:rFonts w:ascii="Times New Roman" w:eastAsia="Times New Roman" w:hAnsi="Times New Roman" w:cs="David"/>
          <w:sz w:val="24"/>
          <w:szCs w:val="24"/>
          <w:rtl/>
          <w:lang w:eastAsia="he-IL"/>
        </w:rPr>
        <w:t xml:space="preserve">כניותיו ולתקנים מחייבים וכי בוצעו לשביעות רצונו.  </w:t>
      </w:r>
    </w:p>
    <w:p w14:paraId="148B2237" w14:textId="77777777" w:rsidR="00C521D8" w:rsidRPr="00C521D8" w:rsidRDefault="00C521D8" w:rsidP="00C521D8">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ללא דו"חות והצהרה אלה לא תשולם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יתרת שכרו עבור פיקוח עליון.</w:t>
      </w:r>
    </w:p>
    <w:p w14:paraId="38AC562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יעוץ למזמין בדבר אחזקת הפרויקט. </w:t>
      </w:r>
    </w:p>
    <w:p w14:paraId="4672A6AF"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אופציה לבחירת המזמין</w:t>
      </w:r>
      <w:r w:rsidRPr="00C521D8">
        <w:rPr>
          <w:rFonts w:ascii="Times New Roman" w:eastAsia="Times New Roman" w:hAnsi="Times New Roman" w:cs="David"/>
          <w:sz w:val="24"/>
          <w:szCs w:val="24"/>
          <w:rtl/>
          <w:lang w:eastAsia="he-IL"/>
        </w:rPr>
        <w:t>:</w:t>
      </w:r>
    </w:p>
    <w:p w14:paraId="3771531A"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במקרה בו יחליט המזמין להוציא מכרזים לבצוע העבודות ללא תכנון מפורט ולהטיל את התכנון המפורט על הקבלן - 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118DE9E2"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הקבלנים יהיו רשאים להציע פתרונות אדריכליים וקונסטרוקטיביים, ופתרונות אטום ובדוד שונים מהפתרונות שהוצעו ע"י מתכנני המזמין.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הבצוע. לצורך כ</w:t>
      </w:r>
      <w:r w:rsidR="00044544">
        <w:rPr>
          <w:rFonts w:ascii="Times New Roman" w:eastAsia="Times New Roman" w:hAnsi="Times New Roman" w:cs="David"/>
          <w:sz w:val="24"/>
          <w:szCs w:val="24"/>
          <w:rtl/>
          <w:lang w:eastAsia="he-IL"/>
        </w:rPr>
        <w:t>ך ישתתף ה</w:t>
      </w:r>
      <w:r w:rsidR="003125BE">
        <w:rPr>
          <w:rFonts w:ascii="Times New Roman" w:eastAsia="Times New Roman" w:hAnsi="Times New Roman" w:cs="David"/>
          <w:sz w:val="24"/>
          <w:szCs w:val="24"/>
          <w:rtl/>
          <w:lang w:eastAsia="he-IL"/>
        </w:rPr>
        <w:t>יועץ</w:t>
      </w:r>
      <w:r w:rsidR="00044544">
        <w:rPr>
          <w:rFonts w:ascii="Times New Roman" w:eastAsia="Times New Roman" w:hAnsi="Times New Roman" w:cs="David"/>
          <w:sz w:val="24"/>
          <w:szCs w:val="24"/>
          <w:rtl/>
          <w:lang w:eastAsia="he-IL"/>
        </w:rPr>
        <w:t xml:space="preserve"> בפגישות, יבדוק ת</w:t>
      </w:r>
      <w:r w:rsidRPr="00C521D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שורם ו/או את הערותיו לתכנון המוצע, ויבצע פקוח עליון.   </w:t>
      </w:r>
    </w:p>
    <w:p w14:paraId="0C5249FD"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מתחייב לשמור על דיסקט ואורגינלי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ם של התוכניות עד לאחר סיום הביצוע </w:t>
      </w:r>
      <w:r w:rsidRPr="00C521D8">
        <w:rPr>
          <w:rFonts w:ascii="Times New Roman" w:eastAsia="Times New Roman" w:hAnsi="Times New Roman" w:cs="David"/>
          <w:sz w:val="24"/>
          <w:szCs w:val="24"/>
          <w:rtl/>
          <w:lang w:eastAsia="he-IL"/>
        </w:rPr>
        <w:tab/>
        <w:t>בשטח של העבודות נשוא התכנון, כך שניתן יהיה לבצע מהם העתקות, צילומים וכו' וכן ניתן יהיה לבצע בהם תיקונים ושינויים.</w:t>
      </w:r>
    </w:p>
    <w:p w14:paraId="4BED1BF1"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נציג המזמין רשאי להזמין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6255CCC2" w14:textId="77777777" w:rsidR="00C521D8" w:rsidRPr="00C521D8" w:rsidRDefault="00C521D8" w:rsidP="00C521D8">
      <w:pPr>
        <w:widowControl w:val="0"/>
        <w:spacing w:before="120" w:beforeAutospacing="0" w:after="60" w:afterAutospacing="0" w:line="240" w:lineRule="auto"/>
        <w:ind w:right="-540"/>
        <w:jc w:val="both"/>
        <w:rPr>
          <w:rFonts w:ascii="Times New Roman" w:eastAsia="Times New Roman" w:hAnsi="Times New Roman" w:cs="David"/>
          <w:sz w:val="24"/>
          <w:szCs w:val="24"/>
          <w:rtl/>
          <w:lang w:eastAsia="he-IL"/>
        </w:rPr>
      </w:pPr>
    </w:p>
    <w:p w14:paraId="109D1103"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74A24E18"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19ADCCB"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D1504C6" w14:textId="77777777" w:rsidR="00C650A2" w:rsidRDefault="00C650A2"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A652681"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lastRenderedPageBreak/>
        <w:t xml:space="preserve">נספח </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ג</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w:t>
      </w:r>
    </w:p>
    <w:p w14:paraId="0582DF0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B30A4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לוח זמנים ושלבי עבודה</w:t>
      </w:r>
    </w:p>
    <w:p w14:paraId="579E0D80"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78BAD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3A3E387"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C521D8">
        <w:rPr>
          <w:rFonts w:ascii="Times New Roman" w:eastAsia="Times New Roman" w:hAnsi="Times New Roman" w:cs="David"/>
          <w:sz w:val="24"/>
          <w:szCs w:val="24"/>
          <w:lang w:eastAsia="he-IL"/>
        </w:rPr>
        <w:t>–</w:t>
      </w:r>
      <w:r w:rsidRPr="00C521D8">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215C98B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5AB8A8"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היועץ וצוותו יעסקו בפרויקט לפי הצורך וללא הגבלת זמן.</w:t>
      </w:r>
    </w:p>
    <w:p w14:paraId="4B6AF69F"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8419AF"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23DA4C4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AE1E3C"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1ACAABB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2AE6C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44E4ECFC"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br w:type="page"/>
      </w:r>
      <w:r w:rsidRPr="00C521D8">
        <w:rPr>
          <w:rFonts w:ascii="Times New Roman" w:eastAsia="Times New Roman" w:hAnsi="Times New Roman" w:cs="David"/>
          <w:b/>
          <w:bCs/>
          <w:sz w:val="24"/>
          <w:szCs w:val="24"/>
          <w:u w:val="single"/>
          <w:rtl/>
          <w:lang w:eastAsia="he-IL"/>
        </w:rPr>
        <w:lastRenderedPageBreak/>
        <w:t xml:space="preserve">נספח </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ד</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1D64677A"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2FE26453"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B2F960D"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0B9C38A8"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033646E6"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544A8C11" w14:textId="77777777" w:rsidR="00646B25" w:rsidRDefault="00646B25"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4AEC4FF4" w14:textId="77777777" w:rsidR="00C521D8" w:rsidRPr="00C521D8" w:rsidRDefault="00C521D8"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66C42412"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sidR="00044544">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0DA8BDFA"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1D8CE7D4"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sidR="00044544">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sidR="00044544">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41A678D9"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2A76E597" w14:textId="77777777" w:rsidR="00044544" w:rsidRPr="00B27B4C" w:rsidRDefault="00044544" w:rsidP="00044544">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C521D8" w:rsidRPr="00C521D8">
        <w:rPr>
          <w:rFonts w:ascii="Times New Roman" w:eastAsia="Times New Roman" w:hAnsi="Times New Roman" w:cs="David"/>
          <w:sz w:val="24"/>
          <w:szCs w:val="24"/>
          <w:rtl/>
          <w:lang w:eastAsia="he-IL"/>
        </w:rPr>
        <w:t>.</w:t>
      </w:r>
      <w:r w:rsidR="00C521D8"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3BD742EEBFB46C399B68E84395D6D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D5F77E8FA94F8AAFFFE0937E4DC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0513C3E00F340A18C145490FFDBAD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F691FADA8D1E40639614E66253FAC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2E5293A5" w14:textId="77777777" w:rsidR="00C521D8" w:rsidRPr="00C521D8" w:rsidRDefault="00C521D8" w:rsidP="000445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0F6E6DA"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0B02FEBB"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0CF314FE"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64790B92"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12BDBBD4"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13DB7B0D"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660C5CB0"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34CCA45"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3F875FC"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DD311E0"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5619A3E"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66E42A"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24BD61B"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261A227"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6966B90"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3A95266" w14:textId="77777777" w:rsidR="00C650A2" w:rsidRDefault="00C650A2"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1CAD9C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lastRenderedPageBreak/>
        <w:t xml:space="preserve">נספח </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ה</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3E11DFD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EC5238E" w14:textId="77777777" w:rsidR="00C521D8" w:rsidRPr="00C521D8" w:rsidRDefault="00C521D8"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 xml:space="preserve">תשלומי שכר </w:t>
      </w:r>
      <w:r w:rsidR="00FE4EE8">
        <w:rPr>
          <w:rFonts w:ascii="Times New Roman" w:eastAsia="Times New Roman" w:hAnsi="Times New Roman" w:cs="David" w:hint="cs"/>
          <w:b/>
          <w:bCs/>
          <w:sz w:val="24"/>
          <w:szCs w:val="24"/>
          <w:u w:val="single"/>
          <w:rtl/>
          <w:lang w:eastAsia="he-IL"/>
        </w:rPr>
        <w:t>היועץ</w:t>
      </w:r>
    </w:p>
    <w:p w14:paraId="7BF1E05D"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9395191"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 </w:t>
      </w:r>
    </w:p>
    <w:p w14:paraId="76FACBDD"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***מבנה ראשוני***</w:t>
      </w:r>
    </w:p>
    <w:p w14:paraId="0E6BD33A"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20%</w:t>
      </w:r>
    </w:p>
    <w:p w14:paraId="599307F3"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78A4D1BC"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 xml:space="preserve">היתרי בניה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20%</w:t>
      </w:r>
    </w:p>
    <w:p w14:paraId="660F1F0B"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לאחר גמר התכנון המפורט והמכרזים, ואישור עבודות שלב זה</w:t>
      </w:r>
    </w:p>
    <w:p w14:paraId="6D26CBAD"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40%</w:t>
      </w:r>
    </w:p>
    <w:p w14:paraId="04608E28"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במהלך ביצוע הפיקוח העליון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15%</w:t>
      </w:r>
    </w:p>
    <w:p w14:paraId="073A5400"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63B531B4"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3940BEF3"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והמזמין, וקבלת אישור אכלוס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3%</w:t>
      </w:r>
    </w:p>
    <w:p w14:paraId="03EA5416"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לאחר גמר הפקוח העליון, ת</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קוני הבדק וקבלת תעודת גמר </w:t>
      </w:r>
    </w:p>
    <w:p w14:paraId="4FA8815F"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0E77E7E4"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מחייבים ולשביעות רצונו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w:t>
      </w:r>
    </w:p>
    <w:p w14:paraId="2907C928"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***מבנה חוזר***</w:t>
      </w:r>
    </w:p>
    <w:p w14:paraId="2ABCC745"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לאחר אישור הבקשות להיתרי בניה והוצאת היתר</w:t>
      </w:r>
      <w:r w:rsidRPr="00C521D8">
        <w:rPr>
          <w:rFonts w:ascii="Times New Roman" w:eastAsia="Times New Roman" w:hAnsi="Times New Roman" w:cs="David"/>
          <w:sz w:val="24"/>
          <w:szCs w:val="24"/>
          <w:rtl/>
          <w:lang w:eastAsia="he-IL"/>
        </w:rPr>
        <w:tab/>
        <w:t xml:space="preserve">בניה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27355D56"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במהלך ביצוע הפיקוח העליון</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45%</w:t>
      </w:r>
    </w:p>
    <w:p w14:paraId="454A79B8"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לאחר גמר ביצוע העבודות ע"י המזמין, ולאחר בדיקת </w:t>
      </w:r>
    </w:p>
    <w:p w14:paraId="552C5AA3"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החשבונות הסופיים בגין 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219E1468"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והמזמין וקבלת אישור אכלוס</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4881908E"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לאחר גמר הפיקוח העליון, תיקוני הבדק וקבלת תעודת גמר </w:t>
      </w:r>
    </w:p>
    <w:p w14:paraId="2D9368F6"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0B2E62E3" w14:textId="77777777" w:rsidR="00C521D8" w:rsidRPr="00C521D8" w:rsidRDefault="008B6F16"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המחייבים ולשביעות רצונו </w:t>
      </w:r>
      <w:r w:rsidR="00044544">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5%</w:t>
      </w:r>
    </w:p>
    <w:p w14:paraId="0D9456D0"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ED333D2"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למרות האמור בסעיף 1 לעיל רשאי המזמין לשלם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5777B2FD"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יגיש חשבון לא יותר מאשר פעם בחודש.</w:t>
      </w:r>
    </w:p>
    <w:p w14:paraId="261A7A7D"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המזמין ישלם את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60 יום מתאריך אישור החשבון ע"י המנהל.</w:t>
      </w:r>
    </w:p>
    <w:p w14:paraId="60D9DA6F"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09DCA0A"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605CA2D2"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5CDF2D2D"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8D4FDD9"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E1B5A41"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A624329"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6B743AD"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FAC1E22" w14:textId="77777777" w:rsidR="00507406" w:rsidRPr="00672C76" w:rsidRDefault="00507406" w:rsidP="0050740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90CF9D6" w14:textId="77777777" w:rsidR="00507406" w:rsidRPr="00B27B4C" w:rsidRDefault="00507406" w:rsidP="0050740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5782D589B844E7E8C1CE05938973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1D94768"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527069BEAAE9411CB8B3AE5FE34B04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7953142" w14:textId="77777777" w:rsidR="00507406" w:rsidRPr="00B27B4C" w:rsidRDefault="00830733"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5" w:author="Kook Sec" w:date="2022-05-12T14:38:00Z">
            <w:r>
              <w:rPr>
                <w:rFonts w:ascii="Times New Roman" w:eastAsia="Times New Roman" w:hAnsi="Times New Roman" w:cs="David"/>
                <w:color w:val="008000"/>
                <w:sz w:val="24"/>
                <w:szCs w:val="24"/>
                <w:rtl/>
                <w:lang w:eastAsia="he-IL"/>
              </w:rPr>
              <w:b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513313148</w:t>
            </w:r>
            <w:r>
              <w:rPr>
                <w:rFonts w:ascii="Times New Roman" w:eastAsia="Times New Roman" w:hAnsi="Times New Roman" w:cs="David"/>
                <w:color w:val="008000"/>
                <w:sz w:val="24"/>
                <w:szCs w:val="24"/>
                <w:rtl/>
                <w:lang w:eastAsia="he-IL"/>
              </w:rPr>
              <w:br/>
            </w:r>
          </w:ins>
        </w:p>
      </w:sdtContent>
    </w:sdt>
    <w:p w14:paraId="518F6799"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5864262"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AAD6F5D"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A95FA62" w14:textId="77777777" w:rsidR="00507406" w:rsidRPr="00B27B4C" w:rsidRDefault="00507406" w:rsidP="0050740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6B352E7"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801E77"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175BB9F0EAE44C19ADC6D078151592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 w:author="Kook Sec" w:date="2022-05-12T14:40:00Z">
            <w:r w:rsidR="00830733">
              <w:rPr>
                <w:rFonts w:ascii="Times New Roman" w:eastAsia="Times New Roman" w:hAnsi="Times New Roman" w:cs="David"/>
                <w:color w:val="008000"/>
                <w:sz w:val="24"/>
                <w:szCs w:val="24"/>
                <w:rtl/>
                <w:lang w:eastAsia="he-IL"/>
              </w:rPr>
              <w:t>זאן ברקוביץ מהנדסים ויועצים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16F3F828A4E109CAEB56E6FE84E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22-05-12T14:40:00Z">
            <w:r w:rsidR="00830733">
              <w:rPr>
                <w:rFonts w:ascii="Times New Roman" w:eastAsia="Times New Roman" w:hAnsi="Times New Roman" w:cs="David"/>
                <w:color w:val="008000"/>
                <w:sz w:val="24"/>
                <w:szCs w:val="24"/>
                <w:rtl/>
                <w:lang w:eastAsia="he-IL"/>
              </w:rPr>
              <w:t>זאן ברקוביץ מהנדסים ויועצים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A2EBF8E2644249F08CC9127B692FC0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Kook Sec" w:date="2022-05-12T14:40:00Z">
            <w:r w:rsidR="00830733">
              <w:rPr>
                <w:rFonts w:ascii="Times New Roman" w:eastAsia="Times New Roman" w:hAnsi="Times New Roman" w:cs="David"/>
                <w:color w:val="008000"/>
                <w:sz w:val="24"/>
                <w:szCs w:val="24"/>
                <w:rtl/>
                <w:lang w:eastAsia="he-IL"/>
              </w:rPr>
              <w:t>זאן ברקוביץ מהנדסים ויועצים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61D9E0F"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94595B1"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C18C38CA6FF941D98CC3DCA9797EB7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2-05-12T14:40:00Z">
            <w:r w:rsidR="00830733">
              <w:rPr>
                <w:rFonts w:ascii="Times New Roman" w:eastAsia="Times New Roman" w:hAnsi="Times New Roman" w:cs="David"/>
                <w:color w:val="008000"/>
                <w:sz w:val="24"/>
                <w:szCs w:val="24"/>
                <w:rtl/>
                <w:lang w:eastAsia="he-IL"/>
              </w:rPr>
              <w:t>זאן ברקוביץ מהנדסים ויועצים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A8BB4F922093448FB946BDF63AFD6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איטום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25BD8A9CC14424784A30A67817C4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0" w:author="Kook Sec" w:date="2022-05-12T14:34:00Z">
            <w:r w:rsidR="00830733">
              <w:rPr>
                <w:rFonts w:ascii="Times New Roman" w:eastAsia="Times New Roman" w:hAnsi="Times New Roman" w:cs="David" w:hint="cs"/>
                <w:bCs/>
                <w:color w:val="008000"/>
                <w:sz w:val="24"/>
                <w:szCs w:val="24"/>
                <w:rtl/>
                <w:lang w:eastAsia="he-IL"/>
              </w:rPr>
              <w:t>א.מ ישראל מגורים פיתוח בע"מ</w:t>
            </w:r>
          </w:ins>
        </w:sdtContent>
      </w:sdt>
      <w:r w:rsidRPr="00B27B4C">
        <w:rPr>
          <w:rFonts w:ascii="Times New Roman" w:eastAsia="Times New Roman" w:hAnsi="Times New Roman" w:cs="David" w:hint="cs"/>
          <w:color w:val="008000"/>
          <w:sz w:val="24"/>
          <w:szCs w:val="24"/>
          <w:rtl/>
          <w:lang w:eastAsia="he-IL"/>
        </w:rPr>
        <w:t>.</w:t>
      </w:r>
    </w:p>
    <w:p w14:paraId="2D8C850A"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2D88D07"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A6B87907FF949148E16C9F2DD6DB8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Kook Sec" w:date="2022-05-12T14:40:00Z">
            <w:r w:rsidR="00830733">
              <w:rPr>
                <w:rFonts w:ascii="Times New Roman" w:eastAsia="Times New Roman" w:hAnsi="Times New Roman" w:cs="David"/>
                <w:color w:val="008000"/>
                <w:sz w:val="24"/>
                <w:szCs w:val="24"/>
                <w:rtl/>
                <w:lang w:eastAsia="he-IL"/>
              </w:rPr>
              <w:t>זאן ברקוביץ מהנדסים ויועצים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8A70874"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AFC2BD9" w14:textId="77777777" w:rsidR="00507406" w:rsidRPr="00B27B4C" w:rsidRDefault="00507406" w:rsidP="0050740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2A016A5BA2A40BF8C697BFEE7587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 w:author="Kook Sec" w:date="2022-05-12T14:40:00Z">
            <w:r w:rsidR="00830733">
              <w:rPr>
                <w:rFonts w:ascii="Times New Roman" w:eastAsia="Times New Roman" w:hAnsi="Times New Roman" w:cs="David"/>
                <w:color w:val="008000"/>
                <w:sz w:val="24"/>
                <w:szCs w:val="24"/>
                <w:rtl/>
                <w:lang w:eastAsia="he-IL"/>
              </w:rPr>
              <w:t>זאן ברקוביץ מהנדסים ויועצים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72B0F47"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9F602C3"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DD4E93A"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042F9B"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7A34FD5"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F3A8867"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38FB214"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AFA13A"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EC9007D" w14:textId="77777777" w:rsidR="00507406" w:rsidRPr="00435A20" w:rsidRDefault="00507406" w:rsidP="0050740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024B41E"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B1ED4A3"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598288406"/>
          <w:placeholder>
            <w:docPart w:val="E5944D47EEA34CA2BCC9ED4357FF2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3" w:author="Kook Sec" w:date="2022-05-12T14:40:00Z">
            <w:r w:rsidR="00830733">
              <w:rPr>
                <w:rFonts w:ascii="Times New Roman" w:eastAsia="Times New Roman" w:hAnsi="Times New Roman" w:cs="David"/>
                <w:color w:val="008000"/>
                <w:sz w:val="24"/>
                <w:szCs w:val="24"/>
                <w:rtl/>
                <w:lang w:eastAsia="he-IL"/>
              </w:rPr>
              <w:t>זאן ברקוביץ מהנדסים ויועצים בע"מ</w:t>
            </w:r>
          </w:ins>
        </w:sdtContent>
      </w:sdt>
    </w:p>
    <w:p w14:paraId="68D06713" w14:textId="77777777" w:rsidR="00507406"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E0F3978"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שם:____________</w:t>
      </w:r>
    </w:p>
    <w:p w14:paraId="491C63D8"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12F3899"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B9B2B55" w14:textId="77777777" w:rsidR="00507406" w:rsidRPr="00B27B4C" w:rsidRDefault="00507406" w:rsidP="0050740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ADA4F58" w14:textId="77777777" w:rsidR="00C521D8" w:rsidRPr="00507406" w:rsidRDefault="00C521D8"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22B95C"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32DE8D2"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349976F" w14:textId="77777777" w:rsidR="001D0C05" w:rsidRPr="00232692" w:rsidRDefault="001D0C05" w:rsidP="001D0C0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9433A51" w14:textId="77777777" w:rsidR="001D0C05" w:rsidRPr="0009511C" w:rsidRDefault="001D0C05" w:rsidP="001D0C05">
      <w:pPr>
        <w:widowControl w:val="0"/>
        <w:spacing w:before="0" w:beforeAutospacing="0" w:after="0" w:afterAutospacing="0" w:line="240" w:lineRule="auto"/>
        <w:jc w:val="center"/>
        <w:rPr>
          <w:rFonts w:ascii="David" w:eastAsia="Times New Roman" w:hAnsi="David" w:cs="David"/>
          <w:sz w:val="24"/>
          <w:szCs w:val="24"/>
          <w:lang w:eastAsia="he-IL"/>
        </w:rPr>
      </w:pPr>
    </w:p>
    <w:p w14:paraId="132109B9" w14:textId="77777777" w:rsidR="001D0C05" w:rsidRPr="002419E5" w:rsidRDefault="001D0C05" w:rsidP="001D0C0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757EBEF1" w14:textId="77777777" w:rsidR="001D0C05" w:rsidRPr="0009511C" w:rsidRDefault="001D0C05" w:rsidP="001D0C0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A70215C"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5ABC78FF"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0B7ABFC8"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F1C19C5"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4158AA8"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975450A"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2E69422"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02CDADCD"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79155F5"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D9B7299"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F8812DA"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24802AC" w14:textId="77777777" w:rsidR="001D0C05" w:rsidRDefault="001D0C05" w:rsidP="001D0C05">
      <w:pPr>
        <w:widowControl w:val="0"/>
        <w:spacing w:before="0" w:beforeAutospacing="0" w:after="0" w:afterAutospacing="0" w:line="240" w:lineRule="auto"/>
        <w:jc w:val="center"/>
        <w:rPr>
          <w:rFonts w:ascii="David" w:eastAsia="Calibri" w:hAnsi="David" w:cs="David"/>
          <w:sz w:val="24"/>
          <w:szCs w:val="24"/>
          <w:rtl/>
        </w:rPr>
      </w:pPr>
      <w:r w:rsidRPr="0009511C">
        <w:rPr>
          <w:rFonts w:ascii="David" w:eastAsia="Calibri" w:hAnsi="David" w:cs="David" w:hint="cs"/>
          <w:sz w:val="24"/>
          <w:szCs w:val="24"/>
          <w:rtl/>
        </w:rPr>
        <w:t xml:space="preserve"> </w:t>
      </w:r>
      <w:r>
        <w:rPr>
          <w:rFonts w:ascii="David" w:eastAsia="Calibri" w:hAnsi="David" w:cs="David"/>
          <w:sz w:val="24"/>
          <w:szCs w:val="24"/>
          <w:rtl/>
        </w:rPr>
        <w:br w:type="page"/>
      </w:r>
    </w:p>
    <w:p w14:paraId="5F9B5347" w14:textId="77777777" w:rsidR="001D0C05" w:rsidRPr="002419E5" w:rsidRDefault="001D0C05" w:rsidP="001D0C0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4D6BFFB" w14:textId="77777777" w:rsidR="001D0C05" w:rsidRDefault="001D0C05" w:rsidP="001D0C0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1D8FDD52" w14:textId="77777777" w:rsidR="001D0C05" w:rsidRPr="00400B84" w:rsidRDefault="001D0C05" w:rsidP="001D0C0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1D0C05" w:rsidRPr="0009511C" w14:paraId="5860F6A3"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32A642A"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C515CC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1D0C05" w:rsidRPr="0009511C" w14:paraId="074CB472"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AE2BBD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1D0C05" w:rsidRPr="0009511C" w14:paraId="02FAB592"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4B339A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AB6A28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B85714E"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9587E8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1D0C05" w:rsidRPr="0009511C" w14:paraId="7964D1DD"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6714622D"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40744C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5E62409"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90171BF"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p w14:paraId="67756541"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DBA69A6"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373C286"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p w14:paraId="5AFA5184"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0160FB1"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tc>
      </w:tr>
      <w:tr w:rsidR="001D0C05" w:rsidRPr="0009511C" w14:paraId="2E2FDB60"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2BD3FFF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F0EE012"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8B707B9"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B047B5"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BBBC34"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r>
      <w:tr w:rsidR="001D0C05" w:rsidRPr="0009511C" w14:paraId="1F6CF861"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7CFFCC7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C53BBDB"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35ABD77" w14:textId="77777777" w:rsidR="001D0C05" w:rsidRPr="0009511C" w:rsidRDefault="001D0C05"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235047"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CB89A9"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r>
    </w:tbl>
    <w:p w14:paraId="32816EDD" w14:textId="77777777" w:rsidR="001D0C05" w:rsidRPr="0009511C" w:rsidRDefault="001D0C05" w:rsidP="001D0C0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1D0C05" w:rsidRPr="0009511C" w14:paraId="16728767"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A86F50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1D0C05" w:rsidRPr="0009511C" w14:paraId="30C916E0"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2C131F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8A5B4E2"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p w14:paraId="5818FCC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1A5F40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68F579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41FBAF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0541BF2"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5C11609"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7752AD"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BAB96E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1D0C05" w:rsidRPr="0009511C" w14:paraId="66DB7454"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D7F6C10"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C616FBE"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1087BE8"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D862962"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EEE4D9F"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724AF5E"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568847C"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5AF72FE"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r>
      <w:tr w:rsidR="001D0C05" w:rsidRPr="0009511C" w14:paraId="1CB4F910"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C0AB6AD"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20EBD8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A88A93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7D1B63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34958FD"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FE7D46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BCC3BE0"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521CCA7" w14:textId="77777777" w:rsidR="001D0C05" w:rsidRPr="0009511C" w:rsidRDefault="001D0C05"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1D0C05" w:rsidRPr="0009511C" w14:paraId="52487C2C"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5C39ED8"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CB1C1FA"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A6B50C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2080FDC"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A552BA8"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078C9D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4E3EFA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76ED75A" w14:textId="77777777" w:rsidR="001D0C05" w:rsidRPr="0009511C" w:rsidRDefault="001D0C05"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1D0C05" w:rsidRPr="0009511C" w14:paraId="62DAAE4C"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1D0941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9CD92E9"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E89F811"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DFE9517"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AAA894B"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B61D87D"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3BB0FD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A5CBD65" w14:textId="77777777" w:rsidR="001D0C05" w:rsidRPr="0009511C" w:rsidRDefault="001D0C05"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A5D74F2" w14:textId="77777777" w:rsidR="001D0C05" w:rsidRPr="0009511C" w:rsidRDefault="001D0C05" w:rsidP="001D0C0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66BD5F21"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E5C51DC"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1D0C05" w:rsidRPr="0009511C" w14:paraId="71135B9D"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9F758B9"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EAE8EE6" w14:textId="77777777" w:rsidR="001D0C05" w:rsidRPr="0009511C" w:rsidRDefault="001D0C05" w:rsidP="001D0C0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5364E25A"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9ACC094"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1D0C05" w:rsidRPr="0009511C" w14:paraId="73295F89"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04C88CF"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5431205"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4D6568" w:rsidRPr="0009511C" w14:paraId="1136C0F9"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916F80C" w14:textId="77777777" w:rsidR="004D6568" w:rsidRPr="0009511C" w:rsidRDefault="004D6568"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4D6568" w:rsidRPr="0009511C" w14:paraId="1B75D7E0"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C95D769" w14:textId="77777777" w:rsidR="004D6568" w:rsidRPr="0009511C" w:rsidRDefault="004D6568"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2E76240"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p w14:paraId="51B0FBBA" w14:textId="77777777" w:rsidR="001D0C05" w:rsidRPr="0009511C" w:rsidRDefault="001D0C05" w:rsidP="001D0C0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DB5FD8B" w14:textId="77777777" w:rsidR="004D6568" w:rsidRDefault="004D656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9CC7159" w14:textId="77777777" w:rsidR="00C521D8" w:rsidRPr="00C521D8" w:rsidRDefault="00C521D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"ח"</w:t>
      </w:r>
    </w:p>
    <w:p w14:paraId="5325317B"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רשימת התכניות והמסמכים שעל היועץ להנפיק</w:t>
      </w:r>
    </w:p>
    <w:p w14:paraId="54E826D5"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sz w:val="25"/>
          <w:szCs w:val="25"/>
          <w:rtl/>
        </w:rPr>
      </w:pPr>
      <w:r w:rsidRPr="00C521D8">
        <w:rPr>
          <w:rFonts w:ascii="Times New Roman" w:eastAsia="Times New Roman" w:hAnsi="Times New Roman" w:cs="David"/>
          <w:sz w:val="25"/>
          <w:szCs w:val="25"/>
          <w:rtl/>
        </w:rPr>
        <w:t>מסמך זה מהווה השלמה לנספח ב' ואינו גורע ממנו</w:t>
      </w:r>
    </w:p>
    <w:p w14:paraId="6926897A" w14:textId="77777777" w:rsidR="00C521D8" w:rsidRPr="00C521D8" w:rsidRDefault="00C521D8" w:rsidP="00C521D8">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0674EDD5"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4ED4B60E"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C521D8" w:rsidRPr="00C521D8">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51592155"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תפרים אנכיים ואופקיים, מרתפים, חלקי מבנ</w:t>
      </w:r>
      <w:r w:rsidR="00507406">
        <w:rPr>
          <w:rFonts w:ascii="Times New Roman" w:eastAsia="Times New Roman" w:hAnsi="Times New Roman" w:cs="David"/>
          <w:sz w:val="24"/>
          <w:szCs w:val="24"/>
          <w:rtl/>
          <w:lang w:eastAsia="he-IL"/>
        </w:rPr>
        <w:t>ה תת קרקעיים, בורות, תחתית פירי</w:t>
      </w:r>
      <w:r w:rsidR="00507406">
        <w:rPr>
          <w:rFonts w:ascii="Times New Roman" w:eastAsia="Times New Roman" w:hAnsi="Times New Roman" w:cs="David" w:hint="cs"/>
          <w:sz w:val="24"/>
          <w:szCs w:val="24"/>
          <w:rtl/>
          <w:lang w:eastAsia="he-IL"/>
        </w:rPr>
        <w:t xml:space="preserve">י </w:t>
      </w:r>
      <w:r w:rsidRPr="00C521D8">
        <w:rPr>
          <w:rFonts w:ascii="Times New Roman" w:eastAsia="Times New Roman" w:hAnsi="Times New Roman" w:cs="David"/>
          <w:sz w:val="24"/>
          <w:szCs w:val="24"/>
          <w:rtl/>
          <w:lang w:eastAsia="he-IL"/>
        </w:rPr>
        <w:t>מעליות, רמפות, מדרגות, קירות תומכים, אדניות, חדרי אשפה, מאגרי מים, חדרי אמבטיה ושירותים, מסתורי כביסה, מרפסות, מטבחים, מעברי צנרת בין קומות</w:t>
      </w:r>
      <w:r w:rsidRPr="00C521D8">
        <w:rPr>
          <w:rFonts w:ascii="Times New Roman" w:eastAsia="Times New Roman" w:hAnsi="Times New Roman" w:cs="David" w:hint="cs"/>
          <w:sz w:val="24"/>
          <w:szCs w:val="24"/>
          <w:rtl/>
          <w:lang w:eastAsia="he-IL"/>
        </w:rPr>
        <w:t>/ מעברים אופקיים,</w:t>
      </w:r>
      <w:r w:rsidRPr="00C521D8">
        <w:rPr>
          <w:rFonts w:ascii="Times New Roman" w:eastAsia="Times New Roman" w:hAnsi="Times New Roman" w:cs="David"/>
          <w:sz w:val="24"/>
          <w:szCs w:val="24"/>
          <w:rtl/>
          <w:lang w:eastAsia="he-IL"/>
        </w:rPr>
        <w:t xml:space="preserve"> ארונות מים קומתיים, אלמנט</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מים בפ</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תוח, פרטי איטום אלמנטים טרומיים ו/או מתועשים, פרטי מרזבים וזרבוביות.</w:t>
      </w:r>
    </w:p>
    <w:p w14:paraId="6360A972"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מפרטים טכניים ליישום פרטי האיטום.</w:t>
      </w:r>
    </w:p>
    <w:p w14:paraId="0E516604"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63C354A2"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C521D8" w:rsidRPr="00C521D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5792B8FF"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C521D8" w:rsidRPr="00C521D8">
        <w:rPr>
          <w:rFonts w:ascii="Times New Roman" w:eastAsia="Times New Roman" w:hAnsi="Times New Roman" w:cs="David"/>
          <w:sz w:val="24"/>
          <w:szCs w:val="24"/>
          <w:rtl/>
          <w:lang w:eastAsia="he-IL"/>
        </w:rPr>
        <w:t>כניות כולל תאריך ומספר מהדורה - לפחות פעם בחודש.</w:t>
      </w:r>
    </w:p>
    <w:p w14:paraId="32CFE8ED"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7.</w:t>
      </w:r>
      <w:r w:rsidRPr="00C521D8">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6D27A137"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C521D8" w:rsidRPr="00C521D8">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C521D8" w:rsidRPr="00C521D8">
        <w:rPr>
          <w:rFonts w:ascii="Times New Roman" w:eastAsia="Times New Roman" w:hAnsi="Times New Roman" w:cs="David"/>
          <w:sz w:val="24"/>
          <w:szCs w:val="24"/>
          <w:rtl/>
          <w:lang w:eastAsia="he-IL"/>
        </w:rPr>
        <w:t>כניות ביצוע לבניינים ולעבודות פיתוח סביבתי".</w:t>
      </w:r>
    </w:p>
    <w:p w14:paraId="2460A202" w14:textId="77777777" w:rsidR="00C521D8" w:rsidRPr="00C521D8" w:rsidRDefault="00C521D8" w:rsidP="00AA1573">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כל המסמכים והתוכניות יערכו בשפה העברית.  </w:t>
      </w:r>
    </w:p>
    <w:p w14:paraId="2A33F747"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A21C6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27C148"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2EAD4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BACA5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F08EE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A7B320"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8F9FB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EF78E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FD7FE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204F74" w14:textId="77777777" w:rsidR="001D0C05" w:rsidRDefault="001D0C05"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F94F81F" w14:textId="77777777" w:rsidR="00507406" w:rsidRPr="00B27B4C" w:rsidRDefault="00507406"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70FF9513"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806F59D"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E093750"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9BE982"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59D3DA"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2131CD"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3807CFC" w14:textId="77777777" w:rsidR="00507406" w:rsidRPr="00B27B4C" w:rsidRDefault="00830733" w:rsidP="0050740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E9DB6AF9FD442DD8E7CAB110E04F1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4" w:author="Kook Sec" w:date="2022-05-12T14:38:00Z">
            <w:r>
              <w:rPr>
                <w:rFonts w:ascii="Times New Roman" w:eastAsia="Times New Roman" w:hAnsi="Times New Roman" w:cs="David" w:hint="cs"/>
                <w:color w:val="008000"/>
                <w:sz w:val="24"/>
                <w:szCs w:val="24"/>
                <w:rtl/>
                <w:lang w:eastAsia="he-IL"/>
              </w:rPr>
              <w:b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513313148</w:t>
            </w:r>
            <w:r>
              <w:rPr>
                <w:rFonts w:ascii="Times New Roman" w:eastAsia="Times New Roman" w:hAnsi="Times New Roman" w:cs="David" w:hint="cs"/>
                <w:color w:val="008000"/>
                <w:sz w:val="24"/>
                <w:szCs w:val="24"/>
                <w:rtl/>
                <w:lang w:eastAsia="he-IL"/>
              </w:rPr>
              <w:br/>
            </w:r>
          </w:ins>
        </w:sdtContent>
      </w:sdt>
      <w:r w:rsidR="00507406" w:rsidRPr="00B27B4C">
        <w:rPr>
          <w:rFonts w:ascii="Times New Roman" w:eastAsia="Times New Roman" w:hAnsi="Times New Roman" w:cs="David" w:hint="cs"/>
          <w:color w:val="008000"/>
          <w:sz w:val="24"/>
          <w:szCs w:val="24"/>
          <w:rtl/>
          <w:lang w:eastAsia="he-IL"/>
        </w:rPr>
        <w:br/>
      </w:r>
      <w:r w:rsidR="00507406" w:rsidRPr="00B27B4C">
        <w:rPr>
          <w:rFonts w:ascii="Times New Roman" w:eastAsia="Times New Roman" w:hAnsi="Times New Roman" w:cs="David" w:hint="cs"/>
          <w:sz w:val="24"/>
          <w:szCs w:val="24"/>
          <w:rtl/>
          <w:lang w:eastAsia="he-IL"/>
        </w:rPr>
        <w:t>(</w:t>
      </w:r>
      <w:r w:rsidR="00507406" w:rsidRPr="009E0EE6">
        <w:rPr>
          <w:rFonts w:ascii="Times New Roman" w:eastAsia="Times New Roman" w:hAnsi="Times New Roman" w:cs="David" w:hint="cs"/>
          <w:sz w:val="24"/>
          <w:szCs w:val="24"/>
          <w:rtl/>
          <w:lang w:eastAsia="he-IL"/>
        </w:rPr>
        <w:t>המזמין)</w:t>
      </w:r>
    </w:p>
    <w:p w14:paraId="13479E86"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993F64"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B21A875"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5487523"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7C27105" w14:textId="77777777" w:rsidR="00507406" w:rsidRPr="00B27B4C" w:rsidRDefault="00507406" w:rsidP="0050740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8405EBD31E64D40958273154F7D4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 w:author="Kook Sec" w:date="2022-05-12T14:40:00Z">
            <w:r w:rsidR="00830733">
              <w:rPr>
                <w:rFonts w:ascii="Times New Roman" w:eastAsia="Times New Roman" w:hAnsi="Times New Roman" w:cs="David"/>
                <w:color w:val="008000"/>
                <w:sz w:val="24"/>
                <w:szCs w:val="24"/>
                <w:rtl/>
                <w:lang w:eastAsia="he-IL"/>
              </w:rPr>
              <w:t>זאן ברקוביץ מהנדסים ויועצים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E714731EFE043169F6B2DB50AEAB6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6" w:author="Kook Sec" w:date="2022-05-12T14:34:00Z">
            <w:r w:rsidR="00830733">
              <w:rPr>
                <w:rFonts w:ascii="Times New Roman" w:eastAsia="Times New Roman" w:hAnsi="Times New Roman" w:cs="David"/>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24F9A452BC742D19EA92BF9CAAC84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7" w:author="Kook Sec" w:date="2022-05-12T14:38:00Z">
            <w:r w:rsidR="00830733">
              <w:rPr>
                <w:rFonts w:ascii="Times New Roman" w:eastAsia="Times New Roman" w:hAnsi="Times New Roman" w:cs="David" w:hint="cs"/>
                <w:color w:val="008000"/>
                <w:sz w:val="24"/>
                <w:szCs w:val="24"/>
                <w:rtl/>
              </w:rPr>
              <w:t>תכנון ופיקוח מערכות האיטום לפרויקט מגורים הכוללים 230 יח"ד ושטחי מסחר בני 9 קומות</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976943A"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5212C84"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B5ADAE"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D4AB14"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B3E0F4"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C9BD71" w14:textId="77777777" w:rsidR="00507406" w:rsidRDefault="00507406"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27578DC"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AA5D79"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D0C4B9" w14:textId="77777777" w:rsidR="00507406" w:rsidRPr="00B27B4C" w:rsidRDefault="00507406" w:rsidP="003D616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517B7EA" w14:textId="77777777" w:rsidR="00507406" w:rsidRPr="00B27B4C" w:rsidRDefault="00507406" w:rsidP="003D616C">
      <w:pPr>
        <w:widowControl w:val="0"/>
        <w:spacing w:before="0" w:beforeAutospacing="0" w:after="0" w:afterAutospacing="0" w:line="240" w:lineRule="auto"/>
        <w:jc w:val="right"/>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003D616C">
        <w:rPr>
          <w:rFonts w:ascii="Times New Roman" w:eastAsia="Times New Roman" w:hAnsi="Times New Roman" w:cs="David" w:hint="cs"/>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64467018"/>
          <w:placeholder>
            <w:docPart w:val="424481AEBE024135A26088DBA30CC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 w:author="Kook Sec" w:date="2022-05-12T14:40:00Z">
            <w:r w:rsidR="00830733">
              <w:rPr>
                <w:rFonts w:ascii="Times New Roman" w:eastAsia="Times New Roman" w:hAnsi="Times New Roman" w:cs="David"/>
                <w:color w:val="008000"/>
                <w:sz w:val="24"/>
                <w:szCs w:val="24"/>
                <w:rtl/>
                <w:lang w:eastAsia="he-IL"/>
              </w:rPr>
              <w:t>זאן ברקוביץ מהנדסים ויועצים בע"מ</w:t>
            </w:r>
          </w:ins>
        </w:sdtContent>
      </w:sdt>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9F74328"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DD82362"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7D235E1"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669B2F5" w14:textId="77777777" w:rsidR="00507406" w:rsidRPr="00B27B4C" w:rsidRDefault="00507406"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FE4EE8">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60034003" w14:textId="77777777" w:rsidR="00507406" w:rsidRPr="00B27B4C" w:rsidRDefault="00507406" w:rsidP="0050740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7BB993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2895C9CEBDE3482CA6FB6393D3A4FC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9" w:author="Kook Sec" w:date="2022-05-12T14:38:00Z">
            <w:r w:rsidR="00830733">
              <w:rPr>
                <w:rFonts w:ascii="Times New Roman" w:eastAsia="Times New Roman" w:hAnsi="Times New Roman" w:cs="David"/>
                <w:color w:val="00B0F0"/>
                <w:sz w:val="24"/>
                <w:szCs w:val="24"/>
                <w:rtl/>
                <w:lang w:eastAsia="he-IL"/>
              </w:rPr>
              <w:br/>
              <w:t>א.מ. ישראל מגורים פיתוח בע"מ</w:t>
            </w:r>
            <w:r w:rsidR="00830733">
              <w:rPr>
                <w:rFonts w:ascii="Times New Roman" w:eastAsia="Times New Roman" w:hAnsi="Times New Roman" w:cs="David"/>
                <w:color w:val="00B0F0"/>
                <w:sz w:val="24"/>
                <w:szCs w:val="24"/>
                <w:rtl/>
                <w:lang w:eastAsia="he-IL"/>
              </w:rPr>
              <w:br/>
              <w:t>יוני נתניהו 1 ג' אור יהודה</w:t>
            </w:r>
            <w:r w:rsidR="00830733">
              <w:rPr>
                <w:rFonts w:ascii="Times New Roman" w:eastAsia="Times New Roman" w:hAnsi="Times New Roman" w:cs="David"/>
                <w:color w:val="00B0F0"/>
                <w:sz w:val="24"/>
                <w:szCs w:val="24"/>
                <w:rtl/>
                <w:lang w:eastAsia="he-IL"/>
              </w:rPr>
              <w:br/>
              <w:t>513313148</w:t>
            </w:r>
            <w:r w:rsidR="00830733">
              <w:rPr>
                <w:rFonts w:ascii="Times New Roman" w:eastAsia="Times New Roman" w:hAnsi="Times New Roman" w:cs="David"/>
                <w:color w:val="00B0F0"/>
                <w:sz w:val="24"/>
                <w:szCs w:val="24"/>
                <w:rtl/>
                <w:lang w:eastAsia="he-IL"/>
              </w:rPr>
              <w:br/>
            </w:r>
          </w:ins>
        </w:sdtContent>
      </w:sdt>
    </w:p>
    <w:p w14:paraId="72F1C2E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CFBFF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0040D52"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7FCB2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17927C55C0744968016CF55DE031B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0" w:author="Kook Sec" w:date="2022-05-12T14:34:00Z">
            <w:r w:rsidR="00830733">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E05492C87D04FE6A102F4800158C2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FA21C4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92443C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485380"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4B8302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91C8CD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547FF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FBE9288"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0836C9"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F2A8C84"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5D997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7D456B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80ED1E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97E362"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CFB1DAA" w14:textId="77777777" w:rsidR="00507406" w:rsidRPr="00B27B4C" w:rsidRDefault="00507406" w:rsidP="0050740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8ADCE5D"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ED283D4"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D181EC7"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1618C10"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45240077"/>
          <w:placeholder>
            <w:docPart w:val="B4D2D97032B34DC695AA1E3321DDBAB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1" w:author="Kook Sec" w:date="2022-05-12T14:40:00Z">
            <w:r w:rsidR="00830733">
              <w:rPr>
                <w:rFonts w:ascii="Times New Roman" w:eastAsia="Times New Roman" w:hAnsi="Times New Roman" w:cs="David"/>
                <w:color w:val="008000"/>
                <w:sz w:val="24"/>
                <w:szCs w:val="24"/>
                <w:rtl/>
                <w:lang w:eastAsia="he-IL"/>
              </w:rPr>
              <w:t>זאן ברקוביץ מהנדסים ויועצים בע"מ</w:t>
            </w:r>
          </w:ins>
        </w:sdtContent>
      </w:sdt>
    </w:p>
    <w:p w14:paraId="76471E7F"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169E26D"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62045D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F24259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8C20B36" w14:textId="77777777" w:rsidR="00507406" w:rsidRPr="00B27B4C" w:rsidRDefault="00507406" w:rsidP="0050740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734E0CD" w14:textId="77777777" w:rsidR="00507406" w:rsidRPr="00B27B4C" w:rsidRDefault="00507406" w:rsidP="0050740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2A0C535" w14:textId="77777777" w:rsidR="00507406" w:rsidRPr="00B27B4C" w:rsidRDefault="00507406" w:rsidP="0050740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CBA4697" w14:textId="77777777" w:rsidR="00507406" w:rsidRPr="00B27B4C" w:rsidRDefault="00507406" w:rsidP="0050740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132DB82"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71BDD19"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72FDDDDF"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1035B365" w14:textId="77777777" w:rsidR="00507406" w:rsidRPr="00B27B4C" w:rsidRDefault="00507406" w:rsidP="00507406">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72FD512" w14:textId="77777777" w:rsidR="00507406" w:rsidRPr="00134C85" w:rsidRDefault="00507406" w:rsidP="00507406">
      <w:pPr>
        <w:rPr>
          <w:rFonts w:ascii="David" w:hAnsi="David" w:cs="David"/>
        </w:rPr>
      </w:pPr>
    </w:p>
    <w:p w14:paraId="010E1A44"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sectPr w:rsidR="00C521D8" w:rsidRPr="00C521D8"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3ABA09" w14:textId="77777777" w:rsidR="00830733" w:rsidRDefault="00830733" w:rsidP="00AF234B">
      <w:pPr>
        <w:spacing w:before="0" w:after="0" w:line="240" w:lineRule="auto"/>
      </w:pPr>
      <w:r>
        <w:separator/>
      </w:r>
    </w:p>
  </w:endnote>
  <w:endnote w:type="continuationSeparator" w:id="0">
    <w:p w14:paraId="18CEB71A" w14:textId="77777777" w:rsidR="00830733" w:rsidRDefault="00830733"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6E6FF7" w:rsidRPr="006E6FF7" w14:paraId="11E33A42" w14:textId="77777777" w:rsidTr="006E6FF7">
      <w:tc>
        <w:tcPr>
          <w:tcW w:w="810" w:type="dxa"/>
        </w:tcPr>
        <w:p w14:paraId="7C24AB80"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25D45905" w14:textId="77777777" w:rsidR="006E6FF7" w:rsidRPr="006E6FF7" w:rsidRDefault="00830733" w:rsidP="006E6FF7">
              <w:pPr>
                <w:tabs>
                  <w:tab w:val="center" w:pos="4153"/>
                  <w:tab w:val="right" w:pos="8306"/>
                </w:tabs>
                <w:spacing w:before="0" w:after="0" w:line="240" w:lineRule="auto"/>
                <w:rPr>
                  <w:rFonts w:ascii="David" w:hAnsi="David"/>
                  <w:color w:val="00B0F0"/>
                  <w:sz w:val="20"/>
                  <w:szCs w:val="20"/>
                  <w:rtl/>
                </w:rPr>
              </w:pPr>
              <w:ins w:id="32" w:author="Kook Sec" w:date="2022-05-12T14:34:00Z">
                <w:r>
                  <w:rPr>
                    <w:rFonts w:ascii="David" w:hAnsi="David"/>
                    <w:color w:val="00B0F0"/>
                    <w:sz w:val="20"/>
                    <w:szCs w:val="20"/>
                    <w:rtl/>
                  </w:rPr>
                  <w:t>א.מ ישראל מגורים פיתוח בע"מ</w:t>
                </w:r>
              </w:ins>
            </w:p>
          </w:tc>
        </w:sdtContent>
      </w:sdt>
      <w:tc>
        <w:tcPr>
          <w:tcW w:w="2810" w:type="dxa"/>
        </w:tcPr>
        <w:p w14:paraId="5E67D0AF"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איטום</w:t>
              </w:r>
            </w:sdtContent>
          </w:sdt>
        </w:p>
      </w:tc>
      <w:tc>
        <w:tcPr>
          <w:tcW w:w="233" w:type="dxa"/>
        </w:tcPr>
        <w:p w14:paraId="4FBDA86F" w14:textId="77777777" w:rsidR="006E6FF7" w:rsidRPr="006E6FF7" w:rsidRDefault="006E6FF7" w:rsidP="006E6FF7">
          <w:pPr>
            <w:tabs>
              <w:tab w:val="center" w:pos="4153"/>
              <w:tab w:val="right" w:pos="8306"/>
            </w:tabs>
            <w:spacing w:before="0" w:after="0" w:line="240" w:lineRule="auto"/>
            <w:rPr>
              <w:rFonts w:ascii="David" w:hAnsi="David"/>
              <w:sz w:val="16"/>
              <w:szCs w:val="16"/>
              <w:rtl/>
            </w:rPr>
          </w:pPr>
        </w:p>
      </w:tc>
      <w:tc>
        <w:tcPr>
          <w:tcW w:w="1044" w:type="dxa"/>
        </w:tcPr>
        <w:p w14:paraId="39F38284"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sz w:val="20"/>
              <w:szCs w:val="20"/>
              <w:rtl/>
            </w:rPr>
            <w:t>מס' חוזה</w:t>
          </w:r>
          <w:r w:rsidRPr="006E6FF7">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4DE2D3C6"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Pr>
                  <w:rFonts w:ascii="David" w:hAnsi="David" w:hint="cs"/>
                  <w:sz w:val="20"/>
                  <w:szCs w:val="20"/>
                </w:rPr>
                <w:t>CONT-5-691</w:t>
              </w:r>
            </w:p>
          </w:tc>
        </w:sdtContent>
      </w:sdt>
    </w:tr>
    <w:tr w:rsidR="006E6FF7" w:rsidRPr="006E6FF7" w14:paraId="4E623BBE" w14:textId="77777777" w:rsidTr="006E6FF7">
      <w:tc>
        <w:tcPr>
          <w:tcW w:w="810" w:type="dxa"/>
        </w:tcPr>
        <w:p w14:paraId="553EBBF5"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2BD98DE" w14:textId="77777777" w:rsidR="006E6FF7" w:rsidRPr="006E6FF7" w:rsidRDefault="00830733" w:rsidP="006E6FF7">
              <w:pPr>
                <w:tabs>
                  <w:tab w:val="center" w:pos="4153"/>
                  <w:tab w:val="right" w:pos="8306"/>
                </w:tabs>
                <w:spacing w:before="0" w:after="0" w:line="240" w:lineRule="auto"/>
                <w:rPr>
                  <w:rFonts w:ascii="David" w:hAnsi="David"/>
                  <w:color w:val="00B0F0"/>
                  <w:sz w:val="20"/>
                  <w:szCs w:val="20"/>
                  <w:rtl/>
                </w:rPr>
              </w:pPr>
              <w:ins w:id="33" w:author="Kook Sec" w:date="2022-05-12T14:40:00Z">
                <w:r>
                  <w:rPr>
                    <w:rFonts w:ascii="David" w:hAnsi="David"/>
                    <w:color w:val="00B0F0"/>
                    <w:sz w:val="20"/>
                    <w:szCs w:val="20"/>
                    <w:rtl/>
                  </w:rPr>
                  <w:t>זאן ברקוביץ מהנדסים ויועצים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E6FF7" w:rsidRPr="006E6FF7" w14:paraId="1C5A1E8C" w14:textId="77777777" w:rsidTr="00623070">
            <w:trPr>
              <w:trHeight w:val="201"/>
            </w:trPr>
            <w:tc>
              <w:tcPr>
                <w:tcW w:w="926" w:type="dxa"/>
              </w:tcPr>
              <w:p w14:paraId="1E9E67F3"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E068CF3" w14:textId="77777777" w:rsidR="006E6FF7" w:rsidRPr="006E6FF7" w:rsidRDefault="006E6FF7" w:rsidP="006E6FF7">
                    <w:pPr>
                      <w:tabs>
                        <w:tab w:val="center" w:pos="4153"/>
                        <w:tab w:val="right" w:pos="8306"/>
                      </w:tabs>
                      <w:spacing w:before="0" w:after="0" w:line="240" w:lineRule="auto"/>
                      <w:ind w:left="1" w:hanging="1"/>
                      <w:rPr>
                        <w:rFonts w:ascii="David" w:hAnsi="David"/>
                        <w:color w:val="00B0F0"/>
                        <w:sz w:val="20"/>
                        <w:szCs w:val="20"/>
                        <w:rtl/>
                      </w:rPr>
                    </w:pPr>
                    <w:r w:rsidRPr="006E6FF7">
                      <w:rPr>
                        <w:rFonts w:ascii="David" w:hAnsi="David"/>
                        <w:color w:val="00B0F0"/>
                        <w:sz w:val="20"/>
                        <w:szCs w:val="20"/>
                        <w:rtl/>
                      </w:rPr>
                      <w:t>[גרסת חוזה]</w:t>
                    </w:r>
                  </w:p>
                </w:tc>
              </w:sdtContent>
            </w:sdt>
          </w:tr>
        </w:tbl>
        <w:p w14:paraId="48529349"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233" w:type="dxa"/>
        </w:tcPr>
        <w:p w14:paraId="22E93ABA"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044" w:type="dxa"/>
        </w:tcPr>
        <w:p w14:paraId="687EB7ED"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סטטוס:</w:t>
          </w:r>
        </w:p>
      </w:tc>
      <w:tc>
        <w:tcPr>
          <w:tcW w:w="1763" w:type="dxa"/>
        </w:tcPr>
        <w:p w14:paraId="6062EE70" w14:textId="77777777" w:rsidR="006E6FF7" w:rsidRPr="006E6FF7" w:rsidRDefault="00830733" w:rsidP="006E6FF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6E6FF7" w:rsidRPr="006E6FF7">
                <w:rPr>
                  <w:rFonts w:ascii="David" w:hAnsi="David"/>
                  <w:color w:val="00B0F0"/>
                  <w:sz w:val="20"/>
                  <w:szCs w:val="20"/>
                  <w:rtl/>
                </w:rPr>
                <w:t>[סטטוס חוזה]</w:t>
              </w:r>
            </w:sdtContent>
          </w:sdt>
        </w:p>
      </w:tc>
    </w:tr>
    <w:tr w:rsidR="006E6FF7" w:rsidRPr="006E6FF7" w14:paraId="3ED55357" w14:textId="77777777" w:rsidTr="006E6FF7">
      <w:trPr>
        <w:trHeight w:val="80"/>
      </w:trPr>
      <w:tc>
        <w:tcPr>
          <w:tcW w:w="810" w:type="dxa"/>
        </w:tcPr>
        <w:p w14:paraId="299AC7EF"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646" w:type="dxa"/>
        </w:tcPr>
        <w:p w14:paraId="31F4E27C" w14:textId="77777777" w:rsidR="006E6FF7" w:rsidRPr="006E6FF7" w:rsidRDefault="006E6FF7" w:rsidP="006E6FF7">
          <w:pPr>
            <w:tabs>
              <w:tab w:val="center" w:pos="4153"/>
              <w:tab w:val="right" w:pos="8306"/>
            </w:tabs>
            <w:spacing w:before="0" w:after="0" w:line="240" w:lineRule="auto"/>
            <w:rPr>
              <w:rFonts w:ascii="David" w:hAnsi="David"/>
              <w:color w:val="00B0F0"/>
              <w:sz w:val="20"/>
              <w:szCs w:val="20"/>
              <w:rtl/>
            </w:rPr>
          </w:pPr>
        </w:p>
      </w:tc>
      <w:tc>
        <w:tcPr>
          <w:tcW w:w="2810" w:type="dxa"/>
        </w:tcPr>
        <w:p w14:paraId="1AA16D8A"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233" w:type="dxa"/>
        </w:tcPr>
        <w:p w14:paraId="3DF40D57"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044" w:type="dxa"/>
        </w:tcPr>
        <w:p w14:paraId="56B0A403"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763" w:type="dxa"/>
        </w:tcPr>
        <w:p w14:paraId="5190E606"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r>
  </w:tbl>
  <w:p w14:paraId="18EAFE4F" w14:textId="77777777" w:rsidR="0049747B" w:rsidRPr="006E6FF7" w:rsidRDefault="006E6FF7" w:rsidP="006E6FF7">
    <w:pPr>
      <w:spacing w:before="0" w:beforeAutospacing="0" w:after="0" w:afterAutospacing="0" w:line="240" w:lineRule="auto"/>
      <w:rPr>
        <w:rFonts w:ascii="Arial" w:hAnsi="Arial" w:cs="Arial"/>
        <w:sz w:val="16"/>
        <w:szCs w:val="16"/>
      </w:rPr>
    </w:pPr>
    <w:r w:rsidRPr="006E6FF7">
      <w:rPr>
        <w:rFonts w:ascii="Arial" w:hAnsi="Arial" w:cs="Arial" w:hint="cs"/>
        <w:sz w:val="16"/>
        <w:szCs w:val="16"/>
        <w:rtl/>
      </w:rPr>
      <w:t xml:space="preserve">   </w:t>
    </w:r>
    <w:r w:rsidRPr="006E6FF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C8F2ED" w14:textId="77777777" w:rsidR="00830733" w:rsidRDefault="00830733" w:rsidP="00AF234B">
      <w:pPr>
        <w:spacing w:before="0" w:after="0" w:line="240" w:lineRule="auto"/>
      </w:pPr>
      <w:r>
        <w:separator/>
      </w:r>
    </w:p>
  </w:footnote>
  <w:footnote w:type="continuationSeparator" w:id="0">
    <w:p w14:paraId="0308B0F2" w14:textId="77777777" w:rsidR="00830733" w:rsidRDefault="00830733"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08CE03C9" w14:textId="77777777" w:rsidR="0049747B" w:rsidRDefault="0049747B">
        <w:pPr>
          <w:pStyle w:val="a3"/>
          <w:jc w:val="center"/>
        </w:pPr>
        <w:r>
          <w:fldChar w:fldCharType="begin"/>
        </w:r>
        <w:r>
          <w:instrText xml:space="preserve"> PAGE   \* MERGEFORMAT </w:instrText>
        </w:r>
        <w:r>
          <w:fldChar w:fldCharType="separate"/>
        </w:r>
        <w:r w:rsidR="00830733">
          <w:rPr>
            <w:noProof/>
            <w:rtl/>
          </w:rPr>
          <w:t>1</w:t>
        </w:r>
        <w:r>
          <w:rPr>
            <w:noProof/>
          </w:rPr>
          <w:fldChar w:fldCharType="end"/>
        </w:r>
      </w:p>
    </w:sdtContent>
  </w:sdt>
  <w:p w14:paraId="6273FD6D" w14:textId="77777777" w:rsidR="0049747B" w:rsidRDefault="0049747B">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40EFF"/>
    <w:multiLevelType w:val="multilevel"/>
    <w:tmpl w:val="DAEE6552"/>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10"/>
    <w:rsid w:val="00044544"/>
    <w:rsid w:val="00076D4F"/>
    <w:rsid w:val="00121E59"/>
    <w:rsid w:val="00134C85"/>
    <w:rsid w:val="001A0C3C"/>
    <w:rsid w:val="001A69D5"/>
    <w:rsid w:val="001D0C05"/>
    <w:rsid w:val="00214ACF"/>
    <w:rsid w:val="00223350"/>
    <w:rsid w:val="00280EB6"/>
    <w:rsid w:val="003125BE"/>
    <w:rsid w:val="00324C6A"/>
    <w:rsid w:val="00340044"/>
    <w:rsid w:val="003D616C"/>
    <w:rsid w:val="003F65A7"/>
    <w:rsid w:val="00425D8A"/>
    <w:rsid w:val="00435A20"/>
    <w:rsid w:val="004473B9"/>
    <w:rsid w:val="0045624B"/>
    <w:rsid w:val="0049747B"/>
    <w:rsid w:val="004D6568"/>
    <w:rsid w:val="00507406"/>
    <w:rsid w:val="00533F64"/>
    <w:rsid w:val="005367FD"/>
    <w:rsid w:val="00552E11"/>
    <w:rsid w:val="00646B25"/>
    <w:rsid w:val="00685663"/>
    <w:rsid w:val="006B6ADA"/>
    <w:rsid w:val="006E6FF7"/>
    <w:rsid w:val="0072103C"/>
    <w:rsid w:val="00742A82"/>
    <w:rsid w:val="007862D4"/>
    <w:rsid w:val="0079748B"/>
    <w:rsid w:val="00830733"/>
    <w:rsid w:val="008906F9"/>
    <w:rsid w:val="008B6F16"/>
    <w:rsid w:val="008C64C6"/>
    <w:rsid w:val="008E610C"/>
    <w:rsid w:val="00942177"/>
    <w:rsid w:val="00AA1573"/>
    <w:rsid w:val="00AC4D2B"/>
    <w:rsid w:val="00AD75B3"/>
    <w:rsid w:val="00AF234B"/>
    <w:rsid w:val="00B10DFA"/>
    <w:rsid w:val="00BE17B4"/>
    <w:rsid w:val="00C521D8"/>
    <w:rsid w:val="00C650A2"/>
    <w:rsid w:val="00DF245C"/>
    <w:rsid w:val="00DF5724"/>
    <w:rsid w:val="00E679C7"/>
    <w:rsid w:val="00E90138"/>
    <w:rsid w:val="00EC37B6"/>
    <w:rsid w:val="00FE4E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369FF"/>
  <w15:chartTrackingRefBased/>
  <w15:docId w15:val="{FF956E1E-8EAE-405D-B05E-5DF866BB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a2"/>
    <w:semiHidden/>
    <w:rsid w:val="00340044"/>
  </w:style>
  <w:style w:type="character" w:customStyle="1" w:styleId="af6">
    <w:name w:val="ביטול תו"/>
    <w:link w:val="af7"/>
    <w:locked/>
    <w:rsid w:val="00340044"/>
    <w:rPr>
      <w:rFonts w:cs="David"/>
      <w:sz w:val="26"/>
      <w:szCs w:val="24"/>
    </w:rPr>
  </w:style>
  <w:style w:type="paragraph" w:customStyle="1" w:styleId="af7">
    <w:name w:val="ביטול"/>
    <w:basedOn w:val="a"/>
    <w:link w:val="af6"/>
    <w:rsid w:val="00340044"/>
    <w:pPr>
      <w:spacing w:before="240" w:beforeAutospacing="0" w:after="0" w:afterAutospacing="0" w:line="240" w:lineRule="auto"/>
      <w:jc w:val="both"/>
    </w:pPr>
    <w:rPr>
      <w:rFonts w:cs="David"/>
      <w:sz w:val="26"/>
      <w:szCs w:val="24"/>
    </w:rPr>
  </w:style>
  <w:style w:type="paragraph" w:styleId="af8">
    <w:name w:val="List Paragraph"/>
    <w:basedOn w:val="a"/>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a"/>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a0"/>
    <w:link w:val="AutoFields"/>
    <w:rsid w:val="00AD75B3"/>
    <w:rPr>
      <w:rFonts w:ascii="Times New Roman" w:eastAsia="Times New Roman" w:hAnsi="Times New Roman" w:cs="David"/>
      <w:color w:val="92D050"/>
      <w:sz w:val="24"/>
      <w:szCs w:val="24"/>
    </w:rPr>
  </w:style>
  <w:style w:type="numbering" w:customStyle="1" w:styleId="NoList3">
    <w:name w:val="No List3"/>
    <w:next w:val="a2"/>
    <w:semiHidden/>
    <w:rsid w:val="00C521D8"/>
  </w:style>
  <w:style w:type="paragraph" w:customStyle="1" w:styleId="af9">
    <w:name w:val="שדות בטופס"/>
    <w:basedOn w:val="a"/>
    <w:qFormat/>
    <w:rsid w:val="008E610C"/>
    <w:pPr>
      <w:spacing w:line="360" w:lineRule="auto"/>
    </w:pPr>
    <w:rPr>
      <w:rFonts w:ascii="Times New Roman" w:eastAsia="Times New Roman" w:hAnsi="Times New Roman" w:cs="David"/>
      <w:color w:val="00B0F0"/>
      <w:sz w:val="24"/>
      <w:szCs w:val="24"/>
    </w:rPr>
  </w:style>
  <w:style w:type="table" w:customStyle="1" w:styleId="13">
    <w:name w:val="רשת טבלה1"/>
    <w:basedOn w:val="a1"/>
    <w:next w:val="a8"/>
    <w:rsid w:val="006E6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
    <w:rsid w:val="00021810"/>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6A59DCCAAB452E976AE53656C0DA99"/>
        <w:category>
          <w:name w:val="כללי"/>
          <w:gallery w:val="placeholder"/>
        </w:category>
        <w:types>
          <w:type w:val="bbPlcHdr"/>
        </w:types>
        <w:behaviors>
          <w:behavior w:val="content"/>
        </w:behaviors>
        <w:guid w:val="{60A2F30A-D9C6-4353-A418-9AD5CFCAA5E9}"/>
      </w:docPartPr>
      <w:docPartBody>
        <w:p w:rsidR="00881F60" w:rsidRDefault="00881F60">
          <w:r w:rsidRPr="00D747D8">
            <w:rPr>
              <w:rStyle w:val="a3"/>
              <w:rtl/>
            </w:rPr>
            <w:t>[שם הפרויקט]</w:t>
          </w:r>
        </w:p>
      </w:docPartBody>
    </w:docPart>
    <w:docPart>
      <w:docPartPr>
        <w:name w:val="CEE48E01325C4B6899959599C52F56E0"/>
        <w:category>
          <w:name w:val="כללי"/>
          <w:gallery w:val="placeholder"/>
        </w:category>
        <w:types>
          <w:type w:val="bbPlcHdr"/>
        </w:types>
        <w:behaviors>
          <w:behavior w:val="content"/>
        </w:behaviors>
        <w:guid w:val="{A96D4DA4-8B76-48A2-AA69-8680C828DE0A}"/>
      </w:docPartPr>
      <w:docPartBody>
        <w:p w:rsidR="00881F60" w:rsidRDefault="00881F60">
          <w:r w:rsidRPr="00D747D8">
            <w:rPr>
              <w:rStyle w:val="a3"/>
              <w:rtl/>
            </w:rPr>
            <w:t>[שם אתר]</w:t>
          </w:r>
        </w:p>
      </w:docPartBody>
    </w:docPart>
    <w:docPart>
      <w:docPartPr>
        <w:name w:val="8BFF034194E14C1BB10A98A0F1F22398"/>
        <w:category>
          <w:name w:val="כללי"/>
          <w:gallery w:val="placeholder"/>
        </w:category>
        <w:types>
          <w:type w:val="bbPlcHdr"/>
        </w:types>
        <w:behaviors>
          <w:behavior w:val="content"/>
        </w:behaviors>
        <w:guid w:val="{D1E43E62-02B1-421C-AFD2-B37FBB207A82}"/>
      </w:docPartPr>
      <w:docPartBody>
        <w:p w:rsidR="00881F60" w:rsidRDefault="00881F60" w:rsidP="00881F60">
          <w:pPr>
            <w:pStyle w:val="8BFF034194E14C1BB10A98A0F1F22398"/>
          </w:pPr>
          <w:r w:rsidRPr="003059F5">
            <w:rPr>
              <w:rStyle w:val="a3"/>
              <w:rtl/>
            </w:rPr>
            <w:t>[תאריך חתימת חוזה]</w:t>
          </w:r>
        </w:p>
      </w:docPartBody>
    </w:docPart>
    <w:docPart>
      <w:docPartPr>
        <w:name w:val="5325C62E407A43DF97596BA9FFB0C12E"/>
        <w:category>
          <w:name w:val="כללי"/>
          <w:gallery w:val="placeholder"/>
        </w:category>
        <w:types>
          <w:type w:val="bbPlcHdr"/>
        </w:types>
        <w:behaviors>
          <w:behavior w:val="content"/>
        </w:behaviors>
        <w:guid w:val="{AD956FBA-8BE2-46A7-9C15-C7D733548830}"/>
      </w:docPartPr>
      <w:docPartBody>
        <w:p w:rsidR="00881F60" w:rsidRDefault="00881F60" w:rsidP="00881F60">
          <w:pPr>
            <w:pStyle w:val="5325C62E407A43DF97596BA9FFB0C12E"/>
          </w:pPr>
          <w:r w:rsidRPr="00EA1993">
            <w:rPr>
              <w:rStyle w:val="a3"/>
              <w:rtl/>
            </w:rPr>
            <w:t>[צדדים נוספים]</w:t>
          </w:r>
        </w:p>
      </w:docPartBody>
    </w:docPart>
    <w:docPart>
      <w:docPartPr>
        <w:name w:val="5317243F79CA4CC8BF3762D03FF5AC62"/>
        <w:category>
          <w:name w:val="כללי"/>
          <w:gallery w:val="placeholder"/>
        </w:category>
        <w:types>
          <w:type w:val="bbPlcHdr"/>
        </w:types>
        <w:behaviors>
          <w:behavior w:val="content"/>
        </w:behaviors>
        <w:guid w:val="{A27EA12C-A81B-41A8-A283-AB95FB06B91E}"/>
      </w:docPartPr>
      <w:docPartBody>
        <w:p w:rsidR="00881F60" w:rsidRDefault="00881F60">
          <w:r w:rsidRPr="00D747D8">
            <w:rPr>
              <w:rStyle w:val="a3"/>
              <w:rtl/>
            </w:rPr>
            <w:t>[צד א בחוזה]</w:t>
          </w:r>
        </w:p>
      </w:docPartBody>
    </w:docPart>
    <w:docPart>
      <w:docPartPr>
        <w:name w:val="EF1B26D03CD94CDFB4BC9B8252F88AFA"/>
        <w:category>
          <w:name w:val="כללי"/>
          <w:gallery w:val="placeholder"/>
        </w:category>
        <w:types>
          <w:type w:val="bbPlcHdr"/>
        </w:types>
        <w:behaviors>
          <w:behavior w:val="content"/>
        </w:behaviors>
        <w:guid w:val="{667C19DB-64A7-41BE-8F08-0900F0C56D9F}"/>
      </w:docPartPr>
      <w:docPartBody>
        <w:p w:rsidR="00881F60" w:rsidRDefault="00881F60" w:rsidP="00881F60">
          <w:pPr>
            <w:pStyle w:val="EF1B26D03CD94CDFB4BC9B8252F88AFA"/>
          </w:pPr>
          <w:r w:rsidRPr="003059F5">
            <w:rPr>
              <w:rStyle w:val="a3"/>
              <w:rtl/>
            </w:rPr>
            <w:t>[רשות מקומית]</w:t>
          </w:r>
        </w:p>
      </w:docPartBody>
    </w:docPart>
    <w:docPart>
      <w:docPartPr>
        <w:name w:val="E841C6FB9B9B46249A020CE7E16D9295"/>
        <w:category>
          <w:name w:val="כללי"/>
          <w:gallery w:val="placeholder"/>
        </w:category>
        <w:types>
          <w:type w:val="bbPlcHdr"/>
        </w:types>
        <w:behaviors>
          <w:behavior w:val="content"/>
        </w:behaviors>
        <w:guid w:val="{B3E66858-E120-45A5-9E76-90BAB2516BAD}"/>
      </w:docPartPr>
      <w:docPartBody>
        <w:p w:rsidR="00881F60" w:rsidRDefault="00881F60" w:rsidP="00881F60">
          <w:pPr>
            <w:pStyle w:val="E841C6FB9B9B46249A020CE7E16D9295"/>
          </w:pPr>
          <w:r w:rsidRPr="003059F5">
            <w:rPr>
              <w:rStyle w:val="a3"/>
              <w:rtl/>
            </w:rPr>
            <w:t>[שם אתר]</w:t>
          </w:r>
        </w:p>
      </w:docPartBody>
    </w:docPart>
    <w:docPart>
      <w:docPartPr>
        <w:name w:val="50C5E713066049BB92E1FE022BCEC969"/>
        <w:category>
          <w:name w:val="כללי"/>
          <w:gallery w:val="placeholder"/>
        </w:category>
        <w:types>
          <w:type w:val="bbPlcHdr"/>
        </w:types>
        <w:behaviors>
          <w:behavior w:val="content"/>
        </w:behaviors>
        <w:guid w:val="{23BCD2D1-C0FD-466A-AA83-32F0A7B05A59}"/>
      </w:docPartPr>
      <w:docPartBody>
        <w:p w:rsidR="00881F60" w:rsidRDefault="00881F60" w:rsidP="00881F60">
          <w:pPr>
            <w:pStyle w:val="50C5E713066049BB92E1FE022BCEC969"/>
          </w:pPr>
          <w:r w:rsidRPr="003059F5">
            <w:rPr>
              <w:rStyle w:val="a3"/>
              <w:rtl/>
            </w:rPr>
            <w:t>[שם הפרויקט]</w:t>
          </w:r>
        </w:p>
      </w:docPartBody>
    </w:docPart>
    <w:docPart>
      <w:docPartPr>
        <w:name w:val="D95FA2860D414208A99C3AD0AEF3C5EE"/>
        <w:category>
          <w:name w:val="כללי"/>
          <w:gallery w:val="placeholder"/>
        </w:category>
        <w:types>
          <w:type w:val="bbPlcHdr"/>
        </w:types>
        <w:behaviors>
          <w:behavior w:val="content"/>
        </w:behaviors>
        <w:guid w:val="{2C442825-8E18-472E-AD91-C52A4B2C7656}"/>
      </w:docPartPr>
      <w:docPartBody>
        <w:p w:rsidR="00881F60" w:rsidRDefault="00881F60" w:rsidP="00881F60">
          <w:pPr>
            <w:pStyle w:val="D95FA2860D414208A99C3AD0AEF3C5EE"/>
          </w:pPr>
          <w:r w:rsidRPr="003059F5">
            <w:rPr>
              <w:rStyle w:val="a3"/>
              <w:rtl/>
            </w:rPr>
            <w:t>[שדה נוסף 2]</w:t>
          </w:r>
        </w:p>
      </w:docPartBody>
    </w:docPart>
    <w:docPart>
      <w:docPartPr>
        <w:name w:val="26B397719A034CE7A345C5A7DB5E2467"/>
        <w:category>
          <w:name w:val="כללי"/>
          <w:gallery w:val="placeholder"/>
        </w:category>
        <w:types>
          <w:type w:val="bbPlcHdr"/>
        </w:types>
        <w:behaviors>
          <w:behavior w:val="content"/>
        </w:behaviors>
        <w:guid w:val="{C190DE6D-88AE-4F4B-80E4-6647B5D02207}"/>
      </w:docPartPr>
      <w:docPartBody>
        <w:p w:rsidR="00881F60" w:rsidRDefault="00881F60" w:rsidP="00881F60">
          <w:pPr>
            <w:pStyle w:val="26B397719A034CE7A345C5A7DB5E2467"/>
          </w:pPr>
          <w:r w:rsidRPr="003059F5">
            <w:rPr>
              <w:rStyle w:val="a3"/>
              <w:rtl/>
            </w:rPr>
            <w:t>[שדה נוסף 1]</w:t>
          </w:r>
        </w:p>
      </w:docPartBody>
    </w:docPart>
    <w:docPart>
      <w:docPartPr>
        <w:name w:val="0FE2C8F17BD0426985780206A7EAFCCC"/>
        <w:category>
          <w:name w:val="כללי"/>
          <w:gallery w:val="placeholder"/>
        </w:category>
        <w:types>
          <w:type w:val="bbPlcHdr"/>
        </w:types>
        <w:behaviors>
          <w:behavior w:val="content"/>
        </w:behaviors>
        <w:guid w:val="{BFA84860-2527-4898-8E05-E292BA32B031}"/>
      </w:docPartPr>
      <w:docPartBody>
        <w:p w:rsidR="00881F60" w:rsidRDefault="00881F60" w:rsidP="00881F60">
          <w:pPr>
            <w:pStyle w:val="0FE2C8F17BD0426985780206A7EAFCCC"/>
          </w:pPr>
          <w:r w:rsidRPr="003059F5">
            <w:rPr>
              <w:rStyle w:val="a3"/>
              <w:rtl/>
            </w:rPr>
            <w:t>[רשות מקומית]</w:t>
          </w:r>
        </w:p>
      </w:docPartBody>
    </w:docPart>
    <w:docPart>
      <w:docPartPr>
        <w:name w:val="3C6FA78DDA514EBAAA82A631F91943CD"/>
        <w:category>
          <w:name w:val="כללי"/>
          <w:gallery w:val="placeholder"/>
        </w:category>
        <w:types>
          <w:type w:val="bbPlcHdr"/>
        </w:types>
        <w:behaviors>
          <w:behavior w:val="content"/>
        </w:behaviors>
        <w:guid w:val="{8903F998-C534-4DD9-BD97-F041046AF714}"/>
      </w:docPartPr>
      <w:docPartBody>
        <w:p w:rsidR="00881F60" w:rsidRDefault="00881F60" w:rsidP="00881F60">
          <w:pPr>
            <w:pStyle w:val="3C6FA78DDA514EBAAA82A631F91943CD"/>
          </w:pPr>
          <w:r w:rsidRPr="003059F5">
            <w:rPr>
              <w:rStyle w:val="a3"/>
              <w:rtl/>
            </w:rPr>
            <w:t>[שדה נוסף 3]</w:t>
          </w:r>
        </w:p>
      </w:docPartBody>
    </w:docPart>
    <w:docPart>
      <w:docPartPr>
        <w:name w:val="94128C6F33674AB3B2AA6EE81826DF4F"/>
        <w:category>
          <w:name w:val="כללי"/>
          <w:gallery w:val="placeholder"/>
        </w:category>
        <w:types>
          <w:type w:val="bbPlcHdr"/>
        </w:types>
        <w:behaviors>
          <w:behavior w:val="content"/>
        </w:behaviors>
        <w:guid w:val="{541A6B00-D9F1-4E72-A98C-9EB49384F3DC}"/>
      </w:docPartPr>
      <w:docPartBody>
        <w:p w:rsidR="00881F60" w:rsidRDefault="00881F60" w:rsidP="00881F60">
          <w:pPr>
            <w:pStyle w:val="94128C6F33674AB3B2AA6EE81826DF4F"/>
          </w:pPr>
          <w:r w:rsidRPr="003059F5">
            <w:rPr>
              <w:rStyle w:val="a3"/>
              <w:rtl/>
            </w:rPr>
            <w:t>[שדה נוסף 4]</w:t>
          </w:r>
        </w:p>
      </w:docPartBody>
    </w:docPart>
    <w:docPart>
      <w:docPartPr>
        <w:name w:val="033FD02752314DC693A554A6A076831E"/>
        <w:category>
          <w:name w:val="כללי"/>
          <w:gallery w:val="placeholder"/>
        </w:category>
        <w:types>
          <w:type w:val="bbPlcHdr"/>
        </w:types>
        <w:behaviors>
          <w:behavior w:val="content"/>
        </w:behaviors>
        <w:guid w:val="{C72E7F49-99D4-4338-8047-10A1EA72F6DC}"/>
      </w:docPartPr>
      <w:docPartBody>
        <w:p w:rsidR="00881F60" w:rsidRDefault="00881F60" w:rsidP="00881F60">
          <w:pPr>
            <w:pStyle w:val="033FD02752314DC693A554A6A076831E"/>
          </w:pPr>
          <w:r w:rsidRPr="003059F5">
            <w:rPr>
              <w:rStyle w:val="a3"/>
              <w:rtl/>
            </w:rPr>
            <w:t>[שדה נוסף 5]</w:t>
          </w:r>
        </w:p>
      </w:docPartBody>
    </w:docPart>
    <w:docPart>
      <w:docPartPr>
        <w:name w:val="215FF448133848B488FFDCB7ED3BCA81"/>
        <w:category>
          <w:name w:val="כללי"/>
          <w:gallery w:val="placeholder"/>
        </w:category>
        <w:types>
          <w:type w:val="bbPlcHdr"/>
        </w:types>
        <w:behaviors>
          <w:behavior w:val="content"/>
        </w:behaviors>
        <w:guid w:val="{2E068931-2771-4F21-B74F-6E5A6616F88E}"/>
      </w:docPartPr>
      <w:docPartBody>
        <w:p w:rsidR="00881F60" w:rsidRDefault="00881F60" w:rsidP="00881F60">
          <w:pPr>
            <w:pStyle w:val="215FF448133848B488FFDCB7ED3BCA81"/>
          </w:pPr>
          <w:r w:rsidRPr="003059F5">
            <w:rPr>
              <w:rStyle w:val="a3"/>
              <w:rtl/>
            </w:rPr>
            <w:t>[שדה נוסף 6]</w:t>
          </w:r>
        </w:p>
      </w:docPartBody>
    </w:docPart>
    <w:docPart>
      <w:docPartPr>
        <w:name w:val="1F3C8191FC2A43F78905EF4204880FAC"/>
        <w:category>
          <w:name w:val="כללי"/>
          <w:gallery w:val="placeholder"/>
        </w:category>
        <w:types>
          <w:type w:val="bbPlcHdr"/>
        </w:types>
        <w:behaviors>
          <w:behavior w:val="content"/>
        </w:behaviors>
        <w:guid w:val="{ED8B1150-C3D8-4AAE-8A39-A2BD45AF9A1A}"/>
      </w:docPartPr>
      <w:docPartBody>
        <w:p w:rsidR="00881F60" w:rsidRDefault="00881F60" w:rsidP="00881F60">
          <w:pPr>
            <w:pStyle w:val="1F3C8191FC2A43F78905EF4204880FAC"/>
          </w:pPr>
          <w:r w:rsidRPr="003059F5">
            <w:rPr>
              <w:rStyle w:val="a3"/>
              <w:rtl/>
            </w:rPr>
            <w:t>[אחוז השתתפות צד א]</w:t>
          </w:r>
        </w:p>
      </w:docPartBody>
    </w:docPart>
    <w:docPart>
      <w:docPartPr>
        <w:name w:val="53BD742EEBFB46C399B68E84395D6DBE"/>
        <w:category>
          <w:name w:val="כללי"/>
          <w:gallery w:val="placeholder"/>
        </w:category>
        <w:types>
          <w:type w:val="bbPlcHdr"/>
        </w:types>
        <w:behaviors>
          <w:behavior w:val="content"/>
        </w:behaviors>
        <w:guid w:val="{8A7CD2E1-5FF5-4000-AAFC-EAF2244BF119}"/>
      </w:docPartPr>
      <w:docPartBody>
        <w:p w:rsidR="00881F60" w:rsidRDefault="00881F60" w:rsidP="00881F60">
          <w:pPr>
            <w:pStyle w:val="53BD742EEBFB46C399B68E84395D6DBE"/>
          </w:pPr>
          <w:r w:rsidRPr="00064388">
            <w:rPr>
              <w:rStyle w:val="a3"/>
              <w:rtl/>
            </w:rPr>
            <w:t>[סוג מדד כותרת]</w:t>
          </w:r>
        </w:p>
      </w:docPartBody>
    </w:docPart>
    <w:docPart>
      <w:docPartPr>
        <w:name w:val="7FD5F77E8FA94F8AAFFFE0937E4DCA7B"/>
        <w:category>
          <w:name w:val="כללי"/>
          <w:gallery w:val="placeholder"/>
        </w:category>
        <w:types>
          <w:type w:val="bbPlcHdr"/>
        </w:types>
        <w:behaviors>
          <w:behavior w:val="content"/>
        </w:behaviors>
        <w:guid w:val="{602271C9-5708-4F0F-BB9B-5A8A2C2C407E}"/>
      </w:docPartPr>
      <w:docPartBody>
        <w:p w:rsidR="00881F60" w:rsidRDefault="00881F60" w:rsidP="00881F60">
          <w:pPr>
            <w:pStyle w:val="7FD5F77E8FA94F8AAFFFE0937E4DCA7B"/>
          </w:pPr>
          <w:r w:rsidRPr="00033B28">
            <w:rPr>
              <w:rStyle w:val="a3"/>
              <w:rtl/>
            </w:rPr>
            <w:t>[מדד בגין/ידוע - כותרת]</w:t>
          </w:r>
        </w:p>
      </w:docPartBody>
    </w:docPart>
    <w:docPart>
      <w:docPartPr>
        <w:name w:val="70513C3E00F340A18C145490FFDBAD4E"/>
        <w:category>
          <w:name w:val="כללי"/>
          <w:gallery w:val="placeholder"/>
        </w:category>
        <w:types>
          <w:type w:val="bbPlcHdr"/>
        </w:types>
        <w:behaviors>
          <w:behavior w:val="content"/>
        </w:behaviors>
        <w:guid w:val="{4B1E748B-2379-405E-8AB0-DE0329E2F299}"/>
      </w:docPartPr>
      <w:docPartBody>
        <w:p w:rsidR="00881F60" w:rsidRDefault="00881F60" w:rsidP="00881F60">
          <w:pPr>
            <w:pStyle w:val="70513C3E00F340A18C145490FFDBAD4E"/>
          </w:pPr>
          <w:r w:rsidRPr="003059F5">
            <w:rPr>
              <w:rStyle w:val="a3"/>
              <w:rtl/>
            </w:rPr>
            <w:t>[מדד בסיס]</w:t>
          </w:r>
        </w:p>
      </w:docPartBody>
    </w:docPart>
    <w:docPart>
      <w:docPartPr>
        <w:name w:val="F691FADA8D1E40639614E66253FAC871"/>
        <w:category>
          <w:name w:val="כללי"/>
          <w:gallery w:val="placeholder"/>
        </w:category>
        <w:types>
          <w:type w:val="bbPlcHdr"/>
        </w:types>
        <w:behaviors>
          <w:behavior w:val="content"/>
        </w:behaviors>
        <w:guid w:val="{6FBA52B1-8094-4489-8064-C74F05DD01DF}"/>
      </w:docPartPr>
      <w:docPartBody>
        <w:p w:rsidR="00881F60" w:rsidRDefault="00881F60" w:rsidP="00881F60">
          <w:pPr>
            <w:pStyle w:val="F691FADA8D1E40639614E66253FAC871"/>
          </w:pPr>
          <w:r w:rsidRPr="003059F5">
            <w:rPr>
              <w:rStyle w:val="a3"/>
              <w:rtl/>
            </w:rPr>
            <w:t>[נקודות מדד]</w:t>
          </w:r>
        </w:p>
      </w:docPartBody>
    </w:docPart>
    <w:docPart>
      <w:docPartPr>
        <w:name w:val="85782D589B844E7E8C1CE059389736BC"/>
        <w:category>
          <w:name w:val="כללי"/>
          <w:gallery w:val="placeholder"/>
        </w:category>
        <w:types>
          <w:type w:val="bbPlcHdr"/>
        </w:types>
        <w:behaviors>
          <w:behavior w:val="content"/>
        </w:behaviors>
        <w:guid w:val="{B0E85B9D-7FDE-4307-B036-00ED6D40A8A4}"/>
      </w:docPartPr>
      <w:docPartBody>
        <w:p w:rsidR="009D2FCE" w:rsidRDefault="00F03E44" w:rsidP="00F03E44">
          <w:pPr>
            <w:pStyle w:val="85782D589B844E7E8C1CE059389736BC"/>
          </w:pPr>
          <w:r w:rsidRPr="003059F5">
            <w:rPr>
              <w:rStyle w:val="a3"/>
              <w:rtl/>
            </w:rPr>
            <w:t>[תאריך חתימת חוזה]</w:t>
          </w:r>
        </w:p>
      </w:docPartBody>
    </w:docPart>
    <w:docPart>
      <w:docPartPr>
        <w:name w:val="E175BB9F0EAE44C19ADC6D0781515923"/>
        <w:category>
          <w:name w:val="כללי"/>
          <w:gallery w:val="placeholder"/>
        </w:category>
        <w:types>
          <w:type w:val="bbPlcHdr"/>
        </w:types>
        <w:behaviors>
          <w:behavior w:val="content"/>
        </w:behaviors>
        <w:guid w:val="{C8EABFB7-284A-49D9-BDF2-4BFD75E016A2}"/>
      </w:docPartPr>
      <w:docPartBody>
        <w:p w:rsidR="009D2FCE" w:rsidRDefault="00F03E44" w:rsidP="00F03E44">
          <w:pPr>
            <w:pStyle w:val="E175BB9F0EAE44C19ADC6D0781515923"/>
          </w:pPr>
          <w:r w:rsidRPr="003059F5">
            <w:rPr>
              <w:rStyle w:val="a3"/>
              <w:rtl/>
            </w:rPr>
            <w:t>[שם ספק]</w:t>
          </w:r>
        </w:p>
      </w:docPartBody>
    </w:docPart>
    <w:docPart>
      <w:docPartPr>
        <w:name w:val="C6316F3F828A4E109CAEB56E6FE84E70"/>
        <w:category>
          <w:name w:val="כללי"/>
          <w:gallery w:val="placeholder"/>
        </w:category>
        <w:types>
          <w:type w:val="bbPlcHdr"/>
        </w:types>
        <w:behaviors>
          <w:behavior w:val="content"/>
        </w:behaviors>
        <w:guid w:val="{9B432B8B-17F3-48BF-922E-8E71DF7BCB8E}"/>
      </w:docPartPr>
      <w:docPartBody>
        <w:p w:rsidR="009D2FCE" w:rsidRDefault="00F03E44" w:rsidP="00F03E44">
          <w:pPr>
            <w:pStyle w:val="C6316F3F828A4E109CAEB56E6FE84E70"/>
          </w:pPr>
          <w:r w:rsidRPr="003059F5">
            <w:rPr>
              <w:rStyle w:val="a3"/>
              <w:rtl/>
            </w:rPr>
            <w:t>[שם ספק]</w:t>
          </w:r>
        </w:p>
      </w:docPartBody>
    </w:docPart>
    <w:docPart>
      <w:docPartPr>
        <w:name w:val="A2EBF8E2644249F08CC9127B692FC011"/>
        <w:category>
          <w:name w:val="כללי"/>
          <w:gallery w:val="placeholder"/>
        </w:category>
        <w:types>
          <w:type w:val="bbPlcHdr"/>
        </w:types>
        <w:behaviors>
          <w:behavior w:val="content"/>
        </w:behaviors>
        <w:guid w:val="{495DA7CD-5AD5-4634-A6BA-14918899F276}"/>
      </w:docPartPr>
      <w:docPartBody>
        <w:p w:rsidR="009D2FCE" w:rsidRDefault="00F03E44" w:rsidP="00F03E44">
          <w:pPr>
            <w:pStyle w:val="A2EBF8E2644249F08CC9127B692FC011"/>
          </w:pPr>
          <w:r w:rsidRPr="003059F5">
            <w:rPr>
              <w:rStyle w:val="a3"/>
              <w:rtl/>
            </w:rPr>
            <w:t>[שם ספק]</w:t>
          </w:r>
        </w:p>
      </w:docPartBody>
    </w:docPart>
    <w:docPart>
      <w:docPartPr>
        <w:name w:val="C18C38CA6FF941D98CC3DCA9797EB7B6"/>
        <w:category>
          <w:name w:val="כללי"/>
          <w:gallery w:val="placeholder"/>
        </w:category>
        <w:types>
          <w:type w:val="bbPlcHdr"/>
        </w:types>
        <w:behaviors>
          <w:behavior w:val="content"/>
        </w:behaviors>
        <w:guid w:val="{C2705F94-6CC6-4BF7-A4D3-3A434C0F29F6}"/>
      </w:docPartPr>
      <w:docPartBody>
        <w:p w:rsidR="009D2FCE" w:rsidRDefault="00F03E44" w:rsidP="00F03E44">
          <w:pPr>
            <w:pStyle w:val="C18C38CA6FF941D98CC3DCA9797EB7B6"/>
          </w:pPr>
          <w:r w:rsidRPr="003059F5">
            <w:rPr>
              <w:rStyle w:val="a3"/>
              <w:rtl/>
            </w:rPr>
            <w:t>[שם ספק]</w:t>
          </w:r>
        </w:p>
      </w:docPartBody>
    </w:docPart>
    <w:docPart>
      <w:docPartPr>
        <w:name w:val="A8BB4F922093448FB946BDF63AFD640B"/>
        <w:category>
          <w:name w:val="כללי"/>
          <w:gallery w:val="placeholder"/>
        </w:category>
        <w:types>
          <w:type w:val="bbPlcHdr"/>
        </w:types>
        <w:behaviors>
          <w:behavior w:val="content"/>
        </w:behaviors>
        <w:guid w:val="{1DA440DB-C47F-439F-A5EA-8E42158C31F5}"/>
      </w:docPartPr>
      <w:docPartBody>
        <w:p w:rsidR="009D2FCE" w:rsidRDefault="00F03E44" w:rsidP="00F03E44">
          <w:pPr>
            <w:pStyle w:val="A8BB4F922093448FB946BDF63AFD640B"/>
          </w:pPr>
          <w:r w:rsidRPr="003059F5">
            <w:rPr>
              <w:rStyle w:val="a3"/>
              <w:rtl/>
            </w:rPr>
            <w:t>[תבנית חוזה]</w:t>
          </w:r>
        </w:p>
      </w:docPartBody>
    </w:docPart>
    <w:docPart>
      <w:docPartPr>
        <w:name w:val="325BD8A9CC14424784A30A67817C4CB5"/>
        <w:category>
          <w:name w:val="כללי"/>
          <w:gallery w:val="placeholder"/>
        </w:category>
        <w:types>
          <w:type w:val="bbPlcHdr"/>
        </w:types>
        <w:behaviors>
          <w:behavior w:val="content"/>
        </w:behaviors>
        <w:guid w:val="{FBB09A3F-D0A1-417A-819C-84580BC6A56E}"/>
      </w:docPartPr>
      <w:docPartBody>
        <w:p w:rsidR="009D2FCE" w:rsidRDefault="00F03E44" w:rsidP="00F03E44">
          <w:pPr>
            <w:pStyle w:val="325BD8A9CC14424784A30A67817C4CB5"/>
          </w:pPr>
          <w:r w:rsidRPr="009D00D7">
            <w:rPr>
              <w:rStyle w:val="a3"/>
              <w:rtl/>
            </w:rPr>
            <w:t>[שם הפרויקט]</w:t>
          </w:r>
        </w:p>
      </w:docPartBody>
    </w:docPart>
    <w:docPart>
      <w:docPartPr>
        <w:name w:val="6A6B87907FF949148E16C9F2DD6DB8B0"/>
        <w:category>
          <w:name w:val="כללי"/>
          <w:gallery w:val="placeholder"/>
        </w:category>
        <w:types>
          <w:type w:val="bbPlcHdr"/>
        </w:types>
        <w:behaviors>
          <w:behavior w:val="content"/>
        </w:behaviors>
        <w:guid w:val="{85DEE609-D94D-4566-A03B-B03E2A8EA2BE}"/>
      </w:docPartPr>
      <w:docPartBody>
        <w:p w:rsidR="009D2FCE" w:rsidRDefault="00F03E44" w:rsidP="00F03E44">
          <w:pPr>
            <w:pStyle w:val="6A6B87907FF949148E16C9F2DD6DB8B0"/>
          </w:pPr>
          <w:r w:rsidRPr="003059F5">
            <w:rPr>
              <w:rStyle w:val="a3"/>
              <w:rtl/>
            </w:rPr>
            <w:t>[שם ספק]</w:t>
          </w:r>
        </w:p>
      </w:docPartBody>
    </w:docPart>
    <w:docPart>
      <w:docPartPr>
        <w:name w:val="F2A016A5BA2A40BF8C697BFEE7587BB9"/>
        <w:category>
          <w:name w:val="כללי"/>
          <w:gallery w:val="placeholder"/>
        </w:category>
        <w:types>
          <w:type w:val="bbPlcHdr"/>
        </w:types>
        <w:behaviors>
          <w:behavior w:val="content"/>
        </w:behaviors>
        <w:guid w:val="{E66D018B-DB72-427A-8EB8-2F337F442FEC}"/>
      </w:docPartPr>
      <w:docPartBody>
        <w:p w:rsidR="009D2FCE" w:rsidRDefault="00F03E44" w:rsidP="00F03E44">
          <w:pPr>
            <w:pStyle w:val="F2A016A5BA2A40BF8C697BFEE7587BB9"/>
          </w:pPr>
          <w:r w:rsidRPr="003059F5">
            <w:rPr>
              <w:rStyle w:val="a3"/>
              <w:rtl/>
            </w:rPr>
            <w:t>[שם ספק]</w:t>
          </w:r>
        </w:p>
      </w:docPartBody>
    </w:docPart>
    <w:docPart>
      <w:docPartPr>
        <w:name w:val="527069BEAAE9411CB8B3AE5FE34B049F"/>
        <w:category>
          <w:name w:val="כללי"/>
          <w:gallery w:val="placeholder"/>
        </w:category>
        <w:types>
          <w:type w:val="bbPlcHdr"/>
        </w:types>
        <w:behaviors>
          <w:behavior w:val="content"/>
        </w:behaviors>
        <w:guid w:val="{86C65CDF-C4DE-408F-9235-A17EF7CF97BB}"/>
      </w:docPartPr>
      <w:docPartBody>
        <w:p w:rsidR="009D2FCE" w:rsidRDefault="00F03E44">
          <w:r w:rsidRPr="0027244C">
            <w:rPr>
              <w:rStyle w:val="a3"/>
              <w:rtl/>
            </w:rPr>
            <w:t>[צד א בחוזה]</w:t>
          </w:r>
        </w:p>
      </w:docPartBody>
    </w:docPart>
    <w:docPart>
      <w:docPartPr>
        <w:name w:val="BE9DB6AF9FD442DD8E7CAB110E04F1EF"/>
        <w:category>
          <w:name w:val="כללי"/>
          <w:gallery w:val="placeholder"/>
        </w:category>
        <w:types>
          <w:type w:val="bbPlcHdr"/>
        </w:types>
        <w:behaviors>
          <w:behavior w:val="content"/>
        </w:behaviors>
        <w:guid w:val="{C0922F60-29BE-4A5A-B4D5-EAD33BB9FFF6}"/>
      </w:docPartPr>
      <w:docPartBody>
        <w:p w:rsidR="009D2FCE" w:rsidRDefault="00F03E44" w:rsidP="00F03E44">
          <w:pPr>
            <w:pStyle w:val="BE9DB6AF9FD442DD8E7CAB110E04F1EF"/>
          </w:pPr>
          <w:r w:rsidRPr="00C5438E">
            <w:rPr>
              <w:rStyle w:val="a3"/>
              <w:rtl/>
            </w:rPr>
            <w:t>[צד א בחוזה]</w:t>
          </w:r>
        </w:p>
      </w:docPartBody>
    </w:docPart>
    <w:docPart>
      <w:docPartPr>
        <w:name w:val="48405EBD31E64D40958273154F7D47E0"/>
        <w:category>
          <w:name w:val="כללי"/>
          <w:gallery w:val="placeholder"/>
        </w:category>
        <w:types>
          <w:type w:val="bbPlcHdr"/>
        </w:types>
        <w:behaviors>
          <w:behavior w:val="content"/>
        </w:behaviors>
        <w:guid w:val="{E004D1B9-AF03-4870-990D-C864FB8E5C5B}"/>
      </w:docPartPr>
      <w:docPartBody>
        <w:p w:rsidR="009D2FCE" w:rsidRDefault="00F03E44" w:rsidP="00F03E44">
          <w:pPr>
            <w:pStyle w:val="48405EBD31E64D40958273154F7D47E0"/>
          </w:pPr>
          <w:r w:rsidRPr="003059F5">
            <w:rPr>
              <w:rStyle w:val="a3"/>
              <w:rtl/>
            </w:rPr>
            <w:t>[שם ספק]</w:t>
          </w:r>
        </w:p>
      </w:docPartBody>
    </w:docPart>
    <w:docPart>
      <w:docPartPr>
        <w:name w:val="9E714731EFE043169F6B2DB50AEAB65D"/>
        <w:category>
          <w:name w:val="כללי"/>
          <w:gallery w:val="placeholder"/>
        </w:category>
        <w:types>
          <w:type w:val="bbPlcHdr"/>
        </w:types>
        <w:behaviors>
          <w:behavior w:val="content"/>
        </w:behaviors>
        <w:guid w:val="{3955AAC1-801E-4B3F-BFC1-40DBB12292E3}"/>
      </w:docPartPr>
      <w:docPartBody>
        <w:p w:rsidR="009D2FCE" w:rsidRDefault="00F03E44" w:rsidP="00F03E44">
          <w:pPr>
            <w:pStyle w:val="9E714731EFE043169F6B2DB50AEAB65D"/>
          </w:pPr>
          <w:r w:rsidRPr="003059F5">
            <w:rPr>
              <w:rStyle w:val="a3"/>
              <w:rtl/>
            </w:rPr>
            <w:t>[שם אתר]</w:t>
          </w:r>
        </w:p>
      </w:docPartBody>
    </w:docPart>
    <w:docPart>
      <w:docPartPr>
        <w:name w:val="F24F9A452BC742D19EA92BF9CAAC8469"/>
        <w:category>
          <w:name w:val="כללי"/>
          <w:gallery w:val="placeholder"/>
        </w:category>
        <w:types>
          <w:type w:val="bbPlcHdr"/>
        </w:types>
        <w:behaviors>
          <w:behavior w:val="content"/>
        </w:behaviors>
        <w:guid w:val="{6E79EC53-51E8-4640-A2E6-DAE4A0160B36}"/>
      </w:docPartPr>
      <w:docPartBody>
        <w:p w:rsidR="009D2FCE" w:rsidRDefault="00F03E44" w:rsidP="00F03E44">
          <w:pPr>
            <w:pStyle w:val="F24F9A452BC742D19EA92BF9CAAC8469"/>
          </w:pPr>
          <w:r w:rsidRPr="003059F5">
            <w:rPr>
              <w:rStyle w:val="a3"/>
              <w:rtl/>
            </w:rPr>
            <w:t>[תיאור עבודה]</w:t>
          </w:r>
        </w:p>
      </w:docPartBody>
    </w:docPart>
    <w:docPart>
      <w:docPartPr>
        <w:name w:val="017927C55C0744968016CF55DE031BF9"/>
        <w:category>
          <w:name w:val="כללי"/>
          <w:gallery w:val="placeholder"/>
        </w:category>
        <w:types>
          <w:type w:val="bbPlcHdr"/>
        </w:types>
        <w:behaviors>
          <w:behavior w:val="content"/>
        </w:behaviors>
        <w:guid w:val="{FFE08DDF-A581-42CD-B737-58CF390B2D79}"/>
      </w:docPartPr>
      <w:docPartBody>
        <w:p w:rsidR="009D2FCE" w:rsidRDefault="00F03E44" w:rsidP="00F03E44">
          <w:pPr>
            <w:pStyle w:val="017927C55C0744968016CF55DE031BF9"/>
          </w:pPr>
          <w:r w:rsidRPr="003059F5">
            <w:rPr>
              <w:rStyle w:val="a3"/>
              <w:rtl/>
            </w:rPr>
            <w:t>[שם אתר]</w:t>
          </w:r>
        </w:p>
      </w:docPartBody>
    </w:docPart>
    <w:docPart>
      <w:docPartPr>
        <w:name w:val="3E05492C87D04FE6A102F4800158C287"/>
        <w:category>
          <w:name w:val="כללי"/>
          <w:gallery w:val="placeholder"/>
        </w:category>
        <w:types>
          <w:type w:val="bbPlcHdr"/>
        </w:types>
        <w:behaviors>
          <w:behavior w:val="content"/>
        </w:behaviors>
        <w:guid w:val="{05C2E5EF-94CA-48B1-B153-AA89138DE827}"/>
      </w:docPartPr>
      <w:docPartBody>
        <w:p w:rsidR="009D2FCE" w:rsidRDefault="00F03E44" w:rsidP="00F03E44">
          <w:pPr>
            <w:pStyle w:val="3E05492C87D04FE6A102F4800158C287"/>
          </w:pPr>
          <w:r w:rsidRPr="003059F5">
            <w:rPr>
              <w:rStyle w:val="a3"/>
              <w:rtl/>
            </w:rPr>
            <w:t>[תאריך חתימת חוזה]</w:t>
          </w:r>
        </w:p>
      </w:docPartBody>
    </w:docPart>
    <w:docPart>
      <w:docPartPr>
        <w:name w:val="2895C9CEBDE3482CA6FB6393D3A4FC8A"/>
        <w:category>
          <w:name w:val="כללי"/>
          <w:gallery w:val="placeholder"/>
        </w:category>
        <w:types>
          <w:type w:val="bbPlcHdr"/>
        </w:types>
        <w:behaviors>
          <w:behavior w:val="content"/>
        </w:behaviors>
        <w:guid w:val="{91519C43-B009-40F5-8227-13B0F163C56C}"/>
      </w:docPartPr>
      <w:docPartBody>
        <w:p w:rsidR="009D2FCE" w:rsidRDefault="00F03E44">
          <w:r w:rsidRPr="0027244C">
            <w:rPr>
              <w:rStyle w:val="a3"/>
              <w:rtl/>
            </w:rPr>
            <w:t>[צד א בחוזה]</w:t>
          </w:r>
        </w:p>
      </w:docPartBody>
    </w:docPart>
    <w:docPart>
      <w:docPartPr>
        <w:name w:val="53B86EC189984CB0895E04132A83E4EC"/>
        <w:category>
          <w:name w:val="כללי"/>
          <w:gallery w:val="placeholder"/>
        </w:category>
        <w:types>
          <w:type w:val="bbPlcHdr"/>
        </w:types>
        <w:behaviors>
          <w:behavior w:val="content"/>
        </w:behaviors>
        <w:guid w:val="{EC3E415A-E448-45D4-A35E-5A6AED2F4EC0}"/>
      </w:docPartPr>
      <w:docPartBody>
        <w:p w:rsidR="00E52DF8" w:rsidRDefault="00E52DF8">
          <w:r w:rsidRPr="009C4355">
            <w:rPr>
              <w:rStyle w:val="a3"/>
              <w:rtl/>
            </w:rPr>
            <w:t>[שם צד א]</w:t>
          </w:r>
        </w:p>
      </w:docPartBody>
    </w:docPart>
    <w:docPart>
      <w:docPartPr>
        <w:name w:val="1852A3B655334B529FA9ABA6AB928CD3"/>
        <w:category>
          <w:name w:val="כללי"/>
          <w:gallery w:val="placeholder"/>
        </w:category>
        <w:types>
          <w:type w:val="bbPlcHdr"/>
        </w:types>
        <w:behaviors>
          <w:behavior w:val="content"/>
        </w:behaviors>
        <w:guid w:val="{111A3C90-56B1-401A-86A7-A6017B1F5416}"/>
      </w:docPartPr>
      <w:docPartBody>
        <w:p w:rsidR="00E52DF8" w:rsidRDefault="00E52DF8">
          <w:r w:rsidRPr="009C4355">
            <w:rPr>
              <w:rStyle w:val="a3"/>
              <w:rtl/>
            </w:rPr>
            <w:t>[שם ספק]</w:t>
          </w:r>
        </w:p>
      </w:docPartBody>
    </w:docPart>
    <w:docPart>
      <w:docPartPr>
        <w:name w:val="E5944D47EEA34CA2BCC9ED4357FF29EA"/>
        <w:category>
          <w:name w:val="כללי"/>
          <w:gallery w:val="placeholder"/>
        </w:category>
        <w:types>
          <w:type w:val="bbPlcHdr"/>
        </w:types>
        <w:behaviors>
          <w:behavior w:val="content"/>
        </w:behaviors>
        <w:guid w:val="{EA910668-C879-41FE-8F23-642C40831F5E}"/>
      </w:docPartPr>
      <w:docPartBody>
        <w:p w:rsidR="00E52DF8" w:rsidRDefault="00E52DF8" w:rsidP="00E52DF8">
          <w:pPr>
            <w:pStyle w:val="E5944D47EEA34CA2BCC9ED4357FF29EA"/>
          </w:pPr>
          <w:r w:rsidRPr="003059F5">
            <w:rPr>
              <w:rStyle w:val="a3"/>
              <w:rtl/>
            </w:rPr>
            <w:t>[שם ספק]</w:t>
          </w:r>
        </w:p>
      </w:docPartBody>
    </w:docPart>
    <w:docPart>
      <w:docPartPr>
        <w:name w:val="424481AEBE024135A26088DBA30CC35C"/>
        <w:category>
          <w:name w:val="כללי"/>
          <w:gallery w:val="placeholder"/>
        </w:category>
        <w:types>
          <w:type w:val="bbPlcHdr"/>
        </w:types>
        <w:behaviors>
          <w:behavior w:val="content"/>
        </w:behaviors>
        <w:guid w:val="{60179A08-44F8-42E0-93BF-3304C221C838}"/>
      </w:docPartPr>
      <w:docPartBody>
        <w:p w:rsidR="00E52DF8" w:rsidRDefault="00E52DF8" w:rsidP="00E52DF8">
          <w:pPr>
            <w:pStyle w:val="424481AEBE024135A26088DBA30CC35C"/>
          </w:pPr>
          <w:r w:rsidRPr="003059F5">
            <w:rPr>
              <w:rStyle w:val="a3"/>
              <w:rtl/>
            </w:rPr>
            <w:t>[שם ספק]</w:t>
          </w:r>
        </w:p>
      </w:docPartBody>
    </w:docPart>
    <w:docPart>
      <w:docPartPr>
        <w:name w:val="B4D2D97032B34DC695AA1E3321DDBAB3"/>
        <w:category>
          <w:name w:val="כללי"/>
          <w:gallery w:val="placeholder"/>
        </w:category>
        <w:types>
          <w:type w:val="bbPlcHdr"/>
        </w:types>
        <w:behaviors>
          <w:behavior w:val="content"/>
        </w:behaviors>
        <w:guid w:val="{F50A753A-DCE0-440B-B1A1-FBE1A586C2ED}"/>
      </w:docPartPr>
      <w:docPartBody>
        <w:p w:rsidR="00E52DF8" w:rsidRDefault="00E52DF8" w:rsidP="00E52DF8">
          <w:pPr>
            <w:pStyle w:val="B4D2D97032B34DC695AA1E3321DDBAB3"/>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2E7CC5"/>
    <w:rsid w:val="0055114D"/>
    <w:rsid w:val="00560881"/>
    <w:rsid w:val="006865A5"/>
    <w:rsid w:val="007E18E0"/>
    <w:rsid w:val="00881F60"/>
    <w:rsid w:val="0089632E"/>
    <w:rsid w:val="009D2FCE"/>
    <w:rsid w:val="009F5F51"/>
    <w:rsid w:val="00C80BF1"/>
    <w:rsid w:val="00E52DF8"/>
    <w:rsid w:val="00F03E4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80BF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8BFF034194E14C1BB10A98A0F1F22398">
    <w:name w:val="8BFF034194E14C1BB10A98A0F1F22398"/>
    <w:rsid w:val="00881F60"/>
    <w:pPr>
      <w:bidi/>
    </w:pPr>
  </w:style>
  <w:style w:type="paragraph" w:customStyle="1" w:styleId="E0B71F4FB9324F3A97D77EDA1A74C4A6">
    <w:name w:val="E0B71F4FB9324F3A97D77EDA1A74C4A6"/>
    <w:rsid w:val="00881F60"/>
    <w:pPr>
      <w:bidi/>
    </w:pPr>
  </w:style>
  <w:style w:type="paragraph" w:customStyle="1" w:styleId="5325C62E407A43DF97596BA9FFB0C12E">
    <w:name w:val="5325C62E407A43DF97596BA9FFB0C12E"/>
    <w:rsid w:val="00881F60"/>
    <w:pPr>
      <w:bidi/>
    </w:pPr>
  </w:style>
  <w:style w:type="paragraph" w:customStyle="1" w:styleId="2A00F6CDB62A44D280AD21917FC40212">
    <w:name w:val="2A00F6CDB62A44D280AD21917FC40212"/>
    <w:rsid w:val="00881F60"/>
    <w:pPr>
      <w:bidi/>
    </w:pPr>
  </w:style>
  <w:style w:type="paragraph" w:customStyle="1" w:styleId="7FAB92D76A9D4005A5704BC6D1746FDD">
    <w:name w:val="7FAB92D76A9D4005A5704BC6D1746FDD"/>
    <w:rsid w:val="00881F60"/>
    <w:pPr>
      <w:bidi/>
    </w:pPr>
  </w:style>
  <w:style w:type="paragraph" w:customStyle="1" w:styleId="EF1B26D03CD94CDFB4BC9B8252F88AFA">
    <w:name w:val="EF1B26D03CD94CDFB4BC9B8252F88AFA"/>
    <w:rsid w:val="00881F60"/>
    <w:pPr>
      <w:bidi/>
    </w:pPr>
  </w:style>
  <w:style w:type="paragraph" w:customStyle="1" w:styleId="E841C6FB9B9B46249A020CE7E16D9295">
    <w:name w:val="E841C6FB9B9B46249A020CE7E16D9295"/>
    <w:rsid w:val="00881F60"/>
    <w:pPr>
      <w:bidi/>
    </w:pPr>
  </w:style>
  <w:style w:type="paragraph" w:customStyle="1" w:styleId="50C5E713066049BB92E1FE022BCEC969">
    <w:name w:val="50C5E713066049BB92E1FE022BCEC969"/>
    <w:rsid w:val="00881F60"/>
    <w:pPr>
      <w:bidi/>
    </w:pPr>
  </w:style>
  <w:style w:type="paragraph" w:customStyle="1" w:styleId="D95FA2860D414208A99C3AD0AEF3C5EE">
    <w:name w:val="D95FA2860D414208A99C3AD0AEF3C5EE"/>
    <w:rsid w:val="00881F60"/>
    <w:pPr>
      <w:bidi/>
    </w:pPr>
  </w:style>
  <w:style w:type="paragraph" w:customStyle="1" w:styleId="26B397719A034CE7A345C5A7DB5E2467">
    <w:name w:val="26B397719A034CE7A345C5A7DB5E2467"/>
    <w:rsid w:val="00881F60"/>
    <w:pPr>
      <w:bidi/>
    </w:pPr>
  </w:style>
  <w:style w:type="paragraph" w:customStyle="1" w:styleId="0FE2C8F17BD0426985780206A7EAFCCC">
    <w:name w:val="0FE2C8F17BD0426985780206A7EAFCCC"/>
    <w:rsid w:val="00881F60"/>
    <w:pPr>
      <w:bidi/>
    </w:pPr>
  </w:style>
  <w:style w:type="paragraph" w:customStyle="1" w:styleId="3C6FA78DDA514EBAAA82A631F91943CD">
    <w:name w:val="3C6FA78DDA514EBAAA82A631F91943CD"/>
    <w:rsid w:val="00881F60"/>
    <w:pPr>
      <w:bidi/>
    </w:pPr>
  </w:style>
  <w:style w:type="paragraph" w:customStyle="1" w:styleId="94128C6F33674AB3B2AA6EE81826DF4F">
    <w:name w:val="94128C6F33674AB3B2AA6EE81826DF4F"/>
    <w:rsid w:val="00881F60"/>
    <w:pPr>
      <w:bidi/>
    </w:pPr>
  </w:style>
  <w:style w:type="paragraph" w:customStyle="1" w:styleId="033FD02752314DC693A554A6A076831E">
    <w:name w:val="033FD02752314DC693A554A6A076831E"/>
    <w:rsid w:val="00881F60"/>
    <w:pPr>
      <w:bidi/>
    </w:pPr>
  </w:style>
  <w:style w:type="paragraph" w:customStyle="1" w:styleId="215FF448133848B488FFDCB7ED3BCA81">
    <w:name w:val="215FF448133848B488FFDCB7ED3BCA81"/>
    <w:rsid w:val="00881F60"/>
    <w:pPr>
      <w:bidi/>
    </w:pPr>
  </w:style>
  <w:style w:type="paragraph" w:customStyle="1" w:styleId="1F3C8191FC2A43F78905EF4204880FAC">
    <w:name w:val="1F3C8191FC2A43F78905EF4204880FAC"/>
    <w:rsid w:val="00881F60"/>
    <w:pPr>
      <w:bidi/>
    </w:pPr>
  </w:style>
  <w:style w:type="paragraph" w:customStyle="1" w:styleId="53BD742EEBFB46C399B68E84395D6DBE">
    <w:name w:val="53BD742EEBFB46C399B68E84395D6DBE"/>
    <w:rsid w:val="00881F60"/>
    <w:pPr>
      <w:bidi/>
    </w:pPr>
  </w:style>
  <w:style w:type="paragraph" w:customStyle="1" w:styleId="7FD5F77E8FA94F8AAFFFE0937E4DCA7B">
    <w:name w:val="7FD5F77E8FA94F8AAFFFE0937E4DCA7B"/>
    <w:rsid w:val="00881F60"/>
    <w:pPr>
      <w:bidi/>
    </w:pPr>
  </w:style>
  <w:style w:type="paragraph" w:customStyle="1" w:styleId="70513C3E00F340A18C145490FFDBAD4E">
    <w:name w:val="70513C3E00F340A18C145490FFDBAD4E"/>
    <w:rsid w:val="00881F60"/>
    <w:pPr>
      <w:bidi/>
    </w:pPr>
  </w:style>
  <w:style w:type="paragraph" w:customStyle="1" w:styleId="F691FADA8D1E40639614E66253FAC871">
    <w:name w:val="F691FADA8D1E40639614E66253FAC871"/>
    <w:rsid w:val="00881F60"/>
    <w:pPr>
      <w:bidi/>
    </w:pPr>
  </w:style>
  <w:style w:type="paragraph" w:customStyle="1" w:styleId="241080AC7CC94450BBF53474DDE912A7">
    <w:name w:val="241080AC7CC94450BBF53474DDE912A7"/>
    <w:rsid w:val="00881F60"/>
    <w:pPr>
      <w:bidi/>
    </w:pPr>
  </w:style>
  <w:style w:type="paragraph" w:customStyle="1" w:styleId="C5703F9817534C338D46D727644129F0">
    <w:name w:val="C5703F9817534C338D46D727644129F0"/>
    <w:rsid w:val="00881F60"/>
    <w:pPr>
      <w:bidi/>
    </w:pPr>
  </w:style>
  <w:style w:type="paragraph" w:customStyle="1" w:styleId="D3C37FB94A3A418ABAB96AB99C40C468">
    <w:name w:val="D3C37FB94A3A418ABAB96AB99C40C468"/>
    <w:rsid w:val="00881F60"/>
    <w:pPr>
      <w:bidi/>
    </w:pPr>
  </w:style>
  <w:style w:type="paragraph" w:customStyle="1" w:styleId="9552AE5406954D9A8F93650D5E7558D7">
    <w:name w:val="9552AE5406954D9A8F93650D5E7558D7"/>
    <w:rsid w:val="00881F60"/>
    <w:pPr>
      <w:bidi/>
    </w:pPr>
  </w:style>
  <w:style w:type="paragraph" w:customStyle="1" w:styleId="032B84A454E74E0DA193AAAA4FF77AE4">
    <w:name w:val="032B84A454E74E0DA193AAAA4FF77AE4"/>
    <w:rsid w:val="00881F60"/>
    <w:pPr>
      <w:bidi/>
    </w:pPr>
  </w:style>
  <w:style w:type="paragraph" w:customStyle="1" w:styleId="9344D81535804F42940C16DF1D22FADF">
    <w:name w:val="9344D81535804F42940C16DF1D22FADF"/>
    <w:rsid w:val="00881F60"/>
    <w:pPr>
      <w:bidi/>
    </w:pPr>
  </w:style>
  <w:style w:type="paragraph" w:customStyle="1" w:styleId="B2BC4E3EA80A471284D0C20D333B0E43">
    <w:name w:val="B2BC4E3EA80A471284D0C20D333B0E43"/>
    <w:rsid w:val="00881F60"/>
    <w:pPr>
      <w:bidi/>
    </w:pPr>
  </w:style>
  <w:style w:type="paragraph" w:customStyle="1" w:styleId="1CF58A9FD8B54308A33E72958F1FFFDA">
    <w:name w:val="1CF58A9FD8B54308A33E72958F1FFFDA"/>
    <w:rsid w:val="00881F60"/>
    <w:pPr>
      <w:bidi/>
    </w:pPr>
  </w:style>
  <w:style w:type="paragraph" w:customStyle="1" w:styleId="A3B1B2A648534ED694D9838E884F8B79">
    <w:name w:val="A3B1B2A648534ED694D9838E884F8B79"/>
    <w:rsid w:val="00881F60"/>
    <w:pPr>
      <w:bidi/>
    </w:pPr>
  </w:style>
  <w:style w:type="paragraph" w:customStyle="1" w:styleId="C3F38599977F49F7BE8087566E1059A8">
    <w:name w:val="C3F38599977F49F7BE8087566E1059A8"/>
    <w:rsid w:val="00881F60"/>
    <w:pPr>
      <w:bidi/>
    </w:pPr>
  </w:style>
  <w:style w:type="paragraph" w:customStyle="1" w:styleId="AFC8B02B7C0F4419B4198E95032E1E05">
    <w:name w:val="AFC8B02B7C0F4419B4198E95032E1E05"/>
    <w:rsid w:val="00881F60"/>
    <w:pPr>
      <w:bidi/>
    </w:pPr>
  </w:style>
  <w:style w:type="paragraph" w:customStyle="1" w:styleId="F904D9D3BBE24D22B1111BFA43F42113">
    <w:name w:val="F904D9D3BBE24D22B1111BFA43F42113"/>
    <w:rsid w:val="00881F60"/>
    <w:pPr>
      <w:bidi/>
    </w:pPr>
  </w:style>
  <w:style w:type="paragraph" w:customStyle="1" w:styleId="85782D589B844E7E8C1CE059389736BC">
    <w:name w:val="85782D589B844E7E8C1CE059389736BC"/>
    <w:rsid w:val="00F03E44"/>
    <w:pPr>
      <w:bidi/>
    </w:pPr>
  </w:style>
  <w:style w:type="paragraph" w:customStyle="1" w:styleId="E515EDE8EF3B459DAA560F9F77ED3684">
    <w:name w:val="E515EDE8EF3B459DAA560F9F77ED3684"/>
    <w:rsid w:val="00F03E44"/>
    <w:pPr>
      <w:bidi/>
    </w:pPr>
  </w:style>
  <w:style w:type="paragraph" w:customStyle="1" w:styleId="E175BB9F0EAE44C19ADC6D0781515923">
    <w:name w:val="E175BB9F0EAE44C19ADC6D0781515923"/>
    <w:rsid w:val="00F03E44"/>
    <w:pPr>
      <w:bidi/>
    </w:pPr>
  </w:style>
  <w:style w:type="paragraph" w:customStyle="1" w:styleId="C6316F3F828A4E109CAEB56E6FE84E70">
    <w:name w:val="C6316F3F828A4E109CAEB56E6FE84E70"/>
    <w:rsid w:val="00F03E44"/>
    <w:pPr>
      <w:bidi/>
    </w:pPr>
  </w:style>
  <w:style w:type="paragraph" w:customStyle="1" w:styleId="A2EBF8E2644249F08CC9127B692FC011">
    <w:name w:val="A2EBF8E2644249F08CC9127B692FC011"/>
    <w:rsid w:val="00F03E44"/>
    <w:pPr>
      <w:bidi/>
    </w:pPr>
  </w:style>
  <w:style w:type="paragraph" w:customStyle="1" w:styleId="C18C38CA6FF941D98CC3DCA9797EB7B6">
    <w:name w:val="C18C38CA6FF941D98CC3DCA9797EB7B6"/>
    <w:rsid w:val="00F03E44"/>
    <w:pPr>
      <w:bidi/>
    </w:pPr>
  </w:style>
  <w:style w:type="paragraph" w:customStyle="1" w:styleId="A8BB4F922093448FB946BDF63AFD640B">
    <w:name w:val="A8BB4F922093448FB946BDF63AFD640B"/>
    <w:rsid w:val="00F03E44"/>
    <w:pPr>
      <w:bidi/>
    </w:pPr>
  </w:style>
  <w:style w:type="paragraph" w:customStyle="1" w:styleId="325BD8A9CC14424784A30A67817C4CB5">
    <w:name w:val="325BD8A9CC14424784A30A67817C4CB5"/>
    <w:rsid w:val="00F03E44"/>
    <w:pPr>
      <w:bidi/>
    </w:pPr>
  </w:style>
  <w:style w:type="paragraph" w:customStyle="1" w:styleId="6A6B87907FF949148E16C9F2DD6DB8B0">
    <w:name w:val="6A6B87907FF949148E16C9F2DD6DB8B0"/>
    <w:rsid w:val="00F03E44"/>
    <w:pPr>
      <w:bidi/>
    </w:pPr>
  </w:style>
  <w:style w:type="paragraph" w:customStyle="1" w:styleId="F2A016A5BA2A40BF8C697BFEE7587BB9">
    <w:name w:val="F2A016A5BA2A40BF8C697BFEE7587BB9"/>
    <w:rsid w:val="00F03E44"/>
    <w:pPr>
      <w:bidi/>
    </w:pPr>
  </w:style>
  <w:style w:type="paragraph" w:customStyle="1" w:styleId="0ADBADE03BB34E21960522E700E52C4A">
    <w:name w:val="0ADBADE03BB34E21960522E700E52C4A"/>
    <w:rsid w:val="00F03E44"/>
    <w:pPr>
      <w:bidi/>
    </w:pPr>
  </w:style>
  <w:style w:type="paragraph" w:customStyle="1" w:styleId="9A5E754E0CEC4506B53C3A30C2425D31">
    <w:name w:val="9A5E754E0CEC4506B53C3A30C2425D31"/>
    <w:rsid w:val="00F03E44"/>
    <w:pPr>
      <w:bidi/>
    </w:pPr>
  </w:style>
  <w:style w:type="paragraph" w:customStyle="1" w:styleId="6FAC5044801B4DA2818FE4404EE3D490">
    <w:name w:val="6FAC5044801B4DA2818FE4404EE3D490"/>
    <w:rsid w:val="00F03E44"/>
    <w:pPr>
      <w:bidi/>
    </w:pPr>
  </w:style>
  <w:style w:type="paragraph" w:customStyle="1" w:styleId="4C6AB64D46F8410187A2175B90A4E882">
    <w:name w:val="4C6AB64D46F8410187A2175B90A4E882"/>
    <w:rsid w:val="00F03E44"/>
    <w:pPr>
      <w:bidi/>
    </w:pPr>
  </w:style>
  <w:style w:type="paragraph" w:customStyle="1" w:styleId="C125403A29A04D0C85109C3457A7CA63">
    <w:name w:val="C125403A29A04D0C85109C3457A7CA63"/>
    <w:rsid w:val="00F03E44"/>
    <w:pPr>
      <w:bidi/>
    </w:pPr>
  </w:style>
  <w:style w:type="paragraph" w:customStyle="1" w:styleId="BE9DB6AF9FD442DD8E7CAB110E04F1EF">
    <w:name w:val="BE9DB6AF9FD442DD8E7CAB110E04F1EF"/>
    <w:rsid w:val="00F03E44"/>
    <w:pPr>
      <w:bidi/>
    </w:pPr>
  </w:style>
  <w:style w:type="paragraph" w:customStyle="1" w:styleId="48405EBD31E64D40958273154F7D47E0">
    <w:name w:val="48405EBD31E64D40958273154F7D47E0"/>
    <w:rsid w:val="00F03E44"/>
    <w:pPr>
      <w:bidi/>
    </w:pPr>
  </w:style>
  <w:style w:type="paragraph" w:customStyle="1" w:styleId="9E714731EFE043169F6B2DB50AEAB65D">
    <w:name w:val="9E714731EFE043169F6B2DB50AEAB65D"/>
    <w:rsid w:val="00F03E44"/>
    <w:pPr>
      <w:bidi/>
    </w:pPr>
  </w:style>
  <w:style w:type="paragraph" w:customStyle="1" w:styleId="F24F9A452BC742D19EA92BF9CAAC8469">
    <w:name w:val="F24F9A452BC742D19EA92BF9CAAC8469"/>
    <w:rsid w:val="00F03E44"/>
    <w:pPr>
      <w:bidi/>
    </w:pPr>
  </w:style>
  <w:style w:type="paragraph" w:customStyle="1" w:styleId="47392DAD7FAF485F8EC3EDBDC0057E29">
    <w:name w:val="47392DAD7FAF485F8EC3EDBDC0057E29"/>
    <w:rsid w:val="00F03E44"/>
    <w:pPr>
      <w:bidi/>
    </w:pPr>
  </w:style>
  <w:style w:type="paragraph" w:customStyle="1" w:styleId="753229488FE04AE5AE6BE3874821856F">
    <w:name w:val="753229488FE04AE5AE6BE3874821856F"/>
    <w:rsid w:val="00F03E44"/>
    <w:pPr>
      <w:bidi/>
    </w:pPr>
  </w:style>
  <w:style w:type="paragraph" w:customStyle="1" w:styleId="017927C55C0744968016CF55DE031BF9">
    <w:name w:val="017927C55C0744968016CF55DE031BF9"/>
    <w:rsid w:val="00F03E44"/>
    <w:pPr>
      <w:bidi/>
    </w:pPr>
  </w:style>
  <w:style w:type="paragraph" w:customStyle="1" w:styleId="3E05492C87D04FE6A102F4800158C287">
    <w:name w:val="3E05492C87D04FE6A102F4800158C287"/>
    <w:rsid w:val="00F03E44"/>
    <w:pPr>
      <w:bidi/>
    </w:pPr>
  </w:style>
  <w:style w:type="paragraph" w:customStyle="1" w:styleId="291659B02F0D484E8C4986CA846EC1D2">
    <w:name w:val="291659B02F0D484E8C4986CA846EC1D2"/>
    <w:rsid w:val="00F03E44"/>
    <w:pPr>
      <w:bidi/>
    </w:pPr>
  </w:style>
  <w:style w:type="paragraph" w:customStyle="1" w:styleId="9D97C0FE48074314AD6A7D9F87FEA345">
    <w:name w:val="9D97C0FE48074314AD6A7D9F87FEA345"/>
    <w:rsid w:val="00560881"/>
    <w:pPr>
      <w:bidi/>
    </w:pPr>
  </w:style>
  <w:style w:type="paragraph" w:customStyle="1" w:styleId="36C54A644696480AA21AF8433905CC69">
    <w:name w:val="36C54A644696480AA21AF8433905CC69"/>
    <w:rsid w:val="00560881"/>
    <w:pPr>
      <w:bidi/>
    </w:pPr>
  </w:style>
  <w:style w:type="paragraph" w:customStyle="1" w:styleId="DA7713F89F6046FEA6ADED0B3587E3CD">
    <w:name w:val="DA7713F89F6046FEA6ADED0B3587E3CD"/>
    <w:rsid w:val="00560881"/>
    <w:pPr>
      <w:bidi/>
    </w:pPr>
  </w:style>
  <w:style w:type="paragraph" w:customStyle="1" w:styleId="7A4FEB1E2488449E9B9FFD02C3DAF7FE">
    <w:name w:val="7A4FEB1E2488449E9B9FFD02C3DAF7FE"/>
    <w:rsid w:val="00560881"/>
    <w:pPr>
      <w:bidi/>
    </w:pPr>
  </w:style>
  <w:style w:type="paragraph" w:customStyle="1" w:styleId="E5944D47EEA34CA2BCC9ED4357FF29EA">
    <w:name w:val="E5944D47EEA34CA2BCC9ED4357FF29EA"/>
    <w:rsid w:val="00E52DF8"/>
    <w:pPr>
      <w:bidi/>
    </w:pPr>
  </w:style>
  <w:style w:type="paragraph" w:customStyle="1" w:styleId="567C96EDCC304A528C8B1DECA920D489">
    <w:name w:val="567C96EDCC304A528C8B1DECA920D489"/>
    <w:rsid w:val="00E52DF8"/>
    <w:pPr>
      <w:bidi/>
    </w:pPr>
  </w:style>
  <w:style w:type="paragraph" w:customStyle="1" w:styleId="D75FC4B036574F5FA7B5D9B4A3B8A57E">
    <w:name w:val="D75FC4B036574F5FA7B5D9B4A3B8A57E"/>
    <w:rsid w:val="00E52DF8"/>
    <w:pPr>
      <w:bidi/>
    </w:pPr>
  </w:style>
  <w:style w:type="paragraph" w:customStyle="1" w:styleId="879F410625B54634A2348AA76DA0E4C1">
    <w:name w:val="879F410625B54634A2348AA76DA0E4C1"/>
    <w:rsid w:val="00E52DF8"/>
    <w:pPr>
      <w:bidi/>
    </w:pPr>
  </w:style>
  <w:style w:type="paragraph" w:customStyle="1" w:styleId="424481AEBE024135A26088DBA30CC35C">
    <w:name w:val="424481AEBE024135A26088DBA30CC35C"/>
    <w:rsid w:val="00E52DF8"/>
    <w:pPr>
      <w:bidi/>
    </w:pPr>
  </w:style>
  <w:style w:type="paragraph" w:customStyle="1" w:styleId="B4D2D97032B34DC695AA1E3321DDBAB3">
    <w:name w:val="B4D2D97032B34DC695AA1E3321DDBAB3"/>
    <w:rsid w:val="00E52DF8"/>
    <w:pPr>
      <w:bidi/>
    </w:pPr>
  </w:style>
  <w:style w:type="paragraph" w:customStyle="1" w:styleId="2C4ED323133443D99E3BF0D4290FF52A">
    <w:name w:val="2C4ED323133443D99E3BF0D4290FF52A"/>
    <w:rsid w:val="00C80BF1"/>
    <w:pPr>
      <w:bidi/>
    </w:pPr>
  </w:style>
  <w:style w:type="paragraph" w:customStyle="1" w:styleId="F95364EFCACD4262AE49FD025FA62992">
    <w:name w:val="F95364EFCACD4262AE49FD025FA62992"/>
    <w:rsid w:val="00C80BF1"/>
    <w:pPr>
      <w:bidi/>
    </w:pPr>
  </w:style>
  <w:style w:type="paragraph" w:customStyle="1" w:styleId="E3D6638534AA49688643B66A7B4D7043">
    <w:name w:val="E3D6638534AA49688643B66A7B4D7043"/>
    <w:rsid w:val="00C80BF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8DB03-05E2-43AF-BA31-147148A8260A}"/>
</file>

<file path=customXml/itemProps2.xml><?xml version="1.0" encoding="utf-8"?>
<ds:datastoreItem xmlns:ds="http://schemas.openxmlformats.org/officeDocument/2006/customXml" ds:itemID="{F12A5246-460D-4A4E-957C-D13D604F0D69}"/>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6F5D0520-BB44-4744-8A8D-14F928385B67}"/>
</file>

<file path=customXml/itemProps6.xml><?xml version="1.0" encoding="utf-8"?>
<ds:datastoreItem xmlns:ds="http://schemas.openxmlformats.org/officeDocument/2006/customXml" ds:itemID="{7511620C-E842-496F-A72C-D349F0FAA077}"/>
</file>

<file path=docProps/app.xml><?xml version="1.0" encoding="utf-8"?>
<Properties xmlns="http://schemas.openxmlformats.org/officeDocument/2006/extended-properties" xmlns:vt="http://schemas.openxmlformats.org/officeDocument/2006/docPropsVTypes">
  <Template>Normal</Template>
  <TotalTime>7</TotalTime>
  <Pages>37</Pages>
  <Words>9984</Words>
  <Characters>49924</Characters>
  <Application>Microsoft Office Word</Application>
  <DocSecurity>0</DocSecurity>
  <Lines>416</Lines>
  <Paragraphs>119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2022-05-12T11:33:00Z</dcterms:created>
  <dcterms:modified xsi:type="dcterms:W3CDTF">2022-05-12T11:41:00Z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bd475fe9-0f86-401f-863d-82507a4db2c7</vt:lpwstr>
  </property>
</Properties>
</file>