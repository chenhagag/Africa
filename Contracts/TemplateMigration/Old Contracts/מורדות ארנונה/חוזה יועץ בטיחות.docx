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639976"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402F85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FD1AF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900198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3E0E31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7575551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314DCB0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876F47">
        <w:rPr>
          <w:rFonts w:ascii="Times New Roman" w:eastAsia="Times New Roman" w:hAnsi="Times New Roman" w:cs="David"/>
          <w:bCs/>
          <w:i/>
          <w:iCs/>
          <w:noProof/>
          <w:sz w:val="24"/>
          <w:szCs w:val="24"/>
        </w:rPr>
        <w:drawing>
          <wp:inline distT="0" distB="0" distL="0" distR="0" wp14:anchorId="19A6E69D" wp14:editId="32E9D28D">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1073125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2992F63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5FD2DD9"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CD48D56"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13EFC39"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85F0AB2"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12A2F6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876F47">
        <w:rPr>
          <w:rFonts w:ascii="Times New Roman" w:eastAsia="Times New Roman" w:hAnsi="Times New Roman" w:cs="David" w:hint="cs"/>
          <w:bCs/>
          <w:sz w:val="32"/>
          <w:szCs w:val="32"/>
          <w:u w:val="single"/>
          <w:rtl/>
          <w:lang w:eastAsia="he-IL"/>
        </w:rPr>
        <w:t>חוזה יועץ בטיחות</w:t>
      </w:r>
    </w:p>
    <w:p w14:paraId="4A6922A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E62A51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964AC3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630792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CA58519"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14EFCA14"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4E282B5F" w14:textId="77777777" w:rsidR="00E45A3F" w:rsidRPr="00034D68" w:rsidRDefault="00E45A3F" w:rsidP="00E45A3F">
      <w:pPr>
        <w:widowControl w:val="0"/>
        <w:spacing w:before="0" w:beforeAutospacing="0" w:after="0" w:afterAutospacing="0" w:line="240" w:lineRule="auto"/>
        <w:ind w:left="1440" w:firstLine="720"/>
        <w:rPr>
          <w:ins w:id="0" w:author="Kook Sec" w:date="2021-01-21T13:00:00Z"/>
          <w:rFonts w:ascii="Times New Roman" w:eastAsia="Times New Roman" w:hAnsi="Times New Roman" w:cs="David"/>
          <w:bCs/>
          <w:sz w:val="32"/>
          <w:szCs w:val="32"/>
          <w:u w:val="single"/>
          <w:rtl/>
          <w:lang w:eastAsia="he-IL"/>
        </w:rPr>
      </w:pPr>
      <w:ins w:id="1" w:author="Kook Sec" w:date="2021-01-21T13:00:00Z">
        <w:r w:rsidRPr="00034D68">
          <w:rPr>
            <w:rFonts w:ascii="Times New Roman" w:eastAsia="Times New Roman" w:hAnsi="Times New Roman" w:cs="David"/>
            <w:bCs/>
            <w:sz w:val="32"/>
            <w:szCs w:val="32"/>
            <w:u w:val="single"/>
            <w:rtl/>
            <w:lang w:eastAsia="he-IL"/>
          </w:rPr>
          <w:t>א.מ. ישראל מגורים פיתוח בע"מ</w:t>
        </w:r>
      </w:ins>
    </w:p>
    <w:p w14:paraId="7614A7A3" w14:textId="77777777" w:rsidR="00E45A3F" w:rsidRPr="00034D68" w:rsidRDefault="00E45A3F" w:rsidP="00E45A3F">
      <w:pPr>
        <w:widowControl w:val="0"/>
        <w:spacing w:before="0" w:beforeAutospacing="0" w:after="0" w:afterAutospacing="0" w:line="240" w:lineRule="auto"/>
        <w:rPr>
          <w:ins w:id="2" w:author="Kook Sec" w:date="2021-01-21T13:00:00Z"/>
          <w:rFonts w:ascii="Times New Roman" w:eastAsia="Times New Roman" w:hAnsi="Times New Roman" w:cs="David"/>
          <w:bCs/>
          <w:sz w:val="32"/>
          <w:szCs w:val="32"/>
          <w:u w:val="single"/>
          <w:rtl/>
          <w:lang w:eastAsia="he-IL"/>
        </w:rPr>
      </w:pPr>
    </w:p>
    <w:p w14:paraId="11700709" w14:textId="77777777" w:rsidR="00E45A3F" w:rsidRPr="00034D68" w:rsidRDefault="00E45A3F" w:rsidP="00E45A3F">
      <w:pPr>
        <w:widowControl w:val="0"/>
        <w:spacing w:before="0" w:beforeAutospacing="0" w:after="0" w:afterAutospacing="0" w:line="240" w:lineRule="auto"/>
        <w:jc w:val="center"/>
        <w:rPr>
          <w:ins w:id="3" w:author="Kook Sec" w:date="2021-01-21T13:00:00Z"/>
          <w:rFonts w:ascii="Times New Roman" w:eastAsia="Times New Roman" w:hAnsi="Times New Roman" w:cs="David"/>
          <w:bCs/>
          <w:sz w:val="32"/>
          <w:szCs w:val="32"/>
          <w:u w:val="single"/>
          <w:rtl/>
          <w:lang w:eastAsia="he-IL"/>
        </w:rPr>
      </w:pPr>
      <w:ins w:id="4" w:author="Kook Sec" w:date="2021-01-21T13:00:00Z">
        <w:r w:rsidRPr="00034D68">
          <w:rPr>
            <w:rFonts w:ascii="Times New Roman" w:eastAsia="Times New Roman" w:hAnsi="Times New Roman" w:cs="David"/>
            <w:bCs/>
            <w:sz w:val="32"/>
            <w:szCs w:val="32"/>
            <w:u w:val="single"/>
            <w:rtl/>
            <w:lang w:eastAsia="he-IL"/>
          </w:rPr>
          <w:t>מורדות ארנונה</w:t>
        </w:r>
        <w:r w:rsidRPr="00034D68" w:rsidDel="004B4EDB">
          <w:rPr>
            <w:rFonts w:ascii="Times New Roman" w:eastAsia="Times New Roman" w:hAnsi="Times New Roman" w:cs="David"/>
            <w:bCs/>
            <w:sz w:val="32"/>
            <w:szCs w:val="32"/>
            <w:u w:val="single"/>
            <w:rtl/>
            <w:lang w:eastAsia="he-IL"/>
          </w:rPr>
          <w:t xml:space="preserve"> </w:t>
        </w:r>
      </w:ins>
    </w:p>
    <w:customXmlDelRangeStart w:id="5" w:author="Kook Sec" w:date="2021-01-21T13:00:00Z"/>
    <w:sdt>
      <w:sdtPr>
        <w:rPr>
          <w:rFonts w:ascii="Times New Roman" w:eastAsia="Times New Roman" w:hAnsi="Times New Roman" w:cs="David"/>
          <w:bCs/>
          <w:color w:val="00B0F0"/>
          <w:sz w:val="32"/>
          <w:szCs w:val="32"/>
          <w:u w:val="single"/>
          <w:rtl/>
          <w:lang w:eastAsia="he-IL"/>
        </w:rPr>
        <w:alias w:val="שם הפרויקט"/>
        <w:tag w:val="cntProjectName"/>
        <w:id w:val="-1115283160"/>
        <w:placeholder>
          <w:docPart w:val="C02D460EA3EF44FE90D07F96B1E9B7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customXmlDelRangeEnd w:id="5"/>
        <w:p w14:paraId="11CAB0A0" w14:textId="77777777" w:rsidR="006323AD" w:rsidRPr="006323AD" w:rsidDel="00E45A3F" w:rsidRDefault="00E45A3F" w:rsidP="006323AD">
          <w:pPr>
            <w:widowControl w:val="0"/>
            <w:spacing w:before="0" w:beforeAutospacing="0" w:after="0" w:afterAutospacing="0" w:line="240" w:lineRule="auto"/>
            <w:jc w:val="center"/>
            <w:rPr>
              <w:del w:id="6" w:author="Kook Sec" w:date="2021-01-21T13:00:00Z"/>
              <w:rFonts w:ascii="Times New Roman" w:eastAsia="Times New Roman" w:hAnsi="Times New Roman" w:cs="David"/>
              <w:bCs/>
              <w:color w:val="00B0F0"/>
              <w:sz w:val="32"/>
              <w:szCs w:val="32"/>
              <w:u w:val="single"/>
              <w:rtl/>
              <w:lang w:eastAsia="he-IL"/>
            </w:rPr>
          </w:pPr>
        </w:p>
        <w:customXmlDelRangeStart w:id="7" w:author="Kook Sec" w:date="2021-01-21T13:00:00Z"/>
      </w:sdtContent>
    </w:sdt>
    <w:customXmlDelRangeEnd w:id="7"/>
    <w:p w14:paraId="27E6A120" w14:textId="77777777" w:rsidR="006323AD" w:rsidRPr="006323AD" w:rsidDel="00E45A3F" w:rsidRDefault="006323AD" w:rsidP="006323AD">
      <w:pPr>
        <w:widowControl w:val="0"/>
        <w:spacing w:before="0" w:beforeAutospacing="0" w:after="0" w:afterAutospacing="0" w:line="240" w:lineRule="auto"/>
        <w:jc w:val="center"/>
        <w:rPr>
          <w:del w:id="8" w:author="Kook Sec" w:date="2021-01-21T13:00:00Z"/>
          <w:rFonts w:ascii="Times New Roman" w:eastAsia="Times New Roman" w:hAnsi="Times New Roman" w:cs="David"/>
          <w:bCs/>
          <w:color w:val="00B0F0"/>
          <w:sz w:val="32"/>
          <w:szCs w:val="32"/>
          <w:u w:val="single"/>
          <w:rtl/>
          <w:lang w:eastAsia="he-IL"/>
        </w:rPr>
      </w:pPr>
    </w:p>
    <w:customXmlDelRangeStart w:id="9" w:author="Kook Sec" w:date="2021-01-21T13:00:00Z"/>
    <w:sdt>
      <w:sdtPr>
        <w:rPr>
          <w:rFonts w:ascii="Times New Roman" w:eastAsia="Times New Roman" w:hAnsi="Times New Roman" w:cs="David"/>
          <w:bCs/>
          <w:color w:val="00B0F0"/>
          <w:sz w:val="32"/>
          <w:szCs w:val="32"/>
          <w:u w:val="single"/>
          <w:rtl/>
          <w:lang w:eastAsia="he-IL"/>
        </w:rPr>
        <w:alias w:val="שם אתר"/>
        <w:tag w:val="cntSite"/>
        <w:id w:val="2071999276"/>
        <w:placeholder>
          <w:docPart w:val="E28E975E6DC747AD9ED610F6317F5C9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customXmlDelRangeEnd w:id="9"/>
        <w:p w14:paraId="55C0088A" w14:textId="77777777" w:rsidR="006323AD" w:rsidRPr="006323AD" w:rsidDel="00E45A3F" w:rsidRDefault="00E45A3F" w:rsidP="006323AD">
          <w:pPr>
            <w:widowControl w:val="0"/>
            <w:spacing w:before="0" w:beforeAutospacing="0" w:after="0" w:afterAutospacing="0" w:line="240" w:lineRule="auto"/>
            <w:jc w:val="center"/>
            <w:rPr>
              <w:del w:id="10" w:author="Kook Sec" w:date="2021-01-21T13:00:00Z"/>
              <w:rFonts w:ascii="Times New Roman" w:eastAsia="Times New Roman" w:hAnsi="Times New Roman" w:cs="David"/>
              <w:bCs/>
              <w:color w:val="00B0F0"/>
              <w:sz w:val="32"/>
              <w:szCs w:val="32"/>
              <w:u w:val="single"/>
              <w:rtl/>
              <w:lang w:eastAsia="he-IL"/>
            </w:rPr>
          </w:pPr>
        </w:p>
        <w:customXmlDelRangeStart w:id="11" w:author="Kook Sec" w:date="2021-01-21T13:00:00Z"/>
      </w:sdtContent>
    </w:sdt>
    <w:customXmlDelRangeEnd w:id="11"/>
    <w:p w14:paraId="43146DA6"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01BF592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4CB79C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D0B3D2E"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336EA8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D0D8B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316FF3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449717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92BA9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80C52C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BD13B5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DE73A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50717C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C28AFF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FF2B1A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C962C3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82BC81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2A839E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AC13B8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216E07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2AD6D3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2440E8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7EF382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F4AE10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6A88D3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B3F04A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BA2239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63BC55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E0EC65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7DBDDBB" w14:textId="77777777" w:rsidR="00876F47" w:rsidRPr="006323AD" w:rsidRDefault="00876F47" w:rsidP="00876F47">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6323AD">
        <w:rPr>
          <w:rFonts w:ascii="Times New Roman" w:eastAsia="Times New Roman" w:hAnsi="Times New Roman" w:cs="David" w:hint="cs"/>
          <w:bCs/>
          <w:sz w:val="32"/>
          <w:szCs w:val="32"/>
          <w:u w:val="single"/>
          <w:rtl/>
          <w:lang w:eastAsia="he-IL"/>
        </w:rPr>
        <w:t>חוזה</w:t>
      </w:r>
      <w:r w:rsidR="006323AD" w:rsidRPr="006323AD">
        <w:rPr>
          <w:rFonts w:ascii="Times New Roman" w:eastAsia="Times New Roman" w:hAnsi="Times New Roman" w:cs="David" w:hint="cs"/>
          <w:bCs/>
          <w:sz w:val="32"/>
          <w:szCs w:val="32"/>
          <w:u w:val="single"/>
          <w:rtl/>
          <w:lang w:eastAsia="he-IL"/>
        </w:rPr>
        <w:t xml:space="preserve"> בטיחות</w:t>
      </w:r>
    </w:p>
    <w:p w14:paraId="28D63EE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E36FF7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876F47">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62006680"/>
          <w:placeholder>
            <w:docPart w:val="A3549746394244A8B2019DA7F0B9A99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7-03-08T00:00:00Z">
            <w:dateFormat w:val="dd/MM/yyyy"/>
            <w:lid w:val="he-IL"/>
            <w:storeMappedDataAs w:val="dateTime"/>
            <w:calendar w:val="gregorian"/>
          </w:date>
        </w:sdtPr>
        <w:sdtEndPr>
          <w:rPr>
            <w:rFonts w:hint="cs"/>
          </w:rPr>
        </w:sdtEndPr>
        <w:sdtContent>
          <w:r w:rsidR="000A6F65" w:rsidRPr="006323AD">
            <w:rPr>
              <w:rStyle w:val="AutoFieldsChar"/>
              <w:color w:val="00B0F0"/>
              <w:rtl/>
            </w:rPr>
            <w:t>[תאריך חתימת חוזה]</w:t>
          </w:r>
        </w:sdtContent>
      </w:sdt>
    </w:p>
    <w:p w14:paraId="5EF2C414"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rPr>
      </w:pPr>
    </w:p>
    <w:p w14:paraId="2259234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0AB7033"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BFC35B5" w14:textId="77777777" w:rsidR="00876F47" w:rsidRPr="00876F47" w:rsidRDefault="00876F47" w:rsidP="00876F47">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hint="cs"/>
          <w:bCs/>
          <w:sz w:val="24"/>
          <w:szCs w:val="24"/>
          <w:rtl/>
          <w:lang w:eastAsia="he-IL"/>
        </w:rPr>
        <w:t>ב י ן</w:t>
      </w:r>
    </w:p>
    <w:sdt>
      <w:sdtPr>
        <w:rPr>
          <w:rFonts w:ascii="Calibri" w:eastAsia="Times New Roman" w:hAnsi="Calibri" w:cs="Arial" w:hint="cs"/>
          <w:rtl/>
        </w:rPr>
        <w:alias w:val="צד א בחוזה"/>
        <w:tag w:val="cntTzadA"/>
        <w:id w:val="612864483"/>
        <w:placeholder>
          <w:docPart w:val="26F246374E3B4358AE674B779D8D930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75A55125" w14:textId="77777777" w:rsidR="00876F47" w:rsidRPr="00876F47" w:rsidRDefault="00E45A3F" w:rsidP="00E45A3F">
          <w:pPr>
            <w:widowControl w:val="0"/>
            <w:spacing w:before="0" w:beforeAutospacing="0" w:after="0" w:afterAutospacing="0" w:line="240" w:lineRule="auto"/>
            <w:ind w:left="2880" w:firstLine="26"/>
            <w:rPr>
              <w:rFonts w:ascii="Times New Roman" w:eastAsia="Times New Roman" w:hAnsi="Times New Roman" w:cs="David"/>
              <w:color w:val="008000"/>
              <w:sz w:val="24"/>
              <w:szCs w:val="24"/>
              <w:rtl/>
            </w:rPr>
            <w:pPrChange w:id="12" w:author="Kook Sec" w:date="2021-01-21T13:01:00Z">
              <w:pPr>
                <w:widowControl w:val="0"/>
                <w:spacing w:before="0" w:beforeAutospacing="0" w:after="0" w:afterAutospacing="0" w:line="240" w:lineRule="auto"/>
                <w:ind w:left="2880" w:firstLine="720"/>
              </w:pPr>
            </w:pPrChange>
          </w:pPr>
          <w:del w:id="13" w:author="Kook Sec" w:date="2021-01-21T13:01:00Z">
            <w:r w:rsidDel="00E45A3F">
              <w:rPr>
                <w:rFonts w:ascii="Calibri" w:eastAsia="Times New Roman" w:hAnsi="Calibri" w:cs="Arial"/>
                <w:rtl/>
              </w:rPr>
              <w:br/>
            </w:r>
            <w:r w:rsidDel="00E45A3F">
              <w:rPr>
                <w:rFonts w:ascii="Calibri" w:eastAsia="Times New Roman" w:hAnsi="Calibri" w:cs="Arial"/>
                <w:rtl/>
              </w:rPr>
              <w:br/>
            </w:r>
          </w:del>
          <w:ins w:id="14" w:author="Kook Sec" w:date="2021-01-21T13:01:00Z">
            <w:r w:rsidRPr="00E45A3F">
              <w:rPr>
                <w:rFonts w:ascii="Calibri" w:eastAsia="Times New Roman" w:hAnsi="Calibri" w:cs="Arial"/>
                <w:rtl/>
              </w:rPr>
              <w:t>א.מ. ישראל מגורים פיתוח בע"מ</w:t>
            </w:r>
            <w:r>
              <w:rPr>
                <w:rFonts w:ascii="Calibri" w:eastAsia="Times New Roman" w:hAnsi="Calibri" w:cs="Arial"/>
                <w:rtl/>
              </w:rPr>
              <w:br/>
            </w:r>
            <w:r w:rsidRPr="00E45A3F">
              <w:rPr>
                <w:rFonts w:ascii="Calibri" w:eastAsia="Times New Roman" w:hAnsi="Calibri" w:cs="Arial"/>
                <w:rtl/>
              </w:rPr>
              <w:t>יוני נתניהו 1 ג' אור יהודה</w:t>
            </w:r>
            <w:r>
              <w:rPr>
                <w:rFonts w:ascii="Calibri" w:eastAsia="Times New Roman" w:hAnsi="Calibri" w:cs="Arial"/>
                <w:rtl/>
              </w:rPr>
              <w:br/>
            </w:r>
            <w:r w:rsidRPr="00E45A3F">
              <w:rPr>
                <w:rFonts w:ascii="Calibri" w:eastAsia="Times New Roman" w:hAnsi="Calibri" w:cs="Arial"/>
              </w:rPr>
              <w:t>513313148</w:t>
            </w:r>
          </w:ins>
        </w:p>
      </w:sdtContent>
    </w:sdt>
    <w:p w14:paraId="6226E3F6"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876F47">
        <w:rPr>
          <w:rFonts w:ascii="Times New Roman" w:eastAsia="Times New Roman" w:hAnsi="Times New Roman" w:cs="David" w:hint="cs"/>
          <w:sz w:val="24"/>
          <w:szCs w:val="24"/>
          <w:rtl/>
          <w:lang w:eastAsia="he-IL"/>
        </w:rPr>
        <w:t>(להלן: "</w:t>
      </w:r>
      <w:r w:rsidRPr="00876F47">
        <w:rPr>
          <w:rFonts w:ascii="Times New Roman" w:eastAsia="Times New Roman" w:hAnsi="Times New Roman" w:cs="David" w:hint="cs"/>
          <w:b/>
          <w:bCs/>
          <w:sz w:val="24"/>
          <w:szCs w:val="24"/>
          <w:rtl/>
          <w:lang w:eastAsia="he-IL"/>
        </w:rPr>
        <w:t>המזמין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hint="cs"/>
          <w:bCs/>
          <w:sz w:val="24"/>
          <w:szCs w:val="24"/>
          <w:rtl/>
          <w:lang w:eastAsia="he-IL"/>
        </w:rPr>
        <w:t xml:space="preserve">       </w:t>
      </w:r>
    </w:p>
    <w:p w14:paraId="09044763"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876F47">
        <w:rPr>
          <w:rFonts w:ascii="Times New Roman" w:eastAsia="Times New Roman" w:hAnsi="Times New Roman" w:cs="David" w:hint="cs"/>
          <w:bCs/>
          <w:sz w:val="24"/>
          <w:szCs w:val="24"/>
          <w:rtl/>
          <w:lang w:eastAsia="he-IL"/>
        </w:rPr>
        <w:t xml:space="preserve">         מצד אחד;</w:t>
      </w:r>
    </w:p>
    <w:p w14:paraId="04334D7A" w14:textId="77777777" w:rsidR="00876F47" w:rsidRPr="00876F47" w:rsidRDefault="00876F47" w:rsidP="00876F47">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3F2FF0C0" w14:textId="77777777" w:rsidR="00876F47" w:rsidRPr="00876F47" w:rsidRDefault="00876F47" w:rsidP="00876F47">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hint="cs"/>
          <w:bCs/>
          <w:sz w:val="24"/>
          <w:szCs w:val="24"/>
          <w:rtl/>
          <w:lang w:eastAsia="he-IL"/>
        </w:rPr>
        <w:t>ל ב י ן</w:t>
      </w:r>
    </w:p>
    <w:p w14:paraId="2D33CEC4" w14:textId="77777777" w:rsidR="00876F47" w:rsidRPr="00E45A3F" w:rsidRDefault="00876F47" w:rsidP="00876F47">
      <w:pPr>
        <w:widowControl w:val="0"/>
        <w:spacing w:before="0" w:beforeAutospacing="0" w:after="0" w:afterAutospacing="0" w:line="240" w:lineRule="auto"/>
        <w:jc w:val="center"/>
        <w:rPr>
          <w:rFonts w:ascii="Calibri" w:eastAsia="Times New Roman" w:hAnsi="Calibri" w:cs="Arial"/>
          <w:rtl/>
          <w:rPrChange w:id="15" w:author="Kook Sec" w:date="2021-01-21T13:03:00Z">
            <w:rPr>
              <w:rFonts w:ascii="Times New Roman" w:eastAsia="Times New Roman" w:hAnsi="Times New Roman" w:cs="David"/>
              <w:sz w:val="24"/>
              <w:szCs w:val="24"/>
              <w:rtl/>
              <w:lang w:eastAsia="he-IL"/>
            </w:rPr>
          </w:rPrChange>
        </w:rPr>
      </w:pPr>
    </w:p>
    <w:sdt>
      <w:sdtPr>
        <w:rPr>
          <w:rFonts w:ascii="Calibri" w:eastAsia="Times New Roman" w:hAnsi="Calibri" w:cs="Arial"/>
          <w:rtl/>
          <w:rPrChange w:id="16" w:author="Kook Sec" w:date="2021-01-21T13:03:00Z">
            <w:rPr>
              <w:rFonts w:ascii="Times New Roman" w:eastAsia="Times New Roman" w:hAnsi="Times New Roman" w:cs="David"/>
              <w:color w:val="800080"/>
              <w:sz w:val="24"/>
              <w:szCs w:val="24"/>
              <w:rtl/>
            </w:rPr>
          </w:rPrChange>
        </w:rPr>
        <w:alias w:val="צדדים נוספים"/>
        <w:tag w:val="cntTzadB_x002C__x0020_cntTzadC_x002C__x0020_cntTzadD"/>
        <w:id w:val="-1370135030"/>
        <w:placeholder>
          <w:docPart w:val="336FFB5FB236421C9F21C9072483ADA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379006F3" w14:textId="77777777" w:rsidR="00876F47" w:rsidRPr="00E45A3F" w:rsidRDefault="00E45A3F" w:rsidP="00E45A3F">
          <w:pPr>
            <w:widowControl w:val="0"/>
            <w:spacing w:before="0" w:beforeAutospacing="0" w:after="0" w:afterAutospacing="0" w:line="240" w:lineRule="auto"/>
            <w:ind w:left="2880" w:firstLine="26"/>
            <w:rPr>
              <w:rFonts w:ascii="Calibri" w:eastAsia="Times New Roman" w:hAnsi="Calibri" w:cs="Arial"/>
              <w:rtl/>
              <w:rPrChange w:id="17" w:author="Kook Sec" w:date="2021-01-21T13:03:00Z">
                <w:rPr>
                  <w:rFonts w:ascii="Times New Roman" w:eastAsia="Times New Roman" w:hAnsi="Times New Roman" w:cs="David"/>
                  <w:sz w:val="24"/>
                  <w:szCs w:val="24"/>
                  <w:rtl/>
                  <w:lang w:eastAsia="he-IL"/>
                </w:rPr>
              </w:rPrChange>
            </w:rPr>
            <w:pPrChange w:id="18" w:author="Kook Sec" w:date="2021-01-21T13:02:00Z">
              <w:pPr>
                <w:widowControl w:val="0"/>
                <w:spacing w:before="0" w:beforeAutospacing="0" w:after="0" w:afterAutospacing="0" w:line="240" w:lineRule="auto"/>
                <w:ind w:left="2880" w:firstLine="720"/>
              </w:pPr>
            </w:pPrChange>
          </w:pPr>
          <w:del w:id="19" w:author="Kook Sec" w:date="2021-01-21T13:01:00Z">
            <w:r w:rsidRPr="00E45A3F" w:rsidDel="00E45A3F">
              <w:rPr>
                <w:rFonts w:ascii="Calibri" w:eastAsia="Times New Roman" w:hAnsi="Calibri" w:cs="Arial"/>
                <w:rtl/>
                <w:rPrChange w:id="20" w:author="Kook Sec" w:date="2021-01-21T13:03:00Z">
                  <w:rPr>
                    <w:rFonts w:ascii="Times New Roman" w:eastAsia="Times New Roman" w:hAnsi="Times New Roman" w:cs="David"/>
                    <w:color w:val="800080"/>
                    <w:sz w:val="24"/>
                    <w:szCs w:val="24"/>
                    <w:rtl/>
                  </w:rPr>
                </w:rPrChange>
              </w:rPr>
              <w:br/>
            </w:r>
          </w:del>
          <w:ins w:id="21" w:author="Kook Sec" w:date="2021-01-21T13:01:00Z">
            <w:r w:rsidRPr="00E45A3F">
              <w:rPr>
                <w:rFonts w:ascii="Calibri" w:eastAsia="Times New Roman" w:hAnsi="Calibri" w:cs="Arial" w:hint="cs"/>
                <w:rtl/>
                <w:rPrChange w:id="22" w:author="Kook Sec" w:date="2021-01-21T13:03:00Z">
                  <w:rPr>
                    <w:rFonts w:ascii="Times New Roman" w:eastAsia="Times New Roman" w:hAnsi="Times New Roman" w:cs="David" w:hint="cs"/>
                    <w:color w:val="800080"/>
                    <w:sz w:val="24"/>
                    <w:szCs w:val="24"/>
                    <w:rtl/>
                  </w:rPr>
                </w:rPrChange>
              </w:rPr>
              <w:t>אלי כחלון הנדסת בטיחות אש בע"מ</w:t>
            </w:r>
            <w:r w:rsidRPr="00E45A3F">
              <w:rPr>
                <w:rFonts w:ascii="Calibri" w:eastAsia="Times New Roman" w:hAnsi="Calibri" w:cs="Arial"/>
                <w:rtl/>
                <w:rPrChange w:id="23" w:author="Kook Sec" w:date="2021-01-21T13:03:00Z">
                  <w:rPr>
                    <w:rFonts w:ascii="Times New Roman" w:eastAsia="Times New Roman" w:hAnsi="Times New Roman" w:cs="David"/>
                    <w:color w:val="800080"/>
                    <w:sz w:val="24"/>
                    <w:szCs w:val="24"/>
                    <w:rtl/>
                  </w:rPr>
                </w:rPrChange>
              </w:rPr>
              <w:br/>
            </w:r>
            <w:r w:rsidRPr="00E45A3F">
              <w:rPr>
                <w:rFonts w:ascii="Calibri" w:eastAsia="Times New Roman" w:hAnsi="Calibri" w:cs="Arial" w:hint="cs"/>
                <w:rtl/>
                <w:rPrChange w:id="24" w:author="Kook Sec" w:date="2021-01-21T13:03:00Z">
                  <w:rPr>
                    <w:rFonts w:ascii="Times New Roman" w:eastAsia="Times New Roman" w:hAnsi="Times New Roman" w:cs="David" w:hint="cs"/>
                    <w:color w:val="800080"/>
                    <w:sz w:val="24"/>
                    <w:szCs w:val="24"/>
                    <w:rtl/>
                  </w:rPr>
                </w:rPrChange>
              </w:rPr>
              <w:t>רחוב הנדיב 71 ק.1 הרצליה</w:t>
            </w:r>
          </w:ins>
          <w:r w:rsidRPr="00E45A3F">
            <w:rPr>
              <w:rFonts w:ascii="Calibri" w:eastAsia="Times New Roman" w:hAnsi="Calibri" w:cs="Arial"/>
              <w:rtl/>
              <w:rPrChange w:id="25" w:author="Kook Sec" w:date="2021-01-21T13:03:00Z">
                <w:rPr>
                  <w:rFonts w:ascii="Times New Roman" w:eastAsia="Times New Roman" w:hAnsi="Times New Roman" w:cs="David"/>
                  <w:color w:val="800080"/>
                  <w:sz w:val="24"/>
                  <w:szCs w:val="24"/>
                  <w:rtl/>
                </w:rPr>
              </w:rPrChange>
            </w:rPr>
            <w:br/>
          </w:r>
          <w:ins w:id="26" w:author="Kook Sec" w:date="2021-01-21T13:03:00Z">
            <w:r w:rsidRPr="00E45A3F">
              <w:rPr>
                <w:rFonts w:ascii="Calibri" w:eastAsia="Times New Roman" w:hAnsi="Calibri" w:cs="Arial" w:hint="cs"/>
                <w:rtl/>
                <w:rPrChange w:id="27" w:author="Kook Sec" w:date="2021-01-21T13:03:00Z">
                  <w:rPr>
                    <w:rFonts w:ascii="Times New Roman" w:eastAsia="Times New Roman" w:hAnsi="Times New Roman" w:cs="David" w:hint="cs"/>
                    <w:color w:val="800080"/>
                    <w:sz w:val="24"/>
                    <w:szCs w:val="24"/>
                    <w:rtl/>
                  </w:rPr>
                </w:rPrChange>
              </w:rPr>
              <w:t>513316976</w:t>
            </w:r>
          </w:ins>
        </w:p>
      </w:sdtContent>
    </w:sdt>
    <w:p w14:paraId="2B6778A3"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876F47">
        <w:rPr>
          <w:rFonts w:ascii="Times New Roman" w:eastAsia="Times New Roman" w:hAnsi="Times New Roman" w:cs="David" w:hint="cs"/>
          <w:sz w:val="24"/>
          <w:szCs w:val="24"/>
          <w:rtl/>
          <w:lang w:eastAsia="he-IL"/>
        </w:rPr>
        <w:t>(להלן: "</w:t>
      </w:r>
      <w:r w:rsidRPr="00876F47">
        <w:rPr>
          <w:rFonts w:ascii="Times New Roman" w:eastAsia="Times New Roman" w:hAnsi="Times New Roman" w:cs="David" w:hint="cs"/>
          <w:b/>
          <w:bCs/>
          <w:sz w:val="24"/>
          <w:szCs w:val="24"/>
          <w:rtl/>
          <w:lang w:eastAsia="he-IL"/>
        </w:rPr>
        <w:t>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hint="cs"/>
          <w:bCs/>
          <w:sz w:val="24"/>
          <w:szCs w:val="24"/>
          <w:rtl/>
          <w:lang w:eastAsia="he-IL"/>
        </w:rPr>
        <w:t xml:space="preserve">  </w:t>
      </w:r>
    </w:p>
    <w:p w14:paraId="3B8BCF52"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876F47">
        <w:rPr>
          <w:rFonts w:ascii="Times New Roman" w:eastAsia="Times New Roman" w:hAnsi="Times New Roman" w:cs="David" w:hint="cs"/>
          <w:bCs/>
          <w:sz w:val="24"/>
          <w:szCs w:val="24"/>
          <w:rtl/>
          <w:lang w:eastAsia="he-IL"/>
        </w:rPr>
        <w:t xml:space="preserve">         מצד שני;</w:t>
      </w:r>
    </w:p>
    <w:p w14:paraId="7D9D48EA"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160327D4" w14:textId="77777777" w:rsidR="00876F47" w:rsidRPr="00876F47" w:rsidRDefault="00876F47" w:rsidP="00876F47">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והואיל:</w:t>
      </w:r>
      <w:r w:rsidRPr="00876F47">
        <w:rPr>
          <w:rFonts w:ascii="Times New Roman" w:eastAsia="Times New Roman" w:hAnsi="Times New Roman" w:cs="David"/>
          <w:bCs/>
          <w:sz w:val="24"/>
          <w:szCs w:val="24"/>
          <w:rtl/>
          <w:lang w:eastAsia="he-IL"/>
        </w:rPr>
        <w:tab/>
      </w:r>
      <w:r w:rsidRPr="00876F47">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121BBC5F" w14:textId="77777777" w:rsidR="00876F47" w:rsidRPr="00876F47" w:rsidRDefault="00876F47" w:rsidP="00876F47">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bCs/>
          <w:sz w:val="24"/>
          <w:szCs w:val="24"/>
          <w:rtl/>
          <w:lang w:eastAsia="he-IL"/>
        </w:rPr>
        <w:t>לפיכך הותנה והוסכם בין הצדדים כדלקמן:</w:t>
      </w:r>
    </w:p>
    <w:p w14:paraId="4D163F82" w14:textId="77777777" w:rsidR="00876F47" w:rsidRPr="00876F47" w:rsidRDefault="00876F47" w:rsidP="00876F47">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u w:val="single"/>
          <w:rtl/>
          <w:lang w:eastAsia="he-IL"/>
        </w:rPr>
        <w:t>מבוא</w:t>
      </w:r>
    </w:p>
    <w:p w14:paraId="698F4480" w14:textId="77777777" w:rsidR="00876F47" w:rsidRPr="00876F47" w:rsidRDefault="00876F47" w:rsidP="00876F47">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למונחים הבאים יהא הפרוש הנקוב </w:t>
      </w:r>
      <w:proofErr w:type="spellStart"/>
      <w:r w:rsidRPr="00876F47">
        <w:rPr>
          <w:rFonts w:ascii="Times New Roman" w:eastAsia="Times New Roman" w:hAnsi="Times New Roman" w:cs="David"/>
          <w:sz w:val="24"/>
          <w:szCs w:val="24"/>
          <w:rtl/>
          <w:lang w:eastAsia="he-IL"/>
        </w:rPr>
        <w:t>בצידם</w:t>
      </w:r>
      <w:proofErr w:type="spellEnd"/>
      <w:r w:rsidRPr="00876F47">
        <w:rPr>
          <w:rFonts w:ascii="Times New Roman" w:eastAsia="Times New Roman" w:hAnsi="Times New Roman" w:cs="David"/>
          <w:sz w:val="24"/>
          <w:szCs w:val="24"/>
          <w:rtl/>
          <w:lang w:eastAsia="he-IL"/>
        </w:rPr>
        <w:t xml:space="preserve"> דהיינו:</w:t>
      </w:r>
    </w:p>
    <w:p w14:paraId="3843E061" w14:textId="77777777" w:rsidR="00876F47" w:rsidRPr="00876F47" w:rsidRDefault="00876F47" w:rsidP="00876F4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F03C913"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"הפרויקט"</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w:t>
      </w:r>
      <w:proofErr w:type="spellStart"/>
      <w:r w:rsidRPr="00876F47">
        <w:rPr>
          <w:rFonts w:ascii="Times New Roman" w:eastAsia="Times New Roman" w:hAnsi="Times New Roman" w:cs="David"/>
          <w:sz w:val="24"/>
          <w:szCs w:val="24"/>
          <w:rtl/>
          <w:lang w:eastAsia="he-IL"/>
        </w:rPr>
        <w:t>המצ"ב</w:t>
      </w:r>
      <w:proofErr w:type="spellEnd"/>
      <w:r w:rsidRPr="00876F47">
        <w:rPr>
          <w:rFonts w:ascii="Times New Roman" w:eastAsia="Times New Roman" w:hAnsi="Times New Roman" w:cs="David"/>
          <w:sz w:val="24"/>
          <w:szCs w:val="24"/>
          <w:rtl/>
          <w:lang w:eastAsia="he-IL"/>
        </w:rPr>
        <w:t>.</w:t>
      </w:r>
    </w:p>
    <w:p w14:paraId="6F459D97"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CBB92D4"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 xml:space="preserve">"התכנית" </w:t>
      </w:r>
      <w:r w:rsidRPr="00876F47">
        <w:rPr>
          <w:rFonts w:ascii="Times New Roman" w:eastAsia="Times New Roman" w:hAnsi="Times New Roman" w:cs="David"/>
          <w:sz w:val="24"/>
          <w:szCs w:val="24"/>
          <w:rtl/>
          <w:lang w:eastAsia="he-IL"/>
        </w:rPr>
        <w:t>/</w:t>
      </w:r>
    </w:p>
    <w:p w14:paraId="22FCBB4A"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"המקרקעין"</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w:t>
      </w:r>
      <w:proofErr w:type="spellStart"/>
      <w:r w:rsidRPr="00876F47">
        <w:rPr>
          <w:rFonts w:ascii="Times New Roman" w:eastAsia="Times New Roman" w:hAnsi="Times New Roman" w:cs="David"/>
          <w:sz w:val="24"/>
          <w:szCs w:val="24"/>
          <w:rtl/>
          <w:lang w:eastAsia="he-IL"/>
        </w:rPr>
        <w:t>המצ"ב</w:t>
      </w:r>
      <w:proofErr w:type="spellEnd"/>
      <w:r w:rsidRPr="00876F47">
        <w:rPr>
          <w:rFonts w:ascii="Times New Roman" w:eastAsia="Times New Roman" w:hAnsi="Times New Roman" w:cs="David"/>
          <w:sz w:val="24"/>
          <w:szCs w:val="24"/>
          <w:rtl/>
          <w:lang w:eastAsia="he-IL"/>
        </w:rPr>
        <w:t>.</w:t>
      </w:r>
    </w:p>
    <w:p w14:paraId="54A9CB6A"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0ED90EE"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"האתר"</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04DDB1C3"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7F93B43"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היועצים</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3F6366BC"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3691BA0"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התכניות</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דרישת המזמין, לשם ביצוע הפרויקט ו/או כל חלק הימנו, לפי קביעת </w:t>
      </w:r>
      <w:r w:rsidRPr="00876F47">
        <w:rPr>
          <w:rFonts w:ascii="Times New Roman" w:eastAsia="Times New Roman" w:hAnsi="Times New Roman" w:cs="David"/>
          <w:sz w:val="24"/>
          <w:szCs w:val="24"/>
          <w:rtl/>
          <w:lang w:eastAsia="he-IL"/>
        </w:rPr>
        <w:lastRenderedPageBreak/>
        <w:t xml:space="preserve">המזמין, לרבות ומבלי לפגוע בכלליות האמור לעיל, כל המסמכים המצוינים ברשימת התכניות ומסמכים המצורפת לחוזה זה במסגרת נספח </w:t>
      </w:r>
      <w:r w:rsidRPr="00876F47">
        <w:rPr>
          <w:rFonts w:ascii="Times New Roman" w:eastAsia="Times New Roman" w:hAnsi="Times New Roman" w:cs="David"/>
          <w:b/>
          <w:bCs/>
          <w:sz w:val="24"/>
          <w:szCs w:val="24"/>
          <w:rtl/>
          <w:lang w:eastAsia="he-IL"/>
        </w:rPr>
        <w:t>ח'</w:t>
      </w:r>
      <w:r w:rsidRPr="00876F47">
        <w:rPr>
          <w:rFonts w:ascii="Times New Roman" w:eastAsia="Times New Roman" w:hAnsi="Times New Roman" w:cs="David"/>
          <w:sz w:val="24"/>
          <w:szCs w:val="24"/>
          <w:rtl/>
          <w:lang w:eastAsia="he-IL"/>
        </w:rPr>
        <w:t>. כל המסמכים שיערכו ע"י היועץ כאמור יערכו בשפה העברית.</w:t>
      </w:r>
    </w:p>
    <w:p w14:paraId="5255C774"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FD1906C"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שירותי</w:t>
      </w:r>
    </w:p>
    <w:p w14:paraId="659E4C8F"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 xml:space="preserve"> היועץ</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p>
    <w:p w14:paraId="04EBF52D"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השירותים</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 xml:space="preserve">השירותים כמוגדר וכמפורט בחוזה זה ובנספח </w:t>
      </w:r>
      <w:r w:rsidRPr="00876F47">
        <w:rPr>
          <w:rFonts w:ascii="Times New Roman" w:eastAsia="Times New Roman" w:hAnsi="Times New Roman" w:cs="David"/>
          <w:b/>
          <w:bCs/>
          <w:sz w:val="24"/>
          <w:szCs w:val="24"/>
          <w:rtl/>
          <w:lang w:eastAsia="he-IL"/>
        </w:rPr>
        <w:t>ב'</w:t>
      </w:r>
      <w:r w:rsidRPr="00876F47">
        <w:rPr>
          <w:rFonts w:ascii="Times New Roman" w:eastAsia="Times New Roman" w:hAnsi="Times New Roman" w:cs="David" w:hint="cs"/>
          <w:b/>
          <w:bCs/>
          <w:sz w:val="24"/>
          <w:szCs w:val="24"/>
          <w:rtl/>
          <w:lang w:eastAsia="he-IL"/>
        </w:rPr>
        <w:t xml:space="preserve"> </w:t>
      </w:r>
      <w:proofErr w:type="spellStart"/>
      <w:r w:rsidRPr="00876F47">
        <w:rPr>
          <w:rFonts w:ascii="Times New Roman" w:eastAsia="Times New Roman" w:hAnsi="Times New Roman" w:cs="David" w:hint="cs"/>
          <w:sz w:val="24"/>
          <w:szCs w:val="24"/>
          <w:rtl/>
          <w:lang w:eastAsia="he-IL"/>
        </w:rPr>
        <w:t>המצ"ב</w:t>
      </w:r>
      <w:proofErr w:type="spellEnd"/>
      <w:r w:rsidRPr="00876F47">
        <w:rPr>
          <w:rFonts w:ascii="Times New Roman" w:eastAsia="Times New Roman" w:hAnsi="Times New Roman" w:cs="David"/>
          <w:sz w:val="24"/>
          <w:szCs w:val="24"/>
          <w:rtl/>
          <w:lang w:eastAsia="he-IL"/>
        </w:rPr>
        <w:t>.</w:t>
      </w:r>
    </w:p>
    <w:p w14:paraId="6B29700C"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FBC7F1C"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המנהל</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6D652DA9"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D959A17"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מקום שמדובר בחוזה זה במזמין - גם המנהל במשמע.</w:t>
      </w:r>
    </w:p>
    <w:p w14:paraId="4F453B32"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DFCDB03"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86AC081"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החוזה</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hint="cs"/>
          <w:sz w:val="24"/>
          <w:szCs w:val="24"/>
          <w:rtl/>
          <w:lang w:eastAsia="he-IL"/>
        </w:rPr>
        <w:t>/</w:t>
      </w:r>
    </w:p>
    <w:p w14:paraId="1267FA78"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hint="cs"/>
          <w:b/>
          <w:bCs/>
          <w:sz w:val="24"/>
          <w:szCs w:val="24"/>
          <w:rtl/>
          <w:lang w:eastAsia="he-IL"/>
        </w:rPr>
        <w:t>ההסכם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חוזה זה על נספחיו.</w:t>
      </w:r>
    </w:p>
    <w:p w14:paraId="3A008CC2"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4224CD09"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הדין</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כהגדרתו בחוק ה</w:t>
      </w:r>
      <w:r w:rsidRPr="00876F47">
        <w:rPr>
          <w:rFonts w:ascii="Times New Roman" w:eastAsia="Times New Roman" w:hAnsi="Times New Roman" w:cs="David" w:hint="cs"/>
          <w:sz w:val="24"/>
          <w:szCs w:val="24"/>
          <w:rtl/>
          <w:lang w:eastAsia="he-IL"/>
        </w:rPr>
        <w:t>פרשנות, התשמ"א-1981</w:t>
      </w:r>
      <w:r w:rsidRPr="00876F47">
        <w:rPr>
          <w:rFonts w:ascii="Times New Roman" w:eastAsia="Times New Roman" w:hAnsi="Times New Roman" w:cs="David"/>
          <w:sz w:val="24"/>
          <w:szCs w:val="24"/>
          <w:rtl/>
          <w:lang w:eastAsia="he-IL"/>
        </w:rPr>
        <w:t xml:space="preserve"> לרבות כל </w:t>
      </w:r>
      <w:r w:rsidRPr="00876F47">
        <w:rPr>
          <w:rFonts w:ascii="Times New Roman" w:eastAsia="Times New Roman" w:hAnsi="Times New Roman" w:cs="David" w:hint="cs"/>
          <w:sz w:val="24"/>
          <w:szCs w:val="24"/>
          <w:rtl/>
          <w:lang w:eastAsia="he-IL"/>
        </w:rPr>
        <w:t xml:space="preserve">תקנה ו/או </w:t>
      </w:r>
      <w:r w:rsidRPr="00876F47">
        <w:rPr>
          <w:rFonts w:ascii="Times New Roman" w:eastAsia="Times New Roman" w:hAnsi="Times New Roman" w:cs="David"/>
          <w:sz w:val="24"/>
          <w:szCs w:val="24"/>
          <w:rtl/>
          <w:lang w:eastAsia="he-IL"/>
        </w:rPr>
        <w:t>הוראה של רשות מוסמכת בתוקף סמכותה על פי הדין.</w:t>
      </w:r>
    </w:p>
    <w:p w14:paraId="18DAB4F4"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95CB096"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הרשות</w:t>
      </w:r>
    </w:p>
    <w:p w14:paraId="13EF29F6"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 xml:space="preserve"> המקומית</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w:t>
      </w:r>
      <w:proofErr w:type="spellStart"/>
      <w:r w:rsidRPr="00876F47">
        <w:rPr>
          <w:rFonts w:ascii="Times New Roman" w:eastAsia="Times New Roman" w:hAnsi="Times New Roman" w:cs="David"/>
          <w:sz w:val="24"/>
          <w:szCs w:val="24"/>
          <w:rtl/>
          <w:lang w:eastAsia="he-IL"/>
        </w:rPr>
        <w:t>המצ"ב</w:t>
      </w:r>
      <w:proofErr w:type="spellEnd"/>
      <w:r w:rsidRPr="00876F47">
        <w:rPr>
          <w:rFonts w:ascii="Times New Roman" w:eastAsia="Times New Roman" w:hAnsi="Times New Roman" w:cs="David"/>
          <w:sz w:val="24"/>
          <w:szCs w:val="24"/>
          <w:rtl/>
          <w:lang w:eastAsia="he-IL"/>
        </w:rPr>
        <w:t>.</w:t>
      </w:r>
    </w:p>
    <w:p w14:paraId="59297012"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5BD5B1A"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חוזה</w:t>
      </w:r>
    </w:p>
    <w:p w14:paraId="6C5CB1E2" w14:textId="77777777" w:rsidR="00876F47" w:rsidRPr="00876F47" w:rsidRDefault="00876F47" w:rsidP="00876F47">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 xml:space="preserve"> הפיתוח</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hint="cs"/>
          <w:sz w:val="24"/>
          <w:szCs w:val="24"/>
          <w:rtl/>
          <w:lang w:eastAsia="he-IL"/>
        </w:rPr>
        <w:t xml:space="preserve"> </w:t>
      </w:r>
      <w:proofErr w:type="spellStart"/>
      <w:r w:rsidRPr="00876F47">
        <w:rPr>
          <w:rFonts w:ascii="Times New Roman" w:eastAsia="Times New Roman" w:hAnsi="Times New Roman" w:cs="David" w:hint="cs"/>
          <w:sz w:val="24"/>
          <w:szCs w:val="24"/>
          <w:rtl/>
          <w:lang w:eastAsia="he-IL"/>
        </w:rPr>
        <w:t>המצ"ב</w:t>
      </w:r>
      <w:proofErr w:type="spellEnd"/>
      <w:r w:rsidRPr="00876F47">
        <w:rPr>
          <w:rFonts w:ascii="Times New Roman" w:eastAsia="Times New Roman" w:hAnsi="Times New Roman" w:cs="David"/>
          <w:sz w:val="24"/>
          <w:szCs w:val="24"/>
          <w:rtl/>
          <w:lang w:eastAsia="he-IL"/>
        </w:rPr>
        <w:t>.</w:t>
      </w:r>
    </w:p>
    <w:p w14:paraId="3B212935" w14:textId="77777777" w:rsidR="00876F47" w:rsidRPr="00876F47" w:rsidRDefault="00876F47" w:rsidP="00876F47">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0236A4B5"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הכותרות בחוזה זה </w:t>
      </w:r>
      <w:r w:rsidRPr="00876F47">
        <w:rPr>
          <w:rFonts w:ascii="Times New Roman" w:eastAsia="Times New Roman" w:hAnsi="Times New Roman" w:cs="David" w:hint="cs"/>
          <w:sz w:val="24"/>
          <w:szCs w:val="24"/>
          <w:rtl/>
          <w:lang w:eastAsia="he-IL"/>
        </w:rPr>
        <w:t xml:space="preserve">הינן לנוחיות בלבד ובכל מקרה </w:t>
      </w:r>
      <w:r w:rsidRPr="00876F47">
        <w:rPr>
          <w:rFonts w:ascii="Times New Roman" w:eastAsia="Times New Roman" w:hAnsi="Times New Roman" w:cs="David"/>
          <w:sz w:val="24"/>
          <w:szCs w:val="24"/>
          <w:rtl/>
          <w:lang w:eastAsia="he-IL"/>
        </w:rPr>
        <w:t xml:space="preserve">לא ישמשו </w:t>
      </w:r>
      <w:r w:rsidRPr="00876F47">
        <w:rPr>
          <w:rFonts w:ascii="Times New Roman" w:eastAsia="Times New Roman" w:hAnsi="Times New Roman" w:cs="David" w:hint="cs"/>
          <w:sz w:val="24"/>
          <w:szCs w:val="24"/>
          <w:rtl/>
          <w:lang w:eastAsia="he-IL"/>
        </w:rPr>
        <w:t>ל</w:t>
      </w:r>
      <w:r w:rsidRPr="00876F47">
        <w:rPr>
          <w:rFonts w:ascii="Times New Roman" w:eastAsia="Times New Roman" w:hAnsi="Times New Roman" w:cs="David"/>
          <w:sz w:val="24"/>
          <w:szCs w:val="24"/>
          <w:rtl/>
          <w:lang w:eastAsia="he-IL"/>
        </w:rPr>
        <w:t>פרש</w:t>
      </w:r>
      <w:r w:rsidRPr="00876F47">
        <w:rPr>
          <w:rFonts w:ascii="Times New Roman" w:eastAsia="Times New Roman" w:hAnsi="Times New Roman" w:cs="David" w:hint="cs"/>
          <w:sz w:val="24"/>
          <w:szCs w:val="24"/>
          <w:rtl/>
          <w:lang w:eastAsia="he-IL"/>
        </w:rPr>
        <w:t>נות</w:t>
      </w:r>
      <w:r w:rsidRPr="00876F47">
        <w:rPr>
          <w:rFonts w:ascii="Times New Roman" w:eastAsia="Times New Roman" w:hAnsi="Times New Roman" w:cs="David"/>
          <w:sz w:val="24"/>
          <w:szCs w:val="24"/>
          <w:rtl/>
          <w:lang w:eastAsia="he-IL"/>
        </w:rPr>
        <w:t>ו.</w:t>
      </w:r>
    </w:p>
    <w:p w14:paraId="05596E0D"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הנספחים לחוזה זה מהווים חלק בלתי נפרד הימנו ואלה הם:</w:t>
      </w:r>
    </w:p>
    <w:p w14:paraId="52DFA857" w14:textId="77777777" w:rsidR="00876F47" w:rsidRPr="00876F47" w:rsidRDefault="00876F47" w:rsidP="00876F47">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6949E43D"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 xml:space="preserve">נספח א' </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נספח כללי;</w:t>
      </w:r>
    </w:p>
    <w:p w14:paraId="52C5F67D"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נספח ב'</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sz w:val="24"/>
          <w:szCs w:val="24"/>
          <w:rtl/>
          <w:lang w:eastAsia="he-IL"/>
        </w:rPr>
        <w:tab/>
        <w:t>שירותי היועץ;</w:t>
      </w:r>
    </w:p>
    <w:p w14:paraId="0F8DFCB2"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b/>
          <w:bCs/>
          <w:color w:val="000000"/>
          <w:sz w:val="24"/>
          <w:szCs w:val="24"/>
          <w:rtl/>
          <w:lang w:eastAsia="he-IL"/>
        </w:rPr>
        <w:t>נספח ג'</w:t>
      </w:r>
      <w:r w:rsidRPr="00876F47">
        <w:rPr>
          <w:rFonts w:ascii="Times New Roman" w:eastAsia="Times New Roman" w:hAnsi="Times New Roman" w:cs="David"/>
          <w:color w:val="000000"/>
          <w:sz w:val="24"/>
          <w:szCs w:val="24"/>
          <w:rtl/>
          <w:lang w:eastAsia="he-IL"/>
        </w:rPr>
        <w:t xml:space="preserve"> </w:t>
      </w:r>
      <w:r w:rsidRPr="00876F47">
        <w:rPr>
          <w:rFonts w:ascii="Times New Roman" w:eastAsia="Times New Roman" w:hAnsi="Times New Roman" w:cs="David"/>
          <w:color w:val="000000"/>
          <w:sz w:val="24"/>
          <w:szCs w:val="24"/>
          <w:lang w:eastAsia="he-IL"/>
        </w:rPr>
        <w:t>–</w:t>
      </w:r>
      <w:r w:rsidRPr="00876F47">
        <w:rPr>
          <w:rFonts w:ascii="Times New Roman" w:eastAsia="Times New Roman" w:hAnsi="Times New Roman" w:cs="David"/>
          <w:color w:val="000000"/>
          <w:sz w:val="24"/>
          <w:szCs w:val="24"/>
          <w:rtl/>
          <w:lang w:eastAsia="he-IL"/>
        </w:rPr>
        <w:t xml:space="preserve"> </w:t>
      </w:r>
      <w:r w:rsidRPr="00876F47">
        <w:rPr>
          <w:rFonts w:ascii="Times New Roman" w:eastAsia="Times New Roman" w:hAnsi="Times New Roman" w:cs="David"/>
          <w:color w:val="000000"/>
          <w:sz w:val="24"/>
          <w:szCs w:val="24"/>
          <w:rtl/>
          <w:lang w:eastAsia="he-IL"/>
        </w:rPr>
        <w:tab/>
        <w:t>לוח זמנים;</w:t>
      </w:r>
    </w:p>
    <w:p w14:paraId="5523DFA0"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b/>
          <w:bCs/>
          <w:color w:val="000000"/>
          <w:sz w:val="24"/>
          <w:szCs w:val="24"/>
          <w:rtl/>
          <w:lang w:eastAsia="he-IL"/>
        </w:rPr>
        <w:t>נספח ד'</w:t>
      </w:r>
      <w:r w:rsidRPr="00876F47">
        <w:rPr>
          <w:rFonts w:ascii="Times New Roman" w:eastAsia="Times New Roman" w:hAnsi="Times New Roman" w:cs="David"/>
          <w:color w:val="000000"/>
          <w:sz w:val="24"/>
          <w:szCs w:val="24"/>
          <w:rtl/>
          <w:lang w:eastAsia="he-IL"/>
        </w:rPr>
        <w:t xml:space="preserve"> - </w:t>
      </w:r>
      <w:r w:rsidRPr="00876F47">
        <w:rPr>
          <w:rFonts w:ascii="Times New Roman" w:eastAsia="Times New Roman" w:hAnsi="Times New Roman" w:cs="David"/>
          <w:color w:val="000000"/>
          <w:sz w:val="24"/>
          <w:szCs w:val="24"/>
          <w:rtl/>
          <w:lang w:eastAsia="he-IL"/>
        </w:rPr>
        <w:tab/>
        <w:t>שכר היועץ;</w:t>
      </w:r>
    </w:p>
    <w:p w14:paraId="5C46E859"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b/>
          <w:bCs/>
          <w:color w:val="000000"/>
          <w:sz w:val="24"/>
          <w:szCs w:val="24"/>
          <w:rtl/>
          <w:lang w:eastAsia="he-IL"/>
        </w:rPr>
        <w:t>נספח ה'</w:t>
      </w:r>
      <w:r w:rsidRPr="00876F47">
        <w:rPr>
          <w:rFonts w:ascii="Times New Roman" w:eastAsia="Times New Roman" w:hAnsi="Times New Roman" w:cs="David"/>
          <w:color w:val="000000"/>
          <w:sz w:val="24"/>
          <w:szCs w:val="24"/>
          <w:rtl/>
          <w:lang w:eastAsia="he-IL"/>
        </w:rPr>
        <w:t xml:space="preserve"> - </w:t>
      </w:r>
      <w:r w:rsidRPr="00876F47">
        <w:rPr>
          <w:rFonts w:ascii="Times New Roman" w:eastAsia="Times New Roman" w:hAnsi="Times New Roman" w:cs="David"/>
          <w:color w:val="000000"/>
          <w:sz w:val="24"/>
          <w:szCs w:val="24"/>
          <w:rtl/>
          <w:lang w:eastAsia="he-IL"/>
        </w:rPr>
        <w:tab/>
        <w:t>תשלומי שכר היועץ;</w:t>
      </w:r>
    </w:p>
    <w:p w14:paraId="274C7567"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 xml:space="preserve">נספח ו </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הצהרה והתחייבות לשמירת סודיות;</w:t>
      </w:r>
    </w:p>
    <w:p w14:paraId="3B40A671" w14:textId="77777777" w:rsidR="00E0492B" w:rsidRDefault="00E0492B" w:rsidP="00E0492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3A3E1578" w14:textId="77777777" w:rsidR="00E0492B" w:rsidRDefault="00E0492B" w:rsidP="00E0492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7ACA5CF4"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נספח ח'</w:t>
      </w:r>
      <w:r w:rsidRPr="00876F47">
        <w:rPr>
          <w:rFonts w:ascii="Times New Roman" w:eastAsia="Times New Roman" w:hAnsi="Times New Roman" w:cs="David"/>
          <w:sz w:val="24"/>
          <w:szCs w:val="24"/>
          <w:rtl/>
          <w:lang w:eastAsia="he-IL"/>
        </w:rPr>
        <w:t xml:space="preserve"> - </w:t>
      </w:r>
      <w:r w:rsidRPr="00876F47">
        <w:rPr>
          <w:rFonts w:ascii="Times New Roman" w:eastAsia="Times New Roman" w:hAnsi="Times New Roman" w:cs="David"/>
          <w:sz w:val="24"/>
          <w:szCs w:val="24"/>
          <w:rtl/>
          <w:lang w:eastAsia="he-IL"/>
        </w:rPr>
        <w:tab/>
        <w:t>רשימת התכניות והמסמכים שעל היועץ להנפיק.</w:t>
      </w:r>
    </w:p>
    <w:p w14:paraId="405CFDF8"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נספח ט'</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sz w:val="24"/>
          <w:szCs w:val="24"/>
          <w:rtl/>
          <w:lang w:eastAsia="he-IL"/>
        </w:rPr>
        <w:tab/>
        <w:t>אישור להשלמת הפרויקט/קטע מהפרויקט.</w:t>
      </w:r>
    </w:p>
    <w:p w14:paraId="4A87DA5A" w14:textId="77777777" w:rsidR="00876F47" w:rsidRPr="00876F47" w:rsidRDefault="00876F47" w:rsidP="00876F47">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 xml:space="preserve">נספח י' </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נספח היעדר תביעות.</w:t>
      </w:r>
    </w:p>
    <w:p w14:paraId="58D07E91"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שירותי היועץ</w:t>
      </w:r>
    </w:p>
    <w:p w14:paraId="519472A4"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מוסר בזה ליועץ והיועץ מקבל על עצמו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w:t>
      </w:r>
    </w:p>
    <w:p w14:paraId="46FEE1FB"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 ומאשר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הינו מכיר ויודע את כל הנדרש למטרת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רותי היועץ וכי הינו מורשה על פי </w:t>
      </w:r>
      <w:r w:rsidRPr="00876F47">
        <w:rPr>
          <w:rFonts w:ascii="Times New Roman" w:eastAsia="Times New Roman" w:hAnsi="Times New Roman" w:cs="David" w:hint="cs"/>
          <w:sz w:val="24"/>
          <w:szCs w:val="24"/>
          <w:rtl/>
          <w:lang w:eastAsia="he-IL"/>
        </w:rPr>
        <w:t xml:space="preserve">כל </w:t>
      </w:r>
      <w:r w:rsidRPr="00876F47">
        <w:rPr>
          <w:rFonts w:ascii="Times New Roman" w:eastAsia="Times New Roman" w:hAnsi="Times New Roman" w:cs="David"/>
          <w:sz w:val="24"/>
          <w:szCs w:val="24"/>
          <w:rtl/>
          <w:lang w:eastAsia="he-IL"/>
        </w:rPr>
        <w:t>דין למתן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 xml:space="preserve"> היועץ, לרבות</w:t>
      </w:r>
      <w:r w:rsidRPr="00876F47">
        <w:rPr>
          <w:rFonts w:ascii="Times New Roman" w:eastAsia="Times New Roman" w:hAnsi="Times New Roman" w:cs="David" w:hint="cs"/>
          <w:sz w:val="24"/>
          <w:szCs w:val="24"/>
          <w:rtl/>
          <w:lang w:eastAsia="he-IL"/>
        </w:rPr>
        <w:t xml:space="preserve"> אך לא רק</w:t>
      </w:r>
      <w:r w:rsidRPr="00876F47">
        <w:rPr>
          <w:rFonts w:ascii="Times New Roman" w:eastAsia="Times New Roman" w:hAnsi="Times New Roman" w:cs="David"/>
          <w:sz w:val="24"/>
          <w:szCs w:val="24"/>
          <w:rtl/>
          <w:lang w:eastAsia="he-IL"/>
        </w:rPr>
        <w:t>,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חוק המהנדסים והאדריכלים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proofErr w:type="spellStart"/>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תשי"ח</w:t>
      </w:r>
      <w:proofErr w:type="spellEnd"/>
      <w:r w:rsidRPr="00876F47">
        <w:rPr>
          <w:rFonts w:ascii="Times New Roman" w:eastAsia="Times New Roman" w:hAnsi="Times New Roman" w:cs="David"/>
          <w:sz w:val="24"/>
          <w:szCs w:val="24"/>
          <w:rtl/>
          <w:lang w:eastAsia="he-IL"/>
        </w:rPr>
        <w:t xml:space="preserve"> - 1958, כי יש בידו 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שיון </w:t>
      </w:r>
      <w:r w:rsidRPr="00876F47">
        <w:rPr>
          <w:rFonts w:ascii="Times New Roman" w:eastAsia="Times New Roman" w:hAnsi="Times New Roman" w:cs="David" w:hint="cs"/>
          <w:sz w:val="24"/>
          <w:szCs w:val="24"/>
          <w:rtl/>
          <w:lang w:eastAsia="he-IL"/>
        </w:rPr>
        <w:t xml:space="preserve">בר </w:t>
      </w:r>
      <w:r w:rsidRPr="00876F47">
        <w:rPr>
          <w:rFonts w:ascii="Times New Roman" w:eastAsia="Times New Roman" w:hAnsi="Times New Roman" w:cs="David"/>
          <w:sz w:val="24"/>
          <w:szCs w:val="24"/>
          <w:rtl/>
          <w:lang w:eastAsia="he-IL"/>
        </w:rPr>
        <w:t>ת</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קף לביצוע שירותי </w:t>
      </w:r>
      <w:r w:rsidRPr="00876F47">
        <w:rPr>
          <w:rFonts w:ascii="Times New Roman" w:eastAsia="Times New Roman" w:hAnsi="Times New Roman" w:cs="David" w:hint="cs"/>
          <w:sz w:val="24"/>
          <w:szCs w:val="24"/>
          <w:rtl/>
          <w:lang w:eastAsia="he-IL"/>
        </w:rPr>
        <w:t xml:space="preserve"> היועץ על פי הדין</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כי הוא בעל הכישורים, הר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שיונות, הידע, הניסיון והאמצעים המאפשרים לו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ביצועם ברמה מקצועית גבוהה ובהתאם למותנה בחוזה.</w:t>
      </w:r>
    </w:p>
    <w:p w14:paraId="3B30434F"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ידוע לו שש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שיקול דעתו</w:t>
      </w:r>
      <w:r w:rsidRPr="00876F47">
        <w:rPr>
          <w:rFonts w:ascii="Times New Roman" w:eastAsia="Times New Roman" w:hAnsi="Times New Roman" w:cs="David" w:hint="cs"/>
          <w:sz w:val="24"/>
          <w:szCs w:val="24"/>
          <w:rtl/>
          <w:lang w:eastAsia="he-IL"/>
        </w:rPr>
        <w:t xml:space="preserve"> הבלעדי</w:t>
      </w:r>
      <w:r w:rsidRPr="00876F47">
        <w:rPr>
          <w:rFonts w:ascii="Times New Roman" w:eastAsia="Times New Roman" w:hAnsi="Times New Roman" w:cs="David"/>
          <w:sz w:val="24"/>
          <w:szCs w:val="24"/>
          <w:rtl/>
          <w:lang w:eastAsia="he-IL"/>
        </w:rPr>
        <w:t xml:space="preserve"> ו</w:t>
      </w:r>
      <w:r w:rsidRPr="00876F47">
        <w:rPr>
          <w:rFonts w:ascii="Times New Roman" w:eastAsia="Times New Roman" w:hAnsi="Times New Roman" w:cs="David" w:hint="cs"/>
          <w:sz w:val="24"/>
          <w:szCs w:val="24"/>
          <w:rtl/>
          <w:lang w:eastAsia="he-IL"/>
        </w:rPr>
        <w:t xml:space="preserve">כי </w:t>
      </w:r>
      <w:r w:rsidRPr="00876F47">
        <w:rPr>
          <w:rFonts w:ascii="Times New Roman" w:eastAsia="Times New Roman" w:hAnsi="Times New Roman" w:cs="David"/>
          <w:sz w:val="24"/>
          <w:szCs w:val="24"/>
          <w:rtl/>
          <w:lang w:eastAsia="he-IL"/>
        </w:rPr>
        <w:t xml:space="preserve">הם יינתנו על ידו בשלבי עבודה כמפורט בנספח </w:t>
      </w:r>
      <w:r w:rsidRPr="00876F47">
        <w:rPr>
          <w:rFonts w:ascii="Times New Roman" w:eastAsia="Times New Roman" w:hAnsi="Times New Roman" w:cs="David"/>
          <w:bCs/>
          <w:sz w:val="24"/>
          <w:szCs w:val="24"/>
          <w:rtl/>
          <w:lang w:eastAsia="he-IL"/>
        </w:rPr>
        <w:t>ב'</w:t>
      </w:r>
      <w:r w:rsidRPr="00876F47">
        <w:rPr>
          <w:rFonts w:ascii="Times New Roman" w:eastAsia="Times New Roman" w:hAnsi="Times New Roman" w:cs="David"/>
          <w:sz w:val="24"/>
          <w:szCs w:val="24"/>
          <w:rtl/>
          <w:lang w:eastAsia="he-IL"/>
        </w:rPr>
        <w:t xml:space="preserve"> </w:t>
      </w:r>
      <w:proofErr w:type="spellStart"/>
      <w:r w:rsidRPr="00876F47">
        <w:rPr>
          <w:rFonts w:ascii="Times New Roman" w:eastAsia="Times New Roman" w:hAnsi="Times New Roman" w:cs="David" w:hint="cs"/>
          <w:sz w:val="24"/>
          <w:szCs w:val="24"/>
          <w:rtl/>
          <w:lang w:eastAsia="he-IL"/>
        </w:rPr>
        <w:t>המצ"ב</w:t>
      </w:r>
      <w:proofErr w:type="spellEnd"/>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עוד</w:t>
      </w:r>
      <w:r w:rsidRPr="00876F47">
        <w:rPr>
          <w:rFonts w:ascii="Times New Roman" w:eastAsia="Times New Roman" w:hAnsi="Times New Roman" w:cs="David"/>
          <w:sz w:val="24"/>
          <w:szCs w:val="24"/>
          <w:rtl/>
          <w:lang w:eastAsia="he-IL"/>
        </w:rPr>
        <w:t xml:space="preserve"> מוסיף ומצהיר</w:t>
      </w:r>
      <w:r w:rsidRPr="00876F47">
        <w:rPr>
          <w:rFonts w:ascii="Times New Roman" w:eastAsia="Times New Roman" w:hAnsi="Times New Roman" w:cs="David" w:hint="cs"/>
          <w:sz w:val="24"/>
          <w:szCs w:val="24"/>
          <w:rtl/>
          <w:lang w:eastAsia="he-IL"/>
        </w:rPr>
        <w:t xml:space="preserve"> היועץ,</w:t>
      </w:r>
      <w:r w:rsidRPr="00876F47">
        <w:rPr>
          <w:rFonts w:ascii="Times New Roman" w:eastAsia="Times New Roman" w:hAnsi="Times New Roman" w:cs="David"/>
          <w:sz w:val="24"/>
          <w:szCs w:val="24"/>
          <w:rtl/>
          <w:lang w:eastAsia="he-IL"/>
        </w:rPr>
        <w:t xml:space="preserve"> כי ידוע לו שהמזמין אינו מתחייב להזמין מ</w:t>
      </w:r>
      <w:r w:rsidRPr="00876F47">
        <w:rPr>
          <w:rFonts w:ascii="Times New Roman" w:eastAsia="Times New Roman" w:hAnsi="Times New Roman" w:cs="David" w:hint="cs"/>
          <w:sz w:val="24"/>
          <w:szCs w:val="24"/>
          <w:rtl/>
          <w:lang w:eastAsia="he-IL"/>
        </w:rPr>
        <w:t>מנו</w:t>
      </w:r>
      <w:r w:rsidRPr="00876F47">
        <w:rPr>
          <w:rFonts w:ascii="Times New Roman" w:eastAsia="Times New Roman" w:hAnsi="Times New Roman" w:cs="David"/>
          <w:sz w:val="24"/>
          <w:szCs w:val="24"/>
          <w:rtl/>
          <w:lang w:eastAsia="he-IL"/>
        </w:rPr>
        <w:t xml:space="preserve"> שירותים נוספים מעבר לנקוב בחוזה זה ו</w:t>
      </w:r>
      <w:r w:rsidRPr="00876F47">
        <w:rPr>
          <w:rFonts w:ascii="Times New Roman" w:eastAsia="Times New Roman" w:hAnsi="Times New Roman" w:cs="David" w:hint="cs"/>
          <w:sz w:val="24"/>
          <w:szCs w:val="24"/>
          <w:rtl/>
          <w:lang w:eastAsia="he-IL"/>
        </w:rPr>
        <w:t xml:space="preserve">כמפורט </w:t>
      </w:r>
      <w:r w:rsidRPr="00876F47">
        <w:rPr>
          <w:rFonts w:ascii="Times New Roman" w:eastAsia="Times New Roman" w:hAnsi="Times New Roman" w:cs="David"/>
          <w:sz w:val="24"/>
          <w:szCs w:val="24"/>
          <w:rtl/>
          <w:lang w:eastAsia="he-IL"/>
        </w:rPr>
        <w:t xml:space="preserve">בנספח </w:t>
      </w:r>
      <w:r w:rsidRPr="00876F47">
        <w:rPr>
          <w:rFonts w:ascii="Times New Roman" w:eastAsia="Times New Roman" w:hAnsi="Times New Roman" w:cs="David"/>
          <w:bCs/>
          <w:sz w:val="24"/>
          <w:szCs w:val="24"/>
          <w:rtl/>
          <w:lang w:eastAsia="he-IL"/>
        </w:rPr>
        <w:t xml:space="preserve">ב' </w:t>
      </w:r>
      <w:proofErr w:type="spellStart"/>
      <w:r w:rsidRPr="00876F47">
        <w:rPr>
          <w:rFonts w:ascii="Times New Roman" w:eastAsia="Times New Roman" w:hAnsi="Times New Roman" w:cs="David" w:hint="cs"/>
          <w:sz w:val="24"/>
          <w:szCs w:val="24"/>
          <w:rtl/>
          <w:lang w:eastAsia="he-IL"/>
        </w:rPr>
        <w:t>המצ"ב</w:t>
      </w:r>
      <w:proofErr w:type="spellEnd"/>
      <w:r w:rsidRPr="00876F47">
        <w:rPr>
          <w:rFonts w:ascii="Times New Roman" w:eastAsia="Times New Roman" w:hAnsi="Times New Roman" w:cs="David"/>
          <w:sz w:val="24"/>
          <w:szCs w:val="24"/>
          <w:rtl/>
          <w:lang w:eastAsia="he-IL"/>
        </w:rPr>
        <w:t>.</w:t>
      </w:r>
    </w:p>
    <w:p w14:paraId="45930178"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33AC354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כפי שיקבעו מ</w:t>
      </w:r>
      <w:r w:rsidRPr="00876F47">
        <w:rPr>
          <w:rFonts w:ascii="Times New Roman" w:eastAsia="Times New Roman" w:hAnsi="Times New Roman" w:cs="David" w:hint="cs"/>
          <w:sz w:val="24"/>
          <w:szCs w:val="24"/>
          <w:rtl/>
          <w:lang w:eastAsia="he-IL"/>
        </w:rPr>
        <w:t>עת לעת</w:t>
      </w:r>
      <w:r w:rsidRPr="00876F47">
        <w:rPr>
          <w:rFonts w:ascii="Times New Roman" w:eastAsia="Times New Roman" w:hAnsi="Times New Roman" w:cs="David"/>
          <w:sz w:val="24"/>
          <w:szCs w:val="24"/>
          <w:rtl/>
          <w:lang w:eastAsia="he-IL"/>
        </w:rPr>
        <w:t xml:space="preserve"> ע"י המזמין ויהיה חייב לנהוג לפיהם ולקיימם ללא סטייה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אם כן ק</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בל הוראה</w:t>
      </w:r>
      <w:r w:rsidRPr="00876F47">
        <w:rPr>
          <w:rFonts w:ascii="Times New Roman" w:eastAsia="Times New Roman" w:hAnsi="Times New Roman" w:cs="David" w:hint="cs"/>
          <w:sz w:val="24"/>
          <w:szCs w:val="24"/>
          <w:rtl/>
          <w:lang w:eastAsia="he-IL"/>
        </w:rPr>
        <w:t xml:space="preserve"> מפורשת</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בכתב מהמזמין.</w:t>
      </w:r>
    </w:p>
    <w:p w14:paraId="7084D914"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רותי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הכל כפי שיקבע ע"י המנהל. כן מתחייב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להשתתף בת</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אום מראש בכל ישיבות התיאום אליהן יוזמן.</w:t>
      </w:r>
    </w:p>
    <w:p w14:paraId="3388D0DF"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ישמור על נוהלי קשר, תיאום, 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שום וצורת המסמכים לפי דרישת המנהל.</w:t>
      </w:r>
    </w:p>
    <w:p w14:paraId="22C1D78D"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עוד לא יקבע אחרת ע"י המזמין, יהיה המנהל כ</w:t>
      </w:r>
      <w:r w:rsidRPr="00876F47">
        <w:rPr>
          <w:rFonts w:ascii="Times New Roman" w:eastAsia="Times New Roman" w:hAnsi="Times New Roman" w:cs="David" w:hint="cs"/>
          <w:sz w:val="24"/>
          <w:szCs w:val="24"/>
          <w:rtl/>
          <w:lang w:eastAsia="he-IL"/>
        </w:rPr>
        <w:t>הגדרתו</w:t>
      </w:r>
      <w:r w:rsidRPr="00876F47">
        <w:rPr>
          <w:rFonts w:ascii="Times New Roman" w:eastAsia="Times New Roman" w:hAnsi="Times New Roman" w:cs="David"/>
          <w:sz w:val="24"/>
          <w:szCs w:val="24"/>
          <w:rtl/>
          <w:lang w:eastAsia="he-IL"/>
        </w:rPr>
        <w:t xml:space="preserve"> בנספח </w:t>
      </w:r>
      <w:r w:rsidRPr="00876F47">
        <w:rPr>
          <w:rFonts w:ascii="Times New Roman" w:eastAsia="Times New Roman" w:hAnsi="Times New Roman" w:cs="David"/>
          <w:bCs/>
          <w:sz w:val="24"/>
          <w:szCs w:val="24"/>
          <w:rtl/>
          <w:lang w:eastAsia="he-IL"/>
        </w:rPr>
        <w:t xml:space="preserve">א' </w:t>
      </w:r>
      <w:r w:rsidRPr="00876F47">
        <w:rPr>
          <w:rFonts w:ascii="Times New Roman" w:eastAsia="Times New Roman" w:hAnsi="Times New Roman" w:cs="David"/>
          <w:sz w:val="24"/>
          <w:szCs w:val="24"/>
          <w:rtl/>
          <w:lang w:eastAsia="he-IL"/>
        </w:rPr>
        <w:t>ועל היועץ להיות</w:t>
      </w:r>
      <w:r w:rsidRPr="00876F47">
        <w:rPr>
          <w:rFonts w:ascii="Times New Roman" w:eastAsia="Times New Roman" w:hAnsi="Times New Roman" w:cs="David" w:hint="cs"/>
          <w:sz w:val="24"/>
          <w:szCs w:val="24"/>
          <w:rtl/>
          <w:lang w:eastAsia="he-IL"/>
        </w:rPr>
        <w:t xml:space="preserve"> עמו</w:t>
      </w:r>
      <w:r w:rsidRPr="00876F47">
        <w:rPr>
          <w:rFonts w:ascii="Times New Roman" w:eastAsia="Times New Roman" w:hAnsi="Times New Roman" w:cs="David"/>
          <w:sz w:val="24"/>
          <w:szCs w:val="24"/>
          <w:rtl/>
          <w:lang w:eastAsia="he-IL"/>
        </w:rPr>
        <w:t xml:space="preserve"> בקשר מתמי</w:t>
      </w:r>
      <w:r w:rsidRPr="00876F47">
        <w:rPr>
          <w:rFonts w:ascii="Times New Roman" w:eastAsia="Times New Roman" w:hAnsi="Times New Roman" w:cs="David" w:hint="cs"/>
          <w:sz w:val="24"/>
          <w:szCs w:val="24"/>
          <w:rtl/>
          <w:lang w:eastAsia="he-IL"/>
        </w:rPr>
        <w:t>ד</w:t>
      </w:r>
      <w:r w:rsidRPr="00876F47">
        <w:rPr>
          <w:rFonts w:ascii="Times New Roman" w:eastAsia="Times New Roman" w:hAnsi="Times New Roman" w:cs="David"/>
          <w:sz w:val="24"/>
          <w:szCs w:val="24"/>
          <w:rtl/>
          <w:lang w:eastAsia="he-IL"/>
        </w:rPr>
        <w:t xml:space="preserve"> ולתאם עמו את כל פעולותיו, אלא אם נקבע </w:t>
      </w:r>
      <w:r w:rsidRPr="00876F47">
        <w:rPr>
          <w:rFonts w:ascii="Times New Roman" w:eastAsia="Times New Roman" w:hAnsi="Times New Roman" w:cs="David" w:hint="cs"/>
          <w:sz w:val="24"/>
          <w:szCs w:val="24"/>
          <w:rtl/>
          <w:lang w:eastAsia="he-IL"/>
        </w:rPr>
        <w:t xml:space="preserve">מפורשות </w:t>
      </w:r>
      <w:r w:rsidRPr="00876F47">
        <w:rPr>
          <w:rFonts w:ascii="Times New Roman" w:eastAsia="Times New Roman" w:hAnsi="Times New Roman" w:cs="David"/>
          <w:sz w:val="24"/>
          <w:szCs w:val="24"/>
          <w:rtl/>
          <w:lang w:eastAsia="he-IL"/>
        </w:rPr>
        <w:t>אחרת ע"י המזמין.</w:t>
      </w:r>
    </w:p>
    <w:p w14:paraId="0176FC3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ידועות לו הוראות כל התכניות הקיימות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876F47">
        <w:rPr>
          <w:rFonts w:ascii="Times New Roman" w:eastAsia="Times New Roman" w:hAnsi="Times New Roman" w:cs="David" w:hint="cs"/>
          <w:sz w:val="24"/>
          <w:szCs w:val="24"/>
          <w:rtl/>
          <w:lang w:eastAsia="he-IL"/>
        </w:rPr>
        <w:t>יהם של</w:t>
      </w:r>
      <w:r w:rsidRPr="00876F47">
        <w:rPr>
          <w:rFonts w:ascii="Times New Roman" w:eastAsia="Times New Roman" w:hAnsi="Times New Roman" w:cs="David"/>
          <w:sz w:val="24"/>
          <w:szCs w:val="24"/>
          <w:rtl/>
          <w:lang w:eastAsia="he-IL"/>
        </w:rPr>
        <w:t xml:space="preserve"> הדין</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הנהלים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התקנים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התקנות החלים בקשר עם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והוא מתחייב לפעול בהתאם לקבוע בהם. 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מצהיר היועץ כי </w:t>
      </w:r>
      <w:r w:rsidRPr="00876F47">
        <w:rPr>
          <w:rFonts w:ascii="Times New Roman" w:eastAsia="Times New Roman" w:hAnsi="Times New Roman" w:cs="David" w:hint="cs"/>
          <w:sz w:val="24"/>
          <w:szCs w:val="24"/>
          <w:rtl/>
          <w:lang w:eastAsia="he-IL"/>
        </w:rPr>
        <w:t xml:space="preserve">הוא </w:t>
      </w:r>
      <w:r w:rsidRPr="00876F47">
        <w:rPr>
          <w:rFonts w:ascii="Times New Roman" w:eastAsia="Times New Roman" w:hAnsi="Times New Roman" w:cs="David"/>
          <w:sz w:val="24"/>
          <w:szCs w:val="24"/>
          <w:rtl/>
          <w:lang w:eastAsia="he-IL"/>
        </w:rPr>
        <w:t xml:space="preserve">בדק בעצמו את כל הנושאים הרלוונטיים </w:t>
      </w:r>
      <w:r w:rsidRPr="00876F47">
        <w:rPr>
          <w:rFonts w:ascii="Times New Roman" w:eastAsia="Times New Roman" w:hAnsi="Times New Roman" w:cs="David" w:hint="cs"/>
          <w:sz w:val="24"/>
          <w:szCs w:val="24"/>
          <w:rtl/>
          <w:lang w:eastAsia="he-IL"/>
        </w:rPr>
        <w:t xml:space="preserve">ו/או </w:t>
      </w:r>
      <w:r w:rsidRPr="00876F47">
        <w:rPr>
          <w:rFonts w:ascii="Times New Roman" w:eastAsia="Times New Roman" w:hAnsi="Times New Roman" w:cs="David"/>
          <w:sz w:val="24"/>
          <w:szCs w:val="24"/>
          <w:rtl/>
          <w:lang w:eastAsia="he-IL"/>
        </w:rPr>
        <w:t xml:space="preserve">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876F47">
        <w:rPr>
          <w:rFonts w:ascii="Times New Roman" w:eastAsia="Times New Roman" w:hAnsi="Times New Roman" w:cs="David"/>
          <w:sz w:val="24"/>
          <w:szCs w:val="24"/>
          <w:rtl/>
          <w:lang w:eastAsia="he-IL"/>
        </w:rPr>
        <w:t>הכל</w:t>
      </w:r>
      <w:proofErr w:type="spellEnd"/>
      <w:r w:rsidRPr="00876F47">
        <w:rPr>
          <w:rFonts w:ascii="Times New Roman" w:eastAsia="Times New Roman" w:hAnsi="Times New Roman" w:cs="David"/>
          <w:sz w:val="24"/>
          <w:szCs w:val="24"/>
          <w:rtl/>
          <w:lang w:eastAsia="he-IL"/>
        </w:rPr>
        <w:t xml:space="preserve"> מתאים למטרותיו, ויש בידיו את כל הנתונים הנוגעים לאתר, כנדרש לשם ביצוע שירותי היועץ.</w:t>
      </w:r>
    </w:p>
    <w:p w14:paraId="4CB6821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להפיק את כל התכניות </w:t>
      </w:r>
      <w:r w:rsidRPr="00876F47">
        <w:rPr>
          <w:rFonts w:ascii="Times New Roman" w:eastAsia="Times New Roman" w:hAnsi="Times New Roman" w:cs="David" w:hint="cs"/>
          <w:sz w:val="24"/>
          <w:szCs w:val="24"/>
          <w:rtl/>
          <w:lang w:eastAsia="he-IL"/>
        </w:rPr>
        <w:t>נשוא</w:t>
      </w:r>
      <w:r w:rsidRPr="00876F47">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באמצעות מחשב בתוכנה או בקבצים במתכונת הקבועה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w:t>
      </w:r>
      <w:proofErr w:type="spellStart"/>
      <w:r w:rsidRPr="00876F47">
        <w:rPr>
          <w:rFonts w:ascii="Times New Roman" w:eastAsia="Times New Roman" w:hAnsi="Times New Roman" w:cs="David" w:hint="cs"/>
          <w:sz w:val="24"/>
          <w:szCs w:val="24"/>
          <w:rtl/>
          <w:lang w:eastAsia="he-IL"/>
        </w:rPr>
        <w:t>המצ"ב</w:t>
      </w:r>
      <w:proofErr w:type="spellEnd"/>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וע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876F47">
        <w:rPr>
          <w:rFonts w:ascii="Times New Roman" w:eastAsia="Times New Roman" w:hAnsi="Times New Roman" w:cs="David" w:hint="cs"/>
          <w:sz w:val="24"/>
          <w:szCs w:val="24"/>
          <w:rtl/>
          <w:lang w:eastAsia="he-IL"/>
        </w:rPr>
        <w:t xml:space="preserve">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כאמור.</w:t>
      </w:r>
    </w:p>
    <w:p w14:paraId="10A9FB29"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לא יגיש ליועצים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לקבלנים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876F47">
        <w:rPr>
          <w:rFonts w:ascii="Times New Roman" w:eastAsia="Times New Roman" w:hAnsi="Times New Roman" w:cs="David" w:hint="cs"/>
          <w:sz w:val="24"/>
          <w:szCs w:val="24"/>
          <w:rtl/>
          <w:lang w:eastAsia="he-IL"/>
        </w:rPr>
        <w:t xml:space="preserve">מפורשות על פי </w:t>
      </w:r>
      <w:r w:rsidRPr="00876F47">
        <w:rPr>
          <w:rFonts w:ascii="Times New Roman" w:eastAsia="Times New Roman" w:hAnsi="Times New Roman" w:cs="David"/>
          <w:sz w:val="24"/>
          <w:szCs w:val="24"/>
          <w:rtl/>
          <w:lang w:eastAsia="he-IL"/>
        </w:rPr>
        <w:t>חוזה זה.</w:t>
      </w:r>
    </w:p>
    <w:p w14:paraId="64151F6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אין לו ולא תהינה לו </w:t>
      </w:r>
      <w:r w:rsidRPr="00876F47">
        <w:rPr>
          <w:rFonts w:ascii="Times New Roman" w:eastAsia="Times New Roman" w:hAnsi="Times New Roman" w:cs="David" w:hint="cs"/>
          <w:sz w:val="24"/>
          <w:szCs w:val="24"/>
          <w:rtl/>
          <w:lang w:eastAsia="he-IL"/>
        </w:rPr>
        <w:t xml:space="preserve">כל </w:t>
      </w:r>
      <w:r w:rsidRPr="00876F47">
        <w:rPr>
          <w:rFonts w:ascii="Times New Roman" w:eastAsia="Times New Roman" w:hAnsi="Times New Roman" w:cs="David"/>
          <w:sz w:val="24"/>
          <w:szCs w:val="24"/>
          <w:rtl/>
          <w:lang w:eastAsia="he-IL"/>
        </w:rPr>
        <w:t>תביעות ו/או טענות</w:t>
      </w:r>
      <w:r w:rsidRPr="00876F47">
        <w:rPr>
          <w:rFonts w:ascii="Times New Roman" w:eastAsia="Times New Roman" w:hAnsi="Times New Roman" w:cs="David" w:hint="cs"/>
          <w:sz w:val="24"/>
          <w:szCs w:val="24"/>
          <w:rtl/>
          <w:lang w:eastAsia="he-IL"/>
        </w:rPr>
        <w:t xml:space="preserve"> ו/או דרישות ו/או תלונות</w:t>
      </w:r>
      <w:r w:rsidRPr="00876F47">
        <w:rPr>
          <w:rFonts w:ascii="Times New Roman" w:eastAsia="Times New Roman" w:hAnsi="Times New Roman" w:cs="David"/>
          <w:sz w:val="24"/>
          <w:szCs w:val="24"/>
          <w:rtl/>
          <w:lang w:eastAsia="he-IL"/>
        </w:rPr>
        <w:t xml:space="preserve"> כלפי המזמין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כלפי המתכננים האחרים בגין מסירת העבודות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כאמור. משמסר המזמין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 xml:space="preserve">ביצוע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19634FAC"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876F47">
        <w:rPr>
          <w:rFonts w:ascii="Times New Roman" w:eastAsia="Times New Roman" w:hAnsi="Times New Roman" w:cs="David"/>
          <w:sz w:val="24"/>
          <w:szCs w:val="24"/>
          <w:lang w:eastAsia="he-IL"/>
        </w:rPr>
        <w:t>view</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hint="cs"/>
          <w:sz w:val="24"/>
          <w:szCs w:val="24"/>
          <w:rtl/>
          <w:lang w:eastAsia="he-IL"/>
        </w:rPr>
        <w:t>", "</w:t>
      </w:r>
      <w:proofErr w:type="spellStart"/>
      <w:r w:rsidRPr="00876F47">
        <w:rPr>
          <w:rFonts w:ascii="Times New Roman" w:eastAsia="Times New Roman" w:hAnsi="Times New Roman" w:cs="David" w:hint="cs"/>
          <w:sz w:val="24"/>
          <w:szCs w:val="24"/>
          <w:rtl/>
          <w:lang w:eastAsia="he-IL"/>
        </w:rPr>
        <w:t>רמדורנט</w:t>
      </w:r>
      <w:proofErr w:type="spellEnd"/>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של </w:t>
      </w:r>
      <w:proofErr w:type="spellStart"/>
      <w:r w:rsidRPr="00876F47">
        <w:rPr>
          <w:rFonts w:ascii="Times New Roman" w:eastAsia="Times New Roman" w:hAnsi="Times New Roman" w:cs="David"/>
          <w:sz w:val="24"/>
          <w:szCs w:val="24"/>
          <w:rtl/>
          <w:lang w:eastAsia="he-IL"/>
        </w:rPr>
        <w:t>רמדור</w:t>
      </w:r>
      <w:proofErr w:type="spellEnd"/>
      <w:r w:rsidRPr="00876F47">
        <w:rPr>
          <w:rFonts w:ascii="Times New Roman" w:eastAsia="Times New Roman" w:hAnsi="Times New Roman" w:cs="David"/>
          <w:sz w:val="24"/>
          <w:szCs w:val="24"/>
          <w:rtl/>
          <w:lang w:eastAsia="he-IL"/>
        </w:rPr>
        <w:t xml:space="preserve"> או אחרת המאושרת ע"י המזמין </w:t>
      </w:r>
      <w:r w:rsidRPr="00876F47">
        <w:rPr>
          <w:rFonts w:ascii="Times New Roman" w:eastAsia="Times New Roman" w:hAnsi="Times New Roman" w:cs="David"/>
          <w:sz w:val="24"/>
          <w:szCs w:val="24"/>
          <w:rtl/>
          <w:lang w:eastAsia="he-IL"/>
        </w:rPr>
        <w:lastRenderedPageBreak/>
        <w:t>ויפעל במערכת זו ללא כל תמורה נוספת</w:t>
      </w:r>
      <w:r w:rsidRPr="00876F47">
        <w:rPr>
          <w:rFonts w:ascii="Times New Roman" w:eastAsia="Times New Roman" w:hAnsi="Times New Roman" w:cs="David" w:hint="cs"/>
          <w:sz w:val="24"/>
          <w:szCs w:val="24"/>
          <w:rtl/>
          <w:lang w:eastAsia="he-IL"/>
        </w:rPr>
        <w:t>.</w:t>
      </w:r>
    </w:p>
    <w:p w14:paraId="11F4405F"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צוות עובדים ואמצעים</w:t>
      </w:r>
    </w:p>
    <w:p w14:paraId="6256298B"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במשך כל תקופת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יקיים משרד מאויש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מאורגן ומצויד</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באופן שיאפשר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בהתאם להוראות חוזה זה.</w:t>
      </w:r>
    </w:p>
    <w:p w14:paraId="1E8499B5"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שהרכבם המספרי והמקצועי של צוות עובדיו, כמפורט בנספח </w:t>
      </w:r>
      <w:r w:rsidRPr="00876F47">
        <w:rPr>
          <w:rFonts w:ascii="Times New Roman" w:eastAsia="Times New Roman" w:hAnsi="Times New Roman" w:cs="David"/>
          <w:bCs/>
          <w:sz w:val="24"/>
          <w:szCs w:val="24"/>
          <w:rtl/>
          <w:lang w:eastAsia="he-IL"/>
        </w:rPr>
        <w:t>א'</w:t>
      </w:r>
      <w:r w:rsidRPr="00876F47">
        <w:rPr>
          <w:rFonts w:ascii="Times New Roman" w:eastAsia="Times New Roman" w:hAnsi="Times New Roman" w:cs="David" w:hint="cs"/>
          <w:bCs/>
          <w:sz w:val="24"/>
          <w:szCs w:val="24"/>
          <w:rtl/>
          <w:lang w:eastAsia="he-IL"/>
        </w:rPr>
        <w:t xml:space="preserve"> </w:t>
      </w:r>
      <w:proofErr w:type="spellStart"/>
      <w:r w:rsidRPr="00876F47">
        <w:rPr>
          <w:rFonts w:ascii="Times New Roman" w:eastAsia="Times New Roman" w:hAnsi="Times New Roman" w:cs="David" w:hint="cs"/>
          <w:b/>
          <w:sz w:val="24"/>
          <w:szCs w:val="24"/>
          <w:rtl/>
          <w:lang w:eastAsia="he-IL"/>
        </w:rPr>
        <w:t>המצ"ב</w:t>
      </w:r>
      <w:proofErr w:type="spellEnd"/>
      <w:r w:rsidRPr="00876F47">
        <w:rPr>
          <w:rFonts w:ascii="Times New Roman" w:eastAsia="Times New Roman" w:hAnsi="Times New Roman" w:cs="David" w:hint="cs"/>
          <w:b/>
          <w:sz w:val="24"/>
          <w:szCs w:val="24"/>
          <w:rtl/>
          <w:lang w:eastAsia="he-IL"/>
        </w:rPr>
        <w:t>,</w:t>
      </w:r>
      <w:r w:rsidRPr="00876F47">
        <w:rPr>
          <w:rFonts w:ascii="Times New Roman" w:eastAsia="Times New Roman" w:hAnsi="Times New Roman" w:cs="David"/>
          <w:sz w:val="24"/>
          <w:szCs w:val="24"/>
          <w:rtl/>
          <w:lang w:eastAsia="he-IL"/>
        </w:rPr>
        <w:t xml:space="preserve"> יתאים לביצוע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ברמה ובמועדים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600970EB"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876F47">
        <w:rPr>
          <w:rFonts w:ascii="Times New Roman" w:eastAsia="Times New Roman" w:hAnsi="Times New Roman" w:cs="David" w:hint="cs"/>
          <w:sz w:val="24"/>
          <w:szCs w:val="24"/>
          <w:rtl/>
          <w:lang w:eastAsia="he-IL"/>
        </w:rPr>
        <w:t xml:space="preserve">המוחלט </w:t>
      </w:r>
      <w:r w:rsidRPr="00876F47">
        <w:rPr>
          <w:rFonts w:ascii="Times New Roman" w:eastAsia="Times New Roman" w:hAnsi="Times New Roman" w:cs="David"/>
          <w:sz w:val="24"/>
          <w:szCs w:val="24"/>
          <w:rtl/>
          <w:lang w:eastAsia="he-IL"/>
        </w:rPr>
        <w:t>- להורות ליועץ מ</w:t>
      </w:r>
      <w:r w:rsidRPr="00876F47">
        <w:rPr>
          <w:rFonts w:ascii="Times New Roman" w:eastAsia="Times New Roman" w:hAnsi="Times New Roman" w:cs="David" w:hint="cs"/>
          <w:sz w:val="24"/>
          <w:szCs w:val="24"/>
          <w:rtl/>
          <w:lang w:eastAsia="he-IL"/>
        </w:rPr>
        <w:t>עת לעת,</w:t>
      </w:r>
      <w:r w:rsidRPr="00876F47">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653DE21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מוסכם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876F47">
        <w:rPr>
          <w:rFonts w:ascii="Times New Roman" w:eastAsia="Times New Roman" w:hAnsi="Times New Roman" w:cs="David"/>
          <w:bCs/>
          <w:sz w:val="24"/>
          <w:szCs w:val="24"/>
          <w:rtl/>
          <w:lang w:eastAsia="he-IL"/>
        </w:rPr>
        <w:t>א'</w:t>
      </w:r>
      <w:r w:rsidRPr="00876F47">
        <w:rPr>
          <w:rFonts w:ascii="Times New Roman" w:eastAsia="Times New Roman" w:hAnsi="Times New Roman" w:cs="David"/>
          <w:sz w:val="24"/>
          <w:szCs w:val="24"/>
          <w:rtl/>
          <w:lang w:eastAsia="he-IL"/>
        </w:rPr>
        <w:t xml:space="preserve"> </w:t>
      </w:r>
      <w:proofErr w:type="spellStart"/>
      <w:r w:rsidRPr="00876F47">
        <w:rPr>
          <w:rFonts w:ascii="Times New Roman" w:eastAsia="Times New Roman" w:hAnsi="Times New Roman" w:cs="David" w:hint="cs"/>
          <w:sz w:val="24"/>
          <w:szCs w:val="24"/>
          <w:rtl/>
          <w:lang w:eastAsia="he-IL"/>
        </w:rPr>
        <w:t>המצ"ב</w:t>
      </w:r>
      <w:proofErr w:type="spellEnd"/>
      <w:r w:rsidRPr="00876F47">
        <w:rPr>
          <w:rFonts w:ascii="Times New Roman" w:eastAsia="Times New Roman" w:hAnsi="Times New Roman" w:cs="David"/>
          <w:sz w:val="24"/>
          <w:szCs w:val="24"/>
          <w:rtl/>
          <w:lang w:eastAsia="he-IL"/>
        </w:rPr>
        <w:t>, מנהלו הראשי של היועץ למטרת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(להלן: "</w:t>
      </w:r>
      <w:r w:rsidRPr="00876F47">
        <w:rPr>
          <w:rFonts w:ascii="Times New Roman" w:eastAsia="Times New Roman" w:hAnsi="Times New Roman" w:cs="David"/>
          <w:b/>
          <w:bCs/>
          <w:sz w:val="24"/>
          <w:szCs w:val="24"/>
          <w:rtl/>
          <w:lang w:eastAsia="he-IL"/>
        </w:rPr>
        <w:t>המנהל הראשי</w:t>
      </w:r>
      <w:r w:rsidRPr="00876F47">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876F47">
        <w:rPr>
          <w:rFonts w:ascii="Times New Roman" w:eastAsia="Times New Roman" w:hAnsi="Times New Roman" w:cs="David" w:hint="cs"/>
          <w:sz w:val="24"/>
          <w:szCs w:val="24"/>
          <w:rtl/>
          <w:lang w:eastAsia="he-IL"/>
        </w:rPr>
        <w:t xml:space="preserve"> מראש ובכתב</w:t>
      </w:r>
      <w:r w:rsidRPr="00876F47">
        <w:rPr>
          <w:rFonts w:ascii="Times New Roman" w:eastAsia="Times New Roman" w:hAnsi="Times New Roman" w:cs="David"/>
          <w:sz w:val="24"/>
          <w:szCs w:val="24"/>
          <w:rtl/>
          <w:lang w:eastAsia="he-IL"/>
        </w:rPr>
        <w:t>.</w:t>
      </w:r>
    </w:p>
    <w:p w14:paraId="1217ED85"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w:t>
      </w:r>
      <w:r w:rsidRPr="00876F47">
        <w:rPr>
          <w:rFonts w:ascii="Times New Roman" w:eastAsia="Times New Roman" w:hAnsi="Times New Roman" w:cs="David" w:hint="cs"/>
          <w:sz w:val="24"/>
          <w:szCs w:val="24"/>
          <w:rtl/>
          <w:lang w:eastAsia="he-IL"/>
        </w:rPr>
        <w:t>צהיר, כי ידוע לו, ש</w:t>
      </w:r>
      <w:r w:rsidRPr="00876F47">
        <w:rPr>
          <w:rFonts w:ascii="Times New Roman" w:eastAsia="Times New Roman" w:hAnsi="Times New Roman" w:cs="David"/>
          <w:sz w:val="24"/>
          <w:szCs w:val="24"/>
          <w:rtl/>
          <w:lang w:eastAsia="he-IL"/>
        </w:rPr>
        <w:t>במשך כל ת</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קפ</w:t>
      </w:r>
      <w:r w:rsidRPr="00876F47">
        <w:rPr>
          <w:rFonts w:ascii="Times New Roman" w:eastAsia="Times New Roman" w:hAnsi="Times New Roman" w:cs="David" w:hint="cs"/>
          <w:sz w:val="24"/>
          <w:szCs w:val="24"/>
          <w:rtl/>
          <w:lang w:eastAsia="he-IL"/>
        </w:rPr>
        <w:t>ו של</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יעמוד המנהל הראשי בראשו, יהיה מעורב אישית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התכנון. מבלי לגרוע מהתחייבויות היועץ כמתחייב מ</w:t>
      </w:r>
      <w:r w:rsidRPr="00876F47">
        <w:rPr>
          <w:rFonts w:ascii="Times New Roman" w:eastAsia="Times New Roman" w:hAnsi="Times New Roman" w:cs="David" w:hint="cs"/>
          <w:sz w:val="24"/>
          <w:szCs w:val="24"/>
          <w:rtl/>
          <w:lang w:eastAsia="he-IL"/>
        </w:rPr>
        <w:t>חוזה זה,</w:t>
      </w:r>
      <w:r w:rsidRPr="00876F47">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3AFFB446"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7EB3BAAA"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 xml:space="preserve">המזמין רשאי </w:t>
      </w:r>
      <w:r w:rsidRPr="00876F47">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876F47">
        <w:rPr>
          <w:rFonts w:ascii="Times New Roman" w:eastAsia="Times New Roman" w:hAnsi="Times New Roman" w:cs="David" w:hint="cs"/>
          <w:sz w:val="24"/>
          <w:szCs w:val="24"/>
          <w:rtl/>
          <w:lang w:eastAsia="he-IL"/>
        </w:rPr>
        <w:t xml:space="preserve">אחר </w:t>
      </w:r>
      <w:r w:rsidRPr="00876F47">
        <w:rPr>
          <w:rFonts w:ascii="Times New Roman" w:eastAsia="Times New Roman" w:hAnsi="Times New Roman" w:cs="David"/>
          <w:sz w:val="24"/>
          <w:szCs w:val="24"/>
          <w:rtl/>
          <w:lang w:eastAsia="he-IL"/>
        </w:rPr>
        <w:t>דרישת המזמין לאלתר.</w:t>
      </w:r>
    </w:p>
    <w:p w14:paraId="500D18C6"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החלטות המזמין בדבר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ו/או החלפת עובד מעובדי היועץ תינתנה לפי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המוחלט</w:t>
      </w:r>
      <w:r w:rsidRPr="00876F47">
        <w:rPr>
          <w:rFonts w:ascii="Times New Roman" w:eastAsia="Times New Roman" w:hAnsi="Times New Roman" w:cs="David" w:hint="cs"/>
          <w:sz w:val="24"/>
          <w:szCs w:val="24"/>
          <w:rtl/>
          <w:lang w:eastAsia="he-IL"/>
        </w:rPr>
        <w:t xml:space="preserve"> של המזמין</w:t>
      </w:r>
      <w:r w:rsidRPr="00876F47">
        <w:rPr>
          <w:rFonts w:ascii="Times New Roman" w:eastAsia="Times New Roman" w:hAnsi="Times New Roman" w:cs="David"/>
          <w:sz w:val="24"/>
          <w:szCs w:val="24"/>
          <w:rtl/>
          <w:lang w:eastAsia="he-IL"/>
        </w:rPr>
        <w:t xml:space="preserve"> וללא צורך במתן נימוקים</w:t>
      </w:r>
      <w:r w:rsidRPr="00876F47">
        <w:rPr>
          <w:rFonts w:ascii="Times New Roman" w:eastAsia="Times New Roman" w:hAnsi="Times New Roman" w:cs="David" w:hint="cs"/>
          <w:sz w:val="24"/>
          <w:szCs w:val="24"/>
          <w:rtl/>
          <w:lang w:eastAsia="he-IL"/>
        </w:rPr>
        <w:t xml:space="preserve"> כאלה ואחרים</w:t>
      </w:r>
      <w:r w:rsidRPr="00876F47">
        <w:rPr>
          <w:rFonts w:ascii="Times New Roman" w:eastAsia="Times New Roman" w:hAnsi="Times New Roman" w:cs="David"/>
          <w:sz w:val="24"/>
          <w:szCs w:val="24"/>
          <w:rtl/>
          <w:lang w:eastAsia="he-IL"/>
        </w:rPr>
        <w:t>. אין בהחלטות אלה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כדי לשחרר את היועץ מאי</w:t>
      </w:r>
      <w:r w:rsidRPr="00876F47">
        <w:rPr>
          <w:rFonts w:ascii="Times New Roman" w:eastAsia="Times New Roman" w:hAnsi="Times New Roman" w:cs="David" w:hint="cs"/>
          <w:sz w:val="24"/>
          <w:szCs w:val="24"/>
          <w:rtl/>
          <w:lang w:eastAsia="he-IL"/>
        </w:rPr>
        <w:t>לו</w:t>
      </w:r>
      <w:r w:rsidRPr="00876F47">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876F47">
        <w:rPr>
          <w:rFonts w:ascii="Times New Roman" w:eastAsia="Times New Roman" w:hAnsi="Times New Roman" w:cs="David" w:hint="cs"/>
          <w:sz w:val="24"/>
          <w:szCs w:val="24"/>
          <w:rtl/>
          <w:lang w:eastAsia="he-IL"/>
        </w:rPr>
        <w:t xml:space="preserve"> ו/או חבות</w:t>
      </w:r>
      <w:r w:rsidRPr="00876F47">
        <w:rPr>
          <w:rFonts w:ascii="Times New Roman" w:eastAsia="Times New Roman" w:hAnsi="Times New Roman" w:cs="David"/>
          <w:sz w:val="24"/>
          <w:szCs w:val="24"/>
          <w:rtl/>
          <w:lang w:eastAsia="he-IL"/>
        </w:rPr>
        <w:t xml:space="preserve"> שהיא.</w:t>
      </w:r>
    </w:p>
    <w:p w14:paraId="217C3814"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לצייד על חשבונו את צוות עובדיו בכל הציוד הדרוש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שרותי היועץ. </w:t>
      </w:r>
      <w:r w:rsidRPr="00876F47">
        <w:rPr>
          <w:rFonts w:ascii="Times New Roman" w:eastAsia="Times New Roman" w:hAnsi="Times New Roman" w:cs="David" w:hint="cs"/>
          <w:sz w:val="24"/>
          <w:szCs w:val="24"/>
          <w:rtl/>
          <w:lang w:eastAsia="he-IL"/>
        </w:rPr>
        <w:t>האחריות בגין אחזקת</w:t>
      </w:r>
      <w:r w:rsidRPr="00876F47">
        <w:rPr>
          <w:rFonts w:ascii="Times New Roman" w:eastAsia="Times New Roman" w:hAnsi="Times New Roman" w:cs="David"/>
          <w:sz w:val="24"/>
          <w:szCs w:val="24"/>
          <w:rtl/>
          <w:lang w:eastAsia="he-IL"/>
        </w:rPr>
        <w:t xml:space="preserve"> ושמיר</w:t>
      </w:r>
      <w:r w:rsidRPr="00876F47">
        <w:rPr>
          <w:rFonts w:ascii="Times New Roman" w:eastAsia="Times New Roman" w:hAnsi="Times New Roman" w:cs="David" w:hint="cs"/>
          <w:sz w:val="24"/>
          <w:szCs w:val="24"/>
          <w:rtl/>
          <w:lang w:eastAsia="he-IL"/>
        </w:rPr>
        <w:t>ת</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ציוד</w:t>
      </w:r>
      <w:r w:rsidRPr="00876F47">
        <w:rPr>
          <w:rFonts w:ascii="Times New Roman" w:eastAsia="Times New Roman" w:hAnsi="Times New Roman" w:cs="David" w:hint="cs"/>
          <w:sz w:val="24"/>
          <w:szCs w:val="24"/>
          <w:rtl/>
          <w:lang w:eastAsia="he-IL"/>
        </w:rPr>
        <w:t xml:space="preserve"> כאמור,</w:t>
      </w:r>
      <w:r w:rsidRPr="00876F47">
        <w:rPr>
          <w:rFonts w:ascii="Times New Roman" w:eastAsia="Times New Roman" w:hAnsi="Times New Roman" w:cs="David"/>
          <w:sz w:val="24"/>
          <w:szCs w:val="24"/>
          <w:rtl/>
          <w:lang w:eastAsia="he-IL"/>
        </w:rPr>
        <w:t xml:space="preserve"> תהיה בידי היועץ ועל חשבונו, והמזמין לא </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ישא בכל אחריות </w:t>
      </w:r>
      <w:r w:rsidRPr="00876F47">
        <w:rPr>
          <w:rFonts w:ascii="Times New Roman" w:eastAsia="Times New Roman" w:hAnsi="Times New Roman" w:cs="David" w:hint="cs"/>
          <w:sz w:val="24"/>
          <w:szCs w:val="24"/>
          <w:rtl/>
          <w:lang w:eastAsia="he-IL"/>
        </w:rPr>
        <w:t xml:space="preserve">ו/או חבות </w:t>
      </w:r>
      <w:r w:rsidRPr="00876F47">
        <w:rPr>
          <w:rFonts w:ascii="Times New Roman" w:eastAsia="Times New Roman" w:hAnsi="Times New Roman" w:cs="David"/>
          <w:sz w:val="24"/>
          <w:szCs w:val="24"/>
          <w:rtl/>
          <w:lang w:eastAsia="he-IL"/>
        </w:rPr>
        <w:t>בגין א</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בדן </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או נזק</w:t>
      </w:r>
      <w:r w:rsidRPr="00876F47">
        <w:rPr>
          <w:rFonts w:ascii="Times New Roman" w:eastAsia="Times New Roman" w:hAnsi="Times New Roman" w:cs="David" w:hint="cs"/>
          <w:sz w:val="24"/>
          <w:szCs w:val="24"/>
          <w:rtl/>
          <w:lang w:eastAsia="he-IL"/>
        </w:rPr>
        <w:t xml:space="preserve"> ו/או קלקול</w:t>
      </w:r>
      <w:r w:rsidRPr="00876F47">
        <w:rPr>
          <w:rFonts w:ascii="Times New Roman" w:eastAsia="Times New Roman" w:hAnsi="Times New Roman" w:cs="David"/>
          <w:sz w:val="24"/>
          <w:szCs w:val="24"/>
          <w:rtl/>
          <w:lang w:eastAsia="he-IL"/>
        </w:rPr>
        <w:t xml:space="preserve"> כלשהו לציוד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לכל חלק ממנו מכל סיבה שהיא.</w:t>
      </w:r>
    </w:p>
    <w:p w14:paraId="35800A11"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סמכויות היועץ</w:t>
      </w:r>
    </w:p>
    <w:p w14:paraId="0C0F0DDD"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במגעים עם רשויות מוסמכות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לרבות עם הרשות המקומית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בכל הנוגע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וכל הכרוך בכך</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ובלבד:</w:t>
      </w:r>
    </w:p>
    <w:p w14:paraId="3893890A"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שהיועץ לא יגיש תכניות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תיקונים לתכניות לא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הרשויות המוסמכות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אם כן אושרו קודם לכן</w:t>
      </w:r>
      <w:r w:rsidRPr="00876F47">
        <w:rPr>
          <w:rFonts w:ascii="Times New Roman" w:eastAsia="Times New Roman" w:hAnsi="Times New Roman" w:cs="David" w:hint="cs"/>
          <w:sz w:val="24"/>
          <w:szCs w:val="24"/>
          <w:rtl/>
          <w:lang w:eastAsia="he-IL"/>
        </w:rPr>
        <w:t>, מראש ובכתב,</w:t>
      </w:r>
      <w:r w:rsidRPr="00876F47">
        <w:rPr>
          <w:rFonts w:ascii="Times New Roman" w:eastAsia="Times New Roman" w:hAnsi="Times New Roman" w:cs="David"/>
          <w:sz w:val="24"/>
          <w:szCs w:val="24"/>
          <w:rtl/>
          <w:lang w:eastAsia="he-IL"/>
        </w:rPr>
        <w:t xml:space="preserve"> ע"י המזמין.</w:t>
      </w:r>
    </w:p>
    <w:p w14:paraId="0EFD0F7D"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שהיועץ לא יקבל כל החלטה ולא יפעל ולא יחייב את המזמין בכל עניין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הכרוך בהתחייבות חוקית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כספית</w:t>
      </w:r>
      <w:r w:rsidRPr="00876F47">
        <w:rPr>
          <w:rFonts w:ascii="Times New Roman" w:eastAsia="Times New Roman" w:hAnsi="Times New Roman" w:cs="David" w:hint="cs"/>
          <w:sz w:val="24"/>
          <w:szCs w:val="24"/>
          <w:rtl/>
          <w:lang w:eastAsia="he-IL"/>
        </w:rPr>
        <w:t xml:space="preserve"> ו/או אחרת,</w:t>
      </w:r>
      <w:r w:rsidRPr="00876F47">
        <w:rPr>
          <w:rFonts w:ascii="Times New Roman" w:eastAsia="Times New Roman" w:hAnsi="Times New Roman" w:cs="David"/>
          <w:sz w:val="24"/>
          <w:szCs w:val="24"/>
          <w:rtl/>
          <w:lang w:eastAsia="he-IL"/>
        </w:rPr>
        <w:t xml:space="preserve"> אלא בא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שורו של המזמין</w:t>
      </w:r>
      <w:r w:rsidRPr="00876F47">
        <w:rPr>
          <w:rFonts w:ascii="Times New Roman" w:eastAsia="Times New Roman" w:hAnsi="Times New Roman" w:cs="David" w:hint="cs"/>
          <w:sz w:val="24"/>
          <w:szCs w:val="24"/>
          <w:rtl/>
          <w:lang w:eastAsia="he-IL"/>
        </w:rPr>
        <w:t xml:space="preserve"> מראש ובכתב</w:t>
      </w:r>
      <w:r w:rsidRPr="00876F47">
        <w:rPr>
          <w:rFonts w:ascii="Times New Roman" w:eastAsia="Times New Roman" w:hAnsi="Times New Roman" w:cs="David"/>
          <w:sz w:val="24"/>
          <w:szCs w:val="24"/>
          <w:rtl/>
          <w:lang w:eastAsia="he-IL"/>
        </w:rPr>
        <w:t>.</w:t>
      </w:r>
    </w:p>
    <w:p w14:paraId="1D47F37F"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זולת אם</w:t>
      </w:r>
      <w:r w:rsidRPr="00876F47">
        <w:rPr>
          <w:rFonts w:ascii="Times New Roman" w:eastAsia="Times New Roman" w:hAnsi="Times New Roman" w:cs="David"/>
          <w:sz w:val="24"/>
          <w:szCs w:val="24"/>
          <w:rtl/>
          <w:lang w:eastAsia="he-IL"/>
        </w:rPr>
        <w:t xml:space="preserve"> יוסמך לכך ע"י המזמין </w:t>
      </w:r>
      <w:r w:rsidRPr="00876F47">
        <w:rPr>
          <w:rFonts w:ascii="Times New Roman" w:eastAsia="Times New Roman" w:hAnsi="Times New Roman" w:cs="David" w:hint="cs"/>
          <w:sz w:val="24"/>
          <w:szCs w:val="24"/>
          <w:rtl/>
          <w:lang w:eastAsia="he-IL"/>
        </w:rPr>
        <w:t>מראש ו</w:t>
      </w:r>
      <w:r w:rsidRPr="00876F47">
        <w:rPr>
          <w:rFonts w:ascii="Times New Roman" w:eastAsia="Times New Roman" w:hAnsi="Times New Roman" w:cs="David"/>
          <w:sz w:val="24"/>
          <w:szCs w:val="24"/>
          <w:rtl/>
          <w:lang w:eastAsia="he-IL"/>
        </w:rPr>
        <w:t>בכתב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לא יהיה היועץ רשאי </w:t>
      </w:r>
      <w:proofErr w:type="spellStart"/>
      <w:r w:rsidRPr="00876F47">
        <w:rPr>
          <w:rFonts w:ascii="Times New Roman" w:eastAsia="Times New Roman" w:hAnsi="Times New Roman" w:cs="David"/>
          <w:sz w:val="24"/>
          <w:szCs w:val="24"/>
          <w:rtl/>
          <w:lang w:eastAsia="he-IL"/>
        </w:rPr>
        <w:t>ליתן</w:t>
      </w:r>
      <w:proofErr w:type="spellEnd"/>
      <w:r w:rsidRPr="00876F47">
        <w:rPr>
          <w:rFonts w:ascii="Times New Roman" w:eastAsia="Times New Roman" w:hAnsi="Times New Roman" w:cs="David"/>
          <w:sz w:val="24"/>
          <w:szCs w:val="24"/>
          <w:rtl/>
          <w:lang w:eastAsia="he-IL"/>
        </w:rPr>
        <w:t xml:space="preserve"> הוראות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הנחיות</w:t>
      </w:r>
      <w:r w:rsidRPr="00876F47">
        <w:rPr>
          <w:rFonts w:ascii="Times New Roman" w:eastAsia="Times New Roman" w:hAnsi="Times New Roman" w:cs="David" w:hint="cs"/>
          <w:sz w:val="24"/>
          <w:szCs w:val="24"/>
          <w:rtl/>
          <w:lang w:eastAsia="he-IL"/>
        </w:rPr>
        <w:t>, בין</w:t>
      </w:r>
      <w:r w:rsidRPr="00876F47">
        <w:rPr>
          <w:rFonts w:ascii="Times New Roman" w:eastAsia="Times New Roman" w:hAnsi="Times New Roman" w:cs="David"/>
          <w:sz w:val="24"/>
          <w:szCs w:val="24"/>
          <w:rtl/>
          <w:lang w:eastAsia="he-IL"/>
        </w:rPr>
        <w:t xml:space="preserve"> במישרין</w:t>
      </w:r>
      <w:r w:rsidRPr="00876F47">
        <w:rPr>
          <w:rFonts w:ascii="Times New Roman" w:eastAsia="Times New Roman" w:hAnsi="Times New Roman" w:cs="David" w:hint="cs"/>
          <w:sz w:val="24"/>
          <w:szCs w:val="24"/>
          <w:rtl/>
          <w:lang w:eastAsia="he-IL"/>
        </w:rPr>
        <w:t xml:space="preserve"> ובין בעקיפין,</w:t>
      </w:r>
      <w:r w:rsidRPr="00876F47">
        <w:rPr>
          <w:rFonts w:ascii="Times New Roman" w:eastAsia="Times New Roman" w:hAnsi="Times New Roman" w:cs="David"/>
          <w:sz w:val="24"/>
          <w:szCs w:val="24"/>
          <w:rtl/>
          <w:lang w:eastAsia="he-IL"/>
        </w:rPr>
        <w:t xml:space="preserve"> לקבלן הראשי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לקבלן העבודות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לנהל עמם מו"מ ביחס למחירים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ל</w:t>
      </w:r>
      <w:r w:rsidRPr="00876F47">
        <w:rPr>
          <w:rFonts w:ascii="Times New Roman" w:eastAsia="Times New Roman" w:hAnsi="Times New Roman" w:cs="David"/>
          <w:sz w:val="24"/>
          <w:szCs w:val="24"/>
          <w:rtl/>
          <w:lang w:eastAsia="he-IL"/>
        </w:rPr>
        <w:t>דרכי ביצוע הכרוכים בש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נוי מחירים</w:t>
      </w:r>
      <w:r w:rsidRPr="00876F47">
        <w:rPr>
          <w:rFonts w:ascii="Times New Roman" w:eastAsia="Times New Roman" w:hAnsi="Times New Roman" w:cs="David" w:hint="cs"/>
          <w:sz w:val="24"/>
          <w:szCs w:val="24"/>
          <w:rtl/>
          <w:lang w:eastAsia="he-IL"/>
        </w:rPr>
        <w:t xml:space="preserve"> ו/או כמויות</w:t>
      </w:r>
      <w:r w:rsidRPr="00876F47">
        <w:rPr>
          <w:rFonts w:ascii="Times New Roman" w:eastAsia="Times New Roman" w:hAnsi="Times New Roman" w:cs="David"/>
          <w:sz w:val="24"/>
          <w:szCs w:val="24"/>
          <w:rtl/>
          <w:lang w:eastAsia="he-IL"/>
        </w:rPr>
        <w:t>, אלא באמצעות המזמין או המנהל.</w:t>
      </w:r>
    </w:p>
    <w:p w14:paraId="6C5514BE"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סמכויות המנהל</w:t>
      </w:r>
    </w:p>
    <w:p w14:paraId="1709B36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המנהל רשאי לבדוק</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בכל עת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את שרותי היועץ כולם או </w:t>
      </w:r>
      <w:r w:rsidRPr="00876F47">
        <w:rPr>
          <w:rFonts w:ascii="Times New Roman" w:eastAsia="Times New Roman" w:hAnsi="Times New Roman" w:cs="David" w:hint="cs"/>
          <w:sz w:val="24"/>
          <w:szCs w:val="24"/>
          <w:rtl/>
          <w:lang w:eastAsia="he-IL"/>
        </w:rPr>
        <w:t>מקצתם</w:t>
      </w:r>
      <w:r w:rsidRPr="00876F47">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 xml:space="preserve">על ידי מי </w:t>
      </w:r>
      <w:r w:rsidRPr="00876F47">
        <w:rPr>
          <w:rFonts w:ascii="Times New Roman" w:eastAsia="Times New Roman" w:hAnsi="Times New Roman" w:cs="David"/>
          <w:sz w:val="24"/>
          <w:szCs w:val="24"/>
          <w:rtl/>
          <w:lang w:eastAsia="he-IL"/>
        </w:rPr>
        <w:t>מטעמו. כן רשאי המנהל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6A349CAE"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876F47">
        <w:rPr>
          <w:rFonts w:ascii="Times New Roman" w:eastAsia="Times New Roman" w:hAnsi="Times New Roman" w:cs="David"/>
          <w:bCs/>
          <w:sz w:val="24"/>
          <w:szCs w:val="24"/>
          <w:rtl/>
          <w:lang w:eastAsia="he-IL"/>
        </w:rPr>
        <w:t>א'</w:t>
      </w:r>
      <w:r w:rsidRPr="00876F47">
        <w:rPr>
          <w:rFonts w:ascii="Times New Roman" w:eastAsia="Times New Roman" w:hAnsi="Times New Roman" w:cs="David" w:hint="cs"/>
          <w:b/>
          <w:sz w:val="24"/>
          <w:szCs w:val="24"/>
          <w:rtl/>
          <w:lang w:eastAsia="he-IL"/>
        </w:rPr>
        <w:t xml:space="preserve"> </w:t>
      </w:r>
      <w:proofErr w:type="spellStart"/>
      <w:r w:rsidRPr="00876F47">
        <w:rPr>
          <w:rFonts w:ascii="Times New Roman" w:eastAsia="Times New Roman" w:hAnsi="Times New Roman" w:cs="David" w:hint="cs"/>
          <w:b/>
          <w:sz w:val="24"/>
          <w:szCs w:val="24"/>
          <w:rtl/>
          <w:lang w:eastAsia="he-IL"/>
        </w:rPr>
        <w:t>המצ"ב</w:t>
      </w:r>
      <w:proofErr w:type="spellEnd"/>
      <w:r w:rsidRPr="00876F47">
        <w:rPr>
          <w:rFonts w:ascii="Times New Roman" w:eastAsia="Times New Roman" w:hAnsi="Times New Roman" w:cs="David"/>
          <w:sz w:val="24"/>
          <w:szCs w:val="24"/>
          <w:rtl/>
          <w:lang w:eastAsia="he-IL"/>
        </w:rPr>
        <w:t>.</w:t>
      </w:r>
    </w:p>
    <w:p w14:paraId="7F6BC1B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לצורך הפעלת סמכויותיו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רשאי המנהל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מי מטעמו לבקר במשרד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בכל מקום אחר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876F47">
        <w:rPr>
          <w:rFonts w:ascii="Times New Roman" w:eastAsia="Times New Roman" w:hAnsi="Times New Roman" w:cs="David" w:hint="cs"/>
          <w:sz w:val="24"/>
          <w:szCs w:val="24"/>
          <w:rtl/>
          <w:lang w:eastAsia="he-IL"/>
        </w:rPr>
        <w:t>י המנהל 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 xml:space="preserve">על ידי מי </w:t>
      </w:r>
      <w:r w:rsidRPr="00876F47">
        <w:rPr>
          <w:rFonts w:ascii="Times New Roman" w:eastAsia="Times New Roman" w:hAnsi="Times New Roman" w:cs="David"/>
          <w:sz w:val="24"/>
          <w:szCs w:val="24"/>
          <w:rtl/>
          <w:lang w:eastAsia="he-IL"/>
        </w:rPr>
        <w:t>מטעמו.</w:t>
      </w:r>
    </w:p>
    <w:p w14:paraId="63F4332B"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אין בהפעלת סמכויות המנהל על פי חוזה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כדי לגרוע </w:t>
      </w:r>
      <w:r w:rsidRPr="00876F47">
        <w:rPr>
          <w:rFonts w:ascii="Times New Roman" w:eastAsia="Times New Roman" w:hAnsi="Times New Roman" w:cs="David" w:hint="cs"/>
          <w:sz w:val="24"/>
          <w:szCs w:val="24"/>
          <w:rtl/>
          <w:lang w:eastAsia="he-IL"/>
        </w:rPr>
        <w:t xml:space="preserve">ו/או לשחרר </w:t>
      </w:r>
      <w:r w:rsidRPr="00876F47">
        <w:rPr>
          <w:rFonts w:ascii="Times New Roman" w:eastAsia="Times New Roman" w:hAnsi="Times New Roman" w:cs="David"/>
          <w:sz w:val="24"/>
          <w:szCs w:val="24"/>
          <w:rtl/>
          <w:lang w:eastAsia="he-IL"/>
        </w:rPr>
        <w:t xml:space="preserve">מאחריות </w:t>
      </w:r>
      <w:r w:rsidRPr="00876F47">
        <w:rPr>
          <w:rFonts w:ascii="Times New Roman" w:eastAsia="Times New Roman" w:hAnsi="Times New Roman" w:cs="David" w:hint="cs"/>
          <w:sz w:val="24"/>
          <w:szCs w:val="24"/>
          <w:rtl/>
          <w:lang w:eastAsia="he-IL"/>
        </w:rPr>
        <w:t>היועץ על פי חוזה זה ו/או על פי כל דין.</w:t>
      </w:r>
      <w:r w:rsidRPr="00876F47">
        <w:rPr>
          <w:rFonts w:ascii="Times New Roman" w:eastAsia="Times New Roman" w:hAnsi="Times New Roman" w:cs="David"/>
          <w:sz w:val="24"/>
          <w:szCs w:val="24"/>
          <w:rtl/>
          <w:lang w:eastAsia="he-IL"/>
        </w:rPr>
        <w:t xml:space="preserve"> בהקשר זה מובהר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2A5BEBCA"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אישר המנהל תכניות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876F47">
        <w:rPr>
          <w:rFonts w:ascii="Times New Roman" w:eastAsia="Times New Roman" w:hAnsi="Times New Roman" w:cs="David" w:hint="cs"/>
          <w:sz w:val="24"/>
          <w:szCs w:val="24"/>
          <w:rtl/>
          <w:lang w:eastAsia="he-IL"/>
        </w:rPr>
        <w:t>חוזה</w:t>
      </w:r>
      <w:r w:rsidRPr="00876F47">
        <w:rPr>
          <w:rFonts w:ascii="Times New Roman" w:eastAsia="Times New Roman" w:hAnsi="Times New Roman" w:cs="David"/>
          <w:sz w:val="24"/>
          <w:szCs w:val="24"/>
          <w:rtl/>
          <w:lang w:eastAsia="he-IL"/>
        </w:rPr>
        <w:t xml:space="preserve"> זה, </w:t>
      </w:r>
      <w:r w:rsidRPr="00876F47">
        <w:rPr>
          <w:rFonts w:ascii="Times New Roman" w:eastAsia="Times New Roman" w:hAnsi="Times New Roman" w:cs="David" w:hint="cs"/>
          <w:sz w:val="24"/>
          <w:szCs w:val="24"/>
          <w:rtl/>
          <w:lang w:eastAsia="he-IL"/>
        </w:rPr>
        <w:t>לא יהא</w:t>
      </w:r>
      <w:r w:rsidRPr="00876F47">
        <w:rPr>
          <w:rFonts w:ascii="Times New Roman" w:eastAsia="Times New Roman" w:hAnsi="Times New Roman" w:cs="David"/>
          <w:sz w:val="24"/>
          <w:szCs w:val="24"/>
          <w:rtl/>
          <w:lang w:eastAsia="he-IL"/>
        </w:rPr>
        <w:t xml:space="preserve"> בכך כדי לשחרר את היועץ מאחריותו המקצועית המלאה ו</w:t>
      </w:r>
      <w:r w:rsidRPr="00876F47">
        <w:rPr>
          <w:rFonts w:ascii="Times New Roman" w:eastAsia="Times New Roman" w:hAnsi="Times New Roman" w:cs="David" w:hint="cs"/>
          <w:sz w:val="24"/>
          <w:szCs w:val="24"/>
          <w:rtl/>
          <w:lang w:eastAsia="he-IL"/>
        </w:rPr>
        <w:t>לא יהא</w:t>
      </w:r>
      <w:r w:rsidRPr="00876F47">
        <w:rPr>
          <w:rFonts w:ascii="Times New Roman" w:eastAsia="Times New Roman" w:hAnsi="Times New Roman" w:cs="David"/>
          <w:sz w:val="24"/>
          <w:szCs w:val="24"/>
          <w:rtl/>
          <w:lang w:eastAsia="he-IL"/>
        </w:rPr>
        <w:t xml:space="preserve"> בכך כדי להטיל על המנהל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על המזמין אחריות כלשהי לטיב התכניות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המסמכים האמורים.</w:t>
      </w:r>
    </w:p>
    <w:p w14:paraId="23715ED4"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לוח זמנים ושלבי ב</w:t>
      </w:r>
      <w:r w:rsidRPr="00876F47">
        <w:rPr>
          <w:rFonts w:ascii="Times New Roman" w:eastAsia="Times New Roman" w:hAnsi="Times New Roman" w:cs="David" w:hint="cs"/>
          <w:bCs/>
          <w:sz w:val="24"/>
          <w:szCs w:val="24"/>
          <w:u w:val="single"/>
          <w:rtl/>
          <w:lang w:eastAsia="he-IL"/>
        </w:rPr>
        <w:t>י</w:t>
      </w:r>
      <w:r w:rsidRPr="00876F47">
        <w:rPr>
          <w:rFonts w:ascii="Times New Roman" w:eastAsia="Times New Roman" w:hAnsi="Times New Roman" w:cs="David"/>
          <w:bCs/>
          <w:sz w:val="24"/>
          <w:szCs w:val="24"/>
          <w:u w:val="single"/>
          <w:rtl/>
          <w:lang w:eastAsia="he-IL"/>
        </w:rPr>
        <w:t>צוע</w:t>
      </w:r>
    </w:p>
    <w:p w14:paraId="4F4FB89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876F47">
        <w:rPr>
          <w:rFonts w:ascii="Times New Roman" w:eastAsia="Times New Roman" w:hAnsi="Times New Roman" w:cs="David"/>
          <w:b/>
          <w:bCs/>
          <w:sz w:val="24"/>
          <w:szCs w:val="24"/>
          <w:rtl/>
          <w:lang w:eastAsia="he-IL"/>
        </w:rPr>
        <w:t>ג'</w:t>
      </w:r>
      <w:r w:rsidRPr="00876F47">
        <w:rPr>
          <w:rFonts w:ascii="Times New Roman" w:eastAsia="Times New Roman" w:hAnsi="Times New Roman" w:cs="David" w:hint="cs"/>
          <w:sz w:val="24"/>
          <w:szCs w:val="24"/>
          <w:rtl/>
          <w:lang w:eastAsia="he-IL"/>
        </w:rPr>
        <w:t xml:space="preserve"> </w:t>
      </w:r>
      <w:proofErr w:type="spellStart"/>
      <w:r w:rsidRPr="00876F47">
        <w:rPr>
          <w:rFonts w:ascii="Times New Roman" w:eastAsia="Times New Roman" w:hAnsi="Times New Roman" w:cs="David" w:hint="cs"/>
          <w:sz w:val="24"/>
          <w:szCs w:val="24"/>
          <w:rtl/>
          <w:lang w:eastAsia="he-IL"/>
        </w:rPr>
        <w:t>המצ"ב</w:t>
      </w:r>
      <w:proofErr w:type="spellEnd"/>
      <w:r w:rsidRPr="00876F47">
        <w:rPr>
          <w:rFonts w:ascii="Times New Roman" w:eastAsia="Times New Roman" w:hAnsi="Times New Roman" w:cs="David"/>
          <w:sz w:val="24"/>
          <w:szCs w:val="24"/>
          <w:rtl/>
          <w:lang w:eastAsia="he-IL"/>
        </w:rPr>
        <w:t xml:space="preserve"> (להלן: "</w:t>
      </w:r>
      <w:r w:rsidRPr="00876F47">
        <w:rPr>
          <w:rFonts w:ascii="Times New Roman" w:eastAsia="Times New Roman" w:hAnsi="Times New Roman" w:cs="David"/>
          <w:b/>
          <w:bCs/>
          <w:sz w:val="24"/>
          <w:szCs w:val="24"/>
          <w:rtl/>
          <w:lang w:eastAsia="he-IL"/>
        </w:rPr>
        <w:t>לוח הזמנים</w:t>
      </w:r>
      <w:r w:rsidRPr="00876F47">
        <w:rPr>
          <w:rFonts w:ascii="Times New Roman" w:eastAsia="Times New Roman" w:hAnsi="Times New Roman" w:cs="David"/>
          <w:sz w:val="24"/>
          <w:szCs w:val="24"/>
          <w:rtl/>
          <w:lang w:eastAsia="he-IL"/>
        </w:rPr>
        <w:t>"). כל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 הכלול בשרותי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אשר לא נקבע לו מועד בלוח הזמנים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יבוצע על ידי היועץ במועד שיהיה דרוש על מנת להבטיח</w:t>
      </w:r>
      <w:r w:rsidRPr="00876F47">
        <w:rPr>
          <w:rFonts w:ascii="Times New Roman" w:eastAsia="Times New Roman" w:hAnsi="Times New Roman" w:cs="David" w:hint="cs"/>
          <w:sz w:val="24"/>
          <w:szCs w:val="24"/>
          <w:rtl/>
          <w:lang w:eastAsia="he-IL"/>
        </w:rPr>
        <w:t xml:space="preserve"> את</w:t>
      </w:r>
      <w:r w:rsidRPr="00876F47">
        <w:rPr>
          <w:rFonts w:ascii="Times New Roman" w:eastAsia="Times New Roman" w:hAnsi="Times New Roman" w:cs="David"/>
          <w:sz w:val="24"/>
          <w:szCs w:val="24"/>
          <w:rtl/>
          <w:lang w:eastAsia="he-IL"/>
        </w:rPr>
        <w:t xml:space="preserve">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 xml:space="preserve">קבלנים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אחרים בהתאם ללוח הזמנים המוסכם ע</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מם.</w:t>
      </w:r>
    </w:p>
    <w:p w14:paraId="40686C7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לא יתחיל היועץ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קטע מהפרויקט ו/או שלב משלבי העבודה כמפורט בנספח </w:t>
      </w:r>
      <w:r w:rsidRPr="00876F47">
        <w:rPr>
          <w:rFonts w:ascii="Times New Roman" w:eastAsia="Times New Roman" w:hAnsi="Times New Roman" w:cs="David"/>
          <w:bCs/>
          <w:sz w:val="24"/>
          <w:szCs w:val="24"/>
          <w:rtl/>
          <w:lang w:eastAsia="he-IL"/>
        </w:rPr>
        <w:t>ב'</w:t>
      </w:r>
      <w:r w:rsidRPr="00876F47">
        <w:rPr>
          <w:rFonts w:ascii="Times New Roman" w:eastAsia="Times New Roman" w:hAnsi="Times New Roman" w:cs="David"/>
          <w:sz w:val="24"/>
          <w:szCs w:val="24"/>
          <w:rtl/>
          <w:lang w:eastAsia="he-IL"/>
        </w:rPr>
        <w:t xml:space="preserve"> או </w:t>
      </w:r>
      <w:r w:rsidRPr="00876F47">
        <w:rPr>
          <w:rFonts w:ascii="Times New Roman" w:eastAsia="Times New Roman" w:hAnsi="Times New Roman" w:cs="David"/>
          <w:b/>
          <w:bCs/>
          <w:sz w:val="24"/>
          <w:szCs w:val="24"/>
          <w:rtl/>
          <w:lang w:eastAsia="he-IL"/>
        </w:rPr>
        <w:t xml:space="preserve">ג' </w:t>
      </w:r>
      <w:proofErr w:type="spellStart"/>
      <w:r w:rsidRPr="00876F47">
        <w:rPr>
          <w:rFonts w:ascii="Times New Roman" w:eastAsia="Times New Roman" w:hAnsi="Times New Roman" w:cs="David" w:hint="cs"/>
          <w:sz w:val="24"/>
          <w:szCs w:val="24"/>
          <w:rtl/>
          <w:lang w:eastAsia="he-IL"/>
        </w:rPr>
        <w:t>המצ"ב</w:t>
      </w:r>
      <w:proofErr w:type="spellEnd"/>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אלא אם כן הודיע למזמין תחילה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הגיע לדעתו מועד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שלב זה וק</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בל מהמזמין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בכתב לביצועו.</w:t>
      </w:r>
    </w:p>
    <w:p w14:paraId="0114F5C2"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יש לראות </w:t>
      </w:r>
      <w:r w:rsidRPr="00876F47">
        <w:rPr>
          <w:rFonts w:ascii="Times New Roman" w:eastAsia="Times New Roman" w:hAnsi="Times New Roman" w:cs="David" w:hint="cs"/>
          <w:sz w:val="24"/>
          <w:szCs w:val="24"/>
          <w:rtl/>
          <w:lang w:eastAsia="he-IL"/>
        </w:rPr>
        <w:t>ב</w:t>
      </w:r>
      <w:r w:rsidRPr="00876F47">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1C24CAA0"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ידוע ליועץ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התחייבויות היועצים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הקבלנים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 xml:space="preserve">יתר הגורמים, מותנות בכך </w:t>
      </w:r>
      <w:r w:rsidRPr="00876F47">
        <w:rPr>
          <w:rFonts w:ascii="Times New Roman" w:eastAsia="Times New Roman" w:hAnsi="Times New Roman" w:cs="David"/>
          <w:sz w:val="24"/>
          <w:szCs w:val="24"/>
          <w:rtl/>
          <w:lang w:eastAsia="he-IL"/>
        </w:rPr>
        <w:lastRenderedPageBreak/>
        <w:t>שיסופקו להם כל התכניות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ההנחיות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ההוראות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הפרטים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הביאורים שידרשו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מהקבלנים מלטעון לעיכוב מוצדק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4A7E29FA"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עיכוב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שירותי היועץ יוכר כמוצדק</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אך ו</w:t>
      </w:r>
      <w:r w:rsidRPr="00876F47">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651D3698"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הוא נובע מכ</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ח עליון או גורם אחר (להלן יחדיו: "</w:t>
      </w:r>
      <w:r w:rsidRPr="00876F47">
        <w:rPr>
          <w:rFonts w:ascii="Times New Roman" w:eastAsia="Times New Roman" w:hAnsi="Times New Roman" w:cs="David"/>
          <w:b/>
          <w:bCs/>
          <w:sz w:val="24"/>
          <w:szCs w:val="24"/>
          <w:rtl/>
          <w:lang w:eastAsia="he-IL"/>
        </w:rPr>
        <w:t>אירוע דוחה</w:t>
      </w:r>
      <w:r w:rsidRPr="00876F47">
        <w:rPr>
          <w:rFonts w:ascii="Times New Roman" w:eastAsia="Times New Roman" w:hAnsi="Times New Roman" w:cs="David"/>
          <w:sz w:val="24"/>
          <w:szCs w:val="24"/>
          <w:rtl/>
          <w:lang w:eastAsia="he-IL"/>
        </w:rPr>
        <w:t>") שלדעת המנהל לא הייתה ליועץ שליטה עליו.</w:t>
      </w:r>
    </w:p>
    <w:p w14:paraId="2CC4546A"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02E72F44"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לא קיבל תכניות, הנחיות, הוראות, פרטים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7A0D057D"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המנהל אישר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האירוע הדוחה אכן מצדיק עיכוב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השירות ואת משך הדחייה.</w:t>
      </w:r>
    </w:p>
    <w:p w14:paraId="609878AF" w14:textId="77777777" w:rsidR="00876F47" w:rsidRPr="00876F47" w:rsidRDefault="00876F47" w:rsidP="00876F47">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מבלי לגרוע מ</w:t>
      </w:r>
      <w:r w:rsidRPr="00876F47">
        <w:rPr>
          <w:rFonts w:ascii="Times New Roman" w:eastAsia="Times New Roman" w:hAnsi="Times New Roman" w:cs="David" w:hint="cs"/>
          <w:sz w:val="24"/>
          <w:szCs w:val="24"/>
          <w:rtl/>
          <w:lang w:eastAsia="he-IL"/>
        </w:rPr>
        <w:t xml:space="preserve">כלליות </w:t>
      </w:r>
      <w:r w:rsidRPr="00876F47">
        <w:rPr>
          <w:rFonts w:ascii="Times New Roman" w:eastAsia="Times New Roman" w:hAnsi="Times New Roman" w:cs="David"/>
          <w:sz w:val="24"/>
          <w:szCs w:val="24"/>
          <w:rtl/>
          <w:lang w:eastAsia="he-IL"/>
        </w:rPr>
        <w:t>האמור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מותנה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חור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עבודות תכנון ע"י אחרים לא יהווה עילה לעיכוב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שירותי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בא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שור המנהל </w:t>
      </w:r>
      <w:r w:rsidRPr="00876F47">
        <w:rPr>
          <w:rFonts w:ascii="Times New Roman" w:eastAsia="Times New Roman" w:hAnsi="Times New Roman" w:cs="David" w:hint="cs"/>
          <w:sz w:val="24"/>
          <w:szCs w:val="24"/>
          <w:rtl/>
          <w:lang w:eastAsia="he-IL"/>
        </w:rPr>
        <w:t>מראש ו</w:t>
      </w:r>
      <w:r w:rsidRPr="00876F47">
        <w:rPr>
          <w:rFonts w:ascii="Times New Roman" w:eastAsia="Times New Roman" w:hAnsi="Times New Roman" w:cs="David"/>
          <w:sz w:val="24"/>
          <w:szCs w:val="24"/>
          <w:rtl/>
          <w:lang w:eastAsia="he-IL"/>
        </w:rPr>
        <w:t>בכתב.</w:t>
      </w:r>
    </w:p>
    <w:p w14:paraId="545AAE1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להודיע למנהל מידית, על כל עיכוב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אשר לפי הערכתו עלול לגרום לאיחור בקיום לוח הזמנים.</w:t>
      </w:r>
    </w:p>
    <w:p w14:paraId="35D64E8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798F4929"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המנהל רשאי לבקר במשרד היועץ ולעיין בהתקדמות ובאופן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שרותי היועץ, והיועץ ימסור למנהל כל הסבר </w:t>
      </w:r>
      <w:r w:rsidRPr="00876F47">
        <w:rPr>
          <w:rFonts w:ascii="Times New Roman" w:eastAsia="Times New Roman" w:hAnsi="Times New Roman" w:cs="David" w:hint="cs"/>
          <w:sz w:val="24"/>
          <w:szCs w:val="24"/>
          <w:rtl/>
          <w:lang w:eastAsia="he-IL"/>
        </w:rPr>
        <w:t xml:space="preserve">ו/או </w:t>
      </w:r>
      <w:r w:rsidRPr="00876F47">
        <w:rPr>
          <w:rFonts w:ascii="Times New Roman" w:eastAsia="Times New Roman" w:hAnsi="Times New Roman" w:cs="David"/>
          <w:sz w:val="24"/>
          <w:szCs w:val="24"/>
          <w:rtl/>
          <w:lang w:eastAsia="he-IL"/>
        </w:rPr>
        <w:t>פרט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דיווח</w:t>
      </w:r>
      <w:r w:rsidRPr="00876F47">
        <w:rPr>
          <w:rFonts w:ascii="Times New Roman" w:eastAsia="Times New Roman" w:hAnsi="Times New Roman" w:cs="David" w:hint="cs"/>
          <w:sz w:val="24"/>
          <w:szCs w:val="24"/>
          <w:rtl/>
          <w:lang w:eastAsia="he-IL"/>
        </w:rPr>
        <w:t>, מיד</w:t>
      </w:r>
      <w:r w:rsidRPr="00876F47">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876F47">
        <w:rPr>
          <w:rFonts w:ascii="Times New Roman" w:eastAsia="Times New Roman" w:hAnsi="Times New Roman" w:cs="David" w:hint="cs"/>
          <w:sz w:val="24"/>
          <w:szCs w:val="24"/>
          <w:rtl/>
          <w:lang w:eastAsia="he-IL"/>
        </w:rPr>
        <w:t xml:space="preserve"> זה ו/או לפי כל דין</w:t>
      </w:r>
      <w:r w:rsidRPr="00876F47">
        <w:rPr>
          <w:rFonts w:ascii="Times New Roman" w:eastAsia="Times New Roman" w:hAnsi="Times New Roman" w:cs="David"/>
          <w:sz w:val="24"/>
          <w:szCs w:val="24"/>
          <w:rtl/>
          <w:lang w:eastAsia="he-IL"/>
        </w:rPr>
        <w:t>.</w:t>
      </w:r>
    </w:p>
    <w:p w14:paraId="08F6ABF9" w14:textId="77777777" w:rsidR="00876F47" w:rsidRPr="00876F47" w:rsidRDefault="00876F47" w:rsidP="00876F47">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7A302F84"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Cs/>
          <w:sz w:val="24"/>
          <w:szCs w:val="24"/>
          <w:u w:val="single"/>
          <w:rtl/>
          <w:lang w:eastAsia="he-IL"/>
        </w:rPr>
        <w:t>שכר היועץ</w:t>
      </w:r>
    </w:p>
    <w:p w14:paraId="259BE6C5"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תמורת שרותי היועץ וכל יתר התחייבויותיו לפי חוזה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ישלם המזמין ליועץ שכר כמפורט בנספח </w:t>
      </w:r>
      <w:r w:rsidRPr="00876F47">
        <w:rPr>
          <w:rFonts w:ascii="Times New Roman" w:eastAsia="Times New Roman" w:hAnsi="Times New Roman" w:cs="David"/>
          <w:bCs/>
          <w:sz w:val="24"/>
          <w:szCs w:val="24"/>
          <w:rtl/>
          <w:lang w:eastAsia="he-IL"/>
        </w:rPr>
        <w:t xml:space="preserve">ד' </w:t>
      </w:r>
      <w:proofErr w:type="spellStart"/>
      <w:r w:rsidRPr="00876F47">
        <w:rPr>
          <w:rFonts w:ascii="Times New Roman" w:eastAsia="Times New Roman" w:hAnsi="Times New Roman" w:cs="David" w:hint="cs"/>
          <w:b/>
          <w:sz w:val="24"/>
          <w:szCs w:val="24"/>
          <w:rtl/>
          <w:lang w:eastAsia="he-IL"/>
        </w:rPr>
        <w:t>המצ"ב</w:t>
      </w:r>
      <w:proofErr w:type="spellEnd"/>
      <w:r w:rsidRPr="00876F47">
        <w:rPr>
          <w:rFonts w:ascii="Times New Roman" w:eastAsia="Times New Roman" w:hAnsi="Times New Roman" w:cs="David" w:hint="cs"/>
          <w:b/>
          <w:sz w:val="24"/>
          <w:szCs w:val="24"/>
          <w:rtl/>
          <w:lang w:eastAsia="he-IL"/>
        </w:rPr>
        <w:t xml:space="preserve"> </w:t>
      </w:r>
      <w:r w:rsidRPr="00876F47">
        <w:rPr>
          <w:rFonts w:ascii="Times New Roman" w:eastAsia="Times New Roman" w:hAnsi="Times New Roman" w:cs="David"/>
          <w:sz w:val="24"/>
          <w:szCs w:val="24"/>
          <w:rtl/>
          <w:lang w:eastAsia="he-IL"/>
        </w:rPr>
        <w:t>(להלן: "</w:t>
      </w:r>
      <w:r w:rsidRPr="00876F47">
        <w:rPr>
          <w:rFonts w:ascii="Times New Roman" w:eastAsia="Times New Roman" w:hAnsi="Times New Roman" w:cs="David"/>
          <w:b/>
          <w:bCs/>
          <w:sz w:val="24"/>
          <w:szCs w:val="24"/>
          <w:rtl/>
          <w:lang w:eastAsia="he-IL"/>
        </w:rPr>
        <w:t>שכר היועץ</w:t>
      </w:r>
      <w:r w:rsidRPr="00876F47">
        <w:rPr>
          <w:rFonts w:ascii="Times New Roman" w:eastAsia="Times New Roman" w:hAnsi="Times New Roman" w:cs="David"/>
          <w:sz w:val="24"/>
          <w:szCs w:val="24"/>
          <w:rtl/>
          <w:lang w:eastAsia="he-IL"/>
        </w:rPr>
        <w:t>").</w:t>
      </w:r>
    </w:p>
    <w:p w14:paraId="68F0EB4E"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בהוצאות הממשיות בשרותי העזר המפורטים להלן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שא המזמין:</w:t>
      </w:r>
    </w:p>
    <w:p w14:paraId="7D800412"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הדפסות בתוויין המיועדות להפצה לאחרים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876F47">
        <w:rPr>
          <w:rFonts w:ascii="Times New Roman" w:eastAsia="Times New Roman" w:hAnsi="Times New Roman" w:cs="David" w:hint="cs"/>
          <w:sz w:val="24"/>
          <w:szCs w:val="24"/>
          <w:rtl/>
          <w:lang w:eastAsia="he-IL"/>
        </w:rPr>
        <w:t>ת</w:t>
      </w:r>
      <w:r w:rsidRPr="00876F47">
        <w:rPr>
          <w:rFonts w:ascii="Times New Roman" w:eastAsia="Times New Roman" w:hAnsi="Times New Roman" w:cs="David"/>
          <w:sz w:val="24"/>
          <w:szCs w:val="24"/>
          <w:rtl/>
          <w:lang w:eastAsia="he-IL"/>
        </w:rPr>
        <w:t xml:space="preserve"> החזר.</w:t>
      </w:r>
    </w:p>
    <w:p w14:paraId="33292698"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העתקות שנמסרו ע"י היועץ למזמין</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לרשויות המוסמכות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ליועצים, למעט העתקות וצילומים שיפיק היועץ במשרדו.</w:t>
      </w:r>
    </w:p>
    <w:p w14:paraId="4CBA5907"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שכפול מסמכים.</w:t>
      </w:r>
    </w:p>
    <w:p w14:paraId="23F64A25"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מודלים, פרוספקטים ופרספקטיבות, המוזמנים לצורכי שיווק (למעט מודלים ופרספקטיבות לצורכי עבודה והחלטה).</w:t>
      </w:r>
    </w:p>
    <w:p w14:paraId="3A8736CC"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מדידות וצילומי אויר.</w:t>
      </w:r>
    </w:p>
    <w:p w14:paraId="704E0347"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קידוחים ובדיקות קרקע.</w:t>
      </w:r>
    </w:p>
    <w:p w14:paraId="7BE0AC75"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שליחויות.</w:t>
      </w:r>
    </w:p>
    <w:p w14:paraId="7544F378"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העזר המפורטים בסעיפים 7.2.1 עד 7.2.3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יוזמנו על ידי היועץ באמצעות מערכת ניהול פרויקטים </w:t>
      </w:r>
      <w:r w:rsidRPr="00876F47">
        <w:rPr>
          <w:rFonts w:ascii="Times New Roman" w:eastAsia="Times New Roman" w:hAnsi="Times New Roman" w:cs="David"/>
          <w:sz w:val="24"/>
          <w:szCs w:val="24"/>
          <w:lang w:eastAsia="he-IL"/>
        </w:rPr>
        <w:t>VIEW</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 מערכת </w:t>
      </w:r>
      <w:proofErr w:type="spellStart"/>
      <w:r w:rsidRPr="00876F47">
        <w:rPr>
          <w:rFonts w:ascii="Times New Roman" w:eastAsia="Times New Roman" w:hAnsi="Times New Roman" w:cs="David"/>
          <w:sz w:val="24"/>
          <w:szCs w:val="24"/>
          <w:rtl/>
          <w:lang w:eastAsia="he-IL"/>
        </w:rPr>
        <w:t>רמדורנט</w:t>
      </w:r>
      <w:proofErr w:type="spellEnd"/>
      <w:r w:rsidRPr="00876F47">
        <w:rPr>
          <w:rFonts w:ascii="Times New Roman" w:eastAsia="Times New Roman" w:hAnsi="Times New Roman" w:cs="David"/>
          <w:sz w:val="24"/>
          <w:szCs w:val="24"/>
          <w:rtl/>
          <w:lang w:eastAsia="he-IL"/>
        </w:rPr>
        <w:t xml:space="preserve"> מודול ניהול מסמכים (</w:t>
      </w:r>
      <w:r w:rsidRPr="00876F47">
        <w:rPr>
          <w:rFonts w:ascii="Times New Roman" w:eastAsia="Times New Roman" w:hAnsi="Times New Roman" w:cs="David"/>
          <w:sz w:val="24"/>
          <w:szCs w:val="24"/>
          <w:lang w:eastAsia="he-IL"/>
        </w:rPr>
        <w:t>DM</w:t>
      </w:r>
      <w:r w:rsidRPr="00876F47">
        <w:rPr>
          <w:rFonts w:ascii="Times New Roman" w:eastAsia="Times New Roman" w:hAnsi="Times New Roman" w:cs="David"/>
          <w:sz w:val="24"/>
          <w:szCs w:val="24"/>
          <w:rtl/>
          <w:lang w:eastAsia="he-IL"/>
        </w:rPr>
        <w:t>) רק ממכונים המאושרים ע"י המזמין לבצע עבודות עבורו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713D433E"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על חשבון שכר היועץ ישולמו ליועץ תשלומי ביניים בש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עורים ובמועדים המפורטים בנספח</w:t>
      </w:r>
      <w:r w:rsidRPr="00876F47">
        <w:rPr>
          <w:rFonts w:ascii="Times New Roman" w:eastAsia="Times New Roman" w:hAnsi="Times New Roman" w:cs="David"/>
          <w:bCs/>
          <w:sz w:val="24"/>
          <w:szCs w:val="24"/>
          <w:rtl/>
          <w:lang w:eastAsia="he-IL"/>
        </w:rPr>
        <w:t xml:space="preserve"> ה'</w:t>
      </w:r>
      <w:r w:rsidRPr="00876F47">
        <w:rPr>
          <w:rFonts w:ascii="Times New Roman" w:eastAsia="Times New Roman" w:hAnsi="Times New Roman" w:cs="David" w:hint="cs"/>
          <w:sz w:val="24"/>
          <w:szCs w:val="24"/>
          <w:rtl/>
          <w:lang w:eastAsia="he-IL"/>
        </w:rPr>
        <w:t xml:space="preserve"> </w:t>
      </w:r>
      <w:proofErr w:type="spellStart"/>
      <w:r w:rsidRPr="00876F47">
        <w:rPr>
          <w:rFonts w:ascii="Times New Roman" w:eastAsia="Times New Roman" w:hAnsi="Times New Roman" w:cs="David" w:hint="cs"/>
          <w:sz w:val="24"/>
          <w:szCs w:val="24"/>
          <w:rtl/>
          <w:lang w:eastAsia="he-IL"/>
        </w:rPr>
        <w:t>המצ"ב</w:t>
      </w:r>
      <w:proofErr w:type="spellEnd"/>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וכן כל תשלומי ביניים נוספים במידה והמזמין יחליט </w:t>
      </w:r>
      <w:proofErr w:type="spellStart"/>
      <w:r w:rsidRPr="00876F47">
        <w:rPr>
          <w:rFonts w:ascii="Times New Roman" w:eastAsia="Times New Roman" w:hAnsi="Times New Roman" w:cs="David"/>
          <w:sz w:val="24"/>
          <w:szCs w:val="24"/>
          <w:rtl/>
          <w:lang w:eastAsia="he-IL"/>
        </w:rPr>
        <w:t>לשלמם</w:t>
      </w:r>
      <w:proofErr w:type="spellEnd"/>
      <w:r w:rsidRPr="00876F47">
        <w:rPr>
          <w:rFonts w:ascii="Times New Roman" w:eastAsia="Times New Roman" w:hAnsi="Times New Roman" w:cs="David"/>
          <w:sz w:val="24"/>
          <w:szCs w:val="24"/>
          <w:rtl/>
          <w:lang w:eastAsia="he-IL"/>
        </w:rPr>
        <w:t xml:space="preserve"> לפי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הבלעדי.</w:t>
      </w:r>
    </w:p>
    <w:p w14:paraId="56499D14"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תשלומי הביניים לפי פסקה זו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שלב משלבי שירותי היועץ ו/או טיב הש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611BF655"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876F47">
        <w:rPr>
          <w:rFonts w:ascii="Times New Roman" w:eastAsia="Times New Roman" w:hAnsi="Times New Roman" w:cs="David"/>
          <w:sz w:val="24"/>
          <w:szCs w:val="24"/>
          <w:rtl/>
          <w:lang w:eastAsia="he-IL"/>
        </w:rPr>
        <w:t>מוסכם במפורש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השכר האמור בנספח </w:t>
      </w:r>
      <w:r w:rsidRPr="00876F47">
        <w:rPr>
          <w:rFonts w:ascii="Times New Roman" w:eastAsia="Times New Roman" w:hAnsi="Times New Roman" w:cs="David"/>
          <w:b/>
          <w:bCs/>
          <w:sz w:val="24"/>
          <w:szCs w:val="24"/>
          <w:rtl/>
          <w:lang w:eastAsia="he-IL"/>
        </w:rPr>
        <w:t xml:space="preserve">ד' </w:t>
      </w:r>
      <w:proofErr w:type="spellStart"/>
      <w:r w:rsidRPr="00876F47">
        <w:rPr>
          <w:rFonts w:ascii="Times New Roman" w:eastAsia="Times New Roman" w:hAnsi="Times New Roman" w:cs="David" w:hint="cs"/>
          <w:sz w:val="24"/>
          <w:szCs w:val="24"/>
          <w:rtl/>
          <w:lang w:eastAsia="he-IL"/>
        </w:rPr>
        <w:t>המצ"ב</w:t>
      </w:r>
      <w:proofErr w:type="spellEnd"/>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ה</w:t>
      </w:r>
      <w:r w:rsidRPr="00876F47">
        <w:rPr>
          <w:rFonts w:ascii="Times New Roman" w:eastAsia="Times New Roman" w:hAnsi="Times New Roman" w:cs="David" w:hint="cs"/>
          <w:sz w:val="24"/>
          <w:szCs w:val="24"/>
          <w:rtl/>
          <w:lang w:eastAsia="he-IL"/>
        </w:rPr>
        <w:t xml:space="preserve">ינו </w:t>
      </w:r>
      <w:r w:rsidRPr="00876F47">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876F47">
        <w:rPr>
          <w:rFonts w:ascii="Times New Roman" w:eastAsia="Times New Roman" w:hAnsi="Times New Roman" w:cs="David" w:hint="cs"/>
          <w:sz w:val="24"/>
          <w:szCs w:val="24"/>
          <w:rtl/>
          <w:lang w:eastAsia="he-IL"/>
        </w:rPr>
        <w:t xml:space="preserve">זה </w:t>
      </w:r>
      <w:r w:rsidRPr="00876F47">
        <w:rPr>
          <w:rFonts w:ascii="Times New Roman" w:eastAsia="Times New Roman" w:hAnsi="Times New Roman" w:cs="David"/>
          <w:sz w:val="24"/>
          <w:szCs w:val="24"/>
          <w:rtl/>
          <w:lang w:eastAsia="he-IL"/>
        </w:rPr>
        <w:t>במפורש אחרת. תנאי לתשלום שכר היועץ במלואו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הינו המצאת הצהרה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876F47">
        <w:rPr>
          <w:rFonts w:ascii="Times New Roman" w:eastAsia="Times New Roman" w:hAnsi="Times New Roman" w:cs="David"/>
          <w:b/>
          <w:bCs/>
          <w:sz w:val="24"/>
          <w:szCs w:val="24"/>
          <w:rtl/>
          <w:lang w:eastAsia="he-IL"/>
        </w:rPr>
        <w:t>ט'</w:t>
      </w:r>
      <w:r w:rsidRPr="00876F47">
        <w:rPr>
          <w:rFonts w:ascii="Times New Roman" w:eastAsia="Times New Roman" w:hAnsi="Times New Roman" w:cs="David"/>
          <w:sz w:val="24"/>
          <w:szCs w:val="24"/>
          <w:rtl/>
          <w:lang w:eastAsia="he-IL"/>
        </w:rPr>
        <w:t xml:space="preserve"> לחוזה זה וכתב היעדר תביעות המצורף כנספח</w:t>
      </w:r>
      <w:r w:rsidRPr="00876F47">
        <w:rPr>
          <w:rFonts w:ascii="Times New Roman" w:eastAsia="Times New Roman" w:hAnsi="Times New Roman" w:cs="David"/>
          <w:b/>
          <w:bCs/>
          <w:sz w:val="24"/>
          <w:szCs w:val="24"/>
          <w:rtl/>
          <w:lang w:eastAsia="he-IL"/>
        </w:rPr>
        <w:t xml:space="preserve"> י'</w:t>
      </w:r>
      <w:r w:rsidRPr="00876F47">
        <w:rPr>
          <w:rFonts w:ascii="Times New Roman" w:eastAsia="Times New Roman" w:hAnsi="Times New Roman" w:cs="David"/>
          <w:sz w:val="24"/>
          <w:szCs w:val="24"/>
          <w:rtl/>
          <w:lang w:eastAsia="he-IL"/>
        </w:rPr>
        <w:t xml:space="preserve"> לחוזה זה למזמין, חתום ע"י היועץ ומאומת כנדרש בו.</w:t>
      </w:r>
    </w:p>
    <w:p w14:paraId="08C6149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מבלי לפגוע בכלליות האמור בסעיף </w:t>
      </w:r>
      <w:r w:rsidRPr="00876F47">
        <w:rPr>
          <w:rFonts w:ascii="Times New Roman" w:eastAsia="Times New Roman" w:hAnsi="Times New Roman" w:cs="David" w:hint="cs"/>
          <w:sz w:val="24"/>
          <w:szCs w:val="24"/>
          <w:rtl/>
          <w:lang w:eastAsia="he-IL"/>
        </w:rPr>
        <w:t>7 לעיל</w:t>
      </w:r>
      <w:r w:rsidRPr="00876F47">
        <w:rPr>
          <w:rFonts w:ascii="Times New Roman" w:eastAsia="Times New Roman" w:hAnsi="Times New Roman" w:cs="David"/>
          <w:sz w:val="24"/>
          <w:szCs w:val="24"/>
          <w:rtl/>
          <w:lang w:eastAsia="he-IL"/>
        </w:rPr>
        <w:t>, מוסכם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רכוש ה</w:t>
      </w:r>
      <w:r w:rsidRPr="00876F47">
        <w:rPr>
          <w:rFonts w:ascii="Times New Roman" w:eastAsia="Times New Roman" w:hAnsi="Times New Roman" w:cs="David" w:hint="cs"/>
          <w:sz w:val="24"/>
          <w:szCs w:val="24"/>
          <w:rtl/>
          <w:lang w:eastAsia="he-IL"/>
        </w:rPr>
        <w:t>מזמין</w:t>
      </w:r>
      <w:r w:rsidRPr="00876F47">
        <w:rPr>
          <w:rFonts w:ascii="Times New Roman" w:eastAsia="Times New Roman" w:hAnsi="Times New Roman" w:cs="David"/>
          <w:sz w:val="24"/>
          <w:szCs w:val="24"/>
          <w:rtl/>
          <w:lang w:eastAsia="he-IL"/>
        </w:rPr>
        <w:t>. מובהר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הפרת סעיף זה על ידי היועץ תה</w:t>
      </w:r>
      <w:r w:rsidRPr="00876F47">
        <w:rPr>
          <w:rFonts w:ascii="Times New Roman" w:eastAsia="Times New Roman" w:hAnsi="Times New Roman" w:cs="David" w:hint="cs"/>
          <w:sz w:val="24"/>
          <w:szCs w:val="24"/>
          <w:rtl/>
          <w:lang w:eastAsia="he-IL"/>
        </w:rPr>
        <w:t>ווה</w:t>
      </w:r>
      <w:r w:rsidRPr="00876F47">
        <w:rPr>
          <w:rFonts w:ascii="Times New Roman" w:eastAsia="Times New Roman" w:hAnsi="Times New Roman" w:cs="David"/>
          <w:sz w:val="24"/>
          <w:szCs w:val="24"/>
          <w:rtl/>
          <w:lang w:eastAsia="he-IL"/>
        </w:rPr>
        <w:t xml:space="preserve"> הפרה יסודית של חוזה</w:t>
      </w:r>
      <w:r w:rsidRPr="00876F47">
        <w:rPr>
          <w:rFonts w:ascii="Times New Roman" w:eastAsia="Times New Roman" w:hAnsi="Times New Roman" w:cs="David" w:hint="cs"/>
          <w:sz w:val="24"/>
          <w:szCs w:val="24"/>
          <w:rtl/>
          <w:lang w:eastAsia="he-IL"/>
        </w:rPr>
        <w:t xml:space="preserve"> זה. </w:t>
      </w:r>
    </w:p>
    <w:p w14:paraId="320FB18E"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תנאים מקדמיים לביצוע תשלום כלשהו ע"ח שכר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הינם הצגת 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876F47">
        <w:rPr>
          <w:rFonts w:ascii="Times New Roman" w:eastAsia="Times New Roman" w:hAnsi="Times New Roman" w:cs="David" w:hint="cs"/>
          <w:sz w:val="24"/>
          <w:szCs w:val="24"/>
          <w:rtl/>
          <w:lang w:eastAsia="he-IL"/>
        </w:rPr>
        <w:t>עובר</w:t>
      </w:r>
      <w:r w:rsidRPr="00876F47">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1F1B54E0" w14:textId="77777777" w:rsidR="00876F47" w:rsidRPr="00876F47" w:rsidRDefault="00876F47" w:rsidP="00876F47">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7693E95E"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שנויים בתכנון</w:t>
      </w:r>
    </w:p>
    <w:p w14:paraId="236CACBE"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לפי דרישת המנהל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w:t>
      </w:r>
      <w:r w:rsidRPr="00876F47">
        <w:rPr>
          <w:rFonts w:ascii="Times New Roman" w:eastAsia="Times New Roman" w:hAnsi="Times New Roman" w:cs="David"/>
          <w:sz w:val="24"/>
          <w:szCs w:val="24"/>
          <w:rtl/>
          <w:lang w:eastAsia="he-IL"/>
        </w:rPr>
        <w:lastRenderedPageBreak/>
        <w:t>בעד עבודות אלו, אלא כפי שנקבע בסעיף 8.2 להלן.</w:t>
      </w:r>
    </w:p>
    <w:p w14:paraId="1B2BB69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bCs/>
          <w:sz w:val="24"/>
          <w:szCs w:val="24"/>
          <w:rtl/>
          <w:lang w:eastAsia="he-IL"/>
        </w:rPr>
        <w:t>ב' או ג'</w:t>
      </w:r>
      <w:r w:rsidRPr="00876F47">
        <w:rPr>
          <w:rFonts w:ascii="Times New Roman" w:eastAsia="Times New Roman" w:hAnsi="Times New Roman" w:cs="David" w:hint="cs"/>
          <w:b/>
          <w:sz w:val="24"/>
          <w:szCs w:val="24"/>
          <w:rtl/>
          <w:lang w:eastAsia="he-IL"/>
        </w:rPr>
        <w:t xml:space="preserve"> </w:t>
      </w:r>
      <w:proofErr w:type="spellStart"/>
      <w:r w:rsidRPr="00876F47">
        <w:rPr>
          <w:rFonts w:ascii="Times New Roman" w:eastAsia="Times New Roman" w:hAnsi="Times New Roman" w:cs="David" w:hint="cs"/>
          <w:b/>
          <w:sz w:val="24"/>
          <w:szCs w:val="24"/>
          <w:rtl/>
          <w:lang w:eastAsia="he-IL"/>
        </w:rPr>
        <w:t>המצ"ב</w:t>
      </w:r>
      <w:proofErr w:type="spellEnd"/>
      <w:r w:rsidRPr="00876F47">
        <w:rPr>
          <w:rFonts w:ascii="Times New Roman" w:eastAsia="Times New Roman" w:hAnsi="Times New Roman" w:cs="David"/>
          <w:sz w:val="24"/>
          <w:szCs w:val="24"/>
          <w:rtl/>
          <w:lang w:eastAsia="he-IL"/>
        </w:rPr>
        <w:t>,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אלמלא השנויים</w:t>
      </w:r>
      <w:r w:rsidRPr="00876F47">
        <w:rPr>
          <w:rFonts w:ascii="Times New Roman" w:eastAsia="Times New Roman" w:hAnsi="Times New Roman" w:cs="David" w:hint="cs"/>
          <w:sz w:val="24"/>
          <w:szCs w:val="24"/>
          <w:rtl/>
          <w:lang w:eastAsia="he-IL"/>
        </w:rPr>
        <w:t xml:space="preserve"> כאמור</w:t>
      </w:r>
      <w:r w:rsidRPr="00876F47">
        <w:rPr>
          <w:rFonts w:ascii="Times New Roman" w:eastAsia="Times New Roman" w:hAnsi="Times New Roman" w:cs="David"/>
          <w:sz w:val="24"/>
          <w:szCs w:val="24"/>
          <w:rtl/>
          <w:lang w:eastAsia="he-IL"/>
        </w:rPr>
        <w:t>, יהיה</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זכאי לפיצוי בעד העבודה הנוספת שב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צע עקב השנויים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כאמור</w:t>
      </w:r>
      <w:r w:rsidRPr="00876F47">
        <w:rPr>
          <w:rFonts w:ascii="Times New Roman" w:eastAsia="Times New Roman" w:hAnsi="Times New Roman" w:cs="David"/>
          <w:sz w:val="24"/>
          <w:szCs w:val="24"/>
          <w:rtl/>
          <w:lang w:eastAsia="he-IL"/>
        </w:rPr>
        <w:t>. הפיצוי ישולם בגין העבודה הנוספת שהיועץ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 xml:space="preserve"> היועץ ושכר היועץ. בכל מקרה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שנויים</w:t>
      </w:r>
      <w:r w:rsidRPr="00876F47">
        <w:rPr>
          <w:rFonts w:ascii="Times New Roman" w:eastAsia="Times New Roman" w:hAnsi="Times New Roman" w:cs="David" w:hint="cs"/>
          <w:sz w:val="24"/>
          <w:szCs w:val="24"/>
          <w:rtl/>
          <w:lang w:eastAsia="he-IL"/>
        </w:rPr>
        <w:t xml:space="preserve"> כאמור, לא יהוו</w:t>
      </w:r>
      <w:r w:rsidRPr="00876F47">
        <w:rPr>
          <w:rFonts w:ascii="Times New Roman" w:eastAsia="Times New Roman" w:hAnsi="Times New Roman" w:cs="David"/>
          <w:sz w:val="24"/>
          <w:szCs w:val="24"/>
          <w:rtl/>
          <w:lang w:eastAsia="he-IL"/>
        </w:rPr>
        <w:t xml:space="preserve"> עילה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נוי בלוח הזמנים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בא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שור המנהל </w:t>
      </w:r>
      <w:r w:rsidRPr="00876F47">
        <w:rPr>
          <w:rFonts w:ascii="Times New Roman" w:eastAsia="Times New Roman" w:hAnsi="Times New Roman" w:cs="David" w:hint="cs"/>
          <w:sz w:val="24"/>
          <w:szCs w:val="24"/>
          <w:rtl/>
          <w:lang w:eastAsia="he-IL"/>
        </w:rPr>
        <w:t>מראש ו</w:t>
      </w:r>
      <w:r w:rsidRPr="00876F47">
        <w:rPr>
          <w:rFonts w:ascii="Times New Roman" w:eastAsia="Times New Roman" w:hAnsi="Times New Roman" w:cs="David"/>
          <w:sz w:val="24"/>
          <w:szCs w:val="24"/>
          <w:rtl/>
          <w:lang w:eastAsia="he-IL"/>
        </w:rPr>
        <w:t>בכתב.</w:t>
      </w:r>
    </w:p>
    <w:p w14:paraId="77086FDB"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על אף</w:t>
      </w:r>
      <w:r w:rsidRPr="00876F47">
        <w:rPr>
          <w:rFonts w:ascii="Times New Roman" w:eastAsia="Times New Roman" w:hAnsi="Times New Roman" w:cs="David"/>
          <w:sz w:val="24"/>
          <w:szCs w:val="24"/>
          <w:rtl/>
          <w:lang w:eastAsia="he-IL"/>
        </w:rPr>
        <w:t xml:space="preserve"> האמור בסעיף 8.2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לא יגיע ליועץ דבר בגין שינויים הנובעים מ:</w:t>
      </w:r>
    </w:p>
    <w:p w14:paraId="19B81CD2"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טעות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קוי בתכנון ו/או באומדן של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של היועצים.</w:t>
      </w:r>
    </w:p>
    <w:p w14:paraId="47366C4C"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התכנון אינו התכנון היעיל ביותר.</w:t>
      </w:r>
    </w:p>
    <w:p w14:paraId="0DE56871"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34E47FCF"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השינויים מתחייבים מדרישת רשויות מוסמכות. </w:t>
      </w:r>
    </w:p>
    <w:p w14:paraId="3D07E9FD"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להכין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עבור רוכשים שיבקשו זאת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73A854D1" w14:textId="77777777" w:rsidR="00876F47" w:rsidRDefault="00876F47" w:rsidP="00876F47">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מחיר השינויים ותנאי התשלום בגין תכנון השינויים </w:t>
      </w:r>
      <w:r w:rsidRPr="00876F47">
        <w:rPr>
          <w:rFonts w:ascii="Times New Roman" w:eastAsia="Times New Roman" w:hAnsi="Times New Roman" w:cs="David" w:hint="cs"/>
          <w:sz w:val="24"/>
          <w:szCs w:val="24"/>
          <w:rtl/>
          <w:lang w:eastAsia="he-IL"/>
        </w:rPr>
        <w:t xml:space="preserve">כאמור, </w:t>
      </w:r>
      <w:r w:rsidRPr="00876F47">
        <w:rPr>
          <w:rFonts w:ascii="Times New Roman" w:eastAsia="Times New Roman" w:hAnsi="Times New Roman" w:cs="David"/>
          <w:sz w:val="24"/>
          <w:szCs w:val="24"/>
          <w:rtl/>
          <w:lang w:eastAsia="he-IL"/>
        </w:rPr>
        <w:t>יסוכמו בין היועץ לרוכשים. היועץ יתקשר עם הרוכש</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רוכש</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בענ</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ין קביעת מחיר השינויים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תובא בפני המנהל והוא יהיה המוסמך להכריע בה.</w:t>
      </w:r>
    </w:p>
    <w:p w14:paraId="1BCAC1D3" w14:textId="77777777" w:rsidR="006F5407" w:rsidRPr="00876F47" w:rsidRDefault="006F5407" w:rsidP="00876F47">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p>
    <w:p w14:paraId="4C7A84B5"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876F47">
        <w:rPr>
          <w:rFonts w:ascii="Times New Roman" w:eastAsia="Times New Roman" w:hAnsi="Times New Roman" w:cs="David"/>
          <w:bCs/>
          <w:sz w:val="24"/>
          <w:szCs w:val="24"/>
          <w:u w:val="single"/>
          <w:rtl/>
          <w:lang w:eastAsia="he-IL"/>
        </w:rPr>
        <w:t>אחריות וביטוח</w:t>
      </w:r>
    </w:p>
    <w:p w14:paraId="1341F16B" w14:textId="77777777" w:rsidR="00E0492B" w:rsidRPr="00013687" w:rsidRDefault="00E0492B" w:rsidP="00E0492B">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63D74B4B" w14:textId="77777777" w:rsidR="00E0492B" w:rsidRPr="00013687" w:rsidRDefault="00E0492B" w:rsidP="00E0492B">
      <w:pPr>
        <w:pStyle w:val="af7"/>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w:t>
      </w:r>
      <w:proofErr w:type="spellStart"/>
      <w:r w:rsidRPr="00013687">
        <w:rPr>
          <w:rFonts w:eastAsia="Times New Roman" w:cs="David" w:hint="cs"/>
          <w:color w:val="auto"/>
          <w:szCs w:val="24"/>
          <w:rtl/>
        </w:rPr>
        <w:t>אישומים</w:t>
      </w:r>
      <w:proofErr w:type="spellEnd"/>
      <w:r w:rsidRPr="00013687">
        <w:rPr>
          <w:rFonts w:eastAsia="Times New Roman" w:cs="David" w:hint="cs"/>
          <w:color w:val="auto"/>
          <w:szCs w:val="24"/>
          <w:rtl/>
        </w:rPr>
        <w:t xml:space="preserve">, פס"ד, 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557069A4" w14:textId="77777777" w:rsidR="00E0492B" w:rsidRPr="00013687" w:rsidRDefault="00E0492B" w:rsidP="00E0492B">
      <w:pPr>
        <w:pStyle w:val="af7"/>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w:t>
      </w:r>
      <w:proofErr w:type="spellStart"/>
      <w:r w:rsidRPr="00013687">
        <w:rPr>
          <w:rFonts w:eastAsia="Times New Roman" w:cs="David" w:hint="cs"/>
          <w:color w:val="auto"/>
          <w:szCs w:val="24"/>
          <w:rtl/>
        </w:rPr>
        <w:t>אישומים</w:t>
      </w:r>
      <w:proofErr w:type="spellEnd"/>
      <w:r w:rsidRPr="00013687">
        <w:rPr>
          <w:rFonts w:eastAsia="Times New Roman" w:cs="David" w:hint="cs"/>
          <w:color w:val="auto"/>
          <w:szCs w:val="24"/>
          <w:rtl/>
        </w:rPr>
        <w:t>,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549199E9" w14:textId="77777777" w:rsidR="00E0492B" w:rsidRPr="00013687" w:rsidRDefault="00E0492B" w:rsidP="00E0492B">
      <w:pPr>
        <w:pStyle w:val="af7"/>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70CA579C" w14:textId="77777777" w:rsidR="00E0492B" w:rsidRDefault="00E0492B" w:rsidP="00E0492B">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1D8FDEF4" w14:textId="77777777" w:rsidR="00E0492B" w:rsidRDefault="00E0492B" w:rsidP="00E0492B">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3369040B" w14:textId="77777777" w:rsidR="00E0492B" w:rsidRPr="00013687" w:rsidRDefault="00E0492B" w:rsidP="00E0492B">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lastRenderedPageBreak/>
        <w:t>ביטוח</w:t>
      </w:r>
    </w:p>
    <w:p w14:paraId="5ECCE5D2" w14:textId="77777777" w:rsidR="00E0492B" w:rsidRDefault="00E0492B" w:rsidP="00E0492B">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7599A298"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21FFA458"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67509903"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1A0AE827"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2F78CE66"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4892FBAA"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49CD9614"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6F0357A0"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6E459793"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7ED4C561"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43A5187E"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proofErr w:type="spellStart"/>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proofErr w:type="spellEnd"/>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2FA97629"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1326DB50"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54B84C6D" w14:textId="77777777" w:rsidR="00E0492B" w:rsidRPr="00A42052"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3D58CC90" w14:textId="77777777" w:rsidR="00876F47" w:rsidRPr="00876F47" w:rsidRDefault="00876F47" w:rsidP="00876F4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12AC776C"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אספקת תכניות</w:t>
      </w:r>
    </w:p>
    <w:p w14:paraId="7D6E2C2B"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בכל עת במהלך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וכן בתקופת הבדק של העבודות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w:t>
      </w:r>
      <w:proofErr w:type="spellStart"/>
      <w:r w:rsidRPr="00876F47">
        <w:rPr>
          <w:rFonts w:ascii="Times New Roman" w:eastAsia="Times New Roman" w:hAnsi="Times New Roman" w:cs="David"/>
          <w:sz w:val="24"/>
          <w:szCs w:val="24"/>
          <w:rtl/>
          <w:lang w:eastAsia="he-IL"/>
        </w:rPr>
        <w:t>המצ"ב</w:t>
      </w:r>
      <w:proofErr w:type="spellEnd"/>
      <w:r w:rsidRPr="00876F47">
        <w:rPr>
          <w:rFonts w:ascii="Times New Roman" w:eastAsia="Times New Roman" w:hAnsi="Times New Roman" w:cs="David"/>
          <w:sz w:val="24"/>
          <w:szCs w:val="24"/>
          <w:rtl/>
          <w:lang w:eastAsia="he-IL"/>
        </w:rPr>
        <w:t xml:space="preserve"> כנספח </w:t>
      </w:r>
      <w:r w:rsidRPr="00876F47">
        <w:rPr>
          <w:rFonts w:ascii="Times New Roman" w:eastAsia="Times New Roman" w:hAnsi="Times New Roman" w:cs="David"/>
          <w:b/>
          <w:bCs/>
          <w:sz w:val="24"/>
          <w:szCs w:val="24"/>
          <w:rtl/>
          <w:lang w:eastAsia="he-IL"/>
        </w:rPr>
        <w:t>ח'</w:t>
      </w:r>
      <w:r w:rsidRPr="00876F47">
        <w:rPr>
          <w:rFonts w:ascii="Times New Roman" w:eastAsia="Times New Roman" w:hAnsi="Times New Roman" w:cs="David"/>
          <w:sz w:val="24"/>
          <w:szCs w:val="24"/>
          <w:rtl/>
          <w:lang w:eastAsia="he-IL"/>
        </w:rPr>
        <w:t xml:space="preserve"> לחוזה זה, ובמידה והדרישה מתייחסת לתכניות שאינ</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 xml:space="preserve"> בידו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יערכ</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 xml:space="preserve"> היועץ בהקדם האפשרי וימסר</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 xml:space="preserve"> למזמין.</w:t>
      </w:r>
    </w:p>
    <w:p w14:paraId="06A167D5"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עם גמר שרותי </w:t>
      </w:r>
      <w:r w:rsidRPr="00876F47">
        <w:rPr>
          <w:rFonts w:ascii="Times New Roman" w:eastAsia="Times New Roman" w:hAnsi="Times New Roman" w:cs="David" w:hint="cs"/>
          <w:sz w:val="24"/>
          <w:szCs w:val="24"/>
          <w:rtl/>
          <w:lang w:eastAsia="he-IL"/>
        </w:rPr>
        <w:t>היועץ,</w:t>
      </w:r>
      <w:r w:rsidRPr="00876F47">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הסופי בשטח </w:t>
      </w:r>
      <w:r w:rsidRPr="00876F47">
        <w:rPr>
          <w:rFonts w:ascii="Times New Roman" w:eastAsia="Times New Roman" w:hAnsi="Times New Roman" w:cs="David"/>
          <w:color w:val="000000"/>
          <w:sz w:val="24"/>
          <w:szCs w:val="24"/>
          <w:lang w:eastAsia="he-IL"/>
        </w:rPr>
        <w:t>(AS MADE)</w:t>
      </w:r>
      <w:r w:rsidRPr="00876F47">
        <w:rPr>
          <w:rFonts w:ascii="Times New Roman" w:eastAsia="Times New Roman" w:hAnsi="Times New Roman" w:cs="David"/>
          <w:sz w:val="24"/>
          <w:szCs w:val="24"/>
          <w:rtl/>
          <w:lang w:eastAsia="he-IL"/>
        </w:rPr>
        <w:t xml:space="preserve">, למעט שינויי דיירים, </w:t>
      </w:r>
      <w:r w:rsidRPr="00876F47">
        <w:rPr>
          <w:rFonts w:ascii="Times New Roman" w:eastAsia="Times New Roman" w:hAnsi="Times New Roman" w:cs="David" w:hint="cs"/>
          <w:sz w:val="24"/>
          <w:szCs w:val="24"/>
          <w:rtl/>
          <w:lang w:eastAsia="he-IL"/>
        </w:rPr>
        <w:t xml:space="preserve">וקבצים </w:t>
      </w:r>
      <w:r w:rsidRPr="00876F47">
        <w:rPr>
          <w:rFonts w:ascii="Times New Roman" w:eastAsia="Times New Roman" w:hAnsi="Times New Roman" w:cs="David"/>
          <w:sz w:val="24"/>
          <w:szCs w:val="24"/>
          <w:rtl/>
          <w:lang w:eastAsia="he-IL"/>
        </w:rPr>
        <w:t>המכילים את התכנון במדיה ממוחשבת.</w:t>
      </w:r>
    </w:p>
    <w:p w14:paraId="791913BE"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876F47">
        <w:rPr>
          <w:rFonts w:ascii="Times New Roman" w:eastAsia="Times New Roman" w:hAnsi="Times New Roman" w:cs="David" w:hint="cs"/>
          <w:sz w:val="24"/>
          <w:szCs w:val="24"/>
          <w:rtl/>
          <w:lang w:eastAsia="he-IL"/>
        </w:rPr>
        <w:t>הקבצים</w:t>
      </w:r>
      <w:r w:rsidRPr="00876F47">
        <w:rPr>
          <w:rFonts w:ascii="Times New Roman" w:eastAsia="Times New Roman" w:hAnsi="Times New Roman" w:cs="David"/>
          <w:sz w:val="24"/>
          <w:szCs w:val="24"/>
          <w:rtl/>
          <w:lang w:eastAsia="he-IL"/>
        </w:rPr>
        <w:t xml:space="preserve"> כשה</w:t>
      </w:r>
      <w:r w:rsidRPr="00876F47">
        <w:rPr>
          <w:rFonts w:ascii="Times New Roman" w:eastAsia="Times New Roman" w:hAnsi="Times New Roman" w:cs="David" w:hint="cs"/>
          <w:sz w:val="24"/>
          <w:szCs w:val="24"/>
          <w:rtl/>
          <w:lang w:eastAsia="he-IL"/>
        </w:rPr>
        <w:t>ם</w:t>
      </w:r>
      <w:r w:rsidRPr="00876F47">
        <w:rPr>
          <w:rFonts w:ascii="Times New Roman" w:eastAsia="Times New Roman" w:hAnsi="Times New Roman" w:cs="David"/>
          <w:sz w:val="24"/>
          <w:szCs w:val="24"/>
          <w:rtl/>
          <w:lang w:eastAsia="he-IL"/>
        </w:rPr>
        <w:t xml:space="preserve"> מעודכנ</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עד לתאריך הבאת החוזה לידי גמר, או עד לתאריך ביטולו, </w:t>
      </w:r>
      <w:proofErr w:type="spellStart"/>
      <w:r w:rsidRPr="00876F47">
        <w:rPr>
          <w:rFonts w:ascii="Times New Roman" w:eastAsia="Times New Roman" w:hAnsi="Times New Roman" w:cs="David"/>
          <w:sz w:val="24"/>
          <w:szCs w:val="24"/>
          <w:rtl/>
          <w:lang w:eastAsia="he-IL"/>
        </w:rPr>
        <w:t>הכל</w:t>
      </w:r>
      <w:proofErr w:type="spellEnd"/>
      <w:r w:rsidRPr="00876F47">
        <w:rPr>
          <w:rFonts w:ascii="Times New Roman" w:eastAsia="Times New Roman" w:hAnsi="Times New Roman" w:cs="David"/>
          <w:sz w:val="24"/>
          <w:szCs w:val="24"/>
          <w:rtl/>
          <w:lang w:eastAsia="he-IL"/>
        </w:rPr>
        <w:t xml:space="preserve"> לפי העניין.</w:t>
      </w:r>
    </w:p>
    <w:p w14:paraId="52175729"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6477928A"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היועץ לא יהיה זכאי לכל תשלום נוסף בעד תכניות שימסור למזמין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סעיף 10 זה.</w:t>
      </w:r>
    </w:p>
    <w:p w14:paraId="5A3D9F62"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זכות הקניין בכל התכניות שייכת למזמין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ובלבד ששולם שכר היועץ בהתאם להוראות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בתוקף זכות הקניין הנ"ל זכאי המזמין לעשות כל שימוש בתכניות, לרבות להשתמש בהן באמצעות יועצים אחרים ואף </w:t>
      </w:r>
      <w:proofErr w:type="spellStart"/>
      <w:r w:rsidRPr="00876F47">
        <w:rPr>
          <w:rFonts w:ascii="Times New Roman" w:eastAsia="Times New Roman" w:hAnsi="Times New Roman" w:cs="David"/>
          <w:sz w:val="24"/>
          <w:szCs w:val="24"/>
          <w:rtl/>
          <w:lang w:eastAsia="he-IL"/>
        </w:rPr>
        <w:t>לשנותן</w:t>
      </w:r>
      <w:proofErr w:type="spellEnd"/>
      <w:r w:rsidRPr="00876F47">
        <w:rPr>
          <w:rFonts w:ascii="Times New Roman" w:eastAsia="Times New Roman" w:hAnsi="Times New Roman" w:cs="David"/>
          <w:sz w:val="24"/>
          <w:szCs w:val="24"/>
          <w:rtl/>
          <w:lang w:eastAsia="he-IL"/>
        </w:rPr>
        <w:t xml:space="preserve"> בלא שיגיע ליועץ דבר בגין זאת, ובלבד שהשימוש בתכניות יוגבל לאתר ולפרויקט שחוזה זה חל לגביו. האמור לעיל לגבי זכות הקניין בתכניות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091857FC" w14:textId="77777777" w:rsidR="00876F47" w:rsidRPr="00876F47" w:rsidRDefault="00876F47" w:rsidP="00876F47">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מעמד היועץ</w:t>
      </w:r>
    </w:p>
    <w:p w14:paraId="05F408CF"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color w:val="000000"/>
          <w:sz w:val="24"/>
          <w:szCs w:val="24"/>
          <w:rtl/>
          <w:lang w:eastAsia="he-IL"/>
        </w:rPr>
        <w:lastRenderedPageBreak/>
        <w:t>מוסכם ומובהר על ידי הצדדים לחוזה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876F47">
        <w:rPr>
          <w:rFonts w:ascii="Times New Roman" w:eastAsia="Times New Roman" w:hAnsi="Times New Roman" w:cs="David" w:hint="cs"/>
          <w:sz w:val="24"/>
          <w:szCs w:val="24"/>
          <w:rtl/>
          <w:lang w:eastAsia="he-IL"/>
        </w:rPr>
        <w:t xml:space="preserve"> של היועץ</w:t>
      </w:r>
      <w:r w:rsidRPr="00876F47">
        <w:rPr>
          <w:rFonts w:ascii="Times New Roman" w:eastAsia="Times New Roman" w:hAnsi="Times New Roman" w:cs="David"/>
          <w:sz w:val="24"/>
          <w:szCs w:val="24"/>
          <w:rtl/>
          <w:lang w:eastAsia="he-IL"/>
        </w:rPr>
        <w:t>.</w:t>
      </w:r>
    </w:p>
    <w:p w14:paraId="7E02B1C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אין ולא יהיו יחסי עובד-מעביד בין המזמין ובין </w:t>
      </w:r>
      <w:r w:rsidRPr="00876F47">
        <w:rPr>
          <w:rFonts w:ascii="Times New Roman" w:eastAsia="Times New Roman" w:hAnsi="Times New Roman" w:cs="David"/>
          <w:color w:val="000000"/>
          <w:sz w:val="24"/>
          <w:szCs w:val="24"/>
          <w:rtl/>
          <w:lang w:eastAsia="he-IL"/>
        </w:rPr>
        <w:t xml:space="preserve">היועץ ו/או </w:t>
      </w:r>
      <w:r w:rsidRPr="00876F47">
        <w:rPr>
          <w:rFonts w:ascii="Times New Roman" w:eastAsia="Times New Roman" w:hAnsi="Times New Roman" w:cs="David" w:hint="cs"/>
          <w:color w:val="000000"/>
          <w:sz w:val="24"/>
          <w:szCs w:val="24"/>
          <w:rtl/>
          <w:lang w:eastAsia="he-IL"/>
        </w:rPr>
        <w:t>מי מטעמו ו</w:t>
      </w:r>
      <w:r w:rsidRPr="00876F47">
        <w:rPr>
          <w:rFonts w:ascii="Times New Roman" w:eastAsia="Times New Roman" w:hAnsi="Times New Roman" w:cs="David"/>
          <w:color w:val="000000"/>
          <w:sz w:val="24"/>
          <w:szCs w:val="24"/>
          <w:rtl/>
          <w:lang w:eastAsia="he-IL"/>
        </w:rPr>
        <w:t xml:space="preserve">בין המזמין לבין עובדי </w:t>
      </w:r>
      <w:r w:rsidRPr="00876F47">
        <w:rPr>
          <w:rFonts w:ascii="Times New Roman" w:eastAsia="Times New Roman" w:hAnsi="Times New Roman" w:cs="David" w:hint="cs"/>
          <w:color w:val="000000"/>
          <w:sz w:val="24"/>
          <w:szCs w:val="24"/>
          <w:rtl/>
          <w:lang w:eastAsia="he-IL"/>
        </w:rPr>
        <w:t xml:space="preserve"> היועץ ו/או מי מטעמיהם</w:t>
      </w:r>
      <w:r w:rsidRPr="00876F47">
        <w:rPr>
          <w:rFonts w:ascii="Times New Roman" w:eastAsia="Times New Roman" w:hAnsi="Times New Roman" w:cs="David"/>
          <w:color w:val="000000"/>
          <w:sz w:val="24"/>
          <w:szCs w:val="24"/>
          <w:rtl/>
          <w:lang w:eastAsia="he-IL"/>
        </w:rPr>
        <w:t xml:space="preserve"> </w:t>
      </w:r>
      <w:r w:rsidRPr="00876F47">
        <w:rPr>
          <w:rFonts w:ascii="Times New Roman" w:eastAsia="Times New Roman" w:hAnsi="Times New Roman" w:cs="David"/>
          <w:sz w:val="24"/>
          <w:szCs w:val="24"/>
          <w:rtl/>
          <w:lang w:eastAsia="he-IL"/>
        </w:rPr>
        <w:t>ואין בהוראות חוזה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כדי ליצור בין היועץ ו/או מי מעובדיו</w:t>
      </w:r>
      <w:r w:rsidRPr="00876F47">
        <w:rPr>
          <w:rFonts w:ascii="Times New Roman" w:eastAsia="Times New Roman" w:hAnsi="Times New Roman" w:cs="David" w:hint="cs"/>
          <w:sz w:val="24"/>
          <w:szCs w:val="24"/>
          <w:rtl/>
          <w:lang w:eastAsia="he-IL"/>
        </w:rPr>
        <w:t xml:space="preserve"> ו/או מי מטעמו</w:t>
      </w:r>
      <w:r w:rsidRPr="00876F47">
        <w:rPr>
          <w:rFonts w:ascii="Times New Roman" w:eastAsia="Times New Roman" w:hAnsi="Times New Roman" w:cs="David"/>
          <w:sz w:val="24"/>
          <w:szCs w:val="24"/>
          <w:rtl/>
          <w:lang w:eastAsia="he-IL"/>
        </w:rPr>
        <w:t xml:space="preserve"> לבין המזמין ו/או המנהל ו/או מי מטעמו יחסי עובד מעביד</w:t>
      </w:r>
      <w:r w:rsidRPr="00876F47">
        <w:rPr>
          <w:rFonts w:ascii="Times New Roman" w:eastAsia="Times New Roman" w:hAnsi="Times New Roman" w:cs="David"/>
          <w:color w:val="000000"/>
          <w:sz w:val="24"/>
          <w:szCs w:val="24"/>
          <w:rtl/>
          <w:lang w:eastAsia="he-IL"/>
        </w:rPr>
        <w:t>, לכל ענין ודבר. בכלל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מוסכם ומובהר בין הצדדים</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876F47">
        <w:rPr>
          <w:rFonts w:ascii="Times New Roman" w:eastAsia="Times New Roman" w:hAnsi="Times New Roman" w:cs="David" w:hint="cs"/>
          <w:color w:val="000000"/>
          <w:sz w:val="24"/>
          <w:szCs w:val="24"/>
          <w:rtl/>
          <w:lang w:eastAsia="he-IL"/>
        </w:rPr>
        <w:t>ל פ</w:t>
      </w:r>
      <w:r w:rsidRPr="00876F47">
        <w:rPr>
          <w:rFonts w:ascii="Times New Roman" w:eastAsia="Times New Roman" w:hAnsi="Times New Roman" w:cs="David"/>
          <w:color w:val="000000"/>
          <w:sz w:val="24"/>
          <w:szCs w:val="24"/>
          <w:rtl/>
          <w:lang w:eastAsia="he-IL"/>
        </w:rPr>
        <w:t xml:space="preserve">י הדין ו/או </w:t>
      </w:r>
      <w:proofErr w:type="spellStart"/>
      <w:r w:rsidRPr="00876F47">
        <w:rPr>
          <w:rFonts w:ascii="Times New Roman" w:eastAsia="Times New Roman" w:hAnsi="Times New Roman" w:cs="David"/>
          <w:color w:val="000000"/>
          <w:sz w:val="24"/>
          <w:szCs w:val="24"/>
          <w:rtl/>
          <w:lang w:eastAsia="he-IL"/>
        </w:rPr>
        <w:t>מכח</w:t>
      </w:r>
      <w:proofErr w:type="spellEnd"/>
      <w:r w:rsidRPr="00876F47">
        <w:rPr>
          <w:rFonts w:ascii="Times New Roman" w:eastAsia="Times New Roman" w:hAnsi="Times New Roman" w:cs="David"/>
          <w:color w:val="000000"/>
          <w:sz w:val="24"/>
          <w:szCs w:val="24"/>
          <w:rtl/>
          <w:lang w:eastAsia="he-IL"/>
        </w:rPr>
        <w:t xml:space="preserve"> צו הרחבה ו/או </w:t>
      </w:r>
      <w:proofErr w:type="spellStart"/>
      <w:r w:rsidRPr="00876F47">
        <w:rPr>
          <w:rFonts w:ascii="Times New Roman" w:eastAsia="Times New Roman" w:hAnsi="Times New Roman" w:cs="David"/>
          <w:color w:val="000000"/>
          <w:sz w:val="24"/>
          <w:szCs w:val="24"/>
          <w:rtl/>
          <w:lang w:eastAsia="he-IL"/>
        </w:rPr>
        <w:t>מכח</w:t>
      </w:r>
      <w:proofErr w:type="spellEnd"/>
      <w:r w:rsidRPr="00876F47">
        <w:rPr>
          <w:rFonts w:ascii="Times New Roman" w:eastAsia="Times New Roman" w:hAnsi="Times New Roman" w:cs="David"/>
          <w:color w:val="000000"/>
          <w:sz w:val="24"/>
          <w:szCs w:val="24"/>
          <w:rtl/>
          <w:lang w:eastAsia="he-IL"/>
        </w:rPr>
        <w:t xml:space="preserve"> הסכם כלשהו על עובד</w:t>
      </w:r>
      <w:r w:rsidRPr="00876F47">
        <w:rPr>
          <w:rFonts w:ascii="Times New Roman" w:eastAsia="Times New Roman" w:hAnsi="Times New Roman" w:cs="David" w:hint="cs"/>
          <w:sz w:val="24"/>
          <w:szCs w:val="24"/>
          <w:rtl/>
          <w:lang w:eastAsia="he-IL"/>
        </w:rPr>
        <w:t>.</w:t>
      </w:r>
    </w:p>
    <w:p w14:paraId="486A410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color w:val="000000"/>
          <w:sz w:val="24"/>
          <w:szCs w:val="24"/>
          <w:rtl/>
          <w:lang w:eastAsia="he-IL"/>
        </w:rPr>
        <w:t>מוסכם בזה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היועץ ו/או עובדיו</w:t>
      </w:r>
      <w:r w:rsidRPr="00876F47">
        <w:rPr>
          <w:rFonts w:ascii="Times New Roman" w:eastAsia="Times New Roman" w:hAnsi="Times New Roman" w:cs="David" w:hint="cs"/>
          <w:color w:val="000000"/>
          <w:sz w:val="24"/>
          <w:szCs w:val="24"/>
          <w:rtl/>
          <w:lang w:eastAsia="he-IL"/>
        </w:rPr>
        <w:t xml:space="preserve"> ו/או </w:t>
      </w:r>
      <w:proofErr w:type="spellStart"/>
      <w:r w:rsidRPr="00876F47">
        <w:rPr>
          <w:rFonts w:ascii="Times New Roman" w:eastAsia="Times New Roman" w:hAnsi="Times New Roman" w:cs="David" w:hint="cs"/>
          <w:color w:val="000000"/>
          <w:sz w:val="24"/>
          <w:szCs w:val="24"/>
          <w:rtl/>
          <w:lang w:eastAsia="he-IL"/>
        </w:rPr>
        <w:t>שלוחיו</w:t>
      </w:r>
      <w:proofErr w:type="spellEnd"/>
      <w:r w:rsidRPr="00876F47">
        <w:rPr>
          <w:rFonts w:ascii="Times New Roman" w:eastAsia="Times New Roman" w:hAnsi="Times New Roman" w:cs="David" w:hint="cs"/>
          <w:color w:val="000000"/>
          <w:sz w:val="24"/>
          <w:szCs w:val="24"/>
          <w:rtl/>
          <w:lang w:eastAsia="he-IL"/>
        </w:rPr>
        <w:t xml:space="preserve"> ו/או אחר מטעמו או מטעמם של אלו</w:t>
      </w:r>
      <w:r w:rsidRPr="00876F47">
        <w:rPr>
          <w:rFonts w:ascii="Times New Roman" w:eastAsia="Times New Roman" w:hAnsi="Times New Roman" w:cs="David"/>
          <w:color w:val="000000"/>
          <w:sz w:val="24"/>
          <w:szCs w:val="24"/>
          <w:rtl/>
          <w:lang w:eastAsia="he-IL"/>
        </w:rPr>
        <w:t xml:space="preserve"> מוותרים על כל טענות ו/או</w:t>
      </w:r>
      <w:r w:rsidRPr="00876F47">
        <w:rPr>
          <w:rFonts w:ascii="Times New Roman" w:eastAsia="Times New Roman" w:hAnsi="Times New Roman" w:cs="David" w:hint="cs"/>
          <w:color w:val="000000"/>
          <w:sz w:val="24"/>
          <w:szCs w:val="24"/>
          <w:rtl/>
          <w:lang w:eastAsia="he-IL"/>
        </w:rPr>
        <w:t xml:space="preserve"> דרישות ו/או תלונות ו/או</w:t>
      </w:r>
      <w:r w:rsidRPr="00876F47">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2F4DBCEE"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 ומתחייב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w:t>
      </w:r>
      <w:proofErr w:type="spellStart"/>
      <w:r w:rsidRPr="00876F47">
        <w:rPr>
          <w:rFonts w:ascii="Times New Roman" w:eastAsia="Times New Roman" w:hAnsi="Times New Roman" w:cs="David"/>
          <w:sz w:val="24"/>
          <w:szCs w:val="24"/>
          <w:rtl/>
          <w:lang w:eastAsia="he-IL"/>
        </w:rPr>
        <w:t>ישא</w:t>
      </w:r>
      <w:proofErr w:type="spellEnd"/>
      <w:r w:rsidRPr="00876F47">
        <w:rPr>
          <w:rFonts w:ascii="Times New Roman" w:eastAsia="Times New Roman" w:hAnsi="Times New Roman" w:cs="David"/>
          <w:sz w:val="24"/>
          <w:szCs w:val="24"/>
          <w:rtl/>
          <w:lang w:eastAsia="he-IL"/>
        </w:rPr>
        <w:t xml:space="preserve"> לבדו </w:t>
      </w:r>
      <w:r w:rsidRPr="00876F47">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876F47">
        <w:rPr>
          <w:rFonts w:ascii="Times New Roman" w:eastAsia="Times New Roman" w:hAnsi="Times New Roman" w:cs="David" w:hint="cs"/>
          <w:color w:val="000000"/>
          <w:sz w:val="24"/>
          <w:szCs w:val="24"/>
          <w:rtl/>
          <w:lang w:eastAsia="he-IL"/>
        </w:rPr>
        <w:t>ל פי</w:t>
      </w:r>
      <w:r w:rsidRPr="00876F47">
        <w:rPr>
          <w:rFonts w:ascii="Times New Roman" w:eastAsia="Times New Roman" w:hAnsi="Times New Roman" w:cs="David"/>
          <w:color w:val="000000"/>
          <w:sz w:val="24"/>
          <w:szCs w:val="24"/>
          <w:rtl/>
          <w:lang w:eastAsia="he-IL"/>
        </w:rPr>
        <w:t xml:space="preserve"> חוזה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ובכלל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sz w:val="24"/>
          <w:szCs w:val="24"/>
          <w:rtl/>
          <w:lang w:eastAsia="he-IL"/>
        </w:rPr>
        <w:t xml:space="preserve"> תשלומי מס הכנסה והב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טוח הלאומי שהוא חב בגין מתן שרותי היועץ.</w:t>
      </w:r>
    </w:p>
    <w:p w14:paraId="5455B4F3"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היועץ </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טוח לאומי, תשלומים לקרנות איגודים מקצוע</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770BBAD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color w:val="000000"/>
          <w:sz w:val="24"/>
          <w:szCs w:val="24"/>
          <w:rtl/>
          <w:lang w:eastAsia="he-IL"/>
        </w:rPr>
        <w:t>מבלי לגרוע מ</w:t>
      </w:r>
      <w:r w:rsidRPr="00876F47">
        <w:rPr>
          <w:rFonts w:ascii="Times New Roman" w:eastAsia="Times New Roman" w:hAnsi="Times New Roman" w:cs="David" w:hint="cs"/>
          <w:color w:val="000000"/>
          <w:sz w:val="24"/>
          <w:szCs w:val="24"/>
          <w:rtl/>
          <w:lang w:eastAsia="he-IL"/>
        </w:rPr>
        <w:t xml:space="preserve">כלליות </w:t>
      </w:r>
      <w:r w:rsidRPr="00876F47">
        <w:rPr>
          <w:rFonts w:ascii="Times New Roman" w:eastAsia="Times New Roman" w:hAnsi="Times New Roman" w:cs="David"/>
          <w:color w:val="000000"/>
          <w:sz w:val="24"/>
          <w:szCs w:val="24"/>
          <w:rtl/>
          <w:lang w:eastAsia="he-IL"/>
        </w:rPr>
        <w:t>האמור לעיל, היועץ מצהיר ומתחייב</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אם י</w:t>
      </w:r>
      <w:r w:rsidRPr="00876F47">
        <w:rPr>
          <w:rFonts w:ascii="Times New Roman" w:eastAsia="Times New Roman" w:hAnsi="Times New Roman" w:cs="David" w:hint="cs"/>
          <w:color w:val="000000"/>
          <w:sz w:val="24"/>
          <w:szCs w:val="24"/>
          <w:rtl/>
          <w:lang w:eastAsia="he-IL"/>
        </w:rPr>
        <w:t>י</w:t>
      </w:r>
      <w:r w:rsidRPr="00876F47">
        <w:rPr>
          <w:rFonts w:ascii="Times New Roman" w:eastAsia="Times New Roman" w:hAnsi="Times New Roman" w:cs="David"/>
          <w:color w:val="000000"/>
          <w:sz w:val="24"/>
          <w:szCs w:val="24"/>
          <w:rtl/>
          <w:lang w:eastAsia="he-IL"/>
        </w:rPr>
        <w:t>דרש המזמין על ידי היועץ ו/או על ידי מי מ</w:t>
      </w:r>
      <w:r w:rsidRPr="00876F47">
        <w:rPr>
          <w:rFonts w:ascii="Times New Roman" w:eastAsia="Times New Roman" w:hAnsi="Times New Roman" w:cs="David" w:hint="cs"/>
          <w:color w:val="000000"/>
          <w:sz w:val="24"/>
          <w:szCs w:val="24"/>
          <w:rtl/>
          <w:lang w:eastAsia="he-IL"/>
        </w:rPr>
        <w:t>שלוחיו ו/או עובדיו</w:t>
      </w:r>
      <w:r w:rsidRPr="00876F47">
        <w:rPr>
          <w:rFonts w:ascii="Times New Roman" w:eastAsia="Times New Roman" w:hAnsi="Times New Roman" w:cs="David"/>
          <w:color w:val="000000"/>
          <w:sz w:val="24"/>
          <w:szCs w:val="24"/>
          <w:rtl/>
          <w:lang w:eastAsia="he-IL"/>
        </w:rPr>
        <w:t xml:space="preserve"> ו/או</w:t>
      </w:r>
      <w:r w:rsidRPr="00876F47">
        <w:rPr>
          <w:rFonts w:ascii="Times New Roman" w:eastAsia="Times New Roman" w:hAnsi="Times New Roman" w:cs="David" w:hint="cs"/>
          <w:color w:val="000000"/>
          <w:sz w:val="24"/>
          <w:szCs w:val="24"/>
          <w:rtl/>
          <w:lang w:eastAsia="he-IL"/>
        </w:rPr>
        <w:t xml:space="preserve"> אחר מטעמו ו/או</w:t>
      </w:r>
      <w:r w:rsidRPr="00876F47">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876F47">
        <w:rPr>
          <w:rFonts w:ascii="Times New Roman" w:eastAsia="Times New Roman" w:hAnsi="Times New Roman" w:cs="David" w:hint="cs"/>
          <w:color w:val="000000"/>
          <w:sz w:val="24"/>
          <w:szCs w:val="24"/>
          <w:rtl/>
          <w:lang w:eastAsia="he-IL"/>
        </w:rPr>
        <w:t xml:space="preserve"> ו/או פיצוי ו/או שיפוי</w:t>
      </w:r>
      <w:r w:rsidRPr="00876F47">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876F47">
        <w:rPr>
          <w:rFonts w:ascii="Times New Roman" w:eastAsia="Times New Roman" w:hAnsi="Times New Roman" w:cs="David" w:hint="cs"/>
          <w:color w:val="000000"/>
          <w:sz w:val="24"/>
          <w:szCs w:val="24"/>
          <w:rtl/>
          <w:lang w:eastAsia="he-IL"/>
        </w:rPr>
        <w:t xml:space="preserve"> ו/או פיצוי ו/או שיפוי</w:t>
      </w:r>
      <w:r w:rsidRPr="00876F47">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876F47">
        <w:rPr>
          <w:rFonts w:ascii="Times New Roman" w:eastAsia="Times New Roman" w:hAnsi="Times New Roman" w:cs="David" w:hint="cs"/>
          <w:color w:val="000000"/>
          <w:sz w:val="24"/>
          <w:szCs w:val="24"/>
          <w:rtl/>
          <w:lang w:eastAsia="he-IL"/>
        </w:rPr>
        <w:t xml:space="preserve"> ו/או פיצוי ו/או שיפוי</w:t>
      </w:r>
      <w:r w:rsidRPr="00876F47">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ייחשב </w:t>
      </w:r>
      <w:r w:rsidRPr="00876F47">
        <w:rPr>
          <w:rFonts w:ascii="Times New Roman" w:eastAsia="Times New Roman" w:hAnsi="Times New Roman" w:cs="David" w:hint="cs"/>
          <w:color w:val="000000"/>
          <w:sz w:val="24"/>
          <w:szCs w:val="24"/>
          <w:rtl/>
          <w:lang w:eastAsia="he-IL"/>
        </w:rPr>
        <w:t>כ</w:t>
      </w:r>
      <w:r w:rsidRPr="00876F47">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180BF83E"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color w:val="000000"/>
          <w:sz w:val="24"/>
          <w:szCs w:val="24"/>
          <w:rtl/>
          <w:lang w:eastAsia="he-IL"/>
        </w:rPr>
        <w:t>בשים לב לאמור לעיל, אם יקבע פורום מוסמך כלשהו</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876F47">
        <w:rPr>
          <w:rFonts w:ascii="Times New Roman" w:eastAsia="Times New Roman" w:hAnsi="Times New Roman" w:cs="David" w:hint="cs"/>
          <w:color w:val="000000"/>
          <w:sz w:val="24"/>
          <w:szCs w:val="24"/>
          <w:rtl/>
          <w:lang w:eastAsia="he-IL"/>
        </w:rPr>
        <w:t xml:space="preserve"> ו/או מי משלוחיו ו/או אחר מטעמו</w:t>
      </w:r>
      <w:r w:rsidRPr="00876F47">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876F47">
        <w:rPr>
          <w:rFonts w:ascii="Times New Roman" w:eastAsia="Times New Roman" w:hAnsi="Times New Roman" w:cs="David" w:hint="cs"/>
          <w:color w:val="000000"/>
          <w:sz w:val="24"/>
          <w:szCs w:val="24"/>
          <w:rtl/>
          <w:lang w:eastAsia="he-IL"/>
        </w:rPr>
        <w:t>.</w:t>
      </w:r>
    </w:p>
    <w:p w14:paraId="1E3F1B19" w14:textId="77777777" w:rsidR="00876F47" w:rsidRPr="00876F47" w:rsidRDefault="00876F47" w:rsidP="00876F47">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Cs/>
          <w:sz w:val="24"/>
          <w:szCs w:val="24"/>
          <w:u w:val="single"/>
          <w:rtl/>
          <w:lang w:eastAsia="he-IL"/>
        </w:rPr>
        <w:t>הבאת החוזה לגמר או ביטולו</w:t>
      </w:r>
    </w:p>
    <w:p w14:paraId="75FF46E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5D4EF370" w14:textId="77777777" w:rsidR="00876F47" w:rsidRPr="00876F47" w:rsidRDefault="00876F47" w:rsidP="00876F47">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על אף האמור בכל מקום אחר בחוזה </w:t>
      </w:r>
      <w:r w:rsidRPr="00876F47">
        <w:rPr>
          <w:rFonts w:ascii="Times New Roman" w:eastAsia="Times New Roman" w:hAnsi="Times New Roman" w:cs="David" w:hint="cs"/>
          <w:sz w:val="24"/>
          <w:szCs w:val="24"/>
          <w:rtl/>
          <w:lang w:eastAsia="he-IL"/>
        </w:rPr>
        <w:t xml:space="preserve">זה על נספחיו, </w:t>
      </w:r>
      <w:r w:rsidRPr="00876F47">
        <w:rPr>
          <w:rFonts w:ascii="Times New Roman" w:eastAsia="Times New Roman" w:hAnsi="Times New Roman" w:cs="David"/>
          <w:sz w:val="24"/>
          <w:szCs w:val="24"/>
          <w:rtl/>
          <w:lang w:eastAsia="he-IL"/>
        </w:rPr>
        <w:t>רשאי המזמין, לפי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876F47">
        <w:rPr>
          <w:rFonts w:ascii="Times New Roman" w:eastAsia="Times New Roman" w:hAnsi="Times New Roman" w:cs="David" w:hint="cs"/>
          <w:sz w:val="24"/>
          <w:szCs w:val="24"/>
          <w:rtl/>
          <w:lang w:eastAsia="he-IL"/>
        </w:rPr>
        <w:t>-7</w:t>
      </w:r>
      <w:r w:rsidRPr="00876F47">
        <w:rPr>
          <w:rFonts w:ascii="Times New Roman" w:eastAsia="Times New Roman" w:hAnsi="Times New Roman" w:cs="David"/>
          <w:sz w:val="24"/>
          <w:szCs w:val="24"/>
          <w:rtl/>
          <w:lang w:eastAsia="he-IL"/>
        </w:rPr>
        <w:t xml:space="preserve"> י</w:t>
      </w:r>
      <w:r w:rsidRPr="00876F47">
        <w:rPr>
          <w:rFonts w:ascii="Times New Roman" w:eastAsia="Times New Roman" w:hAnsi="Times New Roman" w:cs="David" w:hint="cs"/>
          <w:sz w:val="24"/>
          <w:szCs w:val="24"/>
          <w:rtl/>
          <w:lang w:eastAsia="he-IL"/>
        </w:rPr>
        <w:t>מים</w:t>
      </w:r>
      <w:r w:rsidRPr="00876F47">
        <w:rPr>
          <w:rFonts w:ascii="Times New Roman" w:eastAsia="Times New Roman" w:hAnsi="Times New Roman" w:cs="David"/>
          <w:sz w:val="24"/>
          <w:szCs w:val="24"/>
          <w:rtl/>
          <w:lang w:eastAsia="he-IL"/>
        </w:rPr>
        <w:t xml:space="preserve"> מיום משלוחה (להלן: "</w:t>
      </w:r>
      <w:r w:rsidRPr="00876F47">
        <w:rPr>
          <w:rFonts w:ascii="Times New Roman" w:eastAsia="Times New Roman" w:hAnsi="Times New Roman" w:cs="David"/>
          <w:b/>
          <w:bCs/>
          <w:sz w:val="24"/>
          <w:szCs w:val="24"/>
          <w:rtl/>
          <w:lang w:eastAsia="he-IL"/>
        </w:rPr>
        <w:t>תאריך הפסקת השרות</w:t>
      </w:r>
      <w:r w:rsidRPr="00876F47">
        <w:rPr>
          <w:rFonts w:ascii="Times New Roman" w:eastAsia="Times New Roman" w:hAnsi="Times New Roman" w:cs="David"/>
          <w:sz w:val="24"/>
          <w:szCs w:val="24"/>
          <w:rtl/>
          <w:lang w:eastAsia="he-IL"/>
        </w:rPr>
        <w:t>").</w:t>
      </w:r>
    </w:p>
    <w:p w14:paraId="38DDF777" w14:textId="77777777" w:rsidR="00876F47" w:rsidRPr="00876F47" w:rsidRDefault="00876F47" w:rsidP="00876F47">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w:t>
      </w:r>
      <w:r w:rsidRPr="00876F47">
        <w:rPr>
          <w:rFonts w:ascii="Times New Roman" w:eastAsia="Times New Roman" w:hAnsi="Times New Roman" w:cs="David"/>
          <w:sz w:val="24"/>
          <w:szCs w:val="24"/>
          <w:rtl/>
          <w:lang w:eastAsia="he-IL"/>
        </w:rPr>
        <w:lastRenderedPageBreak/>
        <w:t>היועץ שב</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צע עד לתאריך הפסקת הש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וזאת לפי השיעור המפורט בנספחים </w:t>
      </w:r>
      <w:r w:rsidRPr="00876F47">
        <w:rPr>
          <w:rFonts w:ascii="Times New Roman" w:eastAsia="Times New Roman" w:hAnsi="Times New Roman" w:cs="David"/>
          <w:bCs/>
          <w:sz w:val="24"/>
          <w:szCs w:val="24"/>
          <w:rtl/>
          <w:lang w:eastAsia="he-IL"/>
        </w:rPr>
        <w:t>ד' ו - ה'</w:t>
      </w:r>
      <w:r w:rsidRPr="00876F47">
        <w:rPr>
          <w:rFonts w:ascii="Times New Roman" w:eastAsia="Times New Roman" w:hAnsi="Times New Roman" w:cs="David"/>
          <w:sz w:val="24"/>
          <w:szCs w:val="24"/>
          <w:rtl/>
          <w:lang w:eastAsia="he-IL"/>
        </w:rPr>
        <w:t>. במקרה שבוצע חלק של קטע ו/או שלב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ישולם חלק יחסי מתאים מהשכר הקבוע בנספחים </w:t>
      </w:r>
      <w:r w:rsidRPr="00876F47">
        <w:rPr>
          <w:rFonts w:ascii="Times New Roman" w:eastAsia="Times New Roman" w:hAnsi="Times New Roman" w:cs="David"/>
          <w:bCs/>
          <w:sz w:val="24"/>
          <w:szCs w:val="24"/>
          <w:rtl/>
          <w:lang w:eastAsia="he-IL"/>
        </w:rPr>
        <w:t xml:space="preserve">ד' ו-ה' </w:t>
      </w:r>
      <w:r w:rsidRPr="00876F47">
        <w:rPr>
          <w:rFonts w:ascii="Times New Roman" w:eastAsia="Times New Roman" w:hAnsi="Times New Roman" w:cs="David"/>
          <w:sz w:val="24"/>
          <w:szCs w:val="24"/>
          <w:rtl/>
          <w:lang w:eastAsia="he-IL"/>
        </w:rPr>
        <w:t>לאותו שלב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כפי שיקבע המנהל.</w:t>
      </w:r>
    </w:p>
    <w:p w14:paraId="366B59A9"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לטענה </w:t>
      </w:r>
      <w:r w:rsidRPr="00876F47">
        <w:rPr>
          <w:rFonts w:ascii="Times New Roman" w:eastAsia="Times New Roman" w:hAnsi="Times New Roman" w:cs="David" w:hint="cs"/>
          <w:sz w:val="24"/>
          <w:szCs w:val="24"/>
          <w:rtl/>
          <w:lang w:eastAsia="he-IL"/>
        </w:rPr>
        <w:t>ו/או דרישה ו/או תלונה ו/</w:t>
      </w:r>
      <w:r w:rsidRPr="00876F47">
        <w:rPr>
          <w:rFonts w:ascii="Times New Roman" w:eastAsia="Times New Roman" w:hAnsi="Times New Roman" w:cs="David"/>
          <w:sz w:val="24"/>
          <w:szCs w:val="24"/>
          <w:rtl/>
          <w:lang w:eastAsia="he-IL"/>
        </w:rPr>
        <w:t>או תביעה כלשהי, פרט לאמור בסעיף 12.1.2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והשכר שישולם לפי סעיף 12.1.2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לסילוק כל המגיע ליועץ מהמזמין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ו/או עקב הבאתו לידי גמר כאמור, בין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ובין מכוח עילה כלשהי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הדין.</w:t>
      </w:r>
    </w:p>
    <w:p w14:paraId="4F5B8288"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תוך 12 חודש</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מהבאת חוזה</w:t>
      </w:r>
      <w:r w:rsidRPr="00876F47">
        <w:rPr>
          <w:rFonts w:ascii="Times New Roman" w:eastAsia="Times New Roman" w:hAnsi="Times New Roman" w:cs="David" w:hint="cs"/>
          <w:sz w:val="24"/>
          <w:szCs w:val="24"/>
          <w:rtl/>
          <w:lang w:eastAsia="he-IL"/>
        </w:rPr>
        <w:t xml:space="preserve"> זה לידי</w:t>
      </w:r>
      <w:r w:rsidRPr="00876F47">
        <w:rPr>
          <w:rFonts w:ascii="Times New Roman" w:eastAsia="Times New Roman" w:hAnsi="Times New Roman" w:cs="David"/>
          <w:sz w:val="24"/>
          <w:szCs w:val="24"/>
          <w:rtl/>
          <w:lang w:eastAsia="he-IL"/>
        </w:rPr>
        <w:t xml:space="preserve"> גמר כאמור</w:t>
      </w:r>
      <w:r w:rsidRPr="00876F47">
        <w:rPr>
          <w:rFonts w:ascii="Times New Roman" w:eastAsia="Times New Roman" w:hAnsi="Times New Roman" w:cs="David" w:hint="cs"/>
          <w:sz w:val="24"/>
          <w:szCs w:val="24"/>
          <w:rtl/>
          <w:lang w:eastAsia="he-IL"/>
        </w:rPr>
        <w:t>, רשאי המזמין</w:t>
      </w:r>
      <w:r w:rsidRPr="00876F47">
        <w:rPr>
          <w:rFonts w:ascii="Times New Roman" w:eastAsia="Times New Roman" w:hAnsi="Times New Roman" w:cs="David"/>
          <w:sz w:val="24"/>
          <w:szCs w:val="24"/>
          <w:rtl/>
          <w:lang w:eastAsia="he-IL"/>
        </w:rPr>
        <w:t xml:space="preserve"> לחדשו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במקרה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היועץ 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לפי דרישת המזמין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לחדש את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תנאי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w:t>
      </w:r>
    </w:p>
    <w:p w14:paraId="04AB88F5"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במקרה שחוזה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מצוות הדין)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היועץ זכאי לתשלום כמוגדר בסעיף 12.3.2 להלן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ויחולו הסעיפים 12.1.3 ו- 12.1.4 לעיל.</w:t>
      </w:r>
    </w:p>
    <w:p w14:paraId="43B1C18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155AE796"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מבלי לגרוע מזכויות מזמין לפי סעיף 12.1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זכאי המזמין לבטל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לפי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הבלעדי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בלא צורך בהודעה מוקדמת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בכל אחד מהמקרים הבאים:</w:t>
      </w:r>
    </w:p>
    <w:p w14:paraId="5B732328"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הפר ו/או לא קיים איזה מהוראות החוזה ולא ת</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קן </w:t>
      </w:r>
      <w:r w:rsidRPr="00876F47">
        <w:rPr>
          <w:rFonts w:ascii="Times New Roman" w:eastAsia="Times New Roman" w:hAnsi="Times New Roman" w:cs="David" w:hint="cs"/>
          <w:sz w:val="24"/>
          <w:szCs w:val="24"/>
          <w:rtl/>
          <w:lang w:eastAsia="he-IL"/>
        </w:rPr>
        <w:t>את ה</w:t>
      </w:r>
      <w:r w:rsidRPr="00876F47">
        <w:rPr>
          <w:rFonts w:ascii="Times New Roman" w:eastAsia="Times New Roman" w:hAnsi="Times New Roman" w:cs="David"/>
          <w:sz w:val="24"/>
          <w:szCs w:val="24"/>
          <w:rtl/>
          <w:lang w:eastAsia="he-IL"/>
        </w:rPr>
        <w:t>הפרה</w:t>
      </w:r>
      <w:r w:rsidRPr="00876F47">
        <w:rPr>
          <w:rFonts w:ascii="Times New Roman" w:eastAsia="Times New Roman" w:hAnsi="Times New Roman" w:cs="David" w:hint="cs"/>
          <w:sz w:val="24"/>
          <w:szCs w:val="24"/>
          <w:rtl/>
          <w:lang w:eastAsia="he-IL"/>
        </w:rPr>
        <w:t xml:space="preserve"> כאמור,</w:t>
      </w:r>
      <w:r w:rsidRPr="00876F47">
        <w:rPr>
          <w:rFonts w:ascii="Times New Roman" w:eastAsia="Times New Roman" w:hAnsi="Times New Roman" w:cs="David"/>
          <w:sz w:val="24"/>
          <w:szCs w:val="24"/>
          <w:rtl/>
          <w:lang w:eastAsia="he-IL"/>
        </w:rPr>
        <w:t xml:space="preserve"> לאחר שק</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בל התראה על כך מהמזמין בתוך הזמן הנקוב בהתראה.</w:t>
      </w:r>
    </w:p>
    <w:p w14:paraId="6B18A22D"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התרה ביועץ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שאין הוא מבצע את עבודתו בצורה המבטיחה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צועה התקין ו/או התקדמותה וסיומה לפי לוח הזמנים.</w:t>
      </w:r>
    </w:p>
    <w:p w14:paraId="2B1280B9"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הפר את הוראת סעיף 7.5 לעיל.</w:t>
      </w:r>
    </w:p>
    <w:p w14:paraId="7FE11417"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נבצר מהיועץ או מהמנהל הראשי לקיים את ה</w:t>
      </w:r>
      <w:r w:rsidRPr="00876F47">
        <w:rPr>
          <w:rFonts w:ascii="Times New Roman" w:eastAsia="Times New Roman" w:hAnsi="Times New Roman" w:cs="David" w:hint="cs"/>
          <w:sz w:val="24"/>
          <w:szCs w:val="24"/>
          <w:rtl/>
          <w:lang w:eastAsia="he-IL"/>
        </w:rPr>
        <w:t xml:space="preserve">וראות </w:t>
      </w:r>
      <w:r w:rsidRPr="00876F47">
        <w:rPr>
          <w:rFonts w:ascii="Times New Roman" w:eastAsia="Times New Roman" w:hAnsi="Times New Roman" w:cs="David"/>
          <w:sz w:val="24"/>
          <w:szCs w:val="24"/>
          <w:rtl/>
          <w:lang w:eastAsia="he-IL"/>
        </w:rPr>
        <w:t>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 לפעולה משפטית או בלתי כש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 למתן שירותי היועץ או אם ארע אירוע דומה.</w:t>
      </w:r>
    </w:p>
    <w:p w14:paraId="78CCC338"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חל שינוי בהחזקת המניות ו/או בהרכב המנהלים של היועץ.</w:t>
      </w:r>
    </w:p>
    <w:p w14:paraId="626A27C3"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בוטל החוזה כאמור בסעיף 12.3.1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צע עד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טול החוזה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וזאת לפי השיעור המפורט בנספחים </w:t>
      </w:r>
      <w:r w:rsidRPr="00876F47">
        <w:rPr>
          <w:rFonts w:ascii="Times New Roman" w:eastAsia="Times New Roman" w:hAnsi="Times New Roman" w:cs="David"/>
          <w:bCs/>
          <w:sz w:val="24"/>
          <w:szCs w:val="24"/>
          <w:rtl/>
          <w:lang w:eastAsia="he-IL"/>
        </w:rPr>
        <w:t>ד'</w:t>
      </w:r>
      <w:r w:rsidRPr="00876F47">
        <w:rPr>
          <w:rFonts w:ascii="Times New Roman" w:eastAsia="Times New Roman" w:hAnsi="Times New Roman" w:cs="David" w:hint="cs"/>
          <w:bCs/>
          <w:sz w:val="24"/>
          <w:szCs w:val="24"/>
          <w:rtl/>
          <w:lang w:eastAsia="he-IL"/>
        </w:rPr>
        <w:t xml:space="preserve"> </w:t>
      </w:r>
      <w:r w:rsidRPr="00876F47">
        <w:rPr>
          <w:rFonts w:ascii="Times New Roman" w:eastAsia="Times New Roman" w:hAnsi="Times New Roman" w:cs="David"/>
          <w:bCs/>
          <w:sz w:val="24"/>
          <w:szCs w:val="24"/>
          <w:rtl/>
          <w:lang w:eastAsia="he-IL"/>
        </w:rPr>
        <w:t xml:space="preserve">ו -ה' </w:t>
      </w:r>
      <w:r w:rsidRPr="00876F47">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876F47">
        <w:rPr>
          <w:rFonts w:ascii="Times New Roman" w:eastAsia="Times New Roman" w:hAnsi="Times New Roman" w:cs="David"/>
          <w:bCs/>
          <w:sz w:val="24"/>
          <w:szCs w:val="24"/>
          <w:rtl/>
          <w:lang w:eastAsia="he-IL"/>
        </w:rPr>
        <w:t xml:space="preserve">ד' ו-ה' </w:t>
      </w:r>
      <w:r w:rsidRPr="00876F47">
        <w:rPr>
          <w:rFonts w:ascii="Times New Roman" w:eastAsia="Times New Roman" w:hAnsi="Times New Roman" w:cs="David"/>
          <w:sz w:val="24"/>
          <w:szCs w:val="24"/>
          <w:rtl/>
          <w:lang w:eastAsia="he-IL"/>
        </w:rPr>
        <w:t>לאותו שלב כפי שיקבע המנהל, וזאת לסילוק כל המגיע ליועץ מהמזמין.</w:t>
      </w:r>
    </w:p>
    <w:p w14:paraId="1D845DC0"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הודעה בדבר הבאת החוזה לידי גמר כאמור בסעיף 12.3.1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לא תשמש עילה ליועץ לתביעת פיצויים כלשהם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לטענה</w:t>
      </w:r>
      <w:r w:rsidRPr="00876F47">
        <w:rPr>
          <w:rFonts w:ascii="Times New Roman" w:eastAsia="Times New Roman" w:hAnsi="Times New Roman" w:cs="David" w:hint="cs"/>
          <w:sz w:val="24"/>
          <w:szCs w:val="24"/>
          <w:rtl/>
          <w:lang w:eastAsia="he-IL"/>
        </w:rPr>
        <w:t xml:space="preserve"> ו/או לדרישה ו/או לתלונה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ל</w:t>
      </w:r>
      <w:r w:rsidRPr="00876F47">
        <w:rPr>
          <w:rFonts w:ascii="Times New Roman" w:eastAsia="Times New Roman" w:hAnsi="Times New Roman" w:cs="David"/>
          <w:sz w:val="24"/>
          <w:szCs w:val="24"/>
          <w:rtl/>
          <w:lang w:eastAsia="he-IL"/>
        </w:rPr>
        <w:t>תביעה כלשהי, פרט לאמור בסעיף 12.3.2 לעיל, והשכר שישולם לפי סעיף 12.3.2</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ובין מכוח עילה כלשהי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הדין.</w:t>
      </w:r>
    </w:p>
    <w:p w14:paraId="7A0D568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אם המנהל הראשי במשרד היועץ ו/או היועץ נפטר, פשט רגל, או נעשה בלתי כש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 למתן השירותים ע</w:t>
      </w:r>
      <w:r w:rsidRPr="00876F47">
        <w:rPr>
          <w:rFonts w:ascii="Times New Roman" w:eastAsia="Times New Roman" w:hAnsi="Times New Roman" w:cs="David" w:hint="cs"/>
          <w:sz w:val="24"/>
          <w:szCs w:val="24"/>
          <w:rtl/>
          <w:lang w:eastAsia="he-IL"/>
        </w:rPr>
        <w:t>ל פ</w:t>
      </w:r>
      <w:r w:rsidRPr="00876F47">
        <w:rPr>
          <w:rFonts w:ascii="Times New Roman" w:eastAsia="Times New Roman" w:hAnsi="Times New Roman" w:cs="David"/>
          <w:sz w:val="24"/>
          <w:szCs w:val="24"/>
          <w:rtl/>
          <w:lang w:eastAsia="he-IL"/>
        </w:rPr>
        <w:t>י חוזה זה או אם אירע אירוע דומה ליועץ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המזמין זכאי לבטל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החוזה ויחולו הוראות סעיפים 12.3.2 ו - 12.3.3 לעיל.</w:t>
      </w:r>
    </w:p>
    <w:p w14:paraId="6CBD79B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התשלום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סעיפים 12.1, 12.2 ו-12.3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הסעיפים הנ"ל.</w:t>
      </w:r>
    </w:p>
    <w:p w14:paraId="3BF276D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בכל מקרה של הבאת חוזה</w:t>
      </w:r>
      <w:r w:rsidRPr="00876F47">
        <w:rPr>
          <w:rFonts w:ascii="Times New Roman" w:eastAsia="Times New Roman" w:hAnsi="Times New Roman" w:cs="David" w:hint="cs"/>
          <w:sz w:val="24"/>
          <w:szCs w:val="24"/>
          <w:rtl/>
          <w:lang w:eastAsia="he-IL"/>
        </w:rPr>
        <w:t xml:space="preserve"> זה לידי</w:t>
      </w:r>
      <w:r w:rsidRPr="00876F47">
        <w:rPr>
          <w:rFonts w:ascii="Times New Roman" w:eastAsia="Times New Roman" w:hAnsi="Times New Roman" w:cs="David"/>
          <w:sz w:val="24"/>
          <w:szCs w:val="24"/>
          <w:rtl/>
          <w:lang w:eastAsia="he-IL"/>
        </w:rPr>
        <w:t xml:space="preserve"> גמר או ביטולו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המזמין זכאי למסור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המשך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5FC69DA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אימת שהיועץ לא יקיים איזו מהתחייבויותיו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6199FCCF"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6B846A70"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lang w:eastAsia="he-IL"/>
        </w:rPr>
      </w:pPr>
    </w:p>
    <w:p w14:paraId="51F43157" w14:textId="77777777" w:rsidR="00876F47" w:rsidRPr="00876F47" w:rsidRDefault="00876F47" w:rsidP="00876F47">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2015AAC1" w14:textId="77777777" w:rsidR="00876F47" w:rsidRPr="00876F47" w:rsidRDefault="00876F47" w:rsidP="00876F47">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העברת זכויות</w:t>
      </w:r>
    </w:p>
    <w:p w14:paraId="7A4460E9"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אין היועץ רשאי להסב לאחר את החוזה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כל חלק ממנו, וכן אין הוא רשאי להעביר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להסב לאחר כל זכות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חובה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אלא בהסכמת המזמין בכתב ומראש.</w:t>
      </w:r>
    </w:p>
    <w:p w14:paraId="2C46D0B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אין היועץ רשאי למסור לאחר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כולם או מקצתם, אלא בהסכמת המזמין בכתב ומראש.</w:t>
      </w:r>
    </w:p>
    <w:p w14:paraId="33C0EE7E"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ניתנה הסכמת המזמין לפי סעיפים 13.1 או 13.2 לעיל, הרי </w:t>
      </w:r>
      <w:r w:rsidRPr="00876F47">
        <w:rPr>
          <w:rFonts w:ascii="Times New Roman" w:eastAsia="Times New Roman" w:hAnsi="Times New Roman" w:cs="David" w:hint="cs"/>
          <w:sz w:val="24"/>
          <w:szCs w:val="24"/>
          <w:rtl/>
          <w:lang w:eastAsia="he-IL"/>
        </w:rPr>
        <w:t>ש</w:t>
      </w:r>
      <w:r w:rsidRPr="00876F47">
        <w:rPr>
          <w:rFonts w:ascii="Times New Roman" w:eastAsia="Times New Roman" w:hAnsi="Times New Roman" w:cs="David"/>
          <w:sz w:val="24"/>
          <w:szCs w:val="24"/>
          <w:rtl/>
          <w:lang w:eastAsia="he-IL"/>
        </w:rPr>
        <w:t>אין בכך כדי לפטור את היועץ מאחריותו והתחייבויותיו לפי חוזה</w:t>
      </w:r>
      <w:r w:rsidRPr="00876F47">
        <w:rPr>
          <w:rFonts w:ascii="Times New Roman" w:eastAsia="Times New Roman" w:hAnsi="Times New Roman" w:cs="David" w:hint="cs"/>
          <w:sz w:val="24"/>
          <w:szCs w:val="24"/>
          <w:rtl/>
          <w:lang w:eastAsia="he-IL"/>
        </w:rPr>
        <w:t xml:space="preserve"> זה על נספחיו</w:t>
      </w:r>
      <w:r w:rsidRPr="00876F47">
        <w:rPr>
          <w:rFonts w:ascii="Times New Roman" w:eastAsia="Times New Roman" w:hAnsi="Times New Roman" w:cs="David"/>
          <w:sz w:val="24"/>
          <w:szCs w:val="24"/>
          <w:rtl/>
          <w:lang w:eastAsia="he-IL"/>
        </w:rPr>
        <w:t xml:space="preserve"> ומזכויות המזמין על פיו, והיועץ </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ישא באחריות מלאה, כלפי המזמין וכלפי </w:t>
      </w:r>
      <w:r w:rsidRPr="00876F47">
        <w:rPr>
          <w:rFonts w:ascii="Times New Roman" w:eastAsia="Times New Roman" w:hAnsi="Times New Roman" w:cs="David" w:hint="cs"/>
          <w:sz w:val="24"/>
          <w:szCs w:val="24"/>
          <w:rtl/>
          <w:lang w:eastAsia="he-IL"/>
        </w:rPr>
        <w:t xml:space="preserve">כל </w:t>
      </w:r>
      <w:r w:rsidRPr="00876F47">
        <w:rPr>
          <w:rFonts w:ascii="Times New Roman" w:eastAsia="Times New Roman" w:hAnsi="Times New Roman" w:cs="David"/>
          <w:sz w:val="24"/>
          <w:szCs w:val="24"/>
          <w:rtl/>
          <w:lang w:eastAsia="he-IL"/>
        </w:rPr>
        <w:t xml:space="preserve">צד שלישי שהוא, גם לכל מעשה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באי כחם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עובדיהם</w:t>
      </w:r>
      <w:r w:rsidRPr="00876F47">
        <w:rPr>
          <w:rFonts w:ascii="Times New Roman" w:eastAsia="Times New Roman" w:hAnsi="Times New Roman" w:cs="David" w:hint="cs"/>
          <w:sz w:val="24"/>
          <w:szCs w:val="24"/>
          <w:rtl/>
          <w:lang w:eastAsia="he-IL"/>
        </w:rPr>
        <w:t xml:space="preserve"> ו/או מי מטעמם</w:t>
      </w:r>
      <w:r w:rsidRPr="00876F47">
        <w:rPr>
          <w:rFonts w:ascii="Times New Roman" w:eastAsia="Times New Roman" w:hAnsi="Times New Roman" w:cs="David"/>
          <w:sz w:val="24"/>
          <w:szCs w:val="24"/>
          <w:rtl/>
          <w:lang w:eastAsia="he-IL"/>
        </w:rPr>
        <w:t>, ואילו למזמין ישמרו כל זכויותיו כלפי היועץ.</w:t>
      </w:r>
    </w:p>
    <w:p w14:paraId="0B8A2999"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בות היועץ כמתחייב מהאמור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החוזה ויחולו הוראות סעיף 12.3.2 ו-12.3.3 לעיל.</w:t>
      </w:r>
    </w:p>
    <w:p w14:paraId="4E6A938B" w14:textId="77777777" w:rsid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69AB27D7" w14:textId="77777777" w:rsidR="006F5407" w:rsidRPr="00876F47" w:rsidRDefault="006F5407" w:rsidP="006F540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662455F8" w14:textId="77777777" w:rsidR="00876F47" w:rsidRPr="00876F47" w:rsidRDefault="00876F47" w:rsidP="00876F47">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876F47">
        <w:rPr>
          <w:rFonts w:ascii="Times New Roman" w:eastAsia="Times New Roman" w:hAnsi="Times New Roman" w:cs="David"/>
          <w:bCs/>
          <w:sz w:val="24"/>
          <w:szCs w:val="24"/>
          <w:u w:val="single"/>
          <w:rtl/>
          <w:lang w:eastAsia="he-IL"/>
        </w:rPr>
        <w:t>סיום שרותי היועץ</w:t>
      </w:r>
    </w:p>
    <w:p w14:paraId="1B02F665"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יחושבו כבאים לסיום בכל אחד מהמקרים הבאים:</w:t>
      </w:r>
    </w:p>
    <w:p w14:paraId="5BB3385D"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הובא לידי </w:t>
      </w:r>
      <w:r w:rsidRPr="00876F47">
        <w:rPr>
          <w:rFonts w:ascii="Times New Roman" w:eastAsia="Times New Roman" w:hAnsi="Times New Roman" w:cs="David" w:hint="cs"/>
          <w:sz w:val="24"/>
          <w:szCs w:val="24"/>
          <w:rtl/>
          <w:lang w:eastAsia="he-IL"/>
        </w:rPr>
        <w:t>גמר</w:t>
      </w:r>
      <w:r w:rsidRPr="00876F47">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0586200E"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עם מתן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בכתב ע"י המזמין ליועץ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הושלם מתן שרותי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w:t>
      </w:r>
    </w:p>
    <w:p w14:paraId="05886B84"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876F47">
        <w:rPr>
          <w:rFonts w:ascii="Times New Roman" w:eastAsia="Times New Roman" w:hAnsi="Times New Roman" w:cs="David"/>
          <w:bCs/>
          <w:sz w:val="24"/>
          <w:szCs w:val="24"/>
          <w:u w:val="single"/>
          <w:rtl/>
          <w:lang w:eastAsia="he-IL"/>
        </w:rPr>
        <w:t>סודיות והמצאת מסמכים</w:t>
      </w:r>
    </w:p>
    <w:p w14:paraId="5D9163CB"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לרבות העתקים וניירות עבודה, בין שהוכנו על ידי היועץ </w:t>
      </w:r>
      <w:r w:rsidRPr="00876F47">
        <w:rPr>
          <w:rFonts w:ascii="Times New Roman" w:eastAsia="Times New Roman" w:hAnsi="Times New Roman" w:cs="David" w:hint="cs"/>
          <w:sz w:val="24"/>
          <w:szCs w:val="24"/>
          <w:rtl/>
          <w:lang w:eastAsia="he-IL"/>
        </w:rPr>
        <w:t>ו/או על ידי</w:t>
      </w:r>
      <w:r w:rsidRPr="00876F47">
        <w:rPr>
          <w:rFonts w:ascii="Times New Roman" w:eastAsia="Times New Roman" w:hAnsi="Times New Roman" w:cs="David"/>
          <w:sz w:val="24"/>
          <w:szCs w:val="24"/>
          <w:rtl/>
          <w:lang w:eastAsia="he-IL"/>
        </w:rPr>
        <w:t xml:space="preserve"> מ</w:t>
      </w:r>
      <w:r w:rsidRPr="00876F47">
        <w:rPr>
          <w:rFonts w:ascii="Times New Roman" w:eastAsia="Times New Roman" w:hAnsi="Times New Roman" w:cs="David" w:hint="cs"/>
          <w:sz w:val="24"/>
          <w:szCs w:val="24"/>
          <w:rtl/>
          <w:lang w:eastAsia="he-IL"/>
        </w:rPr>
        <w:t>י מ</w:t>
      </w:r>
      <w:r w:rsidRPr="00876F47">
        <w:rPr>
          <w:rFonts w:ascii="Times New Roman" w:eastAsia="Times New Roman" w:hAnsi="Times New Roman" w:cs="David"/>
          <w:sz w:val="24"/>
          <w:szCs w:val="24"/>
          <w:rtl/>
          <w:lang w:eastAsia="he-IL"/>
        </w:rPr>
        <w:t xml:space="preserve">טעמו ובין שהוכנו על ידי המזמין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המנהל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 xml:space="preserve">מי </w:t>
      </w:r>
      <w:r w:rsidRPr="00876F47">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2DAE4F7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מבלי לגרוע מאחריותו </w:t>
      </w:r>
      <w:r w:rsidRPr="00876F47">
        <w:rPr>
          <w:rFonts w:ascii="Times New Roman" w:eastAsia="Times New Roman" w:hAnsi="Times New Roman" w:cs="David" w:hint="cs"/>
          <w:sz w:val="24"/>
          <w:szCs w:val="24"/>
          <w:rtl/>
          <w:lang w:eastAsia="he-IL"/>
        </w:rPr>
        <w:t xml:space="preserve">של היועץ </w:t>
      </w:r>
      <w:r w:rsidRPr="00876F47">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יציית היועץ לכל דרישה של המנהל בדבר נקיטת אמצעי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132B7794"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יחתים את עובדיו</w:t>
      </w:r>
      <w:r w:rsidRPr="00876F47">
        <w:rPr>
          <w:rFonts w:ascii="Times New Roman" w:eastAsia="Times New Roman" w:hAnsi="Times New Roman" w:cs="David" w:hint="cs"/>
          <w:sz w:val="24"/>
          <w:szCs w:val="24"/>
          <w:rtl/>
          <w:lang w:eastAsia="he-IL"/>
        </w:rPr>
        <w:t xml:space="preserve"> ו/או </w:t>
      </w:r>
      <w:proofErr w:type="spellStart"/>
      <w:r w:rsidRPr="00876F47">
        <w:rPr>
          <w:rFonts w:ascii="Times New Roman" w:eastAsia="Times New Roman" w:hAnsi="Times New Roman" w:cs="David" w:hint="cs"/>
          <w:sz w:val="24"/>
          <w:szCs w:val="24"/>
          <w:rtl/>
          <w:lang w:eastAsia="he-IL"/>
        </w:rPr>
        <w:t>שלוחיו</w:t>
      </w:r>
      <w:proofErr w:type="spellEnd"/>
      <w:r w:rsidRPr="00876F47">
        <w:rPr>
          <w:rFonts w:ascii="Times New Roman" w:eastAsia="Times New Roman" w:hAnsi="Times New Roman" w:cs="David" w:hint="cs"/>
          <w:sz w:val="24"/>
          <w:szCs w:val="24"/>
          <w:rtl/>
          <w:lang w:eastAsia="he-IL"/>
        </w:rPr>
        <w:t xml:space="preserve"> ו/או אחר מטעמו</w:t>
      </w:r>
      <w:r w:rsidRPr="00876F47">
        <w:rPr>
          <w:rFonts w:ascii="Times New Roman" w:eastAsia="Times New Roman" w:hAnsi="Times New Roman" w:cs="David"/>
          <w:sz w:val="24"/>
          <w:szCs w:val="24"/>
          <w:rtl/>
          <w:lang w:eastAsia="he-IL"/>
        </w:rPr>
        <w:t xml:space="preserve"> בקשר עם ביצוע הסכם זה</w:t>
      </w:r>
      <w:r w:rsidRPr="00876F47">
        <w:rPr>
          <w:rFonts w:ascii="Times New Roman" w:eastAsia="Times New Roman" w:hAnsi="Times New Roman" w:cs="David" w:hint="cs"/>
          <w:sz w:val="24"/>
          <w:szCs w:val="24"/>
          <w:rtl/>
          <w:lang w:eastAsia="he-IL"/>
        </w:rPr>
        <w:t xml:space="preserve"> על נספחיו,</w:t>
      </w:r>
      <w:r w:rsidRPr="00876F47">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876F47">
        <w:rPr>
          <w:rFonts w:ascii="Times New Roman" w:eastAsia="Times New Roman" w:hAnsi="Times New Roman" w:cs="David"/>
          <w:bCs/>
          <w:sz w:val="24"/>
          <w:szCs w:val="24"/>
          <w:rtl/>
          <w:lang w:eastAsia="he-IL"/>
        </w:rPr>
        <w:t>ו'</w:t>
      </w:r>
      <w:r w:rsidRPr="00876F47">
        <w:rPr>
          <w:rFonts w:ascii="Times New Roman" w:eastAsia="Times New Roman" w:hAnsi="Times New Roman" w:cs="David"/>
          <w:sz w:val="24"/>
          <w:szCs w:val="24"/>
          <w:rtl/>
          <w:lang w:eastAsia="he-IL"/>
        </w:rPr>
        <w:t>,.</w:t>
      </w:r>
    </w:p>
    <w:p w14:paraId="05971919"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לפי דרישת המזמין ועם סיום שרותי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876F47">
        <w:rPr>
          <w:rFonts w:ascii="Times New Roman" w:eastAsia="Times New Roman" w:hAnsi="Times New Roman" w:cs="David" w:hint="cs"/>
          <w:sz w:val="24"/>
          <w:szCs w:val="24"/>
          <w:rtl/>
          <w:lang w:eastAsia="he-IL"/>
        </w:rPr>
        <w:t>.</w:t>
      </w:r>
    </w:p>
    <w:p w14:paraId="10AA8DA1"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876F47">
        <w:rPr>
          <w:rFonts w:ascii="Times New Roman" w:eastAsia="Times New Roman" w:hAnsi="Times New Roman" w:cs="David"/>
          <w:bCs/>
          <w:sz w:val="24"/>
          <w:szCs w:val="24"/>
          <w:u w:val="single"/>
          <w:rtl/>
          <w:lang w:eastAsia="he-IL"/>
        </w:rPr>
        <w:t>ויתור על זכויות מצד היועץ</w:t>
      </w:r>
    </w:p>
    <w:p w14:paraId="7A082024"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השתמש המזמין כדין בסמכות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876F47">
        <w:rPr>
          <w:rFonts w:ascii="Times New Roman" w:eastAsia="Times New Roman" w:hAnsi="Times New Roman" w:cs="David" w:hint="cs"/>
          <w:sz w:val="24"/>
          <w:szCs w:val="24"/>
          <w:rtl/>
          <w:lang w:eastAsia="he-IL"/>
        </w:rPr>
        <w:t>יועץ כל טענה ו/או דרישה ו/או תלונה ו/או</w:t>
      </w:r>
      <w:r w:rsidRPr="00876F47">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w:t>
      </w:r>
      <w:r w:rsidRPr="00876F47">
        <w:rPr>
          <w:rFonts w:ascii="Times New Roman" w:eastAsia="Times New Roman" w:hAnsi="Times New Roman" w:cs="David" w:hint="cs"/>
          <w:sz w:val="24"/>
          <w:szCs w:val="24"/>
          <w:rtl/>
          <w:lang w:eastAsia="he-IL"/>
        </w:rPr>
        <w:t xml:space="preserve"> שיפוי ו/או</w:t>
      </w:r>
      <w:r w:rsidRPr="00876F47">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פגיעה במוניטין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הפסד</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לרבות הפסד רווח העלולים להיגרם לו עקב הביטול</w:t>
      </w:r>
      <w:r w:rsidRPr="00876F47">
        <w:rPr>
          <w:rFonts w:ascii="Times New Roman" w:eastAsia="Times New Roman" w:hAnsi="Times New Roman" w:cs="David" w:hint="cs"/>
          <w:sz w:val="24"/>
          <w:szCs w:val="24"/>
          <w:rtl/>
          <w:lang w:eastAsia="he-IL"/>
        </w:rPr>
        <w:t xml:space="preserve"> או</w:t>
      </w:r>
      <w:r w:rsidRPr="00876F47">
        <w:rPr>
          <w:rFonts w:ascii="Times New Roman" w:eastAsia="Times New Roman" w:hAnsi="Times New Roman" w:cs="David"/>
          <w:sz w:val="24"/>
          <w:szCs w:val="24"/>
          <w:rtl/>
          <w:lang w:eastAsia="he-IL"/>
        </w:rPr>
        <w:t xml:space="preserve"> ההפסקה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מכל סיבה אחרת.</w:t>
      </w:r>
    </w:p>
    <w:p w14:paraId="24C6104C" w14:textId="77777777" w:rsidR="00876F47" w:rsidRPr="00876F47" w:rsidRDefault="00876F47" w:rsidP="00876F47">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שביצע היועץ על פי חוזה זה.</w:t>
      </w:r>
    </w:p>
    <w:p w14:paraId="5D6BF9F7" w14:textId="77777777" w:rsid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המשך ביצוע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רותי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מסירתם לידי יועץ אחר, והינו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12616814" w14:textId="77777777" w:rsidR="00E0492B" w:rsidRPr="00876F47" w:rsidRDefault="00E0492B" w:rsidP="00E0492B">
      <w:pPr>
        <w:widowControl w:val="0"/>
        <w:spacing w:before="0" w:beforeAutospacing="0" w:after="240" w:afterAutospacing="0" w:line="240" w:lineRule="auto"/>
        <w:ind w:left="788"/>
        <w:jc w:val="both"/>
        <w:rPr>
          <w:rFonts w:ascii="Times New Roman" w:eastAsia="Times New Roman" w:hAnsi="Times New Roman" w:cs="David"/>
          <w:sz w:val="24"/>
          <w:szCs w:val="24"/>
          <w:lang w:eastAsia="he-IL"/>
        </w:rPr>
      </w:pPr>
    </w:p>
    <w:p w14:paraId="3DE27798"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שונות</w:t>
      </w:r>
    </w:p>
    <w:p w14:paraId="3412E22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המנהל הראשי במשרד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מתחייב לבצע את השירותים שעליו לבצע אישית ע</w:t>
      </w:r>
      <w:r w:rsidRPr="00876F47">
        <w:rPr>
          <w:rFonts w:ascii="Times New Roman" w:eastAsia="Times New Roman" w:hAnsi="Times New Roman" w:cs="David" w:hint="cs"/>
          <w:sz w:val="24"/>
          <w:szCs w:val="24"/>
          <w:rtl/>
          <w:lang w:eastAsia="he-IL"/>
        </w:rPr>
        <w:t>ל פ</w:t>
      </w:r>
      <w:r w:rsidRPr="00876F47">
        <w:rPr>
          <w:rFonts w:ascii="Times New Roman" w:eastAsia="Times New Roman" w:hAnsi="Times New Roman" w:cs="David"/>
          <w:sz w:val="24"/>
          <w:szCs w:val="24"/>
          <w:rtl/>
          <w:lang w:eastAsia="he-IL"/>
        </w:rPr>
        <w:t>י חוזה</w:t>
      </w:r>
      <w:r w:rsidRPr="00876F47">
        <w:rPr>
          <w:rFonts w:ascii="Times New Roman" w:eastAsia="Times New Roman" w:hAnsi="Times New Roman" w:cs="David" w:hint="cs"/>
          <w:sz w:val="24"/>
          <w:szCs w:val="24"/>
          <w:rtl/>
          <w:lang w:eastAsia="he-IL"/>
        </w:rPr>
        <w:t xml:space="preserve"> זה והינו</w:t>
      </w:r>
      <w:r w:rsidRPr="00876F47">
        <w:rPr>
          <w:rFonts w:ascii="Times New Roman" w:eastAsia="Times New Roman" w:hAnsi="Times New Roman" w:cs="David"/>
          <w:sz w:val="24"/>
          <w:szCs w:val="24"/>
          <w:rtl/>
          <w:lang w:eastAsia="he-IL"/>
        </w:rPr>
        <w:t xml:space="preserve"> אחראי וערב כלפי המזמין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התחייבויות היועץ לפי חוזה</w:t>
      </w:r>
      <w:r w:rsidRPr="00876F47">
        <w:rPr>
          <w:rFonts w:ascii="Times New Roman" w:eastAsia="Times New Roman" w:hAnsi="Times New Roman" w:cs="David" w:hint="cs"/>
          <w:sz w:val="24"/>
          <w:szCs w:val="24"/>
          <w:rtl/>
          <w:lang w:eastAsia="he-IL"/>
        </w:rPr>
        <w:t xml:space="preserve"> זה על נספחיו</w:t>
      </w:r>
      <w:r w:rsidRPr="00876F47">
        <w:rPr>
          <w:rFonts w:ascii="Times New Roman" w:eastAsia="Times New Roman" w:hAnsi="Times New Roman" w:cs="David"/>
          <w:sz w:val="24"/>
          <w:szCs w:val="24"/>
          <w:rtl/>
          <w:lang w:eastAsia="he-IL"/>
        </w:rPr>
        <w:t>.</w:t>
      </w:r>
    </w:p>
    <w:p w14:paraId="5379D2A5"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צד אשר יפר או לא יקיים איזו מהתחייבויותיו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יהיה חייב לפצות את הצד המקיים על כל הנזקים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ההפסדים שיגרמו לו עקב כך</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וזאת מבלי לגרוע מזכות הצד המקיים לכל סעד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תרופה אחרים ו/או נוספים.</w:t>
      </w:r>
    </w:p>
    <w:p w14:paraId="0392E8CD"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למניעת ספקות מוצהר במפורש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35F9A051"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876F47">
        <w:rPr>
          <w:rFonts w:ascii="Times New Roman" w:eastAsia="Times New Roman" w:hAnsi="Times New Roman" w:cs="David" w:hint="cs"/>
          <w:sz w:val="24"/>
          <w:szCs w:val="24"/>
          <w:rtl/>
          <w:lang w:eastAsia="he-IL"/>
        </w:rPr>
        <w:t>נבע</w:t>
      </w:r>
      <w:r w:rsidRPr="00876F47">
        <w:rPr>
          <w:rFonts w:ascii="Times New Roman" w:eastAsia="Times New Roman" w:hAnsi="Times New Roman" w:cs="David"/>
          <w:sz w:val="24"/>
          <w:szCs w:val="24"/>
          <w:rtl/>
          <w:lang w:eastAsia="he-IL"/>
        </w:rPr>
        <w:t xml:space="preserve"> מאי עמידתו בהתחייבויותיו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 זה.</w:t>
      </w:r>
    </w:p>
    <w:p w14:paraId="448824D5"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זכאי לקזז כנגד כל סכום המגיע ליועץ מאת המזמין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35F9DE5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מוסכם במפורש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כל </w:t>
      </w:r>
      <w:r w:rsidRPr="00876F47">
        <w:rPr>
          <w:rFonts w:ascii="Times New Roman" w:eastAsia="Times New Roman" w:hAnsi="Times New Roman" w:cs="David" w:hint="cs"/>
          <w:sz w:val="24"/>
          <w:szCs w:val="24"/>
          <w:rtl/>
          <w:lang w:eastAsia="he-IL"/>
        </w:rPr>
        <w:t>אחת</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אחת מהתחייבויות המזמין ע</w:t>
      </w:r>
      <w:r w:rsidRPr="00876F47">
        <w:rPr>
          <w:rFonts w:ascii="Times New Roman" w:eastAsia="Times New Roman" w:hAnsi="Times New Roman" w:cs="David" w:hint="cs"/>
          <w:sz w:val="24"/>
          <w:szCs w:val="24"/>
          <w:rtl/>
          <w:lang w:eastAsia="he-IL"/>
        </w:rPr>
        <w:t>ל פ</w:t>
      </w:r>
      <w:r w:rsidRPr="00876F47">
        <w:rPr>
          <w:rFonts w:ascii="Times New Roman" w:eastAsia="Times New Roman" w:hAnsi="Times New Roman" w:cs="David"/>
          <w:sz w:val="24"/>
          <w:szCs w:val="24"/>
          <w:rtl/>
          <w:lang w:eastAsia="he-IL"/>
        </w:rPr>
        <w:t>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מותנה בכך שהיועץ יקיים תחילה את התחייבויותיו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עד לאותו מועד. המזמין זכאי, מבלי לפגוע </w:t>
      </w:r>
      <w:r w:rsidRPr="00876F47">
        <w:rPr>
          <w:rFonts w:ascii="Times New Roman" w:eastAsia="Times New Roman" w:hAnsi="Times New Roman" w:cs="David" w:hint="cs"/>
          <w:sz w:val="24"/>
          <w:szCs w:val="24"/>
          <w:rtl/>
          <w:lang w:eastAsia="he-IL"/>
        </w:rPr>
        <w:t>מכלליות ה</w:t>
      </w:r>
      <w:r w:rsidRPr="00876F47">
        <w:rPr>
          <w:rFonts w:ascii="Times New Roman" w:eastAsia="Times New Roman" w:hAnsi="Times New Roman" w:cs="David"/>
          <w:sz w:val="24"/>
          <w:szCs w:val="24"/>
          <w:rtl/>
          <w:lang w:eastAsia="he-IL"/>
        </w:rPr>
        <w:t>אמור בכל מקום אחר בחוזה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לעכב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התחי</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4DD28239"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שום התנהגות מצד</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של מי</w:t>
      </w:r>
      <w:r w:rsidRPr="00876F47">
        <w:rPr>
          <w:rFonts w:ascii="Times New Roman" w:eastAsia="Times New Roman" w:hAnsi="Times New Roman" w:cs="David"/>
          <w:sz w:val="24"/>
          <w:szCs w:val="24"/>
          <w:rtl/>
          <w:lang w:eastAsia="he-IL"/>
        </w:rPr>
        <w:t xml:space="preserve"> מהצדדים לא תחשב </w:t>
      </w:r>
      <w:proofErr w:type="spellStart"/>
      <w:r w:rsidRPr="00876F47">
        <w:rPr>
          <w:rFonts w:ascii="Times New Roman" w:eastAsia="Times New Roman" w:hAnsi="Times New Roman" w:cs="David"/>
          <w:sz w:val="24"/>
          <w:szCs w:val="24"/>
          <w:rtl/>
          <w:lang w:eastAsia="he-IL"/>
        </w:rPr>
        <w:t>כויתור</w:t>
      </w:r>
      <w:proofErr w:type="spellEnd"/>
      <w:r w:rsidRPr="00876F47">
        <w:rPr>
          <w:rFonts w:ascii="Times New Roman" w:eastAsia="Times New Roman" w:hAnsi="Times New Roman" w:cs="David"/>
          <w:sz w:val="24"/>
          <w:szCs w:val="24"/>
          <w:rtl/>
          <w:lang w:eastAsia="he-IL"/>
        </w:rPr>
        <w:t xml:space="preserve"> על איזה מזכויותיו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ו/או</w:t>
      </w:r>
      <w:r w:rsidRPr="00876F47">
        <w:rPr>
          <w:rFonts w:ascii="Times New Roman" w:eastAsia="Times New Roman" w:hAnsi="Times New Roman" w:cs="David"/>
          <w:sz w:val="24"/>
          <w:szCs w:val="24"/>
          <w:rtl/>
          <w:lang w:eastAsia="he-IL"/>
        </w:rPr>
        <w:t xml:space="preserve"> ע</w:t>
      </w:r>
      <w:r w:rsidRPr="00876F47">
        <w:rPr>
          <w:rFonts w:ascii="Times New Roman" w:eastAsia="Times New Roman" w:hAnsi="Times New Roman" w:cs="David" w:hint="cs"/>
          <w:sz w:val="24"/>
          <w:szCs w:val="24"/>
          <w:rtl/>
          <w:lang w:eastAsia="he-IL"/>
        </w:rPr>
        <w:t>ל פי כל</w:t>
      </w:r>
      <w:r w:rsidRPr="00876F47">
        <w:rPr>
          <w:rFonts w:ascii="Times New Roman" w:eastAsia="Times New Roman" w:hAnsi="Times New Roman" w:cs="David"/>
          <w:sz w:val="24"/>
          <w:szCs w:val="24"/>
          <w:rtl/>
          <w:lang w:eastAsia="he-IL"/>
        </w:rPr>
        <w:t xml:space="preserve"> דין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proofErr w:type="spellStart"/>
      <w:r w:rsidRPr="00876F47">
        <w:rPr>
          <w:rFonts w:ascii="Times New Roman" w:eastAsia="Times New Roman" w:hAnsi="Times New Roman" w:cs="David"/>
          <w:sz w:val="24"/>
          <w:szCs w:val="24"/>
          <w:rtl/>
          <w:lang w:eastAsia="he-IL"/>
        </w:rPr>
        <w:t>כויתור</w:t>
      </w:r>
      <w:proofErr w:type="spellEnd"/>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כהסכמה מצדו לאיזה הפרה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אי קיום של תנאי מתנאי חוזה</w:t>
      </w:r>
      <w:r w:rsidRPr="00876F47">
        <w:rPr>
          <w:rFonts w:ascii="Times New Roman" w:eastAsia="Times New Roman" w:hAnsi="Times New Roman" w:cs="David" w:hint="cs"/>
          <w:sz w:val="24"/>
          <w:szCs w:val="24"/>
          <w:rtl/>
          <w:lang w:eastAsia="he-IL"/>
        </w:rPr>
        <w:t xml:space="preserve"> זה ו/</w:t>
      </w:r>
      <w:r w:rsidRPr="00876F47">
        <w:rPr>
          <w:rFonts w:ascii="Times New Roman" w:eastAsia="Times New Roman" w:hAnsi="Times New Roman" w:cs="David"/>
          <w:sz w:val="24"/>
          <w:szCs w:val="24"/>
          <w:rtl/>
          <w:lang w:eastAsia="he-IL"/>
        </w:rPr>
        <w:t xml:space="preserve"> או כנותנת דחייה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ארכה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כל פעולה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ש</w:t>
      </w:r>
      <w:r w:rsidRPr="00876F47">
        <w:rPr>
          <w:rFonts w:ascii="Times New Roman" w:eastAsia="Times New Roman" w:hAnsi="Times New Roman" w:cs="David"/>
          <w:sz w:val="24"/>
          <w:szCs w:val="24"/>
          <w:rtl/>
          <w:lang w:eastAsia="he-IL"/>
        </w:rPr>
        <w:t>יש לעשותה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כש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נוי</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טול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תוספת של תנאי </w:t>
      </w:r>
      <w:r w:rsidRPr="00876F47">
        <w:rPr>
          <w:rFonts w:ascii="Times New Roman" w:eastAsia="Times New Roman" w:hAnsi="Times New Roman" w:cs="David" w:hint="cs"/>
          <w:sz w:val="24"/>
          <w:szCs w:val="24"/>
          <w:rtl/>
          <w:lang w:eastAsia="he-IL"/>
        </w:rPr>
        <w:t>כלשהו</w:t>
      </w:r>
      <w:r w:rsidRPr="00876F47">
        <w:rPr>
          <w:rFonts w:ascii="Times New Roman" w:eastAsia="Times New Roman" w:hAnsi="Times New Roman" w:cs="David"/>
          <w:sz w:val="24"/>
          <w:szCs w:val="24"/>
          <w:rtl/>
          <w:lang w:eastAsia="he-IL"/>
        </w:rPr>
        <w:t>, אלא אם נעשו במפורש ובכתב.</w:t>
      </w:r>
    </w:p>
    <w:p w14:paraId="1FDA9269" w14:textId="77777777" w:rsidR="00876F47" w:rsidRPr="00876F47" w:rsidRDefault="00876F47" w:rsidP="00876F47">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מבלי לגרוע מכלליות האמור לעיל -</w:t>
      </w:r>
    </w:p>
    <w:p w14:paraId="1F2F877C"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7D6D6281"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תור כלשהו על זכויות וחובות לפי החוזה.</w:t>
      </w:r>
    </w:p>
    <w:p w14:paraId="6868F37C"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במידה והיועץ כולל מספר גופים או יחידים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1D51C95F"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בגין כל חיוב מחיובי המזמין </w:t>
      </w:r>
      <w:r w:rsidRPr="00876F47">
        <w:rPr>
          <w:rFonts w:ascii="Times New Roman" w:eastAsia="Times New Roman" w:hAnsi="Times New Roman" w:cs="David" w:hint="cs"/>
          <w:sz w:val="24"/>
          <w:szCs w:val="24"/>
          <w:rtl/>
          <w:lang w:eastAsia="he-IL"/>
        </w:rPr>
        <w:t>על פי</w:t>
      </w:r>
      <w:r w:rsidRPr="00876F47">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876F47">
        <w:rPr>
          <w:rFonts w:ascii="Times New Roman" w:eastAsia="Times New Roman" w:hAnsi="Times New Roman" w:cs="David" w:hint="cs"/>
          <w:sz w:val="24"/>
          <w:szCs w:val="24"/>
          <w:rtl/>
          <w:lang w:eastAsia="he-IL"/>
        </w:rPr>
        <w:t>על פ</w:t>
      </w:r>
      <w:r w:rsidRPr="00876F47">
        <w:rPr>
          <w:rFonts w:ascii="Times New Roman" w:eastAsia="Times New Roman" w:hAnsi="Times New Roman" w:cs="David"/>
          <w:sz w:val="24"/>
          <w:szCs w:val="24"/>
          <w:rtl/>
          <w:lang w:eastAsia="he-IL"/>
        </w:rPr>
        <w:t xml:space="preserve">י חוזה זה. וזאת מבלי לגרוע מהאמור להלן בסיפא </w:t>
      </w:r>
      <w:proofErr w:type="spellStart"/>
      <w:r w:rsidRPr="00876F47">
        <w:rPr>
          <w:rFonts w:ascii="Times New Roman" w:eastAsia="Times New Roman" w:hAnsi="Times New Roman" w:cs="David"/>
          <w:sz w:val="24"/>
          <w:szCs w:val="24"/>
          <w:rtl/>
          <w:lang w:eastAsia="he-IL"/>
        </w:rPr>
        <w:t>לס"ק</w:t>
      </w:r>
      <w:proofErr w:type="spellEnd"/>
      <w:r w:rsidRPr="00876F47">
        <w:rPr>
          <w:rFonts w:ascii="Times New Roman" w:eastAsia="Times New Roman" w:hAnsi="Times New Roman" w:cs="David"/>
          <w:sz w:val="24"/>
          <w:szCs w:val="24"/>
          <w:rtl/>
          <w:lang w:eastAsia="he-IL"/>
        </w:rPr>
        <w:t xml:space="preserve"> זה.</w:t>
      </w:r>
    </w:p>
    <w:p w14:paraId="65A6F583" w14:textId="77777777" w:rsidR="00876F47" w:rsidRPr="00876F47" w:rsidRDefault="00876F47" w:rsidP="00876F47">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sz w:val="24"/>
          <w:szCs w:val="24"/>
          <w:rtl/>
          <w:lang w:eastAsia="he-IL"/>
        </w:rPr>
        <w:t>היועץ מתחייב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כל דרישה</w:t>
      </w:r>
      <w:r w:rsidRPr="00876F47">
        <w:rPr>
          <w:rFonts w:ascii="Times New Roman" w:eastAsia="Times New Roman" w:hAnsi="Times New Roman" w:cs="David" w:hint="cs"/>
          <w:sz w:val="24"/>
          <w:szCs w:val="24"/>
          <w:rtl/>
          <w:lang w:eastAsia="he-IL"/>
        </w:rPr>
        <w:t xml:space="preserve"> ו/או תלונה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 xml:space="preserve">ו/או </w:t>
      </w:r>
      <w:r w:rsidRPr="00876F47">
        <w:rPr>
          <w:rFonts w:ascii="Times New Roman" w:eastAsia="Times New Roman" w:hAnsi="Times New Roman" w:cs="David"/>
          <w:sz w:val="24"/>
          <w:szCs w:val="24"/>
          <w:rtl/>
          <w:lang w:eastAsia="he-IL"/>
        </w:rPr>
        <w:t>טענה ו/או תביעה, ככל שתהיינה לו כנגד המזמין בגין חיובי המזמין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אותו דין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יחול לגבי תביעה של מי מיחידי המזמין כנגד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קרי</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תביעה כאמור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w:t>
      </w:r>
    </w:p>
    <w:p w14:paraId="51257EAD"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267995C1"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למען הסר ספק</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מוסכם ומוצהר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2172DDF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כל ההוצאות ומס הבולים בגין החוזה ובגין כל המסמכים, החשבונות והערבויות שיערכו </w:t>
      </w:r>
      <w:r w:rsidRPr="00876F47">
        <w:rPr>
          <w:rFonts w:ascii="Times New Roman" w:eastAsia="Times New Roman" w:hAnsi="Times New Roman" w:cs="David"/>
          <w:sz w:val="24"/>
          <w:szCs w:val="24"/>
          <w:rtl/>
          <w:lang w:eastAsia="he-IL"/>
        </w:rPr>
        <w:lastRenderedPageBreak/>
        <w:t>על פיו ובקשר אליו, חלות על היועץ ותשולמנה על ידו.</w:t>
      </w:r>
    </w:p>
    <w:p w14:paraId="4EB9FFD5"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חוזה זה על נספחיו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יחייב את המזמין אך ורק בכפוף לחתימתו כדין ע"י </w:t>
      </w:r>
      <w:proofErr w:type="spellStart"/>
      <w:r w:rsidRPr="00876F47">
        <w:rPr>
          <w:rFonts w:ascii="Times New Roman" w:eastAsia="Times New Roman" w:hAnsi="Times New Roman" w:cs="David"/>
          <w:sz w:val="24"/>
          <w:szCs w:val="24"/>
          <w:rtl/>
          <w:lang w:eastAsia="he-IL"/>
        </w:rPr>
        <w:t>מורשי</w:t>
      </w:r>
      <w:proofErr w:type="spellEnd"/>
      <w:r w:rsidRPr="00876F47">
        <w:rPr>
          <w:rFonts w:ascii="Times New Roman" w:eastAsia="Times New Roman" w:hAnsi="Times New Roman" w:cs="David"/>
          <w:sz w:val="24"/>
          <w:szCs w:val="24"/>
          <w:rtl/>
          <w:lang w:eastAsia="he-IL"/>
        </w:rPr>
        <w:t xml:space="preserve"> החתימה של המזמין.</w:t>
      </w:r>
    </w:p>
    <w:p w14:paraId="50986392" w14:textId="77777777" w:rsidR="00876F47" w:rsidRPr="00876F47" w:rsidRDefault="00876F47" w:rsidP="00876F47">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876F47">
        <w:rPr>
          <w:rFonts w:ascii="Times New Roman" w:eastAsia="Times New Roman" w:hAnsi="Times New Roman" w:cs="David" w:hint="cs"/>
          <w:sz w:val="24"/>
          <w:szCs w:val="24"/>
          <w:rtl/>
          <w:lang w:eastAsia="he-IL"/>
        </w:rPr>
        <w:t>רשום</w:t>
      </w:r>
      <w:r w:rsidRPr="00876F47">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תחשב היא כמתקבלת ביום משלוח או מסירתה כאמור.</w:t>
      </w:r>
    </w:p>
    <w:p w14:paraId="0130C60A" w14:textId="77777777" w:rsidR="00876F47" w:rsidRPr="00876F47" w:rsidRDefault="00876F47" w:rsidP="00876F47">
      <w:pPr>
        <w:widowControl w:val="0"/>
        <w:spacing w:before="0" w:beforeAutospacing="0" w:after="720" w:afterAutospacing="0" w:line="240" w:lineRule="auto"/>
        <w:jc w:val="both"/>
        <w:rPr>
          <w:rFonts w:ascii="Times New Roman" w:eastAsia="Times New Roman" w:hAnsi="Times New Roman" w:cs="David"/>
          <w:sz w:val="24"/>
          <w:szCs w:val="24"/>
          <w:rtl/>
          <w:lang w:eastAsia="he-IL"/>
        </w:rPr>
      </w:pPr>
    </w:p>
    <w:p w14:paraId="472A139F" w14:textId="77777777" w:rsidR="00876F47" w:rsidRPr="00876F47" w:rsidRDefault="00876F47" w:rsidP="00876F47">
      <w:pPr>
        <w:widowControl w:val="0"/>
        <w:spacing w:before="0" w:beforeAutospacing="0" w:after="720" w:afterAutospacing="0" w:line="240" w:lineRule="auto"/>
        <w:jc w:val="both"/>
        <w:rPr>
          <w:rFonts w:ascii="Times New Roman" w:eastAsia="Times New Roman" w:hAnsi="Times New Roman" w:cs="David"/>
          <w:sz w:val="24"/>
          <w:szCs w:val="24"/>
          <w:rtl/>
          <w:lang w:eastAsia="he-IL"/>
        </w:rPr>
      </w:pPr>
    </w:p>
    <w:p w14:paraId="343F9820"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6BBCF0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876F47">
        <w:rPr>
          <w:rFonts w:ascii="Times New Roman" w:eastAsia="Times New Roman" w:hAnsi="Times New Roman" w:cs="David"/>
          <w:bCs/>
          <w:sz w:val="24"/>
          <w:szCs w:val="24"/>
          <w:rtl/>
          <w:lang w:eastAsia="he-IL"/>
        </w:rPr>
        <w:t>ולראיה באו הצדדים על החתום:</w:t>
      </w:r>
    </w:p>
    <w:p w14:paraId="6E0128DC" w14:textId="77777777" w:rsidR="00876F47" w:rsidRPr="00876F47" w:rsidRDefault="00876F47" w:rsidP="00876F4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3D897569" w14:textId="77777777" w:rsidR="00876F47" w:rsidRPr="00876F47" w:rsidRDefault="00876F47" w:rsidP="00876F4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5D6A0FCA" w14:textId="77777777" w:rsidR="00876F47" w:rsidRPr="003B682C" w:rsidRDefault="00876F47" w:rsidP="00876F4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u w:val="single"/>
          <w:rtl/>
          <w:lang w:eastAsia="he-IL"/>
          <w:rPrChange w:id="28" w:author="Kook Sec" w:date="2021-01-21T13:17:00Z">
            <w:rPr>
              <w:rFonts w:ascii="Times New Roman" w:eastAsia="Times New Roman" w:hAnsi="Times New Roman" w:cs="David"/>
              <w:sz w:val="24"/>
              <w:szCs w:val="24"/>
              <w:rtl/>
              <w:lang w:eastAsia="he-IL"/>
            </w:rPr>
          </w:rPrChange>
        </w:rPr>
      </w:pPr>
    </w:p>
    <w:p w14:paraId="48EC9FA2" w14:textId="77777777" w:rsidR="00876F47" w:rsidRPr="00876F47" w:rsidRDefault="00876F47" w:rsidP="00D936EF">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r w:rsidRPr="003B682C">
        <w:rPr>
          <w:rFonts w:ascii="Times New Roman" w:eastAsia="Times New Roman" w:hAnsi="Times New Roman" w:cs="David"/>
          <w:sz w:val="24"/>
          <w:szCs w:val="24"/>
          <w:u w:val="single"/>
          <w:rtl/>
          <w:lang w:eastAsia="he-IL"/>
          <w:rPrChange w:id="29" w:author="Kook Sec" w:date="2021-01-21T13:17:00Z">
            <w:rPr>
              <w:rFonts w:ascii="Times New Roman" w:eastAsia="Times New Roman" w:hAnsi="Times New Roman" w:cs="David"/>
              <w:sz w:val="24"/>
              <w:szCs w:val="24"/>
              <w:rtl/>
              <w:lang w:eastAsia="he-IL"/>
            </w:rPr>
          </w:rPrChange>
        </w:rPr>
        <w:tab/>
      </w:r>
      <w:sdt>
        <w:sdtPr>
          <w:rPr>
            <w:rFonts w:ascii="Times New Roman" w:eastAsia="Times New Roman" w:hAnsi="Times New Roman" w:cs="David"/>
            <w:sz w:val="24"/>
            <w:szCs w:val="24"/>
            <w:u w:val="single"/>
            <w:rtl/>
            <w:lang w:eastAsia="he-IL"/>
            <w:rPrChange w:id="30" w:author="Kook Sec" w:date="2021-01-21T13:17:00Z">
              <w:rPr>
                <w:rFonts w:ascii="Times New Roman" w:eastAsia="Times New Roman" w:hAnsi="Times New Roman" w:cs="David"/>
                <w:sz w:val="24"/>
                <w:szCs w:val="24"/>
                <w:rtl/>
                <w:lang w:eastAsia="he-IL"/>
              </w:rPr>
            </w:rPrChange>
          </w:rPr>
          <w:alias w:val="שם ספק"/>
          <w:tag w:val="cntSupllierName"/>
          <w:id w:val="1665123469"/>
          <w:placeholder>
            <w:docPart w:val="BAE68B7BA8784BEAB244A64E643383F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31" w:author="Kook Sec" w:date="2021-01-21T13:22:00Z">
            <w:r w:rsidR="000A764E">
              <w:rPr>
                <w:rFonts w:ascii="Times New Roman" w:eastAsia="Times New Roman" w:hAnsi="Times New Roman" w:cs="David"/>
                <w:sz w:val="24"/>
                <w:szCs w:val="24"/>
                <w:u w:val="single"/>
                <w:rtl/>
                <w:lang w:eastAsia="he-IL"/>
              </w:rPr>
              <w:t xml:space="preserve">   אלי כחלון הנדסת בטיחות אש בע"מ</w:t>
            </w:r>
          </w:ins>
        </w:sdtContent>
      </w:sdt>
      <w:r w:rsidRPr="00876F47">
        <w:rPr>
          <w:rFonts w:ascii="Times New Roman" w:eastAsia="Times New Roman" w:hAnsi="Times New Roman" w:cs="David"/>
          <w:sz w:val="24"/>
          <w:szCs w:val="24"/>
          <w:rtl/>
          <w:lang w:eastAsia="he-IL"/>
        </w:rPr>
        <w:tab/>
      </w:r>
      <w:sdt>
        <w:sdtPr>
          <w:rPr>
            <w:rFonts w:eastAsia="Times New Roman"/>
            <w:u w:val="single"/>
            <w:rtl/>
            <w:rPrChange w:id="32" w:author="Kook Sec" w:date="2021-01-21T13:17:00Z">
              <w:rPr>
                <w:rFonts w:eastAsia="Times New Roman"/>
                <w:rtl/>
              </w:rPr>
            </w:rPrChange>
          </w:rPr>
          <w:alias w:val="שם צד א"/>
          <w:tag w:val="cmtTzadAName"/>
          <w:id w:val="-1514758192"/>
          <w:placeholder>
            <w:docPart w:val="7906919841494BCAA822F3075AE9322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ins w:id="33" w:author="Kook Sec" w:date="2021-01-21T13:17:00Z">
            <w:r w:rsidR="003B682C" w:rsidRPr="003B682C">
              <w:rPr>
                <w:rFonts w:eastAsia="Times New Roman"/>
                <w:u w:val="single"/>
                <w:rtl/>
                <w:rPrChange w:id="34" w:author="Kook Sec" w:date="2021-01-21T13:17:00Z">
                  <w:rPr>
                    <w:rFonts w:eastAsia="Times New Roman"/>
                    <w:rtl/>
                  </w:rPr>
                </w:rPrChange>
              </w:rPr>
              <w:t>א.מ. ישראל מגורים פיתוח בע"מ</w:t>
            </w:r>
          </w:ins>
        </w:sdtContent>
      </w:sdt>
    </w:p>
    <w:p w14:paraId="38B4EF3B" w14:textId="77777777" w:rsidR="00876F47" w:rsidRPr="00876F47" w:rsidRDefault="00876F47" w:rsidP="00876F47">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ab/>
        <w:t>היועץ</w:t>
      </w:r>
      <w:r w:rsidRPr="00876F47">
        <w:rPr>
          <w:rFonts w:ascii="Times New Roman" w:eastAsia="Times New Roman" w:hAnsi="Times New Roman" w:cs="David"/>
          <w:sz w:val="24"/>
          <w:szCs w:val="24"/>
          <w:lang w:eastAsia="he-IL"/>
        </w:rPr>
        <w:t xml:space="preserve"> </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lang w:eastAsia="he-IL"/>
        </w:rPr>
        <w:t xml:space="preserve"> </w:t>
      </w:r>
      <w:r w:rsidRPr="00876F47">
        <w:rPr>
          <w:rFonts w:ascii="Times New Roman" w:eastAsia="Times New Roman" w:hAnsi="Times New Roman" w:cs="David"/>
          <w:sz w:val="24"/>
          <w:szCs w:val="24"/>
          <w:rtl/>
          <w:lang w:eastAsia="he-IL"/>
        </w:rPr>
        <w:t>המזמין</w:t>
      </w:r>
      <w:r w:rsidRPr="00876F47">
        <w:rPr>
          <w:rFonts w:ascii="Times New Roman" w:eastAsia="Times New Roman" w:hAnsi="Times New Roman" w:cs="David"/>
          <w:sz w:val="24"/>
          <w:szCs w:val="24"/>
          <w:lang w:eastAsia="he-IL"/>
        </w:rPr>
        <w:t xml:space="preserve"> </w:t>
      </w:r>
    </w:p>
    <w:p w14:paraId="104A7B0F"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45FB303"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6633549"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w:t>
      </w:r>
      <w:r w:rsidR="005D664B">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ה</w:t>
      </w:r>
      <w:r w:rsidR="005D664B">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16FFF808"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4DAFB75" w14:textId="77777777" w:rsidR="005603EE"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0FEDAC52"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2BF88029"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7596B79" w14:textId="77777777" w:rsidR="005603EE" w:rsidRPr="00B27B4C" w:rsidRDefault="005603EE" w:rsidP="005603EE">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3C7D0535" w14:textId="77777777" w:rsidR="006323AD" w:rsidRPr="005603EE" w:rsidRDefault="005603EE" w:rsidP="005603EE">
      <w:pPr>
        <w:bidi w:val="0"/>
        <w:spacing w:before="0" w:beforeAutospacing="0" w:after="160" w:afterAutospacing="0" w:line="259" w:lineRule="auto"/>
        <w:rPr>
          <w:rFonts w:ascii="Times New Roman" w:eastAsia="Times New Roman" w:hAnsi="Times New Roman" w:cs="David"/>
          <w:b/>
          <w:bCs/>
          <w:sz w:val="24"/>
          <w:szCs w:val="24"/>
          <w:rtl/>
          <w:lang w:eastAsia="he-IL"/>
        </w:rPr>
      </w:pPr>
      <w:r>
        <w:rPr>
          <w:rFonts w:ascii="Times New Roman" w:eastAsia="Times New Roman" w:hAnsi="Times New Roman" w:cs="David"/>
          <w:b/>
          <w:bCs/>
          <w:sz w:val="24"/>
          <w:szCs w:val="24"/>
          <w:rtl/>
          <w:lang w:eastAsia="he-IL"/>
        </w:rPr>
        <w:br w:type="page"/>
      </w:r>
    </w:p>
    <w:p w14:paraId="233D8CA9" w14:textId="77777777" w:rsidR="00876F47" w:rsidRDefault="00876F47" w:rsidP="006323AD">
      <w:pPr>
        <w:widowControl w:val="0"/>
        <w:spacing w:before="60" w:beforeAutospacing="0" w:after="60" w:afterAutospacing="0" w:line="300" w:lineRule="atLeast"/>
        <w:jc w:val="center"/>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b/>
          <w:bCs/>
          <w:sz w:val="24"/>
          <w:szCs w:val="24"/>
          <w:u w:val="single"/>
          <w:rtl/>
          <w:lang w:eastAsia="he-IL"/>
        </w:rPr>
        <w:lastRenderedPageBreak/>
        <w:t>נספח "א"</w:t>
      </w:r>
    </w:p>
    <w:p w14:paraId="0B49F109"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lang w:eastAsia="he-IL"/>
        </w:rPr>
      </w:pPr>
    </w:p>
    <w:p w14:paraId="2EB09E3E"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b/>
          <w:bCs/>
          <w:sz w:val="24"/>
          <w:szCs w:val="24"/>
          <w:u w:val="single"/>
          <w:rtl/>
          <w:lang w:eastAsia="he-IL"/>
        </w:rPr>
        <w:t>נספח כללי</w:t>
      </w:r>
    </w:p>
    <w:p w14:paraId="48B37E4C"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9011848" w14:textId="77777777" w:rsidR="006323AD" w:rsidRPr="006323AD" w:rsidRDefault="006323AD" w:rsidP="006323AD">
      <w:pPr>
        <w:pStyle w:val="af6"/>
        <w:widowControl w:val="0"/>
        <w:numPr>
          <w:ilvl w:val="1"/>
          <w:numId w:val="40"/>
        </w:numPr>
        <w:spacing w:line="240" w:lineRule="auto"/>
        <w:rPr>
          <w:sz w:val="24"/>
          <w:szCs w:val="24"/>
          <w:rtl/>
          <w:lang w:eastAsia="he-IL"/>
        </w:rPr>
      </w:pPr>
      <w:r w:rsidRPr="006323AD">
        <w:rPr>
          <w:rFonts w:hint="cs"/>
          <w:sz w:val="24"/>
          <w:szCs w:val="24"/>
          <w:rtl/>
          <w:lang w:eastAsia="he-IL"/>
        </w:rPr>
        <w:t xml:space="preserve">הגדרות </w:t>
      </w:r>
      <w:r>
        <w:rPr>
          <w:sz w:val="24"/>
          <w:szCs w:val="24"/>
          <w:rtl/>
          <w:lang w:eastAsia="he-IL"/>
        </w:rPr>
        <w:t>–</w:t>
      </w:r>
      <w:r w:rsidRPr="006323AD">
        <w:rPr>
          <w:rFonts w:hint="cs"/>
          <w:sz w:val="24"/>
          <w:szCs w:val="24"/>
          <w:rtl/>
          <w:lang w:eastAsia="he-IL"/>
        </w:rPr>
        <w:t xml:space="preserve"> </w:t>
      </w:r>
    </w:p>
    <w:p w14:paraId="2A0D4080" w14:textId="77777777" w:rsidR="006323AD" w:rsidRDefault="006323AD" w:rsidP="006323AD">
      <w:pPr>
        <w:pStyle w:val="af6"/>
        <w:widowControl w:val="0"/>
        <w:spacing w:line="240" w:lineRule="auto"/>
        <w:ind w:left="716"/>
        <w:rPr>
          <w:sz w:val="24"/>
          <w:szCs w:val="24"/>
          <w:rtl/>
          <w:lang w:eastAsia="he-IL"/>
        </w:rPr>
      </w:pPr>
    </w:p>
    <w:p w14:paraId="597026C5" w14:textId="77777777" w:rsidR="00876F47" w:rsidRPr="006323AD" w:rsidRDefault="00876F47" w:rsidP="006323AD">
      <w:pPr>
        <w:pStyle w:val="af6"/>
        <w:widowControl w:val="0"/>
        <w:spacing w:line="240" w:lineRule="auto"/>
        <w:ind w:left="716"/>
        <w:rPr>
          <w:sz w:val="24"/>
          <w:szCs w:val="24"/>
          <w:rtl/>
          <w:lang w:eastAsia="he-IL"/>
        </w:rPr>
      </w:pPr>
      <w:r w:rsidRPr="006323AD">
        <w:rPr>
          <w:sz w:val="24"/>
          <w:szCs w:val="24"/>
          <w:rtl/>
          <w:lang w:eastAsia="he-IL"/>
        </w:rPr>
        <w:t>"</w:t>
      </w:r>
      <w:r w:rsidRPr="006323AD">
        <w:rPr>
          <w:b/>
          <w:bCs/>
          <w:sz w:val="24"/>
          <w:szCs w:val="24"/>
          <w:rtl/>
          <w:lang w:eastAsia="he-IL"/>
        </w:rPr>
        <w:t>הפרויקט</w:t>
      </w:r>
      <w:r w:rsidRPr="006323AD">
        <w:rPr>
          <w:sz w:val="24"/>
          <w:szCs w:val="24"/>
          <w:rtl/>
          <w:lang w:eastAsia="he-IL"/>
        </w:rPr>
        <w:t>"-</w:t>
      </w:r>
      <w:r w:rsidRPr="006323AD">
        <w:rPr>
          <w:sz w:val="24"/>
          <w:szCs w:val="24"/>
          <w:lang w:eastAsia="he-IL"/>
        </w:rPr>
        <w:t xml:space="preserve"> </w:t>
      </w:r>
      <w:r w:rsidRPr="006323AD">
        <w:rPr>
          <w:sz w:val="24"/>
          <w:szCs w:val="24"/>
          <w:rtl/>
          <w:lang w:eastAsia="he-IL"/>
        </w:rPr>
        <w:t>פרויקט לבניית יחידות דיור, שטחי מסחר ומשרדים, חניונים ועבודות פיתוח ב</w:t>
      </w:r>
      <w:sdt>
        <w:sdtPr>
          <w:rPr>
            <w:color w:val="008000"/>
            <w:rtl/>
            <w:lang w:eastAsia="he-IL"/>
          </w:rPr>
          <w:alias w:val="רשות מקומית"/>
          <w:tag w:val="cntLocalAuth"/>
          <w:id w:val="-1420556136"/>
          <w:placeholder>
            <w:docPart w:val="65634CC0725547DDA88D16C7AF9B021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35" w:author="Kook Sec" w:date="2021-01-21T13:17:00Z">
            <w:r w:rsidR="003B682C">
              <w:rPr>
                <w:rFonts w:hint="cs"/>
                <w:color w:val="008000"/>
                <w:rtl/>
                <w:lang w:eastAsia="he-IL"/>
              </w:rPr>
              <w:t>ירושלים</w:t>
            </w:r>
          </w:ins>
        </w:sdtContent>
      </w:sdt>
      <w:r w:rsidRPr="006323AD">
        <w:rPr>
          <w:sz w:val="24"/>
          <w:szCs w:val="24"/>
          <w:rtl/>
          <w:lang w:eastAsia="he-IL"/>
        </w:rPr>
        <w:t xml:space="preserve"> - </w:t>
      </w:r>
      <w:sdt>
        <w:sdtPr>
          <w:rPr>
            <w:color w:val="008000"/>
            <w:rtl/>
            <w:lang w:eastAsia="he-IL"/>
          </w:rPr>
          <w:alias w:val="שם אתר"/>
          <w:tag w:val="cntSite"/>
          <w:id w:val="-464200105"/>
          <w:placeholder>
            <w:docPart w:val="E6ACF097708C473ABF69E0ACC599E24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36" w:author="Kook Sec" w:date="2021-01-21T13:21:00Z">
            <w:r w:rsidR="000A764E">
              <w:rPr>
                <w:color w:val="008000"/>
                <w:rtl/>
                <w:lang w:eastAsia="he-IL"/>
              </w:rPr>
              <w:t>מורדות ארנונה</w:t>
            </w:r>
          </w:ins>
        </w:sdtContent>
      </w:sdt>
      <w:r w:rsidRPr="006323AD">
        <w:rPr>
          <w:color w:val="008000"/>
          <w:sz w:val="24"/>
          <w:szCs w:val="24"/>
          <w:rtl/>
          <w:lang w:eastAsia="he-IL"/>
        </w:rPr>
        <w:t xml:space="preserve">, </w:t>
      </w:r>
      <w:sdt>
        <w:sdtPr>
          <w:rPr>
            <w:color w:val="008000"/>
            <w:rtl/>
            <w:lang w:eastAsia="he-IL"/>
          </w:rPr>
          <w:alias w:val="שם הפרויקט"/>
          <w:tag w:val="cntProjectName"/>
          <w:id w:val="651494852"/>
          <w:placeholder>
            <w:docPart w:val="C7A405AC6AAD42858675B1EA40184AF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37" w:author="Kook Sec" w:date="2021-01-21T13:16:00Z">
            <w:r w:rsidR="003B682C">
              <w:rPr>
                <w:color w:val="008000"/>
                <w:rtl/>
                <w:lang w:eastAsia="he-IL"/>
              </w:rPr>
              <w:t>א.מ. ישראל מגורים פיתוח בע"מ</w:t>
            </w:r>
          </w:ins>
        </w:sdtContent>
      </w:sdt>
      <w:r w:rsidRPr="006323AD">
        <w:rPr>
          <w:sz w:val="24"/>
          <w:szCs w:val="24"/>
          <w:rtl/>
          <w:lang w:eastAsia="he-IL"/>
        </w:rPr>
        <w:t xml:space="preserve"> לרבות עבודות פיתוח על, אשר יתוכנן ו/או יבוצע עבור המזמין באתר בקטעים ובשלבים לפי שיקול דעתו.</w:t>
      </w:r>
    </w:p>
    <w:p w14:paraId="3E8C3D37" w14:textId="77777777" w:rsidR="00876F47" w:rsidRPr="00876F47" w:rsidRDefault="00876F47" w:rsidP="00876F47">
      <w:pPr>
        <w:spacing w:before="0" w:beforeAutospacing="0" w:after="0" w:afterAutospacing="0" w:line="240" w:lineRule="auto"/>
        <w:ind w:left="1440"/>
        <w:rPr>
          <w:rFonts w:ascii="Times New Roman" w:eastAsia="Times New Roman" w:hAnsi="Times New Roman" w:cs="David"/>
          <w:sz w:val="24"/>
          <w:szCs w:val="24"/>
          <w:rtl/>
          <w:lang w:eastAsia="he-IL"/>
        </w:rPr>
      </w:pPr>
    </w:p>
    <w:p w14:paraId="2515452B" w14:textId="77777777" w:rsidR="00876F47" w:rsidRPr="00876F47" w:rsidRDefault="00876F47" w:rsidP="006323AD">
      <w:pPr>
        <w:spacing w:before="0" w:beforeAutospacing="0" w:after="0" w:afterAutospacing="0" w:line="240" w:lineRule="auto"/>
        <w:ind w:left="26"/>
        <w:rPr>
          <w:rFonts w:ascii="Times New Roman" w:eastAsia="Times New Roman" w:hAnsi="Times New Roman" w:cs="David"/>
          <w:bCs/>
          <w:color w:val="FF0000"/>
          <w:sz w:val="24"/>
          <w:szCs w:val="24"/>
          <w:rtl/>
          <w:lang w:eastAsia="he-IL"/>
        </w:rPr>
      </w:pPr>
      <w:r w:rsidRPr="00876F47">
        <w:rPr>
          <w:rFonts w:ascii="Times New Roman" w:eastAsia="Times New Roman" w:hAnsi="Times New Roman" w:cs="David" w:hint="cs"/>
          <w:sz w:val="24"/>
          <w:szCs w:val="24"/>
          <w:rtl/>
          <w:lang w:eastAsia="he-IL"/>
        </w:rPr>
        <w:tab/>
      </w:r>
      <w:r w:rsidRPr="00876F47">
        <w:rPr>
          <w:rFonts w:ascii="Times New Roman" w:eastAsia="Times New Roman" w:hAnsi="Times New Roman" w:cs="David"/>
          <w:sz w:val="24"/>
          <w:szCs w:val="24"/>
          <w:rtl/>
          <w:lang w:eastAsia="he-IL"/>
        </w:rPr>
        <w:t>המנהל הוא:</w:t>
      </w:r>
      <w:sdt>
        <w:sdtPr>
          <w:rPr>
            <w:rFonts w:ascii="Times New Roman" w:eastAsia="Times New Roman" w:hAnsi="Times New Roman" w:cs="David"/>
            <w:sz w:val="24"/>
            <w:szCs w:val="24"/>
            <w:rtl/>
            <w:lang w:eastAsia="he-IL"/>
          </w:rPr>
          <w:alias w:val="שדה נוסף 3"/>
          <w:tag w:val="cntCustomField3"/>
          <w:id w:val="-450860778"/>
          <w:placeholder>
            <w:docPart w:val="4DD1A6B472044705A3DC95B3049BC3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Content>
          <w:ins w:id="38" w:author="Kook Sec" w:date="2021-01-21T13:17:00Z">
            <w:r w:rsidR="003B682C">
              <w:rPr>
                <w:rFonts w:ascii="Times New Roman" w:eastAsia="Times New Roman" w:hAnsi="Times New Roman" w:cs="David" w:hint="cs"/>
                <w:sz w:val="24"/>
                <w:szCs w:val="24"/>
                <w:rtl/>
                <w:lang w:eastAsia="he-IL"/>
              </w:rPr>
              <w:t xml:space="preserve"> </w:t>
            </w:r>
            <w:r w:rsidR="003B682C">
              <w:rPr>
                <w:rFonts w:ascii="Times New Roman" w:eastAsia="Times New Roman" w:hAnsi="Times New Roman" w:cs="David" w:hint="cs"/>
                <w:sz w:val="24"/>
                <w:szCs w:val="24"/>
                <w:rtl/>
                <w:lang w:eastAsia="he-IL"/>
              </w:rPr>
              <w:t xml:space="preserve">אבי </w:t>
            </w:r>
            <w:proofErr w:type="spellStart"/>
            <w:r w:rsidR="003B682C">
              <w:rPr>
                <w:rFonts w:ascii="Times New Roman" w:eastAsia="Times New Roman" w:hAnsi="Times New Roman" w:cs="David" w:hint="cs"/>
                <w:sz w:val="24"/>
                <w:szCs w:val="24"/>
                <w:rtl/>
                <w:lang w:eastAsia="he-IL"/>
              </w:rPr>
              <w:t>ברטי</w:t>
            </w:r>
            <w:proofErr w:type="spellEnd"/>
            <w:r w:rsidR="003B682C">
              <w:rPr>
                <w:rFonts w:ascii="Times New Roman" w:eastAsia="Times New Roman" w:hAnsi="Times New Roman" w:cs="David" w:hint="cs"/>
                <w:sz w:val="24"/>
                <w:szCs w:val="24"/>
                <w:rtl/>
                <w:lang w:eastAsia="he-IL"/>
              </w:rPr>
              <w:t xml:space="preserve"> לוי</w:t>
            </w:r>
          </w:ins>
        </w:sdtContent>
      </w:sdt>
    </w:p>
    <w:p w14:paraId="3C0B4276"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701796B" w14:textId="77777777" w:rsidR="00876F47" w:rsidRPr="00876F47" w:rsidRDefault="00876F47" w:rsidP="00876F4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התכנית</w:t>
      </w:r>
      <w:r w:rsidRPr="00876F47">
        <w:rPr>
          <w:rFonts w:ascii="Times New Roman" w:eastAsia="Times New Roman" w:hAnsi="Times New Roman" w:cs="David"/>
          <w:sz w:val="24"/>
          <w:szCs w:val="24"/>
          <w:rtl/>
          <w:lang w:eastAsia="he-IL"/>
        </w:rPr>
        <w:t xml:space="preserve">" או </w:t>
      </w:r>
      <w:r w:rsidRPr="00876F47">
        <w:rPr>
          <w:rFonts w:ascii="Times New Roman" w:eastAsia="Times New Roman" w:hAnsi="Times New Roman" w:cs="David"/>
          <w:b/>
          <w:bCs/>
          <w:sz w:val="24"/>
          <w:szCs w:val="24"/>
          <w:rtl/>
          <w:lang w:eastAsia="he-IL"/>
        </w:rPr>
        <w:t xml:space="preserve">"המקרקעין" </w:t>
      </w:r>
      <w:r w:rsidRPr="00876F47">
        <w:rPr>
          <w:rFonts w:ascii="Times New Roman" w:eastAsia="Times New Roman" w:hAnsi="Times New Roman" w:cs="David"/>
          <w:sz w:val="24"/>
          <w:szCs w:val="24"/>
          <w:lang w:eastAsia="he-IL"/>
        </w:rPr>
        <w:t>–</w:t>
      </w:r>
      <w:r w:rsidRPr="00876F47">
        <w:rPr>
          <w:rFonts w:ascii="Times New Roman" w:eastAsia="Times New Roman" w:hAnsi="Times New Roman" w:cs="David"/>
          <w:sz w:val="24"/>
          <w:szCs w:val="24"/>
          <w:rtl/>
          <w:lang w:eastAsia="he-IL"/>
        </w:rPr>
        <w:t xml:space="preserve"> תכנית בנין עיר מס' </w:t>
      </w:r>
      <w:sdt>
        <w:sdtPr>
          <w:rPr>
            <w:rFonts w:ascii="Times New Roman" w:eastAsia="Times New Roman" w:hAnsi="Times New Roman" w:cs="David"/>
            <w:color w:val="008000"/>
            <w:sz w:val="24"/>
            <w:szCs w:val="24"/>
            <w:rtl/>
            <w:lang w:eastAsia="he-IL"/>
          </w:rPr>
          <w:alias w:val="שדה נוסף 2"/>
          <w:tag w:val="cntCustomField2"/>
          <w:id w:val="285857542"/>
          <w:placeholder>
            <w:docPart w:val="9E8446C5CC194968AA99D4966A51F23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000A6F65" w:rsidRPr="006323AD">
            <w:rPr>
              <w:rStyle w:val="AutoFieldsChar"/>
              <w:color w:val="00B0F0"/>
              <w:rtl/>
            </w:rPr>
            <w:t>[שדה נוסף 2]</w:t>
          </w:r>
        </w:sdtContent>
      </w:sdt>
      <w:r w:rsidRPr="00876F47">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 </w:t>
      </w:r>
      <w:sdt>
        <w:sdtPr>
          <w:rPr>
            <w:rFonts w:ascii="Times New Roman" w:eastAsia="Times New Roman" w:hAnsi="Times New Roman" w:cs="David"/>
            <w:color w:val="008000"/>
            <w:sz w:val="24"/>
            <w:szCs w:val="24"/>
            <w:rtl/>
            <w:lang w:eastAsia="he-IL"/>
          </w:rPr>
          <w:alias w:val="שדה נוסף 1"/>
          <w:tag w:val="cntCustomField1"/>
          <w:id w:val="1846752998"/>
          <w:placeholder>
            <w:docPart w:val="15B50867FC494010A7329E97188F4AD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000A6F65" w:rsidRPr="006323AD">
            <w:rPr>
              <w:rStyle w:val="AutoFieldsChar"/>
              <w:color w:val="00B0F0"/>
              <w:rtl/>
            </w:rPr>
            <w:t>[שדה נוסף 1]</w:t>
          </w:r>
        </w:sdtContent>
      </w:sdt>
      <w:r w:rsidRPr="00876F47">
        <w:rPr>
          <w:rFonts w:ascii="Times New Roman" w:eastAsia="Times New Roman" w:hAnsi="Times New Roman" w:cs="David"/>
          <w:sz w:val="24"/>
          <w:szCs w:val="24"/>
          <w:rtl/>
          <w:lang w:eastAsia="he-IL"/>
        </w:rPr>
        <w:t xml:space="preserve"> .</w:t>
      </w:r>
    </w:p>
    <w:p w14:paraId="2E9BBB77" w14:textId="77777777" w:rsidR="00876F47" w:rsidRPr="00876F47" w:rsidRDefault="00876F47" w:rsidP="00876F4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המזמין שומר לעצמו הזכות לערוך שינויים </w:t>
      </w:r>
      <w:proofErr w:type="spellStart"/>
      <w:r w:rsidRPr="00876F47">
        <w:rPr>
          <w:rFonts w:ascii="Times New Roman" w:eastAsia="Times New Roman" w:hAnsi="Times New Roman" w:cs="David"/>
          <w:sz w:val="24"/>
          <w:szCs w:val="24"/>
          <w:rtl/>
          <w:lang w:eastAsia="he-IL"/>
        </w:rPr>
        <w:t>בתב"ע</w:t>
      </w:r>
      <w:proofErr w:type="spellEnd"/>
      <w:r w:rsidRPr="00876F47">
        <w:rPr>
          <w:rFonts w:ascii="Times New Roman" w:eastAsia="Times New Roman" w:hAnsi="Times New Roman" w:cs="David"/>
          <w:sz w:val="24"/>
          <w:szCs w:val="24"/>
          <w:rtl/>
          <w:lang w:eastAsia="he-IL"/>
        </w:rPr>
        <w:t xml:space="preserve"> ממתכונתה היום והשירותים המוזמנים מן היועץ הינם בהתאם לתוכנית התקפה בעת הזמנת כל שלב. היועץ מתחייב להתעדכן </w:t>
      </w:r>
      <w:proofErr w:type="spellStart"/>
      <w:r w:rsidRPr="00876F47">
        <w:rPr>
          <w:rFonts w:ascii="Times New Roman" w:eastAsia="Times New Roman" w:hAnsi="Times New Roman" w:cs="David"/>
          <w:sz w:val="24"/>
          <w:szCs w:val="24"/>
          <w:rtl/>
          <w:lang w:eastAsia="he-IL"/>
        </w:rPr>
        <w:t>בתב"ע</w:t>
      </w:r>
      <w:proofErr w:type="spellEnd"/>
      <w:r w:rsidRPr="00876F47">
        <w:rPr>
          <w:rFonts w:ascii="Times New Roman" w:eastAsia="Times New Roman" w:hAnsi="Times New Roman" w:cs="David"/>
          <w:sz w:val="24"/>
          <w:szCs w:val="24"/>
          <w:rtl/>
          <w:lang w:eastAsia="he-IL"/>
        </w:rPr>
        <w:t xml:space="preserve"> ובתוכניות הבינוי על תיקוניהם ולספק את השירותים כנדרש לשם בניית הפרויקט עפ"י </w:t>
      </w:r>
      <w:proofErr w:type="spellStart"/>
      <w:r w:rsidRPr="00876F47">
        <w:rPr>
          <w:rFonts w:ascii="Times New Roman" w:eastAsia="Times New Roman" w:hAnsi="Times New Roman" w:cs="David"/>
          <w:sz w:val="24"/>
          <w:szCs w:val="24"/>
          <w:rtl/>
          <w:lang w:eastAsia="he-IL"/>
        </w:rPr>
        <w:t>התב"ע</w:t>
      </w:r>
      <w:proofErr w:type="spellEnd"/>
      <w:r w:rsidRPr="00876F47">
        <w:rPr>
          <w:rFonts w:ascii="Times New Roman" w:eastAsia="Times New Roman" w:hAnsi="Times New Roman" w:cs="David"/>
          <w:sz w:val="24"/>
          <w:szCs w:val="24"/>
          <w:rtl/>
          <w:lang w:eastAsia="he-IL"/>
        </w:rPr>
        <w:t xml:space="preserve"> ותכניות הבינוי במתכונת שתאושר ובהתאם להוראות המזמין.</w:t>
      </w:r>
    </w:p>
    <w:p w14:paraId="2773838C" w14:textId="77777777" w:rsidR="00876F47" w:rsidRPr="00876F47" w:rsidRDefault="00876F47" w:rsidP="00876F4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158A57FF" w14:textId="77777777" w:rsidR="00876F47" w:rsidRDefault="00876F47" w:rsidP="00876F47">
      <w:pPr>
        <w:widowControl w:val="0"/>
        <w:spacing w:before="0" w:beforeAutospacing="0" w:after="0" w:afterAutospacing="0" w:line="240" w:lineRule="auto"/>
        <w:ind w:left="720"/>
        <w:rPr>
          <w:rFonts w:ascii="Times New Roman" w:eastAsia="Times New Roman" w:hAnsi="Times New Roman" w:cs="David"/>
          <w:color w:val="008000"/>
          <w:sz w:val="24"/>
          <w:szCs w:val="24"/>
          <w:rtl/>
          <w:lang w:eastAsia="he-IL"/>
        </w:rPr>
      </w:pPr>
      <w:r w:rsidRPr="00876F47">
        <w:rPr>
          <w:rFonts w:ascii="Times New Roman" w:eastAsia="Times New Roman" w:hAnsi="Times New Roman" w:cs="David"/>
          <w:sz w:val="24"/>
          <w:szCs w:val="24"/>
          <w:rtl/>
          <w:lang w:eastAsia="he-IL"/>
        </w:rPr>
        <w:t xml:space="preserve">"הרשות המקומית" - </w:t>
      </w:r>
      <w:sdt>
        <w:sdtPr>
          <w:rPr>
            <w:rFonts w:ascii="Times New Roman" w:eastAsia="Times New Roman" w:hAnsi="Times New Roman" w:cs="David"/>
            <w:color w:val="008000"/>
            <w:sz w:val="24"/>
            <w:szCs w:val="24"/>
            <w:rtl/>
            <w:lang w:eastAsia="he-IL"/>
          </w:rPr>
          <w:alias w:val="רשות מקומית"/>
          <w:tag w:val="cntLocalAuth"/>
          <w:id w:val="-893195982"/>
          <w:placeholder>
            <w:docPart w:val="C3E9EB28003C473F9359DECFDE6655A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39" w:author="Kook Sec" w:date="2021-01-21T13:17:00Z">
            <w:r w:rsidR="003B682C">
              <w:rPr>
                <w:rFonts w:ascii="Times New Roman" w:eastAsia="Times New Roman" w:hAnsi="Times New Roman" w:cs="David"/>
                <w:color w:val="008000"/>
                <w:sz w:val="24"/>
                <w:szCs w:val="24"/>
                <w:rtl/>
                <w:lang w:eastAsia="he-IL"/>
              </w:rPr>
              <w:t>ירושלים</w:t>
            </w:r>
          </w:ins>
        </w:sdtContent>
      </w:sdt>
      <w:r w:rsidRPr="00876F47">
        <w:rPr>
          <w:rFonts w:ascii="Times New Roman" w:eastAsia="Times New Roman" w:hAnsi="Times New Roman" w:cs="David"/>
          <w:color w:val="008000"/>
          <w:sz w:val="24"/>
          <w:szCs w:val="24"/>
          <w:rtl/>
          <w:lang w:eastAsia="he-IL"/>
        </w:rPr>
        <w:t>.</w:t>
      </w:r>
    </w:p>
    <w:p w14:paraId="775E85B5" w14:textId="77777777" w:rsidR="006323AD" w:rsidRDefault="006323AD" w:rsidP="00876F47">
      <w:pPr>
        <w:widowControl w:val="0"/>
        <w:spacing w:before="0" w:beforeAutospacing="0" w:after="0" w:afterAutospacing="0" w:line="240" w:lineRule="auto"/>
        <w:ind w:left="720"/>
        <w:rPr>
          <w:rFonts w:ascii="Times New Roman" w:eastAsia="Times New Roman" w:hAnsi="Times New Roman" w:cs="David"/>
          <w:color w:val="008000"/>
          <w:sz w:val="24"/>
          <w:szCs w:val="24"/>
          <w:rtl/>
          <w:lang w:eastAsia="he-IL"/>
        </w:rPr>
      </w:pPr>
    </w:p>
    <w:p w14:paraId="003C7A2D" w14:textId="77777777" w:rsidR="006323AD" w:rsidRDefault="006323AD" w:rsidP="006323AD">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2B27C8EC" w14:textId="77777777" w:rsidR="006323AD" w:rsidRPr="005603EE" w:rsidRDefault="006323AD" w:rsidP="006323AD">
      <w:pPr>
        <w:spacing w:before="0" w:beforeAutospacing="0" w:after="0" w:afterAutospacing="0" w:line="240" w:lineRule="auto"/>
        <w:ind w:left="720"/>
        <w:rPr>
          <w:rFonts w:ascii="Times New Roman" w:eastAsia="Times New Roman" w:hAnsi="Times New Roman" w:cs="David"/>
          <w:sz w:val="24"/>
          <w:szCs w:val="24"/>
          <w:rtl/>
          <w:lang w:eastAsia="he-IL"/>
        </w:rPr>
      </w:pPr>
    </w:p>
    <w:p w14:paraId="3053BE88" w14:textId="77777777" w:rsidR="006323AD" w:rsidRPr="005603EE" w:rsidRDefault="006323AD" w:rsidP="006323AD">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r w:rsidRPr="005603EE">
        <w:rPr>
          <w:rFonts w:ascii="Times New Roman" w:eastAsia="Times New Roman" w:hAnsi="Times New Roman" w:cs="David" w:hint="cs"/>
          <w:sz w:val="24"/>
          <w:szCs w:val="24"/>
          <w:rtl/>
          <w:lang w:eastAsia="he-IL"/>
        </w:rPr>
        <w:t xml:space="preserve">2.8         המנהל הוא: </w:t>
      </w:r>
      <w:sdt>
        <w:sdtPr>
          <w:rPr>
            <w:rFonts w:ascii="Times New Roman" w:eastAsia="Times New Roman" w:hAnsi="Times New Roman" w:cs="David" w:hint="cs"/>
            <w:color w:val="00B0F0"/>
            <w:sz w:val="24"/>
            <w:szCs w:val="24"/>
            <w:rtl/>
            <w:lang w:eastAsia="he-IL"/>
          </w:rPr>
          <w:alias w:val="שדה נוסף 3"/>
          <w:tag w:val="cntCustomField3"/>
          <w:id w:val="405040135"/>
          <w:placeholder>
            <w:docPart w:val="40839D0DE10547ACA530754CDFBBCFE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40" w:author="Kook Sec" w:date="2021-01-21T13:18:00Z">
            <w:r w:rsidR="003B682C">
              <w:rPr>
                <w:rFonts w:ascii="Times New Roman" w:eastAsia="Times New Roman" w:hAnsi="Times New Roman" w:cs="David" w:hint="cs"/>
                <w:color w:val="00B0F0"/>
                <w:sz w:val="24"/>
                <w:szCs w:val="24"/>
                <w:rtl/>
                <w:lang w:eastAsia="he-IL"/>
              </w:rPr>
              <w:t xml:space="preserve"> אבי </w:t>
            </w:r>
            <w:proofErr w:type="spellStart"/>
            <w:r w:rsidR="003B682C">
              <w:rPr>
                <w:rFonts w:ascii="Times New Roman" w:eastAsia="Times New Roman" w:hAnsi="Times New Roman" w:cs="David" w:hint="cs"/>
                <w:color w:val="00B0F0"/>
                <w:sz w:val="24"/>
                <w:szCs w:val="24"/>
                <w:rtl/>
                <w:lang w:eastAsia="he-IL"/>
              </w:rPr>
              <w:t>ברטי</w:t>
            </w:r>
            <w:proofErr w:type="spellEnd"/>
            <w:r w:rsidR="003B682C">
              <w:rPr>
                <w:rFonts w:ascii="Times New Roman" w:eastAsia="Times New Roman" w:hAnsi="Times New Roman" w:cs="David" w:hint="cs"/>
                <w:color w:val="00B0F0"/>
                <w:sz w:val="24"/>
                <w:szCs w:val="24"/>
                <w:rtl/>
                <w:lang w:eastAsia="he-IL"/>
              </w:rPr>
              <w:t xml:space="preserve"> לוי</w:t>
            </w:r>
          </w:ins>
        </w:sdtContent>
      </w:sdt>
    </w:p>
    <w:p w14:paraId="17C1437F" w14:textId="77777777" w:rsidR="006323AD" w:rsidRPr="00876F47" w:rsidRDefault="006323AD" w:rsidP="006323AD">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
    </w:p>
    <w:p w14:paraId="6C471BAD" w14:textId="77777777" w:rsidR="005603EE" w:rsidRPr="00DE0948" w:rsidRDefault="005603EE" w:rsidP="005603EE">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w:t>
      </w:r>
      <w:proofErr w:type="spellStart"/>
      <w:r w:rsidRPr="00DE0948">
        <w:rPr>
          <w:rFonts w:ascii="Times New Roman" w:eastAsia="Times New Roman" w:hAnsi="Times New Roman" w:cs="David" w:hint="cs"/>
          <w:sz w:val="24"/>
          <w:szCs w:val="24"/>
          <w:rtl/>
          <w:lang w:eastAsia="he-IL"/>
        </w:rPr>
        <w:t>מימד</w:t>
      </w:r>
      <w:proofErr w:type="spellEnd"/>
      <w:r w:rsidRPr="00DE0948">
        <w:rPr>
          <w:rFonts w:ascii="Times New Roman" w:eastAsia="Times New Roman" w:hAnsi="Times New Roman" w:cs="David" w:hint="cs"/>
          <w:sz w:val="24"/>
          <w:szCs w:val="24"/>
          <w:rtl/>
          <w:lang w:eastAsia="he-IL"/>
        </w:rPr>
        <w:t xml:space="preserve">,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7EFDB30E" w14:textId="77777777" w:rsidR="00876F47" w:rsidRDefault="00876F47" w:rsidP="00876F47">
      <w:pPr>
        <w:widowControl w:val="0"/>
        <w:spacing w:before="0" w:beforeAutospacing="0" w:after="0" w:afterAutospacing="0" w:line="240" w:lineRule="auto"/>
        <w:ind w:left="720"/>
        <w:rPr>
          <w:rFonts w:ascii="Times New Roman" w:eastAsia="Times New Roman" w:hAnsi="Times New Roman" w:cs="David"/>
          <w:color w:val="FF0000"/>
          <w:sz w:val="24"/>
          <w:szCs w:val="24"/>
          <w:rtl/>
          <w:lang w:eastAsia="he-IL"/>
        </w:rPr>
      </w:pPr>
    </w:p>
    <w:p w14:paraId="65CB1FFD"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הם:</w:t>
      </w:r>
    </w:p>
    <w:p w14:paraId="3C970926"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946C149" w14:textId="77777777" w:rsidR="005603EE" w:rsidRPr="00B27B4C" w:rsidRDefault="005603EE" w:rsidP="005603E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3E7E4D3A8ECB4A27B04F881F16A53A7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ins w:id="41" w:author="Kook Sec" w:date="2021-01-21T13:18:00Z">
            <w:r w:rsidR="003B682C">
              <w:rPr>
                <w:rFonts w:ascii="Times New Roman" w:eastAsia="Times New Roman" w:hAnsi="Times New Roman" w:cs="David" w:hint="cs"/>
                <w:color w:val="008000"/>
                <w:sz w:val="24"/>
                <w:szCs w:val="24"/>
                <w:rtl/>
                <w:lang w:eastAsia="he-IL"/>
              </w:rPr>
              <w:t>רמי לוי</w:t>
            </w:r>
          </w:ins>
        </w:sdtContent>
      </w:sdt>
    </w:p>
    <w:p w14:paraId="7A71D61F" w14:textId="77777777" w:rsidR="005603EE" w:rsidRPr="00B27B4C" w:rsidRDefault="005603EE" w:rsidP="005603EE">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מספר העובדים המקצועיים במשרד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לצורך מתן שירותי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89C766EC517A4B37A7954110D745A52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E95AE9">
            <w:rPr>
              <w:rStyle w:val="a7"/>
              <w:color w:val="00B0F0"/>
              <w:rtl/>
            </w:rPr>
            <w:t>[שדה נוסף 5]</w:t>
          </w:r>
        </w:sdtContent>
      </w:sdt>
    </w:p>
    <w:p w14:paraId="7C3063D6" w14:textId="77777777" w:rsidR="005603EE" w:rsidRDefault="005603EE" w:rsidP="00876F47">
      <w:pPr>
        <w:widowControl w:val="0"/>
        <w:spacing w:before="0" w:beforeAutospacing="0" w:after="0" w:afterAutospacing="0" w:line="240" w:lineRule="auto"/>
        <w:ind w:left="720"/>
        <w:rPr>
          <w:rFonts w:ascii="Times New Roman" w:eastAsia="Times New Roman" w:hAnsi="Times New Roman" w:cs="David"/>
          <w:color w:val="FF0000"/>
          <w:sz w:val="24"/>
          <w:szCs w:val="24"/>
          <w:rtl/>
          <w:lang w:eastAsia="he-IL"/>
        </w:rPr>
      </w:pPr>
    </w:p>
    <w:p w14:paraId="6772FD41" w14:textId="77777777" w:rsidR="005603EE" w:rsidRPr="00876F47" w:rsidRDefault="005603EE" w:rsidP="00876F47">
      <w:pPr>
        <w:widowControl w:val="0"/>
        <w:spacing w:before="0" w:beforeAutospacing="0" w:after="0" w:afterAutospacing="0" w:line="240" w:lineRule="auto"/>
        <w:ind w:left="720"/>
        <w:rPr>
          <w:rFonts w:ascii="Times New Roman" w:eastAsia="Times New Roman" w:hAnsi="Times New Roman" w:cs="David"/>
          <w:color w:val="FF0000"/>
          <w:sz w:val="24"/>
          <w:szCs w:val="24"/>
          <w:rtl/>
          <w:lang w:eastAsia="he-IL"/>
        </w:rPr>
      </w:pPr>
    </w:p>
    <w:p w14:paraId="416A91D6" w14:textId="77777777" w:rsidR="00876F47" w:rsidRDefault="006323AD" w:rsidP="000A6F65">
      <w:pPr>
        <w:widowControl w:val="0"/>
        <w:spacing w:before="0" w:beforeAutospacing="0" w:after="0" w:afterAutospacing="0" w:line="240" w:lineRule="auto"/>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00876F47" w:rsidRPr="00876F47">
        <w:rPr>
          <w:rFonts w:ascii="Times New Roman" w:eastAsia="Times New Roman" w:hAnsi="Times New Roman" w:cs="David"/>
          <w:sz w:val="24"/>
          <w:szCs w:val="24"/>
          <w:rtl/>
          <w:lang w:eastAsia="he-IL"/>
        </w:rPr>
        <w:tab/>
        <w:t xml:space="preserve">המנהל הראשי במשרד היועץ הוא אדריכל/מהנדס: </w:t>
      </w:r>
      <w:sdt>
        <w:sdtPr>
          <w:rPr>
            <w:rFonts w:ascii="Times New Roman" w:eastAsia="Times New Roman" w:hAnsi="Times New Roman" w:cs="David"/>
            <w:color w:val="FF0000"/>
            <w:sz w:val="24"/>
            <w:szCs w:val="24"/>
            <w:rtl/>
            <w:lang w:eastAsia="he-IL"/>
          </w:rPr>
          <w:alias w:val="שדה נוסף 6"/>
          <w:tag w:val="cntCustomField6"/>
          <w:id w:val="333658721"/>
          <w:placeholder>
            <w:docPart w:val="B5B0E43A71E847EA8A160F634A5C11E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000A6F65" w:rsidRPr="006323AD">
            <w:rPr>
              <w:rStyle w:val="AutoFieldsChar"/>
              <w:color w:val="00B0F0"/>
              <w:rtl/>
            </w:rPr>
            <w:t>[שדה נוסף 6]</w:t>
          </w:r>
        </w:sdtContent>
      </w:sdt>
    </w:p>
    <w:p w14:paraId="306995CF" w14:textId="77777777" w:rsidR="006323AD" w:rsidRDefault="006323AD" w:rsidP="000A6F65">
      <w:pPr>
        <w:widowControl w:val="0"/>
        <w:spacing w:before="0" w:beforeAutospacing="0" w:after="0" w:afterAutospacing="0" w:line="240" w:lineRule="auto"/>
        <w:rPr>
          <w:rFonts w:ascii="Times New Roman" w:eastAsia="Times New Roman" w:hAnsi="Times New Roman" w:cs="David"/>
          <w:color w:val="FF0000"/>
          <w:sz w:val="24"/>
          <w:szCs w:val="24"/>
          <w:rtl/>
          <w:lang w:eastAsia="he-IL"/>
        </w:rPr>
      </w:pPr>
    </w:p>
    <w:p w14:paraId="5DA50296" w14:textId="77777777" w:rsidR="006323AD" w:rsidRPr="00B27B4C" w:rsidRDefault="006323AD" w:rsidP="006323A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5.2         </w:t>
      </w:r>
      <w:r w:rsidRPr="00B27B4C">
        <w:rPr>
          <w:rFonts w:ascii="Times New Roman" w:eastAsia="Times New Roman" w:hAnsi="Times New Roman" w:cs="David" w:hint="cs"/>
          <w:sz w:val="24"/>
          <w:szCs w:val="24"/>
          <w:rtl/>
          <w:lang w:eastAsia="he-IL"/>
        </w:rPr>
        <w:t>הנושאים הם:</w:t>
      </w:r>
    </w:p>
    <w:p w14:paraId="1E610CE9" w14:textId="77777777" w:rsidR="006323AD" w:rsidRPr="00B27B4C" w:rsidRDefault="006323AD" w:rsidP="006323A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C390703"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02CEB2B2"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4EA9F768"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69853915"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36EBC57A"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0E03B3E9" w14:textId="77777777" w:rsidR="006323AD" w:rsidRPr="00876F47" w:rsidRDefault="006323AD" w:rsidP="000A6F65">
      <w:pPr>
        <w:widowControl w:val="0"/>
        <w:spacing w:before="0" w:beforeAutospacing="0" w:after="0" w:afterAutospacing="0" w:line="240" w:lineRule="auto"/>
        <w:rPr>
          <w:rFonts w:ascii="Times New Roman" w:eastAsia="Times New Roman" w:hAnsi="Times New Roman" w:cs="David"/>
          <w:color w:val="FF0000"/>
          <w:sz w:val="24"/>
          <w:szCs w:val="24"/>
          <w:rtl/>
          <w:lang w:eastAsia="he-IL"/>
        </w:rPr>
      </w:pPr>
    </w:p>
    <w:p w14:paraId="3F19BC46"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9589FF8" w14:textId="77777777" w:rsidR="00876F47" w:rsidRPr="00876F47" w:rsidDel="003B682C" w:rsidRDefault="006323AD" w:rsidP="00876F47">
      <w:pPr>
        <w:widowControl w:val="0"/>
        <w:spacing w:before="0" w:beforeAutospacing="0" w:after="0" w:afterAutospacing="0" w:line="240" w:lineRule="auto"/>
        <w:rPr>
          <w:del w:id="42" w:author="Kook Sec" w:date="2021-01-21T13:18:00Z"/>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17.7</w:t>
      </w:r>
      <w:r w:rsidR="00876F47" w:rsidRPr="00876F47">
        <w:rPr>
          <w:rFonts w:ascii="Times New Roman" w:eastAsia="Times New Roman" w:hAnsi="Times New Roman" w:cs="David"/>
          <w:sz w:val="20"/>
          <w:szCs w:val="24"/>
          <w:rtl/>
          <w:lang w:eastAsia="he-IL"/>
        </w:rPr>
        <w:t xml:space="preserve"> </w:t>
      </w:r>
      <w:r w:rsidR="00876F47" w:rsidRPr="00876F47">
        <w:rPr>
          <w:rFonts w:ascii="Times New Roman" w:eastAsia="Times New Roman" w:hAnsi="Times New Roman" w:cs="David"/>
          <w:sz w:val="20"/>
          <w:szCs w:val="24"/>
          <w:rtl/>
          <w:lang w:eastAsia="he-IL"/>
        </w:rPr>
        <w:tab/>
        <w:t xml:space="preserve">שיעור חלקו היחסי של כל אחד מיחידי המזמין הינו כדלקמן: </w:t>
      </w:r>
    </w:p>
    <w:sdt>
      <w:sdtPr>
        <w:rPr>
          <w:rFonts w:ascii="Times New Roman" w:eastAsia="Times New Roman" w:hAnsi="Times New Roman" w:cs="David"/>
          <w:color w:val="008000"/>
          <w:sz w:val="24"/>
          <w:szCs w:val="24"/>
          <w:rtl/>
          <w:lang w:eastAsia="he-IL"/>
        </w:rPr>
        <w:alias w:val="אחוז השתתפות צד א"/>
        <w:tag w:val="cmtTzadAPercent"/>
        <w:id w:val="228819447"/>
        <w:placeholder>
          <w:docPart w:val="09E5AF6F367B4F0CB193607106BCF88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Content>
        <w:p w14:paraId="37FDE56E" w14:textId="77777777" w:rsidR="00876F47" w:rsidRPr="00876F47" w:rsidRDefault="003B682C" w:rsidP="003B682C">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Change w:id="43" w:author="Kook Sec" w:date="2021-01-21T13:18:00Z">
              <w:pPr>
                <w:widowControl w:val="0"/>
                <w:spacing w:before="0" w:beforeAutospacing="0" w:after="0" w:afterAutospacing="0" w:line="240" w:lineRule="auto"/>
                <w:ind w:left="746"/>
              </w:pPr>
            </w:pPrChange>
          </w:pPr>
          <w:ins w:id="44" w:author="Kook Sec" w:date="2021-01-21T13:18:00Z">
            <w:r>
              <w:rPr>
                <w:rFonts w:ascii="Times New Roman" w:eastAsia="Times New Roman" w:hAnsi="Times New Roman" w:cs="David" w:hint="cs"/>
                <w:color w:val="008000"/>
                <w:sz w:val="24"/>
                <w:szCs w:val="24"/>
                <w:rtl/>
                <w:lang w:eastAsia="he-IL"/>
              </w:rPr>
              <w:t>100%</w:t>
            </w:r>
          </w:ins>
        </w:p>
      </w:sdtContent>
    </w:sdt>
    <w:p w14:paraId="22577BDD"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0"/>
          <w:szCs w:val="24"/>
          <w:rtl/>
          <w:lang w:eastAsia="he-IL"/>
        </w:rPr>
      </w:pPr>
    </w:p>
    <w:p w14:paraId="11378B07" w14:textId="77777777" w:rsidR="00876F47" w:rsidRPr="00876F47" w:rsidRDefault="00876F47" w:rsidP="00876F4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r w:rsidRPr="00876F47">
        <w:rPr>
          <w:rFonts w:ascii="Times New Roman" w:eastAsia="Times New Roman" w:hAnsi="Times New Roman" w:cs="David"/>
          <w:sz w:val="24"/>
          <w:szCs w:val="24"/>
          <w:rtl/>
        </w:rPr>
        <w:br w:type="page"/>
      </w:r>
    </w:p>
    <w:p w14:paraId="1ADD58CC" w14:textId="77777777" w:rsidR="00876F47" w:rsidRPr="00876F47" w:rsidRDefault="00876F47" w:rsidP="00876F4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lastRenderedPageBreak/>
        <w:t>נספח "ב"</w:t>
      </w:r>
    </w:p>
    <w:p w14:paraId="38A44800"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p>
    <w:p w14:paraId="116B0331"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שירותי היועץ</w:t>
      </w:r>
    </w:p>
    <w:p w14:paraId="51662473" w14:textId="77777777" w:rsidR="00876F47" w:rsidRPr="00876F47" w:rsidRDefault="00876F47" w:rsidP="00876F47">
      <w:pPr>
        <w:spacing w:before="0" w:beforeAutospacing="0" w:after="0" w:afterAutospacing="0" w:line="240" w:lineRule="auto"/>
        <w:rPr>
          <w:rFonts w:ascii="Times New Roman" w:eastAsia="Times New Roman" w:hAnsi="Times New Roman" w:cs="David"/>
          <w:sz w:val="24"/>
          <w:szCs w:val="24"/>
          <w:rtl/>
        </w:rPr>
      </w:pPr>
    </w:p>
    <w:p w14:paraId="56912BB7"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w:t>
      </w:r>
      <w:r w:rsidRPr="00876F47">
        <w:rPr>
          <w:rFonts w:ascii="Times New Roman" w:eastAsia="Times New Roman" w:hAnsi="Times New Roman" w:cs="David"/>
          <w:sz w:val="24"/>
          <w:szCs w:val="24"/>
          <w:rtl/>
        </w:rPr>
        <w:tab/>
      </w:r>
      <w:r w:rsidRPr="00876F47">
        <w:rPr>
          <w:rFonts w:ascii="Times New Roman" w:eastAsia="Times New Roman" w:hAnsi="Times New Roman" w:cs="David"/>
          <w:b/>
          <w:bCs/>
          <w:sz w:val="24"/>
          <w:szCs w:val="24"/>
          <w:u w:val="single"/>
          <w:rtl/>
        </w:rPr>
        <w:t>כללי</w:t>
      </w:r>
      <w:r w:rsidRPr="00876F47">
        <w:rPr>
          <w:rFonts w:ascii="Times New Roman" w:eastAsia="Times New Roman" w:hAnsi="Times New Roman" w:cs="David"/>
          <w:sz w:val="24"/>
          <w:szCs w:val="24"/>
          <w:rtl/>
        </w:rPr>
        <w:t>:</w:t>
      </w:r>
    </w:p>
    <w:p w14:paraId="1A46E074"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2C1D74DE" w14:textId="77777777" w:rsidR="00876F47" w:rsidRPr="00876F47" w:rsidRDefault="00876F47" w:rsidP="00876F47">
      <w:pPr>
        <w:widowControl w:val="0"/>
        <w:numPr>
          <w:ilvl w:val="1"/>
          <w:numId w:val="32"/>
        </w:numPr>
        <w:tabs>
          <w:tab w:val="num" w:pos="1440"/>
        </w:tabs>
        <w:spacing w:before="0" w:beforeAutospacing="0" w:after="0" w:afterAutospacing="0" w:line="360" w:lineRule="auto"/>
        <w:ind w:left="144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שרותי היועץ: מתייחסים לכלל מערך הבטיחות בפרויקט ובין היתר לגבי הנושאים המפורטים להלן:</w:t>
      </w:r>
    </w:p>
    <w:p w14:paraId="0119415E"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40ED6906"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דרכי גישה לרכב כבוי והצלה (בתחום המגרש ומחוץ לו).</w:t>
      </w:r>
    </w:p>
    <w:p w14:paraId="6EE2D5A8"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חדרי מדרגות.</w:t>
      </w:r>
    </w:p>
    <w:p w14:paraId="0F2B8878"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דרכי הימלטות.</w:t>
      </w:r>
    </w:p>
    <w:p w14:paraId="141F0F94"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דלתות, חלונות ויציאות (מנעולי בהלה).</w:t>
      </w:r>
    </w:p>
    <w:p w14:paraId="06A56C26"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מעקות במרפסות, גגות, מדרגות ובפתוח.</w:t>
      </w:r>
    </w:p>
    <w:p w14:paraId="133296F2"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פירים</w:t>
      </w:r>
      <w:r w:rsidRPr="00876F47">
        <w:rPr>
          <w:rFonts w:ascii="Times New Roman" w:eastAsia="Times New Roman" w:hAnsi="Times New Roman" w:cs="David" w:hint="cs"/>
          <w:sz w:val="24"/>
          <w:szCs w:val="24"/>
          <w:rtl/>
        </w:rPr>
        <w:t xml:space="preserve"> למעט פיר מעליות - בטיחות אש ומעקות</w:t>
      </w:r>
      <w:r w:rsidRPr="00876F47">
        <w:rPr>
          <w:rFonts w:ascii="Times New Roman" w:eastAsia="Times New Roman" w:hAnsi="Times New Roman" w:cs="David"/>
          <w:sz w:val="24"/>
          <w:szCs w:val="24"/>
          <w:rtl/>
        </w:rPr>
        <w:t>.</w:t>
      </w:r>
    </w:p>
    <w:p w14:paraId="16D56AAE"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מרתפי חניה</w:t>
      </w:r>
      <w:r w:rsidRPr="00876F47">
        <w:rPr>
          <w:rFonts w:ascii="Times New Roman" w:eastAsia="Times New Roman" w:hAnsi="Times New Roman" w:cs="David" w:hint="cs"/>
          <w:sz w:val="24"/>
          <w:szCs w:val="24"/>
          <w:rtl/>
        </w:rPr>
        <w:t xml:space="preserve"> - למעט בטיחות תנועת כלי רכב</w:t>
      </w:r>
      <w:r w:rsidRPr="00876F47">
        <w:rPr>
          <w:rFonts w:ascii="Times New Roman" w:eastAsia="Times New Roman" w:hAnsi="Times New Roman" w:cs="David"/>
          <w:sz w:val="24"/>
          <w:szCs w:val="24"/>
          <w:rtl/>
        </w:rPr>
        <w:t>.</w:t>
      </w:r>
    </w:p>
    <w:p w14:paraId="146A417F"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מעליות</w:t>
      </w:r>
      <w:r w:rsidRPr="00876F47">
        <w:rPr>
          <w:rFonts w:ascii="Times New Roman" w:eastAsia="Times New Roman" w:hAnsi="Times New Roman" w:cs="David" w:hint="cs"/>
          <w:sz w:val="24"/>
          <w:szCs w:val="24"/>
          <w:rtl/>
        </w:rPr>
        <w:t xml:space="preserve"> - בטיחות אש</w:t>
      </w:r>
      <w:r w:rsidRPr="00876F47">
        <w:rPr>
          <w:rFonts w:ascii="Times New Roman" w:eastAsia="Times New Roman" w:hAnsi="Times New Roman" w:cs="David"/>
          <w:sz w:val="24"/>
          <w:szCs w:val="24"/>
          <w:rtl/>
        </w:rPr>
        <w:t>.</w:t>
      </w:r>
    </w:p>
    <w:p w14:paraId="4B5F6606"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מערכות מיזוג אויר וחשמל</w:t>
      </w:r>
      <w:r w:rsidRPr="00876F47">
        <w:rPr>
          <w:rFonts w:ascii="Times New Roman" w:eastAsia="Times New Roman" w:hAnsi="Times New Roman" w:cs="David" w:hint="cs"/>
          <w:sz w:val="24"/>
          <w:szCs w:val="24"/>
          <w:rtl/>
        </w:rPr>
        <w:t xml:space="preserve"> - בטיחות אש</w:t>
      </w:r>
      <w:r w:rsidRPr="00876F47">
        <w:rPr>
          <w:rFonts w:ascii="Times New Roman" w:eastAsia="Times New Roman" w:hAnsi="Times New Roman" w:cs="David"/>
          <w:sz w:val="24"/>
          <w:szCs w:val="24"/>
          <w:rtl/>
        </w:rPr>
        <w:t>.</w:t>
      </w:r>
    </w:p>
    <w:p w14:paraId="25D9D98F"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אספקת מי כיבוי.</w:t>
      </w:r>
    </w:p>
    <w:p w14:paraId="317C1393"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ברזי וגלגלוני כיבוי, מערכת </w:t>
      </w:r>
      <w:proofErr w:type="spellStart"/>
      <w:r w:rsidRPr="00876F47">
        <w:rPr>
          <w:rFonts w:ascii="Times New Roman" w:eastAsia="Times New Roman" w:hAnsi="Times New Roman" w:cs="David"/>
          <w:sz w:val="24"/>
          <w:szCs w:val="24"/>
          <w:rtl/>
        </w:rPr>
        <w:t>הידרנטים</w:t>
      </w:r>
      <w:proofErr w:type="spellEnd"/>
      <w:r w:rsidRPr="00876F47">
        <w:rPr>
          <w:rFonts w:ascii="Times New Roman" w:eastAsia="Times New Roman" w:hAnsi="Times New Roman" w:cs="David"/>
          <w:sz w:val="24"/>
          <w:szCs w:val="24"/>
          <w:rtl/>
        </w:rPr>
        <w:t xml:space="preserve"> </w:t>
      </w:r>
      <w:proofErr w:type="spellStart"/>
      <w:r w:rsidRPr="00876F47">
        <w:rPr>
          <w:rFonts w:ascii="Times New Roman" w:eastAsia="Times New Roman" w:hAnsi="Times New Roman" w:cs="David"/>
          <w:sz w:val="24"/>
          <w:szCs w:val="24"/>
          <w:rtl/>
        </w:rPr>
        <w:t>וספרינקלרים</w:t>
      </w:r>
      <w:proofErr w:type="spellEnd"/>
      <w:r w:rsidRPr="00876F47">
        <w:rPr>
          <w:rFonts w:ascii="Times New Roman" w:eastAsia="Times New Roman" w:hAnsi="Times New Roman" w:cs="David"/>
          <w:sz w:val="24"/>
          <w:szCs w:val="24"/>
          <w:rtl/>
        </w:rPr>
        <w:t>, וכל ציוד כיבוי אחר.</w:t>
      </w:r>
    </w:p>
    <w:p w14:paraId="0007B2F7"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חדרי מכונות</w:t>
      </w:r>
      <w:r w:rsidRPr="00876F47">
        <w:rPr>
          <w:rFonts w:ascii="Times New Roman" w:eastAsia="Times New Roman" w:hAnsi="Times New Roman" w:cs="David" w:hint="cs"/>
          <w:sz w:val="24"/>
          <w:szCs w:val="24"/>
          <w:rtl/>
        </w:rPr>
        <w:t xml:space="preserve"> - לא כולל ציוד ומכונות</w:t>
      </w:r>
      <w:r w:rsidRPr="00876F47">
        <w:rPr>
          <w:rFonts w:ascii="Times New Roman" w:eastAsia="Times New Roman" w:hAnsi="Times New Roman" w:cs="David"/>
          <w:sz w:val="24"/>
          <w:szCs w:val="24"/>
          <w:rtl/>
        </w:rPr>
        <w:t>.</w:t>
      </w:r>
    </w:p>
    <w:p w14:paraId="426968ED"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מערכות כיבוי מיוחדות, כמו כיבוי בגז הלוגן, באם דרוש.</w:t>
      </w:r>
    </w:p>
    <w:p w14:paraId="60EB129B"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מערכות גילוי אש/עשן ואתראה ושילובן במערכות כיבוי.</w:t>
      </w:r>
    </w:p>
    <w:p w14:paraId="3535A8DD"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שילוט חירום (שלטי יציאה).</w:t>
      </w:r>
    </w:p>
    <w:p w14:paraId="669BF6FB"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מערכות כריזה.</w:t>
      </w:r>
    </w:p>
    <w:p w14:paraId="085EED14"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מתקני גז.</w:t>
      </w:r>
    </w:p>
    <w:p w14:paraId="3CB9CF57"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כל הקשור בנושא בטיחות הציבור, מניעת שרפות וכדומה ואשר לא הוזכר לעיל.</w:t>
      </w:r>
    </w:p>
    <w:p w14:paraId="3F54037D"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משטר הפעלות בשעת חירום לכל חלקי המבנה ומערכותיו.</w:t>
      </w:r>
    </w:p>
    <w:p w14:paraId="1516A5CF" w14:textId="77777777" w:rsidR="00876F47" w:rsidRPr="00876F47" w:rsidRDefault="00876F47" w:rsidP="00876F47">
      <w:pPr>
        <w:spacing w:before="0" w:beforeAutospacing="0" w:after="0" w:afterAutospacing="0" w:line="240" w:lineRule="auto"/>
        <w:ind w:left="1440"/>
        <w:jc w:val="both"/>
        <w:rPr>
          <w:rFonts w:ascii="Times New Roman" w:eastAsia="Times New Roman" w:hAnsi="Times New Roman" w:cs="David"/>
          <w:sz w:val="24"/>
          <w:szCs w:val="24"/>
          <w:rtl/>
        </w:rPr>
      </w:pPr>
    </w:p>
    <w:p w14:paraId="20E3B00C"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1.2</w:t>
      </w:r>
      <w:r w:rsidRPr="00876F47">
        <w:rPr>
          <w:rFonts w:ascii="Times New Roman" w:eastAsia="Times New Roman" w:hAnsi="Times New Roman" w:cs="David"/>
          <w:sz w:val="24"/>
          <w:szCs w:val="24"/>
          <w:rtl/>
        </w:rPr>
        <w:tab/>
        <w:t xml:space="preserve">על היועץ לקבל אשור בכתב מאת המנהל לפני התחלת כל שלב או לפני כל שרות </w:t>
      </w:r>
      <w:r w:rsidRPr="00876F47">
        <w:rPr>
          <w:rFonts w:ascii="Times New Roman" w:eastAsia="Times New Roman" w:hAnsi="Times New Roman" w:cs="David"/>
          <w:sz w:val="24"/>
          <w:szCs w:val="24"/>
          <w:rtl/>
        </w:rPr>
        <w:tab/>
        <w:t>חלקי.</w:t>
      </w:r>
    </w:p>
    <w:p w14:paraId="59E57887"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534DA769" w14:textId="77777777" w:rsid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651C5536" w14:textId="77777777"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0AFDF24E" w14:textId="77777777"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4B454D36" w14:textId="77777777"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3CAFF745" w14:textId="77777777"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45ADE610" w14:textId="77777777" w:rsidR="005603EE" w:rsidRPr="00876F47" w:rsidRDefault="005603EE" w:rsidP="00876F47">
      <w:pPr>
        <w:spacing w:before="0" w:beforeAutospacing="0" w:after="0" w:afterAutospacing="0" w:line="240" w:lineRule="auto"/>
        <w:jc w:val="both"/>
        <w:rPr>
          <w:rFonts w:ascii="Times New Roman" w:eastAsia="Times New Roman" w:hAnsi="Times New Roman" w:cs="David"/>
          <w:sz w:val="24"/>
          <w:szCs w:val="24"/>
        </w:rPr>
      </w:pPr>
    </w:p>
    <w:p w14:paraId="3B5FBF0B" w14:textId="77777777" w:rsidR="00876F47" w:rsidRPr="00876F47" w:rsidRDefault="00876F47" w:rsidP="00876F47">
      <w:pPr>
        <w:widowControl w:val="0"/>
        <w:numPr>
          <w:ilvl w:val="0"/>
          <w:numId w:val="2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b/>
          <w:bCs/>
          <w:sz w:val="24"/>
          <w:szCs w:val="24"/>
          <w:u w:val="single"/>
          <w:rtl/>
        </w:rPr>
        <w:t>שלבי העבודה ההנדסית ופירוט השירותים</w:t>
      </w:r>
      <w:r w:rsidRPr="00876F47">
        <w:rPr>
          <w:rFonts w:ascii="Times New Roman" w:eastAsia="Times New Roman" w:hAnsi="Times New Roman" w:cs="David"/>
          <w:sz w:val="24"/>
          <w:szCs w:val="24"/>
          <w:rtl/>
        </w:rPr>
        <w:t>:</w:t>
      </w:r>
    </w:p>
    <w:p w14:paraId="6330CA8E"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61D7A750"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העבודה תבוצע בקטעים לפי התקדמות הפרויקט והנחיות המנהל, לרבות להסדרי ביניים ואכלוס בשלבים. </w:t>
      </w:r>
    </w:p>
    <w:p w14:paraId="293AA053"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העבודה תבוצע בשלבים הכוללים את הש</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רותים כלהלן:</w:t>
      </w:r>
    </w:p>
    <w:p w14:paraId="49255815"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38B105DB"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2.1</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יעוץ מוקדם</w:t>
      </w:r>
      <w:r w:rsidRPr="00876F47">
        <w:rPr>
          <w:rFonts w:ascii="Times New Roman" w:eastAsia="Times New Roman" w:hAnsi="Times New Roman" w:cs="David"/>
          <w:sz w:val="24"/>
          <w:szCs w:val="24"/>
          <w:rtl/>
        </w:rPr>
        <w:t>:</w:t>
      </w:r>
    </w:p>
    <w:p w14:paraId="7A3A6F6F" w14:textId="77777777" w:rsidR="00876F47" w:rsidRPr="00876F47" w:rsidRDefault="00876F47" w:rsidP="00876F47">
      <w:pPr>
        <w:spacing w:before="0" w:beforeAutospacing="0" w:after="0" w:afterAutospacing="0" w:line="240" w:lineRule="auto"/>
        <w:ind w:left="144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  </w:t>
      </w:r>
    </w:p>
    <w:p w14:paraId="2ED1DD1A"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בירור הפרוגרמה עם נציג המזמין והיועצים, ביקורים באתר, חקירות ובדיקות מוקדמות, התייעצות ותיאום עם המתכננים והיועצים.</w:t>
      </w:r>
    </w:p>
    <w:p w14:paraId="441BF7F3"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בירורים, במקרה הצורך, ברשויות המוסמכות או אצל גורמים אחרים בקשר לבעיות חוקיות ואחרות הקשורות בבעיות הבטיחות של המבנה וקבלת אשור הרשויות בהתאם לכך.</w:t>
      </w:r>
    </w:p>
    <w:p w14:paraId="00040663"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הכנת חוות דעת מוקדמת המפרטת את הבעיות העקרוניות והגשת הצעה מוקדמת עם המלצות המתארות את הפתרונות האלטרנטיביים העקרוניים.</w:t>
      </w:r>
      <w:r w:rsidRPr="00876F47">
        <w:rPr>
          <w:rFonts w:ascii="Times New Roman" w:eastAsia="Times New Roman" w:hAnsi="Times New Roman" w:cs="David" w:hint="cs"/>
          <w:sz w:val="24"/>
          <w:szCs w:val="24"/>
          <w:rtl/>
        </w:rPr>
        <w:t xml:space="preserve"> מתן הנחיות תכנוניות לבטיחות אש לכלל היועצים בכל הקשור לתכנון המבנה.</w:t>
      </w:r>
    </w:p>
    <w:p w14:paraId="3575C707"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מסירת נתונים ליועצים לגבי הפתרונות הבטיחותיים האפשריים המסוכמים עם נציג המזמין, ובמידת הצורך הכנת אומדן משוער לביצועם.</w:t>
      </w:r>
      <w:r w:rsidRPr="00876F47">
        <w:rPr>
          <w:rFonts w:ascii="Times New Roman" w:eastAsia="Times New Roman" w:hAnsi="Times New Roman" w:cs="David" w:hint="cs"/>
          <w:sz w:val="24"/>
          <w:szCs w:val="24"/>
          <w:rtl/>
        </w:rPr>
        <w:t xml:space="preserve"> </w:t>
      </w:r>
    </w:p>
    <w:p w14:paraId="026120D4" w14:textId="77777777" w:rsidR="00876F47" w:rsidRPr="00876F47" w:rsidRDefault="00876F47" w:rsidP="00876F47">
      <w:pPr>
        <w:spacing w:before="0" w:beforeAutospacing="0" w:after="0" w:afterAutospacing="0" w:line="240" w:lineRule="auto"/>
        <w:ind w:left="1440" w:firstLine="720"/>
        <w:jc w:val="both"/>
        <w:rPr>
          <w:rFonts w:ascii="Times New Roman" w:eastAsia="Times New Roman" w:hAnsi="Times New Roman" w:cs="David"/>
          <w:sz w:val="24"/>
          <w:szCs w:val="24"/>
          <w:rtl/>
        </w:rPr>
      </w:pPr>
    </w:p>
    <w:p w14:paraId="633518B7"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07020B10"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2.2</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יעוץ סופי</w:t>
      </w:r>
      <w:r w:rsidRPr="00876F47">
        <w:rPr>
          <w:rFonts w:ascii="Times New Roman" w:eastAsia="Times New Roman" w:hAnsi="Times New Roman" w:cs="David"/>
          <w:sz w:val="24"/>
          <w:szCs w:val="24"/>
          <w:rtl/>
        </w:rPr>
        <w:t>:</w:t>
      </w:r>
    </w:p>
    <w:p w14:paraId="746F227A"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668A8EF7"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בחינה וניתוח של הפתרונות הבטיחותיים האפשריים, טכניים וכלכליים כאחת, וסיכום הפתרון המועדף בתיאום עם המתכננים, היועצים ונציג המזמין.</w:t>
      </w:r>
      <w:r w:rsidRPr="00876F47">
        <w:rPr>
          <w:rFonts w:ascii="Times New Roman" w:eastAsia="Times New Roman" w:hAnsi="Times New Roman" w:cs="David" w:hint="cs"/>
          <w:sz w:val="24"/>
          <w:szCs w:val="24"/>
          <w:rtl/>
        </w:rPr>
        <w:t xml:space="preserve"> </w:t>
      </w:r>
    </w:p>
    <w:p w14:paraId="6C9B8241"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מתן המלצות בכתב ו/או ע"י שרטוטים ליועצים ולמזמין.</w:t>
      </w:r>
    </w:p>
    <w:p w14:paraId="24E0E05D"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בדיקת התאמת התכניות, המוגשות ע"י היועצים לרשויות ולגורמים האחרים, להמלצות כאמור.</w:t>
      </w:r>
    </w:p>
    <w:p w14:paraId="620C273A"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טיפול וקבלת אישורי הרשויות המוסמכות בנושאי הבטיחות בשלבים השונים של הדיונים בקבלת ר</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שיון לביצוע הפרויקט.</w:t>
      </w:r>
    </w:p>
    <w:p w14:paraId="0749B4F0"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חתימה על מסמכי התכנון המוגשים לרשויות, כיועץ הבטיחות.</w:t>
      </w:r>
    </w:p>
    <w:p w14:paraId="31AF1F00"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מסירת דו"ח מסכם לנציג המזמין על בעיות הבטיחות בפרויקט ופתרונן.</w:t>
      </w:r>
    </w:p>
    <w:p w14:paraId="2645053D"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40E6BE84"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6F27A11F"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2.3</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ייעוץ בשלבי התכנון המפורט של הפרויקט</w:t>
      </w:r>
      <w:r w:rsidRPr="00876F47">
        <w:rPr>
          <w:rFonts w:ascii="Times New Roman" w:eastAsia="Times New Roman" w:hAnsi="Times New Roman" w:cs="David"/>
          <w:sz w:val="24"/>
          <w:szCs w:val="24"/>
          <w:rtl/>
        </w:rPr>
        <w:t>:</w:t>
      </w:r>
    </w:p>
    <w:p w14:paraId="5E5D13ED"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33D25A11" w14:textId="77777777" w:rsidR="00876F47" w:rsidRPr="00876F47" w:rsidRDefault="00876F47" w:rsidP="00876F47">
      <w:pPr>
        <w:widowControl w:val="0"/>
        <w:numPr>
          <w:ilvl w:val="0"/>
          <w:numId w:val="36"/>
        </w:numPr>
        <w:spacing w:before="0" w:beforeAutospacing="0" w:after="0" w:afterAutospacing="0" w:line="360" w:lineRule="auto"/>
        <w:ind w:right="-142"/>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lastRenderedPageBreak/>
        <w:t>בדיקת התאמתן של התכניות המפורטות של היועצים להמלצות היועץ ולאישורי הרשויות המוסמכות, בנושאי הבטיחות.</w:t>
      </w:r>
    </w:p>
    <w:p w14:paraId="27D61864" w14:textId="77777777"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טיפול בקבלת אישור הרשויות המוסמכות בנושאי בטיחות במידה והתגלה צורך בשינוי כלשהו במהלך התכנון המפורט.</w:t>
      </w:r>
      <w:r w:rsidRPr="00876F47">
        <w:rPr>
          <w:rFonts w:ascii="Times New Roman" w:eastAsia="Times New Roman" w:hAnsi="Times New Roman" w:cs="David" w:hint="cs"/>
          <w:sz w:val="24"/>
          <w:szCs w:val="24"/>
          <w:rtl/>
        </w:rPr>
        <w:t xml:space="preserve"> זירוז הליכים, ככל ונדרש, מול רשויות הכבוי לצורך קבלת אישורים בהת</w:t>
      </w:r>
      <w:r w:rsidR="005603EE">
        <w:rPr>
          <w:rFonts w:ascii="Times New Roman" w:eastAsia="Times New Roman" w:hAnsi="Times New Roman" w:cs="David" w:hint="cs"/>
          <w:sz w:val="24"/>
          <w:szCs w:val="24"/>
          <w:rtl/>
        </w:rPr>
        <w:t>א</w:t>
      </w:r>
      <w:r w:rsidRPr="00876F47">
        <w:rPr>
          <w:rFonts w:ascii="Times New Roman" w:eastAsia="Times New Roman" w:hAnsi="Times New Roman" w:cs="David" w:hint="cs"/>
          <w:sz w:val="24"/>
          <w:szCs w:val="24"/>
          <w:rtl/>
        </w:rPr>
        <w:t xml:space="preserve">ם ללוח </w:t>
      </w:r>
      <w:r w:rsidR="005603EE">
        <w:rPr>
          <w:rFonts w:ascii="Times New Roman" w:eastAsia="Times New Roman" w:hAnsi="Times New Roman" w:cs="David" w:hint="cs"/>
          <w:sz w:val="24"/>
          <w:szCs w:val="24"/>
          <w:rtl/>
        </w:rPr>
        <w:t>ה</w:t>
      </w:r>
      <w:r w:rsidRPr="00876F47">
        <w:rPr>
          <w:rFonts w:ascii="Times New Roman" w:eastAsia="Times New Roman" w:hAnsi="Times New Roman" w:cs="David" w:hint="cs"/>
          <w:sz w:val="24"/>
          <w:szCs w:val="24"/>
          <w:rtl/>
        </w:rPr>
        <w:t>זמנים וצרכי הפרויקט.</w:t>
      </w:r>
    </w:p>
    <w:p w14:paraId="5B72827A" w14:textId="77777777"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הנחיות הדרושות להוצאת המכרזים, בדיקת תוצאות המכרזים למערכות גילוי עשן וכיבוי בגז.</w:t>
      </w:r>
    </w:p>
    <w:p w14:paraId="53046D78" w14:textId="77777777"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בדיקת תכניות העבודה של המתכננים או הקבלנים.</w:t>
      </w:r>
    </w:p>
    <w:p w14:paraId="6BE864B1" w14:textId="77777777"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מתן אישור בכתב לתכניות לביצוע של היועצים.</w:t>
      </w:r>
    </w:p>
    <w:p w14:paraId="4D6BBACF" w14:textId="77777777" w:rsidR="00876F47" w:rsidRPr="00876F47" w:rsidRDefault="00876F47" w:rsidP="00876F47">
      <w:pPr>
        <w:spacing w:before="0" w:beforeAutospacing="0" w:after="0" w:afterAutospacing="0" w:line="240" w:lineRule="auto"/>
        <w:ind w:left="1440"/>
        <w:jc w:val="both"/>
        <w:rPr>
          <w:rFonts w:ascii="Times New Roman" w:eastAsia="Times New Roman" w:hAnsi="Times New Roman" w:cs="David"/>
          <w:sz w:val="24"/>
          <w:szCs w:val="24"/>
          <w:rtl/>
        </w:rPr>
      </w:pPr>
    </w:p>
    <w:p w14:paraId="38EA6F3E"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14BA6169"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2.4</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פיקוח עליון בשלב ביצוע המבנה ומערכותיו</w:t>
      </w:r>
      <w:r w:rsidRPr="00876F47">
        <w:rPr>
          <w:rFonts w:ascii="Times New Roman" w:eastAsia="Times New Roman" w:hAnsi="Times New Roman" w:cs="David"/>
          <w:sz w:val="24"/>
          <w:szCs w:val="24"/>
          <w:rtl/>
        </w:rPr>
        <w:t>:</w:t>
      </w:r>
    </w:p>
    <w:p w14:paraId="4D37C259"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6F27BBED"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פיקוח עליון על ביצוע המבנה, בתאום היועצים, בכל הקשור לנושאי בטיחות.</w:t>
      </w:r>
    </w:p>
    <w:p w14:paraId="62616D01" w14:textId="77777777" w:rsidR="00876F47" w:rsidRPr="00876F47" w:rsidRDefault="00876F47" w:rsidP="00876F47">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דווח למנהל על הממצאים ועל התקדמות בצוע העבודות לאחר כל ביקור של היועץ באתר.</w:t>
      </w:r>
    </w:p>
    <w:p w14:paraId="4E9FAD95"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מתן יעוץ לפתרונות במקרים בהם יתגלו כשלים בבצוע העבודות לעומת התכנון.</w:t>
      </w:r>
    </w:p>
    <w:p w14:paraId="5ED30E62"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hint="cs"/>
          <w:sz w:val="24"/>
          <w:szCs w:val="24"/>
          <w:rtl/>
          <w:lang w:eastAsia="he-IL"/>
        </w:rPr>
        <w:t>מתן יעוץ ופתרונות במקרים בהן יש שינוי בתקינה  ו/או דרישת שינוי מרשויות הכיבוי, והתמודדות עם יישומן.</w:t>
      </w:r>
    </w:p>
    <w:p w14:paraId="61DBBCF6"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הכנת וחתימה על כל מסמך שי</w:t>
      </w:r>
      <w:r w:rsidR="005603EE">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דרש ע"י הרשויות מהיועץ במהלך הבצוע, על אשור לחבור הפרויקט למערכות, ועל אשור לאכלוס ולתעודת גמר.</w:t>
      </w:r>
    </w:p>
    <w:p w14:paraId="45ED10C5"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השתתפות בסיורי פיקוח וביקורת של גורמי כיבוי אש ורשויות אחרות למתן אישורי אכלוס לחלקים בפרויקט והסדרת האישורים הנדרשים.</w:t>
      </w:r>
    </w:p>
    <w:p w14:paraId="32A92285"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 השתתפות בסיורי פקוח וביקורת של גורמי כיבוי אש ורשויות אחרות למתן אישורים למתן תעודות גמר לפרויקט והסדרת האישורים הנדרשים. </w:t>
      </w:r>
    </w:p>
    <w:p w14:paraId="1D9E10B3"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 xml:space="preserve">בגמר העבודות יגיש היועץ לנציג המזמין הצהרה, בנוסח נספח ט', </w:t>
      </w:r>
    </w:p>
    <w:p w14:paraId="53F36856" w14:textId="77777777" w:rsidR="00876F47" w:rsidRPr="00876F47" w:rsidRDefault="00876F47" w:rsidP="00876F47">
      <w:pPr>
        <w:spacing w:before="0" w:beforeAutospacing="0" w:after="0" w:afterAutospacing="0" w:line="24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כי בדק את בי</w:t>
      </w:r>
      <w:r w:rsidR="005603EE">
        <w:rPr>
          <w:rFonts w:ascii="Times New Roman" w:eastAsia="Times New Roman" w:hAnsi="Times New Roman" w:cs="David"/>
          <w:sz w:val="24"/>
          <w:szCs w:val="24"/>
          <w:rtl/>
        </w:rPr>
        <w:t>צוע העבודות, מצא אותן תואמות לת</w:t>
      </w:r>
      <w:r w:rsidRPr="00876F47">
        <w:rPr>
          <w:rFonts w:ascii="Times New Roman" w:eastAsia="Times New Roman" w:hAnsi="Times New Roman" w:cs="David"/>
          <w:sz w:val="24"/>
          <w:szCs w:val="24"/>
          <w:rtl/>
        </w:rPr>
        <w:t>כניותיו ולתקנים מחייבים וכי בוצעו לשביעות רצונו.</w:t>
      </w:r>
    </w:p>
    <w:p w14:paraId="3BF685C2" w14:textId="77777777" w:rsidR="00876F47" w:rsidRPr="00876F47" w:rsidRDefault="00876F47" w:rsidP="00876F47">
      <w:pPr>
        <w:spacing w:before="0" w:beforeAutospacing="0" w:after="0" w:afterAutospacing="0" w:line="24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ללא הצהרה זו לא תשולם ליועץ יתרת שכרו עבור פיקוח עליון.</w:t>
      </w:r>
    </w:p>
    <w:p w14:paraId="7B762722"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ז.</w:t>
      </w:r>
      <w:r w:rsidRPr="00876F47">
        <w:rPr>
          <w:rFonts w:ascii="Times New Roman" w:eastAsia="Times New Roman" w:hAnsi="Times New Roman" w:cs="David"/>
          <w:sz w:val="24"/>
          <w:szCs w:val="24"/>
          <w:rtl/>
        </w:rPr>
        <w:tab/>
        <w:t>סיוע למזמין במתן מענה לפניות אליו בקשר לתכנון ובצוע הפרויקט.</w:t>
      </w:r>
    </w:p>
    <w:p w14:paraId="7EC84460"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ח.</w:t>
      </w:r>
      <w:r w:rsidRPr="00876F47">
        <w:rPr>
          <w:rFonts w:ascii="Times New Roman" w:eastAsia="Times New Roman" w:hAnsi="Times New Roman" w:cs="David"/>
          <w:sz w:val="24"/>
          <w:szCs w:val="24"/>
          <w:rtl/>
        </w:rPr>
        <w:tab/>
        <w:t xml:space="preserve">השתתפות עם המזמין בהגנה בפני תביעות בקשר עם תכנון ובצוע </w:t>
      </w:r>
    </w:p>
    <w:p w14:paraId="63F40EFC" w14:textId="77777777" w:rsidR="00876F47" w:rsidRPr="00876F47" w:rsidRDefault="00876F47" w:rsidP="00876F47">
      <w:pPr>
        <w:spacing w:before="0" w:beforeAutospacing="0" w:after="0" w:afterAutospacing="0" w:line="240" w:lineRule="auto"/>
        <w:ind w:left="1440" w:firstLine="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הפרויקט.</w:t>
      </w:r>
    </w:p>
    <w:p w14:paraId="24EFB9FB" w14:textId="77777777" w:rsidR="00876F47" w:rsidRPr="00876F47" w:rsidRDefault="00876F47" w:rsidP="00876F47">
      <w:pPr>
        <w:spacing w:before="0" w:beforeAutospacing="0" w:after="0" w:afterAutospacing="0" w:line="240" w:lineRule="auto"/>
        <w:ind w:left="2160"/>
        <w:jc w:val="both"/>
        <w:rPr>
          <w:rFonts w:ascii="Times New Roman" w:eastAsia="Times New Roman" w:hAnsi="Times New Roman" w:cs="David"/>
          <w:sz w:val="24"/>
          <w:szCs w:val="24"/>
          <w:rtl/>
        </w:rPr>
      </w:pPr>
    </w:p>
    <w:p w14:paraId="1BBEA342"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7B89E2FB" w14:textId="77777777" w:rsidR="00876F47" w:rsidRPr="00876F47" w:rsidRDefault="00876F47" w:rsidP="00876F47">
      <w:pPr>
        <w:spacing w:before="0" w:beforeAutospacing="0" w:after="0" w:afterAutospacing="0" w:line="240" w:lineRule="auto"/>
        <w:ind w:left="720" w:hanging="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lastRenderedPageBreak/>
        <w:t>3.</w:t>
      </w:r>
      <w:r w:rsidRPr="00876F47">
        <w:rPr>
          <w:rFonts w:ascii="Times New Roman" w:eastAsia="Times New Roman" w:hAnsi="Times New Roman" w:cs="David"/>
          <w:sz w:val="24"/>
          <w:szCs w:val="24"/>
          <w:rtl/>
        </w:rPr>
        <w:tab/>
        <w:t>היועץ מתחייב לשמור על דיסקט את התכניות והמסמכים עד לאחר סיום הביצוע בשטח של העבודות נשוא התכנון, כך שניתן יהיה לבצע מהם העתקים, צילומים וכו' וכן ניתן יהיה לבצע בהם תיקונים ושינויים.</w:t>
      </w:r>
    </w:p>
    <w:p w14:paraId="73D5A660"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665C9FFE"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0A72BB81" w14:textId="77777777" w:rsidR="00876F47" w:rsidRPr="00876F47" w:rsidRDefault="00876F47" w:rsidP="00876F47">
      <w:pPr>
        <w:spacing w:before="0" w:beforeAutospacing="0" w:after="0" w:afterAutospacing="0" w:line="240" w:lineRule="auto"/>
        <w:ind w:left="720" w:hanging="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4.</w:t>
      </w:r>
      <w:r w:rsidRPr="00876F47">
        <w:rPr>
          <w:rFonts w:ascii="Times New Roman" w:eastAsia="Times New Roman" w:hAnsi="Times New Roman" w:cs="David"/>
          <w:sz w:val="24"/>
          <w:szCs w:val="24"/>
          <w:rtl/>
        </w:rPr>
        <w:tab/>
        <w:t xml:space="preserve">נציג המזמין רשאי להזמין מהיועץ את כל שלבי העבודות המפורטות בנספח זה ו/או חלק מהן ו/או עבודות נוספות להן </w:t>
      </w:r>
      <w:proofErr w:type="spellStart"/>
      <w:r w:rsidRPr="00876F47">
        <w:rPr>
          <w:rFonts w:ascii="Times New Roman" w:eastAsia="Times New Roman" w:hAnsi="Times New Roman" w:cs="David"/>
          <w:sz w:val="24"/>
          <w:szCs w:val="24"/>
          <w:rtl/>
        </w:rPr>
        <w:t>הכל</w:t>
      </w:r>
      <w:proofErr w:type="spellEnd"/>
      <w:r w:rsidRPr="00876F47">
        <w:rPr>
          <w:rFonts w:ascii="Times New Roman" w:eastAsia="Times New Roman" w:hAnsi="Times New Roman" w:cs="David"/>
          <w:sz w:val="24"/>
          <w:szCs w:val="24"/>
          <w:rtl/>
        </w:rPr>
        <w:t xml:space="preserve"> כפי שיפורט בנספח ד'.</w:t>
      </w:r>
    </w:p>
    <w:p w14:paraId="6E8FEA60" w14:textId="77777777" w:rsidR="00876F47" w:rsidRPr="00876F47" w:rsidRDefault="00876F47" w:rsidP="00876F47">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sz w:val="24"/>
          <w:szCs w:val="24"/>
          <w:rtl/>
        </w:rPr>
        <w:br w:type="page"/>
      </w:r>
      <w:r w:rsidRPr="00876F47">
        <w:rPr>
          <w:rFonts w:ascii="Times New Roman" w:eastAsia="Times New Roman" w:hAnsi="Times New Roman" w:cs="David"/>
          <w:bCs/>
          <w:sz w:val="24"/>
          <w:szCs w:val="24"/>
          <w:u w:val="single"/>
          <w:rtl/>
          <w:lang w:eastAsia="he-IL"/>
        </w:rPr>
        <w:lastRenderedPageBreak/>
        <w:t xml:space="preserve">נספח </w:t>
      </w:r>
      <w:r w:rsidR="005603EE">
        <w:rPr>
          <w:rFonts w:ascii="Times New Roman" w:eastAsia="Times New Roman" w:hAnsi="Times New Roman" w:cs="David" w:hint="cs"/>
          <w:bCs/>
          <w:sz w:val="24"/>
          <w:szCs w:val="24"/>
          <w:u w:val="single"/>
          <w:rtl/>
          <w:lang w:eastAsia="he-IL"/>
        </w:rPr>
        <w:t>"</w:t>
      </w:r>
      <w:r w:rsidRPr="00876F47">
        <w:rPr>
          <w:rFonts w:ascii="Times New Roman" w:eastAsia="Times New Roman" w:hAnsi="Times New Roman" w:cs="David"/>
          <w:bCs/>
          <w:sz w:val="24"/>
          <w:szCs w:val="24"/>
          <w:u w:val="single"/>
          <w:rtl/>
          <w:lang w:eastAsia="he-IL"/>
        </w:rPr>
        <w:t>ג</w:t>
      </w:r>
      <w:r w:rsidR="005603EE">
        <w:rPr>
          <w:rFonts w:ascii="Times New Roman" w:eastAsia="Times New Roman" w:hAnsi="Times New Roman" w:cs="David" w:hint="cs"/>
          <w:bCs/>
          <w:sz w:val="24"/>
          <w:szCs w:val="24"/>
          <w:u w:val="single"/>
          <w:rtl/>
          <w:lang w:eastAsia="he-IL"/>
        </w:rPr>
        <w:t>'</w:t>
      </w:r>
      <w:r w:rsidRPr="00876F47">
        <w:rPr>
          <w:rFonts w:ascii="Times New Roman" w:eastAsia="Times New Roman" w:hAnsi="Times New Roman" w:cs="David"/>
          <w:bCs/>
          <w:sz w:val="24"/>
          <w:szCs w:val="24"/>
          <w:u w:val="single"/>
          <w:rtl/>
          <w:lang w:eastAsia="he-IL"/>
        </w:rPr>
        <w:t>'</w:t>
      </w:r>
    </w:p>
    <w:p w14:paraId="221F4CA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5CC6C2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Cs/>
          <w:sz w:val="24"/>
          <w:szCs w:val="24"/>
          <w:u w:val="single"/>
          <w:rtl/>
          <w:lang w:eastAsia="he-IL"/>
        </w:rPr>
        <w:t>לוח זמנים ושלבי עבודה</w:t>
      </w:r>
    </w:p>
    <w:p w14:paraId="2E5EB51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2561CC9"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3C9AEDF0"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לוח הזמנים לתכנון כל אחד מהשלבים של הפרויקט יהיה כפי שייקבע מעת לעת ע"י המנהל. לוח הזמנים לפיקוח העליון </w:t>
      </w:r>
      <w:r w:rsidRPr="00876F47">
        <w:rPr>
          <w:rFonts w:ascii="Times New Roman" w:eastAsia="Times New Roman" w:hAnsi="Times New Roman" w:cs="David"/>
          <w:sz w:val="24"/>
          <w:szCs w:val="24"/>
          <w:lang w:eastAsia="he-IL"/>
        </w:rPr>
        <w:t>–</w:t>
      </w:r>
      <w:r w:rsidRPr="00876F47">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1EA6DC65"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261CEC2"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המהנדס וצוותו יעסקו בפרויקט לפי הצורך וללא הגבלת זמן.</w:t>
      </w:r>
    </w:p>
    <w:p w14:paraId="7D45A790"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43A3D44"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ימסור את התכניות לאישור המזמין בהתאם ללוח הזמנים והתכניות לא תיחשבנה כמושלמות עד לקבלת אישור המזמין.</w:t>
      </w:r>
    </w:p>
    <w:p w14:paraId="794D5781"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722EF2B"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העביר המזמין ליועץ הערות או הנחיות נוספות לגבי התכניות, יתכנן היועץ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תכניות שהוגשו לו ע"י היועץ בתוך 30 יום ממועד הגשתן למזמין.</w:t>
      </w:r>
    </w:p>
    <w:p w14:paraId="023E0F7B"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1E48068"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אם לא יקבע לוח זמנים במעמד חתימת החוזה יעביר היועץ לוח זמנים ראשוני לאישור המנהל תוך 7 ימים ממועד החתימה.</w:t>
      </w:r>
    </w:p>
    <w:p w14:paraId="561EDB64"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8D3725A" w14:textId="77777777" w:rsidR="00876F47" w:rsidRPr="00876F47" w:rsidRDefault="00876F47" w:rsidP="00876F4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Pr>
      </w:pPr>
      <w:r w:rsidRPr="00876F47">
        <w:rPr>
          <w:rFonts w:ascii="Times New Roman" w:eastAsia="Times New Roman" w:hAnsi="Times New Roman" w:cs="David"/>
          <w:sz w:val="24"/>
          <w:szCs w:val="24"/>
          <w:rtl/>
          <w:lang w:eastAsia="he-IL"/>
        </w:rPr>
        <w:br w:type="page"/>
      </w:r>
    </w:p>
    <w:p w14:paraId="62D6DD88" w14:textId="77777777" w:rsidR="00876F47" w:rsidRPr="00876F47" w:rsidRDefault="00876F47" w:rsidP="00876F4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lastRenderedPageBreak/>
        <w:t>נספח "ד"</w:t>
      </w:r>
    </w:p>
    <w:p w14:paraId="67FD878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0445B0D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שכר היועץ</w:t>
      </w:r>
    </w:p>
    <w:p w14:paraId="009F1888" w14:textId="77777777" w:rsidR="00876F47" w:rsidRPr="00876F47" w:rsidRDefault="00876F47" w:rsidP="00876F47">
      <w:pPr>
        <w:widowControl w:val="0"/>
        <w:spacing w:before="60" w:beforeAutospacing="0" w:after="60" w:afterAutospacing="0" w:line="240" w:lineRule="auto"/>
        <w:ind w:left="540" w:hanging="540"/>
        <w:jc w:val="both"/>
        <w:rPr>
          <w:rFonts w:ascii="Times New Roman" w:eastAsia="Times New Roman" w:hAnsi="Times New Roman" w:cs="David"/>
          <w:sz w:val="24"/>
          <w:szCs w:val="24"/>
          <w:u w:val="single"/>
          <w:rtl/>
        </w:rPr>
      </w:pPr>
    </w:p>
    <w:p w14:paraId="727CD1C0" w14:textId="77777777" w:rsidR="00876F47" w:rsidRPr="00876F47" w:rsidRDefault="00876F47" w:rsidP="00876F47">
      <w:pPr>
        <w:widowControl w:val="0"/>
        <w:numPr>
          <w:ilvl w:val="0"/>
          <w:numId w:val="38"/>
        </w:numPr>
        <w:spacing w:before="0" w:beforeAutospacing="0" w:after="0" w:afterAutospacing="0" w:line="360" w:lineRule="auto"/>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t xml:space="preserve">תמורת בצוע מלוא שירותי היועץ כמפורט בנספח ב' ישלם המזמין ליועץ בשעורים </w:t>
      </w:r>
      <w:r w:rsidRPr="00876F47">
        <w:rPr>
          <w:rFonts w:ascii="Times New Roman" w:eastAsia="Times New Roman" w:hAnsi="Times New Roman" w:cs="David"/>
          <w:sz w:val="20"/>
          <w:szCs w:val="24"/>
          <w:rtl/>
          <w:lang w:eastAsia="he-IL"/>
        </w:rPr>
        <w:tab/>
        <w:t>כדלקמן:</w:t>
      </w:r>
    </w:p>
    <w:p w14:paraId="3987A35E"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39332D4" w14:textId="77777777" w:rsidR="00876F47" w:rsidRPr="00876F47" w:rsidRDefault="00876F47" w:rsidP="00876F47">
      <w:pPr>
        <w:spacing w:before="0" w:beforeAutospacing="0" w:after="0" w:afterAutospacing="0" w:line="360" w:lineRule="auto"/>
        <w:ind w:left="1440" w:hanging="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1.1</w:t>
      </w:r>
      <w:r w:rsidRPr="00876F47">
        <w:rPr>
          <w:rFonts w:ascii="Times New Roman" w:eastAsia="Times New Roman" w:hAnsi="Times New Roman" w:cs="David" w:hint="cs"/>
          <w:sz w:val="24"/>
          <w:szCs w:val="24"/>
          <w:rtl/>
        </w:rPr>
        <w:tab/>
      </w:r>
      <w:r w:rsidRPr="00876F47">
        <w:rPr>
          <w:rFonts w:ascii="Times New Roman" w:eastAsia="Times New Roman" w:hAnsi="Times New Roman" w:cs="David"/>
          <w:sz w:val="24"/>
          <w:szCs w:val="24"/>
          <w:rtl/>
        </w:rPr>
        <w:t xml:space="preserve">סכום קבוע ומוחלט של __________ ש"ח (במילים: ____________ ש"ח) </w:t>
      </w:r>
      <w:r w:rsidRPr="00876F47">
        <w:rPr>
          <w:rFonts w:ascii="Times New Roman" w:eastAsia="Times New Roman" w:hAnsi="Times New Roman" w:cs="David" w:hint="cs"/>
          <w:sz w:val="24"/>
          <w:szCs w:val="24"/>
          <w:rtl/>
        </w:rPr>
        <w:t>ל</w:t>
      </w:r>
      <w:r w:rsidRPr="00876F47">
        <w:rPr>
          <w:rFonts w:ascii="Times New Roman" w:eastAsia="Times New Roman" w:hAnsi="Times New Roman" w:cs="David"/>
          <w:sz w:val="24"/>
          <w:szCs w:val="24"/>
          <w:rtl/>
        </w:rPr>
        <w:t>כל יחידת דיור</w:t>
      </w:r>
      <w:r w:rsidRPr="00876F47">
        <w:rPr>
          <w:rFonts w:ascii="Times New Roman" w:eastAsia="Times New Roman" w:hAnsi="Times New Roman" w:cs="David" w:hint="cs"/>
          <w:sz w:val="24"/>
          <w:szCs w:val="24"/>
          <w:rtl/>
        </w:rPr>
        <w:t xml:space="preserve"> במבנה ראשוני</w:t>
      </w:r>
      <w:r w:rsidRPr="00876F47">
        <w:rPr>
          <w:rFonts w:ascii="Times New Roman" w:eastAsia="Times New Roman" w:hAnsi="Times New Roman" w:cs="David"/>
          <w:sz w:val="24"/>
          <w:szCs w:val="24"/>
          <w:rtl/>
        </w:rPr>
        <w:t>.</w:t>
      </w:r>
    </w:p>
    <w:p w14:paraId="6111B526" w14:textId="77777777" w:rsidR="00876F47" w:rsidRPr="00876F47" w:rsidRDefault="00876F47" w:rsidP="00876F47">
      <w:pPr>
        <w:spacing w:before="0" w:beforeAutospacing="0" w:after="0" w:afterAutospacing="0" w:line="360" w:lineRule="auto"/>
        <w:ind w:left="1440" w:hanging="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1.2</w:t>
      </w:r>
      <w:r w:rsidRPr="00876F47">
        <w:rPr>
          <w:rFonts w:ascii="Times New Roman" w:eastAsia="Times New Roman" w:hAnsi="Times New Roman" w:cs="David" w:hint="cs"/>
          <w:sz w:val="24"/>
          <w:szCs w:val="24"/>
          <w:rtl/>
        </w:rPr>
        <w:tab/>
        <w:t>סכום קבוע ומוחלט של ___________ ש"ח (במילים: ____________ ש"ח) לכל יחידת דיור במבנה חוזר.</w:t>
      </w:r>
    </w:p>
    <w:p w14:paraId="7F5F4D3D" w14:textId="77777777" w:rsidR="00876F47" w:rsidRPr="00876F47" w:rsidRDefault="00876F47" w:rsidP="00876F47">
      <w:pPr>
        <w:spacing w:before="0" w:beforeAutospacing="0" w:after="0" w:afterAutospacing="0" w:line="360" w:lineRule="auto"/>
        <w:ind w:left="1440" w:hanging="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1.3</w:t>
      </w:r>
      <w:r w:rsidRPr="00876F47">
        <w:rPr>
          <w:rFonts w:ascii="Times New Roman" w:eastAsia="Times New Roman" w:hAnsi="Times New Roman" w:cs="David" w:hint="cs"/>
          <w:sz w:val="24"/>
          <w:szCs w:val="24"/>
          <w:rtl/>
        </w:rPr>
        <w:tab/>
        <w:t>סכום קבוע ומוחלט של ___________ ש"ח (במילים: ____________ ש"ח) לכל מ"ר בנוי ומקורה מתחת למפלס הכניסה לבניינים.</w:t>
      </w:r>
    </w:p>
    <w:p w14:paraId="06232695" w14:textId="77777777" w:rsidR="00876F47" w:rsidRPr="00876F47" w:rsidRDefault="00876F47" w:rsidP="00876F47">
      <w:pPr>
        <w:spacing w:before="0" w:beforeAutospacing="0" w:after="0" w:afterAutospacing="0" w:line="240" w:lineRule="auto"/>
        <w:ind w:left="1440" w:hanging="720"/>
        <w:jc w:val="both"/>
        <w:rPr>
          <w:rFonts w:ascii="Times New Roman" w:eastAsia="Times New Roman" w:hAnsi="Times New Roman" w:cs="David"/>
          <w:sz w:val="24"/>
          <w:szCs w:val="24"/>
          <w:rtl/>
        </w:rPr>
      </w:pPr>
    </w:p>
    <w:p w14:paraId="0D8BDAB4" w14:textId="77777777" w:rsidR="00876F47" w:rsidRPr="00876F47" w:rsidRDefault="00876F47" w:rsidP="00876F47">
      <w:pPr>
        <w:spacing w:before="0" w:beforeAutospacing="0" w:after="0" w:afterAutospacing="0" w:line="240" w:lineRule="auto"/>
        <w:ind w:left="1440" w:hanging="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בסעיף זה:</w:t>
      </w:r>
    </w:p>
    <w:p w14:paraId="4951E430"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65ABD323"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מבנה ראשו</w:t>
      </w:r>
      <w:r w:rsidR="005603EE">
        <w:rPr>
          <w:rFonts w:ascii="Times New Roman" w:eastAsia="Times New Roman" w:hAnsi="Times New Roman" w:cs="David" w:hint="cs"/>
          <w:sz w:val="24"/>
          <w:szCs w:val="24"/>
          <w:rtl/>
        </w:rPr>
        <w:t>ני - המבנה שהוקם לראשונה עפ"י ת</w:t>
      </w:r>
      <w:r w:rsidRPr="00876F47">
        <w:rPr>
          <w:rFonts w:ascii="Times New Roman" w:eastAsia="Times New Roman" w:hAnsi="Times New Roman" w:cs="David" w:hint="cs"/>
          <w:sz w:val="24"/>
          <w:szCs w:val="24"/>
          <w:rtl/>
        </w:rPr>
        <w:t>כניותיו ו/או הנחיותיו של היועץ. במקרים בהם מתוכננים במקביל מספר מבנים ראשונים וחוזרים יחשב המבנה שבו מספר  היחידות הרב ביותר כמבנה ראשוני.</w:t>
      </w:r>
    </w:p>
    <w:p w14:paraId="0BCFCD6B"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3E084455"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מבנה חוזר - מבנה נוסף</w:t>
      </w:r>
      <w:r w:rsidR="005603EE">
        <w:rPr>
          <w:rFonts w:ascii="Times New Roman" w:eastAsia="Times New Roman" w:hAnsi="Times New Roman" w:cs="David" w:hint="cs"/>
          <w:sz w:val="24"/>
          <w:szCs w:val="24"/>
          <w:rtl/>
        </w:rPr>
        <w:t>, המוקם בשלמותו או בחלקו עפ"י ת</w:t>
      </w:r>
      <w:r w:rsidRPr="00876F47">
        <w:rPr>
          <w:rFonts w:ascii="Times New Roman" w:eastAsia="Times New Roman" w:hAnsi="Times New Roman" w:cs="David" w:hint="cs"/>
          <w:sz w:val="24"/>
          <w:szCs w:val="24"/>
          <w:rtl/>
        </w:rPr>
        <w:t>כניותיו ו/או הנחיותיו של היועץ ביחס למבנה הראשוני, על אותו המגרש או במגרש אחר, בין אם על פי תכניות קיימות על כל פרטיהן ובין אם לצורך הקמתו התבקש היועץ להכניס שינויים והתאמות בתכניות ו/או בהנחיות הקיימות, כגון: התאמת התכנון לשינויים בחקיקה, בתקנים, בתקנות ו/או בהנחיות הרשויות, תמונת ראי, קומת עמודים, התאמה למרתפים, הצמדת זוג מבנים, תוספת ו/או הפחתת עד שתי קומות טיפוסיות, שינויים קלים במידות.</w:t>
      </w:r>
    </w:p>
    <w:p w14:paraId="5E324F23"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r>
    </w:p>
    <w:p w14:paraId="4B12DEE3" w14:textId="77777777" w:rsidR="00876F47" w:rsidRPr="00876F47" w:rsidRDefault="00876F47" w:rsidP="00876F47">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0"/>
          <w:szCs w:val="24"/>
          <w:rtl/>
          <w:lang w:eastAsia="he-IL"/>
        </w:rPr>
        <w:t>2.</w:t>
      </w:r>
      <w:r w:rsidRPr="00876F47">
        <w:rPr>
          <w:rFonts w:ascii="Times New Roman" w:eastAsia="Times New Roman" w:hAnsi="Times New Roman" w:cs="David"/>
          <w:sz w:val="20"/>
          <w:szCs w:val="24"/>
          <w:rtl/>
          <w:lang w:eastAsia="he-IL"/>
        </w:rPr>
        <w:tab/>
        <w:t>הסכום המפורט בסעיף 1 לעיל יהיה צמוד ל</w:t>
      </w:r>
      <w:sdt>
        <w:sdtPr>
          <w:rPr>
            <w:rFonts w:ascii="Times New Roman" w:eastAsia="Times New Roman" w:hAnsi="Times New Roman" w:cs="David"/>
            <w:color w:val="008000"/>
            <w:sz w:val="24"/>
            <w:szCs w:val="24"/>
            <w:rtl/>
          </w:rPr>
          <w:alias w:val="סוג מדד כותרת"/>
          <w:tag w:val="cntMadadTypeTitle"/>
          <w:id w:val="-2023535727"/>
          <w:placeholder>
            <w:docPart w:val="678BD1FBAD6047EB9C2BBA2F0078C23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0A6F65" w:rsidRPr="005603EE">
            <w:rPr>
              <w:rStyle w:val="AutoFieldsChar"/>
              <w:color w:val="00B0F0"/>
              <w:rtl/>
            </w:rPr>
            <w:t>[סוג מדד כותרת]</w:t>
          </w:r>
        </w:sdtContent>
      </w:sdt>
      <w:r w:rsidRPr="00876F47">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גין/ידוע - כותרת"/>
          <w:tag w:val="cntIsKnownTitle"/>
          <w:id w:val="344216121"/>
          <w:placeholder>
            <w:docPart w:val="4B43A0B713234E0696BD3DBD305DDDE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0A6F65" w:rsidRPr="005603EE">
            <w:rPr>
              <w:rStyle w:val="AutoFieldsChar"/>
              <w:color w:val="00B0F0"/>
              <w:rtl/>
            </w:rPr>
            <w:t>[מדד בגין/ידוע - כותרת]</w:t>
          </w:r>
        </w:sdtContent>
      </w:sdt>
      <w:r w:rsidRPr="00876F47">
        <w:rPr>
          <w:rFonts w:ascii="Times New Roman" w:eastAsia="Times New Roman" w:hAnsi="Times New Roman" w:cs="David"/>
          <w:color w:val="008000"/>
          <w:sz w:val="24"/>
          <w:szCs w:val="24"/>
          <w:rtl/>
        </w:rPr>
        <w:t xml:space="preserve"> </w:t>
      </w:r>
      <w:r w:rsidRPr="00876F47">
        <w:rPr>
          <w:rFonts w:ascii="Times New Roman" w:eastAsia="Times New Roman" w:hAnsi="Times New Roman" w:cs="David"/>
          <w:sz w:val="24"/>
          <w:szCs w:val="24"/>
          <w:rtl/>
        </w:rPr>
        <w:t>ליום</w:t>
      </w:r>
      <w:r w:rsidRPr="00876F47">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סיס"/>
          <w:tag w:val="cntMadadBase"/>
          <w:id w:val="1906565257"/>
          <w:placeholder>
            <w:docPart w:val="AA7D478B03BF4E8296508A827ECC713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03-08T00:00:00Z">
            <w:dateFormat w:val="dd/MM/yyyy"/>
            <w:lid w:val="he-IL"/>
            <w:storeMappedDataAs w:val="dateTime"/>
            <w:calendar w:val="gregorian"/>
          </w:date>
        </w:sdtPr>
        <w:sdtContent>
          <w:r w:rsidR="000A6F65" w:rsidRPr="005603EE">
            <w:rPr>
              <w:rStyle w:val="AutoFieldsChar"/>
              <w:color w:val="00B0F0"/>
              <w:rtl/>
            </w:rPr>
            <w:t>[מדד בסיס]</w:t>
          </w:r>
        </w:sdtContent>
      </w:sdt>
      <w:r w:rsidRPr="00876F47">
        <w:rPr>
          <w:rFonts w:ascii="Times New Roman" w:eastAsia="Times New Roman" w:hAnsi="Times New Roman" w:cs="David"/>
          <w:sz w:val="24"/>
          <w:szCs w:val="24"/>
          <w:rtl/>
        </w:rPr>
        <w:t xml:space="preserve"> העומד על </w:t>
      </w:r>
      <w:sdt>
        <w:sdtPr>
          <w:rPr>
            <w:rFonts w:ascii="Times New Roman" w:eastAsia="Times New Roman" w:hAnsi="Times New Roman" w:cs="David"/>
            <w:color w:val="008000"/>
            <w:sz w:val="24"/>
            <w:szCs w:val="24"/>
            <w:rtl/>
          </w:rPr>
          <w:alias w:val="נקודות מדד"/>
          <w:tag w:val="cntMadadPoints"/>
          <w:id w:val="-956552286"/>
          <w:placeholder>
            <w:docPart w:val="F65E6C09B2D6472BB9F1CA8F77D5869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000A6F65" w:rsidRPr="005603EE">
            <w:rPr>
              <w:rStyle w:val="AutoFieldsChar"/>
              <w:color w:val="00B0F0"/>
              <w:rtl/>
            </w:rPr>
            <w:t>[נקודות מדד]</w:t>
          </w:r>
        </w:sdtContent>
      </w:sdt>
      <w:r w:rsidRPr="00876F47">
        <w:rPr>
          <w:rFonts w:ascii="Times New Roman" w:eastAsia="Times New Roman" w:hAnsi="Times New Roman" w:cs="David"/>
          <w:sz w:val="24"/>
          <w:szCs w:val="24"/>
          <w:rtl/>
        </w:rPr>
        <w:t xml:space="preserve"> נקודות </w:t>
      </w:r>
      <w:r w:rsidRPr="00876F47">
        <w:rPr>
          <w:rFonts w:ascii="Times New Roman" w:eastAsia="Times New Roman" w:hAnsi="Times New Roman" w:cs="David"/>
          <w:sz w:val="24"/>
          <w:szCs w:val="24"/>
          <w:rtl/>
          <w:lang w:eastAsia="he-IL"/>
        </w:rPr>
        <w:t xml:space="preserve"> עד למדד הידוע ביום הגשת כל חשבון.</w:t>
      </w:r>
    </w:p>
    <w:p w14:paraId="2DFD76E5"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FC6ED28" w14:textId="77777777" w:rsidR="00876F47" w:rsidRPr="00876F47" w:rsidRDefault="00876F47" w:rsidP="00876F47">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t>3.</w:t>
      </w:r>
      <w:r w:rsidRPr="00876F47">
        <w:rPr>
          <w:rFonts w:ascii="Times New Roman" w:eastAsia="Times New Roman" w:hAnsi="Times New Roman" w:cs="David"/>
          <w:sz w:val="20"/>
          <w:szCs w:val="24"/>
          <w:rtl/>
          <w:lang w:eastAsia="he-IL"/>
        </w:rPr>
        <w:tab/>
        <w:t>למען הסר ספק:</w:t>
      </w:r>
    </w:p>
    <w:p w14:paraId="3D84F9B0"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16BACFB" w14:textId="77777777" w:rsidR="00876F47" w:rsidRPr="00876F47" w:rsidRDefault="00876F47" w:rsidP="00876F47">
      <w:pPr>
        <w:widowControl w:val="0"/>
        <w:spacing w:before="0" w:beforeAutospacing="0" w:after="0" w:afterAutospacing="0" w:line="240" w:lineRule="auto"/>
        <w:ind w:left="1400" w:hanging="68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3.1</w:t>
      </w:r>
      <w:r w:rsidRPr="00876F47">
        <w:rPr>
          <w:rFonts w:ascii="Times New Roman" w:eastAsia="Times New Roman" w:hAnsi="Times New Roman" w:cs="David"/>
          <w:sz w:val="20"/>
          <w:szCs w:val="24"/>
          <w:rtl/>
          <w:lang w:eastAsia="he-IL"/>
        </w:rPr>
        <w:tab/>
        <w:t>שכר היועץ יחושב על פי מספר יחידות הדיור שבתכנון ושבכוונת המ</w:t>
      </w:r>
      <w:r w:rsidR="005603EE">
        <w:rPr>
          <w:rFonts w:ascii="Times New Roman" w:eastAsia="Times New Roman" w:hAnsi="Times New Roman" w:cs="David"/>
          <w:sz w:val="20"/>
          <w:szCs w:val="24"/>
          <w:rtl/>
          <w:lang w:eastAsia="he-IL"/>
        </w:rPr>
        <w:t>זמין לבצעם בכל קטע וקטע של הפרו</w:t>
      </w:r>
      <w:r w:rsidRPr="00876F47">
        <w:rPr>
          <w:rFonts w:ascii="Times New Roman" w:eastAsia="Times New Roman" w:hAnsi="Times New Roman" w:cs="David"/>
          <w:sz w:val="20"/>
          <w:szCs w:val="24"/>
          <w:rtl/>
          <w:lang w:eastAsia="he-IL"/>
        </w:rPr>
        <w:t>יקט במועדו (לשם המחשה: אם בקטע א' בכוונת המזמין לבצע 50 יח"ד, והיועץ נדרש לתכנן להקמת 50 יח"ד, יהיה חייב המזמין בתשלום עבור אותם יח"ד בלבד, גם אם התכנון יתאים לשלבים הבאים). אין באמור לגרוע מחובת היועץ לבדוק ולוודא התאמת התכנון גם למגרשים בקטעים הבאים.</w:t>
      </w:r>
    </w:p>
    <w:p w14:paraId="0AD7DD12"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648C4BF" w14:textId="77777777" w:rsidR="00876F47" w:rsidRPr="00876F47" w:rsidRDefault="00876F47" w:rsidP="00876F47">
      <w:pPr>
        <w:widowControl w:val="0"/>
        <w:tabs>
          <w:tab w:val="num" w:pos="1360"/>
        </w:tabs>
        <w:spacing w:before="0" w:beforeAutospacing="0" w:after="0" w:afterAutospacing="0" w:line="240" w:lineRule="auto"/>
        <w:ind w:left="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3.2</w:t>
      </w:r>
      <w:r w:rsidRPr="00876F47">
        <w:rPr>
          <w:rFonts w:ascii="Times New Roman" w:eastAsia="Times New Roman" w:hAnsi="Times New Roman" w:cs="David"/>
          <w:sz w:val="20"/>
          <w:szCs w:val="24"/>
          <w:rtl/>
          <w:lang w:eastAsia="he-IL"/>
        </w:rPr>
        <w:tab/>
        <w:t xml:space="preserve">מובהר כי שכר היועץ ומועדי התשלום הינם סופיים ומוחלטים והם לא ישתנו    </w:t>
      </w:r>
      <w:r w:rsidRPr="00876F47">
        <w:rPr>
          <w:rFonts w:ascii="Times New Roman" w:eastAsia="Times New Roman" w:hAnsi="Times New Roman" w:cs="David"/>
          <w:sz w:val="20"/>
          <w:szCs w:val="24"/>
          <w:rtl/>
          <w:lang w:eastAsia="he-IL"/>
        </w:rPr>
        <w:tab/>
        <w:t xml:space="preserve">מכל גורם שהוא לרבות ומבלי לפגוע בכלליות האמור לעיל, הגדלת מס' יחידות </w:t>
      </w:r>
      <w:r w:rsidRPr="00876F47">
        <w:rPr>
          <w:rFonts w:ascii="Times New Roman" w:eastAsia="Times New Roman" w:hAnsi="Times New Roman" w:cs="David"/>
          <w:sz w:val="20"/>
          <w:szCs w:val="24"/>
          <w:rtl/>
          <w:lang w:eastAsia="he-IL"/>
        </w:rPr>
        <w:tab/>
        <w:t xml:space="preserve">דיור במגרשים, קצב הבניה, צורת ביצוע הבניה (קונבנציונאלי ו/או טרומי ו/או </w:t>
      </w:r>
      <w:r w:rsidRPr="00876F47">
        <w:rPr>
          <w:rFonts w:ascii="Times New Roman" w:eastAsia="Times New Roman" w:hAnsi="Times New Roman" w:cs="David"/>
          <w:sz w:val="20"/>
          <w:szCs w:val="24"/>
          <w:rtl/>
          <w:lang w:eastAsia="he-IL"/>
        </w:rPr>
        <w:tab/>
        <w:t>תועש) ו/או מידת השנויים שידרשו ע"י המזמין.</w:t>
      </w:r>
    </w:p>
    <w:p w14:paraId="00B098A0"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1DBDF4F" w14:textId="77777777" w:rsidR="00876F47" w:rsidRPr="00876F47" w:rsidRDefault="00876F47" w:rsidP="00876F47">
      <w:pPr>
        <w:widowControl w:val="0"/>
        <w:spacing w:before="0" w:beforeAutospacing="0" w:after="0" w:afterAutospacing="0" w:line="240" w:lineRule="auto"/>
        <w:ind w:left="1304" w:hanging="584"/>
        <w:jc w:val="both"/>
        <w:rPr>
          <w:rFonts w:ascii="Times New Roman" w:eastAsia="Times New Roman" w:hAnsi="Times New Roman" w:cs="David"/>
          <w:sz w:val="20"/>
          <w:szCs w:val="24"/>
          <w:lang w:eastAsia="he-IL"/>
        </w:rPr>
      </w:pPr>
      <w:r w:rsidRPr="00876F47">
        <w:rPr>
          <w:rFonts w:ascii="Times New Roman" w:eastAsia="Times New Roman" w:hAnsi="Times New Roman" w:cs="David"/>
          <w:sz w:val="20"/>
          <w:szCs w:val="24"/>
          <w:rtl/>
          <w:lang w:eastAsia="he-IL"/>
        </w:rPr>
        <w:t>3.3</w:t>
      </w:r>
      <w:r w:rsidRPr="00876F47">
        <w:rPr>
          <w:rFonts w:ascii="Times New Roman" w:eastAsia="Times New Roman" w:hAnsi="Times New Roman" w:cs="David"/>
          <w:sz w:val="20"/>
          <w:szCs w:val="24"/>
          <w:rtl/>
          <w:lang w:eastAsia="he-IL"/>
        </w:rPr>
        <w:tab/>
        <w:t>שכר היועץ כולל את כל המפורט בחוזה על כל נספחיו, לרבות נספח ב'.</w:t>
      </w:r>
    </w:p>
    <w:p w14:paraId="3B12A17B"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4C9D179"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D75F2C3"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t>4.</w:t>
      </w:r>
      <w:r w:rsidRPr="00876F47">
        <w:rPr>
          <w:rFonts w:ascii="Times New Roman" w:eastAsia="Times New Roman" w:hAnsi="Times New Roman" w:cs="David"/>
          <w:sz w:val="20"/>
          <w:szCs w:val="24"/>
          <w:rtl/>
          <w:lang w:eastAsia="he-IL"/>
        </w:rPr>
        <w:tab/>
        <w:t xml:space="preserve">בנוסף לכל תשלום ישולם ליועץ מע"מ כשיעורו בחוק וזאת כנגד המצאת חשבונית מס </w:t>
      </w:r>
      <w:r w:rsidRPr="00876F47">
        <w:rPr>
          <w:rFonts w:ascii="Times New Roman" w:eastAsia="Times New Roman" w:hAnsi="Times New Roman" w:cs="David"/>
          <w:sz w:val="20"/>
          <w:szCs w:val="24"/>
          <w:rtl/>
          <w:lang w:eastAsia="he-IL"/>
        </w:rPr>
        <w:tab/>
        <w:t>כדין, למועד תשלום המע"מ ע"י היועץ והמצאת כל אשור נוסף ע"פ דין.</w:t>
      </w:r>
    </w:p>
    <w:p w14:paraId="10EEFA96"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B0FF481"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E23D28D" w14:textId="77777777" w:rsidR="00876F47" w:rsidRPr="00876F47" w:rsidRDefault="00876F47" w:rsidP="000A6F65">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lastRenderedPageBreak/>
        <w:tab/>
        <w:t>5.</w:t>
      </w:r>
      <w:r w:rsidRPr="00876F47">
        <w:rPr>
          <w:rFonts w:ascii="Times New Roman" w:eastAsia="Times New Roman" w:hAnsi="Times New Roman" w:cs="David"/>
          <w:sz w:val="20"/>
          <w:szCs w:val="24"/>
          <w:rtl/>
          <w:lang w:eastAsia="he-IL"/>
        </w:rPr>
        <w:tab/>
        <w:t xml:space="preserve">תנאי מוקדם לבצוע התשלומים לפי נספח זה הוא שכל עבודות </w:t>
      </w:r>
      <w:proofErr w:type="spellStart"/>
      <w:r w:rsidRPr="00876F47">
        <w:rPr>
          <w:rFonts w:ascii="Times New Roman" w:eastAsia="Times New Roman" w:hAnsi="Times New Roman" w:cs="David"/>
          <w:sz w:val="20"/>
          <w:szCs w:val="24"/>
          <w:rtl/>
          <w:lang w:eastAsia="he-IL"/>
        </w:rPr>
        <w:t>היעוץ</w:t>
      </w:r>
      <w:proofErr w:type="spellEnd"/>
      <w:r w:rsidRPr="00876F47">
        <w:rPr>
          <w:rFonts w:ascii="Times New Roman" w:eastAsia="Times New Roman" w:hAnsi="Times New Roman" w:cs="David"/>
          <w:sz w:val="20"/>
          <w:szCs w:val="24"/>
          <w:rtl/>
          <w:lang w:eastAsia="he-IL"/>
        </w:rPr>
        <w:t xml:space="preserve"> הכלולות בשכר </w:t>
      </w:r>
      <w:r w:rsidRPr="00876F47">
        <w:rPr>
          <w:rFonts w:ascii="Times New Roman" w:eastAsia="Times New Roman" w:hAnsi="Times New Roman" w:cs="David"/>
          <w:sz w:val="20"/>
          <w:szCs w:val="24"/>
          <w:rtl/>
          <w:lang w:eastAsia="he-IL"/>
        </w:rPr>
        <w:tab/>
        <w:t>היועץ הושלמו וכל המסמכים והתכניות נמסרו למזמין.</w:t>
      </w:r>
    </w:p>
    <w:p w14:paraId="6F51555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נספח "ה"</w:t>
      </w:r>
    </w:p>
    <w:p w14:paraId="1E430C6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0D4058C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תשלומי שכר היועץ</w:t>
      </w:r>
    </w:p>
    <w:p w14:paraId="789AF0C8" w14:textId="77777777" w:rsidR="00876F47" w:rsidRPr="00876F47" w:rsidRDefault="00876F47" w:rsidP="00876F47">
      <w:pPr>
        <w:widowControl w:val="0"/>
        <w:spacing w:before="60" w:beforeAutospacing="0" w:after="60" w:afterAutospacing="0" w:line="300" w:lineRule="atLeast"/>
        <w:jc w:val="center"/>
        <w:rPr>
          <w:rFonts w:ascii="Times New Roman" w:eastAsia="Times New Roman" w:hAnsi="Times New Roman" w:cs="David"/>
          <w:sz w:val="24"/>
          <w:szCs w:val="24"/>
          <w:rtl/>
        </w:rPr>
      </w:pPr>
    </w:p>
    <w:p w14:paraId="6B1419B9" w14:textId="77777777" w:rsidR="005603EE" w:rsidRPr="005603EE" w:rsidRDefault="005603EE" w:rsidP="005603EE">
      <w:pPr>
        <w:pStyle w:val="af6"/>
        <w:numPr>
          <w:ilvl w:val="0"/>
          <w:numId w:val="14"/>
        </w:numPr>
        <w:rPr>
          <w:sz w:val="24"/>
          <w:szCs w:val="24"/>
          <w:rtl/>
        </w:rPr>
      </w:pPr>
      <w:r w:rsidRPr="005603EE">
        <w:rPr>
          <w:sz w:val="24"/>
          <w:szCs w:val="24"/>
          <w:rtl/>
        </w:rPr>
        <w:t>שכר ה</w:t>
      </w:r>
      <w:r w:rsidR="005D664B">
        <w:rPr>
          <w:sz w:val="24"/>
          <w:szCs w:val="24"/>
          <w:rtl/>
        </w:rPr>
        <w:t>יועץ</w:t>
      </w:r>
      <w:r w:rsidRPr="005603EE">
        <w:rPr>
          <w:sz w:val="24"/>
          <w:szCs w:val="24"/>
          <w:rtl/>
        </w:rPr>
        <w:t xml:space="preserve"> ישולם לשיעורין כנגד גמר כל שלב ושלב של שרותי ה</w:t>
      </w:r>
      <w:r w:rsidR="005D664B">
        <w:rPr>
          <w:sz w:val="24"/>
          <w:szCs w:val="24"/>
          <w:rtl/>
        </w:rPr>
        <w:t>יועץ</w:t>
      </w:r>
      <w:r w:rsidRPr="005603EE">
        <w:rPr>
          <w:sz w:val="24"/>
          <w:szCs w:val="24"/>
          <w:rtl/>
        </w:rPr>
        <w:t xml:space="preserve"> כמוגדר בחוזה לרבות בנספחים ב' ו- ח' כדלקמן:</w:t>
      </w:r>
    </w:p>
    <w:p w14:paraId="7D2BABCA" w14:textId="77777777" w:rsidR="00876F47" w:rsidRPr="00876F47" w:rsidRDefault="00876F47" w:rsidP="005603EE">
      <w:pPr>
        <w:widowControl w:val="0"/>
        <w:spacing w:before="0" w:beforeAutospacing="0" w:after="0" w:afterAutospacing="0" w:line="360" w:lineRule="auto"/>
        <w:jc w:val="both"/>
        <w:rPr>
          <w:rFonts w:ascii="Times New Roman" w:eastAsia="Times New Roman" w:hAnsi="Times New Roman" w:cs="David"/>
          <w:sz w:val="24"/>
          <w:szCs w:val="24"/>
          <w:rtl/>
        </w:rPr>
      </w:pPr>
    </w:p>
    <w:p w14:paraId="0F6A5FA5"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1.1</w:t>
      </w:r>
      <w:r w:rsidRPr="00876F47">
        <w:rPr>
          <w:rFonts w:ascii="Times New Roman" w:eastAsia="Times New Roman" w:hAnsi="Times New Roman" w:cs="David"/>
          <w:sz w:val="24"/>
          <w:szCs w:val="24"/>
          <w:rtl/>
        </w:rPr>
        <w:tab/>
        <w:t>לאחר גמר הי</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עוץ המוקדם</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25%</w:t>
      </w:r>
    </w:p>
    <w:p w14:paraId="7EE3E8C5"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1.2</w:t>
      </w:r>
      <w:r w:rsidRPr="00876F47">
        <w:rPr>
          <w:rFonts w:ascii="Times New Roman" w:eastAsia="Times New Roman" w:hAnsi="Times New Roman" w:cs="David"/>
          <w:sz w:val="24"/>
          <w:szCs w:val="24"/>
          <w:rtl/>
        </w:rPr>
        <w:tab/>
        <w:t>לאחר גמר הי</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עוץ הסופי</w:t>
      </w:r>
      <w:r w:rsidRPr="00876F47">
        <w:rPr>
          <w:rFonts w:ascii="Times New Roman" w:eastAsia="Times New Roman" w:hAnsi="Times New Roman" w:cs="David" w:hint="cs"/>
          <w:sz w:val="24"/>
          <w:szCs w:val="24"/>
          <w:rtl/>
        </w:rPr>
        <w:t xml:space="preserve"> וקבלת אישור רשויות </w:t>
      </w:r>
    </w:p>
    <w:p w14:paraId="0865D7BD" w14:textId="77777777" w:rsidR="00876F47" w:rsidRPr="00876F47" w:rsidRDefault="00876F47" w:rsidP="00876F47">
      <w:pPr>
        <w:spacing w:before="0" w:beforeAutospacing="0" w:after="0" w:afterAutospacing="0" w:line="360" w:lineRule="auto"/>
        <w:ind w:left="720" w:firstLine="720"/>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הכיבוי להיתר</w:t>
      </w:r>
      <w:r w:rsidRPr="00876F47">
        <w:rPr>
          <w:rFonts w:ascii="Times New Roman" w:eastAsia="Times New Roman" w:hAnsi="Times New Roman" w:cs="David" w:hint="cs"/>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20%</w:t>
      </w:r>
    </w:p>
    <w:p w14:paraId="46121F0A"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1.3</w:t>
      </w:r>
      <w:r w:rsidRPr="00876F47">
        <w:rPr>
          <w:rFonts w:ascii="Times New Roman" w:eastAsia="Times New Roman" w:hAnsi="Times New Roman" w:cs="David"/>
          <w:sz w:val="24"/>
          <w:szCs w:val="24"/>
          <w:rtl/>
        </w:rPr>
        <w:tab/>
        <w:t>לאחר גמר הי</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עוץ בשלבי התכנון המפורט של המבנה</w:t>
      </w:r>
      <w:r w:rsidRPr="00876F47">
        <w:rPr>
          <w:rFonts w:ascii="Times New Roman" w:eastAsia="Times New Roman" w:hAnsi="Times New Roman" w:cs="David"/>
          <w:sz w:val="24"/>
          <w:szCs w:val="24"/>
          <w:rtl/>
        </w:rPr>
        <w:tab/>
      </w:r>
      <w:r w:rsidRPr="00876F47">
        <w:rPr>
          <w:rFonts w:ascii="Times New Roman" w:eastAsia="Times New Roman" w:hAnsi="Times New Roman" w:cs="David" w:hint="cs"/>
          <w:sz w:val="24"/>
          <w:szCs w:val="24"/>
          <w:rtl/>
        </w:rPr>
        <w:t>10</w:t>
      </w:r>
      <w:r w:rsidRPr="00876F47">
        <w:rPr>
          <w:rFonts w:ascii="Times New Roman" w:eastAsia="Times New Roman" w:hAnsi="Times New Roman" w:cs="David"/>
          <w:sz w:val="24"/>
          <w:szCs w:val="24"/>
          <w:rtl/>
        </w:rPr>
        <w:t>%</w:t>
      </w:r>
    </w:p>
    <w:p w14:paraId="403D9102"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1.4</w:t>
      </w:r>
      <w:r w:rsidRPr="00876F47">
        <w:rPr>
          <w:rFonts w:ascii="Times New Roman" w:eastAsia="Times New Roman" w:hAnsi="Times New Roman" w:cs="David"/>
          <w:sz w:val="24"/>
          <w:szCs w:val="24"/>
          <w:rtl/>
        </w:rPr>
        <w:tab/>
        <w:t>במהלך הפיקוח העליון</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15%</w:t>
      </w:r>
    </w:p>
    <w:p w14:paraId="14F0D36B"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1.5</w:t>
      </w:r>
      <w:r w:rsidRPr="00876F47">
        <w:rPr>
          <w:rFonts w:ascii="Times New Roman" w:eastAsia="Times New Roman" w:hAnsi="Times New Roman" w:cs="David"/>
          <w:sz w:val="24"/>
          <w:szCs w:val="24"/>
          <w:rtl/>
        </w:rPr>
        <w:tab/>
        <w:t xml:space="preserve">לאחר השתתפות בסיורי בקורת של גורמי כיבוי אש ו/או </w:t>
      </w:r>
    </w:p>
    <w:p w14:paraId="75EB739A"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רשויות אחרות למתן אישור אכלוס, והסדרת אישור זה</w:t>
      </w:r>
      <w:r w:rsidRPr="00876F47">
        <w:rPr>
          <w:rFonts w:ascii="Times New Roman" w:eastAsia="Times New Roman" w:hAnsi="Times New Roman" w:cs="David"/>
          <w:sz w:val="24"/>
          <w:szCs w:val="24"/>
          <w:rtl/>
        </w:rPr>
        <w:tab/>
      </w:r>
      <w:r w:rsidRPr="00876F47">
        <w:rPr>
          <w:rFonts w:ascii="Times New Roman" w:eastAsia="Times New Roman" w:hAnsi="Times New Roman" w:cs="David" w:hint="cs"/>
          <w:sz w:val="24"/>
          <w:szCs w:val="24"/>
          <w:rtl/>
        </w:rPr>
        <w:t>25</w:t>
      </w:r>
      <w:r w:rsidRPr="00876F47">
        <w:rPr>
          <w:rFonts w:ascii="Times New Roman" w:eastAsia="Times New Roman" w:hAnsi="Times New Roman" w:cs="David"/>
          <w:sz w:val="24"/>
          <w:szCs w:val="24"/>
          <w:rtl/>
        </w:rPr>
        <w:t>%</w:t>
      </w:r>
    </w:p>
    <w:p w14:paraId="64BEE2F0"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1.6</w:t>
      </w:r>
      <w:r w:rsidRPr="00876F47">
        <w:rPr>
          <w:rFonts w:ascii="Times New Roman" w:eastAsia="Times New Roman" w:hAnsi="Times New Roman" w:cs="David"/>
          <w:sz w:val="24"/>
          <w:szCs w:val="24"/>
          <w:rtl/>
        </w:rPr>
        <w:tab/>
        <w:t>לאחר סיום התחייבויות היועץ לפי הסכם זה, השתתפות</w:t>
      </w:r>
    </w:p>
    <w:p w14:paraId="0A15051B"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 xml:space="preserve">בסיור ביקורת של גורמי כיבוי אש ו/או רשויות אחרות </w:t>
      </w:r>
    </w:p>
    <w:p w14:paraId="63719035"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למתן תעודת גמר, הסדרת אישו זה ואישור היועץ בכתב</w:t>
      </w:r>
    </w:p>
    <w:p w14:paraId="16B63253"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לביצוע העבודות בהתאם לתכניותיו, הנחיותיו, תקנים</w:t>
      </w:r>
    </w:p>
    <w:p w14:paraId="66B5514C"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רלוונטיים ולשביעות רצונו</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5%</w:t>
      </w:r>
    </w:p>
    <w:p w14:paraId="54FCC4D2"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Pr>
      </w:pPr>
    </w:p>
    <w:p w14:paraId="0017A1EE" w14:textId="77777777" w:rsidR="00876F47" w:rsidRPr="00876F47" w:rsidRDefault="00876F47" w:rsidP="00876F47">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למרות האמור בסעיף 1 לעיל רשאי המזמין לשלם ליועץ מקדמות בגין קידום התכנון אשר יקוזזו משלבי התשלום עפ"י קביעתו.</w:t>
      </w:r>
    </w:p>
    <w:p w14:paraId="25ABE1AF" w14:textId="77777777" w:rsidR="00876F47" w:rsidRPr="00876F47" w:rsidRDefault="00876F47" w:rsidP="00876F47">
      <w:pPr>
        <w:spacing w:before="0" w:beforeAutospacing="0" w:after="0" w:afterAutospacing="0" w:line="360" w:lineRule="auto"/>
        <w:rPr>
          <w:rFonts w:ascii="Times New Roman" w:eastAsia="Times New Roman" w:hAnsi="Times New Roman" w:cs="David"/>
          <w:sz w:val="24"/>
          <w:szCs w:val="24"/>
          <w:rtl/>
        </w:rPr>
      </w:pPr>
    </w:p>
    <w:p w14:paraId="4DFDAF39" w14:textId="77777777" w:rsidR="00876F47" w:rsidRPr="00876F47" w:rsidRDefault="00876F47" w:rsidP="00876F47">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היועץ יגיש חשבון לא יותר מאשר פעם בחודש.</w:t>
      </w:r>
    </w:p>
    <w:p w14:paraId="1837EB1C"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p>
    <w:p w14:paraId="34435D00" w14:textId="77777777" w:rsidR="00876F47" w:rsidRPr="00876F47" w:rsidRDefault="00876F47" w:rsidP="00876F47">
      <w:pPr>
        <w:spacing w:before="0" w:beforeAutospacing="0" w:after="0" w:afterAutospacing="0" w:line="360" w:lineRule="auto"/>
        <w:ind w:left="720" w:hanging="720"/>
        <w:rPr>
          <w:rFonts w:ascii="Times New Roman" w:eastAsia="Times New Roman" w:hAnsi="Times New Roman" w:cs="David"/>
          <w:sz w:val="24"/>
          <w:szCs w:val="24"/>
        </w:rPr>
      </w:pPr>
      <w:r w:rsidRPr="00876F47">
        <w:rPr>
          <w:rFonts w:ascii="Times New Roman" w:eastAsia="Times New Roman" w:hAnsi="Times New Roman" w:cs="David"/>
          <w:sz w:val="24"/>
          <w:szCs w:val="24"/>
          <w:rtl/>
        </w:rPr>
        <w:t xml:space="preserve">4. </w:t>
      </w:r>
      <w:r w:rsidRPr="00876F47">
        <w:rPr>
          <w:rFonts w:ascii="Times New Roman" w:eastAsia="Times New Roman" w:hAnsi="Times New Roman" w:cs="David"/>
          <w:sz w:val="24"/>
          <w:szCs w:val="24"/>
          <w:rtl/>
        </w:rPr>
        <w:tab/>
        <w:t>המזמין ישלם את שכר היועץ בטווח של  60 יום מתאריך אישור החשבון ע"י המנהל.</w:t>
      </w:r>
    </w:p>
    <w:p w14:paraId="17539BF3" w14:textId="77777777" w:rsidR="00876F47" w:rsidRPr="00876F47" w:rsidRDefault="00876F47" w:rsidP="00876F47">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7D926FAC" w14:textId="77777777" w:rsidR="000A6F65" w:rsidRDefault="000A6F65">
      <w:pPr>
        <w:bidi w:val="0"/>
        <w:spacing w:before="0" w:beforeAutospacing="0" w:after="160" w:afterAutospacing="0" w:line="259" w:lineRule="auto"/>
        <w:rPr>
          <w:rFonts w:ascii="Times New Roman" w:eastAsia="Times New Roman" w:hAnsi="Times New Roman" w:cs="David"/>
          <w:b/>
          <w:bCs/>
          <w:sz w:val="24"/>
          <w:szCs w:val="24"/>
          <w:u w:val="single"/>
          <w:lang w:eastAsia="he-IL"/>
        </w:rPr>
      </w:pPr>
    </w:p>
    <w:p w14:paraId="75D314BD" w14:textId="77777777" w:rsidR="005603EE" w:rsidRDefault="005603EE" w:rsidP="00876F47">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3DCF8F38" w14:textId="77777777" w:rsidR="00876F47" w:rsidRPr="00876F47" w:rsidRDefault="00876F47" w:rsidP="00876F47">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b/>
          <w:bCs/>
          <w:sz w:val="24"/>
          <w:szCs w:val="24"/>
          <w:u w:val="single"/>
          <w:rtl/>
          <w:lang w:eastAsia="he-IL"/>
        </w:rPr>
        <w:lastRenderedPageBreak/>
        <w:t xml:space="preserve">נספח </w:t>
      </w:r>
      <w:r w:rsidR="005603EE">
        <w:rPr>
          <w:rFonts w:ascii="Times New Roman" w:eastAsia="Times New Roman" w:hAnsi="Times New Roman" w:cs="David" w:hint="cs"/>
          <w:b/>
          <w:bCs/>
          <w:sz w:val="24"/>
          <w:szCs w:val="24"/>
          <w:u w:val="single"/>
          <w:rtl/>
          <w:lang w:eastAsia="he-IL"/>
        </w:rPr>
        <w:t>"</w:t>
      </w:r>
      <w:r w:rsidRPr="00876F47">
        <w:rPr>
          <w:rFonts w:ascii="Times New Roman" w:eastAsia="Times New Roman" w:hAnsi="Times New Roman" w:cs="David"/>
          <w:b/>
          <w:bCs/>
          <w:sz w:val="24"/>
          <w:szCs w:val="24"/>
          <w:u w:val="single"/>
          <w:rtl/>
          <w:lang w:eastAsia="he-IL"/>
        </w:rPr>
        <w:t>ו</w:t>
      </w:r>
      <w:r w:rsidR="005603EE">
        <w:rPr>
          <w:rFonts w:ascii="Times New Roman" w:eastAsia="Times New Roman" w:hAnsi="Times New Roman" w:cs="David" w:hint="cs"/>
          <w:b/>
          <w:bCs/>
          <w:sz w:val="24"/>
          <w:szCs w:val="24"/>
          <w:u w:val="single"/>
          <w:rtl/>
          <w:lang w:eastAsia="he-IL"/>
        </w:rPr>
        <w:t>'</w:t>
      </w:r>
      <w:r w:rsidRPr="00876F47">
        <w:rPr>
          <w:rFonts w:ascii="Times New Roman" w:eastAsia="Times New Roman" w:hAnsi="Times New Roman" w:cs="David"/>
          <w:b/>
          <w:bCs/>
          <w:sz w:val="24"/>
          <w:szCs w:val="24"/>
          <w:u w:val="single"/>
          <w:rtl/>
          <w:lang w:eastAsia="he-IL"/>
        </w:rPr>
        <w:t>'</w:t>
      </w:r>
    </w:p>
    <w:p w14:paraId="5EB63B39" w14:textId="77777777" w:rsidR="005603EE" w:rsidRPr="00B27B4C" w:rsidRDefault="005603EE" w:rsidP="005603EE">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BD8108D075524CFDA8C8636F98D0F32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a7"/>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100AD86B"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A35726958D7645ED91BBF6A7024CF56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0B1D4B21" w14:textId="77777777" w:rsidR="005603EE" w:rsidRPr="00B27B4C" w:rsidRDefault="00E45A3F" w:rsidP="005603EE">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45" w:author="Kook Sec" w:date="2021-01-21T13:01:00Z">
            <w:r>
              <w:rPr>
                <w:rFonts w:ascii="Times New Roman" w:eastAsia="Times New Roman" w:hAnsi="Times New Roman" w:cs="David"/>
                <w:color w:val="008000"/>
                <w:sz w:val="24"/>
                <w:szCs w:val="24"/>
                <w:rtl/>
                <w:lang w:eastAsia="he-IL"/>
              </w:rPr>
              <w:t>א.מ. ישראל מגורים פיתוח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513313148</w:t>
            </w:r>
          </w:ins>
        </w:p>
      </w:sdtContent>
    </w:sdt>
    <w:p w14:paraId="7DD7E4AF"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5E6D1A83"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1A9F070F"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61DE7A67" w14:textId="77777777" w:rsidR="005603EE" w:rsidRPr="00B27B4C" w:rsidRDefault="005603EE" w:rsidP="005603EE">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2F0AA4D9"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662F418"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3834839886A347D28A00D3A491DB671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46" w:author="Kook Sec" w:date="2021-01-21T13:22:00Z">
            <w:r w:rsidR="000A764E">
              <w:rPr>
                <w:rFonts w:ascii="Times New Roman" w:eastAsia="Times New Roman" w:hAnsi="Times New Roman" w:cs="David"/>
                <w:color w:val="008000"/>
                <w:sz w:val="24"/>
                <w:szCs w:val="24"/>
                <w:rtl/>
                <w:lang w:eastAsia="he-IL"/>
              </w:rPr>
              <w:t xml:space="preserve">   אלי כחלון הנדסת בטיחות אש בע"מ</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95E1D966CF834A0FA790A411F2E7CD4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47" w:author="Kook Sec" w:date="2021-01-21T13:22:00Z">
            <w:r w:rsidR="000A764E">
              <w:rPr>
                <w:rFonts w:ascii="Times New Roman" w:eastAsia="Times New Roman" w:hAnsi="Times New Roman" w:cs="David"/>
                <w:color w:val="008000"/>
                <w:sz w:val="24"/>
                <w:szCs w:val="24"/>
                <w:rtl/>
                <w:lang w:eastAsia="he-IL"/>
              </w:rPr>
              <w:t xml:space="preserve">   אלי כחלון הנדסת בטיחות אש בע"מ</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782E10CE3588470FB4ED6D481FE462D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48" w:author="Kook Sec" w:date="2021-01-21T13:22:00Z">
            <w:r w:rsidR="000A764E">
              <w:rPr>
                <w:rFonts w:ascii="Times New Roman" w:eastAsia="Times New Roman" w:hAnsi="Times New Roman" w:cs="David"/>
                <w:color w:val="008000"/>
                <w:sz w:val="24"/>
                <w:szCs w:val="24"/>
                <w:rtl/>
                <w:lang w:eastAsia="he-IL"/>
              </w:rPr>
              <w:t xml:space="preserve">   אלי כחלון הנדסת בטיחות אש בע"מ</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5D3B1FB3" w14:textId="77777777" w:rsidR="005603EE" w:rsidRPr="003B682C" w:rsidRDefault="005603EE" w:rsidP="005603EE">
      <w:pPr>
        <w:widowControl w:val="0"/>
        <w:spacing w:before="0" w:beforeAutospacing="0" w:after="0" w:afterAutospacing="0" w:line="360" w:lineRule="auto"/>
        <w:jc w:val="both"/>
        <w:rPr>
          <w:rFonts w:ascii="Times New Roman" w:eastAsia="Times New Roman" w:hAnsi="Times New Roman" w:cs="David"/>
          <w:sz w:val="10"/>
          <w:szCs w:val="10"/>
          <w:rtl/>
          <w:lang w:eastAsia="he-IL"/>
          <w:rPrChange w:id="49" w:author="Kook Sec" w:date="2021-01-21T13:20:00Z">
            <w:rPr>
              <w:rFonts w:ascii="Times New Roman" w:eastAsia="Times New Roman" w:hAnsi="Times New Roman" w:cs="David"/>
              <w:sz w:val="24"/>
              <w:szCs w:val="24"/>
              <w:rtl/>
              <w:lang w:eastAsia="he-IL"/>
            </w:rPr>
          </w:rPrChange>
        </w:rPr>
      </w:pPr>
    </w:p>
    <w:p w14:paraId="403BEDD8"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D319A93BDDD24568A7B032320E4C7A7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50" w:author="Kook Sec" w:date="2021-01-21T13:22:00Z">
            <w:r w:rsidR="000A764E">
              <w:rPr>
                <w:rFonts w:ascii="Times New Roman" w:eastAsia="Times New Roman" w:hAnsi="Times New Roman" w:cs="David"/>
                <w:color w:val="008000"/>
                <w:sz w:val="24"/>
                <w:szCs w:val="24"/>
                <w:rtl/>
                <w:lang w:eastAsia="he-IL"/>
              </w:rPr>
              <w:t xml:space="preserve">   אלי כחלון הנדסת בטיחות אש בע"מ</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75B7A1A0E10B476D80C5FCA668CEF20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cs="David" w:hint="cs"/>
              <w:bCs/>
              <w:color w:val="00B0F0"/>
              <w:sz w:val="24"/>
              <w:szCs w:val="24"/>
              <w:rtl/>
              <w:lang w:eastAsia="he-IL"/>
            </w:rPr>
            <w:t xml:space="preserve">יועץ בטיחות </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F3AC8CFDBAFF466E9F19FE7F3E70C88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51" w:author="Kook Sec" w:date="2021-01-21T13:16:00Z">
            <w:r w:rsidR="003B682C">
              <w:rPr>
                <w:rFonts w:ascii="Times New Roman" w:eastAsia="Times New Roman" w:hAnsi="Times New Roman" w:cs="David" w:hint="cs"/>
                <w:bCs/>
                <w:color w:val="008000"/>
                <w:sz w:val="24"/>
                <w:szCs w:val="24"/>
                <w:rtl/>
                <w:lang w:eastAsia="he-IL"/>
              </w:rPr>
              <w:t>א.מ. ישראל מגורים פיתוח בע"מ</w:t>
            </w:r>
          </w:ins>
        </w:sdtContent>
      </w:sdt>
      <w:r w:rsidRPr="00B27B4C">
        <w:rPr>
          <w:rFonts w:ascii="Times New Roman" w:eastAsia="Times New Roman" w:hAnsi="Times New Roman" w:cs="David" w:hint="cs"/>
          <w:color w:val="008000"/>
          <w:sz w:val="24"/>
          <w:szCs w:val="24"/>
          <w:rtl/>
          <w:lang w:eastAsia="he-IL"/>
        </w:rPr>
        <w:t>.</w:t>
      </w:r>
    </w:p>
    <w:p w14:paraId="56204CD0" w14:textId="77777777" w:rsidR="005603EE" w:rsidRPr="003B682C" w:rsidRDefault="005603EE" w:rsidP="005603EE">
      <w:pPr>
        <w:widowControl w:val="0"/>
        <w:spacing w:before="0" w:beforeAutospacing="0" w:after="0" w:afterAutospacing="0" w:line="360" w:lineRule="auto"/>
        <w:jc w:val="both"/>
        <w:rPr>
          <w:rFonts w:ascii="Times New Roman" w:eastAsia="Times New Roman" w:hAnsi="Times New Roman" w:cs="David"/>
          <w:sz w:val="10"/>
          <w:szCs w:val="10"/>
          <w:rtl/>
          <w:lang w:eastAsia="he-IL"/>
          <w:rPrChange w:id="52" w:author="Kook Sec" w:date="2021-01-21T13:20:00Z">
            <w:rPr>
              <w:rFonts w:ascii="Times New Roman" w:eastAsia="Times New Roman" w:hAnsi="Times New Roman" w:cs="David"/>
              <w:sz w:val="24"/>
              <w:szCs w:val="24"/>
              <w:rtl/>
              <w:lang w:eastAsia="he-IL"/>
            </w:rPr>
          </w:rPrChange>
        </w:rPr>
      </w:pPr>
    </w:p>
    <w:p w14:paraId="302F9D22"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4737C428EBD34BBC9F13D3C608E627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53" w:author="Kook Sec" w:date="2021-01-21T13:22:00Z">
            <w:r w:rsidR="000A764E">
              <w:rPr>
                <w:rFonts w:ascii="Times New Roman" w:eastAsia="Times New Roman" w:hAnsi="Times New Roman" w:cs="David"/>
                <w:color w:val="008000"/>
                <w:sz w:val="24"/>
                <w:szCs w:val="24"/>
                <w:rtl/>
                <w:lang w:eastAsia="he-IL"/>
              </w:rPr>
              <w:t xml:space="preserve">   אלי כחלון הנדסת בטיחות אש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2DABE576" w14:textId="77777777" w:rsidR="005603EE" w:rsidRPr="003B682C" w:rsidRDefault="005603EE" w:rsidP="005603EE">
      <w:pPr>
        <w:widowControl w:val="0"/>
        <w:tabs>
          <w:tab w:val="right" w:pos="2216"/>
        </w:tabs>
        <w:spacing w:before="0" w:beforeAutospacing="0" w:after="0" w:afterAutospacing="0" w:line="360" w:lineRule="auto"/>
        <w:jc w:val="both"/>
        <w:rPr>
          <w:rFonts w:ascii="Times New Roman" w:eastAsia="Times New Roman" w:hAnsi="Times New Roman" w:cs="David"/>
          <w:sz w:val="10"/>
          <w:szCs w:val="10"/>
          <w:rtl/>
          <w:lang w:eastAsia="he-IL"/>
          <w:rPrChange w:id="54" w:author="Kook Sec" w:date="2021-01-21T13:20:00Z">
            <w:rPr>
              <w:rFonts w:ascii="Times New Roman" w:eastAsia="Times New Roman" w:hAnsi="Times New Roman" w:cs="David"/>
              <w:sz w:val="24"/>
              <w:szCs w:val="24"/>
              <w:rtl/>
              <w:lang w:eastAsia="he-IL"/>
            </w:rPr>
          </w:rPrChange>
        </w:rPr>
      </w:pPr>
    </w:p>
    <w:p w14:paraId="368EBDFA" w14:textId="77777777" w:rsidR="005603EE" w:rsidRPr="00B27B4C" w:rsidRDefault="005603EE" w:rsidP="005603EE">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81B91C2BECF44BA685F37D5BBB2BEF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55" w:author="Kook Sec" w:date="2021-01-21T13:22:00Z">
            <w:r w:rsidR="000A764E">
              <w:rPr>
                <w:rFonts w:ascii="Times New Roman" w:eastAsia="Times New Roman" w:hAnsi="Times New Roman" w:cs="David"/>
                <w:color w:val="008000"/>
                <w:sz w:val="24"/>
                <w:szCs w:val="24"/>
                <w:rtl/>
                <w:lang w:eastAsia="he-IL"/>
              </w:rPr>
              <w:t xml:space="preserve">   אלי כחלון הנדסת בטיחות אש בע"מ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1D1AFF0E" w14:textId="77777777" w:rsidR="005603EE" w:rsidRPr="003B682C" w:rsidRDefault="005603EE" w:rsidP="005603EE">
      <w:pPr>
        <w:widowControl w:val="0"/>
        <w:tabs>
          <w:tab w:val="right" w:pos="2216"/>
        </w:tabs>
        <w:spacing w:before="0" w:beforeAutospacing="0" w:after="0" w:afterAutospacing="0" w:line="360" w:lineRule="auto"/>
        <w:jc w:val="both"/>
        <w:rPr>
          <w:rFonts w:ascii="Times New Roman" w:eastAsia="Times New Roman" w:hAnsi="Times New Roman" w:cs="David"/>
          <w:sz w:val="10"/>
          <w:szCs w:val="10"/>
          <w:rtl/>
          <w:lang w:eastAsia="he-IL"/>
          <w:rPrChange w:id="56" w:author="Kook Sec" w:date="2021-01-21T13:20:00Z">
            <w:rPr>
              <w:rFonts w:ascii="Times New Roman" w:eastAsia="Times New Roman" w:hAnsi="Times New Roman" w:cs="David"/>
              <w:sz w:val="24"/>
              <w:szCs w:val="24"/>
              <w:rtl/>
              <w:lang w:eastAsia="he-IL"/>
            </w:rPr>
          </w:rPrChange>
        </w:rPr>
      </w:pPr>
    </w:p>
    <w:p w14:paraId="2FB790C2"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30391FB2" w14:textId="77777777" w:rsidR="005603EE" w:rsidRPr="003B682C" w:rsidRDefault="005603EE" w:rsidP="005603EE">
      <w:pPr>
        <w:widowControl w:val="0"/>
        <w:spacing w:before="0" w:beforeAutospacing="0" w:after="0" w:afterAutospacing="0" w:line="360" w:lineRule="auto"/>
        <w:jc w:val="both"/>
        <w:rPr>
          <w:rFonts w:ascii="Times New Roman" w:eastAsia="Times New Roman" w:hAnsi="Times New Roman" w:cs="David"/>
          <w:sz w:val="10"/>
          <w:szCs w:val="10"/>
          <w:rtl/>
          <w:lang w:eastAsia="he-IL"/>
          <w:rPrChange w:id="57" w:author="Kook Sec" w:date="2021-01-21T13:20:00Z">
            <w:rPr>
              <w:rFonts w:ascii="Times New Roman" w:eastAsia="Times New Roman" w:hAnsi="Times New Roman" w:cs="David"/>
              <w:sz w:val="24"/>
              <w:szCs w:val="24"/>
              <w:rtl/>
              <w:lang w:eastAsia="he-IL"/>
            </w:rPr>
          </w:rPrChange>
        </w:rPr>
      </w:pPr>
    </w:p>
    <w:p w14:paraId="1A81B281"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7CA9B33C" w14:textId="77777777" w:rsidR="005603EE" w:rsidRPr="003B682C" w:rsidRDefault="005603EE" w:rsidP="005603EE">
      <w:pPr>
        <w:widowControl w:val="0"/>
        <w:spacing w:before="0" w:beforeAutospacing="0" w:after="0" w:afterAutospacing="0" w:line="360" w:lineRule="auto"/>
        <w:jc w:val="both"/>
        <w:rPr>
          <w:rFonts w:ascii="Times New Roman" w:eastAsia="Times New Roman" w:hAnsi="Times New Roman" w:cs="David"/>
          <w:sz w:val="10"/>
          <w:szCs w:val="10"/>
          <w:rtl/>
          <w:lang w:eastAsia="he-IL"/>
          <w:rPrChange w:id="58" w:author="Kook Sec" w:date="2021-01-21T13:20:00Z">
            <w:rPr>
              <w:rFonts w:ascii="Times New Roman" w:eastAsia="Times New Roman" w:hAnsi="Times New Roman" w:cs="David"/>
              <w:sz w:val="24"/>
              <w:szCs w:val="24"/>
              <w:rtl/>
              <w:lang w:eastAsia="he-IL"/>
            </w:rPr>
          </w:rPrChange>
        </w:rPr>
      </w:pPr>
    </w:p>
    <w:p w14:paraId="154E03BA"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6CF1C505" w14:textId="77777777" w:rsidR="005603EE" w:rsidRPr="003B682C" w:rsidRDefault="005603EE" w:rsidP="005603EE">
      <w:pPr>
        <w:widowControl w:val="0"/>
        <w:spacing w:before="0" w:beforeAutospacing="0" w:after="0" w:afterAutospacing="0" w:line="360" w:lineRule="auto"/>
        <w:jc w:val="both"/>
        <w:rPr>
          <w:rFonts w:ascii="Times New Roman" w:eastAsia="Times New Roman" w:hAnsi="Times New Roman" w:cs="David"/>
          <w:sz w:val="10"/>
          <w:szCs w:val="10"/>
          <w:rtl/>
          <w:lang w:eastAsia="he-IL"/>
          <w:rPrChange w:id="59" w:author="Kook Sec" w:date="2021-01-21T13:21:00Z">
            <w:rPr>
              <w:rFonts w:ascii="Times New Roman" w:eastAsia="Times New Roman" w:hAnsi="Times New Roman" w:cs="David"/>
              <w:sz w:val="24"/>
              <w:szCs w:val="24"/>
              <w:rtl/>
              <w:lang w:eastAsia="he-IL"/>
            </w:rPr>
          </w:rPrChange>
        </w:rPr>
      </w:pPr>
    </w:p>
    <w:p w14:paraId="1220317A"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7816D515" w14:textId="77777777" w:rsidR="005603EE" w:rsidRPr="00435A20" w:rsidRDefault="005603EE" w:rsidP="005603EE">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1EF97693" w14:textId="77777777" w:rsidR="005603EE" w:rsidRPr="009130F0" w:rsidRDefault="005603EE" w:rsidP="005603E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6346A743" w14:textId="77777777" w:rsidR="005603EE" w:rsidRPr="009130F0" w:rsidRDefault="005603EE" w:rsidP="00D936EF">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del w:id="60" w:author="Kook Sec" w:date="2021-01-21T13:21:00Z">
        <w:r w:rsidRPr="009130F0" w:rsidDel="003B682C">
          <w:rPr>
            <w:rFonts w:ascii="Times New Roman" w:eastAsia="Times New Roman" w:hAnsi="Times New Roman" w:cs="David" w:hint="cs"/>
            <w:color w:val="00B0F0"/>
            <w:sz w:val="24"/>
            <w:szCs w:val="24"/>
            <w:rtl/>
            <w:lang w:eastAsia="he-IL"/>
          </w:rPr>
          <w:delText xml:space="preserve">               </w:delText>
        </w:r>
      </w:del>
      <w:sdt>
        <w:sdtPr>
          <w:rPr>
            <w:rFonts w:ascii="Times New Roman" w:eastAsia="Times New Roman" w:hAnsi="Times New Roman" w:cs="David"/>
            <w:color w:val="008000"/>
            <w:sz w:val="24"/>
            <w:szCs w:val="24"/>
            <w:rtl/>
            <w:lang w:eastAsia="he-IL"/>
          </w:rPr>
          <w:alias w:val="שם ספק"/>
          <w:tag w:val="cntSupllierName"/>
          <w:id w:val="1013029015"/>
          <w:placeholder>
            <w:docPart w:val="2B53D8BF7B434BD285315A13E48354E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61" w:author="Kook Sec" w:date="2021-01-21T13:22:00Z">
            <w:r w:rsidR="000A764E">
              <w:rPr>
                <w:rFonts w:ascii="Times New Roman" w:eastAsia="Times New Roman" w:hAnsi="Times New Roman" w:cs="David"/>
                <w:color w:val="008000"/>
                <w:sz w:val="24"/>
                <w:szCs w:val="24"/>
                <w:rtl/>
                <w:lang w:eastAsia="he-IL"/>
              </w:rPr>
              <w:t xml:space="preserve">   אלי כחלון הנדסת בטיחות אש בע"מ</w:t>
            </w:r>
          </w:ins>
        </w:sdtContent>
      </w:sdt>
    </w:p>
    <w:p w14:paraId="288BA895" w14:textId="77777777" w:rsidR="005603EE"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10CF1D8B"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74AD26EC"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31BB2C3D"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749CE76A" w14:textId="77777777" w:rsidR="005603EE" w:rsidRPr="00B27B4C" w:rsidRDefault="005603EE" w:rsidP="005603EE">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4266C3BF" w14:textId="77777777" w:rsidR="00876F47" w:rsidRPr="00876F47" w:rsidRDefault="00876F47" w:rsidP="00876F47">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
          <w:bCs/>
          <w:sz w:val="24"/>
          <w:szCs w:val="24"/>
          <w:u w:val="single"/>
          <w:rtl/>
          <w:lang w:eastAsia="he-IL"/>
        </w:rPr>
        <w:br w:type="page"/>
      </w:r>
    </w:p>
    <w:p w14:paraId="7B704223" w14:textId="77777777" w:rsidR="00876F47" w:rsidRPr="00876F47" w:rsidRDefault="00876F47" w:rsidP="00876F47">
      <w:pPr>
        <w:widowControl w:val="0"/>
        <w:spacing w:before="0" w:beforeAutospacing="0" w:after="0" w:afterAutospacing="0" w:line="240" w:lineRule="auto"/>
        <w:ind w:left="798" w:hanging="709"/>
        <w:rPr>
          <w:rFonts w:ascii="Times New Roman" w:eastAsia="Times New Roman" w:hAnsi="Times New Roman" w:cs="David"/>
          <w:sz w:val="24"/>
          <w:szCs w:val="24"/>
          <w:rtl/>
          <w:lang w:eastAsia="he-IL"/>
        </w:rPr>
      </w:pPr>
    </w:p>
    <w:p w14:paraId="1CA62B0F" w14:textId="77777777" w:rsidR="00E0492B" w:rsidRPr="00232692" w:rsidRDefault="00E0492B" w:rsidP="00E0492B">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2DCE991F" w14:textId="77777777" w:rsidR="00E0492B" w:rsidRPr="0009511C" w:rsidRDefault="00E0492B" w:rsidP="00E0492B">
      <w:pPr>
        <w:widowControl w:val="0"/>
        <w:spacing w:before="0" w:beforeAutospacing="0" w:after="0" w:afterAutospacing="0" w:line="240" w:lineRule="auto"/>
        <w:jc w:val="center"/>
        <w:rPr>
          <w:rFonts w:ascii="David" w:eastAsia="Times New Roman" w:hAnsi="David" w:cs="David"/>
          <w:sz w:val="24"/>
          <w:szCs w:val="24"/>
          <w:lang w:eastAsia="he-IL"/>
        </w:rPr>
      </w:pPr>
    </w:p>
    <w:p w14:paraId="69D4F65A" w14:textId="77777777" w:rsidR="00E0492B" w:rsidRPr="002419E5" w:rsidRDefault="00E0492B" w:rsidP="00E0492B">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29FBCE76" w14:textId="77777777" w:rsidR="00E0492B" w:rsidRPr="0009511C" w:rsidRDefault="00E0492B" w:rsidP="00E0492B">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3C2C50B2" w14:textId="77777777" w:rsidR="00E0492B" w:rsidRPr="0009511C" w:rsidRDefault="00E0492B" w:rsidP="00E0492B">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xml:space="preserve">, לכיסוי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המקצועית של היועץ ביחס להתחייבויותיו על פי ההסכם הנדון.</w:t>
      </w:r>
    </w:p>
    <w:p w14:paraId="0B208F9D" w14:textId="77777777" w:rsidR="00E0492B" w:rsidRPr="0009511C" w:rsidRDefault="00E0492B" w:rsidP="00E0492B">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גבול האחריות על פי הפוליסה לא יפחת מ- 4,000,000 ₪  (ארבעה </w:t>
      </w:r>
      <w:proofErr w:type="spellStart"/>
      <w:r w:rsidRPr="0009511C">
        <w:rPr>
          <w:rFonts w:ascii="David" w:eastAsia="Calibri" w:hAnsi="David" w:cs="David" w:hint="cs"/>
          <w:sz w:val="24"/>
          <w:szCs w:val="24"/>
          <w:rtl/>
        </w:rPr>
        <w:t>מליון</w:t>
      </w:r>
      <w:proofErr w:type="spellEnd"/>
      <w:r w:rsidRPr="0009511C">
        <w:rPr>
          <w:rFonts w:ascii="David" w:eastAsia="Calibri" w:hAnsi="David" w:cs="David" w:hint="cs"/>
          <w:sz w:val="24"/>
          <w:szCs w:val="24"/>
          <w:rtl/>
        </w:rPr>
        <w:t xml:space="preserve"> ₪) לאירוע ובסה"כ לתקופת הביטוח.</w:t>
      </w:r>
    </w:p>
    <w:p w14:paraId="7B32306E" w14:textId="77777777" w:rsidR="00E0492B" w:rsidRPr="0009511C" w:rsidRDefault="00E0492B" w:rsidP="00E0492B">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w:t>
      </w:r>
      <w:proofErr w:type="spellStart"/>
      <w:r w:rsidRPr="0009511C">
        <w:rPr>
          <w:rFonts w:ascii="David" w:eastAsia="Calibri" w:hAnsi="David" w:cs="David" w:hint="cs"/>
          <w:sz w:val="24"/>
          <w:szCs w:val="24"/>
          <w:rtl/>
        </w:rPr>
        <w:t>ב.ר</w:t>
      </w:r>
      <w:proofErr w:type="spellEnd"/>
      <w:r w:rsidRPr="0009511C">
        <w:rPr>
          <w:rFonts w:ascii="David" w:eastAsia="Calibri" w:hAnsi="David" w:cs="David" w:hint="cs"/>
          <w:sz w:val="24"/>
          <w:szCs w:val="24"/>
          <w:rtl/>
        </w:rPr>
        <w:t>. 2018".</w:t>
      </w:r>
    </w:p>
    <w:p w14:paraId="4F78E738" w14:textId="77777777" w:rsidR="00E0492B" w:rsidRPr="0009511C" w:rsidRDefault="00E0492B" w:rsidP="00E0492B">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xml:space="preserve">, המבטח חבות עפ"י פקודת </w:t>
      </w:r>
      <w:proofErr w:type="spellStart"/>
      <w:r w:rsidRPr="0009511C">
        <w:rPr>
          <w:rFonts w:ascii="David" w:eastAsia="Calibri" w:hAnsi="David" w:cs="David" w:hint="cs"/>
          <w:sz w:val="24"/>
          <w:szCs w:val="24"/>
          <w:rtl/>
        </w:rPr>
        <w:t>הנזיקין</w:t>
      </w:r>
      <w:proofErr w:type="spellEnd"/>
      <w:r w:rsidRPr="0009511C">
        <w:rPr>
          <w:rFonts w:ascii="David" w:eastAsia="Calibri" w:hAnsi="David" w:cs="David" w:hint="cs"/>
          <w:sz w:val="24"/>
          <w:szCs w:val="24"/>
          <w:rtl/>
        </w:rPr>
        <w:t xml:space="preserve"> (נוסח חדש) וחוק האחריות למוצרים פגומים תש"ם-1980,  כלפי כל העובדים, המועסקים על ידי היועץ, בגין פגיעה גופנית או מחלה העלולים </w:t>
      </w:r>
      <w:proofErr w:type="spellStart"/>
      <w:r w:rsidRPr="0009511C">
        <w:rPr>
          <w:rFonts w:ascii="David" w:eastAsia="Calibri" w:hAnsi="David" w:cs="David" w:hint="cs"/>
          <w:sz w:val="24"/>
          <w:szCs w:val="24"/>
          <w:rtl/>
        </w:rPr>
        <w:t>להגרם</w:t>
      </w:r>
      <w:proofErr w:type="spellEnd"/>
      <w:r w:rsidRPr="0009511C">
        <w:rPr>
          <w:rFonts w:ascii="David" w:eastAsia="Calibri" w:hAnsi="David" w:cs="David" w:hint="cs"/>
          <w:sz w:val="24"/>
          <w:szCs w:val="24"/>
          <w:rtl/>
        </w:rPr>
        <w:t xml:space="preserve"> למי מהם תוך כדי ועקב העסקתם על פי ההסכם בגבול האחריות שאינו נופל מ-20,000,000 ₪  (עשרים מיליון ₪ ) לעובד אחד, לאירוע ובסה"כ לתקופת ביטוח שנתית.</w:t>
      </w:r>
    </w:p>
    <w:p w14:paraId="6C4B218A" w14:textId="77777777" w:rsidR="00E0492B" w:rsidRPr="0009511C" w:rsidRDefault="00E0492B" w:rsidP="00E0492B">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19528EF1" w14:textId="77777777" w:rsidR="00E0492B" w:rsidRPr="0009511C" w:rsidRDefault="00E0492B" w:rsidP="00E0492B">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0F4264EF" w14:textId="77777777" w:rsidR="00E0492B" w:rsidRPr="0009511C" w:rsidRDefault="00E0492B" w:rsidP="00E0492B">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0126CCD7" w14:textId="77777777" w:rsidR="00E0492B" w:rsidRPr="0009511C" w:rsidRDefault="00E0492B" w:rsidP="00E0492B">
      <w:pPr>
        <w:numPr>
          <w:ilvl w:val="0"/>
          <w:numId w:val="41"/>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488D076E" w14:textId="77777777" w:rsidR="00E0492B" w:rsidRPr="0009511C" w:rsidRDefault="00E0492B" w:rsidP="00E0492B">
      <w:pPr>
        <w:numPr>
          <w:ilvl w:val="0"/>
          <w:numId w:val="41"/>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lastRenderedPageBreak/>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6562F10F" w14:textId="77777777" w:rsidR="00E0492B" w:rsidRPr="0009511C" w:rsidRDefault="00E0492B" w:rsidP="00E0492B">
      <w:pPr>
        <w:numPr>
          <w:ilvl w:val="0"/>
          <w:numId w:val="41"/>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1FC6B98C" w14:textId="77777777" w:rsidR="00E0492B" w:rsidRPr="0009511C" w:rsidRDefault="00E0492B" w:rsidP="00E0492B">
      <w:pPr>
        <w:numPr>
          <w:ilvl w:val="0"/>
          <w:numId w:val="41"/>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25C8F552" w14:textId="77777777" w:rsidR="00E0492B" w:rsidRDefault="00E0492B" w:rsidP="00E0492B">
      <w:pPr>
        <w:widowControl w:val="0"/>
        <w:spacing w:before="0" w:beforeAutospacing="0" w:after="0" w:afterAutospacing="0" w:line="240" w:lineRule="auto"/>
        <w:jc w:val="center"/>
        <w:rPr>
          <w:rFonts w:ascii="David" w:eastAsia="Calibri" w:hAnsi="David" w:cs="David"/>
          <w:sz w:val="24"/>
          <w:szCs w:val="24"/>
          <w:rtl/>
        </w:rPr>
      </w:pPr>
      <w:r>
        <w:rPr>
          <w:rFonts w:ascii="David" w:eastAsia="Calibri" w:hAnsi="David" w:cs="David"/>
          <w:sz w:val="24"/>
          <w:szCs w:val="24"/>
          <w:rtl/>
        </w:rPr>
        <w:br w:type="page"/>
      </w:r>
    </w:p>
    <w:p w14:paraId="29780CE1" w14:textId="77777777" w:rsidR="00E0492B" w:rsidRPr="002419E5" w:rsidRDefault="00E0492B" w:rsidP="00E0492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lastRenderedPageBreak/>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7D92CF27" w14:textId="77777777" w:rsidR="00E0492B" w:rsidRDefault="00E0492B" w:rsidP="00E0492B">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04220CF3" w14:textId="77777777" w:rsidR="00E0492B" w:rsidRPr="00400B84" w:rsidRDefault="00E0492B" w:rsidP="00E0492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E0492B" w:rsidRPr="0009511C" w14:paraId="1C4940B7" w14:textId="77777777" w:rsidTr="00E45A3F">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29576A78" w14:textId="77777777" w:rsidR="00E0492B" w:rsidRPr="0009511C" w:rsidRDefault="00E0492B" w:rsidP="00E45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199C4D2C" w14:textId="77777777" w:rsidR="00E0492B" w:rsidRPr="0009511C" w:rsidRDefault="00E0492B" w:rsidP="00E45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E0492B" w:rsidRPr="0009511C" w14:paraId="7B2FBCFC" w14:textId="77777777" w:rsidTr="00E45A3F">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41447B01" w14:textId="77777777" w:rsidR="00E0492B" w:rsidRPr="0009511C" w:rsidRDefault="00E0492B" w:rsidP="00E45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E0492B" w:rsidRPr="0009511C" w14:paraId="34E2793A" w14:textId="77777777" w:rsidTr="00E45A3F">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717217C4" w14:textId="77777777" w:rsidR="00E0492B" w:rsidRPr="0009511C" w:rsidRDefault="00E0492B" w:rsidP="00E45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41069CBC" w14:textId="77777777" w:rsidR="00E0492B" w:rsidRPr="0009511C" w:rsidRDefault="00E0492B" w:rsidP="00E45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35B7ACBE" w14:textId="77777777" w:rsidR="00E0492B" w:rsidRPr="0009511C" w:rsidRDefault="00E0492B" w:rsidP="00E45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626AC3B2" w14:textId="77777777" w:rsidR="00E0492B" w:rsidRPr="0009511C" w:rsidRDefault="00E0492B" w:rsidP="00E45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E0492B" w:rsidRPr="0009511C" w14:paraId="25089084" w14:textId="77777777" w:rsidTr="00E45A3F">
        <w:trPr>
          <w:trHeight w:val="551"/>
        </w:trPr>
        <w:tc>
          <w:tcPr>
            <w:tcW w:w="4068" w:type="dxa"/>
            <w:tcBorders>
              <w:top w:val="single" w:sz="4" w:space="0" w:color="auto"/>
              <w:left w:val="single" w:sz="4" w:space="0" w:color="auto"/>
              <w:bottom w:val="single" w:sz="4" w:space="0" w:color="auto"/>
              <w:right w:val="single" w:sz="4" w:space="0" w:color="auto"/>
            </w:tcBorders>
            <w:hideMark/>
          </w:tcPr>
          <w:p w14:paraId="6F517FAF" w14:textId="77777777" w:rsidR="00E0492B" w:rsidRPr="0009511C" w:rsidRDefault="00E0492B" w:rsidP="00E45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249C3FB5" w14:textId="77777777" w:rsidR="00E0492B" w:rsidRPr="0009511C" w:rsidRDefault="00E0492B" w:rsidP="00E45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1944C239" w14:textId="77777777" w:rsidR="00E0492B" w:rsidRPr="0009511C" w:rsidRDefault="00E0492B" w:rsidP="00E45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7DDBB269" w14:textId="77777777" w:rsidR="00E0492B" w:rsidRPr="0009511C" w:rsidRDefault="00E0492B" w:rsidP="00E45A3F">
            <w:pPr>
              <w:spacing w:before="0" w:beforeAutospacing="0" w:after="0" w:afterAutospacing="0" w:line="240" w:lineRule="auto"/>
              <w:ind w:left="50" w:right="78"/>
              <w:rPr>
                <w:rFonts w:ascii="David" w:eastAsia="Calibri" w:hAnsi="David" w:cs="David"/>
                <w:b/>
                <w:sz w:val="24"/>
                <w:szCs w:val="24"/>
                <w:rtl/>
                <w:lang w:eastAsia="he-IL"/>
              </w:rPr>
            </w:pPr>
          </w:p>
          <w:p w14:paraId="70585EB4" w14:textId="77777777" w:rsidR="00E0492B" w:rsidRPr="0009511C" w:rsidRDefault="00E0492B" w:rsidP="00E45A3F">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09360346" w14:textId="77777777" w:rsidR="00E0492B" w:rsidRPr="0009511C" w:rsidRDefault="00E0492B" w:rsidP="00E45A3F">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78284CD9" w14:textId="77777777" w:rsidR="00E0492B" w:rsidRPr="0009511C" w:rsidRDefault="00E0492B" w:rsidP="00E45A3F">
            <w:pPr>
              <w:spacing w:before="0" w:beforeAutospacing="0" w:after="0" w:afterAutospacing="0" w:line="240" w:lineRule="auto"/>
              <w:ind w:left="50" w:right="78"/>
              <w:rPr>
                <w:rFonts w:ascii="David" w:eastAsia="Calibri" w:hAnsi="David" w:cs="David"/>
                <w:b/>
                <w:sz w:val="24"/>
                <w:szCs w:val="24"/>
                <w:rtl/>
                <w:lang w:eastAsia="he-IL"/>
              </w:rPr>
            </w:pPr>
          </w:p>
          <w:p w14:paraId="3D19186B" w14:textId="77777777" w:rsidR="00E0492B" w:rsidRPr="0009511C" w:rsidRDefault="00E0492B" w:rsidP="00E45A3F">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06CA96D1" w14:textId="77777777" w:rsidR="00E0492B" w:rsidRPr="0009511C" w:rsidRDefault="00E0492B" w:rsidP="00E45A3F">
            <w:pPr>
              <w:spacing w:before="0" w:beforeAutospacing="0" w:after="0" w:afterAutospacing="0" w:line="240" w:lineRule="auto"/>
              <w:ind w:left="50" w:right="78"/>
              <w:rPr>
                <w:rFonts w:ascii="David" w:eastAsia="Calibri" w:hAnsi="David" w:cs="David"/>
                <w:b/>
                <w:sz w:val="24"/>
                <w:szCs w:val="24"/>
                <w:rtl/>
                <w:lang w:eastAsia="he-IL"/>
              </w:rPr>
            </w:pPr>
          </w:p>
        </w:tc>
      </w:tr>
      <w:tr w:rsidR="00E0492B" w:rsidRPr="0009511C" w14:paraId="301DE856" w14:textId="77777777" w:rsidTr="00E45A3F">
        <w:trPr>
          <w:trHeight w:val="571"/>
        </w:trPr>
        <w:tc>
          <w:tcPr>
            <w:tcW w:w="4068" w:type="dxa"/>
            <w:tcBorders>
              <w:top w:val="single" w:sz="4" w:space="0" w:color="auto"/>
              <w:left w:val="single" w:sz="4" w:space="0" w:color="auto"/>
              <w:bottom w:val="single" w:sz="4" w:space="0" w:color="auto"/>
              <w:right w:val="single" w:sz="4" w:space="0" w:color="auto"/>
            </w:tcBorders>
            <w:hideMark/>
          </w:tcPr>
          <w:p w14:paraId="549CE175" w14:textId="77777777" w:rsidR="00E0492B" w:rsidRPr="0009511C" w:rsidRDefault="00E0492B" w:rsidP="00E45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2182269D" w14:textId="77777777" w:rsidR="00E0492B" w:rsidRPr="0009511C" w:rsidRDefault="00E0492B" w:rsidP="00E45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19101819" w14:textId="77777777" w:rsidR="00E0492B" w:rsidRPr="0009511C" w:rsidRDefault="00E0492B" w:rsidP="00E45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979405D" w14:textId="77777777" w:rsidR="00E0492B" w:rsidRPr="0009511C" w:rsidRDefault="00E0492B" w:rsidP="00E45A3F">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BA6FBFC" w14:textId="77777777" w:rsidR="00E0492B" w:rsidRPr="0009511C" w:rsidRDefault="00E0492B" w:rsidP="00E45A3F">
            <w:pPr>
              <w:spacing w:before="0" w:beforeAutospacing="0" w:after="0" w:afterAutospacing="0" w:line="256" w:lineRule="auto"/>
              <w:rPr>
                <w:rFonts w:ascii="David" w:eastAsia="Calibri" w:hAnsi="David" w:cs="David"/>
                <w:b/>
                <w:sz w:val="24"/>
                <w:szCs w:val="24"/>
                <w:lang w:eastAsia="he-IL"/>
              </w:rPr>
            </w:pPr>
          </w:p>
        </w:tc>
      </w:tr>
      <w:tr w:rsidR="00E0492B" w:rsidRPr="0009511C" w14:paraId="7D776786" w14:textId="77777777" w:rsidTr="00E45A3F">
        <w:trPr>
          <w:trHeight w:val="391"/>
        </w:trPr>
        <w:tc>
          <w:tcPr>
            <w:tcW w:w="4068" w:type="dxa"/>
            <w:tcBorders>
              <w:top w:val="single" w:sz="4" w:space="0" w:color="auto"/>
              <w:left w:val="single" w:sz="4" w:space="0" w:color="auto"/>
              <w:bottom w:val="single" w:sz="4" w:space="0" w:color="auto"/>
              <w:right w:val="single" w:sz="4" w:space="0" w:color="auto"/>
            </w:tcBorders>
            <w:hideMark/>
          </w:tcPr>
          <w:p w14:paraId="0666F367" w14:textId="77777777" w:rsidR="00E0492B" w:rsidRPr="0009511C" w:rsidRDefault="00E0492B" w:rsidP="00E45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369466D3" w14:textId="77777777" w:rsidR="00E0492B" w:rsidRPr="0009511C" w:rsidRDefault="00E0492B" w:rsidP="00E45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76396D2A" w14:textId="77777777" w:rsidR="00E0492B" w:rsidRPr="0009511C" w:rsidRDefault="00E0492B" w:rsidP="00E45A3F">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41DCD29" w14:textId="77777777" w:rsidR="00E0492B" w:rsidRPr="0009511C" w:rsidRDefault="00E0492B" w:rsidP="00E45A3F">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6545CC2" w14:textId="77777777" w:rsidR="00E0492B" w:rsidRPr="0009511C" w:rsidRDefault="00E0492B" w:rsidP="00E45A3F">
            <w:pPr>
              <w:spacing w:before="0" w:beforeAutospacing="0" w:after="0" w:afterAutospacing="0" w:line="256" w:lineRule="auto"/>
              <w:rPr>
                <w:rFonts w:ascii="David" w:eastAsia="Calibri" w:hAnsi="David" w:cs="David"/>
                <w:b/>
                <w:sz w:val="24"/>
                <w:szCs w:val="24"/>
                <w:lang w:eastAsia="he-IL"/>
              </w:rPr>
            </w:pPr>
          </w:p>
        </w:tc>
      </w:tr>
    </w:tbl>
    <w:p w14:paraId="68CB72D8" w14:textId="77777777" w:rsidR="00E0492B" w:rsidRPr="0009511C" w:rsidRDefault="00E0492B" w:rsidP="00E0492B">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E0492B" w:rsidRPr="0009511C" w14:paraId="3ACAB637" w14:textId="77777777" w:rsidTr="00E45A3F">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6001A959" w14:textId="77777777" w:rsidR="00E0492B" w:rsidRPr="0009511C" w:rsidRDefault="00E0492B" w:rsidP="00E45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E0492B" w:rsidRPr="0009511C" w14:paraId="18CC1B80" w14:textId="77777777" w:rsidTr="00E45A3F">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0DBD31A0" w14:textId="77777777" w:rsidR="00E0492B" w:rsidRPr="0009511C" w:rsidRDefault="00E0492B" w:rsidP="00E45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2E259234" w14:textId="77777777" w:rsidR="00E0492B" w:rsidRPr="0009511C" w:rsidRDefault="00E0492B" w:rsidP="00E45A3F">
            <w:pPr>
              <w:spacing w:before="0" w:beforeAutospacing="0" w:after="0" w:afterAutospacing="0" w:line="240" w:lineRule="auto"/>
              <w:rPr>
                <w:rFonts w:ascii="David" w:eastAsia="Calibri" w:hAnsi="David" w:cs="David"/>
                <w:sz w:val="24"/>
                <w:szCs w:val="24"/>
                <w:rtl/>
                <w:lang w:eastAsia="he-IL"/>
              </w:rPr>
            </w:pPr>
          </w:p>
          <w:p w14:paraId="7266AEE0" w14:textId="77777777" w:rsidR="00E0492B" w:rsidRPr="0009511C" w:rsidRDefault="00E0492B" w:rsidP="00E45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84FCD58" w14:textId="77777777" w:rsidR="00E0492B" w:rsidRPr="0009511C" w:rsidRDefault="00E0492B" w:rsidP="00E45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885A07A" w14:textId="77777777" w:rsidR="00E0492B" w:rsidRPr="0009511C" w:rsidRDefault="00E0492B" w:rsidP="00E45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96A5DA9" w14:textId="77777777" w:rsidR="00E0492B" w:rsidRPr="0009511C" w:rsidRDefault="00E0492B" w:rsidP="00E45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097E11B" w14:textId="77777777" w:rsidR="00E0492B" w:rsidRPr="0009511C" w:rsidRDefault="00E0492B" w:rsidP="00E45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7DA391EF" w14:textId="77777777" w:rsidR="00E0492B" w:rsidRPr="0009511C" w:rsidRDefault="00E0492B" w:rsidP="00E45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72288D2" w14:textId="77777777" w:rsidR="00E0492B" w:rsidRPr="0009511C" w:rsidRDefault="00E0492B" w:rsidP="00E45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52E791AA" w14:textId="77777777" w:rsidR="00E0492B" w:rsidRPr="0009511C" w:rsidRDefault="00E0492B" w:rsidP="00E45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E0492B" w:rsidRPr="0009511C" w14:paraId="7E3E0A6C" w14:textId="77777777" w:rsidTr="00E45A3F">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6947B0D3" w14:textId="77777777" w:rsidR="00E0492B" w:rsidRPr="0009511C" w:rsidRDefault="00E0492B" w:rsidP="00E45A3F">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7E5778BF" w14:textId="77777777" w:rsidR="00E0492B" w:rsidRPr="0009511C" w:rsidRDefault="00E0492B" w:rsidP="00E45A3F">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7CC03F61" w14:textId="77777777" w:rsidR="00E0492B" w:rsidRPr="0009511C" w:rsidRDefault="00E0492B" w:rsidP="00E45A3F">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764C6026" w14:textId="77777777" w:rsidR="00E0492B" w:rsidRPr="0009511C" w:rsidRDefault="00E0492B" w:rsidP="00E45A3F">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6B119201" w14:textId="77777777" w:rsidR="00E0492B" w:rsidRPr="0009511C" w:rsidRDefault="00E0492B" w:rsidP="00E45A3F">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1C1B287A" w14:textId="77777777" w:rsidR="00E0492B" w:rsidRPr="0009511C" w:rsidRDefault="00E0492B" w:rsidP="00E45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58EC8A63" w14:textId="77777777" w:rsidR="00E0492B" w:rsidRPr="0009511C" w:rsidRDefault="00E0492B" w:rsidP="00E45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0585EF68" w14:textId="77777777" w:rsidR="00E0492B" w:rsidRPr="0009511C" w:rsidRDefault="00E0492B" w:rsidP="00E45A3F">
            <w:pPr>
              <w:spacing w:before="0" w:beforeAutospacing="0" w:after="0" w:afterAutospacing="0" w:line="256" w:lineRule="auto"/>
              <w:rPr>
                <w:rFonts w:ascii="David" w:eastAsia="Calibri" w:hAnsi="David" w:cs="David"/>
                <w:sz w:val="24"/>
                <w:szCs w:val="24"/>
                <w:lang w:eastAsia="he-IL"/>
              </w:rPr>
            </w:pPr>
          </w:p>
        </w:tc>
      </w:tr>
      <w:tr w:rsidR="00E0492B" w:rsidRPr="0009511C" w14:paraId="78EF03F7" w14:textId="77777777" w:rsidTr="00E45A3F">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2D22C06E" w14:textId="77777777" w:rsidR="00E0492B" w:rsidRPr="0009511C" w:rsidRDefault="00E0492B" w:rsidP="00E45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293D04B8" w14:textId="77777777" w:rsidR="00E0492B" w:rsidRPr="0009511C" w:rsidRDefault="00E0492B" w:rsidP="00E45A3F">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24EAC8A2" w14:textId="77777777" w:rsidR="00E0492B" w:rsidRPr="0009511C" w:rsidRDefault="00E0492B" w:rsidP="00E45A3F">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5E1FB4C2" w14:textId="77777777" w:rsidR="00E0492B" w:rsidRPr="0009511C" w:rsidRDefault="00E0492B" w:rsidP="00E45A3F">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01666261" w14:textId="77777777" w:rsidR="00E0492B" w:rsidRPr="0009511C" w:rsidRDefault="00E0492B" w:rsidP="00E45A3F">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4FD8C5EE" w14:textId="77777777" w:rsidR="00E0492B" w:rsidRPr="0009511C" w:rsidRDefault="00E0492B" w:rsidP="00E45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4A2E191F" w14:textId="77777777" w:rsidR="00E0492B" w:rsidRPr="0009511C" w:rsidRDefault="00E0492B" w:rsidP="00E45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6586A183" w14:textId="77777777" w:rsidR="00E0492B" w:rsidRPr="0009511C" w:rsidRDefault="00E0492B" w:rsidP="00E45A3F">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E0492B" w:rsidRPr="0009511C" w14:paraId="2DC1F39A" w14:textId="77777777" w:rsidTr="00E45A3F">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047811B8" w14:textId="77777777" w:rsidR="00E0492B" w:rsidRPr="0009511C" w:rsidRDefault="00E0492B" w:rsidP="00E45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0D4C8468" w14:textId="77777777" w:rsidR="00E0492B" w:rsidRPr="0009511C" w:rsidRDefault="00E0492B" w:rsidP="00E45A3F">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4B8044F9" w14:textId="77777777" w:rsidR="00E0492B" w:rsidRPr="0009511C" w:rsidRDefault="00E0492B" w:rsidP="00E45A3F">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12E2F155" w14:textId="77777777" w:rsidR="00E0492B" w:rsidRPr="0009511C" w:rsidRDefault="00E0492B" w:rsidP="00E45A3F">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2750FA6F" w14:textId="77777777" w:rsidR="00E0492B" w:rsidRPr="0009511C" w:rsidRDefault="00E0492B" w:rsidP="00E45A3F">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68A442C6" w14:textId="77777777" w:rsidR="00E0492B" w:rsidRPr="0009511C" w:rsidRDefault="00E0492B" w:rsidP="00E45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00A28697" w14:textId="77777777" w:rsidR="00E0492B" w:rsidRPr="0009511C" w:rsidRDefault="00E0492B" w:rsidP="00E45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76120E77" w14:textId="77777777" w:rsidR="00E0492B" w:rsidRPr="0009511C" w:rsidRDefault="00E0492B" w:rsidP="00E45A3F">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E0492B" w:rsidRPr="0009511C" w14:paraId="7E185E81" w14:textId="77777777" w:rsidTr="00E45A3F">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04AB3071" w14:textId="77777777" w:rsidR="00E0492B" w:rsidRPr="0009511C" w:rsidRDefault="00E0492B" w:rsidP="00E45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366E1C31" w14:textId="77777777" w:rsidR="00E0492B" w:rsidRPr="0009511C" w:rsidRDefault="00E0492B" w:rsidP="00E45A3F">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393C6608" w14:textId="77777777" w:rsidR="00E0492B" w:rsidRPr="0009511C" w:rsidRDefault="00E0492B" w:rsidP="00E45A3F">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5D231FC4" w14:textId="77777777" w:rsidR="00E0492B" w:rsidRPr="0009511C" w:rsidRDefault="00E0492B" w:rsidP="00E45A3F">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27867A65" w14:textId="77777777" w:rsidR="00E0492B" w:rsidRPr="0009511C" w:rsidRDefault="00E0492B" w:rsidP="00E45A3F">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6D124683" w14:textId="77777777" w:rsidR="00E0492B" w:rsidRPr="0009511C" w:rsidRDefault="00E0492B" w:rsidP="00E45A3F">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7127F6EA" w14:textId="77777777" w:rsidR="00E0492B" w:rsidRPr="0009511C" w:rsidRDefault="00E0492B" w:rsidP="00E45A3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25385B6E" w14:textId="77777777" w:rsidR="00E0492B" w:rsidRPr="0009511C" w:rsidRDefault="00E0492B" w:rsidP="00E45A3F">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07EE6903" w14:textId="77777777" w:rsidR="00E0492B" w:rsidRPr="0009511C" w:rsidRDefault="00E0492B" w:rsidP="00E0492B">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E0492B" w:rsidRPr="0009511C" w14:paraId="7759CA4F" w14:textId="77777777" w:rsidTr="00E45A3F">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603F4C2A" w14:textId="77777777" w:rsidR="00E0492B" w:rsidRPr="0009511C" w:rsidRDefault="00E0492B" w:rsidP="00E45A3F">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E0492B" w:rsidRPr="0009511C" w14:paraId="59587F21" w14:textId="77777777" w:rsidTr="00E45A3F">
        <w:trPr>
          <w:trHeight w:val="798"/>
        </w:trPr>
        <w:tc>
          <w:tcPr>
            <w:tcW w:w="11530" w:type="dxa"/>
            <w:tcBorders>
              <w:top w:val="single" w:sz="4" w:space="0" w:color="auto"/>
              <w:left w:val="single" w:sz="4" w:space="0" w:color="auto"/>
              <w:bottom w:val="single" w:sz="4" w:space="0" w:color="auto"/>
              <w:right w:val="single" w:sz="4" w:space="0" w:color="auto"/>
            </w:tcBorders>
            <w:hideMark/>
          </w:tcPr>
          <w:p w14:paraId="4AB33DD9" w14:textId="77777777" w:rsidR="00E0492B" w:rsidRPr="0009511C" w:rsidRDefault="00E0492B" w:rsidP="00E45A3F">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3311F1E7" w14:textId="77777777" w:rsidR="00E0492B" w:rsidRPr="0009511C" w:rsidRDefault="00E0492B" w:rsidP="00E0492B">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E0492B" w:rsidRPr="0009511C" w14:paraId="29AE8AD9" w14:textId="77777777" w:rsidTr="00E45A3F">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279E762" w14:textId="77777777" w:rsidR="00E0492B" w:rsidRPr="0009511C" w:rsidRDefault="00E0492B" w:rsidP="00E45A3F">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lastRenderedPageBreak/>
              <w:t>חתימת האישור</w:t>
            </w:r>
          </w:p>
        </w:tc>
      </w:tr>
      <w:tr w:rsidR="00E0492B" w:rsidRPr="0009511C" w14:paraId="3D5213E8" w14:textId="77777777" w:rsidTr="00E45A3F">
        <w:trPr>
          <w:trHeight w:val="598"/>
        </w:trPr>
        <w:tc>
          <w:tcPr>
            <w:tcW w:w="11530" w:type="dxa"/>
            <w:tcBorders>
              <w:top w:val="single" w:sz="4" w:space="0" w:color="auto"/>
              <w:left w:val="single" w:sz="4" w:space="0" w:color="auto"/>
              <w:bottom w:val="single" w:sz="4" w:space="0" w:color="auto"/>
              <w:right w:val="single" w:sz="4" w:space="0" w:color="auto"/>
            </w:tcBorders>
            <w:hideMark/>
          </w:tcPr>
          <w:p w14:paraId="28115E0E" w14:textId="77777777" w:rsidR="00E0492B" w:rsidRPr="0009511C" w:rsidRDefault="00E0492B" w:rsidP="00E45A3F">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10D27670" w14:textId="77777777" w:rsidR="002C218D" w:rsidRDefault="002C218D" w:rsidP="00E0492B">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2C218D" w:rsidRPr="0009511C" w14:paraId="769EE2A4" w14:textId="77777777" w:rsidTr="00E45A3F">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75166147" w14:textId="77777777" w:rsidR="002C218D" w:rsidRPr="0009511C" w:rsidRDefault="002C218D" w:rsidP="00E45A3F">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2C218D" w:rsidRPr="0009511C" w14:paraId="180071A2" w14:textId="77777777" w:rsidTr="00E45A3F">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4869A58A" w14:textId="77777777" w:rsidR="002C218D" w:rsidRPr="0009511C" w:rsidRDefault="002C218D" w:rsidP="00E45A3F">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641406CD" w14:textId="77777777" w:rsidR="00E0492B" w:rsidRPr="0009511C" w:rsidRDefault="00E0492B" w:rsidP="00E0492B">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6F55D417" w14:textId="77777777" w:rsidR="005603EE" w:rsidRPr="00BD794C" w:rsidRDefault="005603EE" w:rsidP="005603EE">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AB66C98" w14:textId="77777777" w:rsidR="005603EE" w:rsidRPr="00B27B4C" w:rsidRDefault="005603EE" w:rsidP="005603EE">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370CEF8" w14:textId="77777777" w:rsidR="00E0492B" w:rsidRDefault="00E0492B" w:rsidP="00E0492B">
      <w:pPr>
        <w:spacing w:before="0" w:beforeAutospacing="0" w:after="0" w:afterAutospacing="0" w:line="24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29C0F270" w14:textId="77777777" w:rsidR="00876F47" w:rsidRPr="00876F47" w:rsidRDefault="00876F47" w:rsidP="00E0492B">
      <w:pPr>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lastRenderedPageBreak/>
        <w:t>נספח "ח"</w:t>
      </w:r>
    </w:p>
    <w:p w14:paraId="6A216D34" w14:textId="77777777" w:rsidR="00876F47" w:rsidRPr="00876F47" w:rsidRDefault="00876F47" w:rsidP="00876F47">
      <w:pPr>
        <w:spacing w:before="0" w:beforeAutospacing="0" w:after="0" w:afterAutospacing="0" w:line="240" w:lineRule="auto"/>
        <w:jc w:val="center"/>
        <w:rPr>
          <w:rFonts w:ascii="Times New Roman" w:eastAsia="Times New Roman" w:hAnsi="Times New Roman" w:cs="David"/>
          <w:b/>
          <w:bCs/>
          <w:sz w:val="24"/>
          <w:szCs w:val="24"/>
          <w:u w:val="single"/>
          <w:rtl/>
        </w:rPr>
      </w:pPr>
    </w:p>
    <w:p w14:paraId="1F675EC6" w14:textId="77777777" w:rsidR="00876F47" w:rsidRPr="00876F47" w:rsidRDefault="00876F47" w:rsidP="00876F47">
      <w:pPr>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רשימת התכניות והמסמכים שעל היועץ להנפיק</w:t>
      </w:r>
    </w:p>
    <w:p w14:paraId="5BABA792" w14:textId="77777777" w:rsidR="00876F47" w:rsidRPr="00876F47" w:rsidRDefault="00876F47" w:rsidP="00876F47">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63487D7B" w14:textId="77777777" w:rsidR="00876F47" w:rsidRPr="00876F47" w:rsidRDefault="00876F47" w:rsidP="00876F47">
      <w:pPr>
        <w:spacing w:before="0" w:beforeAutospacing="0" w:after="0" w:afterAutospacing="0" w:line="240" w:lineRule="auto"/>
        <w:jc w:val="center"/>
        <w:rPr>
          <w:rFonts w:ascii="Times New Roman" w:eastAsia="Times New Roman" w:hAnsi="Times New Roman" w:cs="David"/>
          <w:sz w:val="24"/>
          <w:szCs w:val="24"/>
        </w:rPr>
      </w:pPr>
      <w:r w:rsidRPr="00876F47">
        <w:rPr>
          <w:rFonts w:ascii="Times New Roman" w:eastAsia="Times New Roman" w:hAnsi="Times New Roman" w:cs="David"/>
          <w:sz w:val="24"/>
          <w:szCs w:val="24"/>
          <w:rtl/>
        </w:rPr>
        <w:t>מסמך זה מהווה השלמה לנספח ב' ואינו גורע ממנו</w:t>
      </w:r>
    </w:p>
    <w:p w14:paraId="6F02B1AC" w14:textId="77777777" w:rsidR="00876F47" w:rsidRPr="00876F47" w:rsidRDefault="00876F47" w:rsidP="00876F47">
      <w:pPr>
        <w:spacing w:before="0" w:beforeAutospacing="0" w:after="0" w:afterAutospacing="0" w:line="240" w:lineRule="auto"/>
        <w:ind w:right="360"/>
        <w:jc w:val="both"/>
        <w:rPr>
          <w:rFonts w:ascii="Times New Roman" w:eastAsia="Times New Roman" w:hAnsi="Times New Roman" w:cs="David"/>
          <w:sz w:val="24"/>
          <w:szCs w:val="24"/>
        </w:rPr>
      </w:pPr>
    </w:p>
    <w:p w14:paraId="5566F318" w14:textId="77777777" w:rsidR="00876F47" w:rsidRPr="00876F47" w:rsidRDefault="00876F47" w:rsidP="00876F47">
      <w:pPr>
        <w:spacing w:before="0" w:beforeAutospacing="0" w:after="0" w:afterAutospacing="0" w:line="240" w:lineRule="auto"/>
        <w:ind w:right="360"/>
        <w:jc w:val="both"/>
        <w:rPr>
          <w:rFonts w:ascii="Times New Roman" w:eastAsia="Times New Roman" w:hAnsi="Times New Roman" w:cs="David"/>
          <w:sz w:val="24"/>
          <w:szCs w:val="24"/>
        </w:rPr>
      </w:pPr>
    </w:p>
    <w:p w14:paraId="6988B0DD"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מסמך הנחיות בטיחות ראשוניות למתכנני הבניינים: אדריכלות, קונסטרוקציה, פתוח-שטח, אינסטלציה, חשמל, מיזוג אויר, יועץ אלומיניום, מעליות </w:t>
      </w:r>
      <w:proofErr w:type="spellStart"/>
      <w:r w:rsidRPr="00876F47">
        <w:rPr>
          <w:rFonts w:ascii="Times New Roman" w:eastAsia="Times New Roman" w:hAnsi="Times New Roman" w:cs="David"/>
          <w:sz w:val="24"/>
          <w:szCs w:val="24"/>
          <w:rtl/>
        </w:rPr>
        <w:t>וכו</w:t>
      </w:r>
      <w:proofErr w:type="spellEnd"/>
      <w:r w:rsidRPr="00876F47">
        <w:rPr>
          <w:rFonts w:ascii="Times New Roman" w:eastAsia="Times New Roman" w:hAnsi="Times New Roman" w:cs="David"/>
          <w:sz w:val="24"/>
          <w:szCs w:val="24"/>
          <w:rtl/>
        </w:rPr>
        <w:t xml:space="preserve">'. </w:t>
      </w:r>
    </w:p>
    <w:p w14:paraId="3BF603A0"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67F5D5D5"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מסמך פרוגרמת בטיחות אש</w:t>
      </w:r>
      <w:r w:rsidRPr="00876F47">
        <w:rPr>
          <w:rFonts w:ascii="Times New Roman" w:eastAsia="Times New Roman" w:hAnsi="Times New Roman" w:cs="David" w:hint="cs"/>
          <w:sz w:val="24"/>
          <w:szCs w:val="24"/>
          <w:rtl/>
        </w:rPr>
        <w:t xml:space="preserve"> לרבות משטר הפעלות</w:t>
      </w:r>
      <w:r w:rsidRPr="00876F47">
        <w:rPr>
          <w:rFonts w:ascii="Times New Roman" w:eastAsia="Times New Roman" w:hAnsi="Times New Roman" w:cs="David"/>
          <w:sz w:val="24"/>
          <w:szCs w:val="24"/>
          <w:rtl/>
        </w:rPr>
        <w:t xml:space="preserve"> </w:t>
      </w:r>
      <w:r w:rsidRPr="00876F47">
        <w:rPr>
          <w:rFonts w:ascii="Times New Roman" w:eastAsia="Times New Roman" w:hAnsi="Times New Roman" w:cs="David"/>
          <w:sz w:val="24"/>
          <w:szCs w:val="24"/>
        </w:rPr>
        <w:t>–</w:t>
      </w:r>
      <w:r w:rsidRPr="00876F47">
        <w:rPr>
          <w:rFonts w:ascii="Times New Roman" w:eastAsia="Times New Roman" w:hAnsi="Times New Roman" w:cs="David"/>
          <w:sz w:val="24"/>
          <w:szCs w:val="24"/>
          <w:rtl/>
        </w:rPr>
        <w:t xml:space="preserve"> הנחיות תכנון.</w:t>
      </w:r>
    </w:p>
    <w:p w14:paraId="5D193BDF"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Pr>
      </w:pPr>
    </w:p>
    <w:p w14:paraId="2C1ABEA4"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תכנית בטיחות המתארת את הפתרונות הנדרשים לגבי כל נושאי הבטיחות והגנה נגד אש במבנה.</w:t>
      </w:r>
    </w:p>
    <w:p w14:paraId="1910713F"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Pr>
      </w:pPr>
    </w:p>
    <w:p w14:paraId="26D5454C"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 תכנית, מפרט וכתב כמויות לביצוע עבודות גילוי אש ועשן וכיבוי אש בגז.</w:t>
      </w:r>
    </w:p>
    <w:p w14:paraId="5ED02C0E"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Pr>
      </w:pPr>
    </w:p>
    <w:p w14:paraId="7336FECF"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 xml:space="preserve"> כל תכנית אחרת או מסמך או חוות דעת שידרשו במהלך התכנון והביצוע על מנת לקבל עבודה מושלמת בהתאם לשיקול המנהל.</w:t>
      </w:r>
    </w:p>
    <w:p w14:paraId="1FDA305B"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107DCEEE" w14:textId="77777777" w:rsidR="00876F47" w:rsidRPr="00876F47" w:rsidRDefault="00876F47" w:rsidP="00876F47">
      <w:pPr>
        <w:spacing w:before="0" w:beforeAutospacing="0" w:after="0" w:afterAutospacing="0" w:line="240" w:lineRule="auto"/>
        <w:ind w:left="720" w:hanging="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6.</w:t>
      </w:r>
      <w:r w:rsidRPr="00876F47">
        <w:rPr>
          <w:rFonts w:ascii="Times New Roman" w:eastAsia="Times New Roman" w:hAnsi="Times New Roman" w:cs="David"/>
          <w:sz w:val="24"/>
          <w:szCs w:val="24"/>
          <w:rtl/>
        </w:rPr>
        <w:tab/>
        <w:t>מובהר בזאת שהתכניות יוכנו לפי ביצוע בקטעים של הפרויקט ויכללו פתרונות לקטעי הביניים.</w:t>
      </w:r>
    </w:p>
    <w:p w14:paraId="457838F5"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302DE732" w14:textId="77777777" w:rsidR="00876F47" w:rsidRPr="00876F47" w:rsidRDefault="005603EE" w:rsidP="00876F47">
      <w:pPr>
        <w:spacing w:before="0" w:beforeAutospacing="0" w:after="0" w:afterAutospacing="0" w:line="240" w:lineRule="auto"/>
        <w:ind w:left="720" w:hanging="720"/>
        <w:jc w:val="both"/>
        <w:rPr>
          <w:rFonts w:ascii="Times New Roman" w:eastAsia="Times New Roman" w:hAnsi="Times New Roman" w:cs="David"/>
          <w:sz w:val="24"/>
          <w:szCs w:val="24"/>
        </w:rPr>
      </w:pPr>
      <w:r>
        <w:rPr>
          <w:rFonts w:ascii="Times New Roman" w:eastAsia="Times New Roman" w:hAnsi="Times New Roman" w:cs="David"/>
          <w:sz w:val="24"/>
          <w:szCs w:val="24"/>
          <w:rtl/>
        </w:rPr>
        <w:t>7.</w:t>
      </w:r>
      <w:r>
        <w:rPr>
          <w:rFonts w:ascii="Times New Roman" w:eastAsia="Times New Roman" w:hAnsi="Times New Roman" w:cs="David"/>
          <w:sz w:val="24"/>
          <w:szCs w:val="24"/>
          <w:rtl/>
        </w:rPr>
        <w:tab/>
        <w:t>כל ת</w:t>
      </w:r>
      <w:r w:rsidR="00876F47" w:rsidRPr="00876F47">
        <w:rPr>
          <w:rFonts w:ascii="Times New Roman" w:eastAsia="Times New Roman" w:hAnsi="Times New Roman" w:cs="David"/>
          <w:sz w:val="24"/>
          <w:szCs w:val="24"/>
          <w:rtl/>
        </w:rPr>
        <w:t>כניות הביצוע המתחייבות מכל תקן ודין לרבות אך לא רק מחלקיו השונים של ת"י 1547 – "תכניות ביצוע לבניינים ולעבודות פיתוח סביבתי".</w:t>
      </w:r>
    </w:p>
    <w:p w14:paraId="6C0B3AFC"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b/>
          <w:bCs/>
          <w:sz w:val="24"/>
          <w:szCs w:val="24"/>
          <w:u w:val="single"/>
          <w:rtl/>
        </w:rPr>
      </w:pPr>
    </w:p>
    <w:p w14:paraId="05E2BCE0" w14:textId="77777777" w:rsidR="00876F47" w:rsidRPr="00876F47" w:rsidRDefault="00876F47" w:rsidP="005603EE">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כל המסמכים והתכניות יערכו בשפה העברית.</w:t>
      </w:r>
    </w:p>
    <w:p w14:paraId="6674A36E"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3AEACC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F27CEE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53A122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FD6EA3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2E2F79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84273D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862DA3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35A6B6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ED6950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91FDBC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63F178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D76F67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7D99A8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20922F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38EA72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2B086EE"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934FC3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0BC230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C98564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B32A50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0F0EE9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5FD8E1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B40D887" w14:textId="77777777" w:rsidR="005603EE" w:rsidRPr="00B27B4C" w:rsidRDefault="005603EE" w:rsidP="005603EE">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61BFA5FB"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104F8074"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54FF95B1"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C1E7FF0"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91F15D1"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894E809"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33969DCD" w14:textId="77777777" w:rsidR="005603EE" w:rsidRDefault="00E45A3F" w:rsidP="005603EE">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D94FC99D8BE04788A5B5DDF64FFEF66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62" w:author="Kook Sec" w:date="2021-01-21T13:01:00Z">
            <w:r>
              <w:rPr>
                <w:rFonts w:ascii="Times New Roman" w:eastAsia="Times New Roman" w:hAnsi="Times New Roman" w:cs="David" w:hint="cs"/>
                <w:color w:val="008000"/>
                <w:sz w:val="24"/>
                <w:szCs w:val="24"/>
                <w:rtl/>
                <w:lang w:eastAsia="he-IL"/>
              </w:rPr>
              <w:t>א.מ. ישראל מגורים פיתוח בע"מ</w:t>
            </w:r>
            <w:r>
              <w:rPr>
                <w:rFonts w:ascii="Times New Roman" w:eastAsia="Times New Roman" w:hAnsi="Times New Roman" w:cs="David" w:hint="cs"/>
                <w:color w:val="008000"/>
                <w:sz w:val="24"/>
                <w:szCs w:val="24"/>
                <w:rtl/>
                <w:lang w:eastAsia="he-IL"/>
              </w:rPr>
              <w:br/>
              <w:t>יוני נתניהו 1 ג' אור יהודה</w:t>
            </w:r>
            <w:r>
              <w:rPr>
                <w:rFonts w:ascii="Times New Roman" w:eastAsia="Times New Roman" w:hAnsi="Times New Roman" w:cs="David" w:hint="cs"/>
                <w:color w:val="008000"/>
                <w:sz w:val="24"/>
                <w:szCs w:val="24"/>
                <w:rtl/>
                <w:lang w:eastAsia="he-IL"/>
              </w:rPr>
              <w:br/>
              <w:t>513313148</w:t>
            </w:r>
          </w:ins>
        </w:sdtContent>
      </w:sdt>
      <w:r w:rsidR="005603EE" w:rsidRPr="00B27B4C">
        <w:rPr>
          <w:rFonts w:ascii="Times New Roman" w:eastAsia="Times New Roman" w:hAnsi="Times New Roman" w:cs="David" w:hint="cs"/>
          <w:color w:val="008000"/>
          <w:sz w:val="24"/>
          <w:szCs w:val="24"/>
          <w:rtl/>
          <w:lang w:eastAsia="he-IL"/>
        </w:rPr>
        <w:br/>
      </w:r>
    </w:p>
    <w:p w14:paraId="343096F8" w14:textId="77777777" w:rsidR="005603EE" w:rsidRPr="00B27B4C" w:rsidRDefault="005603EE" w:rsidP="005603EE">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471C653C"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7649108"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81C9867"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C0F7F9B"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99F557E" w14:textId="77777777" w:rsidR="005603EE" w:rsidRPr="00B27B4C" w:rsidRDefault="005603EE" w:rsidP="005603EE">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86D085FF429246919C923818F563F5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63" w:author="Kook Sec" w:date="2021-01-21T13:22:00Z">
            <w:r w:rsidR="000A764E">
              <w:rPr>
                <w:rFonts w:ascii="Times New Roman" w:eastAsia="Times New Roman" w:hAnsi="Times New Roman" w:cs="David"/>
                <w:color w:val="008000"/>
                <w:sz w:val="24"/>
                <w:szCs w:val="24"/>
                <w:rtl/>
                <w:lang w:eastAsia="he-IL"/>
              </w:rPr>
              <w:t xml:space="preserve">   אלי כחלון הנדסת בטיחות אש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91616886BDA3499B8FA2F27D2D889F5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64" w:author="Kook Sec" w:date="2021-01-21T13:21:00Z">
            <w:r w:rsidR="000A764E">
              <w:rPr>
                <w:rFonts w:ascii="Times New Roman" w:eastAsia="Times New Roman" w:hAnsi="Times New Roman" w:cs="David" w:hint="cs"/>
                <w:color w:val="008000"/>
                <w:sz w:val="24"/>
                <w:szCs w:val="24"/>
                <w:rtl/>
                <w:lang w:eastAsia="he-IL"/>
              </w:rPr>
              <w:t>מורדות ארנונה</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A7BE99A0687148F383423CB324AC845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Pr="00ED6C9C">
            <w:rPr>
              <w:rStyle w:val="a7"/>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509FAA19"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84D6D6E"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D6BE176"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EB5572A"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DDDC44A"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FC04982" w14:textId="77777777" w:rsidR="005603EE"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3ED0FF88" w14:textId="77777777" w:rsidR="005603EE"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2E7CF42" w14:textId="77777777" w:rsidR="005603EE"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207026D" w14:textId="77777777" w:rsidR="005603EE" w:rsidRPr="00B27B4C"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21F4D55C" w14:textId="77777777" w:rsidR="005603EE" w:rsidRPr="00B27B4C" w:rsidRDefault="00E45A3F" w:rsidP="005603EE">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235944507"/>
          <w:placeholder>
            <w:docPart w:val="B2ADEC1CFEF0420B9B79367DC4BE9D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65" w:author="Kook Sec" w:date="2021-01-21T13:22:00Z">
            <w:r w:rsidR="000A764E">
              <w:rPr>
                <w:rFonts w:ascii="Times New Roman" w:eastAsia="Times New Roman" w:hAnsi="Times New Roman" w:cs="David"/>
                <w:color w:val="008000"/>
                <w:sz w:val="24"/>
                <w:szCs w:val="24"/>
                <w:rtl/>
                <w:lang w:eastAsia="he-IL"/>
              </w:rPr>
              <w:t xml:space="preserve">   אלי כחלון הנדסת בטיחות אש בע"מ</w:t>
            </w:r>
          </w:ins>
        </w:sdtContent>
      </w:sdt>
    </w:p>
    <w:p w14:paraId="48A9E205"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3850AB1D"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09C15473"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58D17C3E"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779846C3" w14:textId="77777777" w:rsidR="005603EE" w:rsidRPr="00B27B4C" w:rsidRDefault="005603EE" w:rsidP="005603EE">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w:t>
      </w:r>
      <w:r w:rsidR="005D664B">
        <w:rPr>
          <w:rFonts w:ascii="Times New Roman" w:eastAsia="Times New Roman" w:hAnsi="Times New Roman" w:cs="David" w:hint="cs"/>
          <w:b/>
          <w:bCs/>
          <w:sz w:val="24"/>
          <w:szCs w:val="24"/>
          <w:u w:val="single"/>
          <w:rtl/>
          <w:lang w:eastAsia="he-IL"/>
        </w:rPr>
        <w:t>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27DFAACA" w14:textId="77777777" w:rsidR="005603EE" w:rsidRPr="00B27B4C" w:rsidRDefault="005603EE" w:rsidP="005603EE">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4AA7DC47"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1A951B481D384E6AAD05577B624F6B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66" w:author="Kook Sec" w:date="2021-01-21T13:01:00Z">
            <w:r w:rsidR="00E45A3F">
              <w:rPr>
                <w:rFonts w:ascii="Times New Roman" w:eastAsia="Times New Roman" w:hAnsi="Times New Roman" w:cs="David" w:hint="cs"/>
                <w:color w:val="008000"/>
                <w:sz w:val="24"/>
                <w:szCs w:val="24"/>
                <w:rtl/>
                <w:lang w:eastAsia="he-IL"/>
              </w:rPr>
              <w:t>א.מ. ישראל מגורים פיתוח בע"מ</w:t>
            </w:r>
            <w:r w:rsidR="00E45A3F">
              <w:rPr>
                <w:rFonts w:ascii="Times New Roman" w:eastAsia="Times New Roman" w:hAnsi="Times New Roman" w:cs="David" w:hint="cs"/>
                <w:color w:val="008000"/>
                <w:sz w:val="24"/>
                <w:szCs w:val="24"/>
                <w:rtl/>
                <w:lang w:eastAsia="he-IL"/>
              </w:rPr>
              <w:br/>
              <w:t>יוני נתניהו 1 ג' אור יהודה</w:t>
            </w:r>
            <w:r w:rsidR="00E45A3F">
              <w:rPr>
                <w:rFonts w:ascii="Times New Roman" w:eastAsia="Times New Roman" w:hAnsi="Times New Roman" w:cs="David" w:hint="cs"/>
                <w:color w:val="008000"/>
                <w:sz w:val="24"/>
                <w:szCs w:val="24"/>
                <w:rtl/>
                <w:lang w:eastAsia="he-IL"/>
              </w:rPr>
              <w:br/>
              <w:t>513313148</w:t>
            </w:r>
          </w:ins>
        </w:sdtContent>
      </w:sdt>
    </w:p>
    <w:p w14:paraId="24BA61EB"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D4B2AD9"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ג.א.נ</w:t>
      </w:r>
      <w:proofErr w:type="spellEnd"/>
      <w:r w:rsidRPr="00B27B4C">
        <w:rPr>
          <w:rFonts w:ascii="Times New Roman" w:eastAsia="Times New Roman" w:hAnsi="Times New Roman" w:cs="David" w:hint="cs"/>
          <w:sz w:val="24"/>
          <w:szCs w:val="24"/>
          <w:rtl/>
          <w:lang w:eastAsia="he-IL"/>
        </w:rPr>
        <w:t>.,</w:t>
      </w:r>
    </w:p>
    <w:p w14:paraId="67B77C54"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52996E2"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היתרה</w:t>
      </w:r>
      <w:proofErr w:type="spellEnd"/>
      <w:r w:rsidRPr="00B27B4C">
        <w:rPr>
          <w:rFonts w:ascii="Times New Roman" w:eastAsia="Times New Roman" w:hAnsi="Times New Roman" w:cs="David" w:hint="cs"/>
          <w:b/>
          <w:bCs/>
          <w:sz w:val="24"/>
          <w:szCs w:val="24"/>
          <w:rtl/>
          <w:lang w:eastAsia="he-IL"/>
        </w:rPr>
        <w:t xml:space="preserve">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17C32BFAC6B2451AA2F8C3656C2C6A1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67" w:author="Kook Sec" w:date="2021-01-21T13:21:00Z">
            <w:r w:rsidR="000A764E">
              <w:rPr>
                <w:rFonts w:ascii="Times New Roman" w:eastAsia="Times New Roman" w:hAnsi="Times New Roman" w:cs="David" w:hint="cs"/>
                <w:color w:val="008000"/>
                <w:sz w:val="24"/>
                <w:szCs w:val="24"/>
                <w:rtl/>
                <w:lang w:eastAsia="he-IL"/>
              </w:rPr>
              <w:t>מורדות ארנונה</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A9DDC5724C9D4D94AFF5BE40DB66120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a7"/>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278E12F3"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1079CC9F"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BABA929"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7385429D"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5A596E21"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3E2D3D0"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1FE494A7"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F278617"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4A4FD568"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3BAC155"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E97CFD1"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010C5B2C"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2125D15"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2589CE04" w14:textId="77777777" w:rsidR="005603EE" w:rsidRPr="00B27B4C" w:rsidRDefault="005603EE" w:rsidP="005603EE">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32B13729" w14:textId="77777777" w:rsidR="005603EE" w:rsidRDefault="005603EE" w:rsidP="005603E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539DF337" w14:textId="77777777" w:rsidR="005603EE" w:rsidRDefault="005603EE" w:rsidP="005603EE">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6D885E38" w14:textId="77777777" w:rsidR="005603EE" w:rsidRPr="009130F0" w:rsidDel="000A764E" w:rsidRDefault="005603EE" w:rsidP="005603EE">
      <w:pPr>
        <w:widowControl w:val="0"/>
        <w:spacing w:before="0" w:beforeAutospacing="0" w:after="0" w:afterAutospacing="0" w:line="240" w:lineRule="auto"/>
        <w:ind w:left="4435" w:hanging="71"/>
        <w:rPr>
          <w:del w:id="68" w:author="Kook Sec" w:date="2021-01-21T13:21:00Z"/>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239370FF" w14:textId="77777777" w:rsidR="005603EE" w:rsidRPr="009130F0" w:rsidRDefault="005603EE" w:rsidP="000A764E">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del w:id="69" w:author="Kook Sec" w:date="2021-01-21T13:21:00Z">
        <w:r w:rsidRPr="009130F0" w:rsidDel="000A764E">
          <w:rPr>
            <w:rFonts w:ascii="Times New Roman" w:eastAsia="Times New Roman" w:hAnsi="Times New Roman" w:cs="David" w:hint="cs"/>
            <w:color w:val="00B0F0"/>
            <w:sz w:val="24"/>
            <w:szCs w:val="24"/>
            <w:rtl/>
            <w:lang w:eastAsia="he-IL"/>
          </w:rPr>
          <w:delText xml:space="preserve">   </w:delText>
        </w:r>
      </w:del>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2094737100"/>
          <w:placeholder>
            <w:docPart w:val="981F0720067C4A268F21E7C6CB33EB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70" w:author="Kook Sec" w:date="2021-01-21T13:22:00Z">
            <w:r w:rsidR="000A764E">
              <w:rPr>
                <w:rFonts w:ascii="Times New Roman" w:eastAsia="Times New Roman" w:hAnsi="Times New Roman" w:cs="David" w:hint="cs"/>
                <w:color w:val="008000"/>
                <w:sz w:val="24"/>
                <w:szCs w:val="24"/>
                <w:rtl/>
                <w:lang w:eastAsia="he-IL"/>
              </w:rPr>
              <w:t xml:space="preserve">   </w:t>
            </w:r>
            <w:r w:rsidR="000A764E" w:rsidRPr="005924CC">
              <w:rPr>
                <w:rFonts w:ascii="Times New Roman" w:eastAsia="Times New Roman" w:hAnsi="Times New Roman" w:cs="David"/>
                <w:color w:val="008000"/>
                <w:sz w:val="24"/>
                <w:szCs w:val="24"/>
                <w:rtl/>
                <w:lang w:eastAsia="he-IL"/>
              </w:rPr>
              <w:t xml:space="preserve">אלי </w:t>
            </w:r>
          </w:ins>
          <w:ins w:id="71" w:author="Kook Sec" w:date="2021-01-21T13:16:00Z">
            <w:r w:rsidR="000A764E">
              <w:rPr>
                <w:rFonts w:ascii="Times New Roman" w:eastAsia="Times New Roman" w:hAnsi="Times New Roman" w:cs="David"/>
                <w:color w:val="008000"/>
                <w:sz w:val="24"/>
                <w:szCs w:val="24"/>
                <w:rtl/>
                <w:lang w:eastAsia="he-IL"/>
              </w:rPr>
              <w:t>כחלון הנדסת בטיחות אש בע"מ</w:t>
            </w:r>
          </w:ins>
        </w:sdtContent>
      </w:sdt>
    </w:p>
    <w:p w14:paraId="6A62BAC7"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8A463D2"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5964EFA" w14:textId="77777777" w:rsidR="005603EE" w:rsidRDefault="005603EE" w:rsidP="005603E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bookmarkStart w:id="72" w:name="_GoBack"/>
      <w:bookmarkEnd w:id="72"/>
    </w:p>
    <w:p w14:paraId="72607E92"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7AE49841"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החברה</w:t>
      </w:r>
      <w:proofErr w:type="spellEnd"/>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2EB1E123" w14:textId="77777777" w:rsidR="005603EE" w:rsidRPr="00B27B4C" w:rsidRDefault="005603EE" w:rsidP="005603EE">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7916C85D" w14:textId="77777777" w:rsidR="005603EE" w:rsidRPr="00B27B4C" w:rsidRDefault="005603EE" w:rsidP="005603EE">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7A119104" w14:textId="77777777" w:rsidR="005603EE" w:rsidRPr="00B27B4C" w:rsidRDefault="005603EE" w:rsidP="005603EE">
      <w:pPr>
        <w:widowControl w:val="0"/>
        <w:spacing w:before="0" w:beforeAutospacing="0" w:after="0" w:afterAutospacing="0" w:line="240" w:lineRule="auto"/>
        <w:rPr>
          <w:rFonts w:ascii="Times New Roman" w:eastAsia="Times New Roman" w:hAnsi="Times New Roman" w:cs="David"/>
          <w:sz w:val="20"/>
          <w:szCs w:val="20"/>
          <w:rtl/>
          <w:lang w:eastAsia="he-IL"/>
        </w:rPr>
      </w:pPr>
    </w:p>
    <w:p w14:paraId="0EF542C3" w14:textId="77777777" w:rsidR="005603EE" w:rsidRPr="00B27B4C" w:rsidRDefault="005603EE" w:rsidP="005603EE">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720EF380"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42A06C56" w14:textId="77777777" w:rsidR="005603EE" w:rsidRPr="00B27B4C" w:rsidRDefault="005603EE" w:rsidP="005603EE">
      <w:pPr>
        <w:spacing w:before="0" w:beforeAutospacing="0" w:after="0" w:afterAutospacing="0" w:line="240" w:lineRule="auto"/>
        <w:rPr>
          <w:rFonts w:ascii="Times New Roman" w:eastAsia="Times New Roman" w:hAnsi="Times New Roman" w:cs="David"/>
          <w:sz w:val="20"/>
          <w:szCs w:val="24"/>
          <w:rtl/>
        </w:rPr>
      </w:pPr>
    </w:p>
    <w:p w14:paraId="1F68FC61" w14:textId="77777777" w:rsidR="001A69D5" w:rsidRPr="00134C85" w:rsidRDefault="001A69D5" w:rsidP="005603EE">
      <w:pPr>
        <w:widowControl w:val="0"/>
        <w:spacing w:before="0" w:beforeAutospacing="0" w:after="0" w:afterAutospacing="0" w:line="240" w:lineRule="auto"/>
        <w:jc w:val="center"/>
        <w:outlineLvl w:val="7"/>
        <w:rPr>
          <w:rFonts w:ascii="David" w:hAnsi="David" w:cs="David"/>
        </w:rPr>
      </w:pPr>
    </w:p>
    <w:sectPr w:rsidR="001A69D5" w:rsidRPr="00134C85" w:rsidSect="00876F47">
      <w:headerReference w:type="default" r:id="rId13"/>
      <w:footerReference w:type="default" r:id="rId14"/>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93564A" w14:textId="77777777" w:rsidR="00E45A3F" w:rsidRDefault="00E45A3F" w:rsidP="00AF234B">
      <w:pPr>
        <w:spacing w:before="0" w:after="0" w:line="240" w:lineRule="auto"/>
      </w:pPr>
      <w:r>
        <w:separator/>
      </w:r>
    </w:p>
  </w:endnote>
  <w:endnote w:type="continuationSeparator" w:id="0">
    <w:p w14:paraId="133B0ADB" w14:textId="77777777" w:rsidR="00E45A3F" w:rsidRDefault="00E45A3F"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avid">
    <w:altName w:val="David"/>
    <w:charset w:val="B1"/>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E45A3F" w:rsidRPr="002B6EAB" w14:paraId="12685819" w14:textId="77777777" w:rsidTr="002B6EAB">
      <w:tc>
        <w:tcPr>
          <w:tcW w:w="810" w:type="dxa"/>
        </w:tcPr>
        <w:p w14:paraId="531F8FF6" w14:textId="77777777" w:rsidR="00E45A3F" w:rsidRPr="002B6EAB" w:rsidRDefault="00E45A3F"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 xml:space="preserve">פרויקט: </w:t>
          </w:r>
        </w:p>
      </w:tc>
      <w:sdt>
        <w:sdtPr>
          <w:rPr>
            <w:rFonts w:eastAsia="Times New Roman"/>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646" w:type="dxa"/>
            </w:tcPr>
            <w:p w14:paraId="7CE2B990" w14:textId="77777777" w:rsidR="00E45A3F" w:rsidRPr="002B6EAB" w:rsidRDefault="003B682C" w:rsidP="002B6EAB">
              <w:pPr>
                <w:tabs>
                  <w:tab w:val="center" w:pos="4153"/>
                  <w:tab w:val="right" w:pos="8306"/>
                </w:tabs>
                <w:spacing w:before="0" w:after="0" w:line="240" w:lineRule="auto"/>
                <w:rPr>
                  <w:rFonts w:ascii="David" w:hAnsi="David"/>
                  <w:color w:val="00B0F0"/>
                  <w:sz w:val="20"/>
                  <w:szCs w:val="20"/>
                  <w:rtl/>
                </w:rPr>
              </w:pPr>
              <w:ins w:id="73" w:author="Kook Sec" w:date="2021-01-21T13:16:00Z">
                <w:r w:rsidRPr="003B682C">
                  <w:rPr>
                    <w:rFonts w:eastAsia="Times New Roman"/>
                    <w:rtl/>
                  </w:rPr>
                  <w:t>א.מ. ישראל מגורים פיתוח בע"מ</w:t>
                </w:r>
              </w:ins>
            </w:p>
          </w:tc>
        </w:sdtContent>
      </w:sdt>
      <w:tc>
        <w:tcPr>
          <w:tcW w:w="2810" w:type="dxa"/>
        </w:tcPr>
        <w:p w14:paraId="20F5CA6B" w14:textId="77777777" w:rsidR="00E45A3F" w:rsidRPr="002B6EAB" w:rsidRDefault="00E45A3F"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 xml:space="preserve">יועץ בטיחות </w:t>
              </w:r>
            </w:sdtContent>
          </w:sdt>
        </w:p>
      </w:tc>
      <w:tc>
        <w:tcPr>
          <w:tcW w:w="233" w:type="dxa"/>
        </w:tcPr>
        <w:p w14:paraId="10631D27" w14:textId="77777777" w:rsidR="00E45A3F" w:rsidRPr="002B6EAB" w:rsidRDefault="00E45A3F" w:rsidP="002B6EAB">
          <w:pPr>
            <w:tabs>
              <w:tab w:val="center" w:pos="4153"/>
              <w:tab w:val="right" w:pos="8306"/>
            </w:tabs>
            <w:spacing w:before="0" w:after="0" w:line="240" w:lineRule="auto"/>
            <w:rPr>
              <w:rFonts w:ascii="David" w:hAnsi="David"/>
              <w:sz w:val="16"/>
              <w:szCs w:val="16"/>
              <w:rtl/>
            </w:rPr>
          </w:pPr>
        </w:p>
      </w:tc>
      <w:tc>
        <w:tcPr>
          <w:tcW w:w="1044" w:type="dxa"/>
        </w:tcPr>
        <w:p w14:paraId="45621013" w14:textId="77777777" w:rsidR="00E45A3F" w:rsidRPr="002B6EAB" w:rsidRDefault="00E45A3F" w:rsidP="002B6EAB">
          <w:pPr>
            <w:tabs>
              <w:tab w:val="center" w:pos="4153"/>
              <w:tab w:val="right" w:pos="8306"/>
            </w:tabs>
            <w:spacing w:before="0" w:after="0" w:line="240" w:lineRule="auto"/>
            <w:rPr>
              <w:rFonts w:ascii="David" w:hAnsi="David"/>
              <w:sz w:val="20"/>
              <w:szCs w:val="20"/>
              <w:rtl/>
            </w:rPr>
          </w:pPr>
          <w:r w:rsidRPr="002B6EAB">
            <w:rPr>
              <w:rFonts w:ascii="David" w:hAnsi="David"/>
              <w:sz w:val="20"/>
              <w:szCs w:val="20"/>
              <w:rtl/>
            </w:rPr>
            <w:t>מס' חוזה</w:t>
          </w:r>
          <w:r w:rsidRPr="002B6EAB">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1763" w:type="dxa"/>
            </w:tcPr>
            <w:p w14:paraId="5E0F7780" w14:textId="77777777" w:rsidR="00E45A3F" w:rsidRPr="002B6EAB" w:rsidRDefault="00E45A3F" w:rsidP="002B6EAB">
              <w:pPr>
                <w:tabs>
                  <w:tab w:val="center" w:pos="4153"/>
                  <w:tab w:val="right" w:pos="8306"/>
                </w:tabs>
                <w:spacing w:before="0" w:after="0" w:line="240" w:lineRule="auto"/>
                <w:rPr>
                  <w:rFonts w:ascii="David" w:hAnsi="David"/>
                  <w:sz w:val="20"/>
                  <w:szCs w:val="20"/>
                  <w:rtl/>
                </w:rPr>
              </w:pPr>
              <w:r>
                <w:rPr>
                  <w:rFonts w:ascii="David" w:hAnsi="David" w:hint="cs"/>
                  <w:sz w:val="20"/>
                  <w:szCs w:val="20"/>
                </w:rPr>
                <w:t>CONT-5-582</w:t>
              </w:r>
            </w:p>
          </w:tc>
        </w:sdtContent>
      </w:sdt>
    </w:tr>
    <w:tr w:rsidR="00E45A3F" w:rsidRPr="002B6EAB" w14:paraId="7889CD38" w14:textId="77777777" w:rsidTr="002B6EAB">
      <w:tc>
        <w:tcPr>
          <w:tcW w:w="810" w:type="dxa"/>
        </w:tcPr>
        <w:p w14:paraId="48086E74" w14:textId="77777777" w:rsidR="00E45A3F" w:rsidRPr="002B6EAB" w:rsidRDefault="00E45A3F"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ספק:</w:t>
          </w:r>
        </w:p>
      </w:tc>
      <w:sdt>
        <w:sdtPr>
          <w:rPr>
            <w:rFonts w:eastAsia="Times New Roman"/>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646" w:type="dxa"/>
            </w:tcPr>
            <w:p w14:paraId="06823AE6" w14:textId="77777777" w:rsidR="00E45A3F" w:rsidRPr="002B6EAB" w:rsidRDefault="000A764E" w:rsidP="002B6EAB">
              <w:pPr>
                <w:tabs>
                  <w:tab w:val="center" w:pos="4153"/>
                  <w:tab w:val="right" w:pos="8306"/>
                </w:tabs>
                <w:spacing w:before="0" w:after="0" w:line="240" w:lineRule="auto"/>
                <w:rPr>
                  <w:rFonts w:ascii="David" w:hAnsi="David"/>
                  <w:color w:val="00B0F0"/>
                  <w:sz w:val="20"/>
                  <w:szCs w:val="20"/>
                  <w:rtl/>
                </w:rPr>
              </w:pPr>
              <w:ins w:id="74" w:author="Kook Sec" w:date="2021-01-21T13:22:00Z">
                <w:r>
                  <w:rPr>
                    <w:rFonts w:eastAsia="Times New Roman"/>
                    <w:rtl/>
                  </w:rPr>
                  <w:t xml:space="preserve">   אלי כחלון הנדסת בטיחות אש בע"מ</w:t>
                </w:r>
              </w:ins>
            </w:p>
          </w:tc>
        </w:sdtContent>
      </w:sdt>
      <w:tc>
        <w:tcPr>
          <w:tcW w:w="2810"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E45A3F" w:rsidRPr="002B6EAB" w14:paraId="2C1E95A2" w14:textId="77777777" w:rsidTr="00E45A3F">
            <w:trPr>
              <w:trHeight w:val="201"/>
            </w:trPr>
            <w:tc>
              <w:tcPr>
                <w:tcW w:w="926" w:type="dxa"/>
              </w:tcPr>
              <w:p w14:paraId="4D1A4C77" w14:textId="77777777" w:rsidR="00E45A3F" w:rsidRPr="002B6EAB" w:rsidRDefault="00E45A3F"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04F452F1" w14:textId="77777777" w:rsidR="00E45A3F" w:rsidRPr="002B6EAB" w:rsidRDefault="00E45A3F" w:rsidP="002B6EAB">
                    <w:pPr>
                      <w:tabs>
                        <w:tab w:val="center" w:pos="4153"/>
                        <w:tab w:val="right" w:pos="8306"/>
                      </w:tabs>
                      <w:spacing w:before="0" w:after="0" w:line="240" w:lineRule="auto"/>
                      <w:ind w:left="1" w:hanging="1"/>
                      <w:rPr>
                        <w:rFonts w:ascii="David" w:hAnsi="David"/>
                        <w:color w:val="00B0F0"/>
                        <w:sz w:val="20"/>
                        <w:szCs w:val="20"/>
                        <w:rtl/>
                      </w:rPr>
                    </w:pPr>
                    <w:r w:rsidRPr="002B6EAB">
                      <w:rPr>
                        <w:rFonts w:ascii="David" w:hAnsi="David"/>
                        <w:color w:val="00B0F0"/>
                        <w:sz w:val="20"/>
                        <w:szCs w:val="20"/>
                        <w:rtl/>
                      </w:rPr>
                      <w:t>[גרסת חוזה]</w:t>
                    </w:r>
                  </w:p>
                </w:tc>
              </w:sdtContent>
            </w:sdt>
          </w:tr>
        </w:tbl>
        <w:p w14:paraId="2C5F3687" w14:textId="77777777" w:rsidR="00E45A3F" w:rsidRPr="002B6EAB" w:rsidRDefault="00E45A3F" w:rsidP="002B6EAB">
          <w:pPr>
            <w:tabs>
              <w:tab w:val="center" w:pos="4153"/>
              <w:tab w:val="right" w:pos="8306"/>
            </w:tabs>
            <w:spacing w:before="0" w:after="0" w:line="240" w:lineRule="auto"/>
            <w:rPr>
              <w:rFonts w:ascii="David" w:hAnsi="David"/>
              <w:sz w:val="20"/>
              <w:szCs w:val="20"/>
              <w:rtl/>
            </w:rPr>
          </w:pPr>
        </w:p>
      </w:tc>
      <w:tc>
        <w:tcPr>
          <w:tcW w:w="233" w:type="dxa"/>
        </w:tcPr>
        <w:p w14:paraId="5BBBA83E" w14:textId="77777777" w:rsidR="00E45A3F" w:rsidRPr="002B6EAB" w:rsidRDefault="00E45A3F" w:rsidP="002B6EAB">
          <w:pPr>
            <w:tabs>
              <w:tab w:val="center" w:pos="4153"/>
              <w:tab w:val="right" w:pos="8306"/>
            </w:tabs>
            <w:spacing w:before="0" w:after="0" w:line="240" w:lineRule="auto"/>
            <w:rPr>
              <w:rFonts w:ascii="David" w:hAnsi="David"/>
              <w:sz w:val="20"/>
              <w:szCs w:val="20"/>
              <w:rtl/>
            </w:rPr>
          </w:pPr>
        </w:p>
      </w:tc>
      <w:tc>
        <w:tcPr>
          <w:tcW w:w="1044" w:type="dxa"/>
        </w:tcPr>
        <w:p w14:paraId="49322C23" w14:textId="77777777" w:rsidR="00E45A3F" w:rsidRPr="002B6EAB" w:rsidRDefault="00E45A3F"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סטטוס:</w:t>
          </w:r>
        </w:p>
      </w:tc>
      <w:tc>
        <w:tcPr>
          <w:tcW w:w="1763" w:type="dxa"/>
        </w:tcPr>
        <w:p w14:paraId="24D41DD9" w14:textId="77777777" w:rsidR="00E45A3F" w:rsidRPr="002B6EAB" w:rsidRDefault="00E45A3F" w:rsidP="002B6EAB">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2B6EAB">
                <w:rPr>
                  <w:rFonts w:ascii="David" w:hAnsi="David"/>
                  <w:color w:val="00B0F0"/>
                  <w:sz w:val="20"/>
                  <w:szCs w:val="20"/>
                  <w:rtl/>
                </w:rPr>
                <w:t>[סטטוס חוזה]</w:t>
              </w:r>
            </w:sdtContent>
          </w:sdt>
        </w:p>
      </w:tc>
    </w:tr>
    <w:tr w:rsidR="00E45A3F" w:rsidRPr="002B6EAB" w14:paraId="75871390" w14:textId="77777777" w:rsidTr="002B6EAB">
      <w:trPr>
        <w:trHeight w:val="80"/>
      </w:trPr>
      <w:tc>
        <w:tcPr>
          <w:tcW w:w="810" w:type="dxa"/>
        </w:tcPr>
        <w:p w14:paraId="5992D0CF" w14:textId="77777777" w:rsidR="00E45A3F" w:rsidRPr="002B6EAB" w:rsidRDefault="00E45A3F" w:rsidP="002B6EAB">
          <w:pPr>
            <w:tabs>
              <w:tab w:val="center" w:pos="4153"/>
              <w:tab w:val="right" w:pos="8306"/>
            </w:tabs>
            <w:spacing w:before="0" w:after="0" w:line="240" w:lineRule="auto"/>
            <w:rPr>
              <w:rFonts w:ascii="David" w:hAnsi="David"/>
              <w:sz w:val="20"/>
              <w:szCs w:val="20"/>
              <w:rtl/>
            </w:rPr>
          </w:pPr>
        </w:p>
      </w:tc>
      <w:tc>
        <w:tcPr>
          <w:tcW w:w="1646" w:type="dxa"/>
        </w:tcPr>
        <w:p w14:paraId="70616B97" w14:textId="77777777" w:rsidR="00E45A3F" w:rsidRPr="002B6EAB" w:rsidRDefault="00E45A3F" w:rsidP="002B6EAB">
          <w:pPr>
            <w:tabs>
              <w:tab w:val="center" w:pos="4153"/>
              <w:tab w:val="right" w:pos="8306"/>
            </w:tabs>
            <w:spacing w:before="0" w:after="0" w:line="240" w:lineRule="auto"/>
            <w:rPr>
              <w:rFonts w:ascii="David" w:hAnsi="David"/>
              <w:color w:val="00B0F0"/>
              <w:sz w:val="20"/>
              <w:szCs w:val="20"/>
              <w:rtl/>
            </w:rPr>
          </w:pPr>
        </w:p>
      </w:tc>
      <w:tc>
        <w:tcPr>
          <w:tcW w:w="2810" w:type="dxa"/>
        </w:tcPr>
        <w:p w14:paraId="64696A40" w14:textId="77777777" w:rsidR="00E45A3F" w:rsidRPr="002B6EAB" w:rsidRDefault="00E45A3F" w:rsidP="002B6EAB">
          <w:pPr>
            <w:tabs>
              <w:tab w:val="center" w:pos="4153"/>
              <w:tab w:val="right" w:pos="8306"/>
            </w:tabs>
            <w:spacing w:before="0" w:after="0" w:line="240" w:lineRule="auto"/>
            <w:rPr>
              <w:rFonts w:ascii="David" w:hAnsi="David"/>
              <w:sz w:val="20"/>
              <w:szCs w:val="20"/>
              <w:rtl/>
            </w:rPr>
          </w:pPr>
        </w:p>
      </w:tc>
      <w:tc>
        <w:tcPr>
          <w:tcW w:w="233" w:type="dxa"/>
        </w:tcPr>
        <w:p w14:paraId="3B1E16C1" w14:textId="77777777" w:rsidR="00E45A3F" w:rsidRPr="002B6EAB" w:rsidRDefault="00E45A3F" w:rsidP="002B6EAB">
          <w:pPr>
            <w:tabs>
              <w:tab w:val="center" w:pos="4153"/>
              <w:tab w:val="right" w:pos="8306"/>
            </w:tabs>
            <w:spacing w:before="0" w:after="0" w:line="240" w:lineRule="auto"/>
            <w:rPr>
              <w:rFonts w:ascii="David" w:hAnsi="David"/>
              <w:sz w:val="20"/>
              <w:szCs w:val="20"/>
              <w:rtl/>
            </w:rPr>
          </w:pPr>
        </w:p>
      </w:tc>
      <w:tc>
        <w:tcPr>
          <w:tcW w:w="1044" w:type="dxa"/>
        </w:tcPr>
        <w:p w14:paraId="0C5BCD79" w14:textId="77777777" w:rsidR="00E45A3F" w:rsidRPr="002B6EAB" w:rsidRDefault="00E45A3F" w:rsidP="002B6EAB">
          <w:pPr>
            <w:tabs>
              <w:tab w:val="center" w:pos="4153"/>
              <w:tab w:val="right" w:pos="8306"/>
            </w:tabs>
            <w:spacing w:before="0" w:after="0" w:line="240" w:lineRule="auto"/>
            <w:rPr>
              <w:rFonts w:ascii="David" w:hAnsi="David"/>
              <w:sz w:val="20"/>
              <w:szCs w:val="20"/>
              <w:rtl/>
            </w:rPr>
          </w:pPr>
        </w:p>
      </w:tc>
      <w:tc>
        <w:tcPr>
          <w:tcW w:w="1763" w:type="dxa"/>
        </w:tcPr>
        <w:p w14:paraId="38E648E4" w14:textId="77777777" w:rsidR="00E45A3F" w:rsidRPr="002B6EAB" w:rsidRDefault="00E45A3F" w:rsidP="002B6EAB">
          <w:pPr>
            <w:tabs>
              <w:tab w:val="center" w:pos="4153"/>
              <w:tab w:val="right" w:pos="8306"/>
            </w:tabs>
            <w:spacing w:before="0" w:after="0" w:line="240" w:lineRule="auto"/>
            <w:rPr>
              <w:rFonts w:ascii="David" w:hAnsi="David"/>
              <w:sz w:val="20"/>
              <w:szCs w:val="20"/>
              <w:rtl/>
            </w:rPr>
          </w:pPr>
        </w:p>
      </w:tc>
    </w:tr>
  </w:tbl>
  <w:p w14:paraId="5A06791E" w14:textId="77777777" w:rsidR="00E45A3F" w:rsidRDefault="00E45A3F" w:rsidP="002B6EAB">
    <w:pPr>
      <w:spacing w:before="0" w:beforeAutospacing="0" w:after="0" w:afterAutospacing="0" w:line="240" w:lineRule="auto"/>
      <w:rPr>
        <w:rFonts w:ascii="Arial" w:hAnsi="Arial" w:cs="Arial"/>
        <w:sz w:val="16"/>
        <w:szCs w:val="16"/>
        <w:rtl/>
      </w:rPr>
    </w:pPr>
    <w:r w:rsidRPr="002B6EAB">
      <w:rPr>
        <w:rFonts w:ascii="Arial" w:hAnsi="Arial" w:cs="Arial" w:hint="cs"/>
        <w:sz w:val="16"/>
        <w:szCs w:val="16"/>
        <w:rtl/>
      </w:rPr>
      <w:t xml:space="preserve">   </w:t>
    </w:r>
    <w:r w:rsidRPr="002B6EAB">
      <w:rPr>
        <w:rFonts w:ascii="Arial" w:hAnsi="Arial" w:cs="Arial"/>
        <w:sz w:val="16"/>
        <w:szCs w:val="16"/>
        <w:rtl/>
      </w:rPr>
      <w:t xml:space="preserve">© </w:t>
    </w:r>
    <w:proofErr w:type="spellStart"/>
    <w:r w:rsidRPr="002B6EAB">
      <w:rPr>
        <w:rFonts w:ascii="Arial" w:hAnsi="Arial" w:cs="Arial"/>
        <w:sz w:val="16"/>
        <w:szCs w:val="16"/>
        <w:rtl/>
      </w:rPr>
      <w:t>וקסלר</w:t>
    </w:r>
    <w:proofErr w:type="spellEnd"/>
    <w:r w:rsidRPr="002B6EAB">
      <w:rPr>
        <w:rFonts w:ascii="Arial" w:hAnsi="Arial" w:cs="Arial"/>
        <w:sz w:val="16"/>
        <w:szCs w:val="16"/>
        <w:rtl/>
      </w:rPr>
      <w:t>, ברגמן ושות' עורכי-דין</w:t>
    </w:r>
  </w:p>
  <w:p w14:paraId="45614CD7" w14:textId="77777777" w:rsidR="00E45A3F" w:rsidRPr="002B6EAB" w:rsidRDefault="00E45A3F" w:rsidP="002B6EAB">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F735B8" w14:textId="77777777" w:rsidR="00E45A3F" w:rsidRDefault="00E45A3F" w:rsidP="00AF234B">
      <w:pPr>
        <w:spacing w:before="0" w:after="0" w:line="240" w:lineRule="auto"/>
      </w:pPr>
      <w:r>
        <w:separator/>
      </w:r>
    </w:p>
  </w:footnote>
  <w:footnote w:type="continuationSeparator" w:id="0">
    <w:p w14:paraId="2AAE6295" w14:textId="77777777" w:rsidR="00E45A3F" w:rsidRDefault="00E45A3F" w:rsidP="00AF234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tl/>
      </w:rPr>
      <w:id w:val="-1482143625"/>
      <w:docPartObj>
        <w:docPartGallery w:val="Page Numbers (Top of Page)"/>
        <w:docPartUnique/>
      </w:docPartObj>
    </w:sdtPr>
    <w:sdtContent>
      <w:p w14:paraId="6490793B" w14:textId="77777777" w:rsidR="00E45A3F" w:rsidRDefault="00E45A3F">
        <w:pPr>
          <w:pStyle w:val="a3"/>
          <w:jc w:val="center"/>
        </w:pPr>
        <w:r>
          <w:fldChar w:fldCharType="begin"/>
        </w:r>
        <w:r>
          <w:instrText xml:space="preserve"> PAGE   \* MERGEFORMAT </w:instrText>
        </w:r>
        <w:r>
          <w:fldChar w:fldCharType="separate"/>
        </w:r>
        <w:r>
          <w:rPr>
            <w:noProof/>
            <w:rtl/>
          </w:rPr>
          <w:t>1</w:t>
        </w:r>
        <w:r>
          <w:rPr>
            <w:noProof/>
          </w:rPr>
          <w:fldChar w:fldCharType="end"/>
        </w:r>
      </w:p>
    </w:sdtContent>
  </w:sdt>
  <w:p w14:paraId="1587ABAC" w14:textId="77777777" w:rsidR="00E45A3F" w:rsidRDefault="00E45A3F">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44631E6"/>
    <w:multiLevelType w:val="multilevel"/>
    <w:tmpl w:val="25D6CBA4"/>
    <w:lvl w:ilvl="0">
      <w:start w:val="1"/>
      <w:numFmt w:val="decimal"/>
      <w:lvlText w:val="%1"/>
      <w:lvlJc w:val="left"/>
      <w:pPr>
        <w:ind w:left="690" w:hanging="690"/>
      </w:pPr>
      <w:rPr>
        <w:rFonts w:hint="default"/>
      </w:rPr>
    </w:lvl>
    <w:lvl w:ilvl="1">
      <w:start w:val="1"/>
      <w:numFmt w:val="decimal"/>
      <w:lvlText w:val="%1.%2"/>
      <w:lvlJc w:val="left"/>
      <w:pPr>
        <w:ind w:left="716" w:hanging="690"/>
      </w:pPr>
      <w:rPr>
        <w:rFonts w:hint="default"/>
      </w:rPr>
    </w:lvl>
    <w:lvl w:ilvl="2">
      <w:start w:val="1"/>
      <w:numFmt w:val="decimal"/>
      <w:lvlText w:val="%1.%2.%3"/>
      <w:lvlJc w:val="left"/>
      <w:pPr>
        <w:ind w:left="772" w:hanging="720"/>
      </w:pPr>
      <w:rPr>
        <w:rFonts w:hint="default"/>
      </w:rPr>
    </w:lvl>
    <w:lvl w:ilvl="3">
      <w:start w:val="1"/>
      <w:numFmt w:val="decimal"/>
      <w:lvlText w:val="%1.%2.%3.%4"/>
      <w:lvlJc w:val="left"/>
      <w:pPr>
        <w:ind w:left="798" w:hanging="720"/>
      </w:pPr>
      <w:rPr>
        <w:rFonts w:hint="default"/>
      </w:rPr>
    </w:lvl>
    <w:lvl w:ilvl="4">
      <w:start w:val="1"/>
      <w:numFmt w:val="decimal"/>
      <w:lvlText w:val="%1.%2.%3.%4.%5"/>
      <w:lvlJc w:val="left"/>
      <w:pPr>
        <w:ind w:left="1184" w:hanging="1080"/>
      </w:pPr>
      <w:rPr>
        <w:rFonts w:hint="default"/>
      </w:rPr>
    </w:lvl>
    <w:lvl w:ilvl="5">
      <w:start w:val="1"/>
      <w:numFmt w:val="decimal"/>
      <w:lvlText w:val="%1.%2.%3.%4.%5.%6"/>
      <w:lvlJc w:val="left"/>
      <w:pPr>
        <w:ind w:left="1210" w:hanging="1080"/>
      </w:pPr>
      <w:rPr>
        <w:rFonts w:hint="default"/>
      </w:rPr>
    </w:lvl>
    <w:lvl w:ilvl="6">
      <w:start w:val="1"/>
      <w:numFmt w:val="decimal"/>
      <w:lvlText w:val="%1.%2.%3.%4.%5.%6.%7"/>
      <w:lvlJc w:val="left"/>
      <w:pPr>
        <w:ind w:left="1236" w:hanging="1080"/>
      </w:pPr>
      <w:rPr>
        <w:rFonts w:hint="default"/>
      </w:rPr>
    </w:lvl>
    <w:lvl w:ilvl="7">
      <w:start w:val="1"/>
      <w:numFmt w:val="decimal"/>
      <w:lvlText w:val="%1.%2.%3.%4.%5.%6.%7.%8"/>
      <w:lvlJc w:val="left"/>
      <w:pPr>
        <w:ind w:left="1622" w:hanging="1440"/>
      </w:pPr>
      <w:rPr>
        <w:rFonts w:hint="default"/>
      </w:rPr>
    </w:lvl>
    <w:lvl w:ilvl="8">
      <w:start w:val="1"/>
      <w:numFmt w:val="decimal"/>
      <w:lvlText w:val="%1.%2.%3.%4.%5.%6.%7.%8.%9"/>
      <w:lvlJc w:val="left"/>
      <w:pPr>
        <w:ind w:left="1648" w:hanging="1440"/>
      </w:pPr>
      <w:rPr>
        <w:rFonts w:hint="default"/>
      </w:rPr>
    </w:lvl>
  </w:abstractNum>
  <w:abstractNum w:abstractNumId="2"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9"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0"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2"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3"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5"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7"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8"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9"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0"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A55C2D"/>
    <w:multiLevelType w:val="singleLevel"/>
    <w:tmpl w:val="DBEA5B92"/>
    <w:lvl w:ilvl="0">
      <w:start w:val="1"/>
      <w:numFmt w:val="decimal"/>
      <w:lvlText w:val="%1."/>
      <w:lvlJc w:val="left"/>
      <w:pPr>
        <w:tabs>
          <w:tab w:val="num" w:pos="720"/>
        </w:tabs>
        <w:ind w:left="720" w:hanging="720"/>
      </w:pPr>
      <w:rPr>
        <w:rFonts w:cs="Times New Roman" w:hint="default"/>
        <w:sz w:val="24"/>
      </w:rPr>
    </w:lvl>
  </w:abstractNum>
  <w:abstractNum w:abstractNumId="22"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3" w15:restartNumberingAfterBreak="0">
    <w:nsid w:val="5D706C7C"/>
    <w:multiLevelType w:val="hybridMultilevel"/>
    <w:tmpl w:val="63CCEBB0"/>
    <w:lvl w:ilvl="0" w:tplc="0409000F">
      <w:start w:val="1"/>
      <w:numFmt w:val="decimal"/>
      <w:lvlText w:val="%1."/>
      <w:lvlJc w:val="left"/>
      <w:pPr>
        <w:tabs>
          <w:tab w:val="num" w:pos="360"/>
        </w:tabs>
        <w:ind w:left="360" w:hanging="360"/>
      </w:pPr>
      <w:rPr>
        <w:rFonts w:cs="Times New Roman"/>
      </w:rPr>
    </w:lvl>
    <w:lvl w:ilvl="1" w:tplc="04090019">
      <w:start w:val="1"/>
      <w:numFmt w:val="lowerLetter"/>
      <w:lvlText w:val="%2."/>
      <w:lvlJc w:val="lef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24"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5"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6" w15:restartNumberingAfterBreak="0">
    <w:nsid w:val="74187CB1"/>
    <w:multiLevelType w:val="singleLevel"/>
    <w:tmpl w:val="9A60D1F2"/>
    <w:lvl w:ilvl="0">
      <w:start w:val="1"/>
      <w:numFmt w:val="hebrew1"/>
      <w:lvlText w:val="%1."/>
      <w:lvlJc w:val="left"/>
      <w:pPr>
        <w:tabs>
          <w:tab w:val="num" w:pos="2160"/>
        </w:tabs>
        <w:ind w:left="2160" w:hanging="720"/>
      </w:pPr>
      <w:rPr>
        <w:rFonts w:cs="David" w:hint="cs"/>
        <w:bCs w:val="0"/>
        <w:iCs w:val="0"/>
        <w:sz w:val="24"/>
        <w:szCs w:val="24"/>
      </w:rPr>
    </w:lvl>
  </w:abstractNum>
  <w:abstractNum w:abstractNumId="27" w15:restartNumberingAfterBreak="0">
    <w:nsid w:val="75627D32"/>
    <w:multiLevelType w:val="singleLevel"/>
    <w:tmpl w:val="90C416FA"/>
    <w:lvl w:ilvl="0">
      <w:start w:val="1"/>
      <w:numFmt w:val="hebrew1"/>
      <w:lvlText w:val="%1."/>
      <w:lvlJc w:val="left"/>
      <w:pPr>
        <w:tabs>
          <w:tab w:val="num" w:pos="1440"/>
        </w:tabs>
        <w:ind w:left="1440" w:hanging="720"/>
      </w:pPr>
      <w:rPr>
        <w:rFonts w:cs="David" w:hint="cs"/>
        <w:bCs w:val="0"/>
        <w:iCs w:val="0"/>
        <w:sz w:val="24"/>
        <w:szCs w:val="24"/>
      </w:rPr>
    </w:lvl>
  </w:abstractNum>
  <w:abstractNum w:abstractNumId="28" w15:restartNumberingAfterBreak="0">
    <w:nsid w:val="7BA40EFF"/>
    <w:multiLevelType w:val="multilevel"/>
    <w:tmpl w:val="04B626DE"/>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9"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30" w15:restartNumberingAfterBreak="0">
    <w:nsid w:val="7F1219C1"/>
    <w:multiLevelType w:val="singleLevel"/>
    <w:tmpl w:val="36BC13CC"/>
    <w:lvl w:ilvl="0">
      <w:start w:val="1"/>
      <w:numFmt w:val="hebrew1"/>
      <w:lvlText w:val="%1."/>
      <w:lvlJc w:val="left"/>
      <w:pPr>
        <w:tabs>
          <w:tab w:val="num" w:pos="2160"/>
        </w:tabs>
        <w:ind w:left="2160" w:hanging="720"/>
      </w:pPr>
      <w:rPr>
        <w:rFonts w:cs="David" w:hint="cs"/>
        <w:bCs w:val="0"/>
        <w:iCs w:val="0"/>
        <w:sz w:val="24"/>
        <w:szCs w:val="24"/>
      </w:rPr>
    </w:lvl>
  </w:abstractNum>
  <w:abstractNum w:abstractNumId="31"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8"/>
  </w:num>
  <w:num w:numId="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1"/>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8"/>
  </w:num>
  <w:num w:numId="13">
    <w:abstractNumId w:val="3"/>
  </w:num>
  <w:num w:numId="14">
    <w:abstractNumId w:val="11"/>
  </w:num>
  <w:num w:numId="15">
    <w:abstractNumId w:val="22"/>
  </w:num>
  <w:num w:numId="16">
    <w:abstractNumId w:val="31"/>
  </w:num>
  <w:num w:numId="17">
    <w:abstractNumId w:val="5"/>
  </w:num>
  <w:num w:numId="18">
    <w:abstractNumId w:val="10"/>
  </w:num>
  <w:num w:numId="19">
    <w:abstractNumId w:val="13"/>
  </w:num>
  <w:num w:numId="20">
    <w:abstractNumId w:val="12"/>
  </w:num>
  <w:num w:numId="21">
    <w:abstractNumId w:val="16"/>
  </w:num>
  <w:num w:numId="22">
    <w:abstractNumId w:val="15"/>
  </w:num>
  <w:num w:numId="2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
  </w:num>
  <w:num w:numId="26">
    <w:abstractNumId w:val="0"/>
    <w:lvlOverride w:ilvl="0">
      <w:startOverride w:val="1"/>
    </w:lvlOverride>
  </w:num>
  <w:num w:numId="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9"/>
    <w:lvlOverride w:ilvl="0">
      <w:startOverride w:val="1"/>
    </w:lvlOverride>
  </w:num>
  <w:num w:numId="29">
    <w:abstractNumId w:val="4"/>
  </w:num>
  <w:num w:numId="30">
    <w:abstractNumId w:val="7"/>
  </w:num>
  <w:num w:numId="31">
    <w:abstractNumId w:val="20"/>
  </w:num>
  <w:num w:numId="32">
    <w:abstractNumId w:val="25"/>
  </w:num>
  <w:num w:numId="33">
    <w:abstractNumId w:val="26"/>
  </w:num>
  <w:num w:numId="34">
    <w:abstractNumId w:val="0"/>
  </w:num>
  <w:num w:numId="35">
    <w:abstractNumId w:val="30"/>
  </w:num>
  <w:num w:numId="36">
    <w:abstractNumId w:val="29"/>
  </w:num>
  <w:num w:numId="37">
    <w:abstractNumId w:val="27"/>
  </w:num>
  <w:num w:numId="38">
    <w:abstractNumId w:val="23"/>
  </w:num>
  <w:num w:numId="39">
    <w:abstractNumId w:val="21"/>
  </w:num>
  <w:num w:numId="40">
    <w:abstractNumId w:val="1"/>
  </w:num>
  <w:num w:numId="4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Kook Sec">
    <w15:presenceInfo w15:providerId="AD" w15:userId="S-1-5-21-1915107579-1707952165-794563710-124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trackRevisions/>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A6F65"/>
    <w:rsid w:val="000A764E"/>
    <w:rsid w:val="00134C85"/>
    <w:rsid w:val="001A0C3C"/>
    <w:rsid w:val="001A69D5"/>
    <w:rsid w:val="00214ACF"/>
    <w:rsid w:val="002B6EAB"/>
    <w:rsid w:val="002C218D"/>
    <w:rsid w:val="00322820"/>
    <w:rsid w:val="003B682C"/>
    <w:rsid w:val="003E568C"/>
    <w:rsid w:val="00552E11"/>
    <w:rsid w:val="005603EE"/>
    <w:rsid w:val="005D664B"/>
    <w:rsid w:val="006323AD"/>
    <w:rsid w:val="00673D05"/>
    <w:rsid w:val="006F5407"/>
    <w:rsid w:val="0072103C"/>
    <w:rsid w:val="00876F47"/>
    <w:rsid w:val="008C64C6"/>
    <w:rsid w:val="00942177"/>
    <w:rsid w:val="00AF234B"/>
    <w:rsid w:val="00BE17B4"/>
    <w:rsid w:val="00D936EF"/>
    <w:rsid w:val="00E0492B"/>
    <w:rsid w:val="00E45A3F"/>
    <w:rsid w:val="00E64123"/>
    <w:rsid w:val="00E679C7"/>
    <w:rsid w:val="00EC37B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A1B892"/>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876F47"/>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876F47"/>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876F47"/>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876F47"/>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876F47"/>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8">
    <w:name w:val="heading 8"/>
    <w:basedOn w:val="a"/>
    <w:next w:val="a"/>
    <w:link w:val="80"/>
    <w:semiHidden/>
    <w:unhideWhenUsed/>
    <w:qFormat/>
    <w:rsid w:val="00876F47"/>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876F47"/>
    <w:pPr>
      <w:spacing w:before="100" w:after="100"/>
    </w:pPr>
    <w:rPr>
      <w:rFonts w:ascii="David" w:hAnsi="David" w:cs="David"/>
      <w:color w:val="0070C0"/>
      <w:sz w:val="20"/>
      <w:szCs w:val="24"/>
    </w:rPr>
  </w:style>
  <w:style w:type="character" w:customStyle="1" w:styleId="AutoFieldsChar">
    <w:name w:val="AutoFields Char"/>
    <w:basedOn w:val="a6"/>
    <w:link w:val="AutoFields"/>
    <w:rsid w:val="00876F47"/>
    <w:rPr>
      <w:rFonts w:ascii="David" w:hAnsi="David" w:cs="David"/>
      <w:color w:val="0070C0"/>
      <w:sz w:val="20"/>
      <w:szCs w:val="24"/>
    </w:rPr>
  </w:style>
  <w:style w:type="character" w:customStyle="1" w:styleId="10">
    <w:name w:val="כותרת 1 תו"/>
    <w:basedOn w:val="a0"/>
    <w:link w:val="1"/>
    <w:rsid w:val="00876F47"/>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876F47"/>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876F47"/>
    <w:rPr>
      <w:rFonts w:ascii="Times New Roman" w:eastAsia="Times New Roman" w:hAnsi="Times New Roman" w:cs="David"/>
      <w:sz w:val="24"/>
      <w:szCs w:val="24"/>
      <w:u w:val="single"/>
      <w:lang w:eastAsia="he-IL"/>
    </w:rPr>
  </w:style>
  <w:style w:type="character" w:customStyle="1" w:styleId="40">
    <w:name w:val="כותרת 4 תו"/>
    <w:basedOn w:val="a0"/>
    <w:link w:val="4"/>
    <w:rsid w:val="00876F47"/>
    <w:rPr>
      <w:rFonts w:ascii="Calibri" w:eastAsia="Times New Roman" w:hAnsi="Calibri" w:cs="Arial"/>
      <w:b/>
      <w:bCs/>
      <w:sz w:val="28"/>
      <w:szCs w:val="28"/>
      <w:lang w:eastAsia="he-IL"/>
    </w:rPr>
  </w:style>
  <w:style w:type="character" w:customStyle="1" w:styleId="50">
    <w:name w:val="כותרת 5 תו"/>
    <w:basedOn w:val="a0"/>
    <w:link w:val="5"/>
    <w:rsid w:val="00876F47"/>
    <w:rPr>
      <w:rFonts w:ascii="Times New Roman" w:eastAsia="Times New Roman" w:hAnsi="Times New Roman" w:cs="David"/>
      <w:b/>
      <w:bCs/>
      <w:i/>
      <w:iCs/>
      <w:sz w:val="26"/>
      <w:szCs w:val="26"/>
      <w:lang w:eastAsia="he-IL"/>
    </w:rPr>
  </w:style>
  <w:style w:type="character" w:customStyle="1" w:styleId="80">
    <w:name w:val="כותרת 8 תו"/>
    <w:basedOn w:val="a0"/>
    <w:link w:val="8"/>
    <w:semiHidden/>
    <w:rsid w:val="00876F47"/>
    <w:rPr>
      <w:rFonts w:ascii="Calibri" w:eastAsia="Times New Roman" w:hAnsi="Calibri" w:cs="Arial"/>
      <w:i/>
      <w:iCs/>
      <w:sz w:val="24"/>
      <w:szCs w:val="24"/>
      <w:lang w:eastAsia="he-IL"/>
    </w:rPr>
  </w:style>
  <w:style w:type="numbering" w:customStyle="1" w:styleId="NoList1">
    <w:name w:val="No List1"/>
    <w:next w:val="a2"/>
    <w:semiHidden/>
    <w:rsid w:val="00876F47"/>
  </w:style>
  <w:style w:type="paragraph" w:customStyle="1" w:styleId="Heading11">
    <w:name w:val="Heading 11"/>
    <w:basedOn w:val="a"/>
    <w:next w:val="a"/>
    <w:rsid w:val="00876F47"/>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876F47"/>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876F47"/>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876F47"/>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876F47"/>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876F47"/>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876F47"/>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876F47"/>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876F47"/>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876F47"/>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876F47"/>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876F47"/>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876F47"/>
    <w:rPr>
      <w:rFonts w:ascii="Times New Roman" w:eastAsia="Times New Roman" w:hAnsi="Times New Roman" w:cs="David"/>
      <w:sz w:val="20"/>
      <w:szCs w:val="24"/>
      <w:lang w:eastAsia="he-IL"/>
    </w:rPr>
  </w:style>
  <w:style w:type="paragraph" w:styleId="ab">
    <w:name w:val="Title"/>
    <w:basedOn w:val="a"/>
    <w:link w:val="ac"/>
    <w:qFormat/>
    <w:rsid w:val="00876F47"/>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876F47"/>
    <w:rPr>
      <w:rFonts w:ascii="Times New Roman" w:eastAsia="Times New Roman" w:hAnsi="Times New Roman" w:cs="David"/>
      <w:bCs/>
      <w:i/>
      <w:iCs/>
      <w:sz w:val="32"/>
      <w:szCs w:val="32"/>
      <w:u w:val="single"/>
      <w:lang w:eastAsia="he-IL"/>
    </w:rPr>
  </w:style>
  <w:style w:type="character" w:customStyle="1" w:styleId="PageNumber1">
    <w:name w:val="Page Number1"/>
    <w:rsid w:val="00876F47"/>
    <w:rPr>
      <w:rFonts w:cs="Times New Roman"/>
    </w:rPr>
  </w:style>
  <w:style w:type="paragraph" w:styleId="ad">
    <w:name w:val="Block Text"/>
    <w:basedOn w:val="a"/>
    <w:rsid w:val="00876F47"/>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876F47"/>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876F47"/>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876F47"/>
    <w:rPr>
      <w:rFonts w:ascii="Times New Roman" w:eastAsia="Times New Roman" w:hAnsi="Times New Roman" w:cs="David"/>
      <w:sz w:val="24"/>
      <w:szCs w:val="24"/>
      <w:lang w:eastAsia="he-IL"/>
    </w:rPr>
  </w:style>
  <w:style w:type="paragraph" w:styleId="21">
    <w:name w:val="Body Text Indent 2"/>
    <w:basedOn w:val="a"/>
    <w:link w:val="22"/>
    <w:rsid w:val="00876F47"/>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876F47"/>
    <w:rPr>
      <w:rFonts w:ascii="Times New Roman" w:eastAsia="Times New Roman" w:hAnsi="Times New Roman" w:cs="David"/>
      <w:sz w:val="20"/>
      <w:szCs w:val="24"/>
      <w:lang w:eastAsia="he-IL"/>
    </w:rPr>
  </w:style>
  <w:style w:type="paragraph" w:styleId="ae">
    <w:name w:val="Balloon Text"/>
    <w:basedOn w:val="a"/>
    <w:link w:val="af"/>
    <w:semiHidden/>
    <w:rsid w:val="00876F47"/>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876F47"/>
    <w:rPr>
      <w:rFonts w:ascii="Tahoma" w:eastAsia="Times New Roman" w:hAnsi="Tahoma" w:cs="Tahoma"/>
      <w:sz w:val="16"/>
      <w:szCs w:val="16"/>
      <w:lang w:eastAsia="he-IL"/>
    </w:rPr>
  </w:style>
  <w:style w:type="paragraph" w:customStyle="1" w:styleId="af0">
    <w:name w:val="סגנון"/>
    <w:basedOn w:val="a"/>
    <w:next w:val="ad"/>
    <w:rsid w:val="00876F47"/>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876F47"/>
    <w:rPr>
      <w:rFonts w:cs="Times New Roman"/>
    </w:rPr>
  </w:style>
  <w:style w:type="paragraph" w:styleId="af2">
    <w:name w:val="Document Map"/>
    <w:basedOn w:val="a"/>
    <w:link w:val="af3"/>
    <w:semiHidden/>
    <w:rsid w:val="00876F47"/>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semiHidden/>
    <w:rsid w:val="00876F47"/>
    <w:rPr>
      <w:rFonts w:ascii="Tahoma" w:eastAsia="Times New Roman" w:hAnsi="Tahoma" w:cs="Tahoma"/>
      <w:sz w:val="20"/>
      <w:szCs w:val="20"/>
      <w:shd w:val="clear" w:color="auto" w:fill="000080"/>
      <w:lang w:eastAsia="he-IL"/>
    </w:rPr>
  </w:style>
  <w:style w:type="paragraph" w:customStyle="1" w:styleId="af4">
    <w:name w:val="רשימה מימין"/>
    <w:basedOn w:val="a"/>
    <w:rsid w:val="00876F47"/>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876F47"/>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876F47"/>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876F47"/>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876F47"/>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876F47"/>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876F47"/>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876F47"/>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876F47"/>
    <w:pPr>
      <w:tabs>
        <w:tab w:val="left" w:pos="2880"/>
        <w:tab w:val="left" w:pos="5220"/>
        <w:tab w:val="left" w:pos="7740"/>
      </w:tabs>
      <w:ind w:left="360"/>
    </w:pPr>
    <w:rPr>
      <w:sz w:val="22"/>
      <w:szCs w:val="22"/>
    </w:rPr>
  </w:style>
  <w:style w:type="paragraph" w:customStyle="1" w:styleId="12">
    <w:name w:val="חתימה קו 1 נקודות"/>
    <w:basedOn w:val="11"/>
    <w:rsid w:val="00876F47"/>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6">
    <w:name w:val="List Paragraph"/>
    <w:basedOn w:val="a"/>
    <w:uiPriority w:val="34"/>
    <w:qFormat/>
    <w:rsid w:val="00876F47"/>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3">
    <w:name w:val="רשת טבלה1"/>
    <w:basedOn w:val="a1"/>
    <w:next w:val="a8"/>
    <w:rsid w:val="002B6E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היסט_כפול"/>
    <w:basedOn w:val="a"/>
    <w:rsid w:val="003E568C"/>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1" Type="http://schemas.openxmlformats.org/officeDocument/2006/relationships/endnotes" Target="endnotes.xml"/><Relationship Id="rId6"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3549746394244A8B2019DA7F0B9A99E"/>
        <w:category>
          <w:name w:val="General"/>
          <w:gallery w:val="placeholder"/>
        </w:category>
        <w:types>
          <w:type w:val="bbPlcHdr"/>
        </w:types>
        <w:behaviors>
          <w:behavior w:val="content"/>
        </w:behaviors>
        <w:guid w:val="{83C638C2-AE96-4718-A192-443332328583}"/>
      </w:docPartPr>
      <w:docPartBody>
        <w:p w:rsidR="005613F2" w:rsidRDefault="005613F2">
          <w:r w:rsidRPr="00270301">
            <w:rPr>
              <w:rStyle w:val="a3"/>
              <w:rtl/>
            </w:rPr>
            <w:t>[תאריך חתימת חוזה]</w:t>
          </w:r>
        </w:p>
      </w:docPartBody>
    </w:docPart>
    <w:docPart>
      <w:docPartPr>
        <w:name w:val="26F246374E3B4358AE674B779D8D9304"/>
        <w:category>
          <w:name w:val="General"/>
          <w:gallery w:val="placeholder"/>
        </w:category>
        <w:types>
          <w:type w:val="bbPlcHdr"/>
        </w:types>
        <w:behaviors>
          <w:behavior w:val="content"/>
        </w:behaviors>
        <w:guid w:val="{AC9A2B16-1FFB-4BC7-9D03-71180EA3E2CE}"/>
      </w:docPartPr>
      <w:docPartBody>
        <w:p w:rsidR="005613F2" w:rsidRDefault="005613F2">
          <w:r w:rsidRPr="00270301">
            <w:rPr>
              <w:rStyle w:val="a3"/>
              <w:rtl/>
            </w:rPr>
            <w:t>[צד א בחוזה]</w:t>
          </w:r>
        </w:p>
      </w:docPartBody>
    </w:docPart>
    <w:docPart>
      <w:docPartPr>
        <w:name w:val="336FFB5FB236421C9F21C9072483ADA0"/>
        <w:category>
          <w:name w:val="General"/>
          <w:gallery w:val="placeholder"/>
        </w:category>
        <w:types>
          <w:type w:val="bbPlcHdr"/>
        </w:types>
        <w:behaviors>
          <w:behavior w:val="content"/>
        </w:behaviors>
        <w:guid w:val="{97F3905F-D09E-4E5E-AC67-1771FC77E292}"/>
      </w:docPartPr>
      <w:docPartBody>
        <w:p w:rsidR="005613F2" w:rsidRDefault="005613F2">
          <w:r w:rsidRPr="00270301">
            <w:rPr>
              <w:rStyle w:val="a3"/>
              <w:rtl/>
            </w:rPr>
            <w:t>[צדדים נוספים]</w:t>
          </w:r>
        </w:p>
      </w:docPartBody>
    </w:docPart>
    <w:docPart>
      <w:docPartPr>
        <w:name w:val="65634CC0725547DDA88D16C7AF9B021A"/>
        <w:category>
          <w:name w:val="General"/>
          <w:gallery w:val="placeholder"/>
        </w:category>
        <w:types>
          <w:type w:val="bbPlcHdr"/>
        </w:types>
        <w:behaviors>
          <w:behavior w:val="content"/>
        </w:behaviors>
        <w:guid w:val="{0C6FC6DA-6783-488D-BE87-AE20A125E281}"/>
      </w:docPartPr>
      <w:docPartBody>
        <w:p w:rsidR="005613F2" w:rsidRDefault="005613F2">
          <w:r w:rsidRPr="00270301">
            <w:rPr>
              <w:rStyle w:val="a3"/>
              <w:rtl/>
            </w:rPr>
            <w:t>[רשות מקומית]</w:t>
          </w:r>
        </w:p>
      </w:docPartBody>
    </w:docPart>
    <w:docPart>
      <w:docPartPr>
        <w:name w:val="E6ACF097708C473ABF69E0ACC599E245"/>
        <w:category>
          <w:name w:val="General"/>
          <w:gallery w:val="placeholder"/>
        </w:category>
        <w:types>
          <w:type w:val="bbPlcHdr"/>
        </w:types>
        <w:behaviors>
          <w:behavior w:val="content"/>
        </w:behaviors>
        <w:guid w:val="{016C25A2-BD23-4552-8001-54C7D93CC976}"/>
      </w:docPartPr>
      <w:docPartBody>
        <w:p w:rsidR="005613F2" w:rsidRDefault="005613F2">
          <w:r w:rsidRPr="00270301">
            <w:rPr>
              <w:rStyle w:val="a3"/>
              <w:rtl/>
            </w:rPr>
            <w:t>[שם אתר]</w:t>
          </w:r>
        </w:p>
      </w:docPartBody>
    </w:docPart>
    <w:docPart>
      <w:docPartPr>
        <w:name w:val="C7A405AC6AAD42858675B1EA40184AFD"/>
        <w:category>
          <w:name w:val="General"/>
          <w:gallery w:val="placeholder"/>
        </w:category>
        <w:types>
          <w:type w:val="bbPlcHdr"/>
        </w:types>
        <w:behaviors>
          <w:behavior w:val="content"/>
        </w:behaviors>
        <w:guid w:val="{148AF044-BE24-4A33-87C7-6EF39F954066}"/>
      </w:docPartPr>
      <w:docPartBody>
        <w:p w:rsidR="005613F2" w:rsidRDefault="005613F2">
          <w:r w:rsidRPr="00270301">
            <w:rPr>
              <w:rStyle w:val="a3"/>
              <w:rtl/>
            </w:rPr>
            <w:t>[שם הפרויקט]</w:t>
          </w:r>
        </w:p>
      </w:docPartBody>
    </w:docPart>
    <w:docPart>
      <w:docPartPr>
        <w:name w:val="4DD1A6B472044705A3DC95B3049BC369"/>
        <w:category>
          <w:name w:val="General"/>
          <w:gallery w:val="placeholder"/>
        </w:category>
        <w:types>
          <w:type w:val="bbPlcHdr"/>
        </w:types>
        <w:behaviors>
          <w:behavior w:val="content"/>
        </w:behaviors>
        <w:guid w:val="{F371D76D-161F-4195-8AB4-810BBA8109FA}"/>
      </w:docPartPr>
      <w:docPartBody>
        <w:p w:rsidR="005613F2" w:rsidRDefault="005613F2">
          <w:r w:rsidRPr="00270301">
            <w:rPr>
              <w:rStyle w:val="a3"/>
              <w:rtl/>
            </w:rPr>
            <w:t>[שדה נוסף 3]</w:t>
          </w:r>
        </w:p>
      </w:docPartBody>
    </w:docPart>
    <w:docPart>
      <w:docPartPr>
        <w:name w:val="9E8446C5CC194968AA99D4966A51F231"/>
        <w:category>
          <w:name w:val="General"/>
          <w:gallery w:val="placeholder"/>
        </w:category>
        <w:types>
          <w:type w:val="bbPlcHdr"/>
        </w:types>
        <w:behaviors>
          <w:behavior w:val="content"/>
        </w:behaviors>
        <w:guid w:val="{05F07396-0C07-43B4-B97D-E2F69F4A61F5}"/>
      </w:docPartPr>
      <w:docPartBody>
        <w:p w:rsidR="005613F2" w:rsidRDefault="005613F2">
          <w:r w:rsidRPr="00270301">
            <w:rPr>
              <w:rStyle w:val="a3"/>
              <w:rtl/>
            </w:rPr>
            <w:t>[שדה נוסף 2]</w:t>
          </w:r>
        </w:p>
      </w:docPartBody>
    </w:docPart>
    <w:docPart>
      <w:docPartPr>
        <w:name w:val="15B50867FC494010A7329E97188F4AD8"/>
        <w:category>
          <w:name w:val="General"/>
          <w:gallery w:val="placeholder"/>
        </w:category>
        <w:types>
          <w:type w:val="bbPlcHdr"/>
        </w:types>
        <w:behaviors>
          <w:behavior w:val="content"/>
        </w:behaviors>
        <w:guid w:val="{E8FBF8C2-583F-480A-83DC-9B7E6570081E}"/>
      </w:docPartPr>
      <w:docPartBody>
        <w:p w:rsidR="005613F2" w:rsidRDefault="005613F2">
          <w:r w:rsidRPr="00270301">
            <w:rPr>
              <w:rStyle w:val="a3"/>
              <w:rtl/>
            </w:rPr>
            <w:t>[שדה נוסף 1]</w:t>
          </w:r>
        </w:p>
      </w:docPartBody>
    </w:docPart>
    <w:docPart>
      <w:docPartPr>
        <w:name w:val="C3E9EB28003C473F9359DECFDE6655A4"/>
        <w:category>
          <w:name w:val="General"/>
          <w:gallery w:val="placeholder"/>
        </w:category>
        <w:types>
          <w:type w:val="bbPlcHdr"/>
        </w:types>
        <w:behaviors>
          <w:behavior w:val="content"/>
        </w:behaviors>
        <w:guid w:val="{07FECB23-AB5A-479E-A29A-E83157BA1308}"/>
      </w:docPartPr>
      <w:docPartBody>
        <w:p w:rsidR="005613F2" w:rsidRDefault="005613F2">
          <w:r w:rsidRPr="00270301">
            <w:rPr>
              <w:rStyle w:val="a3"/>
              <w:rtl/>
            </w:rPr>
            <w:t>[רשות מקומית]</w:t>
          </w:r>
        </w:p>
      </w:docPartBody>
    </w:docPart>
    <w:docPart>
      <w:docPartPr>
        <w:name w:val="B5B0E43A71E847EA8A160F634A5C11E7"/>
        <w:category>
          <w:name w:val="General"/>
          <w:gallery w:val="placeholder"/>
        </w:category>
        <w:types>
          <w:type w:val="bbPlcHdr"/>
        </w:types>
        <w:behaviors>
          <w:behavior w:val="content"/>
        </w:behaviors>
        <w:guid w:val="{CC1F74E0-0EC1-4000-8A70-4C720A7A304D}"/>
      </w:docPartPr>
      <w:docPartBody>
        <w:p w:rsidR="005613F2" w:rsidRDefault="005613F2">
          <w:r w:rsidRPr="00270301">
            <w:rPr>
              <w:rStyle w:val="a3"/>
              <w:rtl/>
            </w:rPr>
            <w:t>[שדה נוסף 6]</w:t>
          </w:r>
        </w:p>
      </w:docPartBody>
    </w:docPart>
    <w:docPart>
      <w:docPartPr>
        <w:name w:val="09E5AF6F367B4F0CB193607106BCF886"/>
        <w:category>
          <w:name w:val="General"/>
          <w:gallery w:val="placeholder"/>
        </w:category>
        <w:types>
          <w:type w:val="bbPlcHdr"/>
        </w:types>
        <w:behaviors>
          <w:behavior w:val="content"/>
        </w:behaviors>
        <w:guid w:val="{ED915249-BC06-4104-89B5-04DEDBE76C36}"/>
      </w:docPartPr>
      <w:docPartBody>
        <w:p w:rsidR="005613F2" w:rsidRDefault="005613F2">
          <w:r w:rsidRPr="00270301">
            <w:rPr>
              <w:rStyle w:val="a3"/>
              <w:rtl/>
            </w:rPr>
            <w:t>[אחוז השתתפות צד א]</w:t>
          </w:r>
        </w:p>
      </w:docPartBody>
    </w:docPart>
    <w:docPart>
      <w:docPartPr>
        <w:name w:val="678BD1FBAD6047EB9C2BBA2F0078C239"/>
        <w:category>
          <w:name w:val="General"/>
          <w:gallery w:val="placeholder"/>
        </w:category>
        <w:types>
          <w:type w:val="bbPlcHdr"/>
        </w:types>
        <w:behaviors>
          <w:behavior w:val="content"/>
        </w:behaviors>
        <w:guid w:val="{487FB896-C974-496C-A212-D2EA10D8417C}"/>
      </w:docPartPr>
      <w:docPartBody>
        <w:p w:rsidR="005613F2" w:rsidRDefault="005613F2">
          <w:r w:rsidRPr="00270301">
            <w:rPr>
              <w:rStyle w:val="a3"/>
              <w:rtl/>
            </w:rPr>
            <w:t>[סוג מדד כותרת]</w:t>
          </w:r>
        </w:p>
      </w:docPartBody>
    </w:docPart>
    <w:docPart>
      <w:docPartPr>
        <w:name w:val="4B43A0B713234E0696BD3DBD305DDDED"/>
        <w:category>
          <w:name w:val="General"/>
          <w:gallery w:val="placeholder"/>
        </w:category>
        <w:types>
          <w:type w:val="bbPlcHdr"/>
        </w:types>
        <w:behaviors>
          <w:behavior w:val="content"/>
        </w:behaviors>
        <w:guid w:val="{16C6B8AF-61DA-4899-8C3D-BEE1909D79C6}"/>
      </w:docPartPr>
      <w:docPartBody>
        <w:p w:rsidR="005613F2" w:rsidRDefault="005613F2">
          <w:r w:rsidRPr="00270301">
            <w:rPr>
              <w:rStyle w:val="a3"/>
              <w:rtl/>
            </w:rPr>
            <w:t>[מדד בגין/ידוע - כותרת]</w:t>
          </w:r>
        </w:p>
      </w:docPartBody>
    </w:docPart>
    <w:docPart>
      <w:docPartPr>
        <w:name w:val="AA7D478B03BF4E8296508A827ECC7138"/>
        <w:category>
          <w:name w:val="General"/>
          <w:gallery w:val="placeholder"/>
        </w:category>
        <w:types>
          <w:type w:val="bbPlcHdr"/>
        </w:types>
        <w:behaviors>
          <w:behavior w:val="content"/>
        </w:behaviors>
        <w:guid w:val="{EBF903BD-A845-4EC9-ADC0-CA7368DA436D}"/>
      </w:docPartPr>
      <w:docPartBody>
        <w:p w:rsidR="005613F2" w:rsidRDefault="005613F2">
          <w:r w:rsidRPr="00270301">
            <w:rPr>
              <w:rStyle w:val="a3"/>
              <w:rtl/>
            </w:rPr>
            <w:t>[מדד בסיס]</w:t>
          </w:r>
        </w:p>
      </w:docPartBody>
    </w:docPart>
    <w:docPart>
      <w:docPartPr>
        <w:name w:val="F65E6C09B2D6472BB9F1CA8F77D58698"/>
        <w:category>
          <w:name w:val="General"/>
          <w:gallery w:val="placeholder"/>
        </w:category>
        <w:types>
          <w:type w:val="bbPlcHdr"/>
        </w:types>
        <w:behaviors>
          <w:behavior w:val="content"/>
        </w:behaviors>
        <w:guid w:val="{7CB3EBFB-93E5-4CCD-9DBE-A00234929510}"/>
      </w:docPartPr>
      <w:docPartBody>
        <w:p w:rsidR="005613F2" w:rsidRDefault="005613F2">
          <w:r w:rsidRPr="00270301">
            <w:rPr>
              <w:rStyle w:val="a3"/>
              <w:rtl/>
            </w:rPr>
            <w:t>[נקודות מדד]</w:t>
          </w:r>
        </w:p>
      </w:docPartBody>
    </w:docPart>
    <w:docPart>
      <w:docPartPr>
        <w:name w:val="C02D460EA3EF44FE90D07F96B1E9B7A9"/>
        <w:category>
          <w:name w:val="כללי"/>
          <w:gallery w:val="placeholder"/>
        </w:category>
        <w:types>
          <w:type w:val="bbPlcHdr"/>
        </w:types>
        <w:behaviors>
          <w:behavior w:val="content"/>
        </w:behaviors>
        <w:guid w:val="{1214E5A8-E67A-44E5-A7EC-C132306D25FC}"/>
      </w:docPartPr>
      <w:docPartBody>
        <w:p w:rsidR="006D10FA" w:rsidRDefault="006D10FA" w:rsidP="006D10FA">
          <w:pPr>
            <w:pStyle w:val="C02D460EA3EF44FE90D07F96B1E9B7A9"/>
          </w:pPr>
          <w:r w:rsidRPr="00F11BAF">
            <w:rPr>
              <w:rStyle w:val="a3"/>
              <w:rtl/>
            </w:rPr>
            <w:t>[שם הפרויקט]</w:t>
          </w:r>
        </w:p>
      </w:docPartBody>
    </w:docPart>
    <w:docPart>
      <w:docPartPr>
        <w:name w:val="E28E975E6DC747AD9ED610F6317F5C93"/>
        <w:category>
          <w:name w:val="כללי"/>
          <w:gallery w:val="placeholder"/>
        </w:category>
        <w:types>
          <w:type w:val="bbPlcHdr"/>
        </w:types>
        <w:behaviors>
          <w:behavior w:val="content"/>
        </w:behaviors>
        <w:guid w:val="{A2AE0032-5B21-4E5A-A43D-0069BF90E494}"/>
      </w:docPartPr>
      <w:docPartBody>
        <w:p w:rsidR="006D10FA" w:rsidRDefault="006D10FA" w:rsidP="006D10FA">
          <w:pPr>
            <w:pStyle w:val="E28E975E6DC747AD9ED610F6317F5C93"/>
          </w:pPr>
          <w:r w:rsidRPr="00F11BAF">
            <w:rPr>
              <w:rStyle w:val="a3"/>
              <w:rtl/>
            </w:rPr>
            <w:t>[שם אתר]</w:t>
          </w:r>
        </w:p>
      </w:docPartBody>
    </w:docPart>
    <w:docPart>
      <w:docPartPr>
        <w:name w:val="40839D0DE10547ACA530754CDFBBCFE7"/>
        <w:category>
          <w:name w:val="כללי"/>
          <w:gallery w:val="placeholder"/>
        </w:category>
        <w:types>
          <w:type w:val="bbPlcHdr"/>
        </w:types>
        <w:behaviors>
          <w:behavior w:val="content"/>
        </w:behaviors>
        <w:guid w:val="{44BB6BF5-BE8C-4FC2-9E5E-96A29B020CD7}"/>
      </w:docPartPr>
      <w:docPartBody>
        <w:p w:rsidR="006D10FA" w:rsidRDefault="006D10FA" w:rsidP="006D10FA">
          <w:pPr>
            <w:pStyle w:val="40839D0DE10547ACA530754CDFBBCFE7"/>
          </w:pPr>
          <w:r w:rsidRPr="003059F5">
            <w:rPr>
              <w:rStyle w:val="a3"/>
              <w:rtl/>
            </w:rPr>
            <w:t>[שדה נוסף 3]</w:t>
          </w:r>
        </w:p>
      </w:docPartBody>
    </w:docPart>
    <w:docPart>
      <w:docPartPr>
        <w:name w:val="3E7E4D3A8ECB4A27B04F881F16A53A70"/>
        <w:category>
          <w:name w:val="כללי"/>
          <w:gallery w:val="placeholder"/>
        </w:category>
        <w:types>
          <w:type w:val="bbPlcHdr"/>
        </w:types>
        <w:behaviors>
          <w:behavior w:val="content"/>
        </w:behaviors>
        <w:guid w:val="{E33CF76F-59F1-4502-943A-357C951A8CF8}"/>
      </w:docPartPr>
      <w:docPartBody>
        <w:p w:rsidR="00FD23EF" w:rsidRDefault="006D10FA" w:rsidP="006D10FA">
          <w:pPr>
            <w:pStyle w:val="3E7E4D3A8ECB4A27B04F881F16A53A70"/>
          </w:pPr>
          <w:r w:rsidRPr="003059F5">
            <w:rPr>
              <w:rStyle w:val="a3"/>
              <w:rtl/>
            </w:rPr>
            <w:t>[שדה נוסף 4]</w:t>
          </w:r>
        </w:p>
      </w:docPartBody>
    </w:docPart>
    <w:docPart>
      <w:docPartPr>
        <w:name w:val="89C766EC517A4B37A7954110D745A52C"/>
        <w:category>
          <w:name w:val="כללי"/>
          <w:gallery w:val="placeholder"/>
        </w:category>
        <w:types>
          <w:type w:val="bbPlcHdr"/>
        </w:types>
        <w:behaviors>
          <w:behavior w:val="content"/>
        </w:behaviors>
        <w:guid w:val="{B1377EE0-A9FD-46E9-BE23-6E27DCC26880}"/>
      </w:docPartPr>
      <w:docPartBody>
        <w:p w:rsidR="00FD23EF" w:rsidRDefault="006D10FA" w:rsidP="006D10FA">
          <w:pPr>
            <w:pStyle w:val="89C766EC517A4B37A7954110D745A52C"/>
          </w:pPr>
          <w:r w:rsidRPr="003059F5">
            <w:rPr>
              <w:rStyle w:val="a3"/>
              <w:rtl/>
            </w:rPr>
            <w:t>[שדה נוסף 5]</w:t>
          </w:r>
        </w:p>
      </w:docPartBody>
    </w:docPart>
    <w:docPart>
      <w:docPartPr>
        <w:name w:val="BD8108D075524CFDA8C8636F98D0F32C"/>
        <w:category>
          <w:name w:val="כללי"/>
          <w:gallery w:val="placeholder"/>
        </w:category>
        <w:types>
          <w:type w:val="bbPlcHdr"/>
        </w:types>
        <w:behaviors>
          <w:behavior w:val="content"/>
        </w:behaviors>
        <w:guid w:val="{45DD849C-A48D-4CF8-B4A7-43050BA748B1}"/>
      </w:docPartPr>
      <w:docPartBody>
        <w:p w:rsidR="00FD23EF" w:rsidRDefault="006D10FA" w:rsidP="006D10FA">
          <w:pPr>
            <w:pStyle w:val="BD8108D075524CFDA8C8636F98D0F32C"/>
          </w:pPr>
          <w:r w:rsidRPr="003059F5">
            <w:rPr>
              <w:rStyle w:val="a3"/>
              <w:rtl/>
            </w:rPr>
            <w:t>[תאריך חתימת חוזה]</w:t>
          </w:r>
        </w:p>
      </w:docPartBody>
    </w:docPart>
    <w:docPart>
      <w:docPartPr>
        <w:name w:val="A35726958D7645ED91BBF6A7024CF56C"/>
        <w:category>
          <w:name w:val="כללי"/>
          <w:gallery w:val="placeholder"/>
        </w:category>
        <w:types>
          <w:type w:val="bbPlcHdr"/>
        </w:types>
        <w:behaviors>
          <w:behavior w:val="content"/>
        </w:behaviors>
        <w:guid w:val="{974D180F-C52C-4320-B5F3-8CFE11DD7D76}"/>
      </w:docPartPr>
      <w:docPartBody>
        <w:p w:rsidR="00FD23EF" w:rsidRDefault="006D10FA" w:rsidP="006D10FA">
          <w:pPr>
            <w:pStyle w:val="A35726958D7645ED91BBF6A7024CF56C"/>
          </w:pPr>
          <w:r w:rsidRPr="0027244C">
            <w:rPr>
              <w:rStyle w:val="a3"/>
              <w:rtl/>
            </w:rPr>
            <w:t>[צד א בחוזה]</w:t>
          </w:r>
        </w:p>
      </w:docPartBody>
    </w:docPart>
    <w:docPart>
      <w:docPartPr>
        <w:name w:val="3834839886A347D28A00D3A491DB6711"/>
        <w:category>
          <w:name w:val="כללי"/>
          <w:gallery w:val="placeholder"/>
        </w:category>
        <w:types>
          <w:type w:val="bbPlcHdr"/>
        </w:types>
        <w:behaviors>
          <w:behavior w:val="content"/>
        </w:behaviors>
        <w:guid w:val="{3A113B08-0663-4039-84E2-3C6CCF2EA626}"/>
      </w:docPartPr>
      <w:docPartBody>
        <w:p w:rsidR="00FD23EF" w:rsidRDefault="006D10FA" w:rsidP="006D10FA">
          <w:pPr>
            <w:pStyle w:val="3834839886A347D28A00D3A491DB6711"/>
          </w:pPr>
          <w:r w:rsidRPr="003059F5">
            <w:rPr>
              <w:rStyle w:val="a3"/>
              <w:rtl/>
            </w:rPr>
            <w:t>[שם ספק]</w:t>
          </w:r>
        </w:p>
      </w:docPartBody>
    </w:docPart>
    <w:docPart>
      <w:docPartPr>
        <w:name w:val="95E1D966CF834A0FA790A411F2E7CD47"/>
        <w:category>
          <w:name w:val="כללי"/>
          <w:gallery w:val="placeholder"/>
        </w:category>
        <w:types>
          <w:type w:val="bbPlcHdr"/>
        </w:types>
        <w:behaviors>
          <w:behavior w:val="content"/>
        </w:behaviors>
        <w:guid w:val="{C77C7D21-C94D-4FA3-B8DE-0ECE046DF424}"/>
      </w:docPartPr>
      <w:docPartBody>
        <w:p w:rsidR="00FD23EF" w:rsidRDefault="006D10FA" w:rsidP="006D10FA">
          <w:pPr>
            <w:pStyle w:val="95E1D966CF834A0FA790A411F2E7CD47"/>
          </w:pPr>
          <w:r w:rsidRPr="003059F5">
            <w:rPr>
              <w:rStyle w:val="a3"/>
              <w:rtl/>
            </w:rPr>
            <w:t>[שם ספק]</w:t>
          </w:r>
        </w:p>
      </w:docPartBody>
    </w:docPart>
    <w:docPart>
      <w:docPartPr>
        <w:name w:val="782E10CE3588470FB4ED6D481FE462DB"/>
        <w:category>
          <w:name w:val="כללי"/>
          <w:gallery w:val="placeholder"/>
        </w:category>
        <w:types>
          <w:type w:val="bbPlcHdr"/>
        </w:types>
        <w:behaviors>
          <w:behavior w:val="content"/>
        </w:behaviors>
        <w:guid w:val="{BCA31F58-3D7E-4600-AE5B-0E439EC6EBFE}"/>
      </w:docPartPr>
      <w:docPartBody>
        <w:p w:rsidR="00FD23EF" w:rsidRDefault="006D10FA" w:rsidP="006D10FA">
          <w:pPr>
            <w:pStyle w:val="782E10CE3588470FB4ED6D481FE462DB"/>
          </w:pPr>
          <w:r w:rsidRPr="003059F5">
            <w:rPr>
              <w:rStyle w:val="a3"/>
              <w:rtl/>
            </w:rPr>
            <w:t>[שם ספק]</w:t>
          </w:r>
        </w:p>
      </w:docPartBody>
    </w:docPart>
    <w:docPart>
      <w:docPartPr>
        <w:name w:val="D319A93BDDD24568A7B032320E4C7A72"/>
        <w:category>
          <w:name w:val="כללי"/>
          <w:gallery w:val="placeholder"/>
        </w:category>
        <w:types>
          <w:type w:val="bbPlcHdr"/>
        </w:types>
        <w:behaviors>
          <w:behavior w:val="content"/>
        </w:behaviors>
        <w:guid w:val="{3505642C-134A-428A-BDBC-20BD7CA25233}"/>
      </w:docPartPr>
      <w:docPartBody>
        <w:p w:rsidR="00FD23EF" w:rsidRDefault="006D10FA" w:rsidP="006D10FA">
          <w:pPr>
            <w:pStyle w:val="D319A93BDDD24568A7B032320E4C7A72"/>
          </w:pPr>
          <w:r w:rsidRPr="003059F5">
            <w:rPr>
              <w:rStyle w:val="a3"/>
              <w:rtl/>
            </w:rPr>
            <w:t>[שם ספק]</w:t>
          </w:r>
        </w:p>
      </w:docPartBody>
    </w:docPart>
    <w:docPart>
      <w:docPartPr>
        <w:name w:val="75B7A1A0E10B476D80C5FCA668CEF20B"/>
        <w:category>
          <w:name w:val="כללי"/>
          <w:gallery w:val="placeholder"/>
        </w:category>
        <w:types>
          <w:type w:val="bbPlcHdr"/>
        </w:types>
        <w:behaviors>
          <w:behavior w:val="content"/>
        </w:behaviors>
        <w:guid w:val="{374498CD-B5EB-4C2C-9C28-84A5B74E6897}"/>
      </w:docPartPr>
      <w:docPartBody>
        <w:p w:rsidR="00FD23EF" w:rsidRDefault="006D10FA" w:rsidP="006D10FA">
          <w:pPr>
            <w:pStyle w:val="75B7A1A0E10B476D80C5FCA668CEF20B"/>
          </w:pPr>
          <w:r w:rsidRPr="003059F5">
            <w:rPr>
              <w:rStyle w:val="a3"/>
              <w:rtl/>
            </w:rPr>
            <w:t>[תבנית חוזה]</w:t>
          </w:r>
        </w:p>
      </w:docPartBody>
    </w:docPart>
    <w:docPart>
      <w:docPartPr>
        <w:name w:val="F3AC8CFDBAFF466E9F19FE7F3E70C88C"/>
        <w:category>
          <w:name w:val="כללי"/>
          <w:gallery w:val="placeholder"/>
        </w:category>
        <w:types>
          <w:type w:val="bbPlcHdr"/>
        </w:types>
        <w:behaviors>
          <w:behavior w:val="content"/>
        </w:behaviors>
        <w:guid w:val="{BA7EEE67-521A-4850-AA7A-9ECF6F1277EF}"/>
      </w:docPartPr>
      <w:docPartBody>
        <w:p w:rsidR="00FD23EF" w:rsidRDefault="006D10FA" w:rsidP="006D10FA">
          <w:pPr>
            <w:pStyle w:val="F3AC8CFDBAFF466E9F19FE7F3E70C88C"/>
          </w:pPr>
          <w:r w:rsidRPr="009D00D7">
            <w:rPr>
              <w:rStyle w:val="a3"/>
              <w:rtl/>
            </w:rPr>
            <w:t>[שם הפרויקט]</w:t>
          </w:r>
        </w:p>
      </w:docPartBody>
    </w:docPart>
    <w:docPart>
      <w:docPartPr>
        <w:name w:val="4737C428EBD34BBC9F13D3C608E6276D"/>
        <w:category>
          <w:name w:val="כללי"/>
          <w:gallery w:val="placeholder"/>
        </w:category>
        <w:types>
          <w:type w:val="bbPlcHdr"/>
        </w:types>
        <w:behaviors>
          <w:behavior w:val="content"/>
        </w:behaviors>
        <w:guid w:val="{6053C3EF-2215-473D-B4A9-45426C94C517}"/>
      </w:docPartPr>
      <w:docPartBody>
        <w:p w:rsidR="00FD23EF" w:rsidRDefault="006D10FA" w:rsidP="006D10FA">
          <w:pPr>
            <w:pStyle w:val="4737C428EBD34BBC9F13D3C608E6276D"/>
          </w:pPr>
          <w:r w:rsidRPr="003059F5">
            <w:rPr>
              <w:rStyle w:val="a3"/>
              <w:rtl/>
            </w:rPr>
            <w:t>[שם ספק]</w:t>
          </w:r>
        </w:p>
      </w:docPartBody>
    </w:docPart>
    <w:docPart>
      <w:docPartPr>
        <w:name w:val="81B91C2BECF44BA685F37D5BBB2BEF98"/>
        <w:category>
          <w:name w:val="כללי"/>
          <w:gallery w:val="placeholder"/>
        </w:category>
        <w:types>
          <w:type w:val="bbPlcHdr"/>
        </w:types>
        <w:behaviors>
          <w:behavior w:val="content"/>
        </w:behaviors>
        <w:guid w:val="{868AF552-0142-4949-BBA5-A5F56390ED86}"/>
      </w:docPartPr>
      <w:docPartBody>
        <w:p w:rsidR="00FD23EF" w:rsidRDefault="006D10FA" w:rsidP="006D10FA">
          <w:pPr>
            <w:pStyle w:val="81B91C2BECF44BA685F37D5BBB2BEF98"/>
          </w:pPr>
          <w:r w:rsidRPr="003059F5">
            <w:rPr>
              <w:rStyle w:val="a3"/>
              <w:rtl/>
            </w:rPr>
            <w:t>[שם ספק]</w:t>
          </w:r>
        </w:p>
      </w:docPartBody>
    </w:docPart>
    <w:docPart>
      <w:docPartPr>
        <w:name w:val="D94FC99D8BE04788A5B5DDF64FFEF666"/>
        <w:category>
          <w:name w:val="כללי"/>
          <w:gallery w:val="placeholder"/>
        </w:category>
        <w:types>
          <w:type w:val="bbPlcHdr"/>
        </w:types>
        <w:behaviors>
          <w:behavior w:val="content"/>
        </w:behaviors>
        <w:guid w:val="{1ED8B39B-FB95-4EB1-AE28-EC4E506C36CF}"/>
      </w:docPartPr>
      <w:docPartBody>
        <w:p w:rsidR="00FD23EF" w:rsidRDefault="006D10FA" w:rsidP="006D10FA">
          <w:pPr>
            <w:pStyle w:val="D94FC99D8BE04788A5B5DDF64FFEF666"/>
          </w:pPr>
          <w:r w:rsidRPr="00C5438E">
            <w:rPr>
              <w:rStyle w:val="a3"/>
              <w:rtl/>
            </w:rPr>
            <w:t>[צד א בחוזה]</w:t>
          </w:r>
        </w:p>
      </w:docPartBody>
    </w:docPart>
    <w:docPart>
      <w:docPartPr>
        <w:name w:val="86D085FF429246919C923818F563F539"/>
        <w:category>
          <w:name w:val="כללי"/>
          <w:gallery w:val="placeholder"/>
        </w:category>
        <w:types>
          <w:type w:val="bbPlcHdr"/>
        </w:types>
        <w:behaviors>
          <w:behavior w:val="content"/>
        </w:behaviors>
        <w:guid w:val="{79A04519-6E72-4FA4-8DC9-08255340D1A8}"/>
      </w:docPartPr>
      <w:docPartBody>
        <w:p w:rsidR="00FD23EF" w:rsidRDefault="006D10FA" w:rsidP="006D10FA">
          <w:pPr>
            <w:pStyle w:val="86D085FF429246919C923818F563F539"/>
          </w:pPr>
          <w:r w:rsidRPr="003059F5">
            <w:rPr>
              <w:rStyle w:val="a3"/>
              <w:rtl/>
            </w:rPr>
            <w:t>[שם ספק]</w:t>
          </w:r>
        </w:p>
      </w:docPartBody>
    </w:docPart>
    <w:docPart>
      <w:docPartPr>
        <w:name w:val="91616886BDA3499B8FA2F27D2D889F5B"/>
        <w:category>
          <w:name w:val="כללי"/>
          <w:gallery w:val="placeholder"/>
        </w:category>
        <w:types>
          <w:type w:val="bbPlcHdr"/>
        </w:types>
        <w:behaviors>
          <w:behavior w:val="content"/>
        </w:behaviors>
        <w:guid w:val="{FC4A7D4D-D08A-4DD0-BD5D-1DEBA296DF83}"/>
      </w:docPartPr>
      <w:docPartBody>
        <w:p w:rsidR="00FD23EF" w:rsidRDefault="006D10FA" w:rsidP="006D10FA">
          <w:pPr>
            <w:pStyle w:val="91616886BDA3499B8FA2F27D2D889F5B"/>
          </w:pPr>
          <w:r w:rsidRPr="003059F5">
            <w:rPr>
              <w:rStyle w:val="a3"/>
              <w:rtl/>
            </w:rPr>
            <w:t>[שם אתר]</w:t>
          </w:r>
        </w:p>
      </w:docPartBody>
    </w:docPart>
    <w:docPart>
      <w:docPartPr>
        <w:name w:val="A7BE99A0687148F383423CB324AC8453"/>
        <w:category>
          <w:name w:val="כללי"/>
          <w:gallery w:val="placeholder"/>
        </w:category>
        <w:types>
          <w:type w:val="bbPlcHdr"/>
        </w:types>
        <w:behaviors>
          <w:behavior w:val="content"/>
        </w:behaviors>
        <w:guid w:val="{2CF91659-DA82-43DC-AD0D-98E13392005B}"/>
      </w:docPartPr>
      <w:docPartBody>
        <w:p w:rsidR="00FD23EF" w:rsidRDefault="006D10FA" w:rsidP="006D10FA">
          <w:pPr>
            <w:pStyle w:val="A7BE99A0687148F383423CB324AC8453"/>
          </w:pPr>
          <w:r w:rsidRPr="003059F5">
            <w:rPr>
              <w:rStyle w:val="a3"/>
              <w:rtl/>
            </w:rPr>
            <w:t>[תיאור עבודה]</w:t>
          </w:r>
        </w:p>
      </w:docPartBody>
    </w:docPart>
    <w:docPart>
      <w:docPartPr>
        <w:name w:val="1A951B481D384E6AAD05577B624F6BB5"/>
        <w:category>
          <w:name w:val="כללי"/>
          <w:gallery w:val="placeholder"/>
        </w:category>
        <w:types>
          <w:type w:val="bbPlcHdr"/>
        </w:types>
        <w:behaviors>
          <w:behavior w:val="content"/>
        </w:behaviors>
        <w:guid w:val="{189B36F7-0D22-486C-87B0-B31AB59D86C0}"/>
      </w:docPartPr>
      <w:docPartBody>
        <w:p w:rsidR="00FD23EF" w:rsidRDefault="006D10FA" w:rsidP="006D10FA">
          <w:pPr>
            <w:pStyle w:val="1A951B481D384E6AAD05577B624F6BB5"/>
          </w:pPr>
          <w:r w:rsidRPr="00C5438E">
            <w:rPr>
              <w:rStyle w:val="a3"/>
              <w:rtl/>
            </w:rPr>
            <w:t>[צד א בחוזה]</w:t>
          </w:r>
        </w:p>
      </w:docPartBody>
    </w:docPart>
    <w:docPart>
      <w:docPartPr>
        <w:name w:val="17C32BFAC6B2451AA2F8C3656C2C6A1A"/>
        <w:category>
          <w:name w:val="כללי"/>
          <w:gallery w:val="placeholder"/>
        </w:category>
        <w:types>
          <w:type w:val="bbPlcHdr"/>
        </w:types>
        <w:behaviors>
          <w:behavior w:val="content"/>
        </w:behaviors>
        <w:guid w:val="{2493568F-2B22-43B0-A183-C4BFE77FBE3B}"/>
      </w:docPartPr>
      <w:docPartBody>
        <w:p w:rsidR="00FD23EF" w:rsidRDefault="006D10FA" w:rsidP="006D10FA">
          <w:pPr>
            <w:pStyle w:val="17C32BFAC6B2451AA2F8C3656C2C6A1A"/>
          </w:pPr>
          <w:r w:rsidRPr="003059F5">
            <w:rPr>
              <w:rStyle w:val="a3"/>
              <w:rtl/>
            </w:rPr>
            <w:t>[שם אתר]</w:t>
          </w:r>
        </w:p>
      </w:docPartBody>
    </w:docPart>
    <w:docPart>
      <w:docPartPr>
        <w:name w:val="A9DDC5724C9D4D94AFF5BE40DB661209"/>
        <w:category>
          <w:name w:val="כללי"/>
          <w:gallery w:val="placeholder"/>
        </w:category>
        <w:types>
          <w:type w:val="bbPlcHdr"/>
        </w:types>
        <w:behaviors>
          <w:behavior w:val="content"/>
        </w:behaviors>
        <w:guid w:val="{BC30423C-2E70-4711-BBA0-E84017C7AB2F}"/>
      </w:docPartPr>
      <w:docPartBody>
        <w:p w:rsidR="00FD23EF" w:rsidRDefault="006D10FA" w:rsidP="006D10FA">
          <w:pPr>
            <w:pStyle w:val="A9DDC5724C9D4D94AFF5BE40DB661209"/>
          </w:pPr>
          <w:r w:rsidRPr="003059F5">
            <w:rPr>
              <w:rStyle w:val="a3"/>
              <w:rtl/>
            </w:rPr>
            <w:t>[תאריך חתימת חוזה]</w:t>
          </w:r>
        </w:p>
      </w:docPartBody>
    </w:docPart>
    <w:docPart>
      <w:docPartPr>
        <w:name w:val="BAE68B7BA8784BEAB244A64E643383F5"/>
        <w:category>
          <w:name w:val="כללי"/>
          <w:gallery w:val="placeholder"/>
        </w:category>
        <w:types>
          <w:type w:val="bbPlcHdr"/>
        </w:types>
        <w:behaviors>
          <w:behavior w:val="content"/>
        </w:behaviors>
        <w:guid w:val="{D4A596AA-FC7E-41BE-BC78-B65F1F963C98}"/>
      </w:docPartPr>
      <w:docPartBody>
        <w:p w:rsidR="00CF3CEC" w:rsidRDefault="00966919">
          <w:r w:rsidRPr="002540C2">
            <w:rPr>
              <w:rStyle w:val="a3"/>
              <w:rtl/>
            </w:rPr>
            <w:t>[שם ספק]</w:t>
          </w:r>
        </w:p>
      </w:docPartBody>
    </w:docPart>
    <w:docPart>
      <w:docPartPr>
        <w:name w:val="7906919841494BCAA822F3075AE9322D"/>
        <w:category>
          <w:name w:val="כללי"/>
          <w:gallery w:val="placeholder"/>
        </w:category>
        <w:types>
          <w:type w:val="bbPlcHdr"/>
        </w:types>
        <w:behaviors>
          <w:behavior w:val="content"/>
        </w:behaviors>
        <w:guid w:val="{DEE62B6D-C2B1-49FE-982B-A6A866048191}"/>
      </w:docPartPr>
      <w:docPartBody>
        <w:p w:rsidR="00CF3CEC" w:rsidRDefault="00966919">
          <w:r w:rsidRPr="002540C2">
            <w:rPr>
              <w:rStyle w:val="a3"/>
              <w:rtl/>
            </w:rPr>
            <w:t>[שם צד א]</w:t>
          </w:r>
        </w:p>
      </w:docPartBody>
    </w:docPart>
    <w:docPart>
      <w:docPartPr>
        <w:name w:val="2B53D8BF7B434BD285315A13E48354ED"/>
        <w:category>
          <w:name w:val="כללי"/>
          <w:gallery w:val="placeholder"/>
        </w:category>
        <w:types>
          <w:type w:val="bbPlcHdr"/>
        </w:types>
        <w:behaviors>
          <w:behavior w:val="content"/>
        </w:behaviors>
        <w:guid w:val="{EFB69C2D-9440-4433-B13F-AFD5836B6461}"/>
      </w:docPartPr>
      <w:docPartBody>
        <w:p w:rsidR="00CF3CEC" w:rsidRDefault="00966919" w:rsidP="00966919">
          <w:pPr>
            <w:pStyle w:val="2B53D8BF7B434BD285315A13E48354ED"/>
          </w:pPr>
          <w:r w:rsidRPr="003059F5">
            <w:rPr>
              <w:rStyle w:val="a3"/>
              <w:rtl/>
            </w:rPr>
            <w:t>[שם ספק]</w:t>
          </w:r>
        </w:p>
      </w:docPartBody>
    </w:docPart>
    <w:docPart>
      <w:docPartPr>
        <w:name w:val="B2ADEC1CFEF0420B9B79367DC4BE9D34"/>
        <w:category>
          <w:name w:val="כללי"/>
          <w:gallery w:val="placeholder"/>
        </w:category>
        <w:types>
          <w:type w:val="bbPlcHdr"/>
        </w:types>
        <w:behaviors>
          <w:behavior w:val="content"/>
        </w:behaviors>
        <w:guid w:val="{B4C295DE-02D3-49FA-A4A1-FC2493F3185B}"/>
      </w:docPartPr>
      <w:docPartBody>
        <w:p w:rsidR="00CF3CEC" w:rsidRDefault="00966919" w:rsidP="00966919">
          <w:pPr>
            <w:pStyle w:val="B2ADEC1CFEF0420B9B79367DC4BE9D34"/>
          </w:pPr>
          <w:r w:rsidRPr="003059F5">
            <w:rPr>
              <w:rStyle w:val="a3"/>
              <w:rtl/>
            </w:rPr>
            <w:t>[שם ספק]</w:t>
          </w:r>
        </w:p>
      </w:docPartBody>
    </w:docPart>
    <w:docPart>
      <w:docPartPr>
        <w:name w:val="981F0720067C4A268F21E7C6CB33EB6D"/>
        <w:category>
          <w:name w:val="כללי"/>
          <w:gallery w:val="placeholder"/>
        </w:category>
        <w:types>
          <w:type w:val="bbPlcHdr"/>
        </w:types>
        <w:behaviors>
          <w:behavior w:val="content"/>
        </w:behaviors>
        <w:guid w:val="{D8F6E63D-23C2-4FB9-A897-3C54136F3AA0}"/>
      </w:docPartPr>
      <w:docPartBody>
        <w:p w:rsidR="00CF3CEC" w:rsidRDefault="00966919" w:rsidP="00966919">
          <w:pPr>
            <w:pStyle w:val="981F0720067C4A268F21E7C6CB33EB6D"/>
          </w:pPr>
          <w:r w:rsidRPr="003059F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avid">
    <w:altName w:val="David"/>
    <w:charset w:val="B1"/>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5613F2"/>
    <w:rsid w:val="006865A5"/>
    <w:rsid w:val="006D10FA"/>
    <w:rsid w:val="00966919"/>
    <w:rsid w:val="00986DC7"/>
    <w:rsid w:val="00CF3CEC"/>
    <w:rsid w:val="00FD23EF"/>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F3CEC"/>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BFEF42BBD6D048D6AC7931B0F886D19C">
    <w:name w:val="BFEF42BBD6D048D6AC7931B0F886D19C"/>
    <w:rsid w:val="005613F2"/>
    <w:pPr>
      <w:bidi/>
    </w:pPr>
  </w:style>
  <w:style w:type="paragraph" w:customStyle="1" w:styleId="3A7912B29EE0418FB7EA7B196DF9D4BB">
    <w:name w:val="3A7912B29EE0418FB7EA7B196DF9D4BB"/>
    <w:rsid w:val="005613F2"/>
    <w:pPr>
      <w:bidi/>
    </w:pPr>
  </w:style>
  <w:style w:type="paragraph" w:customStyle="1" w:styleId="714E454D6E264D24937303661B75A7C0">
    <w:name w:val="714E454D6E264D24937303661B75A7C0"/>
    <w:rsid w:val="005613F2"/>
    <w:pPr>
      <w:bidi/>
    </w:pPr>
  </w:style>
  <w:style w:type="paragraph" w:customStyle="1" w:styleId="84AC88E6F6B94E5692CE3215D330A57D">
    <w:name w:val="84AC88E6F6B94E5692CE3215D330A57D"/>
    <w:rsid w:val="005613F2"/>
    <w:pPr>
      <w:bidi/>
    </w:pPr>
  </w:style>
  <w:style w:type="paragraph" w:customStyle="1" w:styleId="528BCB1A16344E8698F6DA9103CB2D27">
    <w:name w:val="528BCB1A16344E8698F6DA9103CB2D27"/>
    <w:rsid w:val="005613F2"/>
    <w:pPr>
      <w:bidi/>
    </w:pPr>
  </w:style>
  <w:style w:type="paragraph" w:customStyle="1" w:styleId="22A68CE674D24DE188085F16D86E5065">
    <w:name w:val="22A68CE674D24DE188085F16D86E5065"/>
    <w:rsid w:val="005613F2"/>
    <w:pPr>
      <w:bidi/>
    </w:pPr>
  </w:style>
  <w:style w:type="paragraph" w:customStyle="1" w:styleId="5318304238FF458A8F64358505274F30">
    <w:name w:val="5318304238FF458A8F64358505274F30"/>
    <w:rsid w:val="005613F2"/>
    <w:pPr>
      <w:bidi/>
    </w:pPr>
  </w:style>
  <w:style w:type="paragraph" w:customStyle="1" w:styleId="03E9D0CEBC564CDFA859C9901ED24101">
    <w:name w:val="03E9D0CEBC564CDFA859C9901ED24101"/>
    <w:rsid w:val="005613F2"/>
    <w:pPr>
      <w:bidi/>
    </w:pPr>
  </w:style>
  <w:style w:type="paragraph" w:customStyle="1" w:styleId="1C72A8B1A1724D83A29E5733ED7D117E">
    <w:name w:val="1C72A8B1A1724D83A29E5733ED7D117E"/>
    <w:rsid w:val="005613F2"/>
    <w:pPr>
      <w:bidi/>
    </w:pPr>
  </w:style>
  <w:style w:type="paragraph" w:customStyle="1" w:styleId="DB4886BF08A441119138E050F2BB1EFB">
    <w:name w:val="DB4886BF08A441119138E050F2BB1EFB"/>
    <w:rsid w:val="005613F2"/>
    <w:pPr>
      <w:bidi/>
    </w:pPr>
  </w:style>
  <w:style w:type="paragraph" w:customStyle="1" w:styleId="C02D460EA3EF44FE90D07F96B1E9B7A9">
    <w:name w:val="C02D460EA3EF44FE90D07F96B1E9B7A9"/>
    <w:rsid w:val="006D10FA"/>
    <w:pPr>
      <w:bidi/>
    </w:pPr>
  </w:style>
  <w:style w:type="paragraph" w:customStyle="1" w:styleId="E28E975E6DC747AD9ED610F6317F5C93">
    <w:name w:val="E28E975E6DC747AD9ED610F6317F5C93"/>
    <w:rsid w:val="006D10FA"/>
    <w:pPr>
      <w:bidi/>
    </w:pPr>
  </w:style>
  <w:style w:type="paragraph" w:customStyle="1" w:styleId="40839D0DE10547ACA530754CDFBBCFE7">
    <w:name w:val="40839D0DE10547ACA530754CDFBBCFE7"/>
    <w:rsid w:val="006D10FA"/>
    <w:pPr>
      <w:bidi/>
    </w:pPr>
  </w:style>
  <w:style w:type="paragraph" w:customStyle="1" w:styleId="3E7E4D3A8ECB4A27B04F881F16A53A70">
    <w:name w:val="3E7E4D3A8ECB4A27B04F881F16A53A70"/>
    <w:rsid w:val="006D10FA"/>
    <w:pPr>
      <w:bidi/>
    </w:pPr>
  </w:style>
  <w:style w:type="paragraph" w:customStyle="1" w:styleId="89C766EC517A4B37A7954110D745A52C">
    <w:name w:val="89C766EC517A4B37A7954110D745A52C"/>
    <w:rsid w:val="006D10FA"/>
    <w:pPr>
      <w:bidi/>
    </w:pPr>
  </w:style>
  <w:style w:type="paragraph" w:customStyle="1" w:styleId="BD8108D075524CFDA8C8636F98D0F32C">
    <w:name w:val="BD8108D075524CFDA8C8636F98D0F32C"/>
    <w:rsid w:val="006D10FA"/>
    <w:pPr>
      <w:bidi/>
    </w:pPr>
  </w:style>
  <w:style w:type="paragraph" w:customStyle="1" w:styleId="A35726958D7645ED91BBF6A7024CF56C">
    <w:name w:val="A35726958D7645ED91BBF6A7024CF56C"/>
    <w:rsid w:val="006D10FA"/>
    <w:pPr>
      <w:bidi/>
    </w:pPr>
  </w:style>
  <w:style w:type="paragraph" w:customStyle="1" w:styleId="3834839886A347D28A00D3A491DB6711">
    <w:name w:val="3834839886A347D28A00D3A491DB6711"/>
    <w:rsid w:val="006D10FA"/>
    <w:pPr>
      <w:bidi/>
    </w:pPr>
  </w:style>
  <w:style w:type="paragraph" w:customStyle="1" w:styleId="95E1D966CF834A0FA790A411F2E7CD47">
    <w:name w:val="95E1D966CF834A0FA790A411F2E7CD47"/>
    <w:rsid w:val="006D10FA"/>
    <w:pPr>
      <w:bidi/>
    </w:pPr>
  </w:style>
  <w:style w:type="paragraph" w:customStyle="1" w:styleId="782E10CE3588470FB4ED6D481FE462DB">
    <w:name w:val="782E10CE3588470FB4ED6D481FE462DB"/>
    <w:rsid w:val="006D10FA"/>
    <w:pPr>
      <w:bidi/>
    </w:pPr>
  </w:style>
  <w:style w:type="paragraph" w:customStyle="1" w:styleId="D319A93BDDD24568A7B032320E4C7A72">
    <w:name w:val="D319A93BDDD24568A7B032320E4C7A72"/>
    <w:rsid w:val="006D10FA"/>
    <w:pPr>
      <w:bidi/>
    </w:pPr>
  </w:style>
  <w:style w:type="paragraph" w:customStyle="1" w:styleId="75B7A1A0E10B476D80C5FCA668CEF20B">
    <w:name w:val="75B7A1A0E10B476D80C5FCA668CEF20B"/>
    <w:rsid w:val="006D10FA"/>
    <w:pPr>
      <w:bidi/>
    </w:pPr>
  </w:style>
  <w:style w:type="paragraph" w:customStyle="1" w:styleId="F3AC8CFDBAFF466E9F19FE7F3E70C88C">
    <w:name w:val="F3AC8CFDBAFF466E9F19FE7F3E70C88C"/>
    <w:rsid w:val="006D10FA"/>
    <w:pPr>
      <w:bidi/>
    </w:pPr>
  </w:style>
  <w:style w:type="paragraph" w:customStyle="1" w:styleId="4737C428EBD34BBC9F13D3C608E6276D">
    <w:name w:val="4737C428EBD34BBC9F13D3C608E6276D"/>
    <w:rsid w:val="006D10FA"/>
    <w:pPr>
      <w:bidi/>
    </w:pPr>
  </w:style>
  <w:style w:type="paragraph" w:customStyle="1" w:styleId="81B91C2BECF44BA685F37D5BBB2BEF98">
    <w:name w:val="81B91C2BECF44BA685F37D5BBB2BEF98"/>
    <w:rsid w:val="006D10FA"/>
    <w:pPr>
      <w:bidi/>
    </w:pPr>
  </w:style>
  <w:style w:type="paragraph" w:customStyle="1" w:styleId="DD65A6D606144AFE875A0BB08A5BC7B6">
    <w:name w:val="DD65A6D606144AFE875A0BB08A5BC7B6"/>
    <w:rsid w:val="006D10FA"/>
    <w:pPr>
      <w:bidi/>
    </w:pPr>
  </w:style>
  <w:style w:type="paragraph" w:customStyle="1" w:styleId="7531CF4AAE3945B8A40B82172E9EF298">
    <w:name w:val="7531CF4AAE3945B8A40B82172E9EF298"/>
    <w:rsid w:val="006D10FA"/>
    <w:pPr>
      <w:bidi/>
    </w:pPr>
  </w:style>
  <w:style w:type="paragraph" w:customStyle="1" w:styleId="74BF95874AF3439E9EB4194FE1A60755">
    <w:name w:val="74BF95874AF3439E9EB4194FE1A60755"/>
    <w:rsid w:val="006D10FA"/>
    <w:pPr>
      <w:bidi/>
    </w:pPr>
  </w:style>
  <w:style w:type="paragraph" w:customStyle="1" w:styleId="50F7604B73F54A2A895919D20B9D44CA">
    <w:name w:val="50F7604B73F54A2A895919D20B9D44CA"/>
    <w:rsid w:val="006D10FA"/>
    <w:pPr>
      <w:bidi/>
    </w:pPr>
  </w:style>
  <w:style w:type="paragraph" w:customStyle="1" w:styleId="C45C8AA61AA742EFA24815F5B17153C8">
    <w:name w:val="C45C8AA61AA742EFA24815F5B17153C8"/>
    <w:rsid w:val="006D10FA"/>
    <w:pPr>
      <w:bidi/>
    </w:pPr>
  </w:style>
  <w:style w:type="paragraph" w:customStyle="1" w:styleId="D94FC99D8BE04788A5B5DDF64FFEF666">
    <w:name w:val="D94FC99D8BE04788A5B5DDF64FFEF666"/>
    <w:rsid w:val="006D10FA"/>
    <w:pPr>
      <w:bidi/>
    </w:pPr>
  </w:style>
  <w:style w:type="paragraph" w:customStyle="1" w:styleId="86D085FF429246919C923818F563F539">
    <w:name w:val="86D085FF429246919C923818F563F539"/>
    <w:rsid w:val="006D10FA"/>
    <w:pPr>
      <w:bidi/>
    </w:pPr>
  </w:style>
  <w:style w:type="paragraph" w:customStyle="1" w:styleId="91616886BDA3499B8FA2F27D2D889F5B">
    <w:name w:val="91616886BDA3499B8FA2F27D2D889F5B"/>
    <w:rsid w:val="006D10FA"/>
    <w:pPr>
      <w:bidi/>
    </w:pPr>
  </w:style>
  <w:style w:type="paragraph" w:customStyle="1" w:styleId="A7BE99A0687148F383423CB324AC8453">
    <w:name w:val="A7BE99A0687148F383423CB324AC8453"/>
    <w:rsid w:val="006D10FA"/>
    <w:pPr>
      <w:bidi/>
    </w:pPr>
  </w:style>
  <w:style w:type="paragraph" w:customStyle="1" w:styleId="26913CEE95794525BD6334A60927CF44">
    <w:name w:val="26913CEE95794525BD6334A60927CF44"/>
    <w:rsid w:val="006D10FA"/>
    <w:pPr>
      <w:bidi/>
    </w:pPr>
  </w:style>
  <w:style w:type="paragraph" w:customStyle="1" w:styleId="1A951B481D384E6AAD05577B624F6BB5">
    <w:name w:val="1A951B481D384E6AAD05577B624F6BB5"/>
    <w:rsid w:val="006D10FA"/>
    <w:pPr>
      <w:bidi/>
    </w:pPr>
  </w:style>
  <w:style w:type="paragraph" w:customStyle="1" w:styleId="17C32BFAC6B2451AA2F8C3656C2C6A1A">
    <w:name w:val="17C32BFAC6B2451AA2F8C3656C2C6A1A"/>
    <w:rsid w:val="006D10FA"/>
    <w:pPr>
      <w:bidi/>
    </w:pPr>
  </w:style>
  <w:style w:type="paragraph" w:customStyle="1" w:styleId="A9DDC5724C9D4D94AFF5BE40DB661209">
    <w:name w:val="A9DDC5724C9D4D94AFF5BE40DB661209"/>
    <w:rsid w:val="006D10FA"/>
    <w:pPr>
      <w:bidi/>
    </w:pPr>
  </w:style>
  <w:style w:type="paragraph" w:customStyle="1" w:styleId="B310CE63EB37432199CE9EDEECB11C33">
    <w:name w:val="B310CE63EB37432199CE9EDEECB11C33"/>
    <w:rsid w:val="006D10FA"/>
    <w:pPr>
      <w:bidi/>
    </w:pPr>
  </w:style>
  <w:style w:type="paragraph" w:customStyle="1" w:styleId="2B53D8BF7B434BD285315A13E48354ED">
    <w:name w:val="2B53D8BF7B434BD285315A13E48354ED"/>
    <w:rsid w:val="00966919"/>
    <w:pPr>
      <w:bidi/>
    </w:pPr>
  </w:style>
  <w:style w:type="paragraph" w:customStyle="1" w:styleId="7441723985154335BD00E8FAB1D7C720">
    <w:name w:val="7441723985154335BD00E8FAB1D7C720"/>
    <w:rsid w:val="00966919"/>
    <w:pPr>
      <w:bidi/>
    </w:pPr>
  </w:style>
  <w:style w:type="paragraph" w:customStyle="1" w:styleId="B2ADEC1CFEF0420B9B79367DC4BE9D34">
    <w:name w:val="B2ADEC1CFEF0420B9B79367DC4BE9D34"/>
    <w:rsid w:val="00966919"/>
    <w:pPr>
      <w:bidi/>
    </w:pPr>
  </w:style>
  <w:style w:type="paragraph" w:customStyle="1" w:styleId="981F0720067C4A268F21E7C6CB33EB6D">
    <w:name w:val="981F0720067C4A268F21E7C6CB33EB6D"/>
    <w:rsid w:val="00966919"/>
    <w:pPr>
      <w:bidi/>
    </w:pPr>
  </w:style>
  <w:style w:type="paragraph" w:customStyle="1" w:styleId="C14BD1070276480882FE5CF0C81585E2">
    <w:name w:val="C14BD1070276480882FE5CF0C81585E2"/>
    <w:rsid w:val="00CF3CEC"/>
    <w:pPr>
      <w:bidi/>
    </w:pPr>
  </w:style>
  <w:style w:type="paragraph" w:customStyle="1" w:styleId="A3746571757047EC854BE1AF350D39BC">
    <w:name w:val="A3746571757047EC854BE1AF350D39BC"/>
    <w:rsid w:val="00CF3CEC"/>
    <w:pPr>
      <w:bidi/>
    </w:pPr>
  </w:style>
  <w:style w:type="paragraph" w:customStyle="1" w:styleId="2723C22A0F694CD3AB7281ACE5E5C2E9">
    <w:name w:val="2723C22A0F694CD3AB7281ACE5E5C2E9"/>
    <w:rsid w:val="00CF3CEC"/>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5801D52-3B23-4205-9724-02BADE007D15}"/>
</file>

<file path=customXml/itemProps2.xml><?xml version="1.0" encoding="utf-8"?>
<ds:datastoreItem xmlns:ds="http://schemas.openxmlformats.org/officeDocument/2006/customXml" ds:itemID="{50B75170-3B49-42B2-BC64-AA5C44FA4357}"/>
</file>

<file path=customXml/itemProps3.xml><?xml version="1.0" encoding="utf-8"?>
<ds:datastoreItem xmlns:ds="http://schemas.openxmlformats.org/officeDocument/2006/customXml" ds:itemID="{19381418-8ABF-4017-996B-57015B068E3D}"/>
</file>

<file path=customXml/itemProps4.xml><?xml version="1.0" encoding="utf-8"?>
<ds:datastoreItem xmlns:ds="http://schemas.openxmlformats.org/officeDocument/2006/customXml" ds:itemID="{81709D4C-33DC-48CC-AC7E-130A245806EE}"/>
</file>

<file path=customXml/itemProps5.xml><?xml version="1.0" encoding="utf-8"?>
<ds:datastoreItem xmlns:ds="http://schemas.openxmlformats.org/officeDocument/2006/customXml" ds:itemID="{A6682CD2-0E47-450A-9FF1-F4C7053891A9}"/>
</file>

<file path=docProps/app.xml><?xml version="1.0" encoding="utf-8"?>
<Properties xmlns="http://schemas.openxmlformats.org/officeDocument/2006/extended-properties" xmlns:vt="http://schemas.openxmlformats.org/officeDocument/2006/docPropsVTypes">
  <Template>Normal</Template>
  <TotalTime>18</TotalTime>
  <Pages>33</Pages>
  <Words>8196</Words>
  <Characters>46721</Characters>
  <Application>Microsoft Office Word</Application>
  <DocSecurity>0</DocSecurity>
  <Lines>389</Lines>
  <Paragraphs>109</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2021-01-21T10:59:00Z</dcterms:created>
  <dcterms:modified xsi:type="dcterms:W3CDTF">2021-01-21T11:22:00Z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20dfcaab-2686-4c9e-a515-116fcdf274d5</vt:lpwstr>
  </property>
</Properties>
</file>