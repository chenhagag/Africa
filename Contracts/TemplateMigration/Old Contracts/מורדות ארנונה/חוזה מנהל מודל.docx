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21B06D"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E7A3086"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0A43FDF"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48333AE2"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7066C704"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6D2AE3">
        <w:rPr>
          <w:rFonts w:ascii="Times New Roman" w:eastAsia="Times New Roman" w:hAnsi="Times New Roman" w:cs="David"/>
          <w:bCs/>
          <w:i/>
          <w:iCs/>
          <w:noProof/>
          <w:sz w:val="24"/>
          <w:szCs w:val="24"/>
        </w:rPr>
        <w:drawing>
          <wp:inline distT="0" distB="0" distL="0" distR="0" wp14:anchorId="5C698B4B" wp14:editId="5811A79E">
            <wp:extent cx="5276850" cy="4667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31EDD944"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0CB4E670"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2F91D46" w14:textId="77777777" w:rsidR="009441B2" w:rsidRDefault="009441B2" w:rsidP="006D2AE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9E4BDF3" w14:textId="77777777" w:rsidR="009441B2" w:rsidRDefault="009441B2" w:rsidP="006D2AE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75803F8" w14:textId="77777777" w:rsidR="009441B2" w:rsidRDefault="009441B2" w:rsidP="006D2AE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69D2220" w14:textId="77777777" w:rsidR="006D2AE3" w:rsidRPr="006D2AE3" w:rsidRDefault="006D2AE3" w:rsidP="009A7DD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6D2AE3">
        <w:rPr>
          <w:rFonts w:ascii="Times New Roman" w:eastAsia="Times New Roman" w:hAnsi="Times New Roman" w:cs="David" w:hint="cs"/>
          <w:bCs/>
          <w:sz w:val="32"/>
          <w:szCs w:val="32"/>
          <w:u w:val="single"/>
          <w:rtl/>
          <w:lang w:eastAsia="he-IL"/>
        </w:rPr>
        <w:t xml:space="preserve">חוזה </w:t>
      </w:r>
      <w:r w:rsidR="009A7DD6">
        <w:rPr>
          <w:rFonts w:ascii="Times New Roman" w:eastAsia="Times New Roman" w:hAnsi="Times New Roman" w:cs="David" w:hint="cs"/>
          <w:bCs/>
          <w:sz w:val="32"/>
          <w:szCs w:val="32"/>
          <w:u w:val="single"/>
          <w:rtl/>
          <w:lang w:eastAsia="he-IL"/>
        </w:rPr>
        <w:t>מנהל מודל</w:t>
      </w:r>
    </w:p>
    <w:p w14:paraId="35330815"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1C9DB09"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7E48DBC"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61E383E"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0609649" w14:textId="77777777" w:rsidR="009441B2" w:rsidRPr="00776496" w:rsidRDefault="009441B2" w:rsidP="009441B2">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47260B5" w14:textId="77777777" w:rsidR="009441B2" w:rsidRPr="00776496" w:rsidRDefault="009441B2" w:rsidP="009441B2">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2F4F910" w14:textId="77777777" w:rsidR="009441B2" w:rsidRPr="00B27B4C" w:rsidRDefault="009441B2" w:rsidP="009441B2">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25F2671BF21342B5B246A0CF1F604E5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6B03B7A5" w14:textId="77777777" w:rsidR="009441B2" w:rsidRPr="00B27B4C" w:rsidRDefault="00990494" w:rsidP="009441B2">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0" w:author="Kook Sec" w:date="2021-08-01T14:05:00Z">
            <w:r>
              <w:rPr>
                <w:rFonts w:ascii="Times New Roman" w:eastAsia="Times New Roman" w:hAnsi="Times New Roman" w:cs="David" w:hint="cs"/>
                <w:bCs/>
                <w:sz w:val="32"/>
                <w:szCs w:val="32"/>
                <w:u w:val="single"/>
                <w:rtl/>
                <w:lang w:eastAsia="he-IL"/>
              </w:rPr>
              <w:t>א.מ ישראל מגורים פיתוח בע"מ</w:t>
            </w:r>
          </w:ins>
        </w:p>
      </w:sdtContent>
    </w:sdt>
    <w:p w14:paraId="08A9372C" w14:textId="77777777" w:rsidR="009441B2" w:rsidRPr="00B27B4C" w:rsidRDefault="009441B2" w:rsidP="009441B2">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5CE060F2C0C646DD8AFA016A53267F5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5EB63AC5" w14:textId="77777777" w:rsidR="009441B2" w:rsidRPr="00B27B4C" w:rsidRDefault="00990494" w:rsidP="009441B2">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1" w:author="Kook Sec" w:date="2021-08-01T14:05:00Z">
            <w:r w:rsidRPr="00990494">
              <w:rPr>
                <w:rFonts w:ascii="Times New Roman" w:eastAsia="Times New Roman" w:hAnsi="Times New Roman" w:cs="David"/>
                <w:bCs/>
                <w:sz w:val="32"/>
                <w:szCs w:val="32"/>
                <w:u w:val="single"/>
                <w:rtl/>
                <w:lang w:eastAsia="he-IL"/>
              </w:rPr>
              <w:t>מורדות ארנונה</w:t>
            </w:r>
          </w:ins>
        </w:p>
      </w:sdtContent>
    </w:sdt>
    <w:p w14:paraId="0FF982B8"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2187693"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F89EC46"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93A1178"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3BD12D8"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788B1AD"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214FF15"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A8A9C2D"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2963220"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70DF648"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DADD6FD"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11D6F8A"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14CF3D8"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033A932"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8EEA33A"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5F8CD87"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4F16546"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BC6EEDF"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9C69C95"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371C31E"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E571835"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E489FF1"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32CAF99"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459729F"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68F2923"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D29E26E"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AE07113"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F5EBAF1"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036B5F8"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DEFE633"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75F1D26"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6EE26EE"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9583022"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73B609E"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BF66631" w14:textId="77777777" w:rsidR="00C3505D" w:rsidRDefault="00C3505D" w:rsidP="006D2AE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6BB22A4" w14:textId="77777777" w:rsidR="006D2AE3" w:rsidRPr="009441B2" w:rsidRDefault="00C3505D" w:rsidP="00A12E4C">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Pr>
          <w:rFonts w:ascii="Times New Roman" w:eastAsia="Times New Roman" w:hAnsi="Times New Roman" w:cs="David" w:hint="cs"/>
          <w:bCs/>
          <w:sz w:val="32"/>
          <w:szCs w:val="32"/>
          <w:u w:val="single"/>
          <w:rtl/>
          <w:lang w:eastAsia="he-IL"/>
        </w:rPr>
        <w:t>ח</w:t>
      </w:r>
      <w:r w:rsidR="006D2AE3" w:rsidRPr="009441B2">
        <w:rPr>
          <w:rFonts w:ascii="Times New Roman" w:eastAsia="Times New Roman" w:hAnsi="Times New Roman" w:cs="David" w:hint="cs"/>
          <w:bCs/>
          <w:sz w:val="32"/>
          <w:szCs w:val="32"/>
          <w:u w:val="single"/>
          <w:rtl/>
          <w:lang w:eastAsia="he-IL"/>
        </w:rPr>
        <w:t>וזה</w:t>
      </w:r>
      <w:r w:rsidR="009441B2" w:rsidRPr="009441B2">
        <w:rPr>
          <w:rFonts w:ascii="Times New Roman" w:eastAsia="Times New Roman" w:hAnsi="Times New Roman" w:cs="David" w:hint="cs"/>
          <w:bCs/>
          <w:sz w:val="32"/>
          <w:szCs w:val="32"/>
          <w:u w:val="single"/>
          <w:rtl/>
          <w:lang w:eastAsia="he-IL"/>
        </w:rPr>
        <w:t xml:space="preserve"> </w:t>
      </w:r>
      <w:r w:rsidR="00A12E4C">
        <w:rPr>
          <w:rFonts w:ascii="Times New Roman" w:eastAsia="Times New Roman" w:hAnsi="Times New Roman" w:cs="David" w:hint="cs"/>
          <w:bCs/>
          <w:sz w:val="32"/>
          <w:szCs w:val="32"/>
          <w:u w:val="single"/>
          <w:rtl/>
          <w:lang w:eastAsia="he-IL"/>
        </w:rPr>
        <w:t>מנהל מודל</w:t>
      </w:r>
    </w:p>
    <w:p w14:paraId="642CDA4C"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7BF84F4" w14:textId="77777777" w:rsidR="006D2AE3" w:rsidRPr="006D2AE3" w:rsidRDefault="006D2AE3" w:rsidP="009441B2">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6D2AE3">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945661081"/>
          <w:placeholder>
            <w:docPart w:val="4EAF696F874F4BDD9060084B94A7663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009441B2" w:rsidRPr="003C30D7">
            <w:rPr>
              <w:rStyle w:val="AutoFieldsChar"/>
              <w:color w:val="00B0F0"/>
              <w:rtl/>
            </w:rPr>
            <w:t>[תאריך חתימת חוזה]</w:t>
          </w:r>
        </w:sdtContent>
      </w:sdt>
    </w:p>
    <w:p w14:paraId="795C5B54"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rtl/>
        </w:rPr>
      </w:pPr>
    </w:p>
    <w:p w14:paraId="6728ABC9"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1E532B0B"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7A7037C" w14:textId="77777777" w:rsidR="006D2AE3" w:rsidRPr="006D2AE3" w:rsidRDefault="006D2AE3" w:rsidP="006D2AE3">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6D2AE3">
        <w:rPr>
          <w:rFonts w:ascii="Times New Roman" w:eastAsia="Times New Roman" w:hAnsi="Times New Roman" w:cs="David" w:hint="cs"/>
          <w:bCs/>
          <w:sz w:val="24"/>
          <w:szCs w:val="24"/>
          <w:rtl/>
          <w:lang w:eastAsia="he-IL"/>
        </w:rPr>
        <w:t>ב י ן</w:t>
      </w:r>
    </w:p>
    <w:sdt>
      <w:sdtPr>
        <w:rPr>
          <w:rFonts w:eastAsia="Times New Roman"/>
          <w:color w:val="800080"/>
          <w:rtl/>
        </w:rPr>
        <w:alias w:val="צד א בחוזה"/>
        <w:tag w:val="cntTzadA"/>
        <w:id w:val="-1915695800"/>
        <w:placeholder>
          <w:docPart w:val="6F89BAB265884B71A4BB8B391816B07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5D3D989E" w14:textId="77777777" w:rsidR="006D2AE3" w:rsidRPr="009441B2" w:rsidRDefault="00990494" w:rsidP="00990494">
          <w:pPr>
            <w:widowControl w:val="0"/>
            <w:spacing w:before="0" w:beforeAutospacing="0" w:after="0" w:afterAutospacing="0" w:line="240" w:lineRule="auto"/>
            <w:ind w:left="2880" w:firstLine="26"/>
            <w:rPr>
              <w:rFonts w:ascii="Times New Roman" w:eastAsia="Times New Roman" w:hAnsi="Times New Roman" w:cs="David"/>
              <w:color w:val="800080"/>
              <w:sz w:val="24"/>
              <w:szCs w:val="24"/>
              <w:rtl/>
            </w:rPr>
            <w:pPrChange w:id="2" w:author="Kook Sec" w:date="2021-08-01T14:06:00Z">
              <w:pPr>
                <w:widowControl w:val="0"/>
                <w:spacing w:before="0" w:beforeAutospacing="0" w:after="0" w:afterAutospacing="0" w:line="240" w:lineRule="auto"/>
                <w:ind w:left="2880" w:firstLine="720"/>
              </w:pPr>
            </w:pPrChange>
          </w:pPr>
          <w:ins w:id="3" w:author="Kook Sec" w:date="2021-08-01T14:06:00Z">
            <w:r w:rsidRPr="00990494">
              <w:rPr>
                <w:rFonts w:eastAsia="Times New Roman"/>
                <w:color w:val="800080"/>
                <w:rtl/>
              </w:rPr>
              <w:t>א.מ. ישראל מגורים פיתוח בע"מ</w:t>
            </w:r>
          </w:ins>
          <w:r>
            <w:rPr>
              <w:rFonts w:eastAsia="Times New Roman"/>
              <w:color w:val="800080"/>
              <w:rtl/>
            </w:rPr>
            <w:br/>
          </w:r>
          <w:ins w:id="4" w:author="Kook Sec" w:date="2021-08-01T14:06:00Z">
            <w:r w:rsidRPr="00990494">
              <w:rPr>
                <w:rFonts w:eastAsia="Times New Roman"/>
                <w:color w:val="800080"/>
                <w:rtl/>
              </w:rPr>
              <w:t>יוני נתניהו 1 ג' אור יהודה</w:t>
            </w:r>
          </w:ins>
          <w:r>
            <w:rPr>
              <w:rFonts w:eastAsia="Times New Roman"/>
              <w:color w:val="800080"/>
              <w:rtl/>
            </w:rPr>
            <w:br/>
          </w:r>
          <w:ins w:id="5" w:author="Kook Sec" w:date="2021-08-01T14:06:00Z">
            <w:r w:rsidRPr="00990494">
              <w:rPr>
                <w:rFonts w:eastAsia="Times New Roman"/>
                <w:color w:val="800080"/>
                <w:rtl/>
              </w:rPr>
              <w:t xml:space="preserve">513313148     </w:t>
            </w:r>
          </w:ins>
        </w:p>
      </w:sdtContent>
    </w:sdt>
    <w:p w14:paraId="1F14C6E2" w14:textId="77777777" w:rsidR="006D2AE3" w:rsidRPr="006D2AE3" w:rsidRDefault="006D2AE3" w:rsidP="006D2AE3">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6D2AE3">
        <w:rPr>
          <w:rFonts w:ascii="Times New Roman" w:eastAsia="Times New Roman" w:hAnsi="Times New Roman" w:cs="David" w:hint="cs"/>
          <w:sz w:val="24"/>
          <w:szCs w:val="24"/>
          <w:rtl/>
          <w:lang w:eastAsia="he-IL"/>
        </w:rPr>
        <w:t>(להלן: "</w:t>
      </w:r>
      <w:r w:rsidRPr="006D2AE3">
        <w:rPr>
          <w:rFonts w:ascii="Times New Roman" w:eastAsia="Times New Roman" w:hAnsi="Times New Roman" w:cs="David" w:hint="cs"/>
          <w:b/>
          <w:bCs/>
          <w:sz w:val="24"/>
          <w:szCs w:val="24"/>
          <w:rtl/>
          <w:lang w:eastAsia="he-IL"/>
        </w:rPr>
        <w:t>המזמין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hint="cs"/>
          <w:bCs/>
          <w:sz w:val="24"/>
          <w:szCs w:val="24"/>
          <w:rtl/>
          <w:lang w:eastAsia="he-IL"/>
        </w:rPr>
        <w:t xml:space="preserve">       </w:t>
      </w:r>
    </w:p>
    <w:p w14:paraId="7B1E8BA3" w14:textId="77777777" w:rsidR="006D2AE3" w:rsidRPr="006D2AE3" w:rsidRDefault="006D2AE3" w:rsidP="006D2AE3">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6D2AE3">
        <w:rPr>
          <w:rFonts w:ascii="Times New Roman" w:eastAsia="Times New Roman" w:hAnsi="Times New Roman" w:cs="David" w:hint="cs"/>
          <w:bCs/>
          <w:sz w:val="24"/>
          <w:szCs w:val="24"/>
          <w:rtl/>
          <w:lang w:eastAsia="he-IL"/>
        </w:rPr>
        <w:t xml:space="preserve">         מצד אחד;</w:t>
      </w:r>
    </w:p>
    <w:p w14:paraId="5DDFED9D" w14:textId="77777777" w:rsidR="006D2AE3" w:rsidRPr="006D2AE3" w:rsidRDefault="006D2AE3" w:rsidP="006D2AE3">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72AB948C" w14:textId="77777777" w:rsidR="006D2AE3" w:rsidRPr="006D2AE3" w:rsidRDefault="006D2AE3" w:rsidP="00990494">
      <w:pPr>
        <w:widowControl w:val="0"/>
        <w:tabs>
          <w:tab w:val="left" w:pos="5187"/>
        </w:tabs>
        <w:spacing w:before="0" w:beforeAutospacing="0" w:after="0" w:afterAutospacing="0" w:line="240" w:lineRule="auto"/>
        <w:ind w:left="3600" w:right="2977" w:firstLine="386"/>
        <w:outlineLvl w:val="1"/>
        <w:rPr>
          <w:rFonts w:ascii="Times New Roman" w:eastAsia="Times New Roman" w:hAnsi="Times New Roman" w:cs="David"/>
          <w:bCs/>
          <w:sz w:val="24"/>
          <w:szCs w:val="24"/>
          <w:rtl/>
          <w:lang w:eastAsia="he-IL"/>
        </w:rPr>
        <w:pPrChange w:id="6" w:author="Kook Sec" w:date="2021-08-01T14:07:00Z">
          <w:pPr>
            <w:widowControl w:val="0"/>
            <w:tabs>
              <w:tab w:val="left" w:pos="5187"/>
            </w:tabs>
            <w:spacing w:before="0" w:beforeAutospacing="0" w:after="0" w:afterAutospacing="0" w:line="240" w:lineRule="auto"/>
            <w:ind w:left="3600" w:right="2977" w:firstLine="737"/>
            <w:outlineLvl w:val="1"/>
          </w:pPr>
        </w:pPrChange>
      </w:pPr>
      <w:r w:rsidRPr="006D2AE3">
        <w:rPr>
          <w:rFonts w:ascii="Times New Roman" w:eastAsia="Times New Roman" w:hAnsi="Times New Roman" w:cs="David" w:hint="cs"/>
          <w:bCs/>
          <w:sz w:val="24"/>
          <w:szCs w:val="24"/>
          <w:rtl/>
          <w:lang w:eastAsia="he-IL"/>
        </w:rPr>
        <w:t>ל ב י ן</w:t>
      </w:r>
    </w:p>
    <w:p w14:paraId="3B6EAA02" w14:textId="77777777" w:rsidR="006D2AE3" w:rsidRPr="006D2AE3" w:rsidRDefault="006D2AE3" w:rsidP="00990494">
      <w:pPr>
        <w:widowControl w:val="0"/>
        <w:spacing w:before="0" w:beforeAutospacing="0" w:after="0" w:afterAutospacing="0" w:line="240" w:lineRule="auto"/>
        <w:ind w:firstLine="386"/>
        <w:jc w:val="center"/>
        <w:rPr>
          <w:rFonts w:ascii="Times New Roman" w:eastAsia="Times New Roman" w:hAnsi="Times New Roman" w:cs="David"/>
          <w:sz w:val="24"/>
          <w:szCs w:val="24"/>
          <w:rtl/>
          <w:lang w:eastAsia="he-IL"/>
        </w:rPr>
        <w:pPrChange w:id="7" w:author="Kook Sec" w:date="2021-08-01T14:07:00Z">
          <w:pPr>
            <w:widowControl w:val="0"/>
            <w:spacing w:before="0" w:beforeAutospacing="0" w:after="0" w:afterAutospacing="0" w:line="240" w:lineRule="auto"/>
            <w:jc w:val="center"/>
          </w:pPr>
        </w:pPrChange>
      </w:pPr>
    </w:p>
    <w:sdt>
      <w:sdtPr>
        <w:rPr>
          <w:rFonts w:ascii="Times New Roman" w:eastAsia="Times New Roman" w:hAnsi="Times New Roman" w:cs="David"/>
          <w:color w:val="800080"/>
          <w:sz w:val="24"/>
          <w:szCs w:val="24"/>
          <w:rtl/>
        </w:rPr>
        <w:alias w:val="צדדים נוספים"/>
        <w:tag w:val="cntTzadB_x002C__x0020_cntTzadC_x002C__x0020_cntTzadD"/>
        <w:id w:val="1815134555"/>
        <w:placeholder>
          <w:docPart w:val="740960676E614932B08A4771395CEE2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p w14:paraId="1F7CDEFA" w14:textId="77777777" w:rsidR="009441B2" w:rsidRDefault="00990494" w:rsidP="00990494">
          <w:pPr>
            <w:widowControl w:val="0"/>
            <w:spacing w:before="0" w:beforeAutospacing="0" w:after="0" w:afterAutospacing="0" w:line="240" w:lineRule="auto"/>
            <w:ind w:left="2186" w:right="540" w:firstLine="720"/>
            <w:rPr>
              <w:rFonts w:ascii="Times New Roman" w:eastAsia="Times New Roman" w:hAnsi="Times New Roman" w:cs="David"/>
              <w:color w:val="800080"/>
              <w:sz w:val="24"/>
              <w:szCs w:val="24"/>
              <w:rtl/>
            </w:rPr>
            <w:pPrChange w:id="8" w:author="Kook Sec" w:date="2021-08-01T14:07:00Z">
              <w:pPr>
                <w:widowControl w:val="0"/>
                <w:spacing w:before="0" w:beforeAutospacing="0" w:after="0" w:afterAutospacing="0" w:line="240" w:lineRule="auto"/>
                <w:ind w:left="2880" w:firstLine="720"/>
              </w:pPr>
            </w:pPrChange>
          </w:pPr>
          <w:del w:id="9" w:author="Kook Sec" w:date="2021-08-01T14:06:00Z">
            <w:r w:rsidDel="00990494">
              <w:rPr>
                <w:rFonts w:ascii="Times New Roman" w:eastAsia="Times New Roman" w:hAnsi="Times New Roman" w:cs="David"/>
                <w:color w:val="800080"/>
                <w:sz w:val="24"/>
                <w:szCs w:val="24"/>
                <w:rtl/>
              </w:rPr>
              <w:br/>
            </w:r>
          </w:del>
          <w:ins w:id="10" w:author="Kook Sec" w:date="2021-08-01T14:06:00Z">
            <w:r>
              <w:rPr>
                <w:rFonts w:ascii="Times New Roman" w:eastAsia="Times New Roman" w:hAnsi="Times New Roman" w:cs="David" w:hint="cs"/>
                <w:color w:val="800080"/>
                <w:sz w:val="24"/>
                <w:szCs w:val="24"/>
                <w:rtl/>
              </w:rPr>
              <w:t>טל ארליך פתרונות בע"מ</w:t>
            </w:r>
            <w:r>
              <w:rPr>
                <w:rFonts w:ascii="Times New Roman" w:eastAsia="Times New Roman" w:hAnsi="Times New Roman" w:cs="David"/>
                <w:color w:val="800080"/>
                <w:sz w:val="24"/>
                <w:szCs w:val="24"/>
                <w:rtl/>
              </w:rPr>
              <w:br/>
            </w:r>
            <w:r>
              <w:rPr>
                <w:rFonts w:ascii="Times New Roman" w:eastAsia="Times New Roman" w:hAnsi="Times New Roman" w:cs="David" w:hint="cs"/>
                <w:color w:val="800080"/>
                <w:sz w:val="24"/>
                <w:szCs w:val="24"/>
                <w:rtl/>
              </w:rPr>
              <w:t xml:space="preserve">              רח' </w:t>
            </w:r>
          </w:ins>
          <w:ins w:id="11" w:author="Kook Sec" w:date="2021-08-01T14:07:00Z">
            <w:r>
              <w:rPr>
                <w:rFonts w:ascii="Times New Roman" w:eastAsia="Times New Roman" w:hAnsi="Times New Roman" w:cs="David" w:hint="cs"/>
                <w:color w:val="800080"/>
                <w:sz w:val="24"/>
                <w:szCs w:val="24"/>
                <w:rtl/>
              </w:rPr>
              <w:t>הדולב א22, צורן</w:t>
            </w:r>
          </w:ins>
        </w:p>
      </w:sdtContent>
    </w:sdt>
    <w:p w14:paraId="1482E4E8" w14:textId="77777777" w:rsidR="006D2AE3" w:rsidRPr="006D2AE3" w:rsidRDefault="009441B2" w:rsidP="009441B2">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6D2AE3">
        <w:rPr>
          <w:rFonts w:ascii="Times New Roman" w:eastAsia="Times New Roman" w:hAnsi="Times New Roman" w:cs="David" w:hint="cs"/>
          <w:sz w:val="24"/>
          <w:szCs w:val="24"/>
          <w:rtl/>
          <w:lang w:eastAsia="he-IL"/>
        </w:rPr>
        <w:t xml:space="preserve"> </w:t>
      </w:r>
      <w:r w:rsidR="006D2AE3" w:rsidRPr="006D2AE3">
        <w:rPr>
          <w:rFonts w:ascii="Times New Roman" w:eastAsia="Times New Roman" w:hAnsi="Times New Roman" w:cs="David" w:hint="cs"/>
          <w:sz w:val="24"/>
          <w:szCs w:val="24"/>
          <w:rtl/>
          <w:lang w:eastAsia="he-IL"/>
        </w:rPr>
        <w:t>(להלן: "</w:t>
      </w:r>
      <w:r w:rsidR="006D2AE3" w:rsidRPr="006D2AE3">
        <w:rPr>
          <w:rFonts w:ascii="Times New Roman" w:eastAsia="Times New Roman" w:hAnsi="Times New Roman" w:cs="David" w:hint="cs"/>
          <w:b/>
          <w:bCs/>
          <w:sz w:val="24"/>
          <w:szCs w:val="24"/>
          <w:rtl/>
          <w:lang w:eastAsia="he-IL"/>
        </w:rPr>
        <w:t>היועץ</w:t>
      </w:r>
      <w:r w:rsidR="006D2AE3" w:rsidRPr="006D2AE3">
        <w:rPr>
          <w:rFonts w:ascii="Times New Roman" w:eastAsia="Times New Roman" w:hAnsi="Times New Roman" w:cs="David" w:hint="cs"/>
          <w:sz w:val="24"/>
          <w:szCs w:val="24"/>
          <w:rtl/>
          <w:lang w:eastAsia="he-IL"/>
        </w:rPr>
        <w:t>")</w:t>
      </w:r>
      <w:r w:rsidR="006D2AE3" w:rsidRPr="006D2AE3">
        <w:rPr>
          <w:rFonts w:ascii="Times New Roman" w:eastAsia="Times New Roman" w:hAnsi="Times New Roman" w:cs="David" w:hint="cs"/>
          <w:bCs/>
          <w:sz w:val="24"/>
          <w:szCs w:val="24"/>
          <w:rtl/>
          <w:lang w:eastAsia="he-IL"/>
        </w:rPr>
        <w:t xml:space="preserve">  </w:t>
      </w:r>
    </w:p>
    <w:p w14:paraId="7C9441B7" w14:textId="77777777" w:rsidR="006D2AE3" w:rsidRPr="006D2AE3" w:rsidRDefault="006D2AE3" w:rsidP="006D2AE3">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6D2AE3">
        <w:rPr>
          <w:rFonts w:ascii="Times New Roman" w:eastAsia="Times New Roman" w:hAnsi="Times New Roman" w:cs="David" w:hint="cs"/>
          <w:bCs/>
          <w:sz w:val="24"/>
          <w:szCs w:val="24"/>
          <w:rtl/>
          <w:lang w:eastAsia="he-IL"/>
        </w:rPr>
        <w:t xml:space="preserve">         מצד שני;</w:t>
      </w:r>
    </w:p>
    <w:p w14:paraId="5EA9F47A" w14:textId="77777777" w:rsidR="006D2AE3" w:rsidRPr="006D2AE3" w:rsidRDefault="006D2AE3" w:rsidP="006D2AE3">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3914D4D9" w14:textId="77777777" w:rsidR="006D2AE3" w:rsidRPr="006D2AE3" w:rsidRDefault="006D2AE3" w:rsidP="006D2AE3">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והואיל:</w:t>
      </w:r>
      <w:r w:rsidRPr="006D2AE3">
        <w:rPr>
          <w:rFonts w:ascii="Times New Roman" w:eastAsia="Times New Roman" w:hAnsi="Times New Roman" w:cs="David"/>
          <w:bCs/>
          <w:sz w:val="24"/>
          <w:szCs w:val="24"/>
          <w:rtl/>
          <w:lang w:eastAsia="he-IL"/>
        </w:rPr>
        <w:tab/>
      </w:r>
      <w:r w:rsidRPr="006D2AE3">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6F364B37" w14:textId="77777777" w:rsidR="006D2AE3" w:rsidRPr="006D2AE3" w:rsidRDefault="006D2AE3" w:rsidP="006D2AE3">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6D2AE3">
        <w:rPr>
          <w:rFonts w:ascii="Times New Roman" w:eastAsia="Times New Roman" w:hAnsi="Times New Roman" w:cs="David"/>
          <w:bCs/>
          <w:sz w:val="24"/>
          <w:szCs w:val="24"/>
          <w:rtl/>
          <w:lang w:eastAsia="he-IL"/>
        </w:rPr>
        <w:t>לפיכך הותנה והוסכם בין הצדדים כדלקמן:</w:t>
      </w:r>
    </w:p>
    <w:p w14:paraId="10F07AA3" w14:textId="77777777" w:rsidR="006D2AE3" w:rsidRPr="006D2AE3" w:rsidRDefault="006D2AE3" w:rsidP="006D2AE3">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u w:val="single"/>
          <w:rtl/>
          <w:lang w:eastAsia="he-IL"/>
        </w:rPr>
        <w:t>מבוא</w:t>
      </w:r>
    </w:p>
    <w:p w14:paraId="749D8A37" w14:textId="77777777" w:rsidR="006D2AE3" w:rsidRPr="006D2AE3" w:rsidRDefault="006D2AE3" w:rsidP="006D2AE3">
      <w:pPr>
        <w:widowControl w:val="0"/>
        <w:numPr>
          <w:ilvl w:val="1"/>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למונחים הבאים יהא הפרוש הנקוב </w:t>
      </w:r>
      <w:proofErr w:type="spellStart"/>
      <w:r w:rsidRPr="006D2AE3">
        <w:rPr>
          <w:rFonts w:ascii="Times New Roman" w:eastAsia="Times New Roman" w:hAnsi="Times New Roman" w:cs="David"/>
          <w:sz w:val="24"/>
          <w:szCs w:val="24"/>
          <w:rtl/>
          <w:lang w:eastAsia="he-IL"/>
        </w:rPr>
        <w:t>בצידם</w:t>
      </w:r>
      <w:proofErr w:type="spellEnd"/>
      <w:r w:rsidRPr="006D2AE3">
        <w:rPr>
          <w:rFonts w:ascii="Times New Roman" w:eastAsia="Times New Roman" w:hAnsi="Times New Roman" w:cs="David"/>
          <w:sz w:val="24"/>
          <w:szCs w:val="24"/>
          <w:rtl/>
          <w:lang w:eastAsia="he-IL"/>
        </w:rPr>
        <w:t xml:space="preserve"> דהיינו:</w:t>
      </w:r>
    </w:p>
    <w:p w14:paraId="5ACC595D"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C8D2883"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"הפרויקט"</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 xml:space="preserve">כמוגדר בנספח </w:t>
      </w:r>
      <w:r w:rsidRPr="006D2AE3">
        <w:rPr>
          <w:rFonts w:ascii="Times New Roman" w:eastAsia="Times New Roman" w:hAnsi="Times New Roman" w:cs="David"/>
          <w:b/>
          <w:bCs/>
          <w:sz w:val="24"/>
          <w:szCs w:val="24"/>
          <w:rtl/>
          <w:lang w:eastAsia="he-IL"/>
        </w:rPr>
        <w:t>א'</w:t>
      </w:r>
      <w:r w:rsidRPr="006D2AE3">
        <w:rPr>
          <w:rFonts w:ascii="Times New Roman" w:eastAsia="Times New Roman" w:hAnsi="Times New Roman" w:cs="David"/>
          <w:sz w:val="24"/>
          <w:szCs w:val="24"/>
          <w:rtl/>
          <w:lang w:eastAsia="he-IL"/>
        </w:rPr>
        <w:t xml:space="preserve"> </w:t>
      </w:r>
      <w:proofErr w:type="spellStart"/>
      <w:r w:rsidRPr="006D2AE3">
        <w:rPr>
          <w:rFonts w:ascii="Times New Roman" w:eastAsia="Times New Roman" w:hAnsi="Times New Roman" w:cs="David"/>
          <w:sz w:val="24"/>
          <w:szCs w:val="24"/>
          <w:rtl/>
          <w:lang w:eastAsia="he-IL"/>
        </w:rPr>
        <w:t>המצ"ב</w:t>
      </w:r>
      <w:proofErr w:type="spellEnd"/>
      <w:r w:rsidRPr="006D2AE3">
        <w:rPr>
          <w:rFonts w:ascii="Times New Roman" w:eastAsia="Times New Roman" w:hAnsi="Times New Roman" w:cs="David"/>
          <w:sz w:val="24"/>
          <w:szCs w:val="24"/>
          <w:rtl/>
          <w:lang w:eastAsia="he-IL"/>
        </w:rPr>
        <w:t>.</w:t>
      </w:r>
    </w:p>
    <w:p w14:paraId="7E5820B9"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5EC5238"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 xml:space="preserve">"התכנית" </w:t>
      </w:r>
      <w:r w:rsidRPr="006D2AE3">
        <w:rPr>
          <w:rFonts w:ascii="Times New Roman" w:eastAsia="Times New Roman" w:hAnsi="Times New Roman" w:cs="David"/>
          <w:sz w:val="24"/>
          <w:szCs w:val="24"/>
          <w:rtl/>
          <w:lang w:eastAsia="he-IL"/>
        </w:rPr>
        <w:t>/</w:t>
      </w:r>
    </w:p>
    <w:p w14:paraId="261AEF4F"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"המקרקעין"</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 xml:space="preserve">כמוגדר בנספח </w:t>
      </w:r>
      <w:r w:rsidRPr="006D2AE3">
        <w:rPr>
          <w:rFonts w:ascii="Times New Roman" w:eastAsia="Times New Roman" w:hAnsi="Times New Roman" w:cs="David"/>
          <w:b/>
          <w:bCs/>
          <w:sz w:val="24"/>
          <w:szCs w:val="24"/>
          <w:rtl/>
          <w:lang w:eastAsia="he-IL"/>
        </w:rPr>
        <w:t>א'</w:t>
      </w:r>
      <w:r w:rsidRPr="006D2AE3">
        <w:rPr>
          <w:rFonts w:ascii="Times New Roman" w:eastAsia="Times New Roman" w:hAnsi="Times New Roman" w:cs="David"/>
          <w:sz w:val="24"/>
          <w:szCs w:val="24"/>
          <w:rtl/>
          <w:lang w:eastAsia="he-IL"/>
        </w:rPr>
        <w:t xml:space="preserve"> </w:t>
      </w:r>
      <w:proofErr w:type="spellStart"/>
      <w:r w:rsidRPr="006D2AE3">
        <w:rPr>
          <w:rFonts w:ascii="Times New Roman" w:eastAsia="Times New Roman" w:hAnsi="Times New Roman" w:cs="David"/>
          <w:sz w:val="24"/>
          <w:szCs w:val="24"/>
          <w:rtl/>
          <w:lang w:eastAsia="he-IL"/>
        </w:rPr>
        <w:t>המצ"ב</w:t>
      </w:r>
      <w:proofErr w:type="spellEnd"/>
      <w:r w:rsidRPr="006D2AE3">
        <w:rPr>
          <w:rFonts w:ascii="Times New Roman" w:eastAsia="Times New Roman" w:hAnsi="Times New Roman" w:cs="David"/>
          <w:sz w:val="24"/>
          <w:szCs w:val="24"/>
          <w:rtl/>
          <w:lang w:eastAsia="he-IL"/>
        </w:rPr>
        <w:t>.</w:t>
      </w:r>
    </w:p>
    <w:p w14:paraId="725B6FAE"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8D85914"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"האתר"</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5EDE1946"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97C7770"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היועצים</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06FEB179"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3EB21C1"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התכניות</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שרותי היועץ,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6D2AE3">
        <w:rPr>
          <w:rFonts w:ascii="Times New Roman" w:eastAsia="Times New Roman" w:hAnsi="Times New Roman" w:cs="David"/>
          <w:b/>
          <w:bCs/>
          <w:sz w:val="24"/>
          <w:szCs w:val="24"/>
          <w:rtl/>
          <w:lang w:eastAsia="he-IL"/>
        </w:rPr>
        <w:t>ח'</w:t>
      </w:r>
      <w:r w:rsidRPr="006D2AE3">
        <w:rPr>
          <w:rFonts w:ascii="Times New Roman" w:eastAsia="Times New Roman" w:hAnsi="Times New Roman" w:cs="David"/>
          <w:sz w:val="24"/>
          <w:szCs w:val="24"/>
          <w:rtl/>
          <w:lang w:eastAsia="he-IL"/>
        </w:rPr>
        <w:t>. כל המסמכים שיערכו ע"י היועץ כאמור יערכו בשפה העברית.</w:t>
      </w:r>
    </w:p>
    <w:p w14:paraId="1E7AEF2A"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D35D015"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שירותי</w:t>
      </w:r>
    </w:p>
    <w:p w14:paraId="447CADD0"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 xml:space="preserve"> היועץ</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p>
    <w:p w14:paraId="7E24EBE3"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השירותים</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 xml:space="preserve">השירותים כמוגדר וכמפורט בחוזה זה ובנספח </w:t>
      </w:r>
      <w:r w:rsidRPr="006D2AE3">
        <w:rPr>
          <w:rFonts w:ascii="Times New Roman" w:eastAsia="Times New Roman" w:hAnsi="Times New Roman" w:cs="David"/>
          <w:b/>
          <w:bCs/>
          <w:sz w:val="24"/>
          <w:szCs w:val="24"/>
          <w:rtl/>
          <w:lang w:eastAsia="he-IL"/>
        </w:rPr>
        <w:t>ב'</w:t>
      </w:r>
      <w:r w:rsidRPr="006D2AE3">
        <w:rPr>
          <w:rFonts w:ascii="Times New Roman" w:eastAsia="Times New Roman" w:hAnsi="Times New Roman" w:cs="David" w:hint="cs"/>
          <w:b/>
          <w:bCs/>
          <w:sz w:val="24"/>
          <w:szCs w:val="24"/>
          <w:rtl/>
          <w:lang w:eastAsia="he-IL"/>
        </w:rPr>
        <w:t xml:space="preserve"> </w:t>
      </w:r>
      <w:proofErr w:type="spellStart"/>
      <w:r w:rsidRPr="006D2AE3">
        <w:rPr>
          <w:rFonts w:ascii="Times New Roman" w:eastAsia="Times New Roman" w:hAnsi="Times New Roman" w:cs="David" w:hint="cs"/>
          <w:sz w:val="24"/>
          <w:szCs w:val="24"/>
          <w:rtl/>
          <w:lang w:eastAsia="he-IL"/>
        </w:rPr>
        <w:t>המצ"ב</w:t>
      </w:r>
      <w:proofErr w:type="spellEnd"/>
      <w:r w:rsidRPr="006D2AE3">
        <w:rPr>
          <w:rFonts w:ascii="Times New Roman" w:eastAsia="Times New Roman" w:hAnsi="Times New Roman" w:cs="David"/>
          <w:sz w:val="24"/>
          <w:szCs w:val="24"/>
          <w:rtl/>
          <w:lang w:eastAsia="he-IL"/>
        </w:rPr>
        <w:t>.</w:t>
      </w:r>
    </w:p>
    <w:p w14:paraId="697A4FCF"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454AB38"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lastRenderedPageBreak/>
        <w:t>"</w:t>
      </w:r>
      <w:r w:rsidRPr="006D2AE3">
        <w:rPr>
          <w:rFonts w:ascii="Times New Roman" w:eastAsia="Times New Roman" w:hAnsi="Times New Roman" w:cs="David"/>
          <w:b/>
          <w:bCs/>
          <w:sz w:val="24"/>
          <w:szCs w:val="24"/>
          <w:rtl/>
          <w:lang w:eastAsia="he-IL"/>
        </w:rPr>
        <w:t>המנהל</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0F392FDB"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FED93FE"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מקום שמדובר בחוזה זה במזמין - גם המנהל במשמע.</w:t>
      </w:r>
    </w:p>
    <w:p w14:paraId="785329EC"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97C3AD9"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DEA50E7"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החוזה</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hint="cs"/>
          <w:sz w:val="24"/>
          <w:szCs w:val="24"/>
          <w:rtl/>
          <w:lang w:eastAsia="he-IL"/>
        </w:rPr>
        <w:t>/</w:t>
      </w:r>
    </w:p>
    <w:p w14:paraId="412E7EFE"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hint="cs"/>
          <w:b/>
          <w:bCs/>
          <w:sz w:val="24"/>
          <w:szCs w:val="24"/>
          <w:rtl/>
          <w:lang w:eastAsia="he-IL"/>
        </w:rPr>
        <w:t>ההסכם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חוזה זה על נספחיו.</w:t>
      </w:r>
    </w:p>
    <w:p w14:paraId="2FCA9E48"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0B26F8FD"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הדין</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כהגדרתו בחוק ה</w:t>
      </w:r>
      <w:r w:rsidRPr="006D2AE3">
        <w:rPr>
          <w:rFonts w:ascii="Times New Roman" w:eastAsia="Times New Roman" w:hAnsi="Times New Roman" w:cs="David" w:hint="cs"/>
          <w:sz w:val="24"/>
          <w:szCs w:val="24"/>
          <w:rtl/>
          <w:lang w:eastAsia="he-IL"/>
        </w:rPr>
        <w:t>פרשנות, התשמ"א-1981</w:t>
      </w:r>
      <w:r w:rsidRPr="006D2AE3">
        <w:rPr>
          <w:rFonts w:ascii="Times New Roman" w:eastAsia="Times New Roman" w:hAnsi="Times New Roman" w:cs="David"/>
          <w:sz w:val="24"/>
          <w:szCs w:val="24"/>
          <w:rtl/>
          <w:lang w:eastAsia="he-IL"/>
        </w:rPr>
        <w:t xml:space="preserve"> לרבות כל </w:t>
      </w:r>
      <w:r w:rsidRPr="006D2AE3">
        <w:rPr>
          <w:rFonts w:ascii="Times New Roman" w:eastAsia="Times New Roman" w:hAnsi="Times New Roman" w:cs="David" w:hint="cs"/>
          <w:sz w:val="24"/>
          <w:szCs w:val="24"/>
          <w:rtl/>
          <w:lang w:eastAsia="he-IL"/>
        </w:rPr>
        <w:t xml:space="preserve">תקנה ו/או </w:t>
      </w:r>
      <w:r w:rsidRPr="006D2AE3">
        <w:rPr>
          <w:rFonts w:ascii="Times New Roman" w:eastAsia="Times New Roman" w:hAnsi="Times New Roman" w:cs="David"/>
          <w:sz w:val="24"/>
          <w:szCs w:val="24"/>
          <w:rtl/>
          <w:lang w:eastAsia="he-IL"/>
        </w:rPr>
        <w:t>הוראה של רשות מוסמכת בתוקף סמכותה על פי הדין.</w:t>
      </w:r>
    </w:p>
    <w:p w14:paraId="712ACAAA"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1ADC3E9"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הרשות</w:t>
      </w:r>
    </w:p>
    <w:p w14:paraId="524187B4"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 xml:space="preserve"> המקומית</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 xml:space="preserve">כמוגדר בנספח </w:t>
      </w:r>
      <w:r w:rsidRPr="006D2AE3">
        <w:rPr>
          <w:rFonts w:ascii="Times New Roman" w:eastAsia="Times New Roman" w:hAnsi="Times New Roman" w:cs="David"/>
          <w:b/>
          <w:bCs/>
          <w:sz w:val="24"/>
          <w:szCs w:val="24"/>
          <w:rtl/>
          <w:lang w:eastAsia="he-IL"/>
        </w:rPr>
        <w:t>א'</w:t>
      </w:r>
      <w:r w:rsidRPr="006D2AE3">
        <w:rPr>
          <w:rFonts w:ascii="Times New Roman" w:eastAsia="Times New Roman" w:hAnsi="Times New Roman" w:cs="David"/>
          <w:sz w:val="24"/>
          <w:szCs w:val="24"/>
          <w:rtl/>
          <w:lang w:eastAsia="he-IL"/>
        </w:rPr>
        <w:t xml:space="preserve"> </w:t>
      </w:r>
      <w:proofErr w:type="spellStart"/>
      <w:r w:rsidRPr="006D2AE3">
        <w:rPr>
          <w:rFonts w:ascii="Times New Roman" w:eastAsia="Times New Roman" w:hAnsi="Times New Roman" w:cs="David"/>
          <w:sz w:val="24"/>
          <w:szCs w:val="24"/>
          <w:rtl/>
          <w:lang w:eastAsia="he-IL"/>
        </w:rPr>
        <w:t>המצ"ב</w:t>
      </w:r>
      <w:proofErr w:type="spellEnd"/>
      <w:r w:rsidRPr="006D2AE3">
        <w:rPr>
          <w:rFonts w:ascii="Times New Roman" w:eastAsia="Times New Roman" w:hAnsi="Times New Roman" w:cs="David"/>
          <w:sz w:val="24"/>
          <w:szCs w:val="24"/>
          <w:rtl/>
          <w:lang w:eastAsia="he-IL"/>
        </w:rPr>
        <w:t>.</w:t>
      </w:r>
    </w:p>
    <w:p w14:paraId="36FFD7DD"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008FA1A"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חוזה</w:t>
      </w:r>
    </w:p>
    <w:p w14:paraId="436F6F7E" w14:textId="77777777" w:rsidR="006D2AE3" w:rsidRPr="006D2AE3" w:rsidRDefault="006D2AE3" w:rsidP="006D2AE3">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 xml:space="preserve"> הפיתוח</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 xml:space="preserve">כמוגדר בנספח </w:t>
      </w:r>
      <w:r w:rsidRPr="006D2AE3">
        <w:rPr>
          <w:rFonts w:ascii="Times New Roman" w:eastAsia="Times New Roman" w:hAnsi="Times New Roman" w:cs="David"/>
          <w:b/>
          <w:bCs/>
          <w:sz w:val="24"/>
          <w:szCs w:val="24"/>
          <w:rtl/>
          <w:lang w:eastAsia="he-IL"/>
        </w:rPr>
        <w:t>א'</w:t>
      </w:r>
      <w:r w:rsidRPr="006D2AE3">
        <w:rPr>
          <w:rFonts w:ascii="Times New Roman" w:eastAsia="Times New Roman" w:hAnsi="Times New Roman" w:cs="David" w:hint="cs"/>
          <w:sz w:val="24"/>
          <w:szCs w:val="24"/>
          <w:rtl/>
          <w:lang w:eastAsia="he-IL"/>
        </w:rPr>
        <w:t xml:space="preserve"> </w:t>
      </w:r>
      <w:proofErr w:type="spellStart"/>
      <w:r w:rsidRPr="006D2AE3">
        <w:rPr>
          <w:rFonts w:ascii="Times New Roman" w:eastAsia="Times New Roman" w:hAnsi="Times New Roman" w:cs="David" w:hint="cs"/>
          <w:sz w:val="24"/>
          <w:szCs w:val="24"/>
          <w:rtl/>
          <w:lang w:eastAsia="he-IL"/>
        </w:rPr>
        <w:t>המצ"ב</w:t>
      </w:r>
      <w:proofErr w:type="spellEnd"/>
      <w:r w:rsidRPr="006D2AE3">
        <w:rPr>
          <w:rFonts w:ascii="Times New Roman" w:eastAsia="Times New Roman" w:hAnsi="Times New Roman" w:cs="David"/>
          <w:sz w:val="24"/>
          <w:szCs w:val="24"/>
          <w:rtl/>
          <w:lang w:eastAsia="he-IL"/>
        </w:rPr>
        <w:t>.</w:t>
      </w:r>
    </w:p>
    <w:p w14:paraId="25150985" w14:textId="77777777" w:rsidR="006D2AE3" w:rsidRPr="006D2AE3" w:rsidRDefault="006D2AE3" w:rsidP="006D2AE3">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331AF781"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הכותרות בחוזה זה </w:t>
      </w:r>
      <w:r w:rsidRPr="006D2AE3">
        <w:rPr>
          <w:rFonts w:ascii="Times New Roman" w:eastAsia="Times New Roman" w:hAnsi="Times New Roman" w:cs="David" w:hint="cs"/>
          <w:sz w:val="24"/>
          <w:szCs w:val="24"/>
          <w:rtl/>
          <w:lang w:eastAsia="he-IL"/>
        </w:rPr>
        <w:t xml:space="preserve">הינן לנוחיות בלבד ובכל מקרה </w:t>
      </w:r>
      <w:r w:rsidRPr="006D2AE3">
        <w:rPr>
          <w:rFonts w:ascii="Times New Roman" w:eastAsia="Times New Roman" w:hAnsi="Times New Roman" w:cs="David"/>
          <w:sz w:val="24"/>
          <w:szCs w:val="24"/>
          <w:rtl/>
          <w:lang w:eastAsia="he-IL"/>
        </w:rPr>
        <w:t xml:space="preserve">לא ישמשו </w:t>
      </w:r>
      <w:r w:rsidRPr="006D2AE3">
        <w:rPr>
          <w:rFonts w:ascii="Times New Roman" w:eastAsia="Times New Roman" w:hAnsi="Times New Roman" w:cs="David" w:hint="cs"/>
          <w:sz w:val="24"/>
          <w:szCs w:val="24"/>
          <w:rtl/>
          <w:lang w:eastAsia="he-IL"/>
        </w:rPr>
        <w:t>ל</w:t>
      </w:r>
      <w:r w:rsidRPr="006D2AE3">
        <w:rPr>
          <w:rFonts w:ascii="Times New Roman" w:eastAsia="Times New Roman" w:hAnsi="Times New Roman" w:cs="David"/>
          <w:sz w:val="24"/>
          <w:szCs w:val="24"/>
          <w:rtl/>
          <w:lang w:eastAsia="he-IL"/>
        </w:rPr>
        <w:t>פרש</w:t>
      </w:r>
      <w:r w:rsidRPr="006D2AE3">
        <w:rPr>
          <w:rFonts w:ascii="Times New Roman" w:eastAsia="Times New Roman" w:hAnsi="Times New Roman" w:cs="David" w:hint="cs"/>
          <w:sz w:val="24"/>
          <w:szCs w:val="24"/>
          <w:rtl/>
          <w:lang w:eastAsia="he-IL"/>
        </w:rPr>
        <w:t>נות</w:t>
      </w:r>
      <w:r w:rsidRPr="006D2AE3">
        <w:rPr>
          <w:rFonts w:ascii="Times New Roman" w:eastAsia="Times New Roman" w:hAnsi="Times New Roman" w:cs="David"/>
          <w:sz w:val="24"/>
          <w:szCs w:val="24"/>
          <w:rtl/>
          <w:lang w:eastAsia="he-IL"/>
        </w:rPr>
        <w:t>ו.</w:t>
      </w:r>
    </w:p>
    <w:p w14:paraId="2C95CE94"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הנספחים לחוזה זה מהווים חלק בלתי נפרד הימנו ואלה הם:</w:t>
      </w:r>
    </w:p>
    <w:p w14:paraId="0A22DEE2"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76CD32C7"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 xml:space="preserve">נספח א' </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נספח כללי;</w:t>
      </w:r>
    </w:p>
    <w:p w14:paraId="392202B7"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נספח ב'</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sz w:val="24"/>
          <w:szCs w:val="24"/>
          <w:rtl/>
          <w:lang w:eastAsia="he-IL"/>
        </w:rPr>
        <w:tab/>
        <w:t>שירותי היועץ;</w:t>
      </w:r>
    </w:p>
    <w:p w14:paraId="68CEFB39"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6D2AE3">
        <w:rPr>
          <w:rFonts w:ascii="Times New Roman" w:eastAsia="Times New Roman" w:hAnsi="Times New Roman" w:cs="David"/>
          <w:b/>
          <w:bCs/>
          <w:color w:val="000000"/>
          <w:sz w:val="24"/>
          <w:szCs w:val="24"/>
          <w:rtl/>
          <w:lang w:eastAsia="he-IL"/>
        </w:rPr>
        <w:t>נספח ג'</w:t>
      </w:r>
      <w:r w:rsidRPr="006D2AE3">
        <w:rPr>
          <w:rFonts w:ascii="Times New Roman" w:eastAsia="Times New Roman" w:hAnsi="Times New Roman" w:cs="David"/>
          <w:color w:val="000000"/>
          <w:sz w:val="24"/>
          <w:szCs w:val="24"/>
          <w:rtl/>
          <w:lang w:eastAsia="he-IL"/>
        </w:rPr>
        <w:t xml:space="preserve"> </w:t>
      </w:r>
      <w:r w:rsidRPr="006D2AE3">
        <w:rPr>
          <w:rFonts w:ascii="Times New Roman" w:eastAsia="Times New Roman" w:hAnsi="Times New Roman" w:cs="David"/>
          <w:color w:val="000000"/>
          <w:sz w:val="24"/>
          <w:szCs w:val="24"/>
          <w:lang w:eastAsia="he-IL"/>
        </w:rPr>
        <w:t>–</w:t>
      </w:r>
      <w:r w:rsidRPr="006D2AE3">
        <w:rPr>
          <w:rFonts w:ascii="Times New Roman" w:eastAsia="Times New Roman" w:hAnsi="Times New Roman" w:cs="David"/>
          <w:color w:val="000000"/>
          <w:sz w:val="24"/>
          <w:szCs w:val="24"/>
          <w:rtl/>
          <w:lang w:eastAsia="he-IL"/>
        </w:rPr>
        <w:t xml:space="preserve"> </w:t>
      </w:r>
      <w:r w:rsidRPr="006D2AE3">
        <w:rPr>
          <w:rFonts w:ascii="Times New Roman" w:eastAsia="Times New Roman" w:hAnsi="Times New Roman" w:cs="David"/>
          <w:color w:val="000000"/>
          <w:sz w:val="24"/>
          <w:szCs w:val="24"/>
          <w:rtl/>
          <w:lang w:eastAsia="he-IL"/>
        </w:rPr>
        <w:tab/>
        <w:t>לוח זמנים;</w:t>
      </w:r>
    </w:p>
    <w:p w14:paraId="6788A441"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6D2AE3">
        <w:rPr>
          <w:rFonts w:ascii="Times New Roman" w:eastAsia="Times New Roman" w:hAnsi="Times New Roman" w:cs="David"/>
          <w:b/>
          <w:bCs/>
          <w:color w:val="000000"/>
          <w:sz w:val="24"/>
          <w:szCs w:val="24"/>
          <w:rtl/>
          <w:lang w:eastAsia="he-IL"/>
        </w:rPr>
        <w:t>נספח ד'</w:t>
      </w:r>
      <w:r w:rsidRPr="006D2AE3">
        <w:rPr>
          <w:rFonts w:ascii="Times New Roman" w:eastAsia="Times New Roman" w:hAnsi="Times New Roman" w:cs="David"/>
          <w:color w:val="000000"/>
          <w:sz w:val="24"/>
          <w:szCs w:val="24"/>
          <w:rtl/>
          <w:lang w:eastAsia="he-IL"/>
        </w:rPr>
        <w:t xml:space="preserve"> - </w:t>
      </w:r>
      <w:r w:rsidRPr="006D2AE3">
        <w:rPr>
          <w:rFonts w:ascii="Times New Roman" w:eastAsia="Times New Roman" w:hAnsi="Times New Roman" w:cs="David"/>
          <w:color w:val="000000"/>
          <w:sz w:val="24"/>
          <w:szCs w:val="24"/>
          <w:rtl/>
          <w:lang w:eastAsia="he-IL"/>
        </w:rPr>
        <w:tab/>
        <w:t>שכר היועץ;</w:t>
      </w:r>
    </w:p>
    <w:p w14:paraId="001236B2"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6D2AE3">
        <w:rPr>
          <w:rFonts w:ascii="Times New Roman" w:eastAsia="Times New Roman" w:hAnsi="Times New Roman" w:cs="David"/>
          <w:b/>
          <w:bCs/>
          <w:color w:val="000000"/>
          <w:sz w:val="24"/>
          <w:szCs w:val="24"/>
          <w:rtl/>
          <w:lang w:eastAsia="he-IL"/>
        </w:rPr>
        <w:t>נספח ה'</w:t>
      </w:r>
      <w:r w:rsidRPr="006D2AE3">
        <w:rPr>
          <w:rFonts w:ascii="Times New Roman" w:eastAsia="Times New Roman" w:hAnsi="Times New Roman" w:cs="David"/>
          <w:color w:val="000000"/>
          <w:sz w:val="24"/>
          <w:szCs w:val="24"/>
          <w:rtl/>
          <w:lang w:eastAsia="he-IL"/>
        </w:rPr>
        <w:t xml:space="preserve"> - </w:t>
      </w:r>
      <w:r w:rsidRPr="006D2AE3">
        <w:rPr>
          <w:rFonts w:ascii="Times New Roman" w:eastAsia="Times New Roman" w:hAnsi="Times New Roman" w:cs="David"/>
          <w:color w:val="000000"/>
          <w:sz w:val="24"/>
          <w:szCs w:val="24"/>
          <w:rtl/>
          <w:lang w:eastAsia="he-IL"/>
        </w:rPr>
        <w:tab/>
        <w:t>תשלומי שכר היועץ;</w:t>
      </w:r>
    </w:p>
    <w:p w14:paraId="55C8FF6A"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 xml:space="preserve">נספח ו </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הצהרה והתחייבות לשמירת סודיות;</w:t>
      </w:r>
    </w:p>
    <w:p w14:paraId="1AFB5A8E" w14:textId="77777777" w:rsidR="008872EF" w:rsidRDefault="008872EF" w:rsidP="008872E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37CDC0EB" w14:textId="77777777" w:rsidR="008872EF" w:rsidRDefault="008872EF" w:rsidP="008872E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6B6ECE36"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נספח ח'</w:t>
      </w:r>
      <w:r w:rsidRPr="006D2AE3">
        <w:rPr>
          <w:rFonts w:ascii="Times New Roman" w:eastAsia="Times New Roman" w:hAnsi="Times New Roman" w:cs="David"/>
          <w:sz w:val="24"/>
          <w:szCs w:val="24"/>
          <w:rtl/>
          <w:lang w:eastAsia="he-IL"/>
        </w:rPr>
        <w:t xml:space="preserve"> - </w:t>
      </w:r>
      <w:r w:rsidRPr="006D2AE3">
        <w:rPr>
          <w:rFonts w:ascii="Times New Roman" w:eastAsia="Times New Roman" w:hAnsi="Times New Roman" w:cs="David"/>
          <w:sz w:val="24"/>
          <w:szCs w:val="24"/>
          <w:rtl/>
          <w:lang w:eastAsia="he-IL"/>
        </w:rPr>
        <w:tab/>
        <w:t>רשימת התכניות והמסמכים שעל היועץ להנפיק.</w:t>
      </w:r>
    </w:p>
    <w:p w14:paraId="14E9DB77"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נספח ט'</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sz w:val="24"/>
          <w:szCs w:val="24"/>
          <w:rtl/>
          <w:lang w:eastAsia="he-IL"/>
        </w:rPr>
        <w:tab/>
        <w:t>אישור להשלמת הפרויקט/קטע מהפרויקט.</w:t>
      </w:r>
    </w:p>
    <w:p w14:paraId="6A9522CB" w14:textId="77777777" w:rsidR="006D2AE3" w:rsidRPr="006D2AE3" w:rsidRDefault="006D2AE3" w:rsidP="006D2AE3">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 xml:space="preserve">נספח י' </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נספח היעדר תביעות.</w:t>
      </w:r>
    </w:p>
    <w:p w14:paraId="7664B948"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שירותי היועץ</w:t>
      </w:r>
    </w:p>
    <w:p w14:paraId="112502CF"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המזמין מוסר בזה ליועץ והיועץ מקבל על עצמו את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w:t>
      </w:r>
    </w:p>
    <w:p w14:paraId="53E97838"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מצהיר ומאשר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הינו מכיר ויודע את כל הנדרש למטרת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רותי היועץ וכי הינו מורשה על פי </w:t>
      </w:r>
      <w:r w:rsidRPr="006D2AE3">
        <w:rPr>
          <w:rFonts w:ascii="Times New Roman" w:eastAsia="Times New Roman" w:hAnsi="Times New Roman" w:cs="David" w:hint="cs"/>
          <w:sz w:val="24"/>
          <w:szCs w:val="24"/>
          <w:rtl/>
          <w:lang w:eastAsia="he-IL"/>
        </w:rPr>
        <w:t xml:space="preserve">כל </w:t>
      </w:r>
      <w:r w:rsidRPr="006D2AE3">
        <w:rPr>
          <w:rFonts w:ascii="Times New Roman" w:eastAsia="Times New Roman" w:hAnsi="Times New Roman" w:cs="David"/>
          <w:sz w:val="24"/>
          <w:szCs w:val="24"/>
          <w:rtl/>
          <w:lang w:eastAsia="he-IL"/>
        </w:rPr>
        <w:t>דין למתן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 היועץ, לרבות</w:t>
      </w:r>
      <w:r w:rsidRPr="006D2AE3">
        <w:rPr>
          <w:rFonts w:ascii="Times New Roman" w:eastAsia="Times New Roman" w:hAnsi="Times New Roman" w:cs="David" w:hint="cs"/>
          <w:sz w:val="24"/>
          <w:szCs w:val="24"/>
          <w:rtl/>
          <w:lang w:eastAsia="he-IL"/>
        </w:rPr>
        <w:t xml:space="preserve"> אך לא רק</w:t>
      </w:r>
      <w:r w:rsidRPr="006D2AE3">
        <w:rPr>
          <w:rFonts w:ascii="Times New Roman" w:eastAsia="Times New Roman" w:hAnsi="Times New Roman" w:cs="David"/>
          <w:sz w:val="24"/>
          <w:szCs w:val="24"/>
          <w:rtl/>
          <w:lang w:eastAsia="he-IL"/>
        </w:rPr>
        <w:t>,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חוק המהנדסים והאדריכלים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w:t>
      </w:r>
      <w:proofErr w:type="spellStart"/>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תשי"ח</w:t>
      </w:r>
      <w:proofErr w:type="spellEnd"/>
      <w:r w:rsidRPr="006D2AE3">
        <w:rPr>
          <w:rFonts w:ascii="Times New Roman" w:eastAsia="Times New Roman" w:hAnsi="Times New Roman" w:cs="David"/>
          <w:sz w:val="24"/>
          <w:szCs w:val="24"/>
          <w:rtl/>
          <w:lang w:eastAsia="he-IL"/>
        </w:rPr>
        <w:t xml:space="preserve"> - 1958, כי יש בידו ר</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שיון </w:t>
      </w:r>
      <w:r w:rsidRPr="006D2AE3">
        <w:rPr>
          <w:rFonts w:ascii="Times New Roman" w:eastAsia="Times New Roman" w:hAnsi="Times New Roman" w:cs="David" w:hint="cs"/>
          <w:sz w:val="24"/>
          <w:szCs w:val="24"/>
          <w:rtl/>
          <w:lang w:eastAsia="he-IL"/>
        </w:rPr>
        <w:t xml:space="preserve">בר </w:t>
      </w:r>
      <w:r w:rsidRPr="006D2AE3">
        <w:rPr>
          <w:rFonts w:ascii="Times New Roman" w:eastAsia="Times New Roman" w:hAnsi="Times New Roman" w:cs="David"/>
          <w:sz w:val="24"/>
          <w:szCs w:val="24"/>
          <w:rtl/>
          <w:lang w:eastAsia="he-IL"/>
        </w:rPr>
        <w:t>ת</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קף לביצוע שירותי </w:t>
      </w:r>
      <w:r w:rsidRPr="006D2AE3">
        <w:rPr>
          <w:rFonts w:ascii="Times New Roman" w:eastAsia="Times New Roman" w:hAnsi="Times New Roman" w:cs="David" w:hint="cs"/>
          <w:sz w:val="24"/>
          <w:szCs w:val="24"/>
          <w:rtl/>
          <w:lang w:eastAsia="he-IL"/>
        </w:rPr>
        <w:t xml:space="preserve"> היועץ על פי הדין</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כי הוא בעל הכישורים, הר</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שיונות, הידע, הניסיון והאמצעים המאפשרים לו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ביצועם ברמה מקצועית גבוהה ובהתאם למותנה בחוזה.</w:t>
      </w:r>
    </w:p>
    <w:p w14:paraId="3EB5DEF3"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מצהיר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ידוע לו שש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שיקול דעתו</w:t>
      </w:r>
      <w:r w:rsidRPr="006D2AE3">
        <w:rPr>
          <w:rFonts w:ascii="Times New Roman" w:eastAsia="Times New Roman" w:hAnsi="Times New Roman" w:cs="David" w:hint="cs"/>
          <w:sz w:val="24"/>
          <w:szCs w:val="24"/>
          <w:rtl/>
          <w:lang w:eastAsia="he-IL"/>
        </w:rPr>
        <w:t xml:space="preserve"> הבלעדי</w:t>
      </w:r>
      <w:r w:rsidRPr="006D2AE3">
        <w:rPr>
          <w:rFonts w:ascii="Times New Roman" w:eastAsia="Times New Roman" w:hAnsi="Times New Roman" w:cs="David"/>
          <w:sz w:val="24"/>
          <w:szCs w:val="24"/>
          <w:rtl/>
          <w:lang w:eastAsia="he-IL"/>
        </w:rPr>
        <w:t xml:space="preserve"> ו</w:t>
      </w:r>
      <w:r w:rsidRPr="006D2AE3">
        <w:rPr>
          <w:rFonts w:ascii="Times New Roman" w:eastAsia="Times New Roman" w:hAnsi="Times New Roman" w:cs="David" w:hint="cs"/>
          <w:sz w:val="24"/>
          <w:szCs w:val="24"/>
          <w:rtl/>
          <w:lang w:eastAsia="he-IL"/>
        </w:rPr>
        <w:t xml:space="preserve">כי </w:t>
      </w:r>
      <w:r w:rsidRPr="006D2AE3">
        <w:rPr>
          <w:rFonts w:ascii="Times New Roman" w:eastAsia="Times New Roman" w:hAnsi="Times New Roman" w:cs="David"/>
          <w:sz w:val="24"/>
          <w:szCs w:val="24"/>
          <w:rtl/>
          <w:lang w:eastAsia="he-IL"/>
        </w:rPr>
        <w:t xml:space="preserve">הם יינתנו על ידו בשלבי עבודה כמפורט בנספח </w:t>
      </w:r>
      <w:r w:rsidRPr="006D2AE3">
        <w:rPr>
          <w:rFonts w:ascii="Times New Roman" w:eastAsia="Times New Roman" w:hAnsi="Times New Roman" w:cs="David"/>
          <w:bCs/>
          <w:sz w:val="24"/>
          <w:szCs w:val="24"/>
          <w:rtl/>
          <w:lang w:eastAsia="he-IL"/>
        </w:rPr>
        <w:t>ב'</w:t>
      </w:r>
      <w:r w:rsidRPr="006D2AE3">
        <w:rPr>
          <w:rFonts w:ascii="Times New Roman" w:eastAsia="Times New Roman" w:hAnsi="Times New Roman" w:cs="David"/>
          <w:sz w:val="24"/>
          <w:szCs w:val="24"/>
          <w:rtl/>
          <w:lang w:eastAsia="he-IL"/>
        </w:rPr>
        <w:t xml:space="preserve"> </w:t>
      </w:r>
      <w:proofErr w:type="spellStart"/>
      <w:r w:rsidRPr="006D2AE3">
        <w:rPr>
          <w:rFonts w:ascii="Times New Roman" w:eastAsia="Times New Roman" w:hAnsi="Times New Roman" w:cs="David" w:hint="cs"/>
          <w:sz w:val="24"/>
          <w:szCs w:val="24"/>
          <w:rtl/>
          <w:lang w:eastAsia="he-IL"/>
        </w:rPr>
        <w:t>המצ"ב</w:t>
      </w:r>
      <w:proofErr w:type="spellEnd"/>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עוד</w:t>
      </w:r>
      <w:r w:rsidRPr="006D2AE3">
        <w:rPr>
          <w:rFonts w:ascii="Times New Roman" w:eastAsia="Times New Roman" w:hAnsi="Times New Roman" w:cs="David"/>
          <w:sz w:val="24"/>
          <w:szCs w:val="24"/>
          <w:rtl/>
          <w:lang w:eastAsia="he-IL"/>
        </w:rPr>
        <w:t xml:space="preserve"> מוסיף ומצהיר</w:t>
      </w:r>
      <w:r w:rsidRPr="006D2AE3">
        <w:rPr>
          <w:rFonts w:ascii="Times New Roman" w:eastAsia="Times New Roman" w:hAnsi="Times New Roman" w:cs="David" w:hint="cs"/>
          <w:sz w:val="24"/>
          <w:szCs w:val="24"/>
          <w:rtl/>
          <w:lang w:eastAsia="he-IL"/>
        </w:rPr>
        <w:t xml:space="preserve"> היועץ,</w:t>
      </w:r>
      <w:r w:rsidRPr="006D2AE3">
        <w:rPr>
          <w:rFonts w:ascii="Times New Roman" w:eastAsia="Times New Roman" w:hAnsi="Times New Roman" w:cs="David"/>
          <w:sz w:val="24"/>
          <w:szCs w:val="24"/>
          <w:rtl/>
          <w:lang w:eastAsia="he-IL"/>
        </w:rPr>
        <w:t xml:space="preserve"> כי ידוע לו שהמזמין אינו מתחייב להזמין מ</w:t>
      </w:r>
      <w:r w:rsidRPr="006D2AE3">
        <w:rPr>
          <w:rFonts w:ascii="Times New Roman" w:eastAsia="Times New Roman" w:hAnsi="Times New Roman" w:cs="David" w:hint="cs"/>
          <w:sz w:val="24"/>
          <w:szCs w:val="24"/>
          <w:rtl/>
          <w:lang w:eastAsia="he-IL"/>
        </w:rPr>
        <w:t>מנו</w:t>
      </w:r>
      <w:r w:rsidRPr="006D2AE3">
        <w:rPr>
          <w:rFonts w:ascii="Times New Roman" w:eastAsia="Times New Roman" w:hAnsi="Times New Roman" w:cs="David"/>
          <w:sz w:val="24"/>
          <w:szCs w:val="24"/>
          <w:rtl/>
          <w:lang w:eastAsia="he-IL"/>
        </w:rPr>
        <w:t xml:space="preserve"> שירותים נוספים מעבר לנקוב בחוזה זה ו</w:t>
      </w:r>
      <w:r w:rsidRPr="006D2AE3">
        <w:rPr>
          <w:rFonts w:ascii="Times New Roman" w:eastAsia="Times New Roman" w:hAnsi="Times New Roman" w:cs="David" w:hint="cs"/>
          <w:sz w:val="24"/>
          <w:szCs w:val="24"/>
          <w:rtl/>
          <w:lang w:eastAsia="he-IL"/>
        </w:rPr>
        <w:t xml:space="preserve">כמפורט </w:t>
      </w:r>
      <w:r w:rsidRPr="006D2AE3">
        <w:rPr>
          <w:rFonts w:ascii="Times New Roman" w:eastAsia="Times New Roman" w:hAnsi="Times New Roman" w:cs="David"/>
          <w:sz w:val="24"/>
          <w:szCs w:val="24"/>
          <w:rtl/>
          <w:lang w:eastAsia="he-IL"/>
        </w:rPr>
        <w:t xml:space="preserve">בנספח </w:t>
      </w:r>
      <w:r w:rsidRPr="006D2AE3">
        <w:rPr>
          <w:rFonts w:ascii="Times New Roman" w:eastAsia="Times New Roman" w:hAnsi="Times New Roman" w:cs="David"/>
          <w:bCs/>
          <w:sz w:val="24"/>
          <w:szCs w:val="24"/>
          <w:rtl/>
          <w:lang w:eastAsia="he-IL"/>
        </w:rPr>
        <w:t xml:space="preserve">ב' </w:t>
      </w:r>
      <w:proofErr w:type="spellStart"/>
      <w:r w:rsidRPr="006D2AE3">
        <w:rPr>
          <w:rFonts w:ascii="Times New Roman" w:eastAsia="Times New Roman" w:hAnsi="Times New Roman" w:cs="David" w:hint="cs"/>
          <w:sz w:val="24"/>
          <w:szCs w:val="24"/>
          <w:rtl/>
          <w:lang w:eastAsia="he-IL"/>
        </w:rPr>
        <w:t>המצ"ב</w:t>
      </w:r>
      <w:proofErr w:type="spellEnd"/>
      <w:r w:rsidRPr="006D2AE3">
        <w:rPr>
          <w:rFonts w:ascii="Times New Roman" w:eastAsia="Times New Roman" w:hAnsi="Times New Roman" w:cs="David"/>
          <w:sz w:val="24"/>
          <w:szCs w:val="24"/>
          <w:rtl/>
          <w:lang w:eastAsia="he-IL"/>
        </w:rPr>
        <w:t>.</w:t>
      </w:r>
    </w:p>
    <w:p w14:paraId="6236EB9D"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 לבצע את שרותי היועץ בזהירות, בנאמנות וברמה מקצועית גבוהה, תוך ציות לדין ולהנחת דעת המזמין, ותוך שמירת לוחות הזמנים והמסגרת התקציבית, שייקבעו על ידי המזמין.</w:t>
      </w:r>
    </w:p>
    <w:p w14:paraId="6FF9CFFB"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יבסס את שרותי היועץ על הנתונים, קווי היסוד, התקציב וההנחיות שיקבעו ע"י המזמין ובתאום מלא עם הגורמים השונים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כפי שיקבעו מ</w:t>
      </w:r>
      <w:r w:rsidRPr="006D2AE3">
        <w:rPr>
          <w:rFonts w:ascii="Times New Roman" w:eastAsia="Times New Roman" w:hAnsi="Times New Roman" w:cs="David" w:hint="cs"/>
          <w:sz w:val="24"/>
          <w:szCs w:val="24"/>
          <w:rtl/>
          <w:lang w:eastAsia="he-IL"/>
        </w:rPr>
        <w:t>עת לעת</w:t>
      </w:r>
      <w:r w:rsidRPr="006D2AE3">
        <w:rPr>
          <w:rFonts w:ascii="Times New Roman" w:eastAsia="Times New Roman" w:hAnsi="Times New Roman" w:cs="David"/>
          <w:sz w:val="24"/>
          <w:szCs w:val="24"/>
          <w:rtl/>
          <w:lang w:eastAsia="he-IL"/>
        </w:rPr>
        <w:t xml:space="preserve"> ע"י המזמין ויהיה חייב </w:t>
      </w:r>
      <w:r w:rsidRPr="006D2AE3">
        <w:rPr>
          <w:rFonts w:ascii="Times New Roman" w:eastAsia="Times New Roman" w:hAnsi="Times New Roman" w:cs="David"/>
          <w:sz w:val="24"/>
          <w:szCs w:val="24"/>
          <w:rtl/>
          <w:lang w:eastAsia="he-IL"/>
        </w:rPr>
        <w:lastRenderedPageBreak/>
        <w:t>לנהוג לפיהם ולקיימם ללא סטייה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אלא אם כן ק</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בל הוראה</w:t>
      </w:r>
      <w:r w:rsidRPr="006D2AE3">
        <w:rPr>
          <w:rFonts w:ascii="Times New Roman" w:eastAsia="Times New Roman" w:hAnsi="Times New Roman" w:cs="David" w:hint="cs"/>
          <w:sz w:val="24"/>
          <w:szCs w:val="24"/>
          <w:rtl/>
          <w:lang w:eastAsia="he-IL"/>
        </w:rPr>
        <w:t xml:space="preserve"> מפורשת</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בכתב מהמזמין.</w:t>
      </w:r>
    </w:p>
    <w:p w14:paraId="5DACCA3E"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רותי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הכל כפי שיקבע ע"י המנהל. כן מתחייב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להשתתף בת</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אום מראש בכל ישיבות התיאום אליהן יוזמן.</w:t>
      </w:r>
    </w:p>
    <w:p w14:paraId="48D78251"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ישמור על נוהלי קשר, תיאום, ר</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שום וצורת המסמכים לפי דרישת המנהל.</w:t>
      </w:r>
    </w:p>
    <w:p w14:paraId="0EAF3672"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עוד לא יקבע אחרת ע"י המזמין, יהיה המנהל כ</w:t>
      </w:r>
      <w:r w:rsidRPr="006D2AE3">
        <w:rPr>
          <w:rFonts w:ascii="Times New Roman" w:eastAsia="Times New Roman" w:hAnsi="Times New Roman" w:cs="David" w:hint="cs"/>
          <w:sz w:val="24"/>
          <w:szCs w:val="24"/>
          <w:rtl/>
          <w:lang w:eastAsia="he-IL"/>
        </w:rPr>
        <w:t>הגדרתו</w:t>
      </w:r>
      <w:r w:rsidRPr="006D2AE3">
        <w:rPr>
          <w:rFonts w:ascii="Times New Roman" w:eastAsia="Times New Roman" w:hAnsi="Times New Roman" w:cs="David"/>
          <w:sz w:val="24"/>
          <w:szCs w:val="24"/>
          <w:rtl/>
          <w:lang w:eastAsia="he-IL"/>
        </w:rPr>
        <w:t xml:space="preserve"> בנספח </w:t>
      </w:r>
      <w:r w:rsidRPr="006D2AE3">
        <w:rPr>
          <w:rFonts w:ascii="Times New Roman" w:eastAsia="Times New Roman" w:hAnsi="Times New Roman" w:cs="David"/>
          <w:bCs/>
          <w:sz w:val="24"/>
          <w:szCs w:val="24"/>
          <w:rtl/>
          <w:lang w:eastAsia="he-IL"/>
        </w:rPr>
        <w:t xml:space="preserve">א' </w:t>
      </w:r>
      <w:r w:rsidRPr="006D2AE3">
        <w:rPr>
          <w:rFonts w:ascii="Times New Roman" w:eastAsia="Times New Roman" w:hAnsi="Times New Roman" w:cs="David"/>
          <w:sz w:val="24"/>
          <w:szCs w:val="24"/>
          <w:rtl/>
          <w:lang w:eastAsia="he-IL"/>
        </w:rPr>
        <w:t>ועל היועץ להיות</w:t>
      </w:r>
      <w:r w:rsidRPr="006D2AE3">
        <w:rPr>
          <w:rFonts w:ascii="Times New Roman" w:eastAsia="Times New Roman" w:hAnsi="Times New Roman" w:cs="David" w:hint="cs"/>
          <w:sz w:val="24"/>
          <w:szCs w:val="24"/>
          <w:rtl/>
          <w:lang w:eastAsia="he-IL"/>
        </w:rPr>
        <w:t xml:space="preserve"> עמו</w:t>
      </w:r>
      <w:r w:rsidRPr="006D2AE3">
        <w:rPr>
          <w:rFonts w:ascii="Times New Roman" w:eastAsia="Times New Roman" w:hAnsi="Times New Roman" w:cs="David"/>
          <w:sz w:val="24"/>
          <w:szCs w:val="24"/>
          <w:rtl/>
          <w:lang w:eastAsia="he-IL"/>
        </w:rPr>
        <w:t xml:space="preserve"> בקשר מתמי</w:t>
      </w:r>
      <w:r w:rsidRPr="006D2AE3">
        <w:rPr>
          <w:rFonts w:ascii="Times New Roman" w:eastAsia="Times New Roman" w:hAnsi="Times New Roman" w:cs="David" w:hint="cs"/>
          <w:sz w:val="24"/>
          <w:szCs w:val="24"/>
          <w:rtl/>
          <w:lang w:eastAsia="he-IL"/>
        </w:rPr>
        <w:t>ד</w:t>
      </w:r>
      <w:r w:rsidRPr="006D2AE3">
        <w:rPr>
          <w:rFonts w:ascii="Times New Roman" w:eastAsia="Times New Roman" w:hAnsi="Times New Roman" w:cs="David"/>
          <w:sz w:val="24"/>
          <w:szCs w:val="24"/>
          <w:rtl/>
          <w:lang w:eastAsia="he-IL"/>
        </w:rPr>
        <w:t xml:space="preserve"> ולתאם עמו את כל פעולותיו, אלא אם נקבע </w:t>
      </w:r>
      <w:r w:rsidRPr="006D2AE3">
        <w:rPr>
          <w:rFonts w:ascii="Times New Roman" w:eastAsia="Times New Roman" w:hAnsi="Times New Roman" w:cs="David" w:hint="cs"/>
          <w:sz w:val="24"/>
          <w:szCs w:val="24"/>
          <w:rtl/>
          <w:lang w:eastAsia="he-IL"/>
        </w:rPr>
        <w:t xml:space="preserve">מפורשות </w:t>
      </w:r>
      <w:r w:rsidRPr="006D2AE3">
        <w:rPr>
          <w:rFonts w:ascii="Times New Roman" w:eastAsia="Times New Roman" w:hAnsi="Times New Roman" w:cs="David"/>
          <w:sz w:val="24"/>
          <w:szCs w:val="24"/>
          <w:rtl/>
          <w:lang w:eastAsia="he-IL"/>
        </w:rPr>
        <w:t>אחרת ע"י המזמין.</w:t>
      </w:r>
    </w:p>
    <w:p w14:paraId="72C85ECB"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מצהיר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ידועות לו הוראות כל התכניות הקיימות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6D2AE3">
        <w:rPr>
          <w:rFonts w:ascii="Times New Roman" w:eastAsia="Times New Roman" w:hAnsi="Times New Roman" w:cs="David" w:hint="cs"/>
          <w:sz w:val="24"/>
          <w:szCs w:val="24"/>
          <w:rtl/>
          <w:lang w:eastAsia="he-IL"/>
        </w:rPr>
        <w:t>יהם של</w:t>
      </w:r>
      <w:r w:rsidRPr="006D2AE3">
        <w:rPr>
          <w:rFonts w:ascii="Times New Roman" w:eastAsia="Times New Roman" w:hAnsi="Times New Roman" w:cs="David"/>
          <w:sz w:val="24"/>
          <w:szCs w:val="24"/>
          <w:rtl/>
          <w:lang w:eastAsia="he-IL"/>
        </w:rPr>
        <w:t xml:space="preserve"> הדין</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הנהלים</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התקנים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התקנות החלים בקשר עם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שרותי היועץ והוא מתחייב לפעול בהתאם לקבוע בהם. כמו כן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מצהיר היועץ כי </w:t>
      </w:r>
      <w:r w:rsidRPr="006D2AE3">
        <w:rPr>
          <w:rFonts w:ascii="Times New Roman" w:eastAsia="Times New Roman" w:hAnsi="Times New Roman" w:cs="David" w:hint="cs"/>
          <w:sz w:val="24"/>
          <w:szCs w:val="24"/>
          <w:rtl/>
          <w:lang w:eastAsia="he-IL"/>
        </w:rPr>
        <w:t xml:space="preserve">הוא </w:t>
      </w:r>
      <w:r w:rsidRPr="006D2AE3">
        <w:rPr>
          <w:rFonts w:ascii="Times New Roman" w:eastAsia="Times New Roman" w:hAnsi="Times New Roman" w:cs="David"/>
          <w:sz w:val="24"/>
          <w:szCs w:val="24"/>
          <w:rtl/>
          <w:lang w:eastAsia="he-IL"/>
        </w:rPr>
        <w:t xml:space="preserve">בדק בעצמו את כל הנושאים הרלוונטיים </w:t>
      </w:r>
      <w:r w:rsidRPr="006D2AE3">
        <w:rPr>
          <w:rFonts w:ascii="Times New Roman" w:eastAsia="Times New Roman" w:hAnsi="Times New Roman" w:cs="David" w:hint="cs"/>
          <w:sz w:val="24"/>
          <w:szCs w:val="24"/>
          <w:rtl/>
          <w:lang w:eastAsia="he-IL"/>
        </w:rPr>
        <w:t xml:space="preserve">ו/או </w:t>
      </w:r>
      <w:r w:rsidRPr="006D2AE3">
        <w:rPr>
          <w:rFonts w:ascii="Times New Roman" w:eastAsia="Times New Roman" w:hAnsi="Times New Roman" w:cs="David"/>
          <w:sz w:val="24"/>
          <w:szCs w:val="24"/>
          <w:rtl/>
          <w:lang w:eastAsia="he-IL"/>
        </w:rPr>
        <w:t xml:space="preserve">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w:t>
      </w:r>
      <w:proofErr w:type="spellStart"/>
      <w:r w:rsidRPr="006D2AE3">
        <w:rPr>
          <w:rFonts w:ascii="Times New Roman" w:eastAsia="Times New Roman" w:hAnsi="Times New Roman" w:cs="David"/>
          <w:sz w:val="24"/>
          <w:szCs w:val="24"/>
          <w:rtl/>
          <w:lang w:eastAsia="he-IL"/>
        </w:rPr>
        <w:t>הכל</w:t>
      </w:r>
      <w:proofErr w:type="spellEnd"/>
      <w:r w:rsidRPr="006D2AE3">
        <w:rPr>
          <w:rFonts w:ascii="Times New Roman" w:eastAsia="Times New Roman" w:hAnsi="Times New Roman" w:cs="David"/>
          <w:sz w:val="24"/>
          <w:szCs w:val="24"/>
          <w:rtl/>
          <w:lang w:eastAsia="he-IL"/>
        </w:rPr>
        <w:t xml:space="preserve"> מתאים למטרותיו, ויש בידיו את כל הנתונים הנוגעים לאתר, כנדרש לשם ביצוע שירותי היועץ.</w:t>
      </w:r>
    </w:p>
    <w:p w14:paraId="0BE99878"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להפיק את כל התכניות </w:t>
      </w:r>
      <w:r w:rsidRPr="006D2AE3">
        <w:rPr>
          <w:rFonts w:ascii="Times New Roman" w:eastAsia="Times New Roman" w:hAnsi="Times New Roman" w:cs="David" w:hint="cs"/>
          <w:sz w:val="24"/>
          <w:szCs w:val="24"/>
          <w:rtl/>
          <w:lang w:eastAsia="he-IL"/>
        </w:rPr>
        <w:t>נשוא</w:t>
      </w:r>
      <w:r w:rsidRPr="006D2AE3">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באמצעות מחשב בתוכנה או בקבצים במתכונת הקבועה בנספח </w:t>
      </w:r>
      <w:r w:rsidRPr="006D2AE3">
        <w:rPr>
          <w:rFonts w:ascii="Times New Roman" w:eastAsia="Times New Roman" w:hAnsi="Times New Roman" w:cs="David"/>
          <w:b/>
          <w:bCs/>
          <w:sz w:val="24"/>
          <w:szCs w:val="24"/>
          <w:rtl/>
          <w:lang w:eastAsia="he-IL"/>
        </w:rPr>
        <w:t>א'</w:t>
      </w:r>
      <w:r w:rsidRPr="006D2AE3">
        <w:rPr>
          <w:rFonts w:ascii="Times New Roman" w:eastAsia="Times New Roman" w:hAnsi="Times New Roman" w:cs="David"/>
          <w:sz w:val="24"/>
          <w:szCs w:val="24"/>
          <w:rtl/>
          <w:lang w:eastAsia="he-IL"/>
        </w:rPr>
        <w:t xml:space="preserve"> </w:t>
      </w:r>
      <w:proofErr w:type="spellStart"/>
      <w:r w:rsidRPr="006D2AE3">
        <w:rPr>
          <w:rFonts w:ascii="Times New Roman" w:eastAsia="Times New Roman" w:hAnsi="Times New Roman" w:cs="David" w:hint="cs"/>
          <w:sz w:val="24"/>
          <w:szCs w:val="24"/>
          <w:rtl/>
          <w:lang w:eastAsia="he-IL"/>
        </w:rPr>
        <w:t>המצ"ב</w:t>
      </w:r>
      <w:proofErr w:type="spellEnd"/>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וע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6D2AE3">
        <w:rPr>
          <w:rFonts w:ascii="Times New Roman" w:eastAsia="Times New Roman" w:hAnsi="Times New Roman" w:cs="David" w:hint="cs"/>
          <w:sz w:val="24"/>
          <w:szCs w:val="24"/>
          <w:rtl/>
          <w:lang w:eastAsia="he-IL"/>
        </w:rPr>
        <w:t xml:space="preserve"> בנספח </w:t>
      </w:r>
      <w:r w:rsidRPr="006D2AE3">
        <w:rPr>
          <w:rFonts w:ascii="Times New Roman" w:eastAsia="Times New Roman" w:hAnsi="Times New Roman" w:cs="David" w:hint="cs"/>
          <w:b/>
          <w:bCs/>
          <w:sz w:val="24"/>
          <w:szCs w:val="24"/>
          <w:rtl/>
          <w:lang w:eastAsia="he-IL"/>
        </w:rPr>
        <w:t>א'</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כאמור.</w:t>
      </w:r>
    </w:p>
    <w:p w14:paraId="1B8AFDDA"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לא יגיש ליועצים</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לקבלנים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6D2AE3">
        <w:rPr>
          <w:rFonts w:ascii="Times New Roman" w:eastAsia="Times New Roman" w:hAnsi="Times New Roman" w:cs="David" w:hint="cs"/>
          <w:sz w:val="24"/>
          <w:szCs w:val="24"/>
          <w:rtl/>
          <w:lang w:eastAsia="he-IL"/>
        </w:rPr>
        <w:t xml:space="preserve">מפורשות על פי </w:t>
      </w:r>
      <w:r w:rsidRPr="006D2AE3">
        <w:rPr>
          <w:rFonts w:ascii="Times New Roman" w:eastAsia="Times New Roman" w:hAnsi="Times New Roman" w:cs="David"/>
          <w:sz w:val="24"/>
          <w:szCs w:val="24"/>
          <w:rtl/>
          <w:lang w:eastAsia="he-IL"/>
        </w:rPr>
        <w:t>חוזה זה.</w:t>
      </w:r>
    </w:p>
    <w:p w14:paraId="3E3947E5"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אין לו ולא תהינה לו </w:t>
      </w:r>
      <w:r w:rsidRPr="006D2AE3">
        <w:rPr>
          <w:rFonts w:ascii="Times New Roman" w:eastAsia="Times New Roman" w:hAnsi="Times New Roman" w:cs="David" w:hint="cs"/>
          <w:sz w:val="24"/>
          <w:szCs w:val="24"/>
          <w:rtl/>
          <w:lang w:eastAsia="he-IL"/>
        </w:rPr>
        <w:t xml:space="preserve">כל </w:t>
      </w:r>
      <w:r w:rsidRPr="006D2AE3">
        <w:rPr>
          <w:rFonts w:ascii="Times New Roman" w:eastAsia="Times New Roman" w:hAnsi="Times New Roman" w:cs="David"/>
          <w:sz w:val="24"/>
          <w:szCs w:val="24"/>
          <w:rtl/>
          <w:lang w:eastAsia="he-IL"/>
        </w:rPr>
        <w:t>תביעות ו/או טענות</w:t>
      </w:r>
      <w:r w:rsidRPr="006D2AE3">
        <w:rPr>
          <w:rFonts w:ascii="Times New Roman" w:eastAsia="Times New Roman" w:hAnsi="Times New Roman" w:cs="David" w:hint="cs"/>
          <w:sz w:val="24"/>
          <w:szCs w:val="24"/>
          <w:rtl/>
          <w:lang w:eastAsia="he-IL"/>
        </w:rPr>
        <w:t xml:space="preserve"> ו/או דרישות ו/או תלונות</w:t>
      </w:r>
      <w:r w:rsidRPr="006D2AE3">
        <w:rPr>
          <w:rFonts w:ascii="Times New Roman" w:eastAsia="Times New Roman" w:hAnsi="Times New Roman" w:cs="David"/>
          <w:sz w:val="24"/>
          <w:szCs w:val="24"/>
          <w:rtl/>
          <w:lang w:eastAsia="he-IL"/>
        </w:rPr>
        <w:t xml:space="preserve"> כלפי המזמין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כלפי המתכננים האחרים בגין מסירת העבודות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כאמור. משמסר המזמין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 xml:space="preserve">ביצוע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368802C5"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6D2AE3">
        <w:rPr>
          <w:rFonts w:ascii="Times New Roman" w:eastAsia="Times New Roman" w:hAnsi="Times New Roman" w:cs="David"/>
          <w:sz w:val="24"/>
          <w:szCs w:val="24"/>
          <w:lang w:eastAsia="he-IL"/>
        </w:rPr>
        <w:t>view</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hint="cs"/>
          <w:sz w:val="24"/>
          <w:szCs w:val="24"/>
          <w:rtl/>
          <w:lang w:eastAsia="he-IL"/>
        </w:rPr>
        <w:t>", "</w:t>
      </w:r>
      <w:proofErr w:type="spellStart"/>
      <w:r w:rsidRPr="006D2AE3">
        <w:rPr>
          <w:rFonts w:ascii="Times New Roman" w:eastAsia="Times New Roman" w:hAnsi="Times New Roman" w:cs="David" w:hint="cs"/>
          <w:sz w:val="24"/>
          <w:szCs w:val="24"/>
          <w:rtl/>
          <w:lang w:eastAsia="he-IL"/>
        </w:rPr>
        <w:t>רמדורנט</w:t>
      </w:r>
      <w:proofErr w:type="spellEnd"/>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של </w:t>
      </w:r>
      <w:proofErr w:type="spellStart"/>
      <w:r w:rsidRPr="006D2AE3">
        <w:rPr>
          <w:rFonts w:ascii="Times New Roman" w:eastAsia="Times New Roman" w:hAnsi="Times New Roman" w:cs="David"/>
          <w:sz w:val="24"/>
          <w:szCs w:val="24"/>
          <w:rtl/>
          <w:lang w:eastAsia="he-IL"/>
        </w:rPr>
        <w:t>רמדור</w:t>
      </w:r>
      <w:proofErr w:type="spellEnd"/>
      <w:r w:rsidRPr="006D2AE3">
        <w:rPr>
          <w:rFonts w:ascii="Times New Roman" w:eastAsia="Times New Roman" w:hAnsi="Times New Roman" w:cs="David"/>
          <w:sz w:val="24"/>
          <w:szCs w:val="24"/>
          <w:rtl/>
          <w:lang w:eastAsia="he-IL"/>
        </w:rPr>
        <w:t xml:space="preserve"> או אחרת המאושרת ע"י המזמין ויפעל במערכת זו ללא כל תמורה נוספת</w:t>
      </w:r>
      <w:r w:rsidRPr="006D2AE3">
        <w:rPr>
          <w:rFonts w:ascii="Times New Roman" w:eastAsia="Times New Roman" w:hAnsi="Times New Roman" w:cs="David" w:hint="cs"/>
          <w:sz w:val="24"/>
          <w:szCs w:val="24"/>
          <w:rtl/>
          <w:lang w:eastAsia="he-IL"/>
        </w:rPr>
        <w:t>.</w:t>
      </w:r>
    </w:p>
    <w:p w14:paraId="1ADF0C98"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צוות עובדים ואמצעים</w:t>
      </w:r>
    </w:p>
    <w:p w14:paraId="79F2F291"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במשך כל תקופת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שרותי היועץ יקיים משרד מאויש</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מאורגן ומצויד</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באופן שיאפשר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בהתאם להוראות חוזה זה.</w:t>
      </w:r>
    </w:p>
    <w:p w14:paraId="78508C39"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שהרכבם המספרי והמקצועי של צוות עובדיו, כמפורט בנספח </w:t>
      </w:r>
      <w:r w:rsidRPr="006D2AE3">
        <w:rPr>
          <w:rFonts w:ascii="Times New Roman" w:eastAsia="Times New Roman" w:hAnsi="Times New Roman" w:cs="David"/>
          <w:bCs/>
          <w:sz w:val="24"/>
          <w:szCs w:val="24"/>
          <w:rtl/>
          <w:lang w:eastAsia="he-IL"/>
        </w:rPr>
        <w:t>א'</w:t>
      </w:r>
      <w:r w:rsidRPr="006D2AE3">
        <w:rPr>
          <w:rFonts w:ascii="Times New Roman" w:eastAsia="Times New Roman" w:hAnsi="Times New Roman" w:cs="David" w:hint="cs"/>
          <w:bCs/>
          <w:sz w:val="24"/>
          <w:szCs w:val="24"/>
          <w:rtl/>
          <w:lang w:eastAsia="he-IL"/>
        </w:rPr>
        <w:t xml:space="preserve"> </w:t>
      </w:r>
      <w:proofErr w:type="spellStart"/>
      <w:r w:rsidRPr="006D2AE3">
        <w:rPr>
          <w:rFonts w:ascii="Times New Roman" w:eastAsia="Times New Roman" w:hAnsi="Times New Roman" w:cs="David" w:hint="cs"/>
          <w:b/>
          <w:sz w:val="24"/>
          <w:szCs w:val="24"/>
          <w:rtl/>
          <w:lang w:eastAsia="he-IL"/>
        </w:rPr>
        <w:t>המצ"ב</w:t>
      </w:r>
      <w:proofErr w:type="spellEnd"/>
      <w:r w:rsidRPr="006D2AE3">
        <w:rPr>
          <w:rFonts w:ascii="Times New Roman" w:eastAsia="Times New Roman" w:hAnsi="Times New Roman" w:cs="David" w:hint="cs"/>
          <w:b/>
          <w:sz w:val="24"/>
          <w:szCs w:val="24"/>
          <w:rtl/>
          <w:lang w:eastAsia="he-IL"/>
        </w:rPr>
        <w:t>,</w:t>
      </w:r>
      <w:r w:rsidRPr="006D2AE3">
        <w:rPr>
          <w:rFonts w:ascii="Times New Roman" w:eastAsia="Times New Roman" w:hAnsi="Times New Roman" w:cs="David"/>
          <w:sz w:val="24"/>
          <w:szCs w:val="24"/>
          <w:rtl/>
          <w:lang w:eastAsia="he-IL"/>
        </w:rPr>
        <w:t xml:space="preserve"> יתאים לביצוע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ברמה ובמועדים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4520681C"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על פי שיקול דעתו </w:t>
      </w:r>
      <w:r w:rsidRPr="006D2AE3">
        <w:rPr>
          <w:rFonts w:ascii="Times New Roman" w:eastAsia="Times New Roman" w:hAnsi="Times New Roman" w:cs="David" w:hint="cs"/>
          <w:sz w:val="24"/>
          <w:szCs w:val="24"/>
          <w:rtl/>
          <w:lang w:eastAsia="he-IL"/>
        </w:rPr>
        <w:t xml:space="preserve">המוחלט </w:t>
      </w:r>
      <w:r w:rsidRPr="006D2AE3">
        <w:rPr>
          <w:rFonts w:ascii="Times New Roman" w:eastAsia="Times New Roman" w:hAnsi="Times New Roman" w:cs="David"/>
          <w:sz w:val="24"/>
          <w:szCs w:val="24"/>
          <w:rtl/>
          <w:lang w:eastAsia="he-IL"/>
        </w:rPr>
        <w:t>- להורות ליועץ מ</w:t>
      </w:r>
      <w:r w:rsidRPr="006D2AE3">
        <w:rPr>
          <w:rFonts w:ascii="Times New Roman" w:eastAsia="Times New Roman" w:hAnsi="Times New Roman" w:cs="David" w:hint="cs"/>
          <w:sz w:val="24"/>
          <w:szCs w:val="24"/>
          <w:rtl/>
          <w:lang w:eastAsia="he-IL"/>
        </w:rPr>
        <w:t>עת לעת,</w:t>
      </w:r>
      <w:r w:rsidRPr="006D2AE3">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0746C853"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מוסכם בזה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w:t>
      </w:r>
      <w:r w:rsidRPr="006D2AE3">
        <w:rPr>
          <w:rFonts w:ascii="Times New Roman" w:eastAsia="Times New Roman" w:hAnsi="Times New Roman" w:cs="David"/>
          <w:sz w:val="24"/>
          <w:szCs w:val="24"/>
          <w:rtl/>
          <w:lang w:eastAsia="he-IL"/>
        </w:rPr>
        <w:lastRenderedPageBreak/>
        <w:t xml:space="preserve">בנספח </w:t>
      </w:r>
      <w:r w:rsidRPr="006D2AE3">
        <w:rPr>
          <w:rFonts w:ascii="Times New Roman" w:eastAsia="Times New Roman" w:hAnsi="Times New Roman" w:cs="David"/>
          <w:bCs/>
          <w:sz w:val="24"/>
          <w:szCs w:val="24"/>
          <w:rtl/>
          <w:lang w:eastAsia="he-IL"/>
        </w:rPr>
        <w:t>א'</w:t>
      </w:r>
      <w:r w:rsidRPr="006D2AE3">
        <w:rPr>
          <w:rFonts w:ascii="Times New Roman" w:eastAsia="Times New Roman" w:hAnsi="Times New Roman" w:cs="David"/>
          <w:sz w:val="24"/>
          <w:szCs w:val="24"/>
          <w:rtl/>
          <w:lang w:eastAsia="he-IL"/>
        </w:rPr>
        <w:t xml:space="preserve"> </w:t>
      </w:r>
      <w:proofErr w:type="spellStart"/>
      <w:r w:rsidRPr="006D2AE3">
        <w:rPr>
          <w:rFonts w:ascii="Times New Roman" w:eastAsia="Times New Roman" w:hAnsi="Times New Roman" w:cs="David" w:hint="cs"/>
          <w:sz w:val="24"/>
          <w:szCs w:val="24"/>
          <w:rtl/>
          <w:lang w:eastAsia="he-IL"/>
        </w:rPr>
        <w:t>המצ"ב</w:t>
      </w:r>
      <w:proofErr w:type="spellEnd"/>
      <w:r w:rsidRPr="006D2AE3">
        <w:rPr>
          <w:rFonts w:ascii="Times New Roman" w:eastAsia="Times New Roman" w:hAnsi="Times New Roman" w:cs="David"/>
          <w:sz w:val="24"/>
          <w:szCs w:val="24"/>
          <w:rtl/>
          <w:lang w:eastAsia="he-IL"/>
        </w:rPr>
        <w:t>, מנהלו הראשי של היועץ למטרת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(להלן: "</w:t>
      </w:r>
      <w:r w:rsidRPr="006D2AE3">
        <w:rPr>
          <w:rFonts w:ascii="Times New Roman" w:eastAsia="Times New Roman" w:hAnsi="Times New Roman" w:cs="David"/>
          <w:b/>
          <w:bCs/>
          <w:sz w:val="24"/>
          <w:szCs w:val="24"/>
          <w:rtl/>
          <w:lang w:eastAsia="he-IL"/>
        </w:rPr>
        <w:t>המנהל הראשי</w:t>
      </w:r>
      <w:r w:rsidRPr="006D2AE3">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6D2AE3">
        <w:rPr>
          <w:rFonts w:ascii="Times New Roman" w:eastAsia="Times New Roman" w:hAnsi="Times New Roman" w:cs="David" w:hint="cs"/>
          <w:sz w:val="24"/>
          <w:szCs w:val="24"/>
          <w:rtl/>
          <w:lang w:eastAsia="he-IL"/>
        </w:rPr>
        <w:t xml:space="preserve"> מראש ובכתב</w:t>
      </w:r>
      <w:r w:rsidRPr="006D2AE3">
        <w:rPr>
          <w:rFonts w:ascii="Times New Roman" w:eastAsia="Times New Roman" w:hAnsi="Times New Roman" w:cs="David"/>
          <w:sz w:val="24"/>
          <w:szCs w:val="24"/>
          <w:rtl/>
          <w:lang w:eastAsia="he-IL"/>
        </w:rPr>
        <w:t>.</w:t>
      </w:r>
    </w:p>
    <w:p w14:paraId="417FDCF0"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w:t>
      </w:r>
      <w:r w:rsidRPr="006D2AE3">
        <w:rPr>
          <w:rFonts w:ascii="Times New Roman" w:eastAsia="Times New Roman" w:hAnsi="Times New Roman" w:cs="David" w:hint="cs"/>
          <w:sz w:val="24"/>
          <w:szCs w:val="24"/>
          <w:rtl/>
          <w:lang w:eastAsia="he-IL"/>
        </w:rPr>
        <w:t>צהיר, כי ידוע לו, ש</w:t>
      </w:r>
      <w:r w:rsidRPr="006D2AE3">
        <w:rPr>
          <w:rFonts w:ascii="Times New Roman" w:eastAsia="Times New Roman" w:hAnsi="Times New Roman" w:cs="David"/>
          <w:sz w:val="24"/>
          <w:szCs w:val="24"/>
          <w:rtl/>
          <w:lang w:eastAsia="he-IL"/>
        </w:rPr>
        <w:t>במשך כל ת</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קפ</w:t>
      </w:r>
      <w:r w:rsidRPr="006D2AE3">
        <w:rPr>
          <w:rFonts w:ascii="Times New Roman" w:eastAsia="Times New Roman" w:hAnsi="Times New Roman" w:cs="David" w:hint="cs"/>
          <w:sz w:val="24"/>
          <w:szCs w:val="24"/>
          <w:rtl/>
          <w:lang w:eastAsia="he-IL"/>
        </w:rPr>
        <w:t>ו של</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יעמוד המנהל הראשי בראשו, יהיה מעורב אישית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שיעסוק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התכנון. מבלי לגרוע מהתחייבויות היועץ כמתחייב מ</w:t>
      </w:r>
      <w:r w:rsidRPr="006D2AE3">
        <w:rPr>
          <w:rFonts w:ascii="Times New Roman" w:eastAsia="Times New Roman" w:hAnsi="Times New Roman" w:cs="David" w:hint="cs"/>
          <w:sz w:val="24"/>
          <w:szCs w:val="24"/>
          <w:rtl/>
          <w:lang w:eastAsia="he-IL"/>
        </w:rPr>
        <w:t>חוזה זה,</w:t>
      </w:r>
      <w:r w:rsidRPr="006D2AE3">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614BB349"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p>
    <w:p w14:paraId="3029D807" w14:textId="77777777" w:rsidR="006D2AE3" w:rsidRPr="00C53582"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 xml:space="preserve">המזמין רשאי </w:t>
      </w:r>
      <w:r w:rsidRPr="006D2AE3">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6D2AE3">
        <w:rPr>
          <w:rFonts w:ascii="Times New Roman" w:eastAsia="Times New Roman" w:hAnsi="Times New Roman" w:cs="David" w:hint="cs"/>
          <w:sz w:val="24"/>
          <w:szCs w:val="24"/>
          <w:rtl/>
          <w:lang w:eastAsia="he-IL"/>
        </w:rPr>
        <w:t xml:space="preserve">אחר </w:t>
      </w:r>
      <w:r w:rsidRPr="006D2AE3">
        <w:rPr>
          <w:rFonts w:ascii="Times New Roman" w:eastAsia="Times New Roman" w:hAnsi="Times New Roman" w:cs="David"/>
          <w:sz w:val="24"/>
          <w:szCs w:val="24"/>
          <w:rtl/>
          <w:lang w:eastAsia="he-IL"/>
        </w:rPr>
        <w:t xml:space="preserve">דרישת המזמין </w:t>
      </w:r>
      <w:r w:rsidRPr="00C53582">
        <w:rPr>
          <w:rFonts w:ascii="Times New Roman" w:eastAsia="Times New Roman" w:hAnsi="Times New Roman" w:cs="David"/>
          <w:sz w:val="24"/>
          <w:szCs w:val="24"/>
          <w:rtl/>
          <w:lang w:eastAsia="he-IL"/>
        </w:rPr>
        <w:t>לאלתר.</w:t>
      </w:r>
    </w:p>
    <w:p w14:paraId="50515C95" w14:textId="77777777" w:rsidR="006D2AE3" w:rsidRPr="008872EF"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872EF">
        <w:rPr>
          <w:rFonts w:ascii="Times New Roman" w:eastAsia="Times New Roman" w:hAnsi="Times New Roman" w:cs="David"/>
          <w:sz w:val="24"/>
          <w:szCs w:val="24"/>
          <w:rtl/>
          <w:lang w:eastAsia="he-IL"/>
        </w:rPr>
        <w:t>החלטות המזמין בדבר א</w:t>
      </w:r>
      <w:r w:rsidRPr="008872EF">
        <w:rPr>
          <w:rFonts w:ascii="Times New Roman" w:eastAsia="Times New Roman" w:hAnsi="Times New Roman" w:cs="David" w:hint="eastAsia"/>
          <w:sz w:val="24"/>
          <w:szCs w:val="24"/>
          <w:rtl/>
          <w:lang w:eastAsia="he-IL"/>
        </w:rPr>
        <w:t>י</w:t>
      </w:r>
      <w:r w:rsidRPr="008872EF">
        <w:rPr>
          <w:rFonts w:ascii="Times New Roman" w:eastAsia="Times New Roman" w:hAnsi="Times New Roman" w:cs="David"/>
          <w:sz w:val="24"/>
          <w:szCs w:val="24"/>
          <w:rtl/>
          <w:lang w:eastAsia="he-IL"/>
        </w:rPr>
        <w:t>שור ו/או החלפת עובד מעובדי היועץ תינתנה לפי ש</w:t>
      </w:r>
      <w:r w:rsidRPr="008872EF">
        <w:rPr>
          <w:rFonts w:ascii="Times New Roman" w:eastAsia="Times New Roman" w:hAnsi="Times New Roman" w:cs="David" w:hint="eastAsia"/>
          <w:sz w:val="24"/>
          <w:szCs w:val="24"/>
          <w:rtl/>
          <w:lang w:eastAsia="he-IL"/>
        </w:rPr>
        <w:t>י</w:t>
      </w:r>
      <w:r w:rsidRPr="008872EF">
        <w:rPr>
          <w:rFonts w:ascii="Times New Roman" w:eastAsia="Times New Roman" w:hAnsi="Times New Roman" w:cs="David"/>
          <w:sz w:val="24"/>
          <w:szCs w:val="24"/>
          <w:rtl/>
          <w:lang w:eastAsia="he-IL"/>
        </w:rPr>
        <w:t>קול דעתו המוחלט של המזמין וללא צורך במתן נימוקים כאלה ואחרים. אין בהחלטות אלה, כדי לשחרר את היועץ מאי</w:t>
      </w:r>
      <w:r w:rsidRPr="008872EF">
        <w:rPr>
          <w:rFonts w:ascii="Times New Roman" w:eastAsia="Times New Roman" w:hAnsi="Times New Roman" w:cs="David" w:hint="eastAsia"/>
          <w:sz w:val="24"/>
          <w:szCs w:val="24"/>
          <w:rtl/>
          <w:lang w:eastAsia="he-IL"/>
        </w:rPr>
        <w:t>לו</w:t>
      </w:r>
      <w:r w:rsidRPr="008872EF">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 ו/או חבות שהיא.</w:t>
      </w:r>
    </w:p>
    <w:p w14:paraId="5C59AA60"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לצייד על חשבונו את צוות עובדיו בכל הציוד הדרוש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שרותי היועץ. </w:t>
      </w:r>
      <w:r w:rsidRPr="006D2AE3">
        <w:rPr>
          <w:rFonts w:ascii="Times New Roman" w:eastAsia="Times New Roman" w:hAnsi="Times New Roman" w:cs="David" w:hint="cs"/>
          <w:sz w:val="24"/>
          <w:szCs w:val="24"/>
          <w:rtl/>
          <w:lang w:eastAsia="he-IL"/>
        </w:rPr>
        <w:t>האחריות בגין אחזקת</w:t>
      </w:r>
      <w:r w:rsidRPr="006D2AE3">
        <w:rPr>
          <w:rFonts w:ascii="Times New Roman" w:eastAsia="Times New Roman" w:hAnsi="Times New Roman" w:cs="David"/>
          <w:sz w:val="24"/>
          <w:szCs w:val="24"/>
          <w:rtl/>
          <w:lang w:eastAsia="he-IL"/>
        </w:rPr>
        <w:t xml:space="preserve"> ושמיר</w:t>
      </w:r>
      <w:r w:rsidRPr="006D2AE3">
        <w:rPr>
          <w:rFonts w:ascii="Times New Roman" w:eastAsia="Times New Roman" w:hAnsi="Times New Roman" w:cs="David" w:hint="cs"/>
          <w:sz w:val="24"/>
          <w:szCs w:val="24"/>
          <w:rtl/>
          <w:lang w:eastAsia="he-IL"/>
        </w:rPr>
        <w:t>ת</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ציוד</w:t>
      </w:r>
      <w:r w:rsidRPr="006D2AE3">
        <w:rPr>
          <w:rFonts w:ascii="Times New Roman" w:eastAsia="Times New Roman" w:hAnsi="Times New Roman" w:cs="David" w:hint="cs"/>
          <w:sz w:val="24"/>
          <w:szCs w:val="24"/>
          <w:rtl/>
          <w:lang w:eastAsia="he-IL"/>
        </w:rPr>
        <w:t xml:space="preserve"> כאמור,</w:t>
      </w:r>
      <w:r w:rsidRPr="006D2AE3">
        <w:rPr>
          <w:rFonts w:ascii="Times New Roman" w:eastAsia="Times New Roman" w:hAnsi="Times New Roman" w:cs="David"/>
          <w:sz w:val="24"/>
          <w:szCs w:val="24"/>
          <w:rtl/>
          <w:lang w:eastAsia="he-IL"/>
        </w:rPr>
        <w:t xml:space="preserve"> תהיה בידי היועץ ועל חשבונו, והמזמין לא </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ישא בכל אחריות </w:t>
      </w:r>
      <w:r w:rsidRPr="006D2AE3">
        <w:rPr>
          <w:rFonts w:ascii="Times New Roman" w:eastAsia="Times New Roman" w:hAnsi="Times New Roman" w:cs="David" w:hint="cs"/>
          <w:sz w:val="24"/>
          <w:szCs w:val="24"/>
          <w:rtl/>
          <w:lang w:eastAsia="he-IL"/>
        </w:rPr>
        <w:t xml:space="preserve">ו/או חבות </w:t>
      </w:r>
      <w:r w:rsidRPr="006D2AE3">
        <w:rPr>
          <w:rFonts w:ascii="Times New Roman" w:eastAsia="Times New Roman" w:hAnsi="Times New Roman" w:cs="David"/>
          <w:sz w:val="24"/>
          <w:szCs w:val="24"/>
          <w:rtl/>
          <w:lang w:eastAsia="he-IL"/>
        </w:rPr>
        <w:t>בגין א</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בדן </w:t>
      </w:r>
      <w:r w:rsidRPr="006D2AE3">
        <w:rPr>
          <w:rFonts w:ascii="Times New Roman" w:eastAsia="Times New Roman" w:hAnsi="Times New Roman" w:cs="David" w:hint="cs"/>
          <w:sz w:val="24"/>
          <w:szCs w:val="24"/>
          <w:rtl/>
          <w:lang w:eastAsia="he-IL"/>
        </w:rPr>
        <w:t>ן/</w:t>
      </w:r>
      <w:r w:rsidRPr="006D2AE3">
        <w:rPr>
          <w:rFonts w:ascii="Times New Roman" w:eastAsia="Times New Roman" w:hAnsi="Times New Roman" w:cs="David"/>
          <w:sz w:val="24"/>
          <w:szCs w:val="24"/>
          <w:rtl/>
          <w:lang w:eastAsia="he-IL"/>
        </w:rPr>
        <w:t>או נזק</w:t>
      </w:r>
      <w:r w:rsidRPr="006D2AE3">
        <w:rPr>
          <w:rFonts w:ascii="Times New Roman" w:eastAsia="Times New Roman" w:hAnsi="Times New Roman" w:cs="David" w:hint="cs"/>
          <w:sz w:val="24"/>
          <w:szCs w:val="24"/>
          <w:rtl/>
          <w:lang w:eastAsia="he-IL"/>
        </w:rPr>
        <w:t xml:space="preserve"> ו/או קלקול</w:t>
      </w:r>
      <w:r w:rsidRPr="006D2AE3">
        <w:rPr>
          <w:rFonts w:ascii="Times New Roman" w:eastAsia="Times New Roman" w:hAnsi="Times New Roman" w:cs="David"/>
          <w:sz w:val="24"/>
          <w:szCs w:val="24"/>
          <w:rtl/>
          <w:lang w:eastAsia="he-IL"/>
        </w:rPr>
        <w:t xml:space="preserve"> כלשהו לציוד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לכל חלק ממנו מכל סיבה שהיא.</w:t>
      </w:r>
    </w:p>
    <w:p w14:paraId="76EA1471"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סמכויות היועץ</w:t>
      </w:r>
    </w:p>
    <w:p w14:paraId="0D1F1EA7"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במגעים עם רשויות מוסמכות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לרבות עם הרשות המקומית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בכל הנוגע לש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וכל הכרוך בכך</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ובלבד:</w:t>
      </w:r>
    </w:p>
    <w:p w14:paraId="7DE799D9"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שהיועץ לא יגיש תכניות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תיקונים לתכניות לא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הרשויות המוסמכות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אלא אם כן אושרו קודם לכן</w:t>
      </w:r>
      <w:r w:rsidRPr="006D2AE3">
        <w:rPr>
          <w:rFonts w:ascii="Times New Roman" w:eastAsia="Times New Roman" w:hAnsi="Times New Roman" w:cs="David" w:hint="cs"/>
          <w:sz w:val="24"/>
          <w:szCs w:val="24"/>
          <w:rtl/>
          <w:lang w:eastAsia="he-IL"/>
        </w:rPr>
        <w:t>, מראש ובכתב,</w:t>
      </w:r>
      <w:r w:rsidRPr="006D2AE3">
        <w:rPr>
          <w:rFonts w:ascii="Times New Roman" w:eastAsia="Times New Roman" w:hAnsi="Times New Roman" w:cs="David"/>
          <w:sz w:val="24"/>
          <w:szCs w:val="24"/>
          <w:rtl/>
          <w:lang w:eastAsia="he-IL"/>
        </w:rPr>
        <w:t xml:space="preserve"> ע"י המזמין.</w:t>
      </w:r>
    </w:p>
    <w:p w14:paraId="390607FA"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שהיועץ לא יקבל כל החלטה ולא יפעל ולא יחייב את המזמין בכל עניין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הכרוך בהתחייבות חוקית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כספית</w:t>
      </w:r>
      <w:r w:rsidRPr="006D2AE3">
        <w:rPr>
          <w:rFonts w:ascii="Times New Roman" w:eastAsia="Times New Roman" w:hAnsi="Times New Roman" w:cs="David" w:hint="cs"/>
          <w:sz w:val="24"/>
          <w:szCs w:val="24"/>
          <w:rtl/>
          <w:lang w:eastAsia="he-IL"/>
        </w:rPr>
        <w:t xml:space="preserve"> ו/או אחרת,</w:t>
      </w:r>
      <w:r w:rsidRPr="006D2AE3">
        <w:rPr>
          <w:rFonts w:ascii="Times New Roman" w:eastAsia="Times New Roman" w:hAnsi="Times New Roman" w:cs="David"/>
          <w:sz w:val="24"/>
          <w:szCs w:val="24"/>
          <w:rtl/>
          <w:lang w:eastAsia="he-IL"/>
        </w:rPr>
        <w:t xml:space="preserve"> אלא בא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שורו של המזמין</w:t>
      </w:r>
      <w:r w:rsidRPr="006D2AE3">
        <w:rPr>
          <w:rFonts w:ascii="Times New Roman" w:eastAsia="Times New Roman" w:hAnsi="Times New Roman" w:cs="David" w:hint="cs"/>
          <w:sz w:val="24"/>
          <w:szCs w:val="24"/>
          <w:rtl/>
          <w:lang w:eastAsia="he-IL"/>
        </w:rPr>
        <w:t xml:space="preserve"> מראש ובכתב</w:t>
      </w:r>
      <w:r w:rsidRPr="006D2AE3">
        <w:rPr>
          <w:rFonts w:ascii="Times New Roman" w:eastAsia="Times New Roman" w:hAnsi="Times New Roman" w:cs="David"/>
          <w:sz w:val="24"/>
          <w:szCs w:val="24"/>
          <w:rtl/>
          <w:lang w:eastAsia="he-IL"/>
        </w:rPr>
        <w:t>.</w:t>
      </w:r>
    </w:p>
    <w:p w14:paraId="376CDC42"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זולת אם</w:t>
      </w:r>
      <w:r w:rsidRPr="006D2AE3">
        <w:rPr>
          <w:rFonts w:ascii="Times New Roman" w:eastAsia="Times New Roman" w:hAnsi="Times New Roman" w:cs="David"/>
          <w:sz w:val="24"/>
          <w:szCs w:val="24"/>
          <w:rtl/>
          <w:lang w:eastAsia="he-IL"/>
        </w:rPr>
        <w:t xml:space="preserve"> יוסמך לכך ע"י המזמין </w:t>
      </w:r>
      <w:r w:rsidRPr="006D2AE3">
        <w:rPr>
          <w:rFonts w:ascii="Times New Roman" w:eastAsia="Times New Roman" w:hAnsi="Times New Roman" w:cs="David" w:hint="cs"/>
          <w:sz w:val="24"/>
          <w:szCs w:val="24"/>
          <w:rtl/>
          <w:lang w:eastAsia="he-IL"/>
        </w:rPr>
        <w:t>מראש ו</w:t>
      </w:r>
      <w:r w:rsidRPr="006D2AE3">
        <w:rPr>
          <w:rFonts w:ascii="Times New Roman" w:eastAsia="Times New Roman" w:hAnsi="Times New Roman" w:cs="David"/>
          <w:sz w:val="24"/>
          <w:szCs w:val="24"/>
          <w:rtl/>
          <w:lang w:eastAsia="he-IL"/>
        </w:rPr>
        <w:t>בכתב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לא יהיה היועץ רשאי </w:t>
      </w:r>
      <w:proofErr w:type="spellStart"/>
      <w:r w:rsidRPr="006D2AE3">
        <w:rPr>
          <w:rFonts w:ascii="Times New Roman" w:eastAsia="Times New Roman" w:hAnsi="Times New Roman" w:cs="David"/>
          <w:sz w:val="24"/>
          <w:szCs w:val="24"/>
          <w:rtl/>
          <w:lang w:eastAsia="he-IL"/>
        </w:rPr>
        <w:t>ליתן</w:t>
      </w:r>
      <w:proofErr w:type="spellEnd"/>
      <w:r w:rsidRPr="006D2AE3">
        <w:rPr>
          <w:rFonts w:ascii="Times New Roman" w:eastAsia="Times New Roman" w:hAnsi="Times New Roman" w:cs="David"/>
          <w:sz w:val="24"/>
          <w:szCs w:val="24"/>
          <w:rtl/>
          <w:lang w:eastAsia="he-IL"/>
        </w:rPr>
        <w:t xml:space="preserve"> הוראות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הנחיות</w:t>
      </w:r>
      <w:r w:rsidRPr="006D2AE3">
        <w:rPr>
          <w:rFonts w:ascii="Times New Roman" w:eastAsia="Times New Roman" w:hAnsi="Times New Roman" w:cs="David" w:hint="cs"/>
          <w:sz w:val="24"/>
          <w:szCs w:val="24"/>
          <w:rtl/>
          <w:lang w:eastAsia="he-IL"/>
        </w:rPr>
        <w:t>, בין</w:t>
      </w:r>
      <w:r w:rsidRPr="006D2AE3">
        <w:rPr>
          <w:rFonts w:ascii="Times New Roman" w:eastAsia="Times New Roman" w:hAnsi="Times New Roman" w:cs="David"/>
          <w:sz w:val="24"/>
          <w:szCs w:val="24"/>
          <w:rtl/>
          <w:lang w:eastAsia="he-IL"/>
        </w:rPr>
        <w:t xml:space="preserve"> במישרין</w:t>
      </w:r>
      <w:r w:rsidRPr="006D2AE3">
        <w:rPr>
          <w:rFonts w:ascii="Times New Roman" w:eastAsia="Times New Roman" w:hAnsi="Times New Roman" w:cs="David" w:hint="cs"/>
          <w:sz w:val="24"/>
          <w:szCs w:val="24"/>
          <w:rtl/>
          <w:lang w:eastAsia="he-IL"/>
        </w:rPr>
        <w:t xml:space="preserve"> ובין בעקיפין,</w:t>
      </w:r>
      <w:r w:rsidRPr="006D2AE3">
        <w:rPr>
          <w:rFonts w:ascii="Times New Roman" w:eastAsia="Times New Roman" w:hAnsi="Times New Roman" w:cs="David"/>
          <w:sz w:val="24"/>
          <w:szCs w:val="24"/>
          <w:rtl/>
          <w:lang w:eastAsia="he-IL"/>
        </w:rPr>
        <w:t xml:space="preserve"> לקבלן הראשי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לקבלן העבודות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לנהל עמם מו"מ ביחס למחירים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w:t>
      </w:r>
      <w:r w:rsidRPr="006D2AE3">
        <w:rPr>
          <w:rFonts w:ascii="Times New Roman" w:eastAsia="Times New Roman" w:hAnsi="Times New Roman" w:cs="David" w:hint="cs"/>
          <w:sz w:val="24"/>
          <w:szCs w:val="24"/>
          <w:rtl/>
          <w:lang w:eastAsia="he-IL"/>
        </w:rPr>
        <w:t>ל</w:t>
      </w:r>
      <w:r w:rsidRPr="006D2AE3">
        <w:rPr>
          <w:rFonts w:ascii="Times New Roman" w:eastAsia="Times New Roman" w:hAnsi="Times New Roman" w:cs="David"/>
          <w:sz w:val="24"/>
          <w:szCs w:val="24"/>
          <w:rtl/>
          <w:lang w:eastAsia="he-IL"/>
        </w:rPr>
        <w:t>דרכי ביצוע הכרוכים בש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נוי מחירים</w:t>
      </w:r>
      <w:r w:rsidRPr="006D2AE3">
        <w:rPr>
          <w:rFonts w:ascii="Times New Roman" w:eastAsia="Times New Roman" w:hAnsi="Times New Roman" w:cs="David" w:hint="cs"/>
          <w:sz w:val="24"/>
          <w:szCs w:val="24"/>
          <w:rtl/>
          <w:lang w:eastAsia="he-IL"/>
        </w:rPr>
        <w:t xml:space="preserve"> ו/או כמויות</w:t>
      </w:r>
      <w:r w:rsidRPr="006D2AE3">
        <w:rPr>
          <w:rFonts w:ascii="Times New Roman" w:eastAsia="Times New Roman" w:hAnsi="Times New Roman" w:cs="David"/>
          <w:sz w:val="24"/>
          <w:szCs w:val="24"/>
          <w:rtl/>
          <w:lang w:eastAsia="he-IL"/>
        </w:rPr>
        <w:t>, אלא באמצעות המזמין או המנהל.</w:t>
      </w:r>
    </w:p>
    <w:p w14:paraId="664AB308"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סמכויות המנהל</w:t>
      </w:r>
    </w:p>
    <w:p w14:paraId="5AC318B0"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המנהל רשאי לבדוק</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בכל עת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את שרותי היועץ כולם או </w:t>
      </w:r>
      <w:r w:rsidRPr="006D2AE3">
        <w:rPr>
          <w:rFonts w:ascii="Times New Roman" w:eastAsia="Times New Roman" w:hAnsi="Times New Roman" w:cs="David" w:hint="cs"/>
          <w:sz w:val="24"/>
          <w:szCs w:val="24"/>
          <w:rtl/>
          <w:lang w:eastAsia="he-IL"/>
        </w:rPr>
        <w:t>מקצתם</w:t>
      </w:r>
      <w:r w:rsidRPr="006D2AE3">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w:t>
      </w:r>
      <w:r w:rsidRPr="006D2AE3">
        <w:rPr>
          <w:rFonts w:ascii="Times New Roman" w:eastAsia="Times New Roman" w:hAnsi="Times New Roman" w:cs="David" w:hint="cs"/>
          <w:sz w:val="24"/>
          <w:szCs w:val="24"/>
          <w:rtl/>
          <w:lang w:eastAsia="he-IL"/>
        </w:rPr>
        <w:t xml:space="preserve">על ידי מי </w:t>
      </w:r>
      <w:r w:rsidRPr="006D2AE3">
        <w:rPr>
          <w:rFonts w:ascii="Times New Roman" w:eastAsia="Times New Roman" w:hAnsi="Times New Roman" w:cs="David"/>
          <w:sz w:val="24"/>
          <w:szCs w:val="24"/>
          <w:rtl/>
          <w:lang w:eastAsia="he-IL"/>
        </w:rPr>
        <w:t>מטעמו. כן רשאי המנהל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09970F87"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w:t>
      </w:r>
      <w:r w:rsidRPr="006D2AE3">
        <w:rPr>
          <w:rFonts w:ascii="Times New Roman" w:eastAsia="Times New Roman" w:hAnsi="Times New Roman" w:cs="David"/>
          <w:sz w:val="24"/>
          <w:szCs w:val="24"/>
          <w:rtl/>
          <w:lang w:eastAsia="he-IL"/>
        </w:rPr>
        <w:lastRenderedPageBreak/>
        <w:t xml:space="preserve">נקבעו, יכללו הם את הנושאים המפורטים בנספח </w:t>
      </w:r>
      <w:r w:rsidRPr="006D2AE3">
        <w:rPr>
          <w:rFonts w:ascii="Times New Roman" w:eastAsia="Times New Roman" w:hAnsi="Times New Roman" w:cs="David"/>
          <w:bCs/>
          <w:sz w:val="24"/>
          <w:szCs w:val="24"/>
          <w:rtl/>
          <w:lang w:eastAsia="he-IL"/>
        </w:rPr>
        <w:t>א'</w:t>
      </w:r>
      <w:r w:rsidRPr="006D2AE3">
        <w:rPr>
          <w:rFonts w:ascii="Times New Roman" w:eastAsia="Times New Roman" w:hAnsi="Times New Roman" w:cs="David" w:hint="cs"/>
          <w:b/>
          <w:sz w:val="24"/>
          <w:szCs w:val="24"/>
          <w:rtl/>
          <w:lang w:eastAsia="he-IL"/>
        </w:rPr>
        <w:t xml:space="preserve"> </w:t>
      </w:r>
      <w:proofErr w:type="spellStart"/>
      <w:r w:rsidRPr="006D2AE3">
        <w:rPr>
          <w:rFonts w:ascii="Times New Roman" w:eastAsia="Times New Roman" w:hAnsi="Times New Roman" w:cs="David" w:hint="cs"/>
          <w:b/>
          <w:sz w:val="24"/>
          <w:szCs w:val="24"/>
          <w:rtl/>
          <w:lang w:eastAsia="he-IL"/>
        </w:rPr>
        <w:t>המצ"ב</w:t>
      </w:r>
      <w:proofErr w:type="spellEnd"/>
      <w:r w:rsidRPr="006D2AE3">
        <w:rPr>
          <w:rFonts w:ascii="Times New Roman" w:eastAsia="Times New Roman" w:hAnsi="Times New Roman" w:cs="David"/>
          <w:sz w:val="24"/>
          <w:szCs w:val="24"/>
          <w:rtl/>
          <w:lang w:eastAsia="he-IL"/>
        </w:rPr>
        <w:t>.</w:t>
      </w:r>
    </w:p>
    <w:p w14:paraId="033B5DA0"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לצורך הפעלת סמכויותיו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רשאי המנהל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מי מטעמו לבקר במשרד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בכל מקום אחר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6D2AE3">
        <w:rPr>
          <w:rFonts w:ascii="Times New Roman" w:eastAsia="Times New Roman" w:hAnsi="Times New Roman" w:cs="David" w:hint="cs"/>
          <w:sz w:val="24"/>
          <w:szCs w:val="24"/>
          <w:rtl/>
          <w:lang w:eastAsia="he-IL"/>
        </w:rPr>
        <w:t>י המנהל ו/</w:t>
      </w:r>
      <w:r w:rsidRPr="006D2AE3">
        <w:rPr>
          <w:rFonts w:ascii="Times New Roman" w:eastAsia="Times New Roman" w:hAnsi="Times New Roman" w:cs="David"/>
          <w:sz w:val="24"/>
          <w:szCs w:val="24"/>
          <w:rtl/>
          <w:lang w:eastAsia="he-IL"/>
        </w:rPr>
        <w:t xml:space="preserve">או </w:t>
      </w:r>
      <w:r w:rsidRPr="006D2AE3">
        <w:rPr>
          <w:rFonts w:ascii="Times New Roman" w:eastAsia="Times New Roman" w:hAnsi="Times New Roman" w:cs="David" w:hint="cs"/>
          <w:sz w:val="24"/>
          <w:szCs w:val="24"/>
          <w:rtl/>
          <w:lang w:eastAsia="he-IL"/>
        </w:rPr>
        <w:t xml:space="preserve">על ידי מי </w:t>
      </w:r>
      <w:r w:rsidRPr="006D2AE3">
        <w:rPr>
          <w:rFonts w:ascii="Times New Roman" w:eastAsia="Times New Roman" w:hAnsi="Times New Roman" w:cs="David"/>
          <w:sz w:val="24"/>
          <w:szCs w:val="24"/>
          <w:rtl/>
          <w:lang w:eastAsia="he-IL"/>
        </w:rPr>
        <w:t>מטעמו.</w:t>
      </w:r>
    </w:p>
    <w:p w14:paraId="178383B7"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אין בהפעלת סמכויות המנהל על פי חוזה 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כדי לגרוע </w:t>
      </w:r>
      <w:r w:rsidRPr="006D2AE3">
        <w:rPr>
          <w:rFonts w:ascii="Times New Roman" w:eastAsia="Times New Roman" w:hAnsi="Times New Roman" w:cs="David" w:hint="cs"/>
          <w:sz w:val="24"/>
          <w:szCs w:val="24"/>
          <w:rtl/>
          <w:lang w:eastAsia="he-IL"/>
        </w:rPr>
        <w:t xml:space="preserve">ו/או לשחרר </w:t>
      </w:r>
      <w:r w:rsidRPr="006D2AE3">
        <w:rPr>
          <w:rFonts w:ascii="Times New Roman" w:eastAsia="Times New Roman" w:hAnsi="Times New Roman" w:cs="David"/>
          <w:sz w:val="24"/>
          <w:szCs w:val="24"/>
          <w:rtl/>
          <w:lang w:eastAsia="he-IL"/>
        </w:rPr>
        <w:t xml:space="preserve">מאחריות </w:t>
      </w:r>
      <w:r w:rsidRPr="006D2AE3">
        <w:rPr>
          <w:rFonts w:ascii="Times New Roman" w:eastAsia="Times New Roman" w:hAnsi="Times New Roman" w:cs="David" w:hint="cs"/>
          <w:sz w:val="24"/>
          <w:szCs w:val="24"/>
          <w:rtl/>
          <w:lang w:eastAsia="he-IL"/>
        </w:rPr>
        <w:t>היועץ על פי חוזה זה ו/או על פי כל דין.</w:t>
      </w:r>
      <w:r w:rsidRPr="006D2AE3">
        <w:rPr>
          <w:rFonts w:ascii="Times New Roman" w:eastAsia="Times New Roman" w:hAnsi="Times New Roman" w:cs="David"/>
          <w:sz w:val="24"/>
          <w:szCs w:val="24"/>
          <w:rtl/>
          <w:lang w:eastAsia="he-IL"/>
        </w:rPr>
        <w:t xml:space="preserve"> בהקשר זה מובהר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היועץ מחובת ביצוע שינויים ו/או התאמות ו/או תכנון מחדש של התכניות, ככל שהדבר יידרש.</w:t>
      </w:r>
    </w:p>
    <w:p w14:paraId="2B60CCFD"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אישר המנהל תכניות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6D2AE3">
        <w:rPr>
          <w:rFonts w:ascii="Times New Roman" w:eastAsia="Times New Roman" w:hAnsi="Times New Roman" w:cs="David" w:hint="cs"/>
          <w:sz w:val="24"/>
          <w:szCs w:val="24"/>
          <w:rtl/>
          <w:lang w:eastAsia="he-IL"/>
        </w:rPr>
        <w:t>חוזה</w:t>
      </w:r>
      <w:r w:rsidRPr="006D2AE3">
        <w:rPr>
          <w:rFonts w:ascii="Times New Roman" w:eastAsia="Times New Roman" w:hAnsi="Times New Roman" w:cs="David"/>
          <w:sz w:val="24"/>
          <w:szCs w:val="24"/>
          <w:rtl/>
          <w:lang w:eastAsia="he-IL"/>
        </w:rPr>
        <w:t xml:space="preserve"> זה, </w:t>
      </w:r>
      <w:r w:rsidRPr="006D2AE3">
        <w:rPr>
          <w:rFonts w:ascii="Times New Roman" w:eastAsia="Times New Roman" w:hAnsi="Times New Roman" w:cs="David" w:hint="cs"/>
          <w:sz w:val="24"/>
          <w:szCs w:val="24"/>
          <w:rtl/>
          <w:lang w:eastAsia="he-IL"/>
        </w:rPr>
        <w:t>לא יהא</w:t>
      </w:r>
      <w:r w:rsidRPr="006D2AE3">
        <w:rPr>
          <w:rFonts w:ascii="Times New Roman" w:eastAsia="Times New Roman" w:hAnsi="Times New Roman" w:cs="David"/>
          <w:sz w:val="24"/>
          <w:szCs w:val="24"/>
          <w:rtl/>
          <w:lang w:eastAsia="he-IL"/>
        </w:rPr>
        <w:t xml:space="preserve"> בכך כדי לשחרר את היועץ מאחריותו המקצועית המלאה ו</w:t>
      </w:r>
      <w:r w:rsidRPr="006D2AE3">
        <w:rPr>
          <w:rFonts w:ascii="Times New Roman" w:eastAsia="Times New Roman" w:hAnsi="Times New Roman" w:cs="David" w:hint="cs"/>
          <w:sz w:val="24"/>
          <w:szCs w:val="24"/>
          <w:rtl/>
          <w:lang w:eastAsia="he-IL"/>
        </w:rPr>
        <w:t>לא יהא</w:t>
      </w:r>
      <w:r w:rsidRPr="006D2AE3">
        <w:rPr>
          <w:rFonts w:ascii="Times New Roman" w:eastAsia="Times New Roman" w:hAnsi="Times New Roman" w:cs="David"/>
          <w:sz w:val="24"/>
          <w:szCs w:val="24"/>
          <w:rtl/>
          <w:lang w:eastAsia="he-IL"/>
        </w:rPr>
        <w:t xml:space="preserve"> בכך כדי להטיל על המנהל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על המזמין אחריות כלשהי לטיב התכניות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המסמכים האמורים.</w:t>
      </w:r>
    </w:p>
    <w:p w14:paraId="3BA4D7A8"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לוח זמנים ושלבי ב</w:t>
      </w:r>
      <w:r w:rsidRPr="006D2AE3">
        <w:rPr>
          <w:rFonts w:ascii="Times New Roman" w:eastAsia="Times New Roman" w:hAnsi="Times New Roman" w:cs="David" w:hint="cs"/>
          <w:bCs/>
          <w:sz w:val="24"/>
          <w:szCs w:val="24"/>
          <w:u w:val="single"/>
          <w:rtl/>
          <w:lang w:eastAsia="he-IL"/>
        </w:rPr>
        <w:t>י</w:t>
      </w:r>
      <w:r w:rsidRPr="006D2AE3">
        <w:rPr>
          <w:rFonts w:ascii="Times New Roman" w:eastAsia="Times New Roman" w:hAnsi="Times New Roman" w:cs="David"/>
          <w:bCs/>
          <w:sz w:val="24"/>
          <w:szCs w:val="24"/>
          <w:u w:val="single"/>
          <w:rtl/>
          <w:lang w:eastAsia="he-IL"/>
        </w:rPr>
        <w:t>צוע</w:t>
      </w:r>
    </w:p>
    <w:p w14:paraId="3DF22864" w14:textId="77777777" w:rsidR="006D2AE3" w:rsidRPr="00C53582"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6D2AE3">
        <w:rPr>
          <w:rFonts w:ascii="Times New Roman" w:eastAsia="Times New Roman" w:hAnsi="Times New Roman" w:cs="David"/>
          <w:b/>
          <w:bCs/>
          <w:sz w:val="24"/>
          <w:szCs w:val="24"/>
          <w:rtl/>
          <w:lang w:eastAsia="he-IL"/>
        </w:rPr>
        <w:t>ג'</w:t>
      </w:r>
      <w:r w:rsidRPr="006D2AE3">
        <w:rPr>
          <w:rFonts w:ascii="Times New Roman" w:eastAsia="Times New Roman" w:hAnsi="Times New Roman" w:cs="David" w:hint="cs"/>
          <w:sz w:val="24"/>
          <w:szCs w:val="24"/>
          <w:rtl/>
          <w:lang w:eastAsia="he-IL"/>
        </w:rPr>
        <w:t xml:space="preserve"> </w:t>
      </w:r>
      <w:proofErr w:type="spellStart"/>
      <w:r w:rsidRPr="006D2AE3">
        <w:rPr>
          <w:rFonts w:ascii="Times New Roman" w:eastAsia="Times New Roman" w:hAnsi="Times New Roman" w:cs="David" w:hint="cs"/>
          <w:sz w:val="24"/>
          <w:szCs w:val="24"/>
          <w:rtl/>
          <w:lang w:eastAsia="he-IL"/>
        </w:rPr>
        <w:t>המצ"ב</w:t>
      </w:r>
      <w:proofErr w:type="spellEnd"/>
      <w:r w:rsidRPr="006D2AE3">
        <w:rPr>
          <w:rFonts w:ascii="Times New Roman" w:eastAsia="Times New Roman" w:hAnsi="Times New Roman" w:cs="David"/>
          <w:sz w:val="24"/>
          <w:szCs w:val="24"/>
          <w:rtl/>
          <w:lang w:eastAsia="he-IL"/>
        </w:rPr>
        <w:t xml:space="preserve"> (להלן: "</w:t>
      </w:r>
      <w:r w:rsidRPr="006D2AE3">
        <w:rPr>
          <w:rFonts w:ascii="Times New Roman" w:eastAsia="Times New Roman" w:hAnsi="Times New Roman" w:cs="David"/>
          <w:b/>
          <w:bCs/>
          <w:sz w:val="24"/>
          <w:szCs w:val="24"/>
          <w:rtl/>
          <w:lang w:eastAsia="he-IL"/>
        </w:rPr>
        <w:t>לוח הזמנים</w:t>
      </w:r>
      <w:r w:rsidRPr="006D2AE3">
        <w:rPr>
          <w:rFonts w:ascii="Times New Roman" w:eastAsia="Times New Roman" w:hAnsi="Times New Roman" w:cs="David"/>
          <w:sz w:val="24"/>
          <w:szCs w:val="24"/>
          <w:rtl/>
          <w:lang w:eastAsia="he-IL"/>
        </w:rPr>
        <w:t>"). כל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 הכלול בשרותי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אשר לא נקבע לו מועד בלוח הזמנים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יבוצע על ידי היועץ במועד שיהיה דרוש על מנת להבטיח</w:t>
      </w:r>
      <w:r w:rsidRPr="006D2AE3">
        <w:rPr>
          <w:rFonts w:ascii="Times New Roman" w:eastAsia="Times New Roman" w:hAnsi="Times New Roman" w:cs="David" w:hint="cs"/>
          <w:sz w:val="24"/>
          <w:szCs w:val="24"/>
          <w:rtl/>
          <w:lang w:eastAsia="he-IL"/>
        </w:rPr>
        <w:t xml:space="preserve"> את</w:t>
      </w:r>
      <w:r w:rsidRPr="006D2AE3">
        <w:rPr>
          <w:rFonts w:ascii="Times New Roman" w:eastAsia="Times New Roman" w:hAnsi="Times New Roman" w:cs="David"/>
          <w:sz w:val="24"/>
          <w:szCs w:val="24"/>
          <w:rtl/>
          <w:lang w:eastAsia="he-IL"/>
        </w:rPr>
        <w:t xml:space="preserve">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C53582">
        <w:rPr>
          <w:rFonts w:ascii="Times New Roman" w:eastAsia="Times New Roman" w:hAnsi="Times New Roman" w:cs="David" w:hint="cs"/>
          <w:sz w:val="24"/>
          <w:szCs w:val="24"/>
          <w:rtl/>
          <w:lang w:eastAsia="he-IL"/>
        </w:rPr>
        <w:t>ה</w:t>
      </w:r>
      <w:r w:rsidRPr="00C53582">
        <w:rPr>
          <w:rFonts w:ascii="Times New Roman" w:eastAsia="Times New Roman" w:hAnsi="Times New Roman" w:cs="David"/>
          <w:sz w:val="24"/>
          <w:szCs w:val="24"/>
          <w:rtl/>
          <w:lang w:eastAsia="he-IL"/>
        </w:rPr>
        <w:t xml:space="preserve">קבלנים </w:t>
      </w:r>
      <w:r w:rsidRPr="00C53582">
        <w:rPr>
          <w:rFonts w:ascii="Times New Roman" w:eastAsia="Times New Roman" w:hAnsi="Times New Roman" w:cs="David" w:hint="eastAsia"/>
          <w:sz w:val="24"/>
          <w:szCs w:val="24"/>
          <w:rtl/>
          <w:lang w:eastAsia="he-IL"/>
        </w:rPr>
        <w:t>ה</w:t>
      </w:r>
      <w:r w:rsidRPr="00C53582">
        <w:rPr>
          <w:rFonts w:ascii="Times New Roman" w:eastAsia="Times New Roman" w:hAnsi="Times New Roman" w:cs="David"/>
          <w:sz w:val="24"/>
          <w:szCs w:val="24"/>
          <w:rtl/>
          <w:lang w:eastAsia="he-IL"/>
        </w:rPr>
        <w:t>אחרים בהתאם ללוח הזמנים המוסכם ע</w:t>
      </w:r>
      <w:r w:rsidRPr="00C53582">
        <w:rPr>
          <w:rFonts w:ascii="Times New Roman" w:eastAsia="Times New Roman" w:hAnsi="Times New Roman" w:cs="David" w:hint="eastAsia"/>
          <w:sz w:val="24"/>
          <w:szCs w:val="24"/>
          <w:rtl/>
          <w:lang w:eastAsia="he-IL"/>
        </w:rPr>
        <w:t>י</w:t>
      </w:r>
      <w:r w:rsidRPr="00C53582">
        <w:rPr>
          <w:rFonts w:ascii="Times New Roman" w:eastAsia="Times New Roman" w:hAnsi="Times New Roman" w:cs="David"/>
          <w:sz w:val="24"/>
          <w:szCs w:val="24"/>
          <w:rtl/>
          <w:lang w:eastAsia="he-IL"/>
        </w:rPr>
        <w:t>מם.</w:t>
      </w:r>
    </w:p>
    <w:p w14:paraId="0E044E70" w14:textId="77777777" w:rsidR="006D2AE3" w:rsidRPr="00C53582"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C53582">
        <w:rPr>
          <w:rFonts w:ascii="Times New Roman" w:eastAsia="Times New Roman" w:hAnsi="Times New Roman" w:cs="David"/>
          <w:sz w:val="24"/>
          <w:szCs w:val="24"/>
          <w:rtl/>
          <w:lang w:eastAsia="he-IL"/>
        </w:rPr>
        <w:t>לא יתחיל היועץ בב</w:t>
      </w:r>
      <w:r w:rsidRPr="00C53582">
        <w:rPr>
          <w:rFonts w:ascii="Times New Roman" w:eastAsia="Times New Roman" w:hAnsi="Times New Roman" w:cs="David" w:hint="eastAsia"/>
          <w:sz w:val="24"/>
          <w:szCs w:val="24"/>
          <w:rtl/>
          <w:lang w:eastAsia="he-IL"/>
        </w:rPr>
        <w:t>י</w:t>
      </w:r>
      <w:r w:rsidRPr="00C53582">
        <w:rPr>
          <w:rFonts w:ascii="Times New Roman" w:eastAsia="Times New Roman" w:hAnsi="Times New Roman" w:cs="David"/>
          <w:sz w:val="24"/>
          <w:szCs w:val="24"/>
          <w:rtl/>
          <w:lang w:eastAsia="he-IL"/>
        </w:rPr>
        <w:t xml:space="preserve">צוע קטע מהפרויקט ו/או שלב משלבי העבודה כמפורט בנספח </w:t>
      </w:r>
      <w:r w:rsidRPr="00C53582">
        <w:rPr>
          <w:rFonts w:ascii="Times New Roman" w:eastAsia="Times New Roman" w:hAnsi="Times New Roman" w:cs="David"/>
          <w:bCs/>
          <w:sz w:val="24"/>
          <w:szCs w:val="24"/>
          <w:rtl/>
          <w:lang w:eastAsia="he-IL"/>
        </w:rPr>
        <w:t>ב'</w:t>
      </w:r>
      <w:r w:rsidRPr="00C53582">
        <w:rPr>
          <w:rFonts w:ascii="Times New Roman" w:eastAsia="Times New Roman" w:hAnsi="Times New Roman" w:cs="David"/>
          <w:sz w:val="24"/>
          <w:szCs w:val="24"/>
          <w:rtl/>
          <w:lang w:eastAsia="he-IL"/>
        </w:rPr>
        <w:t xml:space="preserve"> או </w:t>
      </w:r>
      <w:r w:rsidRPr="00C53582">
        <w:rPr>
          <w:rFonts w:ascii="Times New Roman" w:eastAsia="Times New Roman" w:hAnsi="Times New Roman" w:cs="David"/>
          <w:b/>
          <w:bCs/>
          <w:sz w:val="24"/>
          <w:szCs w:val="24"/>
          <w:rtl/>
          <w:lang w:eastAsia="he-IL"/>
        </w:rPr>
        <w:t xml:space="preserve">ג' </w:t>
      </w:r>
      <w:proofErr w:type="spellStart"/>
      <w:r w:rsidRPr="00C53582">
        <w:rPr>
          <w:rFonts w:ascii="Times New Roman" w:eastAsia="Times New Roman" w:hAnsi="Times New Roman" w:cs="David" w:hint="eastAsia"/>
          <w:sz w:val="24"/>
          <w:szCs w:val="24"/>
          <w:rtl/>
          <w:lang w:eastAsia="he-IL"/>
        </w:rPr>
        <w:t>המצ</w:t>
      </w:r>
      <w:r w:rsidRPr="00C53582">
        <w:rPr>
          <w:rFonts w:ascii="Times New Roman" w:eastAsia="Times New Roman" w:hAnsi="Times New Roman" w:cs="David"/>
          <w:sz w:val="24"/>
          <w:szCs w:val="24"/>
          <w:rtl/>
          <w:lang w:eastAsia="he-IL"/>
        </w:rPr>
        <w:t>"ב</w:t>
      </w:r>
      <w:proofErr w:type="spellEnd"/>
      <w:r w:rsidRPr="00C53582">
        <w:rPr>
          <w:rFonts w:ascii="Times New Roman" w:eastAsia="Times New Roman" w:hAnsi="Times New Roman" w:cs="David"/>
          <w:sz w:val="24"/>
          <w:szCs w:val="24"/>
          <w:rtl/>
          <w:lang w:eastAsia="he-IL"/>
        </w:rPr>
        <w:t>, אלא אם כן הודיע למזמין תחילה, כי הגיע לדעתו מועד ב</w:t>
      </w:r>
      <w:r w:rsidRPr="00C53582">
        <w:rPr>
          <w:rFonts w:ascii="Times New Roman" w:eastAsia="Times New Roman" w:hAnsi="Times New Roman" w:cs="David" w:hint="eastAsia"/>
          <w:sz w:val="24"/>
          <w:szCs w:val="24"/>
          <w:rtl/>
          <w:lang w:eastAsia="he-IL"/>
        </w:rPr>
        <w:t>י</w:t>
      </w:r>
      <w:r w:rsidRPr="00C53582">
        <w:rPr>
          <w:rFonts w:ascii="Times New Roman" w:eastAsia="Times New Roman" w:hAnsi="Times New Roman" w:cs="David"/>
          <w:sz w:val="24"/>
          <w:szCs w:val="24"/>
          <w:rtl/>
          <w:lang w:eastAsia="he-IL"/>
        </w:rPr>
        <w:t>צוע שלב זה וק</w:t>
      </w:r>
      <w:r w:rsidRPr="00C53582">
        <w:rPr>
          <w:rFonts w:ascii="Times New Roman" w:eastAsia="Times New Roman" w:hAnsi="Times New Roman" w:cs="David" w:hint="eastAsia"/>
          <w:sz w:val="24"/>
          <w:szCs w:val="24"/>
          <w:rtl/>
          <w:lang w:eastAsia="he-IL"/>
        </w:rPr>
        <w:t>י</w:t>
      </w:r>
      <w:r w:rsidRPr="00C53582">
        <w:rPr>
          <w:rFonts w:ascii="Times New Roman" w:eastAsia="Times New Roman" w:hAnsi="Times New Roman" w:cs="David"/>
          <w:sz w:val="24"/>
          <w:szCs w:val="24"/>
          <w:rtl/>
          <w:lang w:eastAsia="he-IL"/>
        </w:rPr>
        <w:t>בל מהמזמין א</w:t>
      </w:r>
      <w:r w:rsidRPr="00C53582">
        <w:rPr>
          <w:rFonts w:ascii="Times New Roman" w:eastAsia="Times New Roman" w:hAnsi="Times New Roman" w:cs="David" w:hint="eastAsia"/>
          <w:sz w:val="24"/>
          <w:szCs w:val="24"/>
          <w:rtl/>
          <w:lang w:eastAsia="he-IL"/>
        </w:rPr>
        <w:t>י</w:t>
      </w:r>
      <w:r w:rsidRPr="00C53582">
        <w:rPr>
          <w:rFonts w:ascii="Times New Roman" w:eastAsia="Times New Roman" w:hAnsi="Times New Roman" w:cs="David"/>
          <w:sz w:val="24"/>
          <w:szCs w:val="24"/>
          <w:rtl/>
          <w:lang w:eastAsia="he-IL"/>
        </w:rPr>
        <w:t>שור בכתב לביצועו.</w:t>
      </w:r>
    </w:p>
    <w:p w14:paraId="5641C473" w14:textId="77777777" w:rsidR="006D2AE3" w:rsidRPr="008872EF"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872EF">
        <w:rPr>
          <w:rFonts w:ascii="Times New Roman" w:eastAsia="Times New Roman" w:hAnsi="Times New Roman" w:cs="David"/>
          <w:sz w:val="24"/>
          <w:szCs w:val="24"/>
          <w:rtl/>
          <w:lang w:eastAsia="he-IL"/>
        </w:rPr>
        <w:t xml:space="preserve">יש לראות </w:t>
      </w:r>
      <w:r w:rsidRPr="008872EF">
        <w:rPr>
          <w:rFonts w:ascii="Times New Roman" w:eastAsia="Times New Roman" w:hAnsi="Times New Roman" w:cs="David" w:hint="eastAsia"/>
          <w:sz w:val="24"/>
          <w:szCs w:val="24"/>
          <w:rtl/>
          <w:lang w:eastAsia="he-IL"/>
        </w:rPr>
        <w:t>ב</w:t>
      </w:r>
      <w:r w:rsidRPr="008872EF">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341A5E99"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ידוע ליועץ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התחייבויות היועצים</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הקבלנים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יתר הגורמים, מותנות בכך שיסופקו להם כל התכניות</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ההנחיות</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ההוראות</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הפרטים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הביאורים שידרשו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מהקבלנים מלטעון לעיכוב מוצדק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72ABDFDB"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עיכוב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שירותי היועץ יוכר כמוצדק</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אך ו</w:t>
      </w:r>
      <w:r w:rsidRPr="006D2AE3">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46B7D150"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הוא נובע מכ</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ח עליון או גורם אחר (להלן יחדיו: "</w:t>
      </w:r>
      <w:r w:rsidRPr="006D2AE3">
        <w:rPr>
          <w:rFonts w:ascii="Times New Roman" w:eastAsia="Times New Roman" w:hAnsi="Times New Roman" w:cs="David"/>
          <w:b/>
          <w:bCs/>
          <w:sz w:val="24"/>
          <w:szCs w:val="24"/>
          <w:rtl/>
          <w:lang w:eastAsia="he-IL"/>
        </w:rPr>
        <w:t>אירוע דוחה</w:t>
      </w:r>
      <w:r w:rsidRPr="006D2AE3">
        <w:rPr>
          <w:rFonts w:ascii="Times New Roman" w:eastAsia="Times New Roman" w:hAnsi="Times New Roman" w:cs="David"/>
          <w:sz w:val="24"/>
          <w:szCs w:val="24"/>
          <w:rtl/>
          <w:lang w:eastAsia="he-IL"/>
        </w:rPr>
        <w:t>") שלדעת המנהל לא הייתה ליועץ שליטה עליו.</w:t>
      </w:r>
    </w:p>
    <w:p w14:paraId="14E5D48A"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501769E1"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לא קיבל תכניות, הנחיות, הוראות, פרטים וב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2D45BBF9"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המנהל אישר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האירוע הדוחה אכן מצדיק עיכוב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השירות ואת משך הדחייה.</w:t>
      </w:r>
    </w:p>
    <w:p w14:paraId="67491420" w14:textId="77777777" w:rsidR="006D2AE3" w:rsidRPr="006D2AE3" w:rsidRDefault="006D2AE3" w:rsidP="006D2AE3">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מבלי לגרוע מ</w:t>
      </w:r>
      <w:r w:rsidRPr="006D2AE3">
        <w:rPr>
          <w:rFonts w:ascii="Times New Roman" w:eastAsia="Times New Roman" w:hAnsi="Times New Roman" w:cs="David" w:hint="cs"/>
          <w:sz w:val="24"/>
          <w:szCs w:val="24"/>
          <w:rtl/>
          <w:lang w:eastAsia="he-IL"/>
        </w:rPr>
        <w:t xml:space="preserve">כלליות </w:t>
      </w:r>
      <w:r w:rsidRPr="006D2AE3">
        <w:rPr>
          <w:rFonts w:ascii="Times New Roman" w:eastAsia="Times New Roman" w:hAnsi="Times New Roman" w:cs="David"/>
          <w:sz w:val="24"/>
          <w:szCs w:val="24"/>
          <w:rtl/>
          <w:lang w:eastAsia="he-IL"/>
        </w:rPr>
        <w:t>האמור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מותנה בזה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חור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עבודות תכנון ע"י אחרים לא יהווה עילה לעיכוב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שירותי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אלא בא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שור המנהל </w:t>
      </w:r>
      <w:r w:rsidRPr="006D2AE3">
        <w:rPr>
          <w:rFonts w:ascii="Times New Roman" w:eastAsia="Times New Roman" w:hAnsi="Times New Roman" w:cs="David" w:hint="cs"/>
          <w:sz w:val="24"/>
          <w:szCs w:val="24"/>
          <w:rtl/>
          <w:lang w:eastAsia="he-IL"/>
        </w:rPr>
        <w:t>מראש ו</w:t>
      </w:r>
      <w:r w:rsidRPr="006D2AE3">
        <w:rPr>
          <w:rFonts w:ascii="Times New Roman" w:eastAsia="Times New Roman" w:hAnsi="Times New Roman" w:cs="David"/>
          <w:sz w:val="24"/>
          <w:szCs w:val="24"/>
          <w:rtl/>
          <w:lang w:eastAsia="he-IL"/>
        </w:rPr>
        <w:t>בכתב.</w:t>
      </w:r>
    </w:p>
    <w:p w14:paraId="7995F334"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lastRenderedPageBreak/>
        <w:t>היועץ מתחייב להודיע למנהל מידית, על כל עיכוב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אשר לפי הערכתו עלול לגרום לאיחור בקיום לוח הזמנים.</w:t>
      </w:r>
    </w:p>
    <w:p w14:paraId="089FFB18"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7C707C17"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המנהל רשאי לבקר במשרד היועץ ולעיין בהתקדמות ובאופן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שרותי היועץ, והיועץ ימסור למנהל כל הסבר </w:t>
      </w:r>
      <w:r w:rsidRPr="006D2AE3">
        <w:rPr>
          <w:rFonts w:ascii="Times New Roman" w:eastAsia="Times New Roman" w:hAnsi="Times New Roman" w:cs="David" w:hint="cs"/>
          <w:sz w:val="24"/>
          <w:szCs w:val="24"/>
          <w:rtl/>
          <w:lang w:eastAsia="he-IL"/>
        </w:rPr>
        <w:t xml:space="preserve">ו/או </w:t>
      </w:r>
      <w:r w:rsidRPr="006D2AE3">
        <w:rPr>
          <w:rFonts w:ascii="Times New Roman" w:eastAsia="Times New Roman" w:hAnsi="Times New Roman" w:cs="David"/>
          <w:sz w:val="24"/>
          <w:szCs w:val="24"/>
          <w:rtl/>
          <w:lang w:eastAsia="he-IL"/>
        </w:rPr>
        <w:t>פרט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דיווח</w:t>
      </w:r>
      <w:r w:rsidRPr="006D2AE3">
        <w:rPr>
          <w:rFonts w:ascii="Times New Roman" w:eastAsia="Times New Roman" w:hAnsi="Times New Roman" w:cs="David" w:hint="cs"/>
          <w:sz w:val="24"/>
          <w:szCs w:val="24"/>
          <w:rtl/>
          <w:lang w:eastAsia="he-IL"/>
        </w:rPr>
        <w:t>, מיד</w:t>
      </w:r>
      <w:r w:rsidRPr="006D2AE3">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6D2AE3">
        <w:rPr>
          <w:rFonts w:ascii="Times New Roman" w:eastAsia="Times New Roman" w:hAnsi="Times New Roman" w:cs="David" w:hint="cs"/>
          <w:sz w:val="24"/>
          <w:szCs w:val="24"/>
          <w:rtl/>
          <w:lang w:eastAsia="he-IL"/>
        </w:rPr>
        <w:t xml:space="preserve"> זה ו/או לפי כל דין</w:t>
      </w:r>
      <w:r w:rsidRPr="006D2AE3">
        <w:rPr>
          <w:rFonts w:ascii="Times New Roman" w:eastAsia="Times New Roman" w:hAnsi="Times New Roman" w:cs="David"/>
          <w:sz w:val="24"/>
          <w:szCs w:val="24"/>
          <w:rtl/>
          <w:lang w:eastAsia="he-IL"/>
        </w:rPr>
        <w:t>.</w:t>
      </w:r>
    </w:p>
    <w:p w14:paraId="02557D4A" w14:textId="77777777" w:rsidR="006D2AE3" w:rsidRDefault="006D2AE3" w:rsidP="006D2AE3">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24B427F9" w14:textId="77777777" w:rsidR="00A12E4C" w:rsidRPr="006D2AE3" w:rsidRDefault="00A12E4C" w:rsidP="006D2AE3">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2E6E35C1"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4"/>
          <w:szCs w:val="24"/>
          <w:u w:val="single"/>
          <w:rtl/>
          <w:lang w:eastAsia="he-IL"/>
        </w:rPr>
      </w:pPr>
      <w:r w:rsidRPr="006D2AE3">
        <w:rPr>
          <w:rFonts w:ascii="Times New Roman" w:eastAsia="Times New Roman" w:hAnsi="Times New Roman" w:cs="David"/>
          <w:bCs/>
          <w:sz w:val="24"/>
          <w:szCs w:val="24"/>
          <w:u w:val="single"/>
          <w:rtl/>
          <w:lang w:eastAsia="he-IL"/>
        </w:rPr>
        <w:t>שכר היועץ</w:t>
      </w:r>
    </w:p>
    <w:p w14:paraId="551103BB"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תמורת שרותי היועץ וכל יתר התחייבויותיו לפי חוזה 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ישלם המזמין ליועץ שכר כמפורט בנספח </w:t>
      </w:r>
      <w:r w:rsidRPr="006D2AE3">
        <w:rPr>
          <w:rFonts w:ascii="Times New Roman" w:eastAsia="Times New Roman" w:hAnsi="Times New Roman" w:cs="David"/>
          <w:bCs/>
          <w:sz w:val="24"/>
          <w:szCs w:val="24"/>
          <w:rtl/>
          <w:lang w:eastAsia="he-IL"/>
        </w:rPr>
        <w:t xml:space="preserve">ד' </w:t>
      </w:r>
      <w:proofErr w:type="spellStart"/>
      <w:r w:rsidRPr="006D2AE3">
        <w:rPr>
          <w:rFonts w:ascii="Times New Roman" w:eastAsia="Times New Roman" w:hAnsi="Times New Roman" w:cs="David" w:hint="cs"/>
          <w:b/>
          <w:sz w:val="24"/>
          <w:szCs w:val="24"/>
          <w:rtl/>
          <w:lang w:eastAsia="he-IL"/>
        </w:rPr>
        <w:t>המצ"ב</w:t>
      </w:r>
      <w:proofErr w:type="spellEnd"/>
      <w:r w:rsidRPr="006D2AE3">
        <w:rPr>
          <w:rFonts w:ascii="Times New Roman" w:eastAsia="Times New Roman" w:hAnsi="Times New Roman" w:cs="David" w:hint="cs"/>
          <w:b/>
          <w:sz w:val="24"/>
          <w:szCs w:val="24"/>
          <w:rtl/>
          <w:lang w:eastAsia="he-IL"/>
        </w:rPr>
        <w:t xml:space="preserve"> </w:t>
      </w:r>
      <w:r w:rsidRPr="006D2AE3">
        <w:rPr>
          <w:rFonts w:ascii="Times New Roman" w:eastAsia="Times New Roman" w:hAnsi="Times New Roman" w:cs="David"/>
          <w:sz w:val="24"/>
          <w:szCs w:val="24"/>
          <w:rtl/>
          <w:lang w:eastAsia="he-IL"/>
        </w:rPr>
        <w:t>(להלן: "</w:t>
      </w:r>
      <w:r w:rsidRPr="006D2AE3">
        <w:rPr>
          <w:rFonts w:ascii="Times New Roman" w:eastAsia="Times New Roman" w:hAnsi="Times New Roman" w:cs="David"/>
          <w:b/>
          <w:bCs/>
          <w:sz w:val="24"/>
          <w:szCs w:val="24"/>
          <w:rtl/>
          <w:lang w:eastAsia="he-IL"/>
        </w:rPr>
        <w:t>שכר היועץ</w:t>
      </w:r>
      <w:r w:rsidRPr="006D2AE3">
        <w:rPr>
          <w:rFonts w:ascii="Times New Roman" w:eastAsia="Times New Roman" w:hAnsi="Times New Roman" w:cs="David"/>
          <w:sz w:val="24"/>
          <w:szCs w:val="24"/>
          <w:rtl/>
          <w:lang w:eastAsia="he-IL"/>
        </w:rPr>
        <w:t>").</w:t>
      </w:r>
    </w:p>
    <w:p w14:paraId="08C8F5E1"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בהוצאות הממשיות בשרותי העזר המפורטים להלן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שא המזמין:</w:t>
      </w:r>
    </w:p>
    <w:p w14:paraId="208D5D28"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הדפסות בתוויין המיועדות להפצה לאחרים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6D2AE3">
        <w:rPr>
          <w:rFonts w:ascii="Times New Roman" w:eastAsia="Times New Roman" w:hAnsi="Times New Roman" w:cs="David" w:hint="cs"/>
          <w:sz w:val="24"/>
          <w:szCs w:val="24"/>
          <w:rtl/>
          <w:lang w:eastAsia="he-IL"/>
        </w:rPr>
        <w:t>ת</w:t>
      </w:r>
      <w:r w:rsidRPr="006D2AE3">
        <w:rPr>
          <w:rFonts w:ascii="Times New Roman" w:eastAsia="Times New Roman" w:hAnsi="Times New Roman" w:cs="David"/>
          <w:sz w:val="24"/>
          <w:szCs w:val="24"/>
          <w:rtl/>
          <w:lang w:eastAsia="he-IL"/>
        </w:rPr>
        <w:t xml:space="preserve"> החזר.</w:t>
      </w:r>
    </w:p>
    <w:p w14:paraId="6A3B85A5"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העתקות שנמסרו ע"י היועץ למזמין</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לרשויות המוסמכות</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ליועצים, למעט העתקות וצילומים שיפיק היועץ במשרדו.</w:t>
      </w:r>
    </w:p>
    <w:p w14:paraId="0882FB0A"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שכפול מסמכים.</w:t>
      </w:r>
    </w:p>
    <w:p w14:paraId="23E557EC"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306AAF6F"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מדידות וצילומי אויר.</w:t>
      </w:r>
    </w:p>
    <w:p w14:paraId="07D8FFBB"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קידוחים ובדיקות קרקע.</w:t>
      </w:r>
    </w:p>
    <w:p w14:paraId="2AD76A93"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שליחויות.</w:t>
      </w:r>
    </w:p>
    <w:p w14:paraId="25204160"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העזר המפורטים בסעיפים 7.2.1 עד 7.2.3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יוזמנו על ידי היועץ באמצעות מערכת ניהול פרויקטים </w:t>
      </w:r>
      <w:r w:rsidRPr="006D2AE3">
        <w:rPr>
          <w:rFonts w:ascii="Times New Roman" w:eastAsia="Times New Roman" w:hAnsi="Times New Roman" w:cs="David"/>
          <w:sz w:val="24"/>
          <w:szCs w:val="24"/>
          <w:lang w:eastAsia="he-IL"/>
        </w:rPr>
        <w:t>VIEW</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 מערכת </w:t>
      </w:r>
      <w:proofErr w:type="spellStart"/>
      <w:r w:rsidRPr="006D2AE3">
        <w:rPr>
          <w:rFonts w:ascii="Times New Roman" w:eastAsia="Times New Roman" w:hAnsi="Times New Roman" w:cs="David"/>
          <w:sz w:val="24"/>
          <w:szCs w:val="24"/>
          <w:rtl/>
          <w:lang w:eastAsia="he-IL"/>
        </w:rPr>
        <w:t>רמדורנט</w:t>
      </w:r>
      <w:proofErr w:type="spellEnd"/>
      <w:r w:rsidRPr="006D2AE3">
        <w:rPr>
          <w:rFonts w:ascii="Times New Roman" w:eastAsia="Times New Roman" w:hAnsi="Times New Roman" w:cs="David"/>
          <w:sz w:val="24"/>
          <w:szCs w:val="24"/>
          <w:rtl/>
          <w:lang w:eastAsia="he-IL"/>
        </w:rPr>
        <w:t xml:space="preserve"> מודול ניהול מסמכים (</w:t>
      </w:r>
      <w:r w:rsidRPr="006D2AE3">
        <w:rPr>
          <w:rFonts w:ascii="Times New Roman" w:eastAsia="Times New Roman" w:hAnsi="Times New Roman" w:cs="David"/>
          <w:sz w:val="24"/>
          <w:szCs w:val="24"/>
          <w:lang w:eastAsia="he-IL"/>
        </w:rPr>
        <w:t>DM</w:t>
      </w:r>
      <w:r w:rsidRPr="006D2AE3">
        <w:rPr>
          <w:rFonts w:ascii="Times New Roman" w:eastAsia="Times New Roman" w:hAnsi="Times New Roman" w:cs="David"/>
          <w:sz w:val="24"/>
          <w:szCs w:val="24"/>
          <w:rtl/>
          <w:lang w:eastAsia="he-IL"/>
        </w:rPr>
        <w:t>) רק ממכונים המאושרים ע"י המזמין לבצע עבודות עבורו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6178CDA6"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על חשבון שכר היועץ ישולמו ליועץ תשלומי ביניים בש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עורים ובמועדים המפורטים בנספח</w:t>
      </w:r>
      <w:r w:rsidRPr="006D2AE3">
        <w:rPr>
          <w:rFonts w:ascii="Times New Roman" w:eastAsia="Times New Roman" w:hAnsi="Times New Roman" w:cs="David"/>
          <w:bCs/>
          <w:sz w:val="24"/>
          <w:szCs w:val="24"/>
          <w:rtl/>
          <w:lang w:eastAsia="he-IL"/>
        </w:rPr>
        <w:t xml:space="preserve"> ה'</w:t>
      </w:r>
      <w:r w:rsidRPr="006D2AE3">
        <w:rPr>
          <w:rFonts w:ascii="Times New Roman" w:eastAsia="Times New Roman" w:hAnsi="Times New Roman" w:cs="David" w:hint="cs"/>
          <w:sz w:val="24"/>
          <w:szCs w:val="24"/>
          <w:rtl/>
          <w:lang w:eastAsia="he-IL"/>
        </w:rPr>
        <w:t xml:space="preserve"> </w:t>
      </w:r>
      <w:proofErr w:type="spellStart"/>
      <w:r w:rsidRPr="006D2AE3">
        <w:rPr>
          <w:rFonts w:ascii="Times New Roman" w:eastAsia="Times New Roman" w:hAnsi="Times New Roman" w:cs="David" w:hint="cs"/>
          <w:sz w:val="24"/>
          <w:szCs w:val="24"/>
          <w:rtl/>
          <w:lang w:eastAsia="he-IL"/>
        </w:rPr>
        <w:t>המצ"ב</w:t>
      </w:r>
      <w:proofErr w:type="spellEnd"/>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וכן כל תשלומי ביניים נוספים במידה והמזמין יחליט </w:t>
      </w:r>
      <w:proofErr w:type="spellStart"/>
      <w:r w:rsidRPr="006D2AE3">
        <w:rPr>
          <w:rFonts w:ascii="Times New Roman" w:eastAsia="Times New Roman" w:hAnsi="Times New Roman" w:cs="David"/>
          <w:sz w:val="24"/>
          <w:szCs w:val="24"/>
          <w:rtl/>
          <w:lang w:eastAsia="he-IL"/>
        </w:rPr>
        <w:t>לשלמם</w:t>
      </w:r>
      <w:proofErr w:type="spellEnd"/>
      <w:r w:rsidRPr="006D2AE3">
        <w:rPr>
          <w:rFonts w:ascii="Times New Roman" w:eastAsia="Times New Roman" w:hAnsi="Times New Roman" w:cs="David"/>
          <w:sz w:val="24"/>
          <w:szCs w:val="24"/>
          <w:rtl/>
          <w:lang w:eastAsia="he-IL"/>
        </w:rPr>
        <w:t xml:space="preserve"> לפי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קול דעתו הבלעדי.</w:t>
      </w:r>
    </w:p>
    <w:p w14:paraId="727647F9"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תשלומי הביניים לפי פסקה זו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שלב משלבי שירותי היועץ ו/או טיב הש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3EB40029"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trike/>
          <w:sz w:val="24"/>
          <w:szCs w:val="24"/>
          <w:rtl/>
          <w:lang w:eastAsia="he-IL"/>
        </w:rPr>
      </w:pPr>
      <w:r w:rsidRPr="006D2AE3">
        <w:rPr>
          <w:rFonts w:ascii="Times New Roman" w:eastAsia="Times New Roman" w:hAnsi="Times New Roman" w:cs="David"/>
          <w:sz w:val="24"/>
          <w:szCs w:val="24"/>
          <w:rtl/>
          <w:lang w:eastAsia="he-IL"/>
        </w:rPr>
        <w:t>מוסכם במפורש</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השכר האמור בנספח </w:t>
      </w:r>
      <w:r w:rsidRPr="006D2AE3">
        <w:rPr>
          <w:rFonts w:ascii="Times New Roman" w:eastAsia="Times New Roman" w:hAnsi="Times New Roman" w:cs="David"/>
          <w:b/>
          <w:bCs/>
          <w:sz w:val="24"/>
          <w:szCs w:val="24"/>
          <w:rtl/>
          <w:lang w:eastAsia="he-IL"/>
        </w:rPr>
        <w:t xml:space="preserve">ד' </w:t>
      </w:r>
      <w:proofErr w:type="spellStart"/>
      <w:r w:rsidRPr="006D2AE3">
        <w:rPr>
          <w:rFonts w:ascii="Times New Roman" w:eastAsia="Times New Roman" w:hAnsi="Times New Roman" w:cs="David" w:hint="cs"/>
          <w:sz w:val="24"/>
          <w:szCs w:val="24"/>
          <w:rtl/>
          <w:lang w:eastAsia="he-IL"/>
        </w:rPr>
        <w:t>המצ"ב</w:t>
      </w:r>
      <w:proofErr w:type="spellEnd"/>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ה</w:t>
      </w:r>
      <w:r w:rsidRPr="006D2AE3">
        <w:rPr>
          <w:rFonts w:ascii="Times New Roman" w:eastAsia="Times New Roman" w:hAnsi="Times New Roman" w:cs="David" w:hint="cs"/>
          <w:sz w:val="24"/>
          <w:szCs w:val="24"/>
          <w:rtl/>
          <w:lang w:eastAsia="he-IL"/>
        </w:rPr>
        <w:t xml:space="preserve">ינו </w:t>
      </w:r>
      <w:r w:rsidRPr="006D2AE3">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w:t>
      </w:r>
      <w:r w:rsidRPr="006D2AE3">
        <w:rPr>
          <w:rFonts w:ascii="Times New Roman" w:eastAsia="Times New Roman" w:hAnsi="Times New Roman" w:cs="David"/>
          <w:sz w:val="24"/>
          <w:szCs w:val="24"/>
          <w:rtl/>
          <w:lang w:eastAsia="he-IL"/>
        </w:rPr>
        <w:lastRenderedPageBreak/>
        <w:t xml:space="preserve">היחידות בפרויקט, קצב הבניה, מידת השינויים שידרשו ע"י המזמין, ו/או צורת ביצוע הבניה או מכל עילה אחרת איזו שהיא, אלא אם נאמר בחוזה </w:t>
      </w:r>
      <w:r w:rsidRPr="006D2AE3">
        <w:rPr>
          <w:rFonts w:ascii="Times New Roman" w:eastAsia="Times New Roman" w:hAnsi="Times New Roman" w:cs="David" w:hint="cs"/>
          <w:sz w:val="24"/>
          <w:szCs w:val="24"/>
          <w:rtl/>
          <w:lang w:eastAsia="he-IL"/>
        </w:rPr>
        <w:t xml:space="preserve">זה </w:t>
      </w:r>
      <w:r w:rsidRPr="006D2AE3">
        <w:rPr>
          <w:rFonts w:ascii="Times New Roman" w:eastAsia="Times New Roman" w:hAnsi="Times New Roman" w:cs="David"/>
          <w:sz w:val="24"/>
          <w:szCs w:val="24"/>
          <w:rtl/>
          <w:lang w:eastAsia="he-IL"/>
        </w:rPr>
        <w:t>במפורש אחרת. תנאי לתשלום שכר היועץ במלואו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הינו המצאת הצהרה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6D2AE3">
        <w:rPr>
          <w:rFonts w:ascii="Times New Roman" w:eastAsia="Times New Roman" w:hAnsi="Times New Roman" w:cs="David"/>
          <w:b/>
          <w:bCs/>
          <w:sz w:val="24"/>
          <w:szCs w:val="24"/>
          <w:rtl/>
          <w:lang w:eastAsia="he-IL"/>
        </w:rPr>
        <w:t>ט'</w:t>
      </w:r>
      <w:r w:rsidRPr="006D2AE3">
        <w:rPr>
          <w:rFonts w:ascii="Times New Roman" w:eastAsia="Times New Roman" w:hAnsi="Times New Roman" w:cs="David"/>
          <w:sz w:val="24"/>
          <w:szCs w:val="24"/>
          <w:rtl/>
          <w:lang w:eastAsia="he-IL"/>
        </w:rPr>
        <w:t xml:space="preserve"> לחוזה זה וכתב היעדר תביעות המצורף כנספח</w:t>
      </w:r>
      <w:r w:rsidRPr="006D2AE3">
        <w:rPr>
          <w:rFonts w:ascii="Times New Roman" w:eastAsia="Times New Roman" w:hAnsi="Times New Roman" w:cs="David"/>
          <w:b/>
          <w:bCs/>
          <w:sz w:val="24"/>
          <w:szCs w:val="24"/>
          <w:rtl/>
          <w:lang w:eastAsia="he-IL"/>
        </w:rPr>
        <w:t xml:space="preserve"> י'</w:t>
      </w:r>
      <w:r w:rsidRPr="006D2AE3">
        <w:rPr>
          <w:rFonts w:ascii="Times New Roman" w:eastAsia="Times New Roman" w:hAnsi="Times New Roman" w:cs="David"/>
          <w:sz w:val="24"/>
          <w:szCs w:val="24"/>
          <w:rtl/>
          <w:lang w:eastAsia="he-IL"/>
        </w:rPr>
        <w:t xml:space="preserve"> לחוזה זה למזמין, חתום ע"י היועץ ומאומת כנדרש בו.</w:t>
      </w:r>
    </w:p>
    <w:p w14:paraId="1A770388"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 xml:space="preserve">מבלי לפגוע בכלליות האמור בסעיף </w:t>
      </w:r>
      <w:r w:rsidRPr="006D2AE3">
        <w:rPr>
          <w:rFonts w:ascii="Times New Roman" w:eastAsia="Times New Roman" w:hAnsi="Times New Roman" w:cs="David" w:hint="cs"/>
          <w:sz w:val="24"/>
          <w:szCs w:val="24"/>
          <w:rtl/>
          <w:lang w:eastAsia="he-IL"/>
        </w:rPr>
        <w:t>7 לעיל</w:t>
      </w:r>
      <w:r w:rsidRPr="006D2AE3">
        <w:rPr>
          <w:rFonts w:ascii="Times New Roman" w:eastAsia="Times New Roman" w:hAnsi="Times New Roman" w:cs="David"/>
          <w:sz w:val="24"/>
          <w:szCs w:val="24"/>
          <w:rtl/>
          <w:lang w:eastAsia="he-IL"/>
        </w:rPr>
        <w:t>, מוסכם בזה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רכוש ה</w:t>
      </w:r>
      <w:r w:rsidRPr="006D2AE3">
        <w:rPr>
          <w:rFonts w:ascii="Times New Roman" w:eastAsia="Times New Roman" w:hAnsi="Times New Roman" w:cs="David" w:hint="cs"/>
          <w:sz w:val="24"/>
          <w:szCs w:val="24"/>
          <w:rtl/>
          <w:lang w:eastAsia="he-IL"/>
        </w:rPr>
        <w:t>מזמין</w:t>
      </w:r>
      <w:r w:rsidRPr="006D2AE3">
        <w:rPr>
          <w:rFonts w:ascii="Times New Roman" w:eastAsia="Times New Roman" w:hAnsi="Times New Roman" w:cs="David"/>
          <w:sz w:val="24"/>
          <w:szCs w:val="24"/>
          <w:rtl/>
          <w:lang w:eastAsia="he-IL"/>
        </w:rPr>
        <w:t>. מובהר בזה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הפרת סעיף זה על ידי היועץ תה</w:t>
      </w:r>
      <w:r w:rsidRPr="006D2AE3">
        <w:rPr>
          <w:rFonts w:ascii="Times New Roman" w:eastAsia="Times New Roman" w:hAnsi="Times New Roman" w:cs="David" w:hint="cs"/>
          <w:sz w:val="24"/>
          <w:szCs w:val="24"/>
          <w:rtl/>
          <w:lang w:eastAsia="he-IL"/>
        </w:rPr>
        <w:t>ווה</w:t>
      </w:r>
      <w:r w:rsidRPr="006D2AE3">
        <w:rPr>
          <w:rFonts w:ascii="Times New Roman" w:eastAsia="Times New Roman" w:hAnsi="Times New Roman" w:cs="David"/>
          <w:sz w:val="24"/>
          <w:szCs w:val="24"/>
          <w:rtl/>
          <w:lang w:eastAsia="he-IL"/>
        </w:rPr>
        <w:t xml:space="preserve"> הפרה יסודית של חוזה</w:t>
      </w:r>
      <w:r w:rsidRPr="006D2AE3">
        <w:rPr>
          <w:rFonts w:ascii="Times New Roman" w:eastAsia="Times New Roman" w:hAnsi="Times New Roman" w:cs="David" w:hint="cs"/>
          <w:sz w:val="24"/>
          <w:szCs w:val="24"/>
          <w:rtl/>
          <w:lang w:eastAsia="he-IL"/>
        </w:rPr>
        <w:t xml:space="preserve"> זה. </w:t>
      </w:r>
    </w:p>
    <w:p w14:paraId="62CF3BB1"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תנאים מקדמיים לביצוע תשלום כלשהו ע"ח שכר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הינם הצגת ר</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6D2AE3">
        <w:rPr>
          <w:rFonts w:ascii="Times New Roman" w:eastAsia="Times New Roman" w:hAnsi="Times New Roman" w:cs="David" w:hint="cs"/>
          <w:sz w:val="24"/>
          <w:szCs w:val="24"/>
          <w:rtl/>
          <w:lang w:eastAsia="he-IL"/>
        </w:rPr>
        <w:t>עובר</w:t>
      </w:r>
      <w:r w:rsidRPr="006D2AE3">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4331D37C" w14:textId="77777777" w:rsidR="006D2AE3" w:rsidRPr="006D2AE3" w:rsidRDefault="006D2AE3" w:rsidP="006D2AE3">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698B223F"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שנויים בתכנון</w:t>
      </w:r>
    </w:p>
    <w:p w14:paraId="19ADC1CD" w14:textId="77777777" w:rsid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היועץ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לפי דרישת המנהל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39F09310"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6D2AE3">
        <w:rPr>
          <w:rFonts w:ascii="Times New Roman" w:eastAsia="Times New Roman" w:hAnsi="Times New Roman" w:cs="David" w:hint="cs"/>
          <w:sz w:val="24"/>
          <w:szCs w:val="24"/>
          <w:rtl/>
          <w:lang w:eastAsia="he-IL"/>
        </w:rPr>
        <w:t>ים</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bCs/>
          <w:sz w:val="24"/>
          <w:szCs w:val="24"/>
          <w:rtl/>
          <w:lang w:eastAsia="he-IL"/>
        </w:rPr>
        <w:t>ב' או ג'</w:t>
      </w:r>
      <w:r w:rsidRPr="006D2AE3">
        <w:rPr>
          <w:rFonts w:ascii="Times New Roman" w:eastAsia="Times New Roman" w:hAnsi="Times New Roman" w:cs="David" w:hint="cs"/>
          <w:b/>
          <w:sz w:val="24"/>
          <w:szCs w:val="24"/>
          <w:rtl/>
          <w:lang w:eastAsia="he-IL"/>
        </w:rPr>
        <w:t xml:space="preserve"> </w:t>
      </w:r>
      <w:proofErr w:type="spellStart"/>
      <w:r w:rsidRPr="006D2AE3">
        <w:rPr>
          <w:rFonts w:ascii="Times New Roman" w:eastAsia="Times New Roman" w:hAnsi="Times New Roman" w:cs="David" w:hint="cs"/>
          <w:b/>
          <w:sz w:val="24"/>
          <w:szCs w:val="24"/>
          <w:rtl/>
          <w:lang w:eastAsia="he-IL"/>
        </w:rPr>
        <w:t>המצ"ב</w:t>
      </w:r>
      <w:proofErr w:type="spellEnd"/>
      <w:r w:rsidRPr="006D2AE3">
        <w:rPr>
          <w:rFonts w:ascii="Times New Roman" w:eastAsia="Times New Roman" w:hAnsi="Times New Roman" w:cs="David"/>
          <w:sz w:val="24"/>
          <w:szCs w:val="24"/>
          <w:rtl/>
          <w:lang w:eastAsia="he-IL"/>
        </w:rPr>
        <w:t>, וב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אלמלא השנויים</w:t>
      </w:r>
      <w:r w:rsidRPr="006D2AE3">
        <w:rPr>
          <w:rFonts w:ascii="Times New Roman" w:eastAsia="Times New Roman" w:hAnsi="Times New Roman" w:cs="David" w:hint="cs"/>
          <w:sz w:val="24"/>
          <w:szCs w:val="24"/>
          <w:rtl/>
          <w:lang w:eastAsia="he-IL"/>
        </w:rPr>
        <w:t xml:space="preserve"> כאמור</w:t>
      </w:r>
      <w:r w:rsidRPr="006D2AE3">
        <w:rPr>
          <w:rFonts w:ascii="Times New Roman" w:eastAsia="Times New Roman" w:hAnsi="Times New Roman" w:cs="David"/>
          <w:sz w:val="24"/>
          <w:szCs w:val="24"/>
          <w:rtl/>
          <w:lang w:eastAsia="he-IL"/>
        </w:rPr>
        <w:t>, יהיה</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זכאי לפיצוי בעד העבודה הנוספת שב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צע עקב השנויים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כאמור</w:t>
      </w:r>
      <w:r w:rsidRPr="006D2AE3">
        <w:rPr>
          <w:rFonts w:ascii="Times New Roman" w:eastAsia="Times New Roman" w:hAnsi="Times New Roman" w:cs="David"/>
          <w:sz w:val="24"/>
          <w:szCs w:val="24"/>
          <w:rtl/>
          <w:lang w:eastAsia="he-IL"/>
        </w:rPr>
        <w:t>. הפיצוי ישולם בגין העבודה הנוספת שהיועץ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 היועץ ושכר היועץ. בכל מקרה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שנויים</w:t>
      </w:r>
      <w:r w:rsidRPr="006D2AE3">
        <w:rPr>
          <w:rFonts w:ascii="Times New Roman" w:eastAsia="Times New Roman" w:hAnsi="Times New Roman" w:cs="David" w:hint="cs"/>
          <w:sz w:val="24"/>
          <w:szCs w:val="24"/>
          <w:rtl/>
          <w:lang w:eastAsia="he-IL"/>
        </w:rPr>
        <w:t xml:space="preserve"> כאמור, לא יהוו</w:t>
      </w:r>
      <w:r w:rsidRPr="006D2AE3">
        <w:rPr>
          <w:rFonts w:ascii="Times New Roman" w:eastAsia="Times New Roman" w:hAnsi="Times New Roman" w:cs="David"/>
          <w:sz w:val="24"/>
          <w:szCs w:val="24"/>
          <w:rtl/>
          <w:lang w:eastAsia="he-IL"/>
        </w:rPr>
        <w:t xml:space="preserve"> עילה לש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נוי בלוח הזמנים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אלא בא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שור המנהל </w:t>
      </w:r>
      <w:r w:rsidRPr="006D2AE3">
        <w:rPr>
          <w:rFonts w:ascii="Times New Roman" w:eastAsia="Times New Roman" w:hAnsi="Times New Roman" w:cs="David" w:hint="cs"/>
          <w:sz w:val="24"/>
          <w:szCs w:val="24"/>
          <w:rtl/>
          <w:lang w:eastAsia="he-IL"/>
        </w:rPr>
        <w:t>מראש ו</w:t>
      </w:r>
      <w:r w:rsidRPr="006D2AE3">
        <w:rPr>
          <w:rFonts w:ascii="Times New Roman" w:eastAsia="Times New Roman" w:hAnsi="Times New Roman" w:cs="David"/>
          <w:sz w:val="24"/>
          <w:szCs w:val="24"/>
          <w:rtl/>
          <w:lang w:eastAsia="he-IL"/>
        </w:rPr>
        <w:t>בכתב.</w:t>
      </w:r>
    </w:p>
    <w:p w14:paraId="5D46B27D"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על אף</w:t>
      </w:r>
      <w:r w:rsidRPr="006D2AE3">
        <w:rPr>
          <w:rFonts w:ascii="Times New Roman" w:eastAsia="Times New Roman" w:hAnsi="Times New Roman" w:cs="David"/>
          <w:sz w:val="24"/>
          <w:szCs w:val="24"/>
          <w:rtl/>
          <w:lang w:eastAsia="he-IL"/>
        </w:rPr>
        <w:t xml:space="preserve"> האמור בסעיף 8.2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לא יגיע ליועץ דבר בגין שינויים הנובעים מ:</w:t>
      </w:r>
    </w:p>
    <w:p w14:paraId="7C3A51E7"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טעות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ל</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קוי בתכנון ו/או באומדן של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של היועצים.</w:t>
      </w:r>
    </w:p>
    <w:p w14:paraId="64650BB8"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התכנון אינו התכנון היעיל ביותר.</w:t>
      </w:r>
    </w:p>
    <w:p w14:paraId="137F74FA"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1BB75A36"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השינויים מתחייבים מדרישת רשויות מוסמכות. </w:t>
      </w:r>
    </w:p>
    <w:p w14:paraId="640C96B7"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 להכין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עבור רוכשים שיבקשו זאת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51FEE729" w14:textId="77777777" w:rsidR="006D2AE3" w:rsidRPr="006D2AE3" w:rsidRDefault="006D2AE3" w:rsidP="006D2AE3">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מחיר השינויים ותנאי התשלום בגין תכנון השינויים </w:t>
      </w:r>
      <w:r w:rsidRPr="006D2AE3">
        <w:rPr>
          <w:rFonts w:ascii="Times New Roman" w:eastAsia="Times New Roman" w:hAnsi="Times New Roman" w:cs="David" w:hint="cs"/>
          <w:sz w:val="24"/>
          <w:szCs w:val="24"/>
          <w:rtl/>
          <w:lang w:eastAsia="he-IL"/>
        </w:rPr>
        <w:t xml:space="preserve">כאמור, </w:t>
      </w:r>
      <w:r w:rsidRPr="006D2AE3">
        <w:rPr>
          <w:rFonts w:ascii="Times New Roman" w:eastAsia="Times New Roman" w:hAnsi="Times New Roman" w:cs="David"/>
          <w:sz w:val="24"/>
          <w:szCs w:val="24"/>
          <w:rtl/>
          <w:lang w:eastAsia="he-IL"/>
        </w:rPr>
        <w:t>יסוכמו בין היועץ לרוכשים. היועץ יתקשר עם הרוכש</w:t>
      </w:r>
      <w:r w:rsidRPr="006D2AE3">
        <w:rPr>
          <w:rFonts w:ascii="Times New Roman" w:eastAsia="Times New Roman" w:hAnsi="Times New Roman" w:cs="David" w:hint="cs"/>
          <w:sz w:val="24"/>
          <w:szCs w:val="24"/>
          <w:rtl/>
          <w:lang w:eastAsia="he-IL"/>
        </w:rPr>
        <w:t>ים</w:t>
      </w:r>
      <w:r w:rsidRPr="006D2AE3">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רוכש</w:t>
      </w:r>
      <w:r w:rsidRPr="006D2AE3">
        <w:rPr>
          <w:rFonts w:ascii="Times New Roman" w:eastAsia="Times New Roman" w:hAnsi="Times New Roman" w:cs="David" w:hint="cs"/>
          <w:sz w:val="24"/>
          <w:szCs w:val="24"/>
          <w:rtl/>
          <w:lang w:eastAsia="he-IL"/>
        </w:rPr>
        <w:t>ים</w:t>
      </w:r>
      <w:r w:rsidRPr="006D2AE3">
        <w:rPr>
          <w:rFonts w:ascii="Times New Roman" w:eastAsia="Times New Roman" w:hAnsi="Times New Roman" w:cs="David"/>
          <w:sz w:val="24"/>
          <w:szCs w:val="24"/>
          <w:rtl/>
          <w:lang w:eastAsia="he-IL"/>
        </w:rPr>
        <w:t xml:space="preserve"> בענ</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ין קביעת מחיר השינויים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תובא בפני המנהל והוא יהיה המוסמך להכריע בה.</w:t>
      </w:r>
    </w:p>
    <w:p w14:paraId="3AF6F353" w14:textId="77777777" w:rsid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lang w:eastAsia="he-IL"/>
        </w:rPr>
      </w:pPr>
      <w:r w:rsidRPr="006D2AE3">
        <w:rPr>
          <w:rFonts w:ascii="Times New Roman" w:eastAsia="Times New Roman" w:hAnsi="Times New Roman" w:cs="David"/>
          <w:bCs/>
          <w:sz w:val="24"/>
          <w:szCs w:val="24"/>
          <w:u w:val="single"/>
          <w:rtl/>
          <w:lang w:eastAsia="he-IL"/>
        </w:rPr>
        <w:t>אחריות וביטוח</w:t>
      </w:r>
    </w:p>
    <w:p w14:paraId="2EE1926B" w14:textId="77777777" w:rsidR="008872EF" w:rsidRPr="00013687" w:rsidRDefault="008872EF" w:rsidP="008872EF">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1EBACF7E" w14:textId="77777777" w:rsidR="008872EF" w:rsidRPr="00013687" w:rsidRDefault="008872EF" w:rsidP="008872EF">
      <w:pPr>
        <w:pStyle w:val="af9"/>
        <w:numPr>
          <w:ilvl w:val="1"/>
          <w:numId w:val="1"/>
        </w:numPr>
        <w:ind w:right="0"/>
        <w:rPr>
          <w:rFonts w:eastAsia="Times New Roman" w:cs="David"/>
          <w:color w:val="auto"/>
          <w:szCs w:val="24"/>
        </w:rPr>
      </w:pPr>
      <w:r w:rsidRPr="00013687">
        <w:rPr>
          <w:rFonts w:eastAsia="Times New Roman" w:cs="David" w:hint="cs"/>
          <w:color w:val="auto"/>
          <w:szCs w:val="24"/>
          <w:rtl/>
        </w:rPr>
        <w:lastRenderedPageBreak/>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w:t>
      </w:r>
      <w:proofErr w:type="spellStart"/>
      <w:r w:rsidRPr="00013687">
        <w:rPr>
          <w:rFonts w:eastAsia="Times New Roman" w:cs="David" w:hint="cs"/>
          <w:color w:val="auto"/>
          <w:szCs w:val="24"/>
          <w:rtl/>
        </w:rPr>
        <w:t>אישומים</w:t>
      </w:r>
      <w:proofErr w:type="spellEnd"/>
      <w:r w:rsidRPr="00013687">
        <w:rPr>
          <w:rFonts w:eastAsia="Times New Roman" w:cs="David" w:hint="cs"/>
          <w:color w:val="auto"/>
          <w:szCs w:val="24"/>
          <w:rtl/>
        </w:rPr>
        <w:t xml:space="preserve">, פס"ד, צווים, עונשים, קנסות, פיצויים שייגרמו ו/או יוטלו על המזמין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כל מי מטעמו בקשר עם ביצוע התחייבויותיו על פי חוזה זה. המתכנן פוטר את המזמין מכל אחריות בגין נזקים שייגרמו כאמור לעיל.</w:t>
      </w:r>
    </w:p>
    <w:p w14:paraId="7FB6C639" w14:textId="77777777" w:rsidR="008872EF" w:rsidRPr="00013687" w:rsidRDefault="008872EF" w:rsidP="008872EF">
      <w:pPr>
        <w:pStyle w:val="af9"/>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w:t>
      </w:r>
      <w:proofErr w:type="spellStart"/>
      <w:r w:rsidRPr="00013687">
        <w:rPr>
          <w:rFonts w:eastAsia="Times New Roman" w:cs="David" w:hint="cs"/>
          <w:color w:val="auto"/>
          <w:szCs w:val="24"/>
          <w:rtl/>
        </w:rPr>
        <w:t>אישומים</w:t>
      </w:r>
      <w:proofErr w:type="spellEnd"/>
      <w:r w:rsidRPr="00013687">
        <w:rPr>
          <w:rFonts w:eastAsia="Times New Roman" w:cs="David" w:hint="cs"/>
          <w:color w:val="auto"/>
          <w:szCs w:val="24"/>
          <w:rtl/>
        </w:rPr>
        <w:t>,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21DF746A" w14:textId="77777777" w:rsidR="008872EF" w:rsidRPr="00013687" w:rsidRDefault="008872EF" w:rsidP="008872EF">
      <w:pPr>
        <w:pStyle w:val="af9"/>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1481DC27" w14:textId="77777777" w:rsidR="008872EF" w:rsidRDefault="008872EF" w:rsidP="008872E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54E78F3F" w14:textId="77777777" w:rsidR="008872EF" w:rsidRDefault="008872EF" w:rsidP="008872E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526F3DE0" w14:textId="77777777" w:rsidR="008872EF" w:rsidRPr="00013687" w:rsidRDefault="008872EF" w:rsidP="008872E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10A599FD" w14:textId="77777777" w:rsidR="008872EF" w:rsidRDefault="008872EF" w:rsidP="008872EF">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3C1129B2"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797960A3"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407D384A"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1EE53817"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5AA58F97"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1C826767"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51C5A233"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w:t>
      </w:r>
      <w:r>
        <w:rPr>
          <w:rFonts w:ascii="Times New Roman" w:eastAsia="Times New Roman" w:hAnsi="Times New Roman" w:cs="David" w:hint="cs"/>
          <w:sz w:val="20"/>
          <w:szCs w:val="24"/>
          <w:rtl/>
          <w:lang w:eastAsia="he-IL"/>
        </w:rPr>
        <w:lastRenderedPageBreak/>
        <w:t xml:space="preserve">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25EC58D1"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77181F0B"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736BD005"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0A1846BB"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proofErr w:type="spellStart"/>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proofErr w:type="spellEnd"/>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605E3199"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18A1A73B"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0C994473" w14:textId="77777777" w:rsidR="008872EF" w:rsidRPr="00A42052"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6EE3A43A"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אספקת תכניות</w:t>
      </w:r>
    </w:p>
    <w:p w14:paraId="2E20249B"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בכל עת במהלך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וכן בתקופת הבדק של העבודות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ימסור היועץ למזמין מיד לפי דרישתו כל תכניות, ובכללן, תכניות ומסמכים המנויים ברשימה </w:t>
      </w:r>
      <w:proofErr w:type="spellStart"/>
      <w:r w:rsidRPr="006D2AE3">
        <w:rPr>
          <w:rFonts w:ascii="Times New Roman" w:eastAsia="Times New Roman" w:hAnsi="Times New Roman" w:cs="David"/>
          <w:sz w:val="24"/>
          <w:szCs w:val="24"/>
          <w:rtl/>
          <w:lang w:eastAsia="he-IL"/>
        </w:rPr>
        <w:t>המצ"ב</w:t>
      </w:r>
      <w:proofErr w:type="spellEnd"/>
      <w:r w:rsidRPr="006D2AE3">
        <w:rPr>
          <w:rFonts w:ascii="Times New Roman" w:eastAsia="Times New Roman" w:hAnsi="Times New Roman" w:cs="David"/>
          <w:sz w:val="24"/>
          <w:szCs w:val="24"/>
          <w:rtl/>
          <w:lang w:eastAsia="he-IL"/>
        </w:rPr>
        <w:t xml:space="preserve"> כנספח </w:t>
      </w:r>
      <w:r w:rsidRPr="006D2AE3">
        <w:rPr>
          <w:rFonts w:ascii="Times New Roman" w:eastAsia="Times New Roman" w:hAnsi="Times New Roman" w:cs="David"/>
          <w:b/>
          <w:bCs/>
          <w:sz w:val="24"/>
          <w:szCs w:val="24"/>
          <w:rtl/>
          <w:lang w:eastAsia="he-IL"/>
        </w:rPr>
        <w:t>ח'</w:t>
      </w:r>
      <w:r w:rsidRPr="006D2AE3">
        <w:rPr>
          <w:rFonts w:ascii="Times New Roman" w:eastAsia="Times New Roman" w:hAnsi="Times New Roman" w:cs="David"/>
          <w:sz w:val="24"/>
          <w:szCs w:val="24"/>
          <w:rtl/>
          <w:lang w:eastAsia="he-IL"/>
        </w:rPr>
        <w:t xml:space="preserve"> לחוזה זה, ובמידה והדרישה מתייחסת לתכניות שאינ</w:t>
      </w:r>
      <w:r w:rsidRPr="006D2AE3">
        <w:rPr>
          <w:rFonts w:ascii="Times New Roman" w:eastAsia="Times New Roman" w:hAnsi="Times New Roman" w:cs="David" w:hint="cs"/>
          <w:sz w:val="24"/>
          <w:szCs w:val="24"/>
          <w:rtl/>
          <w:lang w:eastAsia="he-IL"/>
        </w:rPr>
        <w:t>ן</w:t>
      </w:r>
      <w:r w:rsidRPr="006D2AE3">
        <w:rPr>
          <w:rFonts w:ascii="Times New Roman" w:eastAsia="Times New Roman" w:hAnsi="Times New Roman" w:cs="David"/>
          <w:sz w:val="24"/>
          <w:szCs w:val="24"/>
          <w:rtl/>
          <w:lang w:eastAsia="he-IL"/>
        </w:rPr>
        <w:t xml:space="preserve"> בידו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יערכ</w:t>
      </w:r>
      <w:r w:rsidRPr="006D2AE3">
        <w:rPr>
          <w:rFonts w:ascii="Times New Roman" w:eastAsia="Times New Roman" w:hAnsi="Times New Roman" w:cs="David" w:hint="cs"/>
          <w:sz w:val="24"/>
          <w:szCs w:val="24"/>
          <w:rtl/>
          <w:lang w:eastAsia="he-IL"/>
        </w:rPr>
        <w:t>ן</w:t>
      </w:r>
      <w:r w:rsidRPr="006D2AE3">
        <w:rPr>
          <w:rFonts w:ascii="Times New Roman" w:eastAsia="Times New Roman" w:hAnsi="Times New Roman" w:cs="David"/>
          <w:sz w:val="24"/>
          <w:szCs w:val="24"/>
          <w:rtl/>
          <w:lang w:eastAsia="he-IL"/>
        </w:rPr>
        <w:t xml:space="preserve"> היועץ בהקדם האפשרי וימסר</w:t>
      </w:r>
      <w:r w:rsidRPr="006D2AE3">
        <w:rPr>
          <w:rFonts w:ascii="Times New Roman" w:eastAsia="Times New Roman" w:hAnsi="Times New Roman" w:cs="David" w:hint="cs"/>
          <w:sz w:val="24"/>
          <w:szCs w:val="24"/>
          <w:rtl/>
          <w:lang w:eastAsia="he-IL"/>
        </w:rPr>
        <w:t>ן</w:t>
      </w:r>
      <w:r w:rsidRPr="006D2AE3">
        <w:rPr>
          <w:rFonts w:ascii="Times New Roman" w:eastAsia="Times New Roman" w:hAnsi="Times New Roman" w:cs="David"/>
          <w:sz w:val="24"/>
          <w:szCs w:val="24"/>
          <w:rtl/>
          <w:lang w:eastAsia="he-IL"/>
        </w:rPr>
        <w:t xml:space="preserve"> למזמין.</w:t>
      </w:r>
    </w:p>
    <w:p w14:paraId="22291891"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עם גמר שרותי </w:t>
      </w:r>
      <w:r w:rsidRPr="006D2AE3">
        <w:rPr>
          <w:rFonts w:ascii="Times New Roman" w:eastAsia="Times New Roman" w:hAnsi="Times New Roman" w:cs="David" w:hint="cs"/>
          <w:sz w:val="24"/>
          <w:szCs w:val="24"/>
          <w:rtl/>
          <w:lang w:eastAsia="he-IL"/>
        </w:rPr>
        <w:t>היועץ,</w:t>
      </w:r>
      <w:r w:rsidRPr="006D2AE3">
        <w:rPr>
          <w:rFonts w:ascii="Times New Roman" w:eastAsia="Times New Roman" w:hAnsi="Times New Roman" w:cs="David"/>
          <w:sz w:val="24"/>
          <w:szCs w:val="24"/>
          <w:rtl/>
          <w:lang w:eastAsia="he-IL"/>
        </w:rPr>
        <w:t xml:space="preserve"> ימסור היועץ למזמין סדרה אחת של העתקי התכניות כשהן מעודכנות, ומשקפות את התכנון והב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הסופי בשטח </w:t>
      </w:r>
      <w:r w:rsidRPr="006D2AE3">
        <w:rPr>
          <w:rFonts w:ascii="Times New Roman" w:eastAsia="Times New Roman" w:hAnsi="Times New Roman" w:cs="David"/>
          <w:color w:val="000000"/>
          <w:sz w:val="24"/>
          <w:szCs w:val="24"/>
          <w:lang w:eastAsia="he-IL"/>
        </w:rPr>
        <w:t>(AS MADE)</w:t>
      </w:r>
      <w:r w:rsidRPr="006D2AE3">
        <w:rPr>
          <w:rFonts w:ascii="Times New Roman" w:eastAsia="Times New Roman" w:hAnsi="Times New Roman" w:cs="David"/>
          <w:sz w:val="24"/>
          <w:szCs w:val="24"/>
          <w:rtl/>
          <w:lang w:eastAsia="he-IL"/>
        </w:rPr>
        <w:t xml:space="preserve">, למעט שינויי דיירים, </w:t>
      </w:r>
      <w:r w:rsidRPr="006D2AE3">
        <w:rPr>
          <w:rFonts w:ascii="Times New Roman" w:eastAsia="Times New Roman" w:hAnsi="Times New Roman" w:cs="David" w:hint="cs"/>
          <w:sz w:val="24"/>
          <w:szCs w:val="24"/>
          <w:rtl/>
          <w:lang w:eastAsia="he-IL"/>
        </w:rPr>
        <w:t xml:space="preserve">וקבצים </w:t>
      </w:r>
      <w:r w:rsidRPr="006D2AE3">
        <w:rPr>
          <w:rFonts w:ascii="Times New Roman" w:eastAsia="Times New Roman" w:hAnsi="Times New Roman" w:cs="David"/>
          <w:sz w:val="24"/>
          <w:szCs w:val="24"/>
          <w:rtl/>
          <w:lang w:eastAsia="he-IL"/>
        </w:rPr>
        <w:t>המכילים את התכנון במדיה ממוחשבת.</w:t>
      </w:r>
    </w:p>
    <w:p w14:paraId="1DA02661"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הובא החוזה לידי גמר או בוטל לפי סעיף 12 להלן, ימסור היועץ למזמין סדרה אחת של העתקי התכניות ו</w:t>
      </w:r>
      <w:r w:rsidRPr="006D2AE3">
        <w:rPr>
          <w:rFonts w:ascii="Times New Roman" w:eastAsia="Times New Roman" w:hAnsi="Times New Roman" w:cs="David" w:hint="cs"/>
          <w:sz w:val="24"/>
          <w:szCs w:val="24"/>
          <w:rtl/>
          <w:lang w:eastAsia="he-IL"/>
        </w:rPr>
        <w:t>הקבצים</w:t>
      </w:r>
      <w:r w:rsidRPr="006D2AE3">
        <w:rPr>
          <w:rFonts w:ascii="Times New Roman" w:eastAsia="Times New Roman" w:hAnsi="Times New Roman" w:cs="David"/>
          <w:sz w:val="24"/>
          <w:szCs w:val="24"/>
          <w:rtl/>
          <w:lang w:eastAsia="he-IL"/>
        </w:rPr>
        <w:t xml:space="preserve"> כשה</w:t>
      </w:r>
      <w:r w:rsidRPr="006D2AE3">
        <w:rPr>
          <w:rFonts w:ascii="Times New Roman" w:eastAsia="Times New Roman" w:hAnsi="Times New Roman" w:cs="David" w:hint="cs"/>
          <w:sz w:val="24"/>
          <w:szCs w:val="24"/>
          <w:rtl/>
          <w:lang w:eastAsia="he-IL"/>
        </w:rPr>
        <w:t>ם</w:t>
      </w:r>
      <w:r w:rsidRPr="006D2AE3">
        <w:rPr>
          <w:rFonts w:ascii="Times New Roman" w:eastAsia="Times New Roman" w:hAnsi="Times New Roman" w:cs="David"/>
          <w:sz w:val="24"/>
          <w:szCs w:val="24"/>
          <w:rtl/>
          <w:lang w:eastAsia="he-IL"/>
        </w:rPr>
        <w:t xml:space="preserve"> מעודכנ</w:t>
      </w:r>
      <w:r w:rsidRPr="006D2AE3">
        <w:rPr>
          <w:rFonts w:ascii="Times New Roman" w:eastAsia="Times New Roman" w:hAnsi="Times New Roman" w:cs="David" w:hint="cs"/>
          <w:sz w:val="24"/>
          <w:szCs w:val="24"/>
          <w:rtl/>
          <w:lang w:eastAsia="he-IL"/>
        </w:rPr>
        <w:t>ים</w:t>
      </w:r>
      <w:r w:rsidRPr="006D2AE3">
        <w:rPr>
          <w:rFonts w:ascii="Times New Roman" w:eastAsia="Times New Roman" w:hAnsi="Times New Roman" w:cs="David"/>
          <w:sz w:val="24"/>
          <w:szCs w:val="24"/>
          <w:rtl/>
          <w:lang w:eastAsia="he-IL"/>
        </w:rPr>
        <w:t xml:space="preserve"> עד לתאריך הבאת החוזה לידי גמר, או עד לתאריך ביטולו, </w:t>
      </w:r>
      <w:proofErr w:type="spellStart"/>
      <w:r w:rsidRPr="006D2AE3">
        <w:rPr>
          <w:rFonts w:ascii="Times New Roman" w:eastAsia="Times New Roman" w:hAnsi="Times New Roman" w:cs="David"/>
          <w:sz w:val="24"/>
          <w:szCs w:val="24"/>
          <w:rtl/>
          <w:lang w:eastAsia="he-IL"/>
        </w:rPr>
        <w:t>הכל</w:t>
      </w:r>
      <w:proofErr w:type="spellEnd"/>
      <w:r w:rsidRPr="006D2AE3">
        <w:rPr>
          <w:rFonts w:ascii="Times New Roman" w:eastAsia="Times New Roman" w:hAnsi="Times New Roman" w:cs="David"/>
          <w:sz w:val="24"/>
          <w:szCs w:val="24"/>
          <w:rtl/>
          <w:lang w:eastAsia="he-IL"/>
        </w:rPr>
        <w:t xml:space="preserve"> לפי העניין.</w:t>
      </w:r>
    </w:p>
    <w:p w14:paraId="23ED1774"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כמו כן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59A98A2A"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היועץ לא יהיה זכאי לכל תשלום נוסף בעד תכניות שימסור למזמין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סעיף 10 זה.</w:t>
      </w:r>
    </w:p>
    <w:p w14:paraId="582662F8"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lastRenderedPageBreak/>
        <w:t>זכות הקניין בכל התכניות שייכת למזמין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ובלבד ששולם שכר היועץ בהתאם להוראות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בתוקף זכות הקניין הנ"ל זכאי המזמין לעשות כל שימוש בתכניות, לרבות להשתמש בהן באמצעות יועצים אחרים ואף </w:t>
      </w:r>
      <w:proofErr w:type="spellStart"/>
      <w:r w:rsidRPr="006D2AE3">
        <w:rPr>
          <w:rFonts w:ascii="Times New Roman" w:eastAsia="Times New Roman" w:hAnsi="Times New Roman" w:cs="David"/>
          <w:sz w:val="24"/>
          <w:szCs w:val="24"/>
          <w:rtl/>
          <w:lang w:eastAsia="he-IL"/>
        </w:rPr>
        <w:t>לשנותן</w:t>
      </w:r>
      <w:proofErr w:type="spellEnd"/>
      <w:r w:rsidRPr="006D2AE3">
        <w:rPr>
          <w:rFonts w:ascii="Times New Roman" w:eastAsia="Times New Roman" w:hAnsi="Times New Roman" w:cs="David"/>
          <w:sz w:val="24"/>
          <w:szCs w:val="24"/>
          <w:rtl/>
          <w:lang w:eastAsia="he-IL"/>
        </w:rPr>
        <w:t xml:space="preserve"> בלא שיגיע ליועץ דבר בגין זאת, ובלבד שהשימוש בתכניות יוגבל לאתר ולפרויקט שחוזה זה חל לגביו. האמור לעיל לגבי זכות הקניין בתכניות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53AFABA5" w14:textId="77777777" w:rsidR="006D2AE3" w:rsidRPr="006D2AE3" w:rsidRDefault="006D2AE3" w:rsidP="006D2AE3">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מעמד היועץ</w:t>
      </w:r>
    </w:p>
    <w:p w14:paraId="1558B3D5"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color w:val="000000"/>
          <w:sz w:val="24"/>
          <w:szCs w:val="24"/>
          <w:rtl/>
          <w:lang w:eastAsia="he-IL"/>
        </w:rPr>
        <w:t>מוסכם ומובהר על ידי הצדדים לחוזה זה</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6D2AE3">
        <w:rPr>
          <w:rFonts w:ascii="Times New Roman" w:eastAsia="Times New Roman" w:hAnsi="Times New Roman" w:cs="David" w:hint="cs"/>
          <w:sz w:val="24"/>
          <w:szCs w:val="24"/>
          <w:rtl/>
          <w:lang w:eastAsia="he-IL"/>
        </w:rPr>
        <w:t xml:space="preserve"> של היועץ</w:t>
      </w:r>
      <w:r w:rsidRPr="006D2AE3">
        <w:rPr>
          <w:rFonts w:ascii="Times New Roman" w:eastAsia="Times New Roman" w:hAnsi="Times New Roman" w:cs="David"/>
          <w:sz w:val="24"/>
          <w:szCs w:val="24"/>
          <w:rtl/>
          <w:lang w:eastAsia="he-IL"/>
        </w:rPr>
        <w:t>.</w:t>
      </w:r>
    </w:p>
    <w:p w14:paraId="06F7B285"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 xml:space="preserve">אין ולא יהיו יחסי עובד-מעביד בין המזמין ובין </w:t>
      </w:r>
      <w:r w:rsidRPr="006D2AE3">
        <w:rPr>
          <w:rFonts w:ascii="Times New Roman" w:eastAsia="Times New Roman" w:hAnsi="Times New Roman" w:cs="David"/>
          <w:color w:val="000000"/>
          <w:sz w:val="24"/>
          <w:szCs w:val="24"/>
          <w:rtl/>
          <w:lang w:eastAsia="he-IL"/>
        </w:rPr>
        <w:t xml:space="preserve">היועץ ו/או </w:t>
      </w:r>
      <w:r w:rsidRPr="006D2AE3">
        <w:rPr>
          <w:rFonts w:ascii="Times New Roman" w:eastAsia="Times New Roman" w:hAnsi="Times New Roman" w:cs="David" w:hint="cs"/>
          <w:color w:val="000000"/>
          <w:sz w:val="24"/>
          <w:szCs w:val="24"/>
          <w:rtl/>
          <w:lang w:eastAsia="he-IL"/>
        </w:rPr>
        <w:t>מי מטעמו ו</w:t>
      </w:r>
      <w:r w:rsidRPr="006D2AE3">
        <w:rPr>
          <w:rFonts w:ascii="Times New Roman" w:eastAsia="Times New Roman" w:hAnsi="Times New Roman" w:cs="David"/>
          <w:color w:val="000000"/>
          <w:sz w:val="24"/>
          <w:szCs w:val="24"/>
          <w:rtl/>
          <w:lang w:eastAsia="he-IL"/>
        </w:rPr>
        <w:t xml:space="preserve">בין המזמין לבין עובדי </w:t>
      </w:r>
      <w:r w:rsidRPr="006D2AE3">
        <w:rPr>
          <w:rFonts w:ascii="Times New Roman" w:eastAsia="Times New Roman" w:hAnsi="Times New Roman" w:cs="David" w:hint="cs"/>
          <w:color w:val="000000"/>
          <w:sz w:val="24"/>
          <w:szCs w:val="24"/>
          <w:rtl/>
          <w:lang w:eastAsia="he-IL"/>
        </w:rPr>
        <w:t xml:space="preserve"> היועץ ו/או מי מטעמיהם</w:t>
      </w:r>
      <w:r w:rsidRPr="006D2AE3">
        <w:rPr>
          <w:rFonts w:ascii="Times New Roman" w:eastAsia="Times New Roman" w:hAnsi="Times New Roman" w:cs="David"/>
          <w:color w:val="000000"/>
          <w:sz w:val="24"/>
          <w:szCs w:val="24"/>
          <w:rtl/>
          <w:lang w:eastAsia="he-IL"/>
        </w:rPr>
        <w:t xml:space="preserve"> </w:t>
      </w:r>
      <w:r w:rsidRPr="006D2AE3">
        <w:rPr>
          <w:rFonts w:ascii="Times New Roman" w:eastAsia="Times New Roman" w:hAnsi="Times New Roman" w:cs="David"/>
          <w:sz w:val="24"/>
          <w:szCs w:val="24"/>
          <w:rtl/>
          <w:lang w:eastAsia="he-IL"/>
        </w:rPr>
        <w:t>ואין בהוראות חוזה 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כדי ליצור בין היועץ ו/או מי מעובדיו</w:t>
      </w:r>
      <w:r w:rsidRPr="006D2AE3">
        <w:rPr>
          <w:rFonts w:ascii="Times New Roman" w:eastAsia="Times New Roman" w:hAnsi="Times New Roman" w:cs="David" w:hint="cs"/>
          <w:sz w:val="24"/>
          <w:szCs w:val="24"/>
          <w:rtl/>
          <w:lang w:eastAsia="he-IL"/>
        </w:rPr>
        <w:t xml:space="preserve"> ו/או מי מטעמו</w:t>
      </w:r>
      <w:r w:rsidRPr="006D2AE3">
        <w:rPr>
          <w:rFonts w:ascii="Times New Roman" w:eastAsia="Times New Roman" w:hAnsi="Times New Roman" w:cs="David"/>
          <w:sz w:val="24"/>
          <w:szCs w:val="24"/>
          <w:rtl/>
          <w:lang w:eastAsia="he-IL"/>
        </w:rPr>
        <w:t xml:space="preserve"> לבין המזמין ו/או המנהל ו/או מי מטעמו יחסי עובד מעביד</w:t>
      </w:r>
      <w:r w:rsidRPr="006D2AE3">
        <w:rPr>
          <w:rFonts w:ascii="Times New Roman" w:eastAsia="Times New Roman" w:hAnsi="Times New Roman" w:cs="David"/>
          <w:color w:val="000000"/>
          <w:sz w:val="24"/>
          <w:szCs w:val="24"/>
          <w:rtl/>
          <w:lang w:eastAsia="he-IL"/>
        </w:rPr>
        <w:t>, לכל ענין ודבר. בכלל זה</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מוסכם ומובהר בין הצדדים</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6D2AE3">
        <w:rPr>
          <w:rFonts w:ascii="Times New Roman" w:eastAsia="Times New Roman" w:hAnsi="Times New Roman" w:cs="David" w:hint="cs"/>
          <w:color w:val="000000"/>
          <w:sz w:val="24"/>
          <w:szCs w:val="24"/>
          <w:rtl/>
          <w:lang w:eastAsia="he-IL"/>
        </w:rPr>
        <w:t>ל פ</w:t>
      </w:r>
      <w:r w:rsidRPr="006D2AE3">
        <w:rPr>
          <w:rFonts w:ascii="Times New Roman" w:eastAsia="Times New Roman" w:hAnsi="Times New Roman" w:cs="David"/>
          <w:color w:val="000000"/>
          <w:sz w:val="24"/>
          <w:szCs w:val="24"/>
          <w:rtl/>
          <w:lang w:eastAsia="he-IL"/>
        </w:rPr>
        <w:t xml:space="preserve">י הדין ו/או </w:t>
      </w:r>
      <w:proofErr w:type="spellStart"/>
      <w:r w:rsidRPr="006D2AE3">
        <w:rPr>
          <w:rFonts w:ascii="Times New Roman" w:eastAsia="Times New Roman" w:hAnsi="Times New Roman" w:cs="David"/>
          <w:color w:val="000000"/>
          <w:sz w:val="24"/>
          <w:szCs w:val="24"/>
          <w:rtl/>
          <w:lang w:eastAsia="he-IL"/>
        </w:rPr>
        <w:t>מכח</w:t>
      </w:r>
      <w:proofErr w:type="spellEnd"/>
      <w:r w:rsidRPr="006D2AE3">
        <w:rPr>
          <w:rFonts w:ascii="Times New Roman" w:eastAsia="Times New Roman" w:hAnsi="Times New Roman" w:cs="David"/>
          <w:color w:val="000000"/>
          <w:sz w:val="24"/>
          <w:szCs w:val="24"/>
          <w:rtl/>
          <w:lang w:eastAsia="he-IL"/>
        </w:rPr>
        <w:t xml:space="preserve"> צו הרחבה ו/או </w:t>
      </w:r>
      <w:proofErr w:type="spellStart"/>
      <w:r w:rsidRPr="006D2AE3">
        <w:rPr>
          <w:rFonts w:ascii="Times New Roman" w:eastAsia="Times New Roman" w:hAnsi="Times New Roman" w:cs="David"/>
          <w:color w:val="000000"/>
          <w:sz w:val="24"/>
          <w:szCs w:val="24"/>
          <w:rtl/>
          <w:lang w:eastAsia="he-IL"/>
        </w:rPr>
        <w:t>מכח</w:t>
      </w:r>
      <w:proofErr w:type="spellEnd"/>
      <w:r w:rsidRPr="006D2AE3">
        <w:rPr>
          <w:rFonts w:ascii="Times New Roman" w:eastAsia="Times New Roman" w:hAnsi="Times New Roman" w:cs="David"/>
          <w:color w:val="000000"/>
          <w:sz w:val="24"/>
          <w:szCs w:val="24"/>
          <w:rtl/>
          <w:lang w:eastAsia="he-IL"/>
        </w:rPr>
        <w:t xml:space="preserve"> הסכם כלשהו על עובד</w:t>
      </w:r>
      <w:r w:rsidRPr="006D2AE3">
        <w:rPr>
          <w:rFonts w:ascii="Times New Roman" w:eastAsia="Times New Roman" w:hAnsi="Times New Roman" w:cs="David" w:hint="cs"/>
          <w:sz w:val="24"/>
          <w:szCs w:val="24"/>
          <w:rtl/>
          <w:lang w:eastAsia="he-IL"/>
        </w:rPr>
        <w:t>.</w:t>
      </w:r>
    </w:p>
    <w:p w14:paraId="67885E5F"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color w:val="000000"/>
          <w:sz w:val="24"/>
          <w:szCs w:val="24"/>
          <w:rtl/>
          <w:lang w:eastAsia="he-IL"/>
        </w:rPr>
        <w:t>מוסכם בזה</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כי היועץ ו/או עובדיו</w:t>
      </w:r>
      <w:r w:rsidRPr="006D2AE3">
        <w:rPr>
          <w:rFonts w:ascii="Times New Roman" w:eastAsia="Times New Roman" w:hAnsi="Times New Roman" w:cs="David" w:hint="cs"/>
          <w:color w:val="000000"/>
          <w:sz w:val="24"/>
          <w:szCs w:val="24"/>
          <w:rtl/>
          <w:lang w:eastAsia="he-IL"/>
        </w:rPr>
        <w:t xml:space="preserve"> ו/או </w:t>
      </w:r>
      <w:proofErr w:type="spellStart"/>
      <w:r w:rsidRPr="006D2AE3">
        <w:rPr>
          <w:rFonts w:ascii="Times New Roman" w:eastAsia="Times New Roman" w:hAnsi="Times New Roman" w:cs="David" w:hint="cs"/>
          <w:color w:val="000000"/>
          <w:sz w:val="24"/>
          <w:szCs w:val="24"/>
          <w:rtl/>
          <w:lang w:eastAsia="he-IL"/>
        </w:rPr>
        <w:t>שלוחיו</w:t>
      </w:r>
      <w:proofErr w:type="spellEnd"/>
      <w:r w:rsidRPr="006D2AE3">
        <w:rPr>
          <w:rFonts w:ascii="Times New Roman" w:eastAsia="Times New Roman" w:hAnsi="Times New Roman" w:cs="David" w:hint="cs"/>
          <w:color w:val="000000"/>
          <w:sz w:val="24"/>
          <w:szCs w:val="24"/>
          <w:rtl/>
          <w:lang w:eastAsia="he-IL"/>
        </w:rPr>
        <w:t xml:space="preserve"> ו/או אחר מטעמו או מטעמם של אלו</w:t>
      </w:r>
      <w:r w:rsidRPr="006D2AE3">
        <w:rPr>
          <w:rFonts w:ascii="Times New Roman" w:eastAsia="Times New Roman" w:hAnsi="Times New Roman" w:cs="David"/>
          <w:color w:val="000000"/>
          <w:sz w:val="24"/>
          <w:szCs w:val="24"/>
          <w:rtl/>
          <w:lang w:eastAsia="he-IL"/>
        </w:rPr>
        <w:t xml:space="preserve"> מוותרים על כל טענות ו/או</w:t>
      </w:r>
      <w:r w:rsidRPr="006D2AE3">
        <w:rPr>
          <w:rFonts w:ascii="Times New Roman" w:eastAsia="Times New Roman" w:hAnsi="Times New Roman" w:cs="David" w:hint="cs"/>
          <w:color w:val="000000"/>
          <w:sz w:val="24"/>
          <w:szCs w:val="24"/>
          <w:rtl/>
          <w:lang w:eastAsia="he-IL"/>
        </w:rPr>
        <w:t xml:space="preserve"> דרישות ו/או תלונות ו/או</w:t>
      </w:r>
      <w:r w:rsidRPr="006D2AE3">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75995C58"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מצהיר ומתחייב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w:t>
      </w:r>
      <w:r w:rsidRPr="006D2AE3">
        <w:rPr>
          <w:rFonts w:ascii="Times New Roman" w:eastAsia="Times New Roman" w:hAnsi="Times New Roman" w:cs="David" w:hint="cs"/>
          <w:sz w:val="24"/>
          <w:szCs w:val="24"/>
          <w:rtl/>
          <w:lang w:eastAsia="he-IL"/>
        </w:rPr>
        <w:t>ייש</w:t>
      </w:r>
      <w:r w:rsidRPr="006D2AE3">
        <w:rPr>
          <w:rFonts w:ascii="Times New Roman" w:eastAsia="Times New Roman" w:hAnsi="Times New Roman" w:cs="David" w:hint="eastAsia"/>
          <w:sz w:val="24"/>
          <w:szCs w:val="24"/>
          <w:rtl/>
          <w:lang w:eastAsia="he-IL"/>
        </w:rPr>
        <w:t>א</w:t>
      </w:r>
      <w:r w:rsidRPr="006D2AE3">
        <w:rPr>
          <w:rFonts w:ascii="Times New Roman" w:eastAsia="Times New Roman" w:hAnsi="Times New Roman" w:cs="David"/>
          <w:sz w:val="24"/>
          <w:szCs w:val="24"/>
          <w:rtl/>
          <w:lang w:eastAsia="he-IL"/>
        </w:rPr>
        <w:t xml:space="preserve"> לבדו </w:t>
      </w:r>
      <w:r w:rsidRPr="006D2AE3">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היועץ ו/או עובדי היועץ בגין מתן השירותים ו/או בגין התקבולים שיקבל ע</w:t>
      </w:r>
      <w:r w:rsidRPr="006D2AE3">
        <w:rPr>
          <w:rFonts w:ascii="Times New Roman" w:eastAsia="Times New Roman" w:hAnsi="Times New Roman" w:cs="David" w:hint="cs"/>
          <w:color w:val="000000"/>
          <w:sz w:val="24"/>
          <w:szCs w:val="24"/>
          <w:rtl/>
          <w:lang w:eastAsia="he-IL"/>
        </w:rPr>
        <w:t>ל פי</w:t>
      </w:r>
      <w:r w:rsidRPr="006D2AE3">
        <w:rPr>
          <w:rFonts w:ascii="Times New Roman" w:eastAsia="Times New Roman" w:hAnsi="Times New Roman" w:cs="David"/>
          <w:color w:val="000000"/>
          <w:sz w:val="24"/>
          <w:szCs w:val="24"/>
          <w:rtl/>
          <w:lang w:eastAsia="he-IL"/>
        </w:rPr>
        <w:t xml:space="preserve"> חוזה זה</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ובכלל זה</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sz w:val="24"/>
          <w:szCs w:val="24"/>
          <w:rtl/>
          <w:lang w:eastAsia="he-IL"/>
        </w:rPr>
        <w:t xml:space="preserve"> תשלומי מס הכנסה והב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טוח הלאומי שהוא חב בגין מתן שרותי היועץ.</w:t>
      </w:r>
    </w:p>
    <w:p w14:paraId="17788326"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היועץ </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טוח לאומי, תשלומים לקרנות איגודים מקצוע</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054C00EE"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6D2AE3">
        <w:rPr>
          <w:rFonts w:ascii="Times New Roman" w:eastAsia="Times New Roman" w:hAnsi="Times New Roman" w:cs="David"/>
          <w:color w:val="000000"/>
          <w:sz w:val="24"/>
          <w:szCs w:val="24"/>
          <w:rtl/>
          <w:lang w:eastAsia="he-IL"/>
        </w:rPr>
        <w:t>מבלי לגרוע מ</w:t>
      </w:r>
      <w:r w:rsidRPr="006D2AE3">
        <w:rPr>
          <w:rFonts w:ascii="Times New Roman" w:eastAsia="Times New Roman" w:hAnsi="Times New Roman" w:cs="David" w:hint="cs"/>
          <w:color w:val="000000"/>
          <w:sz w:val="24"/>
          <w:szCs w:val="24"/>
          <w:rtl/>
          <w:lang w:eastAsia="he-IL"/>
        </w:rPr>
        <w:t xml:space="preserve">כלליות </w:t>
      </w:r>
      <w:r w:rsidRPr="006D2AE3">
        <w:rPr>
          <w:rFonts w:ascii="Times New Roman" w:eastAsia="Times New Roman" w:hAnsi="Times New Roman" w:cs="David"/>
          <w:color w:val="000000"/>
          <w:sz w:val="24"/>
          <w:szCs w:val="24"/>
          <w:rtl/>
          <w:lang w:eastAsia="he-IL"/>
        </w:rPr>
        <w:t>האמור לעיל, היועץ מצהיר ומתחייב</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כי אם י</w:t>
      </w:r>
      <w:r w:rsidRPr="006D2AE3">
        <w:rPr>
          <w:rFonts w:ascii="Times New Roman" w:eastAsia="Times New Roman" w:hAnsi="Times New Roman" w:cs="David" w:hint="cs"/>
          <w:color w:val="000000"/>
          <w:sz w:val="24"/>
          <w:szCs w:val="24"/>
          <w:rtl/>
          <w:lang w:eastAsia="he-IL"/>
        </w:rPr>
        <w:t>י</w:t>
      </w:r>
      <w:r w:rsidRPr="006D2AE3">
        <w:rPr>
          <w:rFonts w:ascii="Times New Roman" w:eastAsia="Times New Roman" w:hAnsi="Times New Roman" w:cs="David"/>
          <w:color w:val="000000"/>
          <w:sz w:val="24"/>
          <w:szCs w:val="24"/>
          <w:rtl/>
          <w:lang w:eastAsia="he-IL"/>
        </w:rPr>
        <w:t>דרש המזמין על ידי היועץ ו/או על ידי מי מ</w:t>
      </w:r>
      <w:r w:rsidRPr="006D2AE3">
        <w:rPr>
          <w:rFonts w:ascii="Times New Roman" w:eastAsia="Times New Roman" w:hAnsi="Times New Roman" w:cs="David" w:hint="cs"/>
          <w:color w:val="000000"/>
          <w:sz w:val="24"/>
          <w:szCs w:val="24"/>
          <w:rtl/>
          <w:lang w:eastAsia="he-IL"/>
        </w:rPr>
        <w:t>שלוחיו ו/או עובדיו</w:t>
      </w:r>
      <w:r w:rsidRPr="006D2AE3">
        <w:rPr>
          <w:rFonts w:ascii="Times New Roman" w:eastAsia="Times New Roman" w:hAnsi="Times New Roman" w:cs="David"/>
          <w:color w:val="000000"/>
          <w:sz w:val="24"/>
          <w:szCs w:val="24"/>
          <w:rtl/>
          <w:lang w:eastAsia="he-IL"/>
        </w:rPr>
        <w:t xml:space="preserve"> ו/או</w:t>
      </w:r>
      <w:r w:rsidRPr="006D2AE3">
        <w:rPr>
          <w:rFonts w:ascii="Times New Roman" w:eastAsia="Times New Roman" w:hAnsi="Times New Roman" w:cs="David" w:hint="cs"/>
          <w:color w:val="000000"/>
          <w:sz w:val="24"/>
          <w:szCs w:val="24"/>
          <w:rtl/>
          <w:lang w:eastAsia="he-IL"/>
        </w:rPr>
        <w:t xml:space="preserve"> אחר מטעמו ו/או</w:t>
      </w:r>
      <w:r w:rsidRPr="006D2AE3">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6D2AE3">
        <w:rPr>
          <w:rFonts w:ascii="Times New Roman" w:eastAsia="Times New Roman" w:hAnsi="Times New Roman" w:cs="David" w:hint="cs"/>
          <w:color w:val="000000"/>
          <w:sz w:val="24"/>
          <w:szCs w:val="24"/>
          <w:rtl/>
          <w:lang w:eastAsia="he-IL"/>
        </w:rPr>
        <w:t xml:space="preserve"> ו/או פיצוי ו/או שיפוי</w:t>
      </w:r>
      <w:r w:rsidRPr="006D2AE3">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6D2AE3">
        <w:rPr>
          <w:rFonts w:ascii="Times New Roman" w:eastAsia="Times New Roman" w:hAnsi="Times New Roman" w:cs="David" w:hint="cs"/>
          <w:color w:val="000000"/>
          <w:sz w:val="24"/>
          <w:szCs w:val="24"/>
          <w:rtl/>
          <w:lang w:eastAsia="he-IL"/>
        </w:rPr>
        <w:t xml:space="preserve"> ו/או פיצוי ו/או שיפוי</w:t>
      </w:r>
      <w:r w:rsidRPr="006D2AE3">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6D2AE3">
        <w:rPr>
          <w:rFonts w:ascii="Times New Roman" w:eastAsia="Times New Roman" w:hAnsi="Times New Roman" w:cs="David" w:hint="cs"/>
          <w:color w:val="000000"/>
          <w:sz w:val="24"/>
          <w:szCs w:val="24"/>
          <w:rtl/>
          <w:lang w:eastAsia="he-IL"/>
        </w:rPr>
        <w:t xml:space="preserve"> ו/או פיצוי ו/או שיפוי</w:t>
      </w:r>
      <w:r w:rsidRPr="006D2AE3">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ייחשב </w:t>
      </w:r>
      <w:r w:rsidRPr="006D2AE3">
        <w:rPr>
          <w:rFonts w:ascii="Times New Roman" w:eastAsia="Times New Roman" w:hAnsi="Times New Roman" w:cs="David" w:hint="cs"/>
          <w:color w:val="000000"/>
          <w:sz w:val="24"/>
          <w:szCs w:val="24"/>
          <w:rtl/>
          <w:lang w:eastAsia="he-IL"/>
        </w:rPr>
        <w:t>כ</w:t>
      </w:r>
      <w:r w:rsidRPr="006D2AE3">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4FCC5FCF" w14:textId="77777777" w:rsid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6D2AE3">
        <w:rPr>
          <w:rFonts w:ascii="Times New Roman" w:eastAsia="Times New Roman" w:hAnsi="Times New Roman" w:cs="David"/>
          <w:color w:val="000000"/>
          <w:sz w:val="24"/>
          <w:szCs w:val="24"/>
          <w:rtl/>
          <w:lang w:eastAsia="he-IL"/>
        </w:rPr>
        <w:t>בשים לב לאמור לעיל, אם יקבע פורום מוסמך כלשהו</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6D2AE3">
        <w:rPr>
          <w:rFonts w:ascii="Times New Roman" w:eastAsia="Times New Roman" w:hAnsi="Times New Roman" w:cs="David" w:hint="cs"/>
          <w:color w:val="000000"/>
          <w:sz w:val="24"/>
          <w:szCs w:val="24"/>
          <w:rtl/>
          <w:lang w:eastAsia="he-IL"/>
        </w:rPr>
        <w:t xml:space="preserve"> ו/או מי משלוחיו ו/או אחר מטעמו</w:t>
      </w:r>
      <w:r w:rsidRPr="006D2AE3">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6D2AE3">
        <w:rPr>
          <w:rFonts w:ascii="Times New Roman" w:eastAsia="Times New Roman" w:hAnsi="Times New Roman" w:cs="David" w:hint="cs"/>
          <w:color w:val="000000"/>
          <w:sz w:val="24"/>
          <w:szCs w:val="24"/>
          <w:rtl/>
          <w:lang w:eastAsia="he-IL"/>
        </w:rPr>
        <w:t>.</w:t>
      </w:r>
    </w:p>
    <w:p w14:paraId="6E846EA0" w14:textId="77777777" w:rsidR="006D2AE3" w:rsidRPr="006D2AE3" w:rsidRDefault="006D2AE3" w:rsidP="006D2AE3">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4"/>
          <w:szCs w:val="24"/>
          <w:u w:val="single"/>
          <w:rtl/>
          <w:lang w:eastAsia="he-IL"/>
        </w:rPr>
      </w:pPr>
      <w:r w:rsidRPr="006D2AE3">
        <w:rPr>
          <w:rFonts w:ascii="Times New Roman" w:eastAsia="Times New Roman" w:hAnsi="Times New Roman" w:cs="David"/>
          <w:bCs/>
          <w:sz w:val="24"/>
          <w:szCs w:val="24"/>
          <w:u w:val="single"/>
          <w:rtl/>
          <w:lang w:eastAsia="he-IL"/>
        </w:rPr>
        <w:t>הבאת החוזה לגמר או ביטולו</w:t>
      </w:r>
    </w:p>
    <w:p w14:paraId="6994D593"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p>
    <w:p w14:paraId="0DD26683" w14:textId="77777777" w:rsidR="006D2AE3" w:rsidRPr="006D2AE3" w:rsidRDefault="006D2AE3" w:rsidP="006D2AE3">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על אף האמור בכל מקום אחר בחוזה </w:t>
      </w:r>
      <w:r w:rsidRPr="006D2AE3">
        <w:rPr>
          <w:rFonts w:ascii="Times New Roman" w:eastAsia="Times New Roman" w:hAnsi="Times New Roman" w:cs="David" w:hint="cs"/>
          <w:sz w:val="24"/>
          <w:szCs w:val="24"/>
          <w:rtl/>
          <w:lang w:eastAsia="he-IL"/>
        </w:rPr>
        <w:t xml:space="preserve">זה על נספחיו, </w:t>
      </w:r>
      <w:r w:rsidRPr="006D2AE3">
        <w:rPr>
          <w:rFonts w:ascii="Times New Roman" w:eastAsia="Times New Roman" w:hAnsi="Times New Roman" w:cs="David"/>
          <w:sz w:val="24"/>
          <w:szCs w:val="24"/>
          <w:rtl/>
          <w:lang w:eastAsia="he-IL"/>
        </w:rPr>
        <w:t>רשאי המזמין, לפי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קול דעתו הבלעדי, בכל עת ומסיבה כלשהי, להביא חוזה זה, כולו או מקצתו, לידי גמר </w:t>
      </w:r>
      <w:r w:rsidRPr="006D2AE3">
        <w:rPr>
          <w:rFonts w:ascii="Times New Roman" w:eastAsia="Times New Roman" w:hAnsi="Times New Roman" w:cs="David"/>
          <w:sz w:val="24"/>
          <w:szCs w:val="24"/>
          <w:rtl/>
          <w:lang w:eastAsia="he-IL"/>
        </w:rPr>
        <w:lastRenderedPageBreak/>
        <w:t>על ידי מתן הודעה בכתב על כך ליועץ. ניתנה הודעה כאמור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6D2AE3">
        <w:rPr>
          <w:rFonts w:ascii="Times New Roman" w:eastAsia="Times New Roman" w:hAnsi="Times New Roman" w:cs="David" w:hint="cs"/>
          <w:sz w:val="24"/>
          <w:szCs w:val="24"/>
          <w:rtl/>
          <w:lang w:eastAsia="he-IL"/>
        </w:rPr>
        <w:t>-7</w:t>
      </w:r>
      <w:r w:rsidRPr="006D2AE3">
        <w:rPr>
          <w:rFonts w:ascii="Times New Roman" w:eastAsia="Times New Roman" w:hAnsi="Times New Roman" w:cs="David"/>
          <w:sz w:val="24"/>
          <w:szCs w:val="24"/>
          <w:rtl/>
          <w:lang w:eastAsia="he-IL"/>
        </w:rPr>
        <w:t xml:space="preserve"> י</w:t>
      </w:r>
      <w:r w:rsidRPr="006D2AE3">
        <w:rPr>
          <w:rFonts w:ascii="Times New Roman" w:eastAsia="Times New Roman" w:hAnsi="Times New Roman" w:cs="David" w:hint="cs"/>
          <w:sz w:val="24"/>
          <w:szCs w:val="24"/>
          <w:rtl/>
          <w:lang w:eastAsia="he-IL"/>
        </w:rPr>
        <w:t>מים</w:t>
      </w:r>
      <w:r w:rsidRPr="006D2AE3">
        <w:rPr>
          <w:rFonts w:ascii="Times New Roman" w:eastAsia="Times New Roman" w:hAnsi="Times New Roman" w:cs="David"/>
          <w:sz w:val="24"/>
          <w:szCs w:val="24"/>
          <w:rtl/>
          <w:lang w:eastAsia="he-IL"/>
        </w:rPr>
        <w:t xml:space="preserve"> מיום משלוחה (להלן: "</w:t>
      </w:r>
      <w:r w:rsidRPr="006D2AE3">
        <w:rPr>
          <w:rFonts w:ascii="Times New Roman" w:eastAsia="Times New Roman" w:hAnsi="Times New Roman" w:cs="David"/>
          <w:b/>
          <w:bCs/>
          <w:sz w:val="24"/>
          <w:szCs w:val="24"/>
          <w:rtl/>
          <w:lang w:eastAsia="he-IL"/>
        </w:rPr>
        <w:t>תאריך הפסקת השרות</w:t>
      </w:r>
      <w:r w:rsidRPr="006D2AE3">
        <w:rPr>
          <w:rFonts w:ascii="Times New Roman" w:eastAsia="Times New Roman" w:hAnsi="Times New Roman" w:cs="David"/>
          <w:sz w:val="24"/>
          <w:szCs w:val="24"/>
          <w:rtl/>
          <w:lang w:eastAsia="he-IL"/>
        </w:rPr>
        <w:t>").</w:t>
      </w:r>
    </w:p>
    <w:p w14:paraId="5BB3579A" w14:textId="77777777" w:rsidR="006D2AE3" w:rsidRPr="006D2AE3" w:rsidRDefault="006D2AE3" w:rsidP="006D2AE3">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צע עד לתאריך הפסקת הש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וזאת לפי השיעור המפורט בנספחים </w:t>
      </w:r>
      <w:r w:rsidRPr="006D2AE3">
        <w:rPr>
          <w:rFonts w:ascii="Times New Roman" w:eastAsia="Times New Roman" w:hAnsi="Times New Roman" w:cs="David"/>
          <w:bCs/>
          <w:sz w:val="24"/>
          <w:szCs w:val="24"/>
          <w:rtl/>
          <w:lang w:eastAsia="he-IL"/>
        </w:rPr>
        <w:t>ד' ו - ה'</w:t>
      </w:r>
      <w:r w:rsidRPr="006D2AE3">
        <w:rPr>
          <w:rFonts w:ascii="Times New Roman" w:eastAsia="Times New Roman" w:hAnsi="Times New Roman" w:cs="David"/>
          <w:sz w:val="24"/>
          <w:szCs w:val="24"/>
          <w:rtl/>
          <w:lang w:eastAsia="he-IL"/>
        </w:rPr>
        <w:t>. במקרה שבוצע חלק של קטע ו/או שלב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ישולם חלק יחסי מתאים מהשכר הקבוע בנספחים </w:t>
      </w:r>
      <w:r w:rsidRPr="006D2AE3">
        <w:rPr>
          <w:rFonts w:ascii="Times New Roman" w:eastAsia="Times New Roman" w:hAnsi="Times New Roman" w:cs="David"/>
          <w:bCs/>
          <w:sz w:val="24"/>
          <w:szCs w:val="24"/>
          <w:rtl/>
          <w:lang w:eastAsia="he-IL"/>
        </w:rPr>
        <w:t xml:space="preserve">ד' ו-ה' </w:t>
      </w:r>
      <w:r w:rsidRPr="006D2AE3">
        <w:rPr>
          <w:rFonts w:ascii="Times New Roman" w:eastAsia="Times New Roman" w:hAnsi="Times New Roman" w:cs="David"/>
          <w:sz w:val="24"/>
          <w:szCs w:val="24"/>
          <w:rtl/>
          <w:lang w:eastAsia="he-IL"/>
        </w:rPr>
        <w:t>לאותו שלב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כפי שיקבע המנהל.</w:t>
      </w:r>
    </w:p>
    <w:p w14:paraId="0A3488A3"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לטענה </w:t>
      </w:r>
      <w:r w:rsidRPr="006D2AE3">
        <w:rPr>
          <w:rFonts w:ascii="Times New Roman" w:eastAsia="Times New Roman" w:hAnsi="Times New Roman" w:cs="David" w:hint="cs"/>
          <w:sz w:val="24"/>
          <w:szCs w:val="24"/>
          <w:rtl/>
          <w:lang w:eastAsia="he-IL"/>
        </w:rPr>
        <w:t>ו/או דרישה ו/או תלונה ו/</w:t>
      </w:r>
      <w:r w:rsidRPr="006D2AE3">
        <w:rPr>
          <w:rFonts w:ascii="Times New Roman" w:eastAsia="Times New Roman" w:hAnsi="Times New Roman" w:cs="David"/>
          <w:sz w:val="24"/>
          <w:szCs w:val="24"/>
          <w:rtl/>
          <w:lang w:eastAsia="he-IL"/>
        </w:rPr>
        <w:t>או תביעה כלשהי, פרט לאמור בסעיף 12.1.2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והשכר שישולם לפי סעיף 12.1.2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לסילוק כל המגיע ליועץ מהמזמין לפי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ו/או עקב הבאתו לידי גמר כאמור, בין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ובין מכוח עילה כלשהי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הדין.</w:t>
      </w:r>
    </w:p>
    <w:p w14:paraId="1C6A98F4"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תוך 12 חודש</w:t>
      </w:r>
      <w:r w:rsidRPr="006D2AE3">
        <w:rPr>
          <w:rFonts w:ascii="Times New Roman" w:eastAsia="Times New Roman" w:hAnsi="Times New Roman" w:cs="David" w:hint="cs"/>
          <w:sz w:val="24"/>
          <w:szCs w:val="24"/>
          <w:rtl/>
          <w:lang w:eastAsia="he-IL"/>
        </w:rPr>
        <w:t>ים</w:t>
      </w:r>
      <w:r w:rsidRPr="006D2AE3">
        <w:rPr>
          <w:rFonts w:ascii="Times New Roman" w:eastAsia="Times New Roman" w:hAnsi="Times New Roman" w:cs="David"/>
          <w:sz w:val="24"/>
          <w:szCs w:val="24"/>
          <w:rtl/>
          <w:lang w:eastAsia="he-IL"/>
        </w:rPr>
        <w:t xml:space="preserve"> מהבאת חוזה</w:t>
      </w:r>
      <w:r w:rsidRPr="006D2AE3">
        <w:rPr>
          <w:rFonts w:ascii="Times New Roman" w:eastAsia="Times New Roman" w:hAnsi="Times New Roman" w:cs="David" w:hint="cs"/>
          <w:sz w:val="24"/>
          <w:szCs w:val="24"/>
          <w:rtl/>
          <w:lang w:eastAsia="he-IL"/>
        </w:rPr>
        <w:t xml:space="preserve"> זה לידי</w:t>
      </w:r>
      <w:r w:rsidRPr="006D2AE3">
        <w:rPr>
          <w:rFonts w:ascii="Times New Roman" w:eastAsia="Times New Roman" w:hAnsi="Times New Roman" w:cs="David"/>
          <w:sz w:val="24"/>
          <w:szCs w:val="24"/>
          <w:rtl/>
          <w:lang w:eastAsia="he-IL"/>
        </w:rPr>
        <w:t xml:space="preserve"> גמר כאמור</w:t>
      </w:r>
      <w:r w:rsidRPr="006D2AE3">
        <w:rPr>
          <w:rFonts w:ascii="Times New Roman" w:eastAsia="Times New Roman" w:hAnsi="Times New Roman" w:cs="David" w:hint="cs"/>
          <w:sz w:val="24"/>
          <w:szCs w:val="24"/>
          <w:rtl/>
          <w:lang w:eastAsia="he-IL"/>
        </w:rPr>
        <w:t>, רשאי המזמין</w:t>
      </w:r>
      <w:r w:rsidRPr="006D2AE3">
        <w:rPr>
          <w:rFonts w:ascii="Times New Roman" w:eastAsia="Times New Roman" w:hAnsi="Times New Roman" w:cs="David"/>
          <w:sz w:val="24"/>
          <w:szCs w:val="24"/>
          <w:rtl/>
          <w:lang w:eastAsia="he-IL"/>
        </w:rPr>
        <w:t xml:space="preserve"> לחדשו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במקרה 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היועץ 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לפי דרישת המזמין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לחדש את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תנאי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w:t>
      </w:r>
    </w:p>
    <w:p w14:paraId="407A83E9"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במקרה שחוזה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מצוות הדין)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היועץ זכאי לתשלום כמוגדר בסעיף 12.3.2 להלן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ויחולו הסעיפים 12.1.3 ו- 12.1.4 לעיל.</w:t>
      </w:r>
    </w:p>
    <w:p w14:paraId="37234F1F"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p>
    <w:p w14:paraId="609F2B0E"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מבלי לגרוע מזכויות מזמין לפי סעיף 12.1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זכאי המזמין לבטל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לפי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קול דעתו הבלעדי</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בלא צורך בהודעה מוקדמת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בכל אחד מהמקרים הבאים:</w:t>
      </w:r>
    </w:p>
    <w:p w14:paraId="5543AD46" w14:textId="77777777" w:rsidR="006D2AE3" w:rsidRPr="006D2AE3" w:rsidRDefault="006D2AE3" w:rsidP="006D2AE3">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הפר ו/או לא קיים איזה מהוראות החוזה ולא ת</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קן </w:t>
      </w:r>
      <w:r w:rsidRPr="006D2AE3">
        <w:rPr>
          <w:rFonts w:ascii="Times New Roman" w:eastAsia="Times New Roman" w:hAnsi="Times New Roman" w:cs="David" w:hint="cs"/>
          <w:sz w:val="24"/>
          <w:szCs w:val="24"/>
          <w:rtl/>
          <w:lang w:eastAsia="he-IL"/>
        </w:rPr>
        <w:t>את ה</w:t>
      </w:r>
      <w:r w:rsidRPr="006D2AE3">
        <w:rPr>
          <w:rFonts w:ascii="Times New Roman" w:eastAsia="Times New Roman" w:hAnsi="Times New Roman" w:cs="David"/>
          <w:sz w:val="24"/>
          <w:szCs w:val="24"/>
          <w:rtl/>
          <w:lang w:eastAsia="he-IL"/>
        </w:rPr>
        <w:t>הפרה</w:t>
      </w:r>
      <w:r w:rsidRPr="006D2AE3">
        <w:rPr>
          <w:rFonts w:ascii="Times New Roman" w:eastAsia="Times New Roman" w:hAnsi="Times New Roman" w:cs="David" w:hint="cs"/>
          <w:sz w:val="24"/>
          <w:szCs w:val="24"/>
          <w:rtl/>
          <w:lang w:eastAsia="he-IL"/>
        </w:rPr>
        <w:t xml:space="preserve"> כאמור,</w:t>
      </w:r>
      <w:r w:rsidRPr="006D2AE3">
        <w:rPr>
          <w:rFonts w:ascii="Times New Roman" w:eastAsia="Times New Roman" w:hAnsi="Times New Roman" w:cs="David"/>
          <w:sz w:val="24"/>
          <w:szCs w:val="24"/>
          <w:rtl/>
          <w:lang w:eastAsia="he-IL"/>
        </w:rPr>
        <w:t xml:space="preserve"> לאחר שק</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בל התראה על כך מהמזמין בתוך הזמן הנקוב בהתראה.</w:t>
      </w:r>
    </w:p>
    <w:p w14:paraId="205B3391" w14:textId="77777777" w:rsidR="006D2AE3" w:rsidRPr="006D2AE3" w:rsidRDefault="006D2AE3" w:rsidP="006D2AE3">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המזמין התרה ביועץ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שאין הוא מבצע את עבודתו בצורה המבטיחה את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צועה התקין ו/או התקדמותה וסיומה לפי לוח הזמנים.</w:t>
      </w:r>
    </w:p>
    <w:p w14:paraId="65D6130C" w14:textId="77777777" w:rsidR="006D2AE3" w:rsidRPr="006D2AE3" w:rsidRDefault="006D2AE3" w:rsidP="006D2AE3">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הפר את הוראת סעיף 7.5 לעיל.</w:t>
      </w:r>
    </w:p>
    <w:p w14:paraId="60A5973D" w14:textId="77777777" w:rsidR="006D2AE3" w:rsidRPr="006D2AE3" w:rsidRDefault="006D2AE3" w:rsidP="006D2AE3">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נבצר מהיועץ או מהמנהל הראשי לקיים את ה</w:t>
      </w:r>
      <w:r w:rsidRPr="006D2AE3">
        <w:rPr>
          <w:rFonts w:ascii="Times New Roman" w:eastAsia="Times New Roman" w:hAnsi="Times New Roman" w:cs="David" w:hint="cs"/>
          <w:sz w:val="24"/>
          <w:szCs w:val="24"/>
          <w:rtl/>
          <w:lang w:eastAsia="he-IL"/>
        </w:rPr>
        <w:t xml:space="preserve">וראות </w:t>
      </w:r>
      <w:r w:rsidRPr="006D2AE3">
        <w:rPr>
          <w:rFonts w:ascii="Times New Roman" w:eastAsia="Times New Roman" w:hAnsi="Times New Roman" w:cs="David"/>
          <w:sz w:val="24"/>
          <w:szCs w:val="24"/>
          <w:rtl/>
          <w:lang w:eastAsia="he-IL"/>
        </w:rPr>
        <w:t>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מסיבת מחלה או מכל סיבה אחרת שהיא. מבלי לפגוע בכלליות האמור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יחול הסעיף אם המנהל הראשי במשרד היועץ נפטר, היועץ פשט רגל, או נעשה בלתי כש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 לפעולה משפטית או בלתי כש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 למתן שירותי היועץ או אם ארע אירוע דומה.</w:t>
      </w:r>
    </w:p>
    <w:p w14:paraId="4BA7DDDE" w14:textId="77777777" w:rsidR="006D2AE3" w:rsidRPr="006D2AE3" w:rsidRDefault="006D2AE3" w:rsidP="006D2AE3">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חל שינוי בהחזקת המניות ו/או בהרכב המנהלים של היועץ.</w:t>
      </w:r>
    </w:p>
    <w:p w14:paraId="01F77E45"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בוטל החוזה כאמור בסעיף 12.3.1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צע עד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טול החוזה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וזאת לפי השיעור המפורט בנספחים </w:t>
      </w:r>
      <w:r w:rsidRPr="006D2AE3">
        <w:rPr>
          <w:rFonts w:ascii="Times New Roman" w:eastAsia="Times New Roman" w:hAnsi="Times New Roman" w:cs="David"/>
          <w:bCs/>
          <w:sz w:val="24"/>
          <w:szCs w:val="24"/>
          <w:rtl/>
          <w:lang w:eastAsia="he-IL"/>
        </w:rPr>
        <w:t>ד'</w:t>
      </w:r>
      <w:r w:rsidRPr="006D2AE3">
        <w:rPr>
          <w:rFonts w:ascii="Times New Roman" w:eastAsia="Times New Roman" w:hAnsi="Times New Roman" w:cs="David" w:hint="cs"/>
          <w:bCs/>
          <w:sz w:val="24"/>
          <w:szCs w:val="24"/>
          <w:rtl/>
          <w:lang w:eastAsia="he-IL"/>
        </w:rPr>
        <w:t xml:space="preserve"> </w:t>
      </w:r>
      <w:r w:rsidRPr="006D2AE3">
        <w:rPr>
          <w:rFonts w:ascii="Times New Roman" w:eastAsia="Times New Roman" w:hAnsi="Times New Roman" w:cs="David"/>
          <w:bCs/>
          <w:sz w:val="24"/>
          <w:szCs w:val="24"/>
          <w:rtl/>
          <w:lang w:eastAsia="he-IL"/>
        </w:rPr>
        <w:t xml:space="preserve">ו -ה' </w:t>
      </w:r>
      <w:r w:rsidRPr="006D2AE3">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6D2AE3">
        <w:rPr>
          <w:rFonts w:ascii="Times New Roman" w:eastAsia="Times New Roman" w:hAnsi="Times New Roman" w:cs="David"/>
          <w:bCs/>
          <w:sz w:val="24"/>
          <w:szCs w:val="24"/>
          <w:rtl/>
          <w:lang w:eastAsia="he-IL"/>
        </w:rPr>
        <w:t xml:space="preserve">ד' ו-ה' </w:t>
      </w:r>
      <w:r w:rsidRPr="006D2AE3">
        <w:rPr>
          <w:rFonts w:ascii="Times New Roman" w:eastAsia="Times New Roman" w:hAnsi="Times New Roman" w:cs="David"/>
          <w:sz w:val="24"/>
          <w:szCs w:val="24"/>
          <w:rtl/>
          <w:lang w:eastAsia="he-IL"/>
        </w:rPr>
        <w:t>לאותו שלב כפי שיקבע המנהל, וזאת לסילוק כל המגיע ליועץ מהמזמין.</w:t>
      </w:r>
    </w:p>
    <w:p w14:paraId="0EB3D0C5"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הודעה בדבר הבאת החוזה לידי גמר כאמור בסעיף 12.3.1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לא תשמש עילה ליועץ לתביעת פיצויים כלשהם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לטענה</w:t>
      </w:r>
      <w:r w:rsidRPr="006D2AE3">
        <w:rPr>
          <w:rFonts w:ascii="Times New Roman" w:eastAsia="Times New Roman" w:hAnsi="Times New Roman" w:cs="David" w:hint="cs"/>
          <w:sz w:val="24"/>
          <w:szCs w:val="24"/>
          <w:rtl/>
          <w:lang w:eastAsia="he-IL"/>
        </w:rPr>
        <w:t xml:space="preserve"> ו/או לדרישה ו/או לתלונה</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w:t>
      </w:r>
      <w:r w:rsidRPr="006D2AE3">
        <w:rPr>
          <w:rFonts w:ascii="Times New Roman" w:eastAsia="Times New Roman" w:hAnsi="Times New Roman" w:cs="David" w:hint="cs"/>
          <w:sz w:val="24"/>
          <w:szCs w:val="24"/>
          <w:rtl/>
          <w:lang w:eastAsia="he-IL"/>
        </w:rPr>
        <w:t>ל</w:t>
      </w:r>
      <w:r w:rsidRPr="006D2AE3">
        <w:rPr>
          <w:rFonts w:ascii="Times New Roman" w:eastAsia="Times New Roman" w:hAnsi="Times New Roman" w:cs="David"/>
          <w:sz w:val="24"/>
          <w:szCs w:val="24"/>
          <w:rtl/>
          <w:lang w:eastAsia="he-IL"/>
        </w:rPr>
        <w:t>תביעה כלשהי, פרט לאמור בסעיף 12.3.2 לעיל, והשכר שישולם לפי סעיף 12.3.2</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w:t>
      </w:r>
      <w:r w:rsidRPr="006D2AE3">
        <w:rPr>
          <w:rFonts w:ascii="Times New Roman" w:eastAsia="Times New Roman" w:hAnsi="Times New Roman" w:cs="David"/>
          <w:sz w:val="24"/>
          <w:szCs w:val="24"/>
          <w:rtl/>
          <w:lang w:eastAsia="he-IL"/>
        </w:rPr>
        <w:lastRenderedPageBreak/>
        <w:t>גמר כאמור, בין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ובין מכוח עילה כלשהי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הדין.</w:t>
      </w:r>
    </w:p>
    <w:p w14:paraId="235CD5C9"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 למתן השירותים ע</w:t>
      </w:r>
      <w:r w:rsidRPr="006D2AE3">
        <w:rPr>
          <w:rFonts w:ascii="Times New Roman" w:eastAsia="Times New Roman" w:hAnsi="Times New Roman" w:cs="David" w:hint="cs"/>
          <w:sz w:val="24"/>
          <w:szCs w:val="24"/>
          <w:rtl/>
          <w:lang w:eastAsia="he-IL"/>
        </w:rPr>
        <w:t>ל פ</w:t>
      </w:r>
      <w:r w:rsidRPr="006D2AE3">
        <w:rPr>
          <w:rFonts w:ascii="Times New Roman" w:eastAsia="Times New Roman" w:hAnsi="Times New Roman" w:cs="David"/>
          <w:sz w:val="24"/>
          <w:szCs w:val="24"/>
          <w:rtl/>
          <w:lang w:eastAsia="he-IL"/>
        </w:rPr>
        <w:t>י חוזה זה או אם אירע אירוע דומה ליועץ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המזמין זכאי לבטל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החוזה ויחולו הוראות סעיפים 12.3.2 ו - 12.3.3 לעיל.</w:t>
      </w:r>
    </w:p>
    <w:p w14:paraId="3B823DB0"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התשלום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סעיפים 12.1, 12.2 ו-12.3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הסעיפים הנ"ל.</w:t>
      </w:r>
    </w:p>
    <w:p w14:paraId="0E854F39"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בכל מקרה של הבאת חוזה</w:t>
      </w:r>
      <w:r w:rsidRPr="006D2AE3">
        <w:rPr>
          <w:rFonts w:ascii="Times New Roman" w:eastAsia="Times New Roman" w:hAnsi="Times New Roman" w:cs="David" w:hint="cs"/>
          <w:sz w:val="24"/>
          <w:szCs w:val="24"/>
          <w:rtl/>
          <w:lang w:eastAsia="he-IL"/>
        </w:rPr>
        <w:t xml:space="preserve"> זה לידי</w:t>
      </w:r>
      <w:r w:rsidRPr="006D2AE3">
        <w:rPr>
          <w:rFonts w:ascii="Times New Roman" w:eastAsia="Times New Roman" w:hAnsi="Times New Roman" w:cs="David"/>
          <w:sz w:val="24"/>
          <w:szCs w:val="24"/>
          <w:rtl/>
          <w:lang w:eastAsia="he-IL"/>
        </w:rPr>
        <w:t xml:space="preserve"> גמר או ביטולו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המזמין זכאי למסור את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המשך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2B3CFFB8"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אימת שהיועץ לא יקיים איזו מהתחייבויותיו לפי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5E2B10A8" w14:textId="77777777" w:rsidR="006D2AE3" w:rsidRPr="009441B2" w:rsidRDefault="006D2AE3" w:rsidP="009441B2">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352ADC91" w14:textId="77777777" w:rsidR="006D2AE3" w:rsidRPr="006D2AE3" w:rsidRDefault="006D2AE3" w:rsidP="006D2AE3">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העברת זכויות</w:t>
      </w:r>
    </w:p>
    <w:p w14:paraId="485C70DB"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אין היועץ רשאי להסב לאחר את החוזה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כל חלק ממנו, וכן אין הוא רשאי להעביר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להסב לאחר כל זכות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חובה לפי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אלא בהסכמת המזמין בכתב ומראש.</w:t>
      </w:r>
    </w:p>
    <w:p w14:paraId="1D6254A8"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אין היועץ רשאי למסור לאחר את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שרותי היועץ, כולם או מקצתם, אלא בהסכמת המזמין בכתב ומראש.</w:t>
      </w:r>
    </w:p>
    <w:p w14:paraId="6056755D"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ניתנה הסכמת המזמין לפי סעיפים 13.1 או 13.2 לעיל, הרי </w:t>
      </w:r>
      <w:r w:rsidRPr="006D2AE3">
        <w:rPr>
          <w:rFonts w:ascii="Times New Roman" w:eastAsia="Times New Roman" w:hAnsi="Times New Roman" w:cs="David" w:hint="cs"/>
          <w:sz w:val="24"/>
          <w:szCs w:val="24"/>
          <w:rtl/>
          <w:lang w:eastAsia="he-IL"/>
        </w:rPr>
        <w:t>ש</w:t>
      </w:r>
      <w:r w:rsidRPr="006D2AE3">
        <w:rPr>
          <w:rFonts w:ascii="Times New Roman" w:eastAsia="Times New Roman" w:hAnsi="Times New Roman" w:cs="David"/>
          <w:sz w:val="24"/>
          <w:szCs w:val="24"/>
          <w:rtl/>
          <w:lang w:eastAsia="he-IL"/>
        </w:rPr>
        <w:t>אין בכך כדי לפטור את היועץ מאחריותו והתחייבויותיו לפי חוזה</w:t>
      </w:r>
      <w:r w:rsidRPr="006D2AE3">
        <w:rPr>
          <w:rFonts w:ascii="Times New Roman" w:eastAsia="Times New Roman" w:hAnsi="Times New Roman" w:cs="David" w:hint="cs"/>
          <w:sz w:val="24"/>
          <w:szCs w:val="24"/>
          <w:rtl/>
          <w:lang w:eastAsia="he-IL"/>
        </w:rPr>
        <w:t xml:space="preserve"> זה על נספחיו</w:t>
      </w:r>
      <w:r w:rsidRPr="006D2AE3">
        <w:rPr>
          <w:rFonts w:ascii="Times New Roman" w:eastAsia="Times New Roman" w:hAnsi="Times New Roman" w:cs="David"/>
          <w:sz w:val="24"/>
          <w:szCs w:val="24"/>
          <w:rtl/>
          <w:lang w:eastAsia="he-IL"/>
        </w:rPr>
        <w:t xml:space="preserve"> ומזכויות המזמין על פיו, והיועץ </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ישא באחריות מלאה, כלפי המזמין וכלפי </w:t>
      </w:r>
      <w:r w:rsidRPr="006D2AE3">
        <w:rPr>
          <w:rFonts w:ascii="Times New Roman" w:eastAsia="Times New Roman" w:hAnsi="Times New Roman" w:cs="David" w:hint="cs"/>
          <w:sz w:val="24"/>
          <w:szCs w:val="24"/>
          <w:rtl/>
          <w:lang w:eastAsia="he-IL"/>
        </w:rPr>
        <w:t xml:space="preserve">כל </w:t>
      </w:r>
      <w:r w:rsidRPr="006D2AE3">
        <w:rPr>
          <w:rFonts w:ascii="Times New Roman" w:eastAsia="Times New Roman" w:hAnsi="Times New Roman" w:cs="David"/>
          <w:sz w:val="24"/>
          <w:szCs w:val="24"/>
          <w:rtl/>
          <w:lang w:eastAsia="he-IL"/>
        </w:rPr>
        <w:t xml:space="preserve">צד שלישי שהוא, גם לכל מעשה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באי כחם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עובדיהם</w:t>
      </w:r>
      <w:r w:rsidRPr="006D2AE3">
        <w:rPr>
          <w:rFonts w:ascii="Times New Roman" w:eastAsia="Times New Roman" w:hAnsi="Times New Roman" w:cs="David" w:hint="cs"/>
          <w:sz w:val="24"/>
          <w:szCs w:val="24"/>
          <w:rtl/>
          <w:lang w:eastAsia="he-IL"/>
        </w:rPr>
        <w:t xml:space="preserve"> ו/או מי מטעמם</w:t>
      </w:r>
      <w:r w:rsidRPr="006D2AE3">
        <w:rPr>
          <w:rFonts w:ascii="Times New Roman" w:eastAsia="Times New Roman" w:hAnsi="Times New Roman" w:cs="David"/>
          <w:sz w:val="24"/>
          <w:szCs w:val="24"/>
          <w:rtl/>
          <w:lang w:eastAsia="he-IL"/>
        </w:rPr>
        <w:t>, ואילו למזמין ישמרו כל זכויותיו כלפי היועץ.</w:t>
      </w:r>
    </w:p>
    <w:p w14:paraId="6FE163CC"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בות היועץ כמתחייב מהאמור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החוזה ויחולו הוראות סעיף 12.3.2 ו-12.3.3 לעיל.</w:t>
      </w:r>
    </w:p>
    <w:p w14:paraId="34BE8258"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0B9B3FEA" w14:textId="77777777" w:rsidR="006D2AE3" w:rsidRPr="006D2AE3" w:rsidRDefault="006D2AE3" w:rsidP="006D2AE3">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4"/>
          <w:szCs w:val="24"/>
          <w:lang w:eastAsia="he-IL"/>
        </w:rPr>
      </w:pPr>
      <w:r w:rsidRPr="006D2AE3">
        <w:rPr>
          <w:rFonts w:ascii="Times New Roman" w:eastAsia="Times New Roman" w:hAnsi="Times New Roman" w:cs="David"/>
          <w:bCs/>
          <w:sz w:val="24"/>
          <w:szCs w:val="24"/>
          <w:u w:val="single"/>
          <w:rtl/>
          <w:lang w:eastAsia="he-IL"/>
        </w:rPr>
        <w:t>סיום שרותי היועץ</w:t>
      </w:r>
    </w:p>
    <w:p w14:paraId="5DEFB498"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יחושבו כבאים לסיום בכל אחד מהמקרים הבאים:</w:t>
      </w:r>
    </w:p>
    <w:p w14:paraId="4FF01B16"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הובא לידי </w:t>
      </w:r>
      <w:r w:rsidRPr="006D2AE3">
        <w:rPr>
          <w:rFonts w:ascii="Times New Roman" w:eastAsia="Times New Roman" w:hAnsi="Times New Roman" w:cs="David" w:hint="cs"/>
          <w:sz w:val="24"/>
          <w:szCs w:val="24"/>
          <w:rtl/>
          <w:lang w:eastAsia="he-IL"/>
        </w:rPr>
        <w:t>גמר</w:t>
      </w:r>
      <w:r w:rsidRPr="006D2AE3">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494BFC19" w14:textId="77777777" w:rsid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עם מתן 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בכתב ע"י המזמין ליועץ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הושלם מתן שרותי היועץ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w:t>
      </w:r>
    </w:p>
    <w:p w14:paraId="03133483" w14:textId="77777777" w:rsidR="008872EF" w:rsidRPr="006D2AE3" w:rsidRDefault="008872EF" w:rsidP="008872EF">
      <w:pPr>
        <w:widowControl w:val="0"/>
        <w:spacing w:before="0" w:beforeAutospacing="0" w:after="200" w:afterAutospacing="0" w:line="240" w:lineRule="auto"/>
        <w:ind w:left="1508"/>
        <w:jc w:val="both"/>
        <w:rPr>
          <w:rFonts w:ascii="Times New Roman" w:eastAsia="Times New Roman" w:hAnsi="Times New Roman" w:cs="David"/>
          <w:sz w:val="24"/>
          <w:szCs w:val="24"/>
          <w:rtl/>
          <w:lang w:eastAsia="he-IL"/>
        </w:rPr>
      </w:pPr>
    </w:p>
    <w:p w14:paraId="12D22882"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6D2AE3">
        <w:rPr>
          <w:rFonts w:ascii="Times New Roman" w:eastAsia="Times New Roman" w:hAnsi="Times New Roman" w:cs="David"/>
          <w:bCs/>
          <w:sz w:val="24"/>
          <w:szCs w:val="24"/>
          <w:u w:val="single"/>
          <w:rtl/>
          <w:lang w:eastAsia="he-IL"/>
        </w:rPr>
        <w:t>סודיות והמצאת מסמכים</w:t>
      </w:r>
    </w:p>
    <w:p w14:paraId="2368CF6F"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lastRenderedPageBreak/>
        <w:t>היועץ מתחייב לשמור על סודיות התכניות, השרטוטים, המפרטים וכל יתר המפרטים וכל יתר המסמכים המתייחסים לש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לרבות העתקים וניירות עבודה, בין שהוכנו על ידי היועץ </w:t>
      </w:r>
      <w:r w:rsidRPr="006D2AE3">
        <w:rPr>
          <w:rFonts w:ascii="Times New Roman" w:eastAsia="Times New Roman" w:hAnsi="Times New Roman" w:cs="David" w:hint="cs"/>
          <w:sz w:val="24"/>
          <w:szCs w:val="24"/>
          <w:rtl/>
          <w:lang w:eastAsia="he-IL"/>
        </w:rPr>
        <w:t>ו/או על ידי</w:t>
      </w:r>
      <w:r w:rsidRPr="006D2AE3">
        <w:rPr>
          <w:rFonts w:ascii="Times New Roman" w:eastAsia="Times New Roman" w:hAnsi="Times New Roman" w:cs="David"/>
          <w:sz w:val="24"/>
          <w:szCs w:val="24"/>
          <w:rtl/>
          <w:lang w:eastAsia="he-IL"/>
        </w:rPr>
        <w:t xml:space="preserve"> מ</w:t>
      </w:r>
      <w:r w:rsidRPr="006D2AE3">
        <w:rPr>
          <w:rFonts w:ascii="Times New Roman" w:eastAsia="Times New Roman" w:hAnsi="Times New Roman" w:cs="David" w:hint="cs"/>
          <w:sz w:val="24"/>
          <w:szCs w:val="24"/>
          <w:rtl/>
          <w:lang w:eastAsia="he-IL"/>
        </w:rPr>
        <w:t>י מ</w:t>
      </w:r>
      <w:r w:rsidRPr="006D2AE3">
        <w:rPr>
          <w:rFonts w:ascii="Times New Roman" w:eastAsia="Times New Roman" w:hAnsi="Times New Roman" w:cs="David"/>
          <w:sz w:val="24"/>
          <w:szCs w:val="24"/>
          <w:rtl/>
          <w:lang w:eastAsia="he-IL"/>
        </w:rPr>
        <w:t xml:space="preserve">טעמו ובין שהוכנו על ידי המזמין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המנהל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w:t>
      </w:r>
      <w:r w:rsidRPr="006D2AE3">
        <w:rPr>
          <w:rFonts w:ascii="Times New Roman" w:eastAsia="Times New Roman" w:hAnsi="Times New Roman" w:cs="David" w:hint="cs"/>
          <w:sz w:val="24"/>
          <w:szCs w:val="24"/>
          <w:rtl/>
          <w:lang w:eastAsia="he-IL"/>
        </w:rPr>
        <w:t xml:space="preserve">מי </w:t>
      </w:r>
      <w:r w:rsidRPr="006D2AE3">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06EA9564"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מבלי לגרוע מאחריותו </w:t>
      </w:r>
      <w:r w:rsidRPr="006D2AE3">
        <w:rPr>
          <w:rFonts w:ascii="Times New Roman" w:eastAsia="Times New Roman" w:hAnsi="Times New Roman" w:cs="David" w:hint="cs"/>
          <w:sz w:val="24"/>
          <w:szCs w:val="24"/>
          <w:rtl/>
          <w:lang w:eastAsia="he-IL"/>
        </w:rPr>
        <w:t xml:space="preserve">של היועץ </w:t>
      </w:r>
      <w:r w:rsidRPr="006D2AE3">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יציית היועץ לכל דרישה של המנהל בדבר נקיטת אמצעי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7071DC6A"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יחתים את עובדיו</w:t>
      </w:r>
      <w:r w:rsidRPr="006D2AE3">
        <w:rPr>
          <w:rFonts w:ascii="Times New Roman" w:eastAsia="Times New Roman" w:hAnsi="Times New Roman" w:cs="David" w:hint="cs"/>
          <w:sz w:val="24"/>
          <w:szCs w:val="24"/>
          <w:rtl/>
          <w:lang w:eastAsia="he-IL"/>
        </w:rPr>
        <w:t xml:space="preserve"> ו/או </w:t>
      </w:r>
      <w:proofErr w:type="spellStart"/>
      <w:r w:rsidRPr="006D2AE3">
        <w:rPr>
          <w:rFonts w:ascii="Times New Roman" w:eastAsia="Times New Roman" w:hAnsi="Times New Roman" w:cs="David" w:hint="cs"/>
          <w:sz w:val="24"/>
          <w:szCs w:val="24"/>
          <w:rtl/>
          <w:lang w:eastAsia="he-IL"/>
        </w:rPr>
        <w:t>שלוחיו</w:t>
      </w:r>
      <w:proofErr w:type="spellEnd"/>
      <w:r w:rsidRPr="006D2AE3">
        <w:rPr>
          <w:rFonts w:ascii="Times New Roman" w:eastAsia="Times New Roman" w:hAnsi="Times New Roman" w:cs="David" w:hint="cs"/>
          <w:sz w:val="24"/>
          <w:szCs w:val="24"/>
          <w:rtl/>
          <w:lang w:eastAsia="he-IL"/>
        </w:rPr>
        <w:t xml:space="preserve"> ו/או אחר מטעמו</w:t>
      </w:r>
      <w:r w:rsidRPr="006D2AE3">
        <w:rPr>
          <w:rFonts w:ascii="Times New Roman" w:eastAsia="Times New Roman" w:hAnsi="Times New Roman" w:cs="David"/>
          <w:sz w:val="24"/>
          <w:szCs w:val="24"/>
          <w:rtl/>
          <w:lang w:eastAsia="he-IL"/>
        </w:rPr>
        <w:t xml:space="preserve"> בקשר עם ביצוע הסכם זה</w:t>
      </w:r>
      <w:r w:rsidRPr="006D2AE3">
        <w:rPr>
          <w:rFonts w:ascii="Times New Roman" w:eastAsia="Times New Roman" w:hAnsi="Times New Roman" w:cs="David" w:hint="cs"/>
          <w:sz w:val="24"/>
          <w:szCs w:val="24"/>
          <w:rtl/>
          <w:lang w:eastAsia="he-IL"/>
        </w:rPr>
        <w:t xml:space="preserve"> על נספחיו,</w:t>
      </w:r>
      <w:r w:rsidRPr="006D2AE3">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6D2AE3">
        <w:rPr>
          <w:rFonts w:ascii="Times New Roman" w:eastAsia="Times New Roman" w:hAnsi="Times New Roman" w:cs="David"/>
          <w:bCs/>
          <w:sz w:val="24"/>
          <w:szCs w:val="24"/>
          <w:rtl/>
          <w:lang w:eastAsia="he-IL"/>
        </w:rPr>
        <w:t>ו'</w:t>
      </w:r>
      <w:r w:rsidRPr="006D2AE3">
        <w:rPr>
          <w:rFonts w:ascii="Times New Roman" w:eastAsia="Times New Roman" w:hAnsi="Times New Roman" w:cs="David"/>
          <w:sz w:val="24"/>
          <w:szCs w:val="24"/>
          <w:rtl/>
          <w:lang w:eastAsia="he-IL"/>
        </w:rPr>
        <w:t>,.</w:t>
      </w:r>
    </w:p>
    <w:p w14:paraId="5B21CC76" w14:textId="77777777" w:rsid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לפי דרישת המזמין ועם סיום שרותי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6D2AE3">
        <w:rPr>
          <w:rFonts w:ascii="Times New Roman" w:eastAsia="Times New Roman" w:hAnsi="Times New Roman" w:cs="David" w:hint="cs"/>
          <w:sz w:val="24"/>
          <w:szCs w:val="24"/>
          <w:rtl/>
          <w:lang w:eastAsia="he-IL"/>
        </w:rPr>
        <w:t>.</w:t>
      </w:r>
    </w:p>
    <w:p w14:paraId="3AADB1BF"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6D2AE3">
        <w:rPr>
          <w:rFonts w:ascii="Times New Roman" w:eastAsia="Times New Roman" w:hAnsi="Times New Roman" w:cs="David"/>
          <w:bCs/>
          <w:sz w:val="24"/>
          <w:szCs w:val="24"/>
          <w:u w:val="single"/>
          <w:rtl/>
          <w:lang w:eastAsia="he-IL"/>
        </w:rPr>
        <w:t>ויתור על זכויות מצד היועץ</w:t>
      </w:r>
    </w:p>
    <w:p w14:paraId="3488AEED"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השתמש המזמין כדין בסמכות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6D2AE3">
        <w:rPr>
          <w:rFonts w:ascii="Times New Roman" w:eastAsia="Times New Roman" w:hAnsi="Times New Roman" w:cs="David" w:hint="cs"/>
          <w:sz w:val="24"/>
          <w:szCs w:val="24"/>
          <w:rtl/>
          <w:lang w:eastAsia="he-IL"/>
        </w:rPr>
        <w:t>יועץ כל טענה ו/או דרישה ו/או תלונה ו/או</w:t>
      </w:r>
      <w:r w:rsidRPr="006D2AE3">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w:t>
      </w:r>
      <w:r w:rsidRPr="006D2AE3">
        <w:rPr>
          <w:rFonts w:ascii="Times New Roman" w:eastAsia="Times New Roman" w:hAnsi="Times New Roman" w:cs="David" w:hint="cs"/>
          <w:sz w:val="24"/>
          <w:szCs w:val="24"/>
          <w:rtl/>
          <w:lang w:eastAsia="he-IL"/>
        </w:rPr>
        <w:t xml:space="preserve"> שיפוי ו/או</w:t>
      </w:r>
      <w:r w:rsidRPr="006D2AE3">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פגיעה במוניטין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הפסד</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לרבות הפסד רווח העלולים להיגרם לו עקב הביטול</w:t>
      </w:r>
      <w:r w:rsidRPr="006D2AE3">
        <w:rPr>
          <w:rFonts w:ascii="Times New Roman" w:eastAsia="Times New Roman" w:hAnsi="Times New Roman" w:cs="David" w:hint="cs"/>
          <w:sz w:val="24"/>
          <w:szCs w:val="24"/>
          <w:rtl/>
          <w:lang w:eastAsia="he-IL"/>
        </w:rPr>
        <w:t xml:space="preserve"> או</w:t>
      </w:r>
      <w:r w:rsidRPr="006D2AE3">
        <w:rPr>
          <w:rFonts w:ascii="Times New Roman" w:eastAsia="Times New Roman" w:hAnsi="Times New Roman" w:cs="David"/>
          <w:sz w:val="24"/>
          <w:szCs w:val="24"/>
          <w:rtl/>
          <w:lang w:eastAsia="he-IL"/>
        </w:rPr>
        <w:t xml:space="preserve"> ההפסקה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מכל סיבה אחרת.</w:t>
      </w:r>
    </w:p>
    <w:p w14:paraId="7AAB78F6" w14:textId="77777777" w:rsidR="008872EF" w:rsidRDefault="008872EF" w:rsidP="006D2AE3">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p>
    <w:p w14:paraId="1F4C5E6B" w14:textId="77777777" w:rsidR="006D2AE3" w:rsidRPr="006D2AE3" w:rsidRDefault="006D2AE3" w:rsidP="006D2AE3">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שביצע היועץ על פי חוזה זה.</w:t>
      </w:r>
    </w:p>
    <w:p w14:paraId="4FCEFBD2"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המשך ביצוע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רותי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מסירתם לידי יועץ אחר, והינו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529F9608"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שונות</w:t>
      </w:r>
    </w:p>
    <w:p w14:paraId="4F4B9C94"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המנהל הראשי במשרד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מתחייב לבצע את השירותים שעליו לבצע אישית ע</w:t>
      </w:r>
      <w:r w:rsidRPr="006D2AE3">
        <w:rPr>
          <w:rFonts w:ascii="Times New Roman" w:eastAsia="Times New Roman" w:hAnsi="Times New Roman" w:cs="David" w:hint="cs"/>
          <w:sz w:val="24"/>
          <w:szCs w:val="24"/>
          <w:rtl/>
          <w:lang w:eastAsia="he-IL"/>
        </w:rPr>
        <w:t>ל פ</w:t>
      </w:r>
      <w:r w:rsidRPr="006D2AE3">
        <w:rPr>
          <w:rFonts w:ascii="Times New Roman" w:eastAsia="Times New Roman" w:hAnsi="Times New Roman" w:cs="David"/>
          <w:sz w:val="24"/>
          <w:szCs w:val="24"/>
          <w:rtl/>
          <w:lang w:eastAsia="he-IL"/>
        </w:rPr>
        <w:t>י חוזה</w:t>
      </w:r>
      <w:r w:rsidRPr="006D2AE3">
        <w:rPr>
          <w:rFonts w:ascii="Times New Roman" w:eastAsia="Times New Roman" w:hAnsi="Times New Roman" w:cs="David" w:hint="cs"/>
          <w:sz w:val="24"/>
          <w:szCs w:val="24"/>
          <w:rtl/>
          <w:lang w:eastAsia="he-IL"/>
        </w:rPr>
        <w:t xml:space="preserve"> זה והינו</w:t>
      </w:r>
      <w:r w:rsidRPr="006D2AE3">
        <w:rPr>
          <w:rFonts w:ascii="Times New Roman" w:eastAsia="Times New Roman" w:hAnsi="Times New Roman" w:cs="David"/>
          <w:sz w:val="24"/>
          <w:szCs w:val="24"/>
          <w:rtl/>
          <w:lang w:eastAsia="he-IL"/>
        </w:rPr>
        <w:t xml:space="preserve"> אחראי וערב כלפי המזמין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התחייבויות היועץ לפי חוזה</w:t>
      </w:r>
      <w:r w:rsidRPr="006D2AE3">
        <w:rPr>
          <w:rFonts w:ascii="Times New Roman" w:eastAsia="Times New Roman" w:hAnsi="Times New Roman" w:cs="David" w:hint="cs"/>
          <w:sz w:val="24"/>
          <w:szCs w:val="24"/>
          <w:rtl/>
          <w:lang w:eastAsia="he-IL"/>
        </w:rPr>
        <w:t xml:space="preserve"> זה על נספחיו</w:t>
      </w:r>
      <w:r w:rsidRPr="006D2AE3">
        <w:rPr>
          <w:rFonts w:ascii="Times New Roman" w:eastAsia="Times New Roman" w:hAnsi="Times New Roman" w:cs="David"/>
          <w:sz w:val="24"/>
          <w:szCs w:val="24"/>
          <w:rtl/>
          <w:lang w:eastAsia="he-IL"/>
        </w:rPr>
        <w:t>.</w:t>
      </w:r>
    </w:p>
    <w:p w14:paraId="22C2B448"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צד אשר יפר או לא יקיים איזו מהתחייבויותיו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יהיה חייב לפצות את הצד המקיים על כל הנזקים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ההפסדים שיגרמו לו עקב כך</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וזאת מבלי לגרוע מזכות הצד המקיים לכל סעד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תרופה אחרים ו/או נוספים.</w:t>
      </w:r>
    </w:p>
    <w:p w14:paraId="228AF1D2"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למניעת ספקות מוצהר במפורש</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476BB997"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מצהיר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6D2AE3">
        <w:rPr>
          <w:rFonts w:ascii="Times New Roman" w:eastAsia="Times New Roman" w:hAnsi="Times New Roman" w:cs="David" w:hint="cs"/>
          <w:sz w:val="24"/>
          <w:szCs w:val="24"/>
          <w:rtl/>
          <w:lang w:eastAsia="he-IL"/>
        </w:rPr>
        <w:t>נבע</w:t>
      </w:r>
      <w:r w:rsidRPr="006D2AE3">
        <w:rPr>
          <w:rFonts w:ascii="Times New Roman" w:eastAsia="Times New Roman" w:hAnsi="Times New Roman" w:cs="David"/>
          <w:sz w:val="24"/>
          <w:szCs w:val="24"/>
          <w:rtl/>
          <w:lang w:eastAsia="he-IL"/>
        </w:rPr>
        <w:t xml:space="preserve"> מאי עמידתו בהתחייבויותיו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 זה.</w:t>
      </w:r>
    </w:p>
    <w:p w14:paraId="0ABBA775"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המזמין זכאי לקזז כנגד כל סכום המגיע ליועץ מאת המזמין לפי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5C13DF8F"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lastRenderedPageBreak/>
        <w:t>מוסכם במפורש</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כל </w:t>
      </w:r>
      <w:r w:rsidRPr="006D2AE3">
        <w:rPr>
          <w:rFonts w:ascii="Times New Roman" w:eastAsia="Times New Roman" w:hAnsi="Times New Roman" w:cs="David" w:hint="cs"/>
          <w:sz w:val="24"/>
          <w:szCs w:val="24"/>
          <w:rtl/>
          <w:lang w:eastAsia="he-IL"/>
        </w:rPr>
        <w:t>אחת</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אחת מהתחייבויות המזמין ע</w:t>
      </w:r>
      <w:r w:rsidRPr="006D2AE3">
        <w:rPr>
          <w:rFonts w:ascii="Times New Roman" w:eastAsia="Times New Roman" w:hAnsi="Times New Roman" w:cs="David" w:hint="cs"/>
          <w:sz w:val="24"/>
          <w:szCs w:val="24"/>
          <w:rtl/>
          <w:lang w:eastAsia="he-IL"/>
        </w:rPr>
        <w:t>ל פ</w:t>
      </w:r>
      <w:r w:rsidRPr="006D2AE3">
        <w:rPr>
          <w:rFonts w:ascii="Times New Roman" w:eastAsia="Times New Roman" w:hAnsi="Times New Roman" w:cs="David"/>
          <w:sz w:val="24"/>
          <w:szCs w:val="24"/>
          <w:rtl/>
          <w:lang w:eastAsia="he-IL"/>
        </w:rPr>
        <w:t>י</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מותנה בכך שהיועץ יקיים תחילה את התחייבויותיו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עד לאותו מועד. המזמין זכאי, מבלי לפגוע </w:t>
      </w:r>
      <w:r w:rsidRPr="006D2AE3">
        <w:rPr>
          <w:rFonts w:ascii="Times New Roman" w:eastAsia="Times New Roman" w:hAnsi="Times New Roman" w:cs="David" w:hint="cs"/>
          <w:sz w:val="24"/>
          <w:szCs w:val="24"/>
          <w:rtl/>
          <w:lang w:eastAsia="he-IL"/>
        </w:rPr>
        <w:t>מכלליות ה</w:t>
      </w:r>
      <w:r w:rsidRPr="006D2AE3">
        <w:rPr>
          <w:rFonts w:ascii="Times New Roman" w:eastAsia="Times New Roman" w:hAnsi="Times New Roman" w:cs="David"/>
          <w:sz w:val="24"/>
          <w:szCs w:val="24"/>
          <w:rtl/>
          <w:lang w:eastAsia="he-IL"/>
        </w:rPr>
        <w:t>אמור בכל מקום אחר בחוזה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לעכב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התחי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017469AA"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שום התנהגות מצד</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של מי</w:t>
      </w:r>
      <w:r w:rsidRPr="006D2AE3">
        <w:rPr>
          <w:rFonts w:ascii="Times New Roman" w:eastAsia="Times New Roman" w:hAnsi="Times New Roman" w:cs="David"/>
          <w:sz w:val="24"/>
          <w:szCs w:val="24"/>
          <w:rtl/>
          <w:lang w:eastAsia="he-IL"/>
        </w:rPr>
        <w:t xml:space="preserve"> מהצדדים לא תחשב </w:t>
      </w:r>
      <w:proofErr w:type="spellStart"/>
      <w:r w:rsidRPr="006D2AE3">
        <w:rPr>
          <w:rFonts w:ascii="Times New Roman" w:eastAsia="Times New Roman" w:hAnsi="Times New Roman" w:cs="David"/>
          <w:sz w:val="24"/>
          <w:szCs w:val="24"/>
          <w:rtl/>
          <w:lang w:eastAsia="he-IL"/>
        </w:rPr>
        <w:t>כויתור</w:t>
      </w:r>
      <w:proofErr w:type="spellEnd"/>
      <w:r w:rsidRPr="006D2AE3">
        <w:rPr>
          <w:rFonts w:ascii="Times New Roman" w:eastAsia="Times New Roman" w:hAnsi="Times New Roman" w:cs="David"/>
          <w:sz w:val="24"/>
          <w:szCs w:val="24"/>
          <w:rtl/>
          <w:lang w:eastAsia="he-IL"/>
        </w:rPr>
        <w:t xml:space="preserve"> על איזה מזכויותיו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ו/או</w:t>
      </w:r>
      <w:r w:rsidRPr="006D2AE3">
        <w:rPr>
          <w:rFonts w:ascii="Times New Roman" w:eastAsia="Times New Roman" w:hAnsi="Times New Roman" w:cs="David"/>
          <w:sz w:val="24"/>
          <w:szCs w:val="24"/>
          <w:rtl/>
          <w:lang w:eastAsia="he-IL"/>
        </w:rPr>
        <w:t xml:space="preserve"> ע</w:t>
      </w:r>
      <w:r w:rsidRPr="006D2AE3">
        <w:rPr>
          <w:rFonts w:ascii="Times New Roman" w:eastAsia="Times New Roman" w:hAnsi="Times New Roman" w:cs="David" w:hint="cs"/>
          <w:sz w:val="24"/>
          <w:szCs w:val="24"/>
          <w:rtl/>
          <w:lang w:eastAsia="he-IL"/>
        </w:rPr>
        <w:t>ל פי כל</w:t>
      </w:r>
      <w:r w:rsidRPr="006D2AE3">
        <w:rPr>
          <w:rFonts w:ascii="Times New Roman" w:eastAsia="Times New Roman" w:hAnsi="Times New Roman" w:cs="David"/>
          <w:sz w:val="24"/>
          <w:szCs w:val="24"/>
          <w:rtl/>
          <w:lang w:eastAsia="he-IL"/>
        </w:rPr>
        <w:t xml:space="preserve"> דין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w:t>
      </w:r>
      <w:proofErr w:type="spellStart"/>
      <w:r w:rsidRPr="006D2AE3">
        <w:rPr>
          <w:rFonts w:ascii="Times New Roman" w:eastAsia="Times New Roman" w:hAnsi="Times New Roman" w:cs="David"/>
          <w:sz w:val="24"/>
          <w:szCs w:val="24"/>
          <w:rtl/>
          <w:lang w:eastAsia="he-IL"/>
        </w:rPr>
        <w:t>כויתור</w:t>
      </w:r>
      <w:proofErr w:type="spellEnd"/>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כהסכמה מצדו לאיזה הפרה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אי קיום של תנאי מתנאי חוזה</w:t>
      </w:r>
      <w:r w:rsidRPr="006D2AE3">
        <w:rPr>
          <w:rFonts w:ascii="Times New Roman" w:eastAsia="Times New Roman" w:hAnsi="Times New Roman" w:cs="David" w:hint="cs"/>
          <w:sz w:val="24"/>
          <w:szCs w:val="24"/>
          <w:rtl/>
          <w:lang w:eastAsia="he-IL"/>
        </w:rPr>
        <w:t xml:space="preserve"> זה ו/</w:t>
      </w:r>
      <w:r w:rsidRPr="006D2AE3">
        <w:rPr>
          <w:rFonts w:ascii="Times New Roman" w:eastAsia="Times New Roman" w:hAnsi="Times New Roman" w:cs="David"/>
          <w:sz w:val="24"/>
          <w:szCs w:val="24"/>
          <w:rtl/>
          <w:lang w:eastAsia="he-IL"/>
        </w:rPr>
        <w:t xml:space="preserve"> או כנותנת דחייה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ארכה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כל פעולה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ש</w:t>
      </w:r>
      <w:r w:rsidRPr="006D2AE3">
        <w:rPr>
          <w:rFonts w:ascii="Times New Roman" w:eastAsia="Times New Roman" w:hAnsi="Times New Roman" w:cs="David"/>
          <w:sz w:val="24"/>
          <w:szCs w:val="24"/>
          <w:rtl/>
          <w:lang w:eastAsia="he-IL"/>
        </w:rPr>
        <w:t>יש לעשותה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כש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נוי</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טול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תוספת של תנאי </w:t>
      </w:r>
      <w:r w:rsidRPr="006D2AE3">
        <w:rPr>
          <w:rFonts w:ascii="Times New Roman" w:eastAsia="Times New Roman" w:hAnsi="Times New Roman" w:cs="David" w:hint="cs"/>
          <w:sz w:val="24"/>
          <w:szCs w:val="24"/>
          <w:rtl/>
          <w:lang w:eastAsia="he-IL"/>
        </w:rPr>
        <w:t>כלשהו</w:t>
      </w:r>
      <w:r w:rsidRPr="006D2AE3">
        <w:rPr>
          <w:rFonts w:ascii="Times New Roman" w:eastAsia="Times New Roman" w:hAnsi="Times New Roman" w:cs="David"/>
          <w:sz w:val="24"/>
          <w:szCs w:val="24"/>
          <w:rtl/>
          <w:lang w:eastAsia="he-IL"/>
        </w:rPr>
        <w:t>, אלא אם נעשו במפורש ובכתב.</w:t>
      </w:r>
    </w:p>
    <w:p w14:paraId="6A0643C5" w14:textId="77777777" w:rsidR="006D2AE3" w:rsidRPr="006D2AE3" w:rsidRDefault="006D2AE3" w:rsidP="006D2AE3">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מבלי לגרוע מכלליות האמור לעיל -</w:t>
      </w:r>
    </w:p>
    <w:p w14:paraId="0D62D26F"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232FA08D"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תור כלשהו על זכויות וחובות לפי החוזה.</w:t>
      </w:r>
    </w:p>
    <w:p w14:paraId="752F0BD9"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במידה והיועץ כולל מספר גופים או יחידים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28E680BD"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6D2AE3">
        <w:rPr>
          <w:rFonts w:ascii="Times New Roman" w:eastAsia="Times New Roman" w:hAnsi="Times New Roman" w:cs="David" w:hint="cs"/>
          <w:b/>
          <w:bCs/>
          <w:sz w:val="24"/>
          <w:szCs w:val="24"/>
          <w:rtl/>
          <w:lang w:eastAsia="he-IL"/>
        </w:rPr>
        <w:t>א</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בגין כל חיוב מחיובי המזמין </w:t>
      </w:r>
      <w:r w:rsidRPr="006D2AE3">
        <w:rPr>
          <w:rFonts w:ascii="Times New Roman" w:eastAsia="Times New Roman" w:hAnsi="Times New Roman" w:cs="David" w:hint="cs"/>
          <w:sz w:val="24"/>
          <w:szCs w:val="24"/>
          <w:rtl/>
          <w:lang w:eastAsia="he-IL"/>
        </w:rPr>
        <w:t>על פי</w:t>
      </w:r>
      <w:r w:rsidRPr="006D2AE3">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6D2AE3">
        <w:rPr>
          <w:rFonts w:ascii="Times New Roman" w:eastAsia="Times New Roman" w:hAnsi="Times New Roman" w:cs="David" w:hint="cs"/>
          <w:sz w:val="24"/>
          <w:szCs w:val="24"/>
          <w:rtl/>
          <w:lang w:eastAsia="he-IL"/>
        </w:rPr>
        <w:t>על פ</w:t>
      </w:r>
      <w:r w:rsidRPr="006D2AE3">
        <w:rPr>
          <w:rFonts w:ascii="Times New Roman" w:eastAsia="Times New Roman" w:hAnsi="Times New Roman" w:cs="David"/>
          <w:sz w:val="24"/>
          <w:szCs w:val="24"/>
          <w:rtl/>
          <w:lang w:eastAsia="he-IL"/>
        </w:rPr>
        <w:t xml:space="preserve">י חוזה זה. וזאת מבלי לגרוע מהאמור להלן בסיפא </w:t>
      </w:r>
      <w:proofErr w:type="spellStart"/>
      <w:r w:rsidRPr="006D2AE3">
        <w:rPr>
          <w:rFonts w:ascii="Times New Roman" w:eastAsia="Times New Roman" w:hAnsi="Times New Roman" w:cs="David"/>
          <w:sz w:val="24"/>
          <w:szCs w:val="24"/>
          <w:rtl/>
          <w:lang w:eastAsia="he-IL"/>
        </w:rPr>
        <w:t>לס"ק</w:t>
      </w:r>
      <w:proofErr w:type="spellEnd"/>
      <w:r w:rsidRPr="006D2AE3">
        <w:rPr>
          <w:rFonts w:ascii="Times New Roman" w:eastAsia="Times New Roman" w:hAnsi="Times New Roman" w:cs="David"/>
          <w:sz w:val="24"/>
          <w:szCs w:val="24"/>
          <w:rtl/>
          <w:lang w:eastAsia="he-IL"/>
        </w:rPr>
        <w:t xml:space="preserve"> זה.</w:t>
      </w:r>
    </w:p>
    <w:p w14:paraId="2DE5A4B5" w14:textId="77777777" w:rsidR="006D2AE3" w:rsidRPr="006D2AE3" w:rsidRDefault="006D2AE3" w:rsidP="006D2AE3">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6D2AE3">
        <w:rPr>
          <w:rFonts w:ascii="Times New Roman" w:eastAsia="Times New Roman" w:hAnsi="Times New Roman" w:cs="David"/>
          <w:sz w:val="24"/>
          <w:szCs w:val="24"/>
          <w:rtl/>
          <w:lang w:eastAsia="he-IL"/>
        </w:rPr>
        <w:t>היועץ מתחייב בזה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כל דרישה</w:t>
      </w:r>
      <w:r w:rsidRPr="006D2AE3">
        <w:rPr>
          <w:rFonts w:ascii="Times New Roman" w:eastAsia="Times New Roman" w:hAnsi="Times New Roman" w:cs="David" w:hint="cs"/>
          <w:sz w:val="24"/>
          <w:szCs w:val="24"/>
          <w:rtl/>
          <w:lang w:eastAsia="he-IL"/>
        </w:rPr>
        <w:t xml:space="preserve"> ו/או תלונה</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 xml:space="preserve">ו/או </w:t>
      </w:r>
      <w:r w:rsidRPr="006D2AE3">
        <w:rPr>
          <w:rFonts w:ascii="Times New Roman" w:eastAsia="Times New Roman" w:hAnsi="Times New Roman" w:cs="David"/>
          <w:sz w:val="24"/>
          <w:szCs w:val="24"/>
          <w:rtl/>
          <w:lang w:eastAsia="he-IL"/>
        </w:rPr>
        <w:t>טענה ו/או תביעה, ככל שתהיינה לו כנגד המזמין בגין חיובי המזמין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6D2AE3">
        <w:rPr>
          <w:rFonts w:ascii="Times New Roman" w:eastAsia="Times New Roman" w:hAnsi="Times New Roman" w:cs="David" w:hint="cs"/>
          <w:b/>
          <w:bCs/>
          <w:sz w:val="24"/>
          <w:szCs w:val="24"/>
          <w:rtl/>
          <w:lang w:eastAsia="he-IL"/>
        </w:rPr>
        <w:t>א</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אותו דין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יחול לגבי תביעה של מי מיחידי המזמין כנגד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קרי</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תביעה כאמור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6D2AE3">
        <w:rPr>
          <w:rFonts w:ascii="Times New Roman" w:eastAsia="Times New Roman" w:hAnsi="Times New Roman" w:cs="David" w:hint="cs"/>
          <w:b/>
          <w:bCs/>
          <w:sz w:val="24"/>
          <w:szCs w:val="24"/>
          <w:rtl/>
          <w:lang w:eastAsia="he-IL"/>
        </w:rPr>
        <w:t>א</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w:t>
      </w:r>
    </w:p>
    <w:p w14:paraId="5DEC899F"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566878BE"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למען הסר ספק</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מוסכם ומוצהר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00ED0504"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1FE624D3"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חוזה זה על נספחיו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יחייב את המזמין אך ורק בכפוף לחתימתו כדין ע"י </w:t>
      </w:r>
      <w:proofErr w:type="spellStart"/>
      <w:r w:rsidRPr="006D2AE3">
        <w:rPr>
          <w:rFonts w:ascii="Times New Roman" w:eastAsia="Times New Roman" w:hAnsi="Times New Roman" w:cs="David"/>
          <w:sz w:val="24"/>
          <w:szCs w:val="24"/>
          <w:rtl/>
          <w:lang w:eastAsia="he-IL"/>
        </w:rPr>
        <w:t>מורשי</w:t>
      </w:r>
      <w:proofErr w:type="spellEnd"/>
      <w:r w:rsidRPr="006D2AE3">
        <w:rPr>
          <w:rFonts w:ascii="Times New Roman" w:eastAsia="Times New Roman" w:hAnsi="Times New Roman" w:cs="David"/>
          <w:sz w:val="24"/>
          <w:szCs w:val="24"/>
          <w:rtl/>
          <w:lang w:eastAsia="he-IL"/>
        </w:rPr>
        <w:t xml:space="preserve"> החתימה של המזמין.</w:t>
      </w:r>
    </w:p>
    <w:p w14:paraId="5B1F793C" w14:textId="77777777" w:rsidR="006D2AE3" w:rsidRDefault="006D2AE3" w:rsidP="006D2AE3">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6D2AE3">
        <w:rPr>
          <w:rFonts w:ascii="Times New Roman" w:eastAsia="Times New Roman" w:hAnsi="Times New Roman" w:cs="David" w:hint="cs"/>
          <w:sz w:val="24"/>
          <w:szCs w:val="24"/>
          <w:rtl/>
          <w:lang w:eastAsia="he-IL"/>
        </w:rPr>
        <w:t>רשום</w:t>
      </w:r>
      <w:r w:rsidRPr="006D2AE3">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תחשב היא כמתקבלת ביום משלוח או מסירתה כאמור.</w:t>
      </w:r>
    </w:p>
    <w:p w14:paraId="617ADC2F" w14:textId="77777777" w:rsidR="009441B2" w:rsidRPr="00776496" w:rsidRDefault="009441B2" w:rsidP="009441B2">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76496">
        <w:rPr>
          <w:rFonts w:ascii="Times New Roman" w:eastAsia="Times New Roman" w:hAnsi="Times New Roman" w:cs="David"/>
          <w:bCs/>
          <w:sz w:val="24"/>
          <w:szCs w:val="24"/>
          <w:rtl/>
          <w:lang w:eastAsia="he-IL"/>
        </w:rPr>
        <w:t>ולראיה באו הצדדים על החתום:</w:t>
      </w:r>
    </w:p>
    <w:p w14:paraId="415DD017" w14:textId="77777777" w:rsidR="009441B2" w:rsidRPr="00776496" w:rsidRDefault="009441B2" w:rsidP="009441B2">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4704D41A" w14:textId="77777777" w:rsidR="009441B2" w:rsidRPr="00B27B4C" w:rsidRDefault="009441B2" w:rsidP="009441B2">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1F49C9CE" w14:textId="77777777" w:rsidR="009441B2" w:rsidRPr="00B27B4C" w:rsidRDefault="009441B2" w:rsidP="005D185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u w:val="single"/>
            <w:rtl/>
            <w:lang w:eastAsia="he-IL"/>
            <w:rPrChange w:id="12" w:author="Kook Sec" w:date="2021-08-01T14:09:00Z">
              <w:rPr>
                <w:rFonts w:ascii="Times New Roman" w:eastAsia="Times New Roman" w:hAnsi="Times New Roman" w:cs="David"/>
                <w:sz w:val="20"/>
                <w:szCs w:val="24"/>
                <w:rtl/>
                <w:lang w:eastAsia="he-IL"/>
              </w:rPr>
            </w:rPrChange>
          </w:rPr>
          <w:alias w:val="שם ספק"/>
          <w:tag w:val="cntSupllierName"/>
          <w:id w:val="2012788989"/>
          <w:placeholder>
            <w:docPart w:val="4C7E4C6A75FA4572B01E6A76D1E9000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PrChange w:id="13" w:author="Kook Sec" w:date="2021-08-01T14:09:00Z">
              <w:rPr/>
            </w:rPrChange>
          </w:rPr>
        </w:sdtEndPr>
        <w:sdtContent>
          <w:ins w:id="14" w:author="Kook Sec" w:date="2021-08-01T14:06:00Z">
            <w:r w:rsidR="00990494" w:rsidRPr="00990494">
              <w:rPr>
                <w:rFonts w:ascii="Times New Roman" w:eastAsia="Times New Roman" w:hAnsi="Times New Roman" w:cs="David"/>
                <w:sz w:val="20"/>
                <w:szCs w:val="24"/>
                <w:u w:val="single"/>
                <w:rtl/>
                <w:lang w:eastAsia="he-IL"/>
                <w:rPrChange w:id="15" w:author="Kook Sec" w:date="2021-08-01T14:09:00Z">
                  <w:rPr>
                    <w:rFonts w:ascii="Times New Roman" w:eastAsia="Times New Roman" w:hAnsi="Times New Roman" w:cs="David"/>
                    <w:sz w:val="20"/>
                    <w:szCs w:val="24"/>
                    <w:rtl/>
                    <w:lang w:eastAsia="he-IL"/>
                  </w:rPr>
                </w:rPrChange>
              </w:rPr>
              <w:t>טל ארליך פתרונות בע"מ</w:t>
            </w:r>
          </w:ins>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u w:val="single"/>
            <w:rtl/>
            <w:lang w:eastAsia="he-IL"/>
            <w:rPrChange w:id="16" w:author="Kook Sec" w:date="2021-08-01T14:09:00Z">
              <w:rPr>
                <w:rFonts w:ascii="Times New Roman" w:eastAsia="Times New Roman" w:hAnsi="Times New Roman" w:cs="David"/>
                <w:sz w:val="20"/>
                <w:szCs w:val="24"/>
                <w:rtl/>
                <w:lang w:eastAsia="he-IL"/>
              </w:rPr>
            </w:rPrChange>
          </w:rPr>
          <w:alias w:val="שם צד א"/>
          <w:tag w:val="cmtTzadAName"/>
          <w:id w:val="-1970122747"/>
          <w:placeholder>
            <w:docPart w:val="4F66A04FF10C44ACBBBE3D8D47E2118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ins w:id="17" w:author="Kook Sec" w:date="2021-08-01T14:08:00Z">
            <w:r w:rsidR="00990494" w:rsidRPr="00990494">
              <w:rPr>
                <w:rFonts w:ascii="Times New Roman" w:eastAsia="Times New Roman" w:hAnsi="Times New Roman" w:cs="David"/>
                <w:sz w:val="20"/>
                <w:szCs w:val="24"/>
                <w:u w:val="single"/>
                <w:rtl/>
                <w:lang w:eastAsia="he-IL"/>
                <w:rPrChange w:id="18" w:author="Kook Sec" w:date="2021-08-01T14:09:00Z">
                  <w:rPr>
                    <w:rFonts w:ascii="Times New Roman" w:eastAsia="Times New Roman" w:hAnsi="Times New Roman" w:cs="David"/>
                    <w:sz w:val="20"/>
                    <w:szCs w:val="24"/>
                    <w:rtl/>
                    <w:lang w:eastAsia="he-IL"/>
                  </w:rPr>
                </w:rPrChange>
              </w:rPr>
              <w:t>א.מ ישראל מגורים פיתוח בע"מ</w:t>
            </w:r>
          </w:ins>
        </w:sdtContent>
      </w:sdt>
    </w:p>
    <w:p w14:paraId="6CCFADF0" w14:textId="77777777" w:rsidR="009441B2" w:rsidRDefault="009441B2" w:rsidP="009441B2">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r w:rsidR="009F6985">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7650C2AD" w14:textId="77777777" w:rsidR="009441B2" w:rsidRPr="00B27B4C" w:rsidRDefault="009441B2" w:rsidP="009441B2">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אני הח"מ, ______________ עו"ד/ רו"ח מרח' __________ מאשר כי ה"ה __________ הם שחתמו בשם </w:t>
      </w:r>
      <w:r w:rsidR="009F6985">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w:t>
      </w:r>
      <w:r w:rsidR="009F6985">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rtl/>
          <w:lang w:eastAsia="he-IL"/>
        </w:rPr>
        <w:t xml:space="preserve">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134955AB" w14:textId="77777777" w:rsidR="009441B2" w:rsidRPr="00B27B4C" w:rsidRDefault="009441B2" w:rsidP="009441B2">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F684D78" w14:textId="77777777" w:rsidR="009441B2" w:rsidRDefault="009441B2" w:rsidP="009441B2">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5F70F851" w14:textId="77777777" w:rsidR="009441B2" w:rsidRPr="00B27B4C" w:rsidRDefault="009441B2" w:rsidP="009441B2">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0BF321DB" w14:textId="77777777" w:rsidR="008872EF" w:rsidRDefault="008872EF" w:rsidP="0045181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09668DA7" w14:textId="77777777" w:rsidR="00572B5D" w:rsidRDefault="00572B5D" w:rsidP="0045181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3E54F0E5" w14:textId="77777777" w:rsidR="00572B5D" w:rsidRPr="00B27B4C" w:rsidRDefault="00572B5D" w:rsidP="00572B5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5BAA67FE"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33645D35"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C587D3E" w14:textId="77777777" w:rsidR="00572B5D" w:rsidRPr="00B27B4C" w:rsidRDefault="00572B5D" w:rsidP="00572B5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D39AE3067E66486C9A90852E221240B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19" w:author="Kook Sec" w:date="2021-08-01T14:09:00Z">
            <w:r w:rsidR="00990494">
              <w:rPr>
                <w:rFonts w:ascii="Times New Roman" w:eastAsia="Times New Roman" w:hAnsi="Times New Roman" w:cs="David" w:hint="cs"/>
                <w:color w:val="00B0F0"/>
                <w:sz w:val="24"/>
                <w:szCs w:val="24"/>
                <w:rtl/>
                <w:lang w:eastAsia="he-IL"/>
              </w:rPr>
              <w:t>ירושלים</w:t>
            </w:r>
          </w:ins>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90802EC2DA2749B38D0E0DEA71ACFD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20" w:author="Kook Sec" w:date="2021-08-01T14:05:00Z">
            <w:r w:rsidR="00990494">
              <w:rPr>
                <w:rFonts w:ascii="Times New Roman" w:eastAsia="Times New Roman" w:hAnsi="Times New Roman" w:cs="David" w:hint="cs"/>
                <w:color w:val="00B0F0"/>
                <w:sz w:val="24"/>
                <w:szCs w:val="24"/>
                <w:rtl/>
              </w:rPr>
              <w:t>מורדות ארנונה</w:t>
            </w:r>
          </w:ins>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56DB539365AD4F8E81151B40C213BDC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21" w:author="Kook Sec" w:date="2021-08-01T14:05:00Z">
            <w:r w:rsidR="00990494">
              <w:rPr>
                <w:rFonts w:ascii="Times New Roman" w:eastAsia="Times New Roman" w:hAnsi="Times New Roman" w:cs="David" w:hint="cs"/>
                <w:color w:val="00B0F0"/>
                <w:sz w:val="24"/>
                <w:szCs w:val="24"/>
                <w:rtl/>
              </w:rPr>
              <w:t>א.מ ישראל מגורים פיתוח בע"מ</w:t>
            </w:r>
          </w:ins>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59C975D5"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0BA6311" w14:textId="77777777" w:rsidR="00572B5D" w:rsidRPr="00B27B4C" w:rsidRDefault="00572B5D" w:rsidP="00572B5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E054604954E24B839C636740FFBFA31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E95AE9">
            <w:rPr>
              <w:rStyle w:val="a7"/>
              <w:color w:val="00B0F0"/>
              <w:rt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09FE91EA7DC0442DA0B028C682C88F8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E95AE9">
            <w:rPr>
              <w:rStyle w:val="a7"/>
              <w:color w:val="00B0F0"/>
              <w:rtl/>
            </w:rPr>
            <w:t>[שדה נוסף 1]</w:t>
          </w:r>
        </w:sdtContent>
      </w:sdt>
      <w:r w:rsidRPr="00B27B4C">
        <w:rPr>
          <w:rFonts w:ascii="Times New Roman" w:eastAsia="Times New Roman" w:hAnsi="Times New Roman" w:cs="David" w:hint="cs"/>
          <w:sz w:val="24"/>
          <w:szCs w:val="24"/>
          <w:rtl/>
          <w:lang w:eastAsia="he-IL"/>
        </w:rPr>
        <w:t>.</w:t>
      </w:r>
    </w:p>
    <w:p w14:paraId="2977523A" w14:textId="77777777" w:rsidR="00572B5D" w:rsidRPr="00B27B4C" w:rsidRDefault="00572B5D" w:rsidP="00572B5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המזמין שומר לעצמו הזכות לערוך שינויים </w:t>
      </w:r>
      <w:proofErr w:type="spellStart"/>
      <w:r w:rsidRPr="00B27B4C">
        <w:rPr>
          <w:rFonts w:ascii="Times New Roman" w:eastAsia="Times New Roman" w:hAnsi="Times New Roman" w:cs="David" w:hint="cs"/>
          <w:sz w:val="24"/>
          <w:szCs w:val="24"/>
          <w:rtl/>
          <w:lang w:eastAsia="he-IL"/>
        </w:rPr>
        <w:t>בתב"ע</w:t>
      </w:r>
      <w:proofErr w:type="spellEnd"/>
      <w:r w:rsidRPr="00B27B4C">
        <w:rPr>
          <w:rFonts w:ascii="Times New Roman" w:eastAsia="Times New Roman" w:hAnsi="Times New Roman" w:cs="David" w:hint="cs"/>
          <w:sz w:val="24"/>
          <w:szCs w:val="24"/>
          <w:rtl/>
          <w:lang w:eastAsia="he-IL"/>
        </w:rPr>
        <w:t xml:space="preserve"> ממתכונתה היום והשירותים המוזמנים מן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הינם בהתאם לתכנית התקפה בעת הזמנת כל שלב.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מתחייב להתעדכן </w:t>
      </w:r>
      <w:proofErr w:type="spellStart"/>
      <w:r w:rsidRPr="00B27B4C">
        <w:rPr>
          <w:rFonts w:ascii="Times New Roman" w:eastAsia="Times New Roman" w:hAnsi="Times New Roman" w:cs="David" w:hint="cs"/>
          <w:sz w:val="24"/>
          <w:szCs w:val="24"/>
          <w:rtl/>
          <w:lang w:eastAsia="he-IL"/>
        </w:rPr>
        <w:t>בתב"ע</w:t>
      </w:r>
      <w:proofErr w:type="spellEnd"/>
      <w:r w:rsidRPr="00B27B4C">
        <w:rPr>
          <w:rFonts w:ascii="Times New Roman" w:eastAsia="Times New Roman" w:hAnsi="Times New Roman" w:cs="David" w:hint="cs"/>
          <w:sz w:val="24"/>
          <w:szCs w:val="24"/>
          <w:rtl/>
          <w:lang w:eastAsia="he-IL"/>
        </w:rPr>
        <w:t xml:space="preserve"> ובתכניות הבינוי על תיקוניהם ולספק את השירותים כנדרש לשם בניית הפרויקט עפ"י </w:t>
      </w:r>
      <w:proofErr w:type="spellStart"/>
      <w:r w:rsidRPr="00B27B4C">
        <w:rPr>
          <w:rFonts w:ascii="Times New Roman" w:eastAsia="Times New Roman" w:hAnsi="Times New Roman" w:cs="David" w:hint="cs"/>
          <w:sz w:val="24"/>
          <w:szCs w:val="24"/>
          <w:rtl/>
          <w:lang w:eastAsia="he-IL"/>
        </w:rPr>
        <w:t>התב"ע</w:t>
      </w:r>
      <w:proofErr w:type="spellEnd"/>
      <w:r w:rsidRPr="00B27B4C">
        <w:rPr>
          <w:rFonts w:ascii="Times New Roman" w:eastAsia="Times New Roman" w:hAnsi="Times New Roman" w:cs="David" w:hint="cs"/>
          <w:sz w:val="24"/>
          <w:szCs w:val="24"/>
          <w:rtl/>
          <w:lang w:eastAsia="he-IL"/>
        </w:rPr>
        <w:t xml:space="preserve"> ותכניות הבינוי במתכונת שתאושר ובהתאם להוראות המזמין.</w:t>
      </w:r>
    </w:p>
    <w:p w14:paraId="619A46BF" w14:textId="77777777" w:rsidR="00572B5D" w:rsidRPr="00B27B4C" w:rsidRDefault="00572B5D" w:rsidP="00572B5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698F8C2" w14:textId="77777777" w:rsidR="00572B5D" w:rsidRPr="00B27B4C" w:rsidRDefault="00572B5D" w:rsidP="00572B5D">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BB7C71698158428FA97188CA61B2059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22" w:author="Kook Sec" w:date="2021-08-01T14:09:00Z">
            <w:r w:rsidR="00990494">
              <w:rPr>
                <w:rFonts w:ascii="Times New Roman" w:eastAsia="Times New Roman" w:hAnsi="Times New Roman" w:cs="David" w:hint="cs"/>
                <w:color w:val="008000"/>
                <w:sz w:val="24"/>
                <w:szCs w:val="24"/>
                <w:rtl/>
              </w:rPr>
              <w:t>ירושלים</w:t>
            </w:r>
          </w:ins>
        </w:sdtContent>
      </w:sdt>
      <w:r w:rsidRPr="00B27B4C">
        <w:rPr>
          <w:rFonts w:ascii="Times New Roman" w:eastAsia="Times New Roman" w:hAnsi="Times New Roman" w:cs="David" w:hint="cs"/>
          <w:color w:val="008000"/>
          <w:sz w:val="24"/>
          <w:szCs w:val="24"/>
          <w:rtl/>
        </w:rPr>
        <w:t>.</w:t>
      </w:r>
    </w:p>
    <w:p w14:paraId="658C0F7A" w14:textId="77777777" w:rsidR="00572B5D" w:rsidRPr="00B27B4C" w:rsidRDefault="00572B5D" w:rsidP="00572B5D">
      <w:pPr>
        <w:spacing w:before="0" w:beforeAutospacing="0" w:after="0" w:afterAutospacing="0" w:line="240" w:lineRule="auto"/>
        <w:ind w:left="720"/>
        <w:rPr>
          <w:rFonts w:ascii="Times New Roman" w:eastAsia="Times New Roman" w:hAnsi="Times New Roman" w:cs="David"/>
          <w:color w:val="FF0000"/>
          <w:sz w:val="24"/>
          <w:szCs w:val="24"/>
          <w:rtl/>
        </w:rPr>
      </w:pPr>
    </w:p>
    <w:p w14:paraId="493AB5D4" w14:textId="77777777" w:rsidR="00572B5D" w:rsidRPr="00B27B4C" w:rsidRDefault="00572B5D" w:rsidP="00572B5D">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6C5E5F2E"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B764764"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B5A366A640BD483E9E98DA7DD0FFAD9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23" w:author="Kook Sec" w:date="2021-08-01T14:09:00Z">
            <w:r w:rsidR="00990494">
              <w:rPr>
                <w:rFonts w:ascii="Times New Roman" w:eastAsia="Times New Roman" w:hAnsi="Times New Roman" w:cs="David" w:hint="cs"/>
                <w:sz w:val="24"/>
                <w:szCs w:val="24"/>
                <w:rtl/>
                <w:lang w:eastAsia="he-IL"/>
              </w:rPr>
              <w:t xml:space="preserve">אבי </w:t>
            </w:r>
            <w:proofErr w:type="spellStart"/>
            <w:r w:rsidR="00990494">
              <w:rPr>
                <w:rFonts w:ascii="Times New Roman" w:eastAsia="Times New Roman" w:hAnsi="Times New Roman" w:cs="David" w:hint="cs"/>
                <w:sz w:val="24"/>
                <w:szCs w:val="24"/>
                <w:rtl/>
                <w:lang w:eastAsia="he-IL"/>
              </w:rPr>
              <w:t>ברטי</w:t>
            </w:r>
            <w:proofErr w:type="spellEnd"/>
            <w:r w:rsidR="00990494">
              <w:rPr>
                <w:rFonts w:ascii="Times New Roman" w:eastAsia="Times New Roman" w:hAnsi="Times New Roman" w:cs="David" w:hint="cs"/>
                <w:sz w:val="24"/>
                <w:szCs w:val="24"/>
                <w:rtl/>
                <w:lang w:eastAsia="he-IL"/>
              </w:rPr>
              <w:t xml:space="preserve"> לוי</w:t>
            </w:r>
          </w:ins>
        </w:sdtContent>
      </w:sdt>
    </w:p>
    <w:p w14:paraId="039DC5E3"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56BD40FF" w14:textId="77777777" w:rsidR="00CC012C" w:rsidRDefault="00572B5D" w:rsidP="00D065DD">
      <w:pPr>
        <w:widowControl w:val="0"/>
        <w:spacing w:before="0" w:beforeAutospacing="0" w:after="0" w:afterAutospacing="0" w:line="240" w:lineRule="auto"/>
        <w:ind w:left="720" w:right="-142"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00CC012C" w:rsidRPr="00647F42">
        <w:rPr>
          <w:rFonts w:ascii="Times New Roman" w:eastAsia="Times New Roman" w:hAnsi="Times New Roman" w:cs="David" w:hint="eastAsia"/>
          <w:sz w:val="24"/>
          <w:szCs w:val="24"/>
          <w:rtl/>
          <w:lang w:eastAsia="he-IL"/>
        </w:rPr>
        <w:t>עבור</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hint="eastAsia"/>
          <w:sz w:val="24"/>
          <w:szCs w:val="24"/>
          <w:rtl/>
          <w:lang w:eastAsia="he-IL"/>
        </w:rPr>
        <w:t>קבלת</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hint="eastAsia"/>
          <w:sz w:val="24"/>
          <w:szCs w:val="24"/>
          <w:rtl/>
          <w:lang w:eastAsia="he-IL"/>
        </w:rPr>
        <w:t>העבודה</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hint="eastAsia"/>
          <w:sz w:val="24"/>
          <w:szCs w:val="24"/>
          <w:rtl/>
          <w:lang w:eastAsia="he-IL"/>
        </w:rPr>
        <w:t>על</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hint="eastAsia"/>
          <w:sz w:val="24"/>
          <w:szCs w:val="24"/>
          <w:rtl/>
          <w:lang w:eastAsia="he-IL"/>
        </w:rPr>
        <w:t>היועץ</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hint="eastAsia"/>
          <w:sz w:val="24"/>
          <w:szCs w:val="24"/>
          <w:rtl/>
          <w:lang w:eastAsia="he-IL"/>
        </w:rPr>
        <w:t>להיות</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hint="eastAsia"/>
          <w:sz w:val="24"/>
          <w:szCs w:val="24"/>
          <w:rtl/>
          <w:lang w:eastAsia="he-IL"/>
        </w:rPr>
        <w:t>בעל</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hint="eastAsia"/>
          <w:sz w:val="24"/>
          <w:szCs w:val="24"/>
          <w:rtl/>
          <w:lang w:eastAsia="he-IL"/>
        </w:rPr>
        <w:t>רישיון</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hint="eastAsia"/>
          <w:sz w:val="24"/>
          <w:szCs w:val="24"/>
          <w:rtl/>
          <w:lang w:eastAsia="he-IL"/>
        </w:rPr>
        <w:t>עבודה</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hint="eastAsia"/>
          <w:sz w:val="24"/>
          <w:szCs w:val="24"/>
          <w:rtl/>
          <w:lang w:eastAsia="he-IL"/>
        </w:rPr>
        <w:t>בענן</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sz w:val="24"/>
          <w:szCs w:val="24"/>
          <w:lang w:eastAsia="he-IL"/>
        </w:rPr>
        <w:t>BIM360</w:t>
      </w:r>
      <w:r w:rsidR="00CC012C" w:rsidRPr="00647F42">
        <w:rPr>
          <w:rFonts w:ascii="Times New Roman" w:eastAsia="Times New Roman" w:hAnsi="Times New Roman" w:cs="David"/>
          <w:sz w:val="24"/>
          <w:szCs w:val="24"/>
          <w:rtl/>
          <w:lang w:eastAsia="he-IL"/>
        </w:rPr>
        <w:t xml:space="preserve">" </w:t>
      </w:r>
      <w:r w:rsidR="00CC012C">
        <w:rPr>
          <w:rFonts w:ascii="Times New Roman" w:eastAsia="Times New Roman" w:hAnsi="Times New Roman" w:cs="David" w:hint="cs"/>
          <w:sz w:val="24"/>
          <w:szCs w:val="24"/>
          <w:rtl/>
          <w:lang w:eastAsia="he-IL"/>
        </w:rPr>
        <w:t>וכל תוכנה אחרת נוספת אשר נדרשת לניהול המודל, לביצוע סופרפוזיציה והשירותים המפורטים ב</w:t>
      </w:r>
      <w:r w:rsidR="00CC012C" w:rsidRPr="00867AE6">
        <w:rPr>
          <w:rFonts w:ascii="Times New Roman" w:eastAsia="Times New Roman" w:hAnsi="Times New Roman" w:cs="David" w:hint="eastAsia"/>
          <w:b/>
          <w:bCs/>
          <w:sz w:val="24"/>
          <w:szCs w:val="24"/>
          <w:u w:val="single"/>
          <w:rtl/>
          <w:lang w:eastAsia="he-IL"/>
        </w:rPr>
        <w:t>נספח</w:t>
      </w:r>
      <w:r w:rsidR="00CC012C" w:rsidRPr="00867AE6">
        <w:rPr>
          <w:rFonts w:ascii="Times New Roman" w:eastAsia="Times New Roman" w:hAnsi="Times New Roman" w:cs="David"/>
          <w:b/>
          <w:bCs/>
          <w:sz w:val="24"/>
          <w:szCs w:val="24"/>
          <w:u w:val="single"/>
          <w:rtl/>
          <w:lang w:eastAsia="he-IL"/>
        </w:rPr>
        <w:t xml:space="preserve"> </w:t>
      </w:r>
      <w:r w:rsidR="00CC012C" w:rsidRPr="00867AE6">
        <w:rPr>
          <w:rFonts w:ascii="Times New Roman" w:eastAsia="Times New Roman" w:hAnsi="Times New Roman" w:cs="David" w:hint="eastAsia"/>
          <w:b/>
          <w:bCs/>
          <w:sz w:val="24"/>
          <w:szCs w:val="24"/>
          <w:u w:val="single"/>
          <w:rtl/>
          <w:lang w:eastAsia="he-IL"/>
        </w:rPr>
        <w:t>ב</w:t>
      </w:r>
      <w:r w:rsidR="00CC012C" w:rsidRPr="00867AE6">
        <w:rPr>
          <w:rFonts w:ascii="Times New Roman" w:eastAsia="Times New Roman" w:hAnsi="Times New Roman" w:cs="David"/>
          <w:b/>
          <w:bCs/>
          <w:sz w:val="24"/>
          <w:szCs w:val="24"/>
          <w:u w:val="single"/>
          <w:rtl/>
          <w:lang w:eastAsia="he-IL"/>
        </w:rPr>
        <w:t>'</w:t>
      </w:r>
      <w:r w:rsidR="00CC012C">
        <w:rPr>
          <w:rFonts w:ascii="Times New Roman" w:eastAsia="Times New Roman" w:hAnsi="Times New Roman" w:cs="David" w:hint="cs"/>
          <w:sz w:val="24"/>
          <w:szCs w:val="24"/>
          <w:rtl/>
          <w:lang w:eastAsia="he-IL"/>
        </w:rPr>
        <w:t xml:space="preserve"> שבחוזה זה.</w:t>
      </w:r>
      <w:r w:rsidR="00CC012C" w:rsidRPr="00647F42">
        <w:rPr>
          <w:rFonts w:ascii="Times New Roman" w:eastAsia="Times New Roman" w:hAnsi="Times New Roman" w:cs="David"/>
          <w:sz w:val="24"/>
          <w:szCs w:val="24"/>
          <w:rtl/>
          <w:lang w:eastAsia="he-IL"/>
        </w:rPr>
        <w:t xml:space="preserve"> </w:t>
      </w:r>
    </w:p>
    <w:p w14:paraId="357364EF" w14:textId="77777777" w:rsidR="00CC012C" w:rsidRPr="00647F42" w:rsidRDefault="00CC012C" w:rsidP="00D065DD">
      <w:pPr>
        <w:widowControl w:val="0"/>
        <w:spacing w:before="0" w:beforeAutospacing="0" w:after="0" w:afterAutospacing="0" w:line="240" w:lineRule="auto"/>
        <w:ind w:left="720" w:right="-142" w:hanging="69"/>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Pr="00647F42">
        <w:rPr>
          <w:rFonts w:ascii="Times New Roman" w:eastAsia="Times New Roman" w:hAnsi="Times New Roman" w:cs="David" w:hint="eastAsia"/>
          <w:sz w:val="24"/>
          <w:szCs w:val="24"/>
          <w:rtl/>
          <w:lang w:eastAsia="he-IL"/>
        </w:rPr>
        <w:t>העבודה</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תתבצע</w:t>
      </w:r>
      <w:r w:rsidRPr="00647F42">
        <w:rPr>
          <w:rFonts w:ascii="Times New Roman" w:eastAsia="Times New Roman" w:hAnsi="Times New Roman" w:cs="David"/>
          <w:sz w:val="24"/>
          <w:szCs w:val="24"/>
          <w:rtl/>
          <w:lang w:eastAsia="he-IL"/>
        </w:rPr>
        <w:t xml:space="preserve"> במודל תלת </w:t>
      </w:r>
      <w:proofErr w:type="spellStart"/>
      <w:r w:rsidRPr="00647F42">
        <w:rPr>
          <w:rFonts w:ascii="Times New Roman" w:eastAsia="Times New Roman" w:hAnsi="Times New Roman" w:cs="David" w:hint="eastAsia"/>
          <w:sz w:val="24"/>
          <w:szCs w:val="24"/>
          <w:rtl/>
          <w:lang w:eastAsia="he-IL"/>
        </w:rPr>
        <w:t>מימד</w:t>
      </w:r>
      <w:proofErr w:type="spellEnd"/>
      <w:r w:rsidRPr="00647F42">
        <w:rPr>
          <w:rFonts w:ascii="Times New Roman" w:eastAsia="Times New Roman" w:hAnsi="Times New Roman" w:cs="David"/>
          <w:sz w:val="24"/>
          <w:szCs w:val="24"/>
          <w:rtl/>
          <w:lang w:eastAsia="he-IL"/>
        </w:rPr>
        <w:t xml:space="preserve"> ע"י תוכנת </w:t>
      </w:r>
      <w:r w:rsidRPr="00647F42">
        <w:rPr>
          <w:rFonts w:ascii="Times New Roman" w:eastAsia="Times New Roman" w:hAnsi="Times New Roman" w:cs="David"/>
          <w:sz w:val="24"/>
          <w:szCs w:val="24"/>
          <w:lang w:eastAsia="he-IL"/>
        </w:rPr>
        <w:t>REVIT</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במתודולוגיית</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sz w:val="24"/>
          <w:szCs w:val="24"/>
          <w:lang w:eastAsia="he-IL"/>
        </w:rPr>
        <w:t>BIM</w:t>
      </w:r>
      <w:r w:rsidRPr="00647F42">
        <w:rPr>
          <w:rFonts w:ascii="Times New Roman" w:eastAsia="Times New Roman" w:hAnsi="Times New Roman" w:cs="David"/>
          <w:sz w:val="24"/>
          <w:szCs w:val="24"/>
          <w:rtl/>
          <w:lang w:eastAsia="he-IL"/>
        </w:rPr>
        <w:t xml:space="preserve"> בענן – "</w:t>
      </w:r>
      <w:r w:rsidRPr="00647F42">
        <w:rPr>
          <w:rFonts w:ascii="Times New Roman" w:eastAsia="Times New Roman" w:hAnsi="Times New Roman" w:cs="David"/>
          <w:sz w:val="24"/>
          <w:szCs w:val="24"/>
          <w:lang w:eastAsia="he-IL"/>
        </w:rPr>
        <w:t>BIM</w:t>
      </w:r>
      <w:r w:rsidRPr="00B91CDC">
        <w:rPr>
          <w:rFonts w:ascii="Times New Roman" w:eastAsia="Times New Roman" w:hAnsi="Times New Roman" w:cs="David" w:hint="cs"/>
          <w:sz w:val="24"/>
          <w:szCs w:val="24"/>
          <w:lang w:eastAsia="he-IL"/>
        </w:rPr>
        <w:t>360</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השייך</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למזמין</w:t>
      </w:r>
      <w:r>
        <w:rPr>
          <w:rFonts w:ascii="Times New Roman" w:eastAsia="Times New Roman" w:hAnsi="Times New Roman" w:cs="David" w:hint="cs"/>
          <w:sz w:val="24"/>
          <w:szCs w:val="24"/>
          <w:rtl/>
          <w:lang w:eastAsia="he-IL"/>
        </w:rPr>
        <w:t xml:space="preserve"> (להלן: "</w:t>
      </w:r>
      <w:r w:rsidRPr="00867AE6">
        <w:rPr>
          <w:rFonts w:ascii="Times New Roman" w:eastAsia="Times New Roman" w:hAnsi="Times New Roman" w:cs="David" w:hint="eastAsia"/>
          <w:b/>
          <w:bCs/>
          <w:sz w:val="24"/>
          <w:szCs w:val="24"/>
          <w:rtl/>
          <w:lang w:eastAsia="he-IL"/>
        </w:rPr>
        <w:t>הענן</w:t>
      </w:r>
      <w:r>
        <w:rPr>
          <w:rFonts w:ascii="Times New Roman" w:eastAsia="Times New Roman" w:hAnsi="Times New Roman" w:cs="David" w:hint="cs"/>
          <w:sz w:val="24"/>
          <w:szCs w:val="24"/>
          <w:rtl/>
          <w:lang w:eastAsia="he-IL"/>
        </w:rPr>
        <w:t>")</w:t>
      </w:r>
      <w:r w:rsidRPr="00647F42">
        <w:rPr>
          <w:rFonts w:ascii="Times New Roman" w:eastAsia="Times New Roman" w:hAnsi="Times New Roman" w:cs="David"/>
          <w:sz w:val="24"/>
          <w:szCs w:val="24"/>
          <w:rtl/>
          <w:lang w:eastAsia="he-IL"/>
        </w:rPr>
        <w:t xml:space="preserve">, שם </w:t>
      </w:r>
      <w:r w:rsidRPr="00647F42">
        <w:rPr>
          <w:rFonts w:ascii="Times New Roman" w:eastAsia="Times New Roman" w:hAnsi="Times New Roman" w:cs="David" w:hint="eastAsia"/>
          <w:sz w:val="24"/>
          <w:szCs w:val="24"/>
          <w:rtl/>
          <w:lang w:eastAsia="he-IL"/>
        </w:rPr>
        <w:t>תבוצענה</w:t>
      </w:r>
      <w:r w:rsidRPr="00647F42">
        <w:rPr>
          <w:rFonts w:ascii="Times New Roman" w:eastAsia="Times New Roman" w:hAnsi="Times New Roman" w:cs="David"/>
          <w:sz w:val="24"/>
          <w:szCs w:val="24"/>
          <w:rtl/>
          <w:lang w:eastAsia="he-IL"/>
        </w:rPr>
        <w:t xml:space="preserve"> עבוד</w:t>
      </w:r>
      <w:r w:rsidRPr="00647F42">
        <w:rPr>
          <w:rFonts w:ascii="Times New Roman" w:eastAsia="Times New Roman" w:hAnsi="Times New Roman" w:cs="David" w:hint="eastAsia"/>
          <w:sz w:val="24"/>
          <w:szCs w:val="24"/>
          <w:rtl/>
          <w:lang w:eastAsia="he-IL"/>
        </w:rPr>
        <w:t>ות</w:t>
      </w:r>
      <w:r w:rsidRPr="00647F42">
        <w:rPr>
          <w:rFonts w:ascii="Times New Roman" w:eastAsia="Times New Roman" w:hAnsi="Times New Roman" w:cs="David"/>
          <w:sz w:val="24"/>
          <w:szCs w:val="24"/>
          <w:rtl/>
          <w:lang w:eastAsia="he-IL"/>
        </w:rPr>
        <w:t xml:space="preserve"> התכנון, ניהול </w:t>
      </w:r>
      <w:r w:rsidRPr="00647F42">
        <w:rPr>
          <w:rFonts w:ascii="Times New Roman" w:eastAsia="Times New Roman" w:hAnsi="Times New Roman" w:cs="David" w:hint="eastAsia"/>
          <w:sz w:val="24"/>
          <w:szCs w:val="24"/>
          <w:rtl/>
          <w:lang w:eastAsia="he-IL"/>
        </w:rPr>
        <w:t>ושמירת</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המודל</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שמירת</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קבצי</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ה</w:t>
      </w:r>
      <w:r w:rsidRPr="00647F42">
        <w:rPr>
          <w:rFonts w:ascii="Times New Roman" w:eastAsia="Times New Roman" w:hAnsi="Times New Roman" w:cs="David"/>
          <w:sz w:val="24"/>
          <w:szCs w:val="24"/>
          <w:rtl/>
          <w:lang w:eastAsia="he-IL"/>
        </w:rPr>
        <w:t>-</w:t>
      </w:r>
      <w:r w:rsidRPr="00647F42">
        <w:rPr>
          <w:rFonts w:ascii="Times New Roman" w:eastAsia="Times New Roman" w:hAnsi="Times New Roman" w:cs="David"/>
          <w:sz w:val="24"/>
          <w:szCs w:val="24"/>
          <w:lang w:eastAsia="he-IL"/>
        </w:rPr>
        <w:t>REVIT</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וכלל</w:t>
      </w:r>
      <w:r w:rsidRPr="00647F42">
        <w:rPr>
          <w:rFonts w:ascii="Times New Roman" w:eastAsia="Times New Roman" w:hAnsi="Times New Roman" w:cs="David"/>
          <w:sz w:val="24"/>
          <w:szCs w:val="24"/>
          <w:rtl/>
          <w:lang w:eastAsia="he-IL"/>
        </w:rPr>
        <w:t xml:space="preserve"> הקבצים והתוכניות </w:t>
      </w:r>
      <w:r w:rsidRPr="00647F42">
        <w:rPr>
          <w:rFonts w:ascii="Times New Roman" w:eastAsia="Times New Roman" w:hAnsi="Times New Roman" w:cs="David" w:hint="eastAsia"/>
          <w:sz w:val="24"/>
          <w:szCs w:val="24"/>
          <w:rtl/>
          <w:lang w:eastAsia="he-IL"/>
        </w:rPr>
        <w:t>של</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היועץ</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והמתכננים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המובילים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זאת</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לאחר</w:t>
      </w:r>
      <w:r w:rsidRPr="00647F42">
        <w:rPr>
          <w:rFonts w:ascii="Times New Roman" w:eastAsia="Times New Roman" w:hAnsi="Times New Roman" w:cs="David"/>
          <w:sz w:val="24"/>
          <w:szCs w:val="24"/>
          <w:rtl/>
          <w:lang w:eastAsia="he-IL"/>
        </w:rPr>
        <w:t xml:space="preserve"> מתן </w:t>
      </w:r>
      <w:r w:rsidRPr="00647F42">
        <w:rPr>
          <w:rFonts w:ascii="Times New Roman" w:eastAsia="Times New Roman" w:hAnsi="Times New Roman" w:cs="David" w:hint="eastAsia"/>
          <w:sz w:val="24"/>
          <w:szCs w:val="24"/>
          <w:rtl/>
          <w:lang w:eastAsia="he-IL"/>
        </w:rPr>
        <w:t>ה</w:t>
      </w:r>
      <w:r>
        <w:rPr>
          <w:rFonts w:ascii="Times New Roman" w:eastAsia="Times New Roman" w:hAnsi="Times New Roman" w:cs="David" w:hint="cs"/>
          <w:sz w:val="24"/>
          <w:szCs w:val="24"/>
          <w:rtl/>
          <w:lang w:eastAsia="he-IL"/>
        </w:rPr>
        <w:t>ה</w:t>
      </w:r>
      <w:r w:rsidRPr="00647F42">
        <w:rPr>
          <w:rFonts w:ascii="Times New Roman" w:eastAsia="Times New Roman" w:hAnsi="Times New Roman" w:cs="David" w:hint="eastAsia"/>
          <w:sz w:val="24"/>
          <w:szCs w:val="24"/>
          <w:rtl/>
          <w:lang w:eastAsia="he-IL"/>
        </w:rPr>
        <w:t>רשאות</w:t>
      </w:r>
      <w:r w:rsidRPr="00647F42">
        <w:rPr>
          <w:rFonts w:ascii="Times New Roman" w:eastAsia="Times New Roman" w:hAnsi="Times New Roman" w:cs="David"/>
          <w:sz w:val="24"/>
          <w:szCs w:val="24"/>
          <w:rtl/>
          <w:lang w:eastAsia="he-IL"/>
        </w:rPr>
        <w:t xml:space="preserve"> לכניסה </w:t>
      </w:r>
      <w:r w:rsidRPr="00647F42">
        <w:rPr>
          <w:rFonts w:ascii="Times New Roman" w:eastAsia="Times New Roman" w:hAnsi="Times New Roman" w:cs="David" w:hint="eastAsia"/>
          <w:sz w:val="24"/>
          <w:szCs w:val="24"/>
          <w:rtl/>
          <w:lang w:eastAsia="he-IL"/>
        </w:rPr>
        <w:t>לעבודה</w:t>
      </w:r>
      <w:r w:rsidRPr="00647F42">
        <w:rPr>
          <w:rFonts w:ascii="Times New Roman" w:eastAsia="Times New Roman" w:hAnsi="Times New Roman" w:cs="David"/>
          <w:sz w:val="24"/>
          <w:szCs w:val="24"/>
          <w:rtl/>
          <w:lang w:eastAsia="he-IL"/>
        </w:rPr>
        <w:t xml:space="preserve"> בענן </w:t>
      </w:r>
      <w:r w:rsidRPr="00647F42">
        <w:rPr>
          <w:rFonts w:ascii="Times New Roman" w:eastAsia="Times New Roman" w:hAnsi="Times New Roman" w:cs="David" w:hint="eastAsia"/>
          <w:sz w:val="24"/>
          <w:szCs w:val="24"/>
          <w:rtl/>
          <w:lang w:eastAsia="he-IL"/>
        </w:rPr>
        <w:t>ע</w:t>
      </w:r>
      <w:r w:rsidRPr="00647F42">
        <w:rPr>
          <w:rFonts w:ascii="Times New Roman" w:eastAsia="Times New Roman" w:hAnsi="Times New Roman" w:cs="David"/>
          <w:sz w:val="24"/>
          <w:szCs w:val="24"/>
          <w:rtl/>
          <w:lang w:eastAsia="he-IL"/>
        </w:rPr>
        <w:t>"</w:t>
      </w:r>
      <w:r w:rsidRPr="00647F42">
        <w:rPr>
          <w:rFonts w:ascii="Times New Roman" w:eastAsia="Times New Roman" w:hAnsi="Times New Roman" w:cs="David" w:hint="eastAsia"/>
          <w:sz w:val="24"/>
          <w:szCs w:val="24"/>
          <w:rtl/>
          <w:lang w:eastAsia="he-IL"/>
        </w:rPr>
        <w:t>י</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ה</w:t>
      </w:r>
      <w:r>
        <w:rPr>
          <w:rFonts w:ascii="Times New Roman" w:eastAsia="Times New Roman" w:hAnsi="Times New Roman" w:cs="David" w:hint="cs"/>
          <w:sz w:val="24"/>
          <w:szCs w:val="24"/>
          <w:rtl/>
          <w:lang w:eastAsia="he-IL"/>
        </w:rPr>
        <w:t>מזמין ל</w:t>
      </w:r>
      <w:r w:rsidRPr="00647F42">
        <w:rPr>
          <w:rFonts w:ascii="Times New Roman" w:eastAsia="Times New Roman" w:hAnsi="Times New Roman" w:cs="David" w:hint="eastAsia"/>
          <w:sz w:val="24"/>
          <w:szCs w:val="24"/>
          <w:rtl/>
          <w:lang w:eastAsia="he-IL"/>
        </w:rPr>
        <w:t>יועץ</w:t>
      </w:r>
      <w:r w:rsidRPr="00647F42">
        <w:rPr>
          <w:rFonts w:ascii="Times New Roman" w:eastAsia="Times New Roman" w:hAnsi="Times New Roman" w:cs="David"/>
          <w:sz w:val="24"/>
          <w:szCs w:val="24"/>
          <w:rtl/>
          <w:lang w:eastAsia="he-IL"/>
        </w:rPr>
        <w:t xml:space="preserve"> </w:t>
      </w:r>
      <w:r>
        <w:rPr>
          <w:rFonts w:ascii="Times New Roman" w:eastAsia="Times New Roman" w:hAnsi="Times New Roman" w:cs="David" w:hint="cs"/>
          <w:sz w:val="24"/>
          <w:szCs w:val="24"/>
          <w:rtl/>
          <w:lang w:eastAsia="he-IL"/>
        </w:rPr>
        <w:t>ו</w:t>
      </w:r>
      <w:r w:rsidRPr="00647F42">
        <w:rPr>
          <w:rFonts w:ascii="Times New Roman" w:eastAsia="Times New Roman" w:hAnsi="Times New Roman" w:cs="David" w:hint="eastAsia"/>
          <w:sz w:val="24"/>
          <w:szCs w:val="24"/>
          <w:rtl/>
          <w:lang w:eastAsia="he-IL"/>
        </w:rPr>
        <w:t>למתכננים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והיועצים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בפרויקט</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והכל</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בהתאם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להנחיות</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המזמין</w:t>
      </w:r>
      <w:r w:rsidRPr="00647F42">
        <w:rPr>
          <w:rFonts w:ascii="Times New Roman" w:eastAsia="Times New Roman" w:hAnsi="Times New Roman" w:cs="David"/>
          <w:sz w:val="24"/>
          <w:szCs w:val="24"/>
          <w:rtl/>
          <w:lang w:eastAsia="he-IL"/>
        </w:rPr>
        <w:t xml:space="preserve">. </w:t>
      </w:r>
    </w:p>
    <w:p w14:paraId="26F3E6B0" w14:textId="77777777" w:rsidR="00CC012C" w:rsidRDefault="00CC012C" w:rsidP="00CC012C">
      <w:pPr>
        <w:widowControl w:val="0"/>
        <w:spacing w:before="0" w:beforeAutospacing="0" w:after="0" w:afterAutospacing="0" w:line="276" w:lineRule="auto"/>
        <w:ind w:left="720" w:right="-142"/>
        <w:jc w:val="both"/>
        <w:rPr>
          <w:rFonts w:ascii="Times New Roman" w:eastAsia="Times New Roman" w:hAnsi="Times New Roman" w:cs="David"/>
          <w:sz w:val="24"/>
          <w:szCs w:val="24"/>
          <w:rtl/>
          <w:lang w:eastAsia="he-IL"/>
        </w:rPr>
      </w:pPr>
      <w:r w:rsidRPr="00647F42">
        <w:rPr>
          <w:rFonts w:ascii="Times New Roman" w:eastAsia="Times New Roman" w:hAnsi="Times New Roman" w:cs="David" w:hint="eastAsia"/>
          <w:sz w:val="24"/>
          <w:szCs w:val="24"/>
          <w:rtl/>
          <w:lang w:eastAsia="he-IL"/>
        </w:rPr>
        <w:t>שמירה</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הדפסת</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תכניות</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וקבצים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sz w:val="24"/>
          <w:szCs w:val="24"/>
          <w:lang w:eastAsia="he-IL"/>
        </w:rPr>
        <w:t>PLT</w:t>
      </w:r>
      <w:r w:rsidRPr="00647F42">
        <w:rPr>
          <w:rFonts w:ascii="Times New Roman" w:eastAsia="Times New Roman" w:hAnsi="Times New Roman" w:cs="David"/>
          <w:sz w:val="24"/>
          <w:szCs w:val="24"/>
          <w:rtl/>
          <w:lang w:eastAsia="he-IL"/>
        </w:rPr>
        <w:t>/</w:t>
      </w:r>
      <w:r w:rsidRPr="00647F42">
        <w:rPr>
          <w:rFonts w:ascii="Times New Roman" w:eastAsia="Times New Roman" w:hAnsi="Times New Roman" w:cs="David"/>
          <w:sz w:val="24"/>
          <w:szCs w:val="24"/>
          <w:lang w:eastAsia="he-IL"/>
        </w:rPr>
        <w:t>PDF</w:t>
      </w:r>
      <w:r w:rsidRPr="00647F42">
        <w:rPr>
          <w:rFonts w:ascii="Times New Roman" w:eastAsia="Times New Roman" w:hAnsi="Times New Roman" w:cs="David"/>
          <w:sz w:val="24"/>
          <w:szCs w:val="24"/>
          <w:rtl/>
          <w:lang w:eastAsia="he-IL"/>
        </w:rPr>
        <w:t>/</w:t>
      </w:r>
      <w:r w:rsidRPr="00647F42">
        <w:rPr>
          <w:rFonts w:ascii="Times New Roman" w:eastAsia="Times New Roman" w:hAnsi="Times New Roman" w:cs="David"/>
          <w:sz w:val="24"/>
          <w:szCs w:val="24"/>
          <w:lang w:eastAsia="he-IL"/>
        </w:rPr>
        <w:t>DWG</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שיתוף</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תיאום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וקליטת</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קבצים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ממתכננים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ויועצים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אחרים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יבוצעו</w:t>
      </w:r>
      <w:r w:rsidRPr="00647F42">
        <w:rPr>
          <w:rFonts w:ascii="Times New Roman" w:eastAsia="Times New Roman" w:hAnsi="Times New Roman" w:cs="David"/>
          <w:sz w:val="24"/>
          <w:szCs w:val="24"/>
          <w:rtl/>
          <w:lang w:eastAsia="he-IL"/>
        </w:rPr>
        <w:t xml:space="preserve"> באמצעות תוכנה כדוגמת </w:t>
      </w:r>
      <w:r w:rsidRPr="00647F42">
        <w:rPr>
          <w:rFonts w:ascii="Times New Roman" w:eastAsia="Times New Roman" w:hAnsi="Times New Roman" w:cs="David"/>
          <w:sz w:val="24"/>
          <w:szCs w:val="24"/>
          <w:lang w:eastAsia="he-IL"/>
        </w:rPr>
        <w:t>@view</w:t>
      </w:r>
      <w:r w:rsidRPr="00647F42">
        <w:rPr>
          <w:rFonts w:ascii="Times New Roman" w:eastAsia="Times New Roman" w:hAnsi="Times New Roman" w:cs="David"/>
          <w:sz w:val="24"/>
          <w:szCs w:val="24"/>
          <w:rtl/>
          <w:lang w:eastAsia="he-IL"/>
        </w:rPr>
        <w:t xml:space="preserve"> (להלן: "</w:t>
      </w:r>
      <w:r w:rsidRPr="00867AE6">
        <w:rPr>
          <w:rFonts w:ascii="Times New Roman" w:eastAsia="Times New Roman" w:hAnsi="Times New Roman" w:cs="David" w:hint="eastAsia"/>
          <w:b/>
          <w:bCs/>
          <w:sz w:val="24"/>
          <w:szCs w:val="24"/>
          <w:rtl/>
          <w:lang w:eastAsia="he-IL"/>
        </w:rPr>
        <w:t>התוכנה</w:t>
      </w:r>
      <w:r w:rsidRPr="00647F42">
        <w:rPr>
          <w:rFonts w:ascii="Times New Roman" w:eastAsia="Times New Roman" w:hAnsi="Times New Roman" w:cs="David"/>
          <w:sz w:val="24"/>
          <w:szCs w:val="24"/>
          <w:rtl/>
          <w:lang w:eastAsia="he-IL"/>
        </w:rPr>
        <w:t xml:space="preserve">"). </w:t>
      </w:r>
    </w:p>
    <w:p w14:paraId="75E5BAD0" w14:textId="77777777" w:rsidR="00CC012C" w:rsidRPr="00647F42" w:rsidRDefault="00CC012C" w:rsidP="00CC012C">
      <w:pPr>
        <w:widowControl w:val="0"/>
        <w:spacing w:before="0" w:beforeAutospacing="0" w:after="0" w:afterAutospacing="0" w:line="276" w:lineRule="auto"/>
        <w:ind w:left="720" w:right="-142"/>
        <w:jc w:val="both"/>
        <w:rPr>
          <w:rFonts w:ascii="Times New Roman" w:eastAsia="Times New Roman" w:hAnsi="Times New Roman" w:cs="David"/>
          <w:sz w:val="24"/>
          <w:szCs w:val="24"/>
          <w:rtl/>
          <w:lang w:eastAsia="he-IL"/>
        </w:rPr>
      </w:pPr>
      <w:r w:rsidRPr="00647F42">
        <w:rPr>
          <w:rFonts w:ascii="Times New Roman" w:eastAsia="Times New Roman" w:hAnsi="Times New Roman" w:cs="David"/>
          <w:sz w:val="24"/>
          <w:szCs w:val="24"/>
          <w:rtl/>
          <w:lang w:eastAsia="he-IL"/>
        </w:rPr>
        <w:t>כל תעבורת הקבצים תבוצע באמצע</w:t>
      </w:r>
      <w:r w:rsidRPr="00647F42">
        <w:rPr>
          <w:rFonts w:ascii="Times New Roman" w:eastAsia="Times New Roman" w:hAnsi="Times New Roman" w:cs="David" w:hint="eastAsia"/>
          <w:sz w:val="24"/>
          <w:szCs w:val="24"/>
          <w:rtl/>
          <w:lang w:eastAsia="he-IL"/>
        </w:rPr>
        <w:t>ות</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התוכנה</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בלבד</w:t>
      </w:r>
      <w:r w:rsidRPr="00647F42">
        <w:rPr>
          <w:rFonts w:ascii="Times New Roman" w:eastAsia="Times New Roman" w:hAnsi="Times New Roman" w:cs="David"/>
          <w:sz w:val="24"/>
          <w:szCs w:val="24"/>
          <w:rtl/>
          <w:lang w:eastAsia="he-IL"/>
        </w:rPr>
        <w:t>, או תוכנה אחרת לפי החלטת המזמין.</w:t>
      </w:r>
    </w:p>
    <w:p w14:paraId="093CA558" w14:textId="77777777" w:rsidR="00CC012C" w:rsidRPr="00DE0948" w:rsidRDefault="00CC012C" w:rsidP="00CC012C">
      <w:pPr>
        <w:widowControl w:val="0"/>
        <w:spacing w:before="0" w:beforeAutospacing="0" w:after="0" w:afterAutospacing="0" w:line="276" w:lineRule="auto"/>
        <w:ind w:left="720" w:right="-142"/>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מבלי לגרוע מהאמור בסעיף 10.6 לחוזה, י</w:t>
      </w:r>
      <w:r w:rsidRPr="00647F42">
        <w:rPr>
          <w:rFonts w:ascii="Times New Roman" w:eastAsia="Times New Roman" w:hAnsi="Times New Roman" w:cs="David" w:hint="eastAsia"/>
          <w:sz w:val="24"/>
          <w:szCs w:val="24"/>
          <w:rtl/>
          <w:lang w:eastAsia="he-IL"/>
        </w:rPr>
        <w:t>ובהר</w:t>
      </w:r>
      <w:r w:rsidRPr="00647F42">
        <w:rPr>
          <w:rFonts w:ascii="Times New Roman" w:eastAsia="Times New Roman" w:hAnsi="Times New Roman" w:cs="David"/>
          <w:sz w:val="24"/>
          <w:szCs w:val="24"/>
          <w:rtl/>
          <w:lang w:eastAsia="he-IL"/>
        </w:rPr>
        <w:t xml:space="preserve"> כי זכו</w:t>
      </w:r>
      <w:r w:rsidRPr="00647F42">
        <w:rPr>
          <w:rFonts w:ascii="Times New Roman" w:eastAsia="Times New Roman" w:hAnsi="Times New Roman" w:cs="David" w:hint="eastAsia"/>
          <w:sz w:val="24"/>
          <w:szCs w:val="24"/>
          <w:rtl/>
          <w:lang w:eastAsia="he-IL"/>
        </w:rPr>
        <w:t>יו</w:t>
      </w:r>
      <w:r w:rsidRPr="00647F42">
        <w:rPr>
          <w:rFonts w:ascii="Times New Roman" w:eastAsia="Times New Roman" w:hAnsi="Times New Roman" w:cs="David"/>
          <w:sz w:val="24"/>
          <w:szCs w:val="24"/>
          <w:rtl/>
          <w:lang w:eastAsia="he-IL"/>
        </w:rPr>
        <w:t>ת הקניין ב</w:t>
      </w:r>
      <w:r w:rsidRPr="00647F42">
        <w:rPr>
          <w:rFonts w:ascii="Times New Roman" w:eastAsia="Times New Roman" w:hAnsi="Times New Roman" w:cs="David" w:hint="eastAsia"/>
          <w:sz w:val="24"/>
          <w:szCs w:val="24"/>
          <w:rtl/>
          <w:lang w:eastAsia="he-IL"/>
        </w:rPr>
        <w:t>ענן</w:t>
      </w:r>
      <w:r w:rsidRPr="00647F42">
        <w:rPr>
          <w:rFonts w:ascii="Times New Roman" w:eastAsia="Times New Roman" w:hAnsi="Times New Roman" w:cs="David"/>
          <w:sz w:val="24"/>
          <w:szCs w:val="24"/>
          <w:rtl/>
          <w:lang w:eastAsia="he-IL"/>
        </w:rPr>
        <w:t xml:space="preserve"> ובתוכנה שייכ</w:t>
      </w:r>
      <w:r w:rsidRPr="00647F42">
        <w:rPr>
          <w:rFonts w:ascii="Times New Roman" w:eastAsia="Times New Roman" w:hAnsi="Times New Roman" w:cs="David" w:hint="eastAsia"/>
          <w:sz w:val="24"/>
          <w:szCs w:val="24"/>
          <w:rtl/>
          <w:lang w:eastAsia="he-IL"/>
        </w:rPr>
        <w:t>ו</w:t>
      </w:r>
      <w:r w:rsidRPr="00647F42">
        <w:rPr>
          <w:rFonts w:ascii="Times New Roman" w:eastAsia="Times New Roman" w:hAnsi="Times New Roman" w:cs="David"/>
          <w:sz w:val="24"/>
          <w:szCs w:val="24"/>
          <w:rtl/>
          <w:lang w:eastAsia="he-IL"/>
        </w:rPr>
        <w:t xml:space="preserve">ת למזמין, ובלבד ששולם שכר היועץ בהתאם להוראות חוזה זה. היועץ אינו רשאי להשתמש </w:t>
      </w:r>
      <w:r w:rsidRPr="00647F42">
        <w:rPr>
          <w:rFonts w:ascii="Times New Roman" w:eastAsia="Times New Roman" w:hAnsi="Times New Roman" w:cs="David" w:hint="eastAsia"/>
          <w:sz w:val="24"/>
          <w:szCs w:val="24"/>
          <w:rtl/>
          <w:lang w:eastAsia="he-IL"/>
        </w:rPr>
        <w:t>בענן</w:t>
      </w:r>
      <w:r w:rsidRPr="00647F42">
        <w:rPr>
          <w:rFonts w:ascii="Times New Roman" w:eastAsia="Times New Roman" w:hAnsi="Times New Roman" w:cs="David"/>
          <w:sz w:val="24"/>
          <w:szCs w:val="24"/>
          <w:rtl/>
          <w:lang w:eastAsia="he-IL"/>
        </w:rPr>
        <w:t xml:space="preserve"> </w:t>
      </w:r>
      <w:r>
        <w:rPr>
          <w:rFonts w:ascii="Times New Roman" w:eastAsia="Times New Roman" w:hAnsi="Times New Roman" w:cs="David" w:hint="cs"/>
          <w:sz w:val="24"/>
          <w:szCs w:val="24"/>
          <w:rtl/>
          <w:lang w:eastAsia="he-IL"/>
        </w:rPr>
        <w:t>ו</w:t>
      </w:r>
      <w:r w:rsidRPr="00647F42">
        <w:rPr>
          <w:rFonts w:ascii="Times New Roman" w:eastAsia="Times New Roman" w:hAnsi="Times New Roman" w:cs="David" w:hint="eastAsia"/>
          <w:sz w:val="24"/>
          <w:szCs w:val="24"/>
          <w:rtl/>
          <w:lang w:eastAsia="he-IL"/>
        </w:rPr>
        <w:t>בתוכנה</w:t>
      </w:r>
      <w:r w:rsidRPr="00647F42">
        <w:rPr>
          <w:rFonts w:ascii="Times New Roman" w:eastAsia="Times New Roman" w:hAnsi="Times New Roman" w:cs="David"/>
          <w:sz w:val="24"/>
          <w:szCs w:val="24"/>
          <w:rtl/>
          <w:lang w:eastAsia="he-IL"/>
        </w:rPr>
        <w:t xml:space="preserve"> </w:t>
      </w:r>
      <w:r>
        <w:rPr>
          <w:rFonts w:ascii="Times New Roman" w:eastAsia="Times New Roman" w:hAnsi="Times New Roman" w:cs="David" w:hint="cs"/>
          <w:sz w:val="24"/>
          <w:szCs w:val="24"/>
          <w:rtl/>
          <w:lang w:eastAsia="he-IL"/>
        </w:rPr>
        <w:t xml:space="preserve">שלא </w:t>
      </w:r>
      <w:r w:rsidRPr="00647F42">
        <w:rPr>
          <w:rFonts w:ascii="Times New Roman" w:eastAsia="Times New Roman" w:hAnsi="Times New Roman" w:cs="David"/>
          <w:sz w:val="24"/>
          <w:szCs w:val="24"/>
          <w:rtl/>
          <w:lang w:eastAsia="he-IL"/>
        </w:rPr>
        <w:t xml:space="preserve">לצורך </w:t>
      </w:r>
      <w:r>
        <w:rPr>
          <w:rFonts w:ascii="Times New Roman" w:eastAsia="Times New Roman" w:hAnsi="Times New Roman" w:cs="David" w:hint="cs"/>
          <w:sz w:val="24"/>
          <w:szCs w:val="24"/>
          <w:rtl/>
          <w:lang w:eastAsia="he-IL"/>
        </w:rPr>
        <w:t>ה</w:t>
      </w:r>
      <w:r w:rsidRPr="00647F42">
        <w:rPr>
          <w:rFonts w:ascii="Times New Roman" w:eastAsia="Times New Roman" w:hAnsi="Times New Roman" w:cs="David"/>
          <w:sz w:val="24"/>
          <w:szCs w:val="24"/>
          <w:rtl/>
          <w:lang w:eastAsia="he-IL"/>
        </w:rPr>
        <w:t>פרויקט.</w:t>
      </w:r>
    </w:p>
    <w:p w14:paraId="769FC41B" w14:textId="77777777" w:rsidR="00CC012C" w:rsidRPr="00DE0948" w:rsidRDefault="00CC012C" w:rsidP="00DA086E">
      <w:pPr>
        <w:widowControl w:val="0"/>
        <w:spacing w:before="0" w:beforeAutospacing="0" w:after="0" w:afterAutospacing="0" w:line="240" w:lineRule="auto"/>
        <w:ind w:left="720" w:right="-426" w:hanging="720"/>
        <w:jc w:val="both"/>
        <w:rPr>
          <w:rFonts w:ascii="Times New Roman" w:eastAsia="Times New Roman" w:hAnsi="Times New Roman" w:cs="David"/>
          <w:sz w:val="24"/>
          <w:szCs w:val="24"/>
          <w:rtl/>
          <w:lang w:eastAsia="he-IL"/>
        </w:rPr>
      </w:pPr>
    </w:p>
    <w:p w14:paraId="6A334747" w14:textId="77777777" w:rsidR="00572B5D" w:rsidRPr="00B27B4C" w:rsidRDefault="00572B5D" w:rsidP="00572B5D">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4C425837"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 xml:space="preserve">בעלי המקצוע במשרד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הם:</w:t>
      </w:r>
    </w:p>
    <w:p w14:paraId="283F25A0"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9933754" w14:textId="77777777" w:rsidR="00572B5D" w:rsidRPr="00B27B4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B63EE391B33844248FD8C965A00B165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ins w:id="24" w:author="Kook Sec" w:date="2021-08-01T14:09:00Z">
            <w:r w:rsidR="00990494">
              <w:rPr>
                <w:rFonts w:ascii="Times New Roman" w:eastAsia="Times New Roman" w:hAnsi="Times New Roman" w:cs="David" w:hint="cs"/>
                <w:color w:val="008000"/>
                <w:sz w:val="24"/>
                <w:szCs w:val="24"/>
                <w:rtl/>
                <w:lang w:eastAsia="he-IL"/>
              </w:rPr>
              <w:t>טל ארליך</w:t>
            </w:r>
          </w:ins>
        </w:sdtContent>
      </w:sdt>
    </w:p>
    <w:p w14:paraId="3FBE60F1" w14:textId="77777777" w:rsidR="00572B5D" w:rsidRPr="00B27B4C" w:rsidRDefault="00572B5D" w:rsidP="00572B5D">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לצורך מתן שירותי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5676CBBF73AC4A6D8CB79A98AFECB9C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a7"/>
              <w:color w:val="00B0F0"/>
              <w:rtl/>
            </w:rPr>
            <w:t>[שדה נוסף 5]</w:t>
          </w:r>
        </w:sdtContent>
      </w:sdt>
    </w:p>
    <w:p w14:paraId="0599C5B6"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7428785"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874D236E510D43FBAD5E03E496056A9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ins w:id="25" w:author="Kook Sec" w:date="2021-08-01T14:10:00Z">
            <w:r w:rsidR="00990494">
              <w:rPr>
                <w:rFonts w:ascii="Times New Roman" w:eastAsia="Times New Roman" w:hAnsi="Times New Roman" w:cs="David" w:hint="cs"/>
                <w:color w:val="008000"/>
                <w:sz w:val="24"/>
                <w:szCs w:val="24"/>
                <w:rtl/>
                <w:lang w:eastAsia="he-IL"/>
              </w:rPr>
              <w:t>טל ארליך</w:t>
            </w:r>
          </w:ins>
        </w:sdtContent>
      </w:sdt>
    </w:p>
    <w:p w14:paraId="4E55E031"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F86A0C6"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7AD2B81F"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0EE888F" w14:textId="77777777" w:rsidR="00572B5D" w:rsidRPr="00B27B4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התקדמות שרותי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w:t>
      </w:r>
    </w:p>
    <w:p w14:paraId="59F97CD6" w14:textId="77777777" w:rsidR="00572B5D" w:rsidRPr="00B27B4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533701FF" w14:textId="77777777" w:rsidR="00572B5D" w:rsidRPr="00B27B4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00547A4B" w14:textId="77777777" w:rsidR="00572B5D" w:rsidRPr="00B27B4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43E43CE1" w14:textId="77777777" w:rsidR="00572B5D" w:rsidRPr="00B27B4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26004EF8" w14:textId="77777777" w:rsidR="00572B5D" w:rsidRPr="00B27B4C" w:rsidRDefault="00572B5D" w:rsidP="00572B5D">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74E2500A" w14:textId="77777777" w:rsidR="00572B5D" w:rsidRDefault="00572B5D" w:rsidP="00572B5D">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572B5D" w14:paraId="4E44DC05" w14:textId="77777777" w:rsidTr="00572B5D">
        <w:trPr>
          <w:trHeight w:val="80"/>
        </w:trPr>
        <w:tc>
          <w:tcPr>
            <w:tcW w:w="3366" w:type="dxa"/>
          </w:tcPr>
          <w:p w14:paraId="29258892" w14:textId="77777777" w:rsidR="00572B5D" w:rsidRDefault="00990494" w:rsidP="00572B5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EE981423BF07481D9CF68D8D682CB9D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26" w:author="Kook Sec" w:date="2021-08-01T14:10:00Z">
                  <w:r>
                    <w:rPr>
                      <w:rFonts w:ascii="Times New Roman" w:eastAsia="Times New Roman" w:hAnsi="Times New Roman" w:cs="David" w:hint="cs"/>
                      <w:color w:val="008000"/>
                      <w:sz w:val="24"/>
                      <w:szCs w:val="24"/>
                      <w:rtl/>
                      <w:lang w:eastAsia="he-IL"/>
                    </w:rPr>
                    <w:t>100%</w:t>
                  </w:r>
                </w:ins>
              </w:sdtContent>
            </w:sdt>
          </w:p>
          <w:p w14:paraId="1FF5031C" w14:textId="77777777" w:rsidR="00572B5D" w:rsidRDefault="00572B5D" w:rsidP="00572B5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15851A3F" w14:textId="77777777" w:rsidR="00572B5D" w:rsidRDefault="00572B5D" w:rsidP="00572B5D">
            <w:pPr>
              <w:widowControl w:val="0"/>
              <w:spacing w:before="0" w:beforeAutospacing="0" w:after="0" w:afterAutospacing="0" w:line="240" w:lineRule="auto"/>
              <w:ind w:left="720"/>
              <w:outlineLvl w:val="2"/>
            </w:pPr>
          </w:p>
          <w:p w14:paraId="2E4CAAE5" w14:textId="77777777" w:rsidR="00572B5D" w:rsidRDefault="00572B5D" w:rsidP="00572B5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42B99AEF" w14:textId="77777777" w:rsidR="006D2AE3" w:rsidRPr="006D2AE3" w:rsidRDefault="006D2AE3" w:rsidP="006D2AE3">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lang w:eastAsia="he-IL"/>
        </w:rPr>
      </w:pPr>
      <w:r w:rsidRPr="006D2AE3">
        <w:rPr>
          <w:rFonts w:ascii="Times New Roman" w:eastAsia="Times New Roman" w:hAnsi="Times New Roman" w:cs="David"/>
          <w:b/>
          <w:bCs/>
          <w:sz w:val="24"/>
          <w:szCs w:val="24"/>
          <w:u w:val="single"/>
          <w:rtl/>
          <w:lang w:eastAsia="he-IL"/>
        </w:rPr>
        <w:lastRenderedPageBreak/>
        <w:t xml:space="preserve">נספח </w:t>
      </w:r>
      <w:r w:rsidR="00572B5D">
        <w:rPr>
          <w:rFonts w:ascii="Times New Roman" w:eastAsia="Times New Roman" w:hAnsi="Times New Roman" w:cs="David" w:hint="cs"/>
          <w:b/>
          <w:bCs/>
          <w:sz w:val="24"/>
          <w:szCs w:val="24"/>
          <w:u w:val="single"/>
          <w:rtl/>
          <w:lang w:eastAsia="he-IL"/>
        </w:rPr>
        <w:t>"</w:t>
      </w:r>
      <w:r w:rsidRPr="006D2AE3">
        <w:rPr>
          <w:rFonts w:ascii="Times New Roman" w:eastAsia="Times New Roman" w:hAnsi="Times New Roman" w:cs="David"/>
          <w:b/>
          <w:bCs/>
          <w:sz w:val="24"/>
          <w:szCs w:val="24"/>
          <w:u w:val="single"/>
          <w:rtl/>
          <w:lang w:eastAsia="he-IL"/>
        </w:rPr>
        <w:t>ב</w:t>
      </w:r>
      <w:r w:rsidR="00572B5D">
        <w:rPr>
          <w:rFonts w:ascii="Times New Roman" w:eastAsia="Times New Roman" w:hAnsi="Times New Roman" w:cs="David" w:hint="cs"/>
          <w:b/>
          <w:bCs/>
          <w:sz w:val="24"/>
          <w:szCs w:val="24"/>
          <w:u w:val="single"/>
          <w:rtl/>
          <w:lang w:eastAsia="he-IL"/>
        </w:rPr>
        <w:t>'</w:t>
      </w:r>
      <w:r w:rsidRPr="006D2AE3">
        <w:rPr>
          <w:rFonts w:ascii="Times New Roman" w:eastAsia="Times New Roman" w:hAnsi="Times New Roman" w:cs="David"/>
          <w:b/>
          <w:bCs/>
          <w:sz w:val="24"/>
          <w:szCs w:val="24"/>
          <w:u w:val="single"/>
          <w:rtl/>
          <w:lang w:eastAsia="he-IL"/>
        </w:rPr>
        <w:t>'</w:t>
      </w:r>
    </w:p>
    <w:p w14:paraId="6579AAF9"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7A0FEBB" w14:textId="77777777" w:rsidR="006D2AE3" w:rsidRPr="006D2AE3" w:rsidRDefault="006D2AE3" w:rsidP="006D2AE3">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6D2AE3">
        <w:rPr>
          <w:rFonts w:ascii="Times New Roman" w:eastAsia="Times New Roman" w:hAnsi="Times New Roman" w:cs="David"/>
          <w:bCs/>
          <w:sz w:val="24"/>
          <w:szCs w:val="24"/>
          <w:u w:val="single"/>
          <w:rtl/>
          <w:lang w:eastAsia="he-IL"/>
        </w:rPr>
        <w:t>ש</w:t>
      </w:r>
      <w:r w:rsidRPr="006D2AE3">
        <w:rPr>
          <w:rFonts w:ascii="Times New Roman" w:eastAsia="Times New Roman" w:hAnsi="Times New Roman" w:cs="David" w:hint="cs"/>
          <w:bCs/>
          <w:sz w:val="24"/>
          <w:szCs w:val="24"/>
          <w:u w:val="single"/>
          <w:rtl/>
          <w:lang w:eastAsia="he-IL"/>
        </w:rPr>
        <w:t>י</w:t>
      </w:r>
      <w:r w:rsidRPr="006D2AE3">
        <w:rPr>
          <w:rFonts w:ascii="Times New Roman" w:eastAsia="Times New Roman" w:hAnsi="Times New Roman" w:cs="David"/>
          <w:bCs/>
          <w:sz w:val="24"/>
          <w:szCs w:val="24"/>
          <w:u w:val="single"/>
          <w:rtl/>
          <w:lang w:eastAsia="he-IL"/>
        </w:rPr>
        <w:t xml:space="preserve">רותי </w:t>
      </w:r>
      <w:r w:rsidRPr="006D2AE3">
        <w:rPr>
          <w:rFonts w:ascii="Times New Roman" w:eastAsia="Times New Roman" w:hAnsi="Times New Roman" w:cs="David" w:hint="cs"/>
          <w:bCs/>
          <w:sz w:val="24"/>
          <w:szCs w:val="24"/>
          <w:u w:val="single"/>
          <w:rtl/>
          <w:lang w:eastAsia="he-IL"/>
        </w:rPr>
        <w:t>היועץ</w:t>
      </w:r>
    </w:p>
    <w:p w14:paraId="46591178"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1FFF1A6"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b/>
          <w:bCs/>
          <w:sz w:val="24"/>
          <w:szCs w:val="24"/>
          <w:u w:val="single"/>
          <w:rtl/>
          <w:lang w:eastAsia="he-IL"/>
        </w:rPr>
        <w:t>כללי</w:t>
      </w:r>
      <w:r w:rsidRPr="006D2AE3">
        <w:rPr>
          <w:rFonts w:ascii="Times New Roman" w:eastAsia="Times New Roman" w:hAnsi="Times New Roman" w:cs="David"/>
          <w:b/>
          <w:bCs/>
          <w:sz w:val="24"/>
          <w:szCs w:val="24"/>
          <w:rtl/>
          <w:lang w:eastAsia="he-IL"/>
        </w:rPr>
        <w:t>:</w:t>
      </w:r>
    </w:p>
    <w:p w14:paraId="32E64AF7"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47D6C184" w14:textId="77777777" w:rsidR="006D2AE3" w:rsidRPr="006D2AE3" w:rsidRDefault="006D2AE3" w:rsidP="006D2AE3">
      <w:pPr>
        <w:widowControl w:val="0"/>
        <w:numPr>
          <w:ilvl w:val="1"/>
          <w:numId w:val="14"/>
        </w:numPr>
        <w:spacing w:before="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u w:val="single"/>
          <w:rtl/>
          <w:lang w:eastAsia="he-IL"/>
        </w:rPr>
        <w:t xml:space="preserve">שרותי </w:t>
      </w:r>
      <w:r w:rsidR="009F6985">
        <w:rPr>
          <w:rFonts w:ascii="Times New Roman" w:eastAsia="Times New Roman" w:hAnsi="Times New Roman" w:cs="David" w:hint="cs"/>
          <w:sz w:val="24"/>
          <w:szCs w:val="24"/>
          <w:u w:val="single"/>
          <w:rtl/>
          <w:lang w:eastAsia="he-IL"/>
        </w:rPr>
        <w:t>היועץ</w:t>
      </w:r>
      <w:r w:rsidRPr="006D2AE3">
        <w:rPr>
          <w:rFonts w:ascii="Times New Roman" w:eastAsia="Times New Roman" w:hAnsi="Times New Roman" w:cs="David"/>
          <w:sz w:val="24"/>
          <w:szCs w:val="24"/>
          <w:u w:val="single"/>
          <w:rtl/>
          <w:lang w:eastAsia="he-IL"/>
        </w:rPr>
        <w:t xml:space="preserve"> יכללו</w:t>
      </w:r>
      <w:r w:rsidRPr="006D2AE3">
        <w:rPr>
          <w:rFonts w:ascii="Times New Roman" w:eastAsia="Times New Roman" w:hAnsi="Times New Roman" w:cs="David"/>
          <w:sz w:val="24"/>
          <w:szCs w:val="24"/>
          <w:rtl/>
          <w:lang w:eastAsia="he-IL"/>
        </w:rPr>
        <w:t>:</w:t>
      </w:r>
    </w:p>
    <w:p w14:paraId="14CAD25A" w14:textId="77777777" w:rsidR="00201A12" w:rsidRPr="00263813" w:rsidRDefault="00DE41CE" w:rsidP="00263813">
      <w:pPr>
        <w:widowControl w:val="0"/>
        <w:spacing w:before="0" w:beforeAutospacing="0" w:after="0" w:afterAutospacing="0" w:line="360" w:lineRule="auto"/>
        <w:ind w:left="216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w:t>
      </w:r>
      <w:r w:rsidR="006D2AE3" w:rsidRPr="006D2AE3">
        <w:rPr>
          <w:rFonts w:ascii="Times New Roman" w:eastAsia="Times New Roman" w:hAnsi="Times New Roman" w:cs="David" w:hint="cs"/>
          <w:sz w:val="24"/>
          <w:szCs w:val="24"/>
          <w:rtl/>
          <w:lang w:eastAsia="he-IL"/>
        </w:rPr>
        <w:t>ככלל</w:t>
      </w:r>
      <w:r>
        <w:rPr>
          <w:rFonts w:ascii="Times New Roman" w:eastAsia="Times New Roman" w:hAnsi="Times New Roman" w:cs="David" w:hint="cs"/>
          <w:sz w:val="24"/>
          <w:szCs w:val="24"/>
          <w:rtl/>
          <w:lang w:eastAsia="he-IL"/>
        </w:rPr>
        <w:t>,</w:t>
      </w:r>
      <w:r w:rsidR="006D2AE3" w:rsidRPr="006D2AE3">
        <w:rPr>
          <w:rFonts w:ascii="Times New Roman" w:eastAsia="Times New Roman" w:hAnsi="Times New Roman" w:cs="David" w:hint="cs"/>
          <w:sz w:val="24"/>
          <w:szCs w:val="24"/>
          <w:rtl/>
          <w:lang w:eastAsia="he-IL"/>
        </w:rPr>
        <w:t xml:space="preserve"> תכולת העבודה מתייחסת </w:t>
      </w:r>
      <w:r w:rsidR="00263813">
        <w:rPr>
          <w:rFonts w:ascii="Times New Roman" w:eastAsia="Times New Roman" w:hAnsi="Times New Roman" w:cs="David" w:hint="cs"/>
          <w:sz w:val="24"/>
          <w:szCs w:val="24"/>
          <w:rtl/>
          <w:lang w:eastAsia="he-IL"/>
        </w:rPr>
        <w:t xml:space="preserve">לכל שלבי הפרויקט, </w:t>
      </w:r>
      <w:r w:rsidR="006D2AE3" w:rsidRPr="006D2AE3">
        <w:rPr>
          <w:rFonts w:ascii="Times New Roman" w:eastAsia="Times New Roman" w:hAnsi="Times New Roman" w:cs="David" w:hint="cs"/>
          <w:sz w:val="24"/>
          <w:szCs w:val="24"/>
          <w:rtl/>
          <w:lang w:eastAsia="he-IL"/>
        </w:rPr>
        <w:t>ל</w:t>
      </w:r>
      <w:r w:rsidR="00263813">
        <w:rPr>
          <w:rFonts w:ascii="Times New Roman" w:eastAsia="Times New Roman" w:hAnsi="Times New Roman" w:cs="David" w:hint="cs"/>
          <w:sz w:val="24"/>
          <w:szCs w:val="24"/>
          <w:rtl/>
          <w:lang w:eastAsia="he-IL"/>
        </w:rPr>
        <w:t xml:space="preserve">כל </w:t>
      </w:r>
      <w:r w:rsidR="006D2AE3" w:rsidRPr="006D2AE3">
        <w:rPr>
          <w:rFonts w:ascii="Times New Roman" w:eastAsia="Times New Roman" w:hAnsi="Times New Roman" w:cs="David" w:hint="cs"/>
          <w:sz w:val="24"/>
          <w:szCs w:val="24"/>
          <w:rtl/>
          <w:lang w:eastAsia="he-IL"/>
        </w:rPr>
        <w:t xml:space="preserve">קומות הבניין </w:t>
      </w:r>
      <w:r w:rsidR="006D2AE3" w:rsidRPr="00263813">
        <w:rPr>
          <w:rFonts w:ascii="Times New Roman" w:eastAsia="Times New Roman" w:hAnsi="Times New Roman" w:cs="David" w:hint="cs"/>
          <w:sz w:val="24"/>
          <w:szCs w:val="24"/>
          <w:rtl/>
          <w:lang w:eastAsia="he-IL"/>
        </w:rPr>
        <w:t>מתחתית קומת החניון</w:t>
      </w:r>
      <w:r w:rsidR="00572B5D" w:rsidRPr="00263813">
        <w:rPr>
          <w:rFonts w:ascii="Times New Roman" w:eastAsia="Times New Roman" w:hAnsi="Times New Roman" w:cs="David" w:hint="cs"/>
          <w:sz w:val="24"/>
          <w:szCs w:val="24"/>
          <w:rtl/>
          <w:lang w:eastAsia="he-IL"/>
        </w:rPr>
        <w:t xml:space="preserve"> </w:t>
      </w:r>
      <w:r w:rsidR="006D2AE3" w:rsidRPr="00263813">
        <w:rPr>
          <w:rFonts w:ascii="Times New Roman" w:eastAsia="Times New Roman" w:hAnsi="Times New Roman" w:cs="David" w:hint="cs"/>
          <w:sz w:val="24"/>
          <w:szCs w:val="24"/>
          <w:rtl/>
          <w:lang w:eastAsia="he-IL"/>
        </w:rPr>
        <w:t>התחתונה ועד לקומת הגג העליונה ביותר ועד בכלל</w:t>
      </w:r>
      <w:r w:rsidR="00263813">
        <w:rPr>
          <w:rFonts w:ascii="Times New Roman" w:eastAsia="Times New Roman" w:hAnsi="Times New Roman" w:cs="David" w:hint="cs"/>
          <w:sz w:val="24"/>
          <w:szCs w:val="24"/>
          <w:rtl/>
          <w:lang w:eastAsia="he-IL"/>
        </w:rPr>
        <w:t xml:space="preserve"> </w:t>
      </w:r>
      <w:r w:rsidR="006D2AE3" w:rsidRPr="00263813">
        <w:rPr>
          <w:rFonts w:ascii="Times New Roman" w:eastAsia="Times New Roman" w:hAnsi="Times New Roman" w:cs="David" w:hint="cs"/>
          <w:sz w:val="24"/>
          <w:szCs w:val="24"/>
          <w:rtl/>
          <w:lang w:eastAsia="he-IL"/>
        </w:rPr>
        <w:t xml:space="preserve">ובכלל זה:   </w:t>
      </w:r>
    </w:p>
    <w:p w14:paraId="43F481AA" w14:textId="77777777" w:rsidR="00201A12" w:rsidRPr="00D065DD" w:rsidRDefault="001328C5" w:rsidP="00D065DD">
      <w:pPr>
        <w:pStyle w:val="af6"/>
        <w:widowControl w:val="0"/>
        <w:numPr>
          <w:ilvl w:val="0"/>
          <w:numId w:val="11"/>
        </w:numPr>
        <w:rPr>
          <w:sz w:val="24"/>
          <w:szCs w:val="24"/>
          <w:rtl/>
          <w:lang w:eastAsia="he-IL"/>
        </w:rPr>
      </w:pPr>
      <w:r>
        <w:rPr>
          <w:rFonts w:hint="cs"/>
          <w:sz w:val="24"/>
          <w:szCs w:val="24"/>
          <w:rtl/>
          <w:lang w:eastAsia="he-IL"/>
        </w:rPr>
        <w:t xml:space="preserve">מתן </w:t>
      </w:r>
      <w:r w:rsidR="00201A12" w:rsidRPr="00263813">
        <w:rPr>
          <w:rFonts w:hint="cs"/>
          <w:sz w:val="24"/>
          <w:szCs w:val="24"/>
          <w:rtl/>
          <w:lang w:eastAsia="he-IL"/>
        </w:rPr>
        <w:t xml:space="preserve">הדרכה למזמין ולמתכנני הפרויקט על העבודה </w:t>
      </w:r>
      <w:r>
        <w:rPr>
          <w:rFonts w:hint="cs"/>
          <w:sz w:val="24"/>
          <w:szCs w:val="24"/>
          <w:rtl/>
          <w:lang w:eastAsia="he-IL"/>
        </w:rPr>
        <w:t xml:space="preserve">ב </w:t>
      </w:r>
      <w:r>
        <w:rPr>
          <w:rFonts w:hint="cs"/>
          <w:sz w:val="24"/>
          <w:szCs w:val="24"/>
          <w:lang w:eastAsia="he-IL"/>
        </w:rPr>
        <w:t>BIM</w:t>
      </w:r>
      <w:r>
        <w:rPr>
          <w:rFonts w:hint="cs"/>
          <w:sz w:val="24"/>
          <w:szCs w:val="24"/>
          <w:rtl/>
          <w:lang w:eastAsia="he-IL"/>
        </w:rPr>
        <w:t xml:space="preserve"> </w:t>
      </w:r>
      <w:r w:rsidR="00201A12" w:rsidRPr="00263813">
        <w:rPr>
          <w:rFonts w:hint="cs"/>
          <w:sz w:val="24"/>
          <w:szCs w:val="24"/>
          <w:rtl/>
          <w:lang w:eastAsia="he-IL"/>
        </w:rPr>
        <w:t xml:space="preserve">ועל תכנת </w:t>
      </w:r>
      <w:proofErr w:type="spellStart"/>
      <w:r w:rsidR="00201A12" w:rsidRPr="00263813">
        <w:rPr>
          <w:rFonts w:hint="cs"/>
          <w:sz w:val="24"/>
          <w:szCs w:val="24"/>
          <w:rtl/>
          <w:lang w:eastAsia="he-IL"/>
        </w:rPr>
        <w:t>הרביט</w:t>
      </w:r>
      <w:proofErr w:type="spellEnd"/>
      <w:r w:rsidR="00201A12" w:rsidRPr="00263813">
        <w:rPr>
          <w:rFonts w:hint="cs"/>
          <w:sz w:val="24"/>
          <w:szCs w:val="24"/>
          <w:rtl/>
          <w:lang w:eastAsia="he-IL"/>
        </w:rPr>
        <w:t xml:space="preserve"> ככל ויידרש.</w:t>
      </w:r>
    </w:p>
    <w:p w14:paraId="161F2EBA" w14:textId="77777777" w:rsidR="006D2AE3" w:rsidRPr="006D2AE3" w:rsidRDefault="004143FC" w:rsidP="006D2AE3">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263813">
        <w:rPr>
          <w:rFonts w:ascii="Times New Roman" w:eastAsia="Times New Roman" w:hAnsi="Times New Roman" w:cs="David" w:hint="cs"/>
          <w:sz w:val="24"/>
          <w:szCs w:val="24"/>
          <w:rtl/>
          <w:lang w:eastAsia="he-IL"/>
        </w:rPr>
        <w:t>בירור ת</w:t>
      </w:r>
      <w:r w:rsidR="006D2AE3" w:rsidRPr="00263813">
        <w:rPr>
          <w:rFonts w:ascii="Times New Roman" w:eastAsia="Times New Roman" w:hAnsi="Times New Roman" w:cs="David" w:hint="cs"/>
          <w:sz w:val="24"/>
          <w:szCs w:val="24"/>
          <w:rtl/>
          <w:lang w:eastAsia="he-IL"/>
        </w:rPr>
        <w:t>כניות</w:t>
      </w:r>
      <w:r w:rsidR="006D2AE3" w:rsidRPr="006D2AE3">
        <w:rPr>
          <w:rFonts w:ascii="Times New Roman" w:eastAsia="Times New Roman" w:hAnsi="Times New Roman" w:cs="David" w:hint="cs"/>
          <w:sz w:val="24"/>
          <w:szCs w:val="24"/>
          <w:rtl/>
          <w:lang w:eastAsia="he-IL"/>
        </w:rPr>
        <w:t xml:space="preserve"> הפרויקט עם האדריכל, </w:t>
      </w:r>
      <w:proofErr w:type="spellStart"/>
      <w:r w:rsidR="006D2AE3" w:rsidRPr="006D2AE3">
        <w:rPr>
          <w:rFonts w:ascii="Times New Roman" w:eastAsia="Times New Roman" w:hAnsi="Times New Roman" w:cs="David" w:hint="cs"/>
          <w:sz w:val="24"/>
          <w:szCs w:val="24"/>
          <w:rtl/>
          <w:lang w:eastAsia="he-IL"/>
        </w:rPr>
        <w:t>הקונסטרוקטור</w:t>
      </w:r>
      <w:proofErr w:type="spellEnd"/>
      <w:r w:rsidR="006D2AE3" w:rsidRPr="006D2AE3">
        <w:rPr>
          <w:rFonts w:ascii="Times New Roman" w:eastAsia="Times New Roman" w:hAnsi="Times New Roman" w:cs="David" w:hint="cs"/>
          <w:sz w:val="24"/>
          <w:szCs w:val="24"/>
          <w:rtl/>
          <w:lang w:eastAsia="he-IL"/>
        </w:rPr>
        <w:t xml:space="preserve"> </w:t>
      </w:r>
      <w:r>
        <w:rPr>
          <w:rFonts w:ascii="Times New Roman" w:eastAsia="Times New Roman" w:hAnsi="Times New Roman" w:cs="David" w:hint="cs"/>
          <w:sz w:val="24"/>
          <w:szCs w:val="24"/>
          <w:rtl/>
          <w:lang w:eastAsia="he-IL"/>
        </w:rPr>
        <w:t>ושאר המתכננים האלקטרו-מכאניים (</w:t>
      </w:r>
      <w:proofErr w:type="spellStart"/>
      <w:r>
        <w:rPr>
          <w:rFonts w:ascii="Times New Roman" w:eastAsia="Times New Roman" w:hAnsi="Times New Roman" w:cs="David" w:hint="cs"/>
          <w:sz w:val="24"/>
          <w:szCs w:val="24"/>
          <w:rtl/>
          <w:lang w:eastAsia="he-IL"/>
        </w:rPr>
        <w:t>מז"א</w:t>
      </w:r>
      <w:proofErr w:type="spellEnd"/>
      <w:r>
        <w:rPr>
          <w:rFonts w:ascii="Times New Roman" w:eastAsia="Times New Roman" w:hAnsi="Times New Roman" w:cs="David" w:hint="cs"/>
          <w:sz w:val="24"/>
          <w:szCs w:val="24"/>
          <w:rtl/>
          <w:lang w:eastAsia="he-IL"/>
        </w:rPr>
        <w:t xml:space="preserve"> ,</w:t>
      </w:r>
      <w:r w:rsidR="006D2AE3" w:rsidRPr="006D2AE3">
        <w:rPr>
          <w:rFonts w:ascii="Times New Roman" w:eastAsia="Times New Roman" w:hAnsi="Times New Roman" w:cs="David" w:hint="cs"/>
          <w:sz w:val="24"/>
          <w:szCs w:val="24"/>
          <w:rtl/>
          <w:lang w:eastAsia="he-IL"/>
        </w:rPr>
        <w:t>אינסטלציה, חשמל וכדומה), התייעצות ותיאום עם המתכננים.</w:t>
      </w:r>
    </w:p>
    <w:p w14:paraId="4550527D" w14:textId="77777777" w:rsidR="00DE41CE" w:rsidRPr="00D065DD" w:rsidRDefault="00DE41CE" w:rsidP="00DE41CE">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D065DD">
        <w:rPr>
          <w:rFonts w:ascii="Times New Roman" w:eastAsia="Times New Roman" w:hAnsi="Times New Roman" w:cs="David" w:hint="eastAsia"/>
          <w:sz w:val="24"/>
          <w:szCs w:val="24"/>
          <w:rtl/>
          <w:lang w:eastAsia="he-IL"/>
        </w:rPr>
        <w:t>כתיבת</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sz w:val="24"/>
          <w:szCs w:val="24"/>
          <w:lang w:eastAsia="he-IL"/>
        </w:rPr>
        <w:t>BEP</w:t>
      </w:r>
      <w:r w:rsidRPr="00D065DD">
        <w:rPr>
          <w:rFonts w:ascii="Times New Roman" w:eastAsia="Times New Roman" w:hAnsi="Times New Roman" w:cs="David"/>
          <w:sz w:val="24"/>
          <w:szCs w:val="24"/>
          <w:rtl/>
          <w:lang w:eastAsia="he-IL"/>
        </w:rPr>
        <w:t xml:space="preserve"> בהתאם לדרישות המזמין.</w:t>
      </w:r>
    </w:p>
    <w:p w14:paraId="357952BD" w14:textId="77777777" w:rsidR="00DE41CE" w:rsidRPr="00201A12" w:rsidRDefault="00FC0AC7" w:rsidP="004143FC">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 xml:space="preserve">ניהול, תחזוקה ועדכון אתר מודל </w:t>
      </w:r>
      <w:r w:rsidR="00DE41CE" w:rsidRPr="00D065DD">
        <w:rPr>
          <w:rFonts w:ascii="Times New Roman" w:eastAsia="Times New Roman" w:hAnsi="Times New Roman" w:cs="David" w:hint="eastAsia"/>
          <w:sz w:val="24"/>
          <w:szCs w:val="24"/>
          <w:rtl/>
          <w:lang w:eastAsia="he-IL"/>
        </w:rPr>
        <w:t>הפרויקט</w:t>
      </w:r>
      <w:r w:rsidR="00DE41CE" w:rsidRPr="00D065DD">
        <w:rPr>
          <w:rFonts w:ascii="Times New Roman" w:eastAsia="Times New Roman" w:hAnsi="Times New Roman" w:cs="David"/>
          <w:sz w:val="24"/>
          <w:szCs w:val="24"/>
          <w:rtl/>
          <w:lang w:eastAsia="he-IL"/>
        </w:rPr>
        <w:t xml:space="preserve"> </w:t>
      </w:r>
      <w:r w:rsidR="00DE41CE" w:rsidRPr="00D065DD">
        <w:rPr>
          <w:rFonts w:ascii="Times New Roman" w:eastAsia="Times New Roman" w:hAnsi="Times New Roman" w:cs="David" w:hint="eastAsia"/>
          <w:sz w:val="24"/>
          <w:szCs w:val="24"/>
          <w:rtl/>
          <w:lang w:eastAsia="he-IL"/>
        </w:rPr>
        <w:t>בענן</w:t>
      </w:r>
      <w:r w:rsidR="00DE41CE" w:rsidRPr="00D065DD">
        <w:rPr>
          <w:rFonts w:ascii="Times New Roman" w:eastAsia="Times New Roman" w:hAnsi="Times New Roman" w:cs="David"/>
          <w:sz w:val="24"/>
          <w:szCs w:val="24"/>
          <w:rtl/>
          <w:lang w:eastAsia="he-IL"/>
        </w:rPr>
        <w:t xml:space="preserve"> </w:t>
      </w:r>
      <w:r w:rsidR="00DE41CE" w:rsidRPr="00D065DD">
        <w:rPr>
          <w:rFonts w:ascii="Times New Roman" w:eastAsia="Times New Roman" w:hAnsi="Times New Roman" w:cs="David" w:hint="eastAsia"/>
          <w:sz w:val="24"/>
          <w:szCs w:val="24"/>
          <w:rtl/>
          <w:lang w:eastAsia="he-IL"/>
        </w:rPr>
        <w:t>של</w:t>
      </w:r>
      <w:r w:rsidR="00DE41CE" w:rsidRPr="00D065DD">
        <w:rPr>
          <w:rFonts w:ascii="Times New Roman" w:eastAsia="Times New Roman" w:hAnsi="Times New Roman" w:cs="David"/>
          <w:sz w:val="24"/>
          <w:szCs w:val="24"/>
          <w:rtl/>
          <w:lang w:eastAsia="he-IL"/>
        </w:rPr>
        <w:t xml:space="preserve"> </w:t>
      </w:r>
      <w:r w:rsidR="00DE41CE" w:rsidRPr="00D065DD">
        <w:rPr>
          <w:rFonts w:ascii="Times New Roman" w:eastAsia="Times New Roman" w:hAnsi="Times New Roman" w:cs="David" w:hint="eastAsia"/>
          <w:sz w:val="24"/>
          <w:szCs w:val="24"/>
          <w:rtl/>
          <w:lang w:eastAsia="he-IL"/>
        </w:rPr>
        <w:t>המזמין</w:t>
      </w:r>
      <w:r w:rsidR="00DE41CE" w:rsidRPr="00D065DD">
        <w:rPr>
          <w:rFonts w:ascii="Times New Roman" w:eastAsia="Times New Roman" w:hAnsi="Times New Roman" w:cs="David"/>
          <w:sz w:val="24"/>
          <w:szCs w:val="24"/>
          <w:rtl/>
          <w:lang w:eastAsia="he-IL"/>
        </w:rPr>
        <w:t xml:space="preserve"> </w:t>
      </w:r>
      <w:r w:rsidR="00DE41CE" w:rsidRPr="00D065DD">
        <w:rPr>
          <w:rFonts w:ascii="Times New Roman" w:eastAsia="Times New Roman" w:hAnsi="Times New Roman" w:cs="David" w:hint="eastAsia"/>
          <w:sz w:val="24"/>
          <w:szCs w:val="24"/>
          <w:rtl/>
          <w:lang w:eastAsia="he-IL"/>
        </w:rPr>
        <w:t>ומתן</w:t>
      </w:r>
      <w:r w:rsidR="00DE41CE" w:rsidRPr="00D065DD">
        <w:rPr>
          <w:rFonts w:ascii="Times New Roman" w:eastAsia="Times New Roman" w:hAnsi="Times New Roman" w:cs="David"/>
          <w:sz w:val="24"/>
          <w:szCs w:val="24"/>
          <w:rtl/>
          <w:lang w:eastAsia="he-IL"/>
        </w:rPr>
        <w:t xml:space="preserve"> </w:t>
      </w:r>
      <w:r w:rsidR="00DE41CE" w:rsidRPr="00D065DD">
        <w:rPr>
          <w:rFonts w:ascii="Times New Roman" w:eastAsia="Times New Roman" w:hAnsi="Times New Roman" w:cs="David" w:hint="eastAsia"/>
          <w:sz w:val="24"/>
          <w:szCs w:val="24"/>
          <w:rtl/>
          <w:lang w:eastAsia="he-IL"/>
        </w:rPr>
        <w:t>הרשאות</w:t>
      </w:r>
      <w:r w:rsidR="00DE41CE" w:rsidRPr="00D065DD">
        <w:rPr>
          <w:rFonts w:ascii="Times New Roman" w:eastAsia="Times New Roman" w:hAnsi="Times New Roman" w:cs="David"/>
          <w:sz w:val="24"/>
          <w:szCs w:val="24"/>
          <w:rtl/>
          <w:lang w:eastAsia="he-IL"/>
        </w:rPr>
        <w:t xml:space="preserve"> </w:t>
      </w:r>
      <w:r w:rsidR="00DE41CE" w:rsidRPr="00D065DD">
        <w:rPr>
          <w:rFonts w:ascii="Times New Roman" w:eastAsia="Times New Roman" w:hAnsi="Times New Roman" w:cs="David" w:hint="eastAsia"/>
          <w:sz w:val="24"/>
          <w:szCs w:val="24"/>
          <w:rtl/>
          <w:lang w:eastAsia="he-IL"/>
        </w:rPr>
        <w:t>שימוש</w:t>
      </w:r>
      <w:r w:rsidR="00DE41CE" w:rsidRPr="00D065DD">
        <w:rPr>
          <w:rFonts w:ascii="Times New Roman" w:eastAsia="Times New Roman" w:hAnsi="Times New Roman" w:cs="David"/>
          <w:sz w:val="24"/>
          <w:szCs w:val="24"/>
          <w:rtl/>
          <w:lang w:eastAsia="he-IL"/>
        </w:rPr>
        <w:t xml:space="preserve"> </w:t>
      </w:r>
      <w:r w:rsidR="00DE41CE" w:rsidRPr="00D065DD">
        <w:rPr>
          <w:rFonts w:ascii="Times New Roman" w:eastAsia="Times New Roman" w:hAnsi="Times New Roman" w:cs="David" w:hint="eastAsia"/>
          <w:sz w:val="24"/>
          <w:szCs w:val="24"/>
          <w:rtl/>
          <w:lang w:eastAsia="he-IL"/>
        </w:rPr>
        <w:t>ליועצים</w:t>
      </w:r>
      <w:r w:rsidR="00DE41CE" w:rsidRPr="00D065DD">
        <w:rPr>
          <w:rFonts w:ascii="Times New Roman" w:eastAsia="Times New Roman" w:hAnsi="Times New Roman" w:cs="David"/>
          <w:sz w:val="24"/>
          <w:szCs w:val="24"/>
          <w:rtl/>
          <w:lang w:eastAsia="he-IL"/>
        </w:rPr>
        <w:t xml:space="preserve"> </w:t>
      </w:r>
      <w:r w:rsidR="00DE41CE" w:rsidRPr="00D065DD">
        <w:rPr>
          <w:rFonts w:ascii="Times New Roman" w:eastAsia="Times New Roman" w:hAnsi="Times New Roman" w:cs="David" w:hint="eastAsia"/>
          <w:sz w:val="24"/>
          <w:szCs w:val="24"/>
          <w:rtl/>
          <w:lang w:eastAsia="he-IL"/>
        </w:rPr>
        <w:t>ומתכננים</w:t>
      </w:r>
      <w:r w:rsidR="00DE41CE" w:rsidRPr="00D065DD">
        <w:rPr>
          <w:rFonts w:ascii="Times New Roman" w:eastAsia="Times New Roman" w:hAnsi="Times New Roman" w:cs="David"/>
          <w:sz w:val="24"/>
          <w:szCs w:val="24"/>
          <w:rtl/>
          <w:lang w:eastAsia="he-IL"/>
        </w:rPr>
        <w:t>.</w:t>
      </w:r>
    </w:p>
    <w:p w14:paraId="0A67E186" w14:textId="77777777" w:rsidR="00DE41CE" w:rsidRPr="00DE41CE" w:rsidRDefault="00DE41CE" w:rsidP="00DE41CE">
      <w:pPr>
        <w:pStyle w:val="af6"/>
        <w:numPr>
          <w:ilvl w:val="0"/>
          <w:numId w:val="11"/>
        </w:numPr>
        <w:rPr>
          <w:sz w:val="24"/>
          <w:szCs w:val="24"/>
          <w:rtl/>
          <w:lang w:eastAsia="he-IL"/>
        </w:rPr>
      </w:pPr>
      <w:r w:rsidRPr="00DE41CE">
        <w:rPr>
          <w:sz w:val="24"/>
          <w:szCs w:val="24"/>
          <w:rtl/>
          <w:lang w:eastAsia="he-IL"/>
        </w:rPr>
        <w:t xml:space="preserve">היערכות וניהול ישיבת התנעת העבודה ב </w:t>
      </w:r>
      <w:r w:rsidRPr="00DE41CE">
        <w:rPr>
          <w:sz w:val="24"/>
          <w:szCs w:val="24"/>
          <w:lang w:eastAsia="he-IL"/>
        </w:rPr>
        <w:t>BIM</w:t>
      </w:r>
      <w:r w:rsidRPr="00DE41CE">
        <w:rPr>
          <w:sz w:val="24"/>
          <w:szCs w:val="24"/>
          <w:rtl/>
          <w:lang w:eastAsia="he-IL"/>
        </w:rPr>
        <w:t>.</w:t>
      </w:r>
    </w:p>
    <w:p w14:paraId="4E438262" w14:textId="77777777" w:rsidR="006D2AE3" w:rsidRPr="00201A12" w:rsidRDefault="004143FC" w:rsidP="007700CC">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בניית מודל תלת מ</w:t>
      </w:r>
      <w:r w:rsidR="006D2AE3" w:rsidRPr="006D2AE3">
        <w:rPr>
          <w:rFonts w:ascii="Times New Roman" w:eastAsia="Times New Roman" w:hAnsi="Times New Roman" w:cs="David" w:hint="cs"/>
          <w:sz w:val="24"/>
          <w:szCs w:val="24"/>
          <w:rtl/>
          <w:lang w:eastAsia="he-IL"/>
        </w:rPr>
        <w:t>מדי בת</w:t>
      </w:r>
      <w:r>
        <w:rPr>
          <w:rFonts w:ascii="Times New Roman" w:eastAsia="Times New Roman" w:hAnsi="Times New Roman" w:cs="David" w:hint="cs"/>
          <w:sz w:val="24"/>
          <w:szCs w:val="24"/>
          <w:rtl/>
          <w:lang w:eastAsia="he-IL"/>
        </w:rPr>
        <w:t>כנת</w:t>
      </w:r>
      <w:r w:rsidR="006D2AE3" w:rsidRPr="006D2AE3">
        <w:rPr>
          <w:rFonts w:ascii="Times New Roman" w:eastAsia="Times New Roman" w:hAnsi="Times New Roman" w:cs="David" w:hint="cs"/>
          <w:sz w:val="24"/>
          <w:szCs w:val="24"/>
          <w:rtl/>
          <w:lang w:eastAsia="he-IL"/>
        </w:rPr>
        <w:t xml:space="preserve"> </w:t>
      </w:r>
      <w:r w:rsidR="006D2AE3" w:rsidRPr="006D2AE3">
        <w:rPr>
          <w:rFonts w:ascii="Times New Roman" w:eastAsia="Times New Roman" w:hAnsi="Times New Roman" w:cs="David"/>
          <w:sz w:val="24"/>
          <w:szCs w:val="24"/>
          <w:lang w:eastAsia="he-IL"/>
        </w:rPr>
        <w:t>REVIT</w:t>
      </w:r>
      <w:r>
        <w:rPr>
          <w:rFonts w:ascii="Times New Roman" w:eastAsia="Times New Roman" w:hAnsi="Times New Roman" w:cs="David" w:hint="cs"/>
          <w:sz w:val="24"/>
          <w:szCs w:val="24"/>
          <w:rtl/>
          <w:lang w:eastAsia="he-IL"/>
        </w:rPr>
        <w:t xml:space="preserve"> ב</w:t>
      </w:r>
      <w:r w:rsidR="007700CC">
        <w:rPr>
          <w:rFonts w:ascii="Times New Roman" w:eastAsia="Times New Roman" w:hAnsi="Times New Roman" w:cs="David" w:hint="cs"/>
          <w:sz w:val="24"/>
          <w:szCs w:val="24"/>
          <w:rtl/>
          <w:lang w:eastAsia="he-IL"/>
        </w:rPr>
        <w:t>ענן המזמין,</w:t>
      </w:r>
      <w:r>
        <w:rPr>
          <w:rFonts w:ascii="Times New Roman" w:eastAsia="Times New Roman" w:hAnsi="Times New Roman" w:cs="David" w:hint="cs"/>
          <w:sz w:val="24"/>
          <w:szCs w:val="24"/>
          <w:rtl/>
          <w:lang w:eastAsia="he-IL"/>
        </w:rPr>
        <w:t xml:space="preserve"> </w:t>
      </w:r>
      <w:r w:rsidR="00572B5D">
        <w:rPr>
          <w:rFonts w:ascii="Times New Roman" w:eastAsia="Times New Roman" w:hAnsi="Times New Roman" w:cs="David" w:hint="cs"/>
          <w:sz w:val="24"/>
          <w:szCs w:val="24"/>
          <w:rtl/>
          <w:lang w:eastAsia="he-IL"/>
        </w:rPr>
        <w:t>הכולל את ת</w:t>
      </w:r>
      <w:r w:rsidR="006D2AE3" w:rsidRPr="006D2AE3">
        <w:rPr>
          <w:rFonts w:ascii="Times New Roman" w:eastAsia="Times New Roman" w:hAnsi="Times New Roman" w:cs="David" w:hint="cs"/>
          <w:sz w:val="24"/>
          <w:szCs w:val="24"/>
          <w:rtl/>
          <w:lang w:eastAsia="he-IL"/>
        </w:rPr>
        <w:t xml:space="preserve">כניות המתכננים </w:t>
      </w:r>
      <w:r w:rsidR="006D2AE3" w:rsidRPr="00201A12">
        <w:rPr>
          <w:rFonts w:ascii="Times New Roman" w:eastAsia="Times New Roman" w:hAnsi="Times New Roman" w:cs="David" w:hint="cs"/>
          <w:sz w:val="24"/>
          <w:szCs w:val="24"/>
          <w:rtl/>
          <w:lang w:eastAsia="he-IL"/>
        </w:rPr>
        <w:t>והיועצים</w:t>
      </w:r>
      <w:r w:rsidR="007700CC">
        <w:rPr>
          <w:rFonts w:ascii="Times New Roman" w:eastAsia="Times New Roman" w:hAnsi="Times New Roman" w:cs="David" w:hint="cs"/>
          <w:sz w:val="24"/>
          <w:szCs w:val="24"/>
          <w:rtl/>
          <w:lang w:eastAsia="he-IL"/>
        </w:rPr>
        <w:t xml:space="preserve">, </w:t>
      </w:r>
      <w:r w:rsidR="00BD18FB" w:rsidRPr="00201A12">
        <w:rPr>
          <w:rFonts w:ascii="Times New Roman" w:eastAsia="Times New Roman" w:hAnsi="Times New Roman" w:cs="David" w:hint="cs"/>
          <w:sz w:val="24"/>
          <w:szCs w:val="24"/>
          <w:rtl/>
          <w:lang w:eastAsia="he-IL"/>
        </w:rPr>
        <w:t xml:space="preserve">עדכונו </w:t>
      </w:r>
      <w:r w:rsidR="007700CC">
        <w:rPr>
          <w:rFonts w:ascii="Times New Roman" w:eastAsia="Times New Roman" w:hAnsi="Times New Roman" w:cs="David" w:hint="cs"/>
          <w:sz w:val="24"/>
          <w:szCs w:val="24"/>
          <w:rtl/>
          <w:lang w:eastAsia="he-IL"/>
        </w:rPr>
        <w:t xml:space="preserve">ותחזוקתו </w:t>
      </w:r>
      <w:r w:rsidR="00BD18FB" w:rsidRPr="00201A12">
        <w:rPr>
          <w:rFonts w:ascii="Times New Roman" w:eastAsia="Times New Roman" w:hAnsi="Times New Roman" w:cs="David" w:hint="cs"/>
          <w:sz w:val="24"/>
          <w:szCs w:val="24"/>
          <w:rtl/>
          <w:lang w:eastAsia="he-IL"/>
        </w:rPr>
        <w:t xml:space="preserve">לאורך </w:t>
      </w:r>
      <w:r w:rsidR="007700CC">
        <w:rPr>
          <w:rFonts w:ascii="Times New Roman" w:eastAsia="Times New Roman" w:hAnsi="Times New Roman" w:cs="David" w:hint="cs"/>
          <w:sz w:val="24"/>
          <w:szCs w:val="24"/>
          <w:rtl/>
          <w:lang w:eastAsia="he-IL"/>
        </w:rPr>
        <w:t xml:space="preserve">כל </w:t>
      </w:r>
      <w:r w:rsidR="00BD18FB" w:rsidRPr="00201A12">
        <w:rPr>
          <w:rFonts w:ascii="Times New Roman" w:eastAsia="Times New Roman" w:hAnsi="Times New Roman" w:cs="David" w:hint="cs"/>
          <w:sz w:val="24"/>
          <w:szCs w:val="24"/>
          <w:rtl/>
          <w:lang w:eastAsia="he-IL"/>
        </w:rPr>
        <w:t>חיי הפרויקט.</w:t>
      </w:r>
    </w:p>
    <w:p w14:paraId="0EEDC5FE" w14:textId="77777777" w:rsidR="00DE41CE" w:rsidRPr="00201A12" w:rsidRDefault="00DE41CE" w:rsidP="00DE41CE">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D065DD">
        <w:rPr>
          <w:rFonts w:ascii="Times New Roman" w:eastAsia="Times New Roman" w:hAnsi="Times New Roman" w:cs="David" w:hint="eastAsia"/>
          <w:sz w:val="24"/>
          <w:szCs w:val="24"/>
          <w:rtl/>
          <w:lang w:eastAsia="he-IL"/>
        </w:rPr>
        <w:t>הכנת</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אומדנים</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כתבי</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כמויות</w:t>
      </w:r>
      <w:r w:rsidRPr="00D065DD">
        <w:rPr>
          <w:rFonts w:ascii="Times New Roman" w:eastAsia="Times New Roman" w:hAnsi="Times New Roman" w:cs="David"/>
          <w:sz w:val="24"/>
          <w:szCs w:val="24"/>
          <w:rtl/>
          <w:lang w:eastAsia="he-IL"/>
        </w:rPr>
        <w:t xml:space="preserve"> , </w:t>
      </w:r>
      <w:r w:rsidRPr="00D065DD">
        <w:rPr>
          <w:rFonts w:ascii="Times New Roman" w:eastAsia="Times New Roman" w:hAnsi="Times New Roman" w:cs="David" w:hint="eastAsia"/>
          <w:sz w:val="24"/>
          <w:szCs w:val="24"/>
          <w:rtl/>
          <w:lang w:eastAsia="he-IL"/>
        </w:rPr>
        <w:t>חומרים</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ועלויות</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של</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הפרויקט</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מהמודל</w:t>
      </w:r>
      <w:r w:rsidRPr="00D065DD">
        <w:rPr>
          <w:rFonts w:ascii="Times New Roman" w:eastAsia="Times New Roman" w:hAnsi="Times New Roman" w:cs="David"/>
          <w:sz w:val="24"/>
          <w:szCs w:val="24"/>
          <w:rtl/>
          <w:lang w:eastAsia="he-IL"/>
        </w:rPr>
        <w:t>.</w:t>
      </w:r>
      <w:r w:rsidR="00D065DD">
        <w:rPr>
          <w:rFonts w:ascii="Times New Roman" w:eastAsia="Times New Roman" w:hAnsi="Times New Roman" w:cs="David" w:hint="cs"/>
          <w:sz w:val="24"/>
          <w:szCs w:val="24"/>
          <w:rtl/>
          <w:lang w:eastAsia="he-IL"/>
        </w:rPr>
        <w:t xml:space="preserve"> (אופציונאלי לפי דרישת המזמין)</w:t>
      </w:r>
      <w:r w:rsidR="00D065DD" w:rsidRPr="00867AE6">
        <w:rPr>
          <w:rFonts w:ascii="Times New Roman" w:eastAsia="Times New Roman" w:hAnsi="Times New Roman" w:cs="David"/>
          <w:sz w:val="24"/>
          <w:szCs w:val="24"/>
          <w:rtl/>
          <w:lang w:eastAsia="he-IL"/>
        </w:rPr>
        <w:t>.</w:t>
      </w:r>
    </w:p>
    <w:p w14:paraId="52D15353" w14:textId="77777777" w:rsidR="00DE41CE" w:rsidRPr="00D065DD" w:rsidRDefault="007700CC" w:rsidP="00D065DD">
      <w:pPr>
        <w:pStyle w:val="af6"/>
        <w:numPr>
          <w:ilvl w:val="0"/>
          <w:numId w:val="11"/>
        </w:numPr>
        <w:rPr>
          <w:sz w:val="24"/>
          <w:szCs w:val="24"/>
          <w:lang w:eastAsia="he-IL"/>
        </w:rPr>
      </w:pPr>
      <w:r>
        <w:rPr>
          <w:rFonts w:hint="cs"/>
          <w:sz w:val="24"/>
          <w:szCs w:val="24"/>
          <w:rtl/>
          <w:lang w:eastAsia="he-IL"/>
        </w:rPr>
        <w:t>מענה ו</w:t>
      </w:r>
      <w:r>
        <w:rPr>
          <w:sz w:val="24"/>
          <w:szCs w:val="24"/>
          <w:rtl/>
          <w:lang w:eastAsia="he-IL"/>
        </w:rPr>
        <w:t xml:space="preserve">ליווי </w:t>
      </w:r>
      <w:r>
        <w:rPr>
          <w:rFonts w:hint="cs"/>
          <w:sz w:val="24"/>
          <w:szCs w:val="24"/>
          <w:rtl/>
          <w:lang w:eastAsia="he-IL"/>
        </w:rPr>
        <w:t>המתכננים</w:t>
      </w:r>
      <w:r>
        <w:rPr>
          <w:sz w:val="24"/>
          <w:szCs w:val="24"/>
          <w:rtl/>
          <w:lang w:eastAsia="he-IL"/>
        </w:rPr>
        <w:t xml:space="preserve"> בעבודה במודל</w:t>
      </w:r>
      <w:r w:rsidR="00DE41CE" w:rsidRPr="00201A12">
        <w:rPr>
          <w:sz w:val="24"/>
          <w:szCs w:val="24"/>
          <w:rtl/>
          <w:lang w:eastAsia="he-IL"/>
        </w:rPr>
        <w:t>.</w:t>
      </w:r>
    </w:p>
    <w:p w14:paraId="43767DE1" w14:textId="77777777" w:rsidR="00DE41CE" w:rsidRPr="00D065DD" w:rsidRDefault="00DE41CE" w:rsidP="00DE41CE">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D065DD">
        <w:rPr>
          <w:rFonts w:ascii="Times New Roman" w:eastAsia="Times New Roman" w:hAnsi="Times New Roman" w:cs="David" w:hint="eastAsia"/>
          <w:sz w:val="24"/>
          <w:szCs w:val="24"/>
          <w:rtl/>
          <w:lang w:eastAsia="he-IL"/>
        </w:rPr>
        <w:t>ניהול</w:t>
      </w:r>
      <w:r w:rsidRPr="00D065DD">
        <w:rPr>
          <w:rFonts w:ascii="Times New Roman" w:eastAsia="Times New Roman" w:hAnsi="Times New Roman" w:cs="David"/>
          <w:sz w:val="24"/>
          <w:szCs w:val="24"/>
          <w:rtl/>
          <w:lang w:eastAsia="he-IL"/>
        </w:rPr>
        <w:t xml:space="preserve"> ישיבות התכנון ב </w:t>
      </w:r>
      <w:r w:rsidRPr="00D065DD">
        <w:rPr>
          <w:rFonts w:ascii="Times New Roman" w:eastAsia="Times New Roman" w:hAnsi="Times New Roman" w:cs="David"/>
          <w:sz w:val="24"/>
          <w:szCs w:val="24"/>
          <w:lang w:eastAsia="he-IL"/>
        </w:rPr>
        <w:t>BIM</w:t>
      </w:r>
      <w:r w:rsidRPr="00D065DD">
        <w:rPr>
          <w:rFonts w:ascii="Times New Roman" w:eastAsia="Times New Roman" w:hAnsi="Times New Roman" w:cs="David"/>
          <w:sz w:val="24"/>
          <w:szCs w:val="24"/>
          <w:rtl/>
          <w:lang w:eastAsia="he-IL"/>
        </w:rPr>
        <w:t xml:space="preserve"> עם מנהל הפרויקט מטעם המזמין.</w:t>
      </w:r>
    </w:p>
    <w:p w14:paraId="33C7FBB4" w14:textId="77777777" w:rsidR="00DE41CE" w:rsidRPr="00D065DD" w:rsidRDefault="00DE41CE" w:rsidP="00D065DD">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D065DD">
        <w:rPr>
          <w:rFonts w:ascii="Times New Roman" w:eastAsia="Times New Roman" w:hAnsi="Times New Roman" w:cs="David" w:hint="eastAsia"/>
          <w:sz w:val="24"/>
          <w:szCs w:val="24"/>
          <w:rtl/>
          <w:lang w:eastAsia="he-IL"/>
        </w:rPr>
        <w:t>השתתפות</w:t>
      </w:r>
      <w:r w:rsidRPr="00D065DD">
        <w:rPr>
          <w:rFonts w:ascii="Times New Roman" w:eastAsia="Times New Roman" w:hAnsi="Times New Roman" w:cs="David"/>
          <w:sz w:val="24"/>
          <w:szCs w:val="24"/>
          <w:rtl/>
          <w:lang w:eastAsia="he-IL"/>
        </w:rPr>
        <w:t xml:space="preserve"> בישיבות </w:t>
      </w:r>
      <w:r w:rsidR="00D065DD">
        <w:rPr>
          <w:rFonts w:ascii="Times New Roman" w:eastAsia="Times New Roman" w:hAnsi="Times New Roman" w:cs="David" w:hint="cs"/>
          <w:sz w:val="24"/>
          <w:szCs w:val="24"/>
          <w:rtl/>
          <w:lang w:eastAsia="he-IL"/>
        </w:rPr>
        <w:t xml:space="preserve">תכנון וישיבות </w:t>
      </w:r>
      <w:r w:rsidRPr="00D065DD">
        <w:rPr>
          <w:rFonts w:ascii="Times New Roman" w:eastAsia="Times New Roman" w:hAnsi="Times New Roman" w:cs="David" w:hint="eastAsia"/>
          <w:sz w:val="24"/>
          <w:szCs w:val="24"/>
          <w:rtl/>
          <w:lang w:eastAsia="he-IL"/>
        </w:rPr>
        <w:t>אתר</w:t>
      </w:r>
      <w:r w:rsidR="00D065DD">
        <w:rPr>
          <w:rFonts w:ascii="Times New Roman" w:eastAsia="Times New Roman" w:hAnsi="Times New Roman" w:cs="David" w:hint="cs"/>
          <w:sz w:val="24"/>
          <w:szCs w:val="24"/>
          <w:rtl/>
          <w:lang w:eastAsia="he-IL"/>
        </w:rPr>
        <w:t xml:space="preserve"> </w:t>
      </w:r>
      <w:r w:rsidRPr="00D065DD">
        <w:rPr>
          <w:rFonts w:ascii="Times New Roman" w:eastAsia="Times New Roman" w:hAnsi="Times New Roman" w:cs="David" w:hint="eastAsia"/>
          <w:sz w:val="24"/>
          <w:szCs w:val="24"/>
          <w:rtl/>
          <w:lang w:eastAsia="he-IL"/>
        </w:rPr>
        <w:t>לאורך</w:t>
      </w:r>
      <w:r w:rsidRPr="00D065DD">
        <w:rPr>
          <w:rFonts w:ascii="Times New Roman" w:eastAsia="Times New Roman" w:hAnsi="Times New Roman" w:cs="David"/>
          <w:sz w:val="24"/>
          <w:szCs w:val="24"/>
          <w:rtl/>
          <w:lang w:eastAsia="he-IL"/>
        </w:rPr>
        <w:t xml:space="preserve"> כל חיי הפרויקט </w:t>
      </w:r>
      <w:r w:rsidRPr="00D065DD">
        <w:rPr>
          <w:rFonts w:ascii="Times New Roman" w:eastAsia="Times New Roman" w:hAnsi="Times New Roman" w:cs="David" w:hint="eastAsia"/>
          <w:sz w:val="24"/>
          <w:szCs w:val="24"/>
          <w:rtl/>
          <w:lang w:eastAsia="he-IL"/>
        </w:rPr>
        <w:t>ככל</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ונדרש</w:t>
      </w:r>
      <w:r w:rsidRPr="00D065DD">
        <w:rPr>
          <w:rFonts w:ascii="Times New Roman" w:eastAsia="Times New Roman" w:hAnsi="Times New Roman" w:cs="David"/>
          <w:sz w:val="24"/>
          <w:szCs w:val="24"/>
          <w:rtl/>
          <w:lang w:eastAsia="he-IL"/>
        </w:rPr>
        <w:t>.</w:t>
      </w:r>
    </w:p>
    <w:p w14:paraId="1A0FEF80" w14:textId="77777777" w:rsidR="006D2AE3" w:rsidRPr="006D2AE3" w:rsidRDefault="006D2AE3" w:rsidP="006D2AE3">
      <w:pPr>
        <w:widowControl w:val="0"/>
        <w:numPr>
          <w:ilvl w:val="0"/>
          <w:numId w:val="11"/>
        </w:numPr>
        <w:spacing w:before="0" w:beforeAutospacing="0" w:after="0" w:afterAutospacing="0" w:line="360" w:lineRule="auto"/>
        <w:jc w:val="both"/>
        <w:rPr>
          <w:rFonts w:ascii="Times New Roman" w:eastAsia="Times New Roman" w:hAnsi="Times New Roman" w:cs="David"/>
          <w:sz w:val="26"/>
          <w:szCs w:val="24"/>
          <w:lang w:val="x-none" w:eastAsia="x-none"/>
        </w:rPr>
      </w:pPr>
      <w:r w:rsidRPr="006D2AE3">
        <w:rPr>
          <w:rFonts w:ascii="Times New Roman" w:eastAsia="Times New Roman" w:hAnsi="Times New Roman" w:cs="David" w:hint="cs"/>
          <w:sz w:val="26"/>
          <w:szCs w:val="24"/>
          <w:rtl/>
          <w:lang w:val="x-none" w:eastAsia="x-none"/>
        </w:rPr>
        <w:t>הכנת פרוגרמת תיאום מע</w:t>
      </w:r>
      <w:r w:rsidR="00572B5D">
        <w:rPr>
          <w:rFonts w:ascii="Times New Roman" w:eastAsia="Times New Roman" w:hAnsi="Times New Roman" w:cs="David" w:hint="cs"/>
          <w:sz w:val="26"/>
          <w:szCs w:val="24"/>
          <w:rtl/>
          <w:lang w:val="x-none" w:eastAsia="x-none"/>
        </w:rPr>
        <w:t>רכות במבנים, מתן הנחיות והכנת ת</w:t>
      </w:r>
      <w:r w:rsidRPr="006D2AE3">
        <w:rPr>
          <w:rFonts w:ascii="Times New Roman" w:eastAsia="Times New Roman" w:hAnsi="Times New Roman" w:cs="David" w:hint="cs"/>
          <w:sz w:val="26"/>
          <w:szCs w:val="24"/>
          <w:rtl/>
          <w:lang w:val="x-none" w:eastAsia="x-none"/>
        </w:rPr>
        <w:t>כניות ומפרטים טכניים, אשר יכללו בין היתר את הפרטים הבאים:</w:t>
      </w:r>
    </w:p>
    <w:p w14:paraId="7063C36F" w14:textId="77777777" w:rsidR="006D2AE3" w:rsidRPr="006D2AE3"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תיאום מערכות אלקטרו-מכאניות.</w:t>
      </w:r>
    </w:p>
    <w:p w14:paraId="3E4D7388" w14:textId="77777777" w:rsidR="006D2AE3" w:rsidRPr="006D2AE3"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תיאום תשתיות תת"ק במגרשים.</w:t>
      </w:r>
    </w:p>
    <w:p w14:paraId="3C560C23" w14:textId="77777777" w:rsidR="006D2AE3" w:rsidRPr="006D2AE3"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מרכז אנרגיה.</w:t>
      </w:r>
    </w:p>
    <w:p w14:paraId="4C1C6B7D" w14:textId="77777777" w:rsidR="006D2AE3" w:rsidRPr="006D2AE3"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מעברים אנכיים ואופקיים בתקרות וקירות.</w:t>
      </w:r>
    </w:p>
    <w:p w14:paraId="79546CE7" w14:textId="77777777" w:rsidR="006D2AE3" w:rsidRPr="006D2AE3"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חתכים ופתרונות נקודתיים.</w:t>
      </w:r>
    </w:p>
    <w:p w14:paraId="36E2D999" w14:textId="77777777" w:rsidR="006D2AE3" w:rsidRPr="006D2AE3"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 xml:space="preserve">תאום מעברי מערכות כגון </w:t>
      </w:r>
      <w:proofErr w:type="spellStart"/>
      <w:r w:rsidR="004143FC" w:rsidRPr="006D2AE3">
        <w:rPr>
          <w:rFonts w:ascii="Times New Roman" w:eastAsia="Times New Roman" w:hAnsi="Times New Roman" w:cs="David" w:hint="cs"/>
          <w:sz w:val="24"/>
          <w:szCs w:val="24"/>
          <w:rtl/>
          <w:lang w:eastAsia="he-IL"/>
        </w:rPr>
        <w:t>וספרינקלרי</w:t>
      </w:r>
      <w:r w:rsidR="004143FC" w:rsidRPr="006D2AE3">
        <w:rPr>
          <w:rFonts w:ascii="Times New Roman" w:eastAsia="Times New Roman" w:hAnsi="Times New Roman" w:cs="David" w:hint="eastAsia"/>
          <w:sz w:val="24"/>
          <w:szCs w:val="24"/>
          <w:rtl/>
          <w:lang w:eastAsia="he-IL"/>
        </w:rPr>
        <w:t>ם</w:t>
      </w:r>
      <w:proofErr w:type="spellEnd"/>
      <w:r w:rsidRPr="006D2AE3">
        <w:rPr>
          <w:rFonts w:ascii="Times New Roman" w:eastAsia="Times New Roman" w:hAnsi="Times New Roman" w:cs="David" w:hint="cs"/>
          <w:sz w:val="24"/>
          <w:szCs w:val="24"/>
          <w:rtl/>
          <w:lang w:eastAsia="he-IL"/>
        </w:rPr>
        <w:t xml:space="preserve">, ביוב, ניקוז, תעלות חשמל </w:t>
      </w:r>
      <w:proofErr w:type="spellStart"/>
      <w:r w:rsidRPr="006D2AE3">
        <w:rPr>
          <w:rFonts w:ascii="Times New Roman" w:eastAsia="Times New Roman" w:hAnsi="Times New Roman" w:cs="David" w:hint="cs"/>
          <w:sz w:val="24"/>
          <w:szCs w:val="24"/>
          <w:rtl/>
          <w:lang w:eastAsia="he-IL"/>
        </w:rPr>
        <w:t>ומז"א</w:t>
      </w:r>
      <w:proofErr w:type="spellEnd"/>
      <w:r w:rsidRPr="006D2AE3">
        <w:rPr>
          <w:rFonts w:ascii="Times New Roman" w:eastAsia="Times New Roman" w:hAnsi="Times New Roman" w:cs="David" w:hint="cs"/>
          <w:sz w:val="24"/>
          <w:szCs w:val="24"/>
          <w:rtl/>
          <w:lang w:eastAsia="he-IL"/>
        </w:rPr>
        <w:t xml:space="preserve"> וכדומה בינם לבין עצמם ולבין הקונסטרוקציה.</w:t>
      </w:r>
    </w:p>
    <w:p w14:paraId="37C289D7" w14:textId="77777777" w:rsidR="006D2AE3" w:rsidRPr="006D2AE3" w:rsidRDefault="00572B5D"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ת</w:t>
      </w:r>
      <w:r w:rsidR="006D2AE3" w:rsidRPr="006D2AE3">
        <w:rPr>
          <w:rFonts w:ascii="Times New Roman" w:eastAsia="Times New Roman" w:hAnsi="Times New Roman" w:cs="David" w:hint="cs"/>
          <w:sz w:val="24"/>
          <w:szCs w:val="24"/>
          <w:rtl/>
          <w:lang w:eastAsia="he-IL"/>
        </w:rPr>
        <w:t>כניות סופרפוזיציה צבעוניות ומפורטות.</w:t>
      </w:r>
    </w:p>
    <w:p w14:paraId="3D2ECCFB" w14:textId="77777777" w:rsidR="00A12E4C" w:rsidRPr="00D065DD" w:rsidRDefault="006D2AE3" w:rsidP="00DE41CE">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ייעוץ ומתן הנחיות לצוות התכנון לעקרונות העברת המערכות בהתבסס על המודל.</w:t>
      </w:r>
    </w:p>
    <w:p w14:paraId="477A84C9" w14:textId="77777777" w:rsidR="00A12E4C" w:rsidRPr="00D065DD" w:rsidRDefault="00A12E4C" w:rsidP="00DA086E">
      <w:pPr>
        <w:widowControl w:val="0"/>
        <w:numPr>
          <w:ilvl w:val="0"/>
          <w:numId w:val="11"/>
        </w:numPr>
        <w:spacing w:before="0" w:beforeAutospacing="0" w:after="0" w:afterAutospacing="0" w:line="360" w:lineRule="auto"/>
        <w:ind w:left="2069" w:hanging="629"/>
        <w:jc w:val="both"/>
        <w:rPr>
          <w:rFonts w:ascii="Times New Roman" w:eastAsia="Times New Roman" w:hAnsi="Times New Roman" w:cs="David"/>
          <w:sz w:val="24"/>
          <w:szCs w:val="24"/>
          <w:lang w:eastAsia="he-IL"/>
        </w:rPr>
      </w:pPr>
      <w:r w:rsidRPr="00D065DD">
        <w:rPr>
          <w:rFonts w:ascii="Times New Roman" w:eastAsia="Times New Roman" w:hAnsi="Times New Roman" w:cs="David" w:hint="eastAsia"/>
          <w:sz w:val="24"/>
          <w:szCs w:val="24"/>
          <w:rtl/>
          <w:lang w:eastAsia="he-IL"/>
        </w:rPr>
        <w:lastRenderedPageBreak/>
        <w:t>ניהול</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משימות</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והפקת</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דוחות</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התנגשויות</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בתוך</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המודל</w:t>
      </w:r>
      <w:r w:rsidRPr="00D065DD">
        <w:rPr>
          <w:rFonts w:ascii="Times New Roman" w:eastAsia="Times New Roman" w:hAnsi="Times New Roman" w:cs="David"/>
          <w:sz w:val="24"/>
          <w:szCs w:val="24"/>
          <w:rtl/>
          <w:lang w:eastAsia="he-IL"/>
        </w:rPr>
        <w:t>.</w:t>
      </w:r>
    </w:p>
    <w:p w14:paraId="4244F76C" w14:textId="77777777" w:rsidR="00A12E4C" w:rsidRPr="00D065DD" w:rsidRDefault="00A12E4C" w:rsidP="00A12E4C">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D065DD">
        <w:rPr>
          <w:rFonts w:ascii="Times New Roman" w:eastAsia="Times New Roman" w:hAnsi="Times New Roman" w:cs="David" w:hint="eastAsia"/>
          <w:sz w:val="24"/>
          <w:szCs w:val="24"/>
          <w:rtl/>
          <w:lang w:eastAsia="he-IL"/>
        </w:rPr>
        <w:t>מענה</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לכל</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המתכננים</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יועצים</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ולקבלנים</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באתר</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ובפרויקט</w:t>
      </w:r>
      <w:r w:rsidR="00174B59" w:rsidRPr="00D065DD">
        <w:rPr>
          <w:rFonts w:ascii="Times New Roman" w:eastAsia="Times New Roman" w:hAnsi="Times New Roman" w:cs="David"/>
          <w:sz w:val="24"/>
          <w:szCs w:val="24"/>
          <w:rtl/>
          <w:lang w:eastAsia="he-IL"/>
        </w:rPr>
        <w:t xml:space="preserve"> בכל חיי הפרויקט</w:t>
      </w:r>
      <w:r w:rsidRPr="00D065DD">
        <w:rPr>
          <w:rFonts w:ascii="Times New Roman" w:eastAsia="Times New Roman" w:hAnsi="Times New Roman" w:cs="David"/>
          <w:sz w:val="24"/>
          <w:szCs w:val="24"/>
          <w:rtl/>
          <w:lang w:eastAsia="he-IL"/>
        </w:rPr>
        <w:t>.</w:t>
      </w:r>
    </w:p>
    <w:p w14:paraId="6AD4D35B" w14:textId="77777777" w:rsidR="00174B59" w:rsidRPr="00D065DD" w:rsidRDefault="00174B59" w:rsidP="00174B59">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D065DD">
        <w:rPr>
          <w:rFonts w:ascii="Times New Roman" w:eastAsia="Times New Roman" w:hAnsi="Times New Roman" w:cs="David" w:hint="eastAsia"/>
          <w:sz w:val="24"/>
          <w:szCs w:val="24"/>
          <w:rtl/>
          <w:lang w:eastAsia="he-IL"/>
        </w:rPr>
        <w:t>מעקב</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ומתן</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סטאטוס</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ביצוע</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התקדמות</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הביצוע</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אל</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מול</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לו</w:t>
      </w:r>
      <w:r w:rsidRPr="00D065DD">
        <w:rPr>
          <w:rFonts w:ascii="Times New Roman" w:eastAsia="Times New Roman" w:hAnsi="Times New Roman" w:cs="David"/>
          <w:sz w:val="24"/>
          <w:szCs w:val="24"/>
          <w:rtl/>
          <w:lang w:eastAsia="he-IL"/>
        </w:rPr>
        <w:t xml:space="preserve">"ז </w:t>
      </w:r>
      <w:r w:rsidRPr="00D065DD">
        <w:rPr>
          <w:rFonts w:ascii="Times New Roman" w:eastAsia="Times New Roman" w:hAnsi="Times New Roman" w:cs="David" w:hint="eastAsia"/>
          <w:sz w:val="24"/>
          <w:szCs w:val="24"/>
          <w:rtl/>
          <w:lang w:eastAsia="he-IL"/>
        </w:rPr>
        <w:t>מקורי</w:t>
      </w:r>
      <w:r w:rsidRPr="00D065DD">
        <w:rPr>
          <w:rFonts w:ascii="Times New Roman" w:eastAsia="Times New Roman" w:hAnsi="Times New Roman" w:cs="David"/>
          <w:sz w:val="24"/>
          <w:szCs w:val="24"/>
          <w:rtl/>
          <w:lang w:eastAsia="he-IL"/>
        </w:rPr>
        <w:t>.</w:t>
      </w:r>
    </w:p>
    <w:p w14:paraId="01BD4432" w14:textId="77777777" w:rsidR="00A12E4C" w:rsidRPr="00D065DD" w:rsidRDefault="00A12E4C" w:rsidP="00174B59">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D065DD">
        <w:rPr>
          <w:rFonts w:ascii="Times New Roman" w:eastAsia="Times New Roman" w:hAnsi="Times New Roman" w:cs="David" w:hint="eastAsia"/>
          <w:sz w:val="24"/>
          <w:szCs w:val="24"/>
          <w:rtl/>
          <w:lang w:eastAsia="he-IL"/>
        </w:rPr>
        <w:t>הכנת</w:t>
      </w:r>
      <w:r w:rsidRPr="00D065DD">
        <w:rPr>
          <w:rFonts w:ascii="Times New Roman" w:eastAsia="Times New Roman" w:hAnsi="Times New Roman" w:cs="David"/>
          <w:sz w:val="24"/>
          <w:szCs w:val="24"/>
          <w:rtl/>
          <w:lang w:eastAsia="he-IL"/>
        </w:rPr>
        <w:t xml:space="preserve"> "אז </w:t>
      </w:r>
      <w:proofErr w:type="spellStart"/>
      <w:r w:rsidRPr="00D065DD">
        <w:rPr>
          <w:rFonts w:ascii="Times New Roman" w:eastAsia="Times New Roman" w:hAnsi="Times New Roman" w:cs="David" w:hint="eastAsia"/>
          <w:sz w:val="24"/>
          <w:szCs w:val="24"/>
          <w:rtl/>
          <w:lang w:eastAsia="he-IL"/>
        </w:rPr>
        <w:t>מייד</w:t>
      </w:r>
      <w:proofErr w:type="spellEnd"/>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אחת</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לשבוע</w:t>
      </w:r>
      <w:r w:rsidR="00174B59" w:rsidRPr="00D065DD">
        <w:rPr>
          <w:rFonts w:ascii="Times New Roman" w:eastAsia="Times New Roman" w:hAnsi="Times New Roman" w:cs="David"/>
          <w:sz w:val="24"/>
          <w:szCs w:val="24"/>
          <w:rtl/>
          <w:lang w:eastAsia="he-IL"/>
        </w:rPr>
        <w:t xml:space="preserve"> בשלב ביצוע הפרויקט </w:t>
      </w:r>
      <w:r w:rsidRPr="00D065DD">
        <w:rPr>
          <w:rFonts w:ascii="Times New Roman" w:eastAsia="Times New Roman" w:hAnsi="Times New Roman" w:cs="David" w:hint="eastAsia"/>
          <w:sz w:val="24"/>
          <w:szCs w:val="24"/>
          <w:rtl/>
          <w:lang w:eastAsia="he-IL"/>
        </w:rPr>
        <w:t>לפי</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דרישת</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המזמין</w:t>
      </w:r>
      <w:r w:rsidRPr="00D065DD">
        <w:rPr>
          <w:rFonts w:ascii="Times New Roman" w:eastAsia="Times New Roman" w:hAnsi="Times New Roman" w:cs="David"/>
          <w:sz w:val="24"/>
          <w:szCs w:val="24"/>
          <w:rtl/>
          <w:lang w:eastAsia="he-IL"/>
        </w:rPr>
        <w:t>.</w:t>
      </w:r>
    </w:p>
    <w:p w14:paraId="54EDE8A3" w14:textId="77777777" w:rsidR="00A12E4C" w:rsidRPr="00FC0AC7" w:rsidRDefault="00174B59" w:rsidP="00174B59">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D065DD">
        <w:rPr>
          <w:rFonts w:ascii="Times New Roman" w:eastAsia="Times New Roman" w:hAnsi="Times New Roman" w:cs="David" w:hint="eastAsia"/>
          <w:sz w:val="24"/>
          <w:szCs w:val="24"/>
          <w:rtl/>
          <w:lang w:eastAsia="he-IL"/>
        </w:rPr>
        <w:t>עם</w:t>
      </w:r>
      <w:r w:rsidRPr="00D065DD">
        <w:rPr>
          <w:rFonts w:ascii="Times New Roman" w:eastAsia="Times New Roman" w:hAnsi="Times New Roman" w:cs="David"/>
          <w:sz w:val="24"/>
          <w:szCs w:val="24"/>
          <w:rtl/>
          <w:lang w:eastAsia="he-IL"/>
        </w:rPr>
        <w:t xml:space="preserve"> </w:t>
      </w:r>
      <w:r w:rsidR="00A12E4C" w:rsidRPr="00D065DD">
        <w:rPr>
          <w:rFonts w:ascii="Times New Roman" w:eastAsia="Times New Roman" w:hAnsi="Times New Roman" w:cs="David" w:hint="eastAsia"/>
          <w:sz w:val="24"/>
          <w:szCs w:val="24"/>
          <w:rtl/>
          <w:lang w:eastAsia="he-IL"/>
        </w:rPr>
        <w:t>סיום</w:t>
      </w:r>
      <w:r w:rsidR="00A12E4C"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ה</w:t>
      </w:r>
      <w:r w:rsidR="00A12E4C" w:rsidRPr="00D065DD">
        <w:rPr>
          <w:rFonts w:ascii="Times New Roman" w:eastAsia="Times New Roman" w:hAnsi="Times New Roman" w:cs="David" w:hint="eastAsia"/>
          <w:sz w:val="24"/>
          <w:szCs w:val="24"/>
          <w:rtl/>
          <w:lang w:eastAsia="he-IL"/>
        </w:rPr>
        <w:t>פרויקט</w:t>
      </w:r>
      <w:r w:rsidRPr="00D065DD">
        <w:rPr>
          <w:rFonts w:ascii="Times New Roman" w:eastAsia="Times New Roman" w:hAnsi="Times New Roman" w:cs="David"/>
          <w:sz w:val="24"/>
          <w:szCs w:val="24"/>
          <w:rtl/>
          <w:lang w:eastAsia="he-IL"/>
        </w:rPr>
        <w:t>,</w:t>
      </w:r>
      <w:r w:rsidR="00A12E4C" w:rsidRPr="00D065DD">
        <w:rPr>
          <w:rFonts w:ascii="Times New Roman" w:eastAsia="Times New Roman" w:hAnsi="Times New Roman" w:cs="David"/>
          <w:sz w:val="24"/>
          <w:szCs w:val="24"/>
          <w:rtl/>
          <w:lang w:eastAsia="he-IL"/>
        </w:rPr>
        <w:t xml:space="preserve"> העברת כל החומרים למזמין לשמירה בשרתי החברה.</w:t>
      </w:r>
    </w:p>
    <w:p w14:paraId="46029114" w14:textId="77777777" w:rsidR="006D2AE3" w:rsidRPr="006D2AE3" w:rsidRDefault="006D2AE3" w:rsidP="00C3509C">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FC0AC7">
        <w:rPr>
          <w:rFonts w:ascii="Times New Roman" w:eastAsia="Times New Roman" w:hAnsi="Times New Roman" w:cs="David" w:hint="eastAsia"/>
          <w:sz w:val="24"/>
          <w:szCs w:val="24"/>
          <w:rtl/>
          <w:lang w:eastAsia="he-IL"/>
        </w:rPr>
        <w:t>תכנון</w:t>
      </w:r>
      <w:r w:rsidRPr="00FC0AC7">
        <w:rPr>
          <w:rFonts w:ascii="Times New Roman" w:eastAsia="Times New Roman" w:hAnsi="Times New Roman" w:cs="David"/>
          <w:sz w:val="24"/>
          <w:szCs w:val="24"/>
          <w:rtl/>
          <w:lang w:eastAsia="he-IL"/>
        </w:rPr>
        <w:t xml:space="preserve"> </w:t>
      </w:r>
      <w:r w:rsidR="00174B59" w:rsidRPr="00FC0AC7">
        <w:rPr>
          <w:rFonts w:ascii="Times New Roman" w:eastAsia="Times New Roman" w:hAnsi="Times New Roman" w:cs="David" w:hint="eastAsia"/>
          <w:sz w:val="24"/>
          <w:szCs w:val="24"/>
          <w:rtl/>
          <w:lang w:eastAsia="he-IL"/>
        </w:rPr>
        <w:t>ו</w:t>
      </w:r>
      <w:r w:rsidRPr="00FC0AC7">
        <w:rPr>
          <w:rFonts w:ascii="Times New Roman" w:eastAsia="Times New Roman" w:hAnsi="Times New Roman" w:cs="David" w:hint="eastAsia"/>
          <w:sz w:val="24"/>
          <w:szCs w:val="24"/>
          <w:rtl/>
          <w:lang w:eastAsia="he-IL"/>
        </w:rPr>
        <w:t>תיאום</w:t>
      </w:r>
      <w:r w:rsidRPr="00FC0AC7">
        <w:rPr>
          <w:rFonts w:ascii="Times New Roman" w:eastAsia="Times New Roman" w:hAnsi="Times New Roman" w:cs="David"/>
          <w:sz w:val="24"/>
          <w:szCs w:val="24"/>
          <w:rtl/>
          <w:lang w:eastAsia="he-IL"/>
        </w:rPr>
        <w:t xml:space="preserve"> המערכות יתבצע </w:t>
      </w:r>
      <w:r w:rsidR="00C3509C">
        <w:rPr>
          <w:rFonts w:ascii="Times New Roman" w:eastAsia="Times New Roman" w:hAnsi="Times New Roman" w:cs="David" w:hint="cs"/>
          <w:sz w:val="24"/>
          <w:szCs w:val="24"/>
          <w:rtl/>
          <w:lang w:eastAsia="he-IL"/>
        </w:rPr>
        <w:t xml:space="preserve"> בתלת </w:t>
      </w:r>
      <w:proofErr w:type="spellStart"/>
      <w:r w:rsidR="00C3509C">
        <w:rPr>
          <w:rFonts w:ascii="Times New Roman" w:eastAsia="Times New Roman" w:hAnsi="Times New Roman" w:cs="David" w:hint="cs"/>
          <w:sz w:val="24"/>
          <w:szCs w:val="24"/>
          <w:rtl/>
          <w:lang w:eastAsia="he-IL"/>
        </w:rPr>
        <w:t>מימד</w:t>
      </w:r>
      <w:proofErr w:type="spellEnd"/>
      <w:r w:rsidR="00C3509C">
        <w:rPr>
          <w:rFonts w:ascii="Times New Roman" w:eastAsia="Times New Roman" w:hAnsi="Times New Roman" w:cs="David" w:hint="cs"/>
          <w:sz w:val="24"/>
          <w:szCs w:val="24"/>
          <w:rtl/>
          <w:lang w:eastAsia="he-IL"/>
        </w:rPr>
        <w:t xml:space="preserve"> </w:t>
      </w:r>
      <w:r w:rsidR="00C3509C" w:rsidRPr="008F5534">
        <w:rPr>
          <w:rFonts w:ascii="Times New Roman" w:eastAsia="Times New Roman" w:hAnsi="Times New Roman" w:cs="David" w:hint="cs"/>
          <w:sz w:val="24"/>
          <w:szCs w:val="24"/>
          <w:rtl/>
          <w:lang w:eastAsia="he-IL"/>
        </w:rPr>
        <w:t xml:space="preserve">ע"י </w:t>
      </w:r>
      <w:r w:rsidR="00C3509C" w:rsidRPr="000C6B3C">
        <w:rPr>
          <w:rFonts w:ascii="Times New Roman" w:eastAsia="Times New Roman" w:hAnsi="Times New Roman" w:cs="David" w:hint="cs"/>
          <w:sz w:val="24"/>
          <w:szCs w:val="24"/>
          <w:rtl/>
          <w:lang w:eastAsia="he-IL"/>
        </w:rPr>
        <w:t xml:space="preserve">תוכנת </w:t>
      </w:r>
      <w:r w:rsidR="00C3509C" w:rsidRPr="000C6B3C">
        <w:rPr>
          <w:rFonts w:ascii="Times New Roman" w:eastAsia="Times New Roman" w:hAnsi="Times New Roman" w:cs="David"/>
          <w:sz w:val="24"/>
          <w:szCs w:val="24"/>
          <w:lang w:eastAsia="he-IL"/>
        </w:rPr>
        <w:t>REVIT</w:t>
      </w:r>
      <w:r w:rsidR="00C3509C" w:rsidRPr="008F5534">
        <w:rPr>
          <w:rFonts w:ascii="Times New Roman" w:eastAsia="Times New Roman" w:hAnsi="Times New Roman" w:cs="David" w:hint="cs"/>
          <w:sz w:val="24"/>
          <w:szCs w:val="24"/>
          <w:rtl/>
          <w:lang w:eastAsia="he-IL"/>
        </w:rPr>
        <w:t>, במתודולוגיי</w:t>
      </w:r>
      <w:r w:rsidR="00C3509C" w:rsidRPr="008F5534">
        <w:rPr>
          <w:rFonts w:ascii="Times New Roman" w:eastAsia="Times New Roman" w:hAnsi="Times New Roman" w:cs="David" w:hint="eastAsia"/>
          <w:sz w:val="24"/>
          <w:szCs w:val="24"/>
          <w:rtl/>
          <w:lang w:eastAsia="he-IL"/>
        </w:rPr>
        <w:t>ת</w:t>
      </w:r>
      <w:r w:rsidR="00C3509C" w:rsidRPr="008F5534">
        <w:rPr>
          <w:rFonts w:ascii="Times New Roman" w:eastAsia="Times New Roman" w:hAnsi="Times New Roman" w:cs="David" w:hint="cs"/>
          <w:sz w:val="24"/>
          <w:szCs w:val="24"/>
          <w:rtl/>
          <w:lang w:eastAsia="he-IL"/>
        </w:rPr>
        <w:t xml:space="preserve"> </w:t>
      </w:r>
      <w:r w:rsidR="00C3509C" w:rsidRPr="008F5534">
        <w:rPr>
          <w:rFonts w:ascii="Times New Roman" w:eastAsia="Times New Roman" w:hAnsi="Times New Roman" w:cs="David" w:hint="cs"/>
          <w:sz w:val="24"/>
          <w:szCs w:val="24"/>
          <w:lang w:eastAsia="he-IL"/>
        </w:rPr>
        <w:t>BIM</w:t>
      </w:r>
      <w:r w:rsidR="00C3509C">
        <w:rPr>
          <w:rFonts w:ascii="Times New Roman" w:eastAsia="Times New Roman" w:hAnsi="Times New Roman" w:cs="David" w:hint="cs"/>
          <w:sz w:val="24"/>
          <w:szCs w:val="24"/>
          <w:rtl/>
          <w:lang w:eastAsia="he-IL"/>
        </w:rPr>
        <w:t>,</w:t>
      </w:r>
      <w:r w:rsidR="00C3509C" w:rsidRPr="008F5534">
        <w:rPr>
          <w:rFonts w:ascii="Times New Roman" w:eastAsia="Times New Roman" w:hAnsi="Times New Roman" w:cs="David" w:hint="cs"/>
          <w:sz w:val="24"/>
          <w:szCs w:val="24"/>
          <w:rtl/>
          <w:lang w:eastAsia="he-IL"/>
        </w:rPr>
        <w:t xml:space="preserve"> בענן – "</w:t>
      </w:r>
      <w:r w:rsidR="00C3509C" w:rsidRPr="008F5534">
        <w:rPr>
          <w:rFonts w:ascii="Times New Roman" w:eastAsia="Times New Roman" w:hAnsi="Times New Roman" w:cs="David" w:hint="cs"/>
          <w:sz w:val="24"/>
          <w:szCs w:val="24"/>
          <w:lang w:eastAsia="he-IL"/>
        </w:rPr>
        <w:t>BIM360</w:t>
      </w:r>
      <w:r w:rsidR="00C3509C" w:rsidRPr="008F5534">
        <w:rPr>
          <w:rFonts w:ascii="Times New Roman" w:eastAsia="Times New Roman" w:hAnsi="Times New Roman" w:cs="David" w:hint="cs"/>
          <w:sz w:val="24"/>
          <w:szCs w:val="24"/>
          <w:rtl/>
          <w:lang w:eastAsia="he-IL"/>
        </w:rPr>
        <w:t>"</w:t>
      </w:r>
      <w:r w:rsidR="00C3509C">
        <w:rPr>
          <w:rFonts w:ascii="Times New Roman" w:eastAsia="Times New Roman" w:hAnsi="Times New Roman" w:cs="David" w:hint="cs"/>
          <w:sz w:val="24"/>
          <w:szCs w:val="24"/>
          <w:rtl/>
          <w:lang w:eastAsia="he-IL"/>
        </w:rPr>
        <w:t xml:space="preserve"> של המזמין</w:t>
      </w:r>
      <w:r w:rsidRPr="00FC0AC7">
        <w:rPr>
          <w:rFonts w:ascii="Times New Roman" w:eastAsia="Times New Roman" w:hAnsi="Times New Roman" w:cs="David"/>
          <w:sz w:val="24"/>
          <w:szCs w:val="24"/>
          <w:rtl/>
          <w:lang w:eastAsia="he-IL"/>
        </w:rPr>
        <w:t>,</w:t>
      </w:r>
      <w:r w:rsidRPr="006D2AE3">
        <w:rPr>
          <w:rFonts w:ascii="Times New Roman" w:eastAsia="Times New Roman" w:hAnsi="Times New Roman" w:cs="David" w:hint="cs"/>
          <w:sz w:val="24"/>
          <w:szCs w:val="24"/>
          <w:rtl/>
          <w:lang w:eastAsia="he-IL"/>
        </w:rPr>
        <w:t xml:space="preserve"> תוך שיתוף, תיאום וקליטת הקבצים מן האדריכלים והיועצים האחרים באמצעות </w:t>
      </w:r>
      <w:r w:rsidR="00572B5D">
        <w:rPr>
          <w:rFonts w:ascii="Times New Roman" w:eastAsia="Times New Roman" w:hAnsi="Times New Roman" w:cs="David" w:hint="cs"/>
          <w:sz w:val="24"/>
          <w:szCs w:val="24"/>
          <w:lang w:eastAsia="he-IL"/>
        </w:rPr>
        <w:t>BIM</w:t>
      </w:r>
      <w:r w:rsidR="00572B5D">
        <w:rPr>
          <w:rFonts w:ascii="Times New Roman" w:eastAsia="Times New Roman" w:hAnsi="Times New Roman" w:cs="David" w:hint="cs"/>
          <w:sz w:val="24"/>
          <w:szCs w:val="24"/>
          <w:rtl/>
          <w:lang w:eastAsia="he-IL"/>
        </w:rPr>
        <w:t xml:space="preserve"> ו</w:t>
      </w:r>
      <w:r w:rsidRPr="006D2AE3">
        <w:rPr>
          <w:rFonts w:ascii="Times New Roman" w:eastAsia="Times New Roman" w:hAnsi="Times New Roman" w:cs="David" w:hint="cs"/>
          <w:sz w:val="24"/>
          <w:szCs w:val="24"/>
          <w:rtl/>
          <w:lang w:eastAsia="he-IL"/>
        </w:rPr>
        <w:t>תוכנ</w:t>
      </w:r>
      <w:r w:rsidR="00174B59">
        <w:rPr>
          <w:rFonts w:ascii="Times New Roman" w:eastAsia="Times New Roman" w:hAnsi="Times New Roman" w:cs="David" w:hint="cs"/>
          <w:sz w:val="24"/>
          <w:szCs w:val="24"/>
          <w:rtl/>
          <w:lang w:eastAsia="he-IL"/>
        </w:rPr>
        <w:t>ה כדוגמת</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lang w:eastAsia="he-IL"/>
        </w:rPr>
        <w:t>@view</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כל תעבורת הקבצים תבוצע באמצעות מערכת </w:t>
      </w:r>
      <w:r w:rsidR="00174B59">
        <w:rPr>
          <w:rFonts w:ascii="Times New Roman" w:eastAsia="Times New Roman" w:hAnsi="Times New Roman" w:cs="David" w:hint="cs"/>
          <w:sz w:val="24"/>
          <w:szCs w:val="24"/>
          <w:rtl/>
          <w:lang w:eastAsia="he-IL"/>
        </w:rPr>
        <w:t xml:space="preserve">זו </w:t>
      </w:r>
      <w:r w:rsidRPr="006D2AE3">
        <w:rPr>
          <w:rFonts w:ascii="Times New Roman" w:eastAsia="Times New Roman" w:hAnsi="Times New Roman" w:cs="David"/>
          <w:sz w:val="24"/>
          <w:szCs w:val="24"/>
          <w:rtl/>
          <w:lang w:eastAsia="he-IL"/>
        </w:rPr>
        <w:t xml:space="preserve"> בלבד.</w:t>
      </w:r>
    </w:p>
    <w:p w14:paraId="6B849144" w14:textId="77777777" w:rsidR="006D2AE3" w:rsidRPr="006D2AE3" w:rsidRDefault="006D2AE3" w:rsidP="006D2AE3">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57C5D836" w14:textId="77777777" w:rsidR="006D2AE3" w:rsidRPr="006D2AE3" w:rsidRDefault="006D2AE3" w:rsidP="006D2AE3">
      <w:pPr>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bookmarkStart w:id="27" w:name="OLE_LINK5"/>
      <w:bookmarkStart w:id="28" w:name="OLE_LINK6"/>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hint="cs"/>
          <w:sz w:val="24"/>
          <w:szCs w:val="24"/>
          <w:rtl/>
          <w:lang w:eastAsia="he-IL"/>
        </w:rPr>
        <w:t>2</w:t>
      </w:r>
      <w:r w:rsidRPr="006D2AE3">
        <w:rPr>
          <w:rFonts w:ascii="Times New Roman" w:eastAsia="Times New Roman" w:hAnsi="Times New Roman" w:cs="David"/>
          <w:sz w:val="24"/>
          <w:szCs w:val="24"/>
          <w:rtl/>
          <w:lang w:eastAsia="he-IL"/>
        </w:rPr>
        <w:tab/>
      </w:r>
      <w:bookmarkStart w:id="29" w:name="OLE_LINK7"/>
      <w:bookmarkStart w:id="30" w:name="OLE_LINK8"/>
      <w:r w:rsidRPr="006D2AE3">
        <w:rPr>
          <w:rFonts w:ascii="Times New Roman" w:eastAsia="Times New Roman" w:hAnsi="Times New Roman" w:cs="David"/>
          <w:sz w:val="24"/>
          <w:szCs w:val="24"/>
          <w:u w:val="single"/>
          <w:rtl/>
        </w:rPr>
        <w:t>המהנדס, צוות עובדים ואמצעים</w:t>
      </w:r>
      <w:r w:rsidRPr="006D2AE3">
        <w:rPr>
          <w:rFonts w:ascii="Times New Roman" w:eastAsia="Times New Roman" w:hAnsi="Times New Roman" w:cs="David" w:hint="cs"/>
          <w:sz w:val="24"/>
          <w:szCs w:val="24"/>
          <w:u w:val="single"/>
          <w:rtl/>
          <w:lang w:eastAsia="he-IL"/>
        </w:rPr>
        <w:t xml:space="preserve"> של היועץ</w:t>
      </w:r>
      <w:r w:rsidRPr="006D2AE3">
        <w:rPr>
          <w:rFonts w:ascii="Times New Roman" w:eastAsia="Times New Roman" w:hAnsi="Times New Roman" w:cs="David" w:hint="cs"/>
          <w:sz w:val="24"/>
          <w:szCs w:val="24"/>
          <w:rtl/>
          <w:lang w:eastAsia="he-IL"/>
        </w:rPr>
        <w:t>:</w:t>
      </w:r>
    </w:p>
    <w:p w14:paraId="5C0468DB" w14:textId="77777777" w:rsidR="006D2AE3" w:rsidRPr="006D2AE3" w:rsidRDefault="006D2AE3" w:rsidP="006D2AE3">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30378036" w14:textId="77777777" w:rsidR="006D2AE3" w:rsidRPr="006D2AE3" w:rsidRDefault="006D2AE3" w:rsidP="006D2AE3">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א</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המהנדס הבכיר יהיה בעל המשרד, אשר יהיה אחראי, מעורב וישתתף באופן אישי בכל ישיבות התכנון שיזומן אליהן ללא עוררין.</w:t>
      </w:r>
    </w:p>
    <w:p w14:paraId="5C3E6B9C" w14:textId="77777777" w:rsidR="006D2AE3" w:rsidRPr="006D2AE3" w:rsidRDefault="006D2AE3" w:rsidP="006D2AE3">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ב</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 xml:space="preserve">המהנדס הבכיר ישתתף בכל ישיבות התכנון שיזומן אליהן ללא הגבלה. </w:t>
      </w:r>
    </w:p>
    <w:p w14:paraId="61B33143" w14:textId="77777777" w:rsidR="006D2AE3" w:rsidRPr="006D2AE3" w:rsidRDefault="006D2AE3" w:rsidP="006D2AE3">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ג</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המהנדס הבכיר יקדיש את כל הזמן הדרוש לתאומים עם האדריכלים והיועצים, כולל בישיבות פרטניות שיוזמן אליהן, מבלי לדחות את השתתפותו.</w:t>
      </w:r>
    </w:p>
    <w:bookmarkEnd w:id="27"/>
    <w:bookmarkEnd w:id="28"/>
    <w:bookmarkEnd w:id="29"/>
    <w:bookmarkEnd w:id="30"/>
    <w:p w14:paraId="3275BF44" w14:textId="77777777" w:rsidR="006D2AE3" w:rsidRPr="006D2AE3" w:rsidRDefault="006D2AE3" w:rsidP="006D2AE3">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6A376B11"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hint="cs"/>
          <w:sz w:val="24"/>
          <w:szCs w:val="24"/>
          <w:rtl/>
          <w:lang w:eastAsia="he-IL"/>
        </w:rPr>
        <w:t>3</w:t>
      </w:r>
      <w:r w:rsidRPr="006D2AE3">
        <w:rPr>
          <w:rFonts w:ascii="Times New Roman" w:eastAsia="Times New Roman" w:hAnsi="Times New Roman" w:cs="David"/>
          <w:sz w:val="24"/>
          <w:szCs w:val="24"/>
          <w:rtl/>
          <w:lang w:eastAsia="he-IL"/>
        </w:rPr>
        <w:tab/>
        <w:t xml:space="preserve">על </w:t>
      </w:r>
      <w:r w:rsidRPr="006D2AE3">
        <w:rPr>
          <w:rFonts w:ascii="Times New Roman" w:eastAsia="Times New Roman" w:hAnsi="Times New Roman" w:cs="David" w:hint="cs"/>
          <w:sz w:val="24"/>
          <w:szCs w:val="24"/>
          <w:rtl/>
          <w:lang w:eastAsia="he-IL"/>
        </w:rPr>
        <w:t xml:space="preserve">היועץ </w:t>
      </w:r>
      <w:r w:rsidRPr="006D2AE3">
        <w:rPr>
          <w:rFonts w:ascii="Times New Roman" w:eastAsia="Times New Roman" w:hAnsi="Times New Roman" w:cs="David"/>
          <w:sz w:val="24"/>
          <w:szCs w:val="24"/>
          <w:rtl/>
          <w:lang w:eastAsia="he-IL"/>
        </w:rPr>
        <w:t>לקבל 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בכתב מאת המנהל לפני התחלת כל קטע וכל שלב ולפני כל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 חלקי.</w:t>
      </w:r>
      <w:r w:rsidRPr="006D2AE3">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 </w:t>
      </w:r>
    </w:p>
    <w:p w14:paraId="6B13636F"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p>
    <w:p w14:paraId="61DA879E"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hint="cs"/>
          <w:sz w:val="24"/>
          <w:szCs w:val="24"/>
          <w:rtl/>
          <w:lang w:eastAsia="he-IL"/>
        </w:rPr>
        <w:t>4</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lang w:eastAsia="he-IL"/>
        </w:rPr>
        <w:tab/>
      </w:r>
      <w:r w:rsidRPr="006D2AE3">
        <w:rPr>
          <w:rFonts w:ascii="Times New Roman" w:eastAsia="Times New Roman" w:hAnsi="Times New Roman" w:cs="David" w:hint="cs"/>
          <w:sz w:val="24"/>
          <w:szCs w:val="24"/>
          <w:rtl/>
          <w:lang w:eastAsia="he-IL"/>
        </w:rPr>
        <w:t>היועץ</w:t>
      </w:r>
      <w:r w:rsidRPr="006D2AE3">
        <w:rPr>
          <w:rFonts w:ascii="Times New Roman" w:eastAsia="Times New Roman" w:hAnsi="Times New Roman" w:cs="David"/>
          <w:sz w:val="24"/>
          <w:szCs w:val="24"/>
          <w:rtl/>
          <w:lang w:eastAsia="he-IL"/>
        </w:rPr>
        <w:t xml:space="preserve"> יידרש לבצע את </w:t>
      </w:r>
      <w:r w:rsidRPr="006D2AE3">
        <w:rPr>
          <w:rFonts w:ascii="Times New Roman" w:eastAsia="Times New Roman" w:hAnsi="Times New Roman" w:cs="David" w:hint="cs"/>
          <w:sz w:val="24"/>
          <w:szCs w:val="24"/>
          <w:rtl/>
          <w:lang w:eastAsia="he-IL"/>
        </w:rPr>
        <w:t>ייעוץ</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 xml:space="preserve">תיאום המערכות </w:t>
      </w:r>
      <w:r w:rsidRPr="006D2AE3">
        <w:rPr>
          <w:rFonts w:ascii="Times New Roman" w:eastAsia="Times New Roman" w:hAnsi="Times New Roman" w:cs="David"/>
          <w:sz w:val="24"/>
          <w:szCs w:val="24"/>
          <w:rtl/>
          <w:lang w:eastAsia="he-IL"/>
        </w:rPr>
        <w:t>גם על סקיצות אדריכליות, גם על תכנון מוקדם וגם על תכנון לא סופי, וזאת לרמה שתידרש ותוגדר ע"י האדריכל ו/או מנהל הפרויקט</w:t>
      </w:r>
      <w:r w:rsidRPr="006D2AE3">
        <w:rPr>
          <w:rFonts w:ascii="Times New Roman" w:eastAsia="Times New Roman" w:hAnsi="Times New Roman" w:cs="David" w:hint="cs"/>
          <w:sz w:val="24"/>
          <w:szCs w:val="24"/>
          <w:rtl/>
          <w:lang w:eastAsia="he-IL"/>
        </w:rPr>
        <w:t>.</w:t>
      </w:r>
    </w:p>
    <w:p w14:paraId="1791A0A0"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48CBE700"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hint="cs"/>
          <w:sz w:val="24"/>
          <w:szCs w:val="24"/>
          <w:rtl/>
          <w:lang w:eastAsia="he-IL"/>
        </w:rPr>
        <w:t>5</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lang w:eastAsia="he-IL"/>
        </w:rPr>
        <w:tab/>
      </w:r>
      <w:r w:rsidRPr="006D2AE3">
        <w:rPr>
          <w:rFonts w:ascii="Times New Roman" w:eastAsia="Times New Roman" w:hAnsi="Times New Roman" w:cs="David" w:hint="cs"/>
          <w:sz w:val="24"/>
          <w:szCs w:val="24"/>
          <w:rtl/>
          <w:lang w:eastAsia="he-IL"/>
        </w:rPr>
        <w:t>יועץ תיאום המערכות</w:t>
      </w:r>
      <w:r w:rsidRPr="006D2AE3">
        <w:rPr>
          <w:rFonts w:ascii="Times New Roman" w:eastAsia="Times New Roman" w:hAnsi="Times New Roman" w:cs="David"/>
          <w:sz w:val="24"/>
          <w:szCs w:val="24"/>
          <w:rtl/>
          <w:lang w:eastAsia="he-IL"/>
        </w:rPr>
        <w:t xml:space="preserve"> יציג אלטרנטיבות </w:t>
      </w:r>
      <w:r w:rsidRPr="006D2AE3">
        <w:rPr>
          <w:rFonts w:ascii="Times New Roman" w:eastAsia="Times New Roman" w:hAnsi="Times New Roman" w:cs="David" w:hint="cs"/>
          <w:sz w:val="24"/>
          <w:szCs w:val="24"/>
          <w:rtl/>
          <w:lang w:eastAsia="he-IL"/>
        </w:rPr>
        <w:t xml:space="preserve">תכנוניות הכוללות </w:t>
      </w:r>
      <w:r w:rsidRPr="006D2AE3">
        <w:rPr>
          <w:rFonts w:ascii="Times New Roman" w:eastAsia="Times New Roman" w:hAnsi="Times New Roman" w:cs="David"/>
          <w:sz w:val="24"/>
          <w:szCs w:val="24"/>
          <w:rtl/>
          <w:lang w:eastAsia="he-IL"/>
        </w:rPr>
        <w:t>אומדנים לקבלת החלטות על חלופות</w:t>
      </w:r>
      <w:r w:rsidRPr="006D2AE3">
        <w:rPr>
          <w:rFonts w:ascii="Times New Roman" w:eastAsia="Times New Roman" w:hAnsi="Times New Roman" w:cs="David" w:hint="cs"/>
          <w:sz w:val="24"/>
          <w:szCs w:val="24"/>
          <w:rtl/>
          <w:lang w:eastAsia="he-IL"/>
        </w:rPr>
        <w:t xml:space="preserve"> לתכנון המערכות.</w:t>
      </w:r>
    </w:p>
    <w:p w14:paraId="5169D2C6"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63C7E5B9"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1.12</w:t>
      </w:r>
      <w:r w:rsidRPr="006D2AE3">
        <w:rPr>
          <w:rFonts w:ascii="Times New Roman" w:eastAsia="Times New Roman" w:hAnsi="Times New Roman" w:cs="David" w:hint="cs"/>
          <w:sz w:val="24"/>
          <w:szCs w:val="24"/>
          <w:rtl/>
          <w:lang w:eastAsia="he-IL"/>
        </w:rPr>
        <w:tab/>
      </w:r>
      <w:r w:rsidRPr="006D2AE3">
        <w:rPr>
          <w:rFonts w:ascii="Times New Roman" w:eastAsia="Times New Roman" w:hAnsi="Times New Roman" w:cs="David"/>
          <w:sz w:val="24"/>
          <w:szCs w:val="24"/>
          <w:rtl/>
          <w:lang w:eastAsia="he-IL"/>
        </w:rPr>
        <w:t xml:space="preserve">זכותו המלאה של המזמין להחליף את </w:t>
      </w:r>
      <w:r w:rsidR="009F6985">
        <w:rPr>
          <w:rFonts w:ascii="Times New Roman" w:eastAsia="Times New Roman" w:hAnsi="Times New Roman" w:cs="David"/>
          <w:sz w:val="24"/>
          <w:szCs w:val="24"/>
          <w:rtl/>
          <w:lang w:eastAsia="he-IL"/>
        </w:rPr>
        <w:t>היועץ</w:t>
      </w:r>
      <w:r w:rsidRPr="006D2AE3">
        <w:rPr>
          <w:rFonts w:ascii="Times New Roman" w:eastAsia="Times New Roman" w:hAnsi="Times New Roman" w:cs="David"/>
          <w:sz w:val="24"/>
          <w:szCs w:val="24"/>
          <w:rtl/>
          <w:lang w:eastAsia="he-IL"/>
        </w:rPr>
        <w:t xml:space="preserve"> במקרה של אי עמידה בתנאים </w:t>
      </w:r>
      <w:r w:rsidRPr="006D2AE3">
        <w:rPr>
          <w:rFonts w:ascii="Times New Roman" w:eastAsia="Times New Roman" w:hAnsi="Times New Roman" w:cs="David" w:hint="cs"/>
          <w:sz w:val="24"/>
          <w:szCs w:val="24"/>
          <w:rtl/>
          <w:lang w:eastAsia="he-IL"/>
        </w:rPr>
        <w:t xml:space="preserve">המפורטים בנספחים א'-ח', ללא כל זכות לטענה ו/או דרישת פיצוי ע"י </w:t>
      </w:r>
      <w:r w:rsidR="009F6985">
        <w:rPr>
          <w:rFonts w:ascii="Times New Roman" w:eastAsia="Times New Roman" w:hAnsi="Times New Roman" w:cs="David" w:hint="cs"/>
          <w:sz w:val="24"/>
          <w:szCs w:val="24"/>
          <w:rtl/>
          <w:lang w:eastAsia="he-IL"/>
        </w:rPr>
        <w:t>היועץ</w:t>
      </w:r>
      <w:r w:rsidRPr="006D2AE3">
        <w:rPr>
          <w:rFonts w:ascii="Times New Roman" w:eastAsia="Times New Roman" w:hAnsi="Times New Roman" w:cs="David" w:hint="cs"/>
          <w:sz w:val="24"/>
          <w:szCs w:val="24"/>
          <w:rtl/>
          <w:lang w:eastAsia="he-IL"/>
        </w:rPr>
        <w:t>.</w:t>
      </w:r>
    </w:p>
    <w:p w14:paraId="06C4C459"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45AD5184"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1.13</w:t>
      </w:r>
      <w:r w:rsidRPr="006D2AE3">
        <w:rPr>
          <w:rFonts w:ascii="Times New Roman" w:eastAsia="Times New Roman" w:hAnsi="Times New Roman" w:cs="David" w:hint="cs"/>
          <w:sz w:val="24"/>
          <w:szCs w:val="24"/>
          <w:rtl/>
          <w:lang w:eastAsia="he-IL"/>
        </w:rPr>
        <w:tab/>
      </w:r>
      <w:r w:rsidRPr="006D2AE3">
        <w:rPr>
          <w:rFonts w:ascii="Times New Roman" w:eastAsia="Times New Roman" w:hAnsi="Times New Roman" w:cs="David"/>
          <w:sz w:val="24"/>
          <w:szCs w:val="24"/>
          <w:rtl/>
          <w:lang w:eastAsia="he-IL"/>
        </w:rPr>
        <w:t xml:space="preserve">קיימת אפשרות למזמין לקיזוז / מתן קנסות עקב עי עמידה בתנאים </w:t>
      </w:r>
      <w:r w:rsidRPr="006D2AE3">
        <w:rPr>
          <w:rFonts w:ascii="Times New Roman" w:eastAsia="Times New Roman" w:hAnsi="Times New Roman" w:cs="David" w:hint="cs"/>
          <w:sz w:val="24"/>
          <w:szCs w:val="24"/>
          <w:rtl/>
          <w:lang w:eastAsia="he-IL"/>
        </w:rPr>
        <w:t>המפורטים בנספחים א'-ח'.</w:t>
      </w:r>
    </w:p>
    <w:p w14:paraId="251CFDDC" w14:textId="77777777" w:rsidR="006D2AE3" w:rsidRPr="006D2AE3" w:rsidRDefault="006D2AE3" w:rsidP="006D2AE3">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p>
    <w:p w14:paraId="6443B0A5"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u w:val="single"/>
          <w:rtl/>
          <w:lang w:eastAsia="he-IL"/>
        </w:rPr>
      </w:pPr>
      <w:r w:rsidRPr="006D2AE3">
        <w:rPr>
          <w:rFonts w:ascii="Times New Roman" w:eastAsia="Times New Roman" w:hAnsi="Times New Roman" w:cs="David"/>
          <w:sz w:val="24"/>
          <w:szCs w:val="24"/>
          <w:rtl/>
          <w:lang w:eastAsia="he-IL"/>
        </w:rPr>
        <w:t>2.</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b/>
          <w:bCs/>
          <w:sz w:val="24"/>
          <w:szCs w:val="24"/>
          <w:u w:val="single"/>
          <w:rtl/>
          <w:lang w:eastAsia="he-IL"/>
        </w:rPr>
        <w:t>הגדרות</w:t>
      </w:r>
      <w:r w:rsidRPr="006D2AE3">
        <w:rPr>
          <w:rFonts w:ascii="Times New Roman" w:eastAsia="Times New Roman" w:hAnsi="Times New Roman" w:cs="David"/>
          <w:b/>
          <w:bCs/>
          <w:sz w:val="24"/>
          <w:szCs w:val="24"/>
          <w:rtl/>
          <w:lang w:eastAsia="he-IL"/>
        </w:rPr>
        <w:t>:</w:t>
      </w:r>
    </w:p>
    <w:p w14:paraId="13DC8DF9"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p>
    <w:p w14:paraId="0F3F4FBE" w14:textId="77777777" w:rsidR="006D2AE3" w:rsidRPr="006D2AE3" w:rsidRDefault="006D2AE3" w:rsidP="00D065DD">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2.1</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hint="cs"/>
          <w:sz w:val="24"/>
          <w:szCs w:val="24"/>
          <w:rtl/>
          <w:lang w:eastAsia="he-IL"/>
        </w:rPr>
        <w:t>"ייעוץ</w:t>
      </w:r>
      <w:r w:rsidRPr="006D2AE3">
        <w:rPr>
          <w:rFonts w:ascii="Times New Roman" w:eastAsia="Times New Roman" w:hAnsi="Times New Roman" w:cs="David"/>
          <w:sz w:val="24"/>
          <w:szCs w:val="24"/>
          <w:rtl/>
          <w:lang w:eastAsia="he-IL"/>
        </w:rPr>
        <w:t xml:space="preserve"> מוקדם</w:t>
      </w:r>
      <w:r w:rsidRPr="006D2AE3">
        <w:rPr>
          <w:rFonts w:ascii="Times New Roman" w:eastAsia="Times New Roman" w:hAnsi="Times New Roman" w:cs="David" w:hint="cs"/>
          <w:sz w:val="24"/>
          <w:szCs w:val="24"/>
          <w:rtl/>
          <w:lang w:eastAsia="he-IL"/>
        </w:rPr>
        <w:t>"</w:t>
      </w:r>
      <w:r w:rsidR="00D065DD">
        <w:rPr>
          <w:rFonts w:ascii="Times New Roman" w:eastAsia="Times New Roman" w:hAnsi="Times New Roman" w:cs="David" w:hint="cs"/>
          <w:sz w:val="24"/>
          <w:szCs w:val="24"/>
          <w:rtl/>
          <w:lang w:eastAsia="he-IL"/>
        </w:rPr>
        <w:t xml:space="preserve"> - </w:t>
      </w:r>
      <w:r w:rsidRPr="006D2AE3">
        <w:rPr>
          <w:rFonts w:ascii="Times New Roman" w:eastAsia="Times New Roman" w:hAnsi="Times New Roman" w:cs="David"/>
          <w:sz w:val="24"/>
          <w:szCs w:val="24"/>
          <w:rtl/>
          <w:lang w:eastAsia="he-IL"/>
        </w:rPr>
        <w:t xml:space="preserve">סכמה המתארת את המערכת </w:t>
      </w:r>
      <w:r w:rsidRPr="006D2AE3">
        <w:rPr>
          <w:rFonts w:ascii="Times New Roman" w:eastAsia="Times New Roman" w:hAnsi="Times New Roman" w:cs="David" w:hint="cs"/>
          <w:sz w:val="24"/>
          <w:szCs w:val="24"/>
          <w:rtl/>
          <w:lang w:eastAsia="he-IL"/>
        </w:rPr>
        <w:t xml:space="preserve">האדריכל, </w:t>
      </w:r>
      <w:r w:rsidRPr="006D2AE3">
        <w:rPr>
          <w:rFonts w:ascii="Times New Roman" w:eastAsia="Times New Roman" w:hAnsi="Times New Roman" w:cs="David"/>
          <w:sz w:val="24"/>
          <w:szCs w:val="24"/>
          <w:rtl/>
          <w:lang w:eastAsia="he-IL"/>
        </w:rPr>
        <w:t xml:space="preserve">הקונסטרוקטיבית </w:t>
      </w:r>
      <w:r w:rsidRPr="006D2AE3">
        <w:rPr>
          <w:rFonts w:ascii="Times New Roman" w:eastAsia="Times New Roman" w:hAnsi="Times New Roman" w:cs="David" w:hint="cs"/>
          <w:sz w:val="24"/>
          <w:szCs w:val="24"/>
          <w:rtl/>
          <w:lang w:eastAsia="he-IL"/>
        </w:rPr>
        <w:t xml:space="preserve">כולל המערכות האלקטרו-מכאניות </w:t>
      </w:r>
      <w:r w:rsidRPr="006D2AE3">
        <w:rPr>
          <w:rFonts w:ascii="Times New Roman" w:eastAsia="Times New Roman" w:hAnsi="Times New Roman" w:cs="David"/>
          <w:sz w:val="24"/>
          <w:szCs w:val="24"/>
          <w:rtl/>
          <w:lang w:eastAsia="he-IL"/>
        </w:rPr>
        <w:t>של המבנה ואת חומרי הבניה של חלקי השלד.</w:t>
      </w:r>
    </w:p>
    <w:p w14:paraId="0AE2EE0A" w14:textId="77777777" w:rsidR="006D2AE3" w:rsidRPr="006D2AE3" w:rsidRDefault="006D2AE3" w:rsidP="006D2AE3">
      <w:pPr>
        <w:widowControl w:val="0"/>
        <w:spacing w:before="0" w:beforeAutospacing="0" w:after="0" w:afterAutospacing="0" w:line="276" w:lineRule="auto"/>
        <w:ind w:left="720"/>
        <w:jc w:val="both"/>
        <w:rPr>
          <w:rFonts w:ascii="Times New Roman" w:eastAsia="Times New Roman" w:hAnsi="Times New Roman" w:cs="David"/>
          <w:sz w:val="24"/>
          <w:szCs w:val="24"/>
          <w:rtl/>
          <w:lang w:eastAsia="he-IL"/>
        </w:rPr>
      </w:pPr>
    </w:p>
    <w:p w14:paraId="3ED2AA15"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2.2</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hint="cs"/>
          <w:sz w:val="24"/>
          <w:szCs w:val="24"/>
          <w:rtl/>
          <w:lang w:eastAsia="he-IL"/>
        </w:rPr>
        <w:t>"ייעוץ</w:t>
      </w:r>
      <w:r w:rsidRPr="006D2AE3">
        <w:rPr>
          <w:rFonts w:ascii="Times New Roman" w:eastAsia="Times New Roman" w:hAnsi="Times New Roman" w:cs="David"/>
          <w:sz w:val="24"/>
          <w:szCs w:val="24"/>
          <w:rtl/>
          <w:lang w:eastAsia="he-IL"/>
        </w:rPr>
        <w:t xml:space="preserve"> סופי</w:t>
      </w:r>
      <w:r w:rsidRPr="006D2AE3">
        <w:rPr>
          <w:rFonts w:ascii="Times New Roman" w:eastAsia="Times New Roman" w:hAnsi="Times New Roman" w:cs="David" w:hint="cs"/>
          <w:sz w:val="24"/>
          <w:szCs w:val="24"/>
          <w:rtl/>
          <w:lang w:eastAsia="he-IL"/>
        </w:rPr>
        <w:t>" -</w:t>
      </w:r>
      <w:r w:rsidRPr="006D2AE3">
        <w:rPr>
          <w:rFonts w:ascii="Times New Roman" w:eastAsia="Times New Roman" w:hAnsi="Times New Roman" w:cs="David"/>
          <w:sz w:val="24"/>
          <w:szCs w:val="24"/>
          <w:rtl/>
          <w:lang w:eastAsia="he-IL"/>
        </w:rPr>
        <w:t xml:space="preserve"> חלופות לפי סוגי הבניה השונים ערוך בהתאם לחוק התכנון והבניה, </w:t>
      </w:r>
      <w:r w:rsidRPr="006D2AE3">
        <w:rPr>
          <w:rFonts w:ascii="Times New Roman" w:eastAsia="Times New Roman" w:hAnsi="Times New Roman" w:cs="David"/>
          <w:sz w:val="24"/>
          <w:szCs w:val="24"/>
          <w:rtl/>
          <w:lang w:eastAsia="he-IL"/>
        </w:rPr>
        <w:lastRenderedPageBreak/>
        <w:t xml:space="preserve">בהתאם לתקנים הישראליים ובינלאומיים ובהתאם להנחיות והוראות המזמין. הכנת חישוב </w:t>
      </w:r>
      <w:r w:rsidRPr="006D2AE3">
        <w:rPr>
          <w:rFonts w:ascii="Times New Roman" w:eastAsia="Times New Roman" w:hAnsi="Times New Roman" w:cs="David" w:hint="cs"/>
          <w:sz w:val="24"/>
          <w:szCs w:val="24"/>
          <w:rtl/>
          <w:lang w:eastAsia="he-IL"/>
        </w:rPr>
        <w:t>המיגון</w:t>
      </w:r>
      <w:r w:rsidRPr="006D2AE3">
        <w:rPr>
          <w:rFonts w:ascii="Times New Roman" w:eastAsia="Times New Roman" w:hAnsi="Times New Roman" w:cs="David"/>
          <w:sz w:val="24"/>
          <w:szCs w:val="24"/>
          <w:rtl/>
          <w:lang w:eastAsia="he-IL"/>
        </w:rPr>
        <w:t xml:space="preserve"> ל</w:t>
      </w:r>
      <w:r w:rsidRPr="006D2AE3">
        <w:rPr>
          <w:rFonts w:ascii="Times New Roman" w:eastAsia="Times New Roman" w:hAnsi="Times New Roman" w:cs="David" w:hint="cs"/>
          <w:sz w:val="24"/>
          <w:szCs w:val="24"/>
          <w:rtl/>
          <w:lang w:eastAsia="he-IL"/>
        </w:rPr>
        <w:t>פיקוד העורף</w:t>
      </w:r>
      <w:r w:rsidRPr="006D2AE3">
        <w:rPr>
          <w:rFonts w:ascii="Times New Roman" w:eastAsia="Times New Roman" w:hAnsi="Times New Roman" w:cs="David"/>
          <w:sz w:val="24"/>
          <w:szCs w:val="24"/>
          <w:rtl/>
          <w:lang w:eastAsia="he-IL"/>
        </w:rPr>
        <w:t xml:space="preserve"> תידרש לפי חוקי התכנון והבניה כולל חתימת </w:t>
      </w:r>
      <w:r w:rsidR="009F6985">
        <w:rPr>
          <w:rFonts w:ascii="Times New Roman" w:eastAsia="Times New Roman" w:hAnsi="Times New Roman" w:cs="David"/>
          <w:sz w:val="24"/>
          <w:szCs w:val="24"/>
          <w:rtl/>
          <w:lang w:eastAsia="he-IL"/>
        </w:rPr>
        <w:t>היועץ</w:t>
      </w:r>
      <w:r w:rsidRPr="006D2AE3">
        <w:rPr>
          <w:rFonts w:ascii="Times New Roman" w:eastAsia="Times New Roman" w:hAnsi="Times New Roman" w:cs="David"/>
          <w:sz w:val="24"/>
          <w:szCs w:val="24"/>
          <w:rtl/>
          <w:lang w:eastAsia="he-IL"/>
        </w:rPr>
        <w:t xml:space="preserve"> על החישובים הנ"ל.</w:t>
      </w:r>
    </w:p>
    <w:p w14:paraId="32D3C72A" w14:textId="77777777" w:rsidR="006D2AE3" w:rsidRPr="006D2AE3" w:rsidRDefault="006D2AE3" w:rsidP="006D2AE3">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018C6071"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2.3</w:t>
      </w:r>
      <w:r w:rsidRPr="006D2AE3">
        <w:rPr>
          <w:rFonts w:ascii="Times New Roman" w:eastAsia="Times New Roman" w:hAnsi="Times New Roman" w:cs="David"/>
          <w:sz w:val="24"/>
          <w:szCs w:val="24"/>
          <w:rtl/>
          <w:lang w:eastAsia="he-IL"/>
        </w:rPr>
        <w:tab/>
        <w:t xml:space="preserve">"תכניות סופיות" </w:t>
      </w:r>
      <w:r w:rsidRPr="006D2AE3">
        <w:rPr>
          <w:rFonts w:ascii="Times New Roman" w:eastAsia="Times New Roman" w:hAnsi="Times New Roman" w:cs="David"/>
          <w:sz w:val="24"/>
          <w:szCs w:val="24"/>
          <w:lang w:eastAsia="he-IL"/>
        </w:rPr>
        <w:t>–</w:t>
      </w:r>
      <w:r w:rsidR="00572B5D">
        <w:rPr>
          <w:rFonts w:ascii="Times New Roman" w:eastAsia="Times New Roman" w:hAnsi="Times New Roman" w:cs="David"/>
          <w:sz w:val="24"/>
          <w:szCs w:val="24"/>
          <w:rtl/>
          <w:lang w:eastAsia="he-IL"/>
        </w:rPr>
        <w:t xml:space="preserve"> ת</w:t>
      </w:r>
      <w:r w:rsidRPr="006D2AE3">
        <w:rPr>
          <w:rFonts w:ascii="Times New Roman" w:eastAsia="Times New Roman" w:hAnsi="Times New Roman" w:cs="David"/>
          <w:sz w:val="24"/>
          <w:szCs w:val="24"/>
          <w:rtl/>
          <w:lang w:eastAsia="he-IL"/>
        </w:rPr>
        <w:t>כניות שלאחר אישורן ניתן יהיה לעבד את המסמכים הטכניים לביצוע המבנה.</w:t>
      </w:r>
    </w:p>
    <w:p w14:paraId="015C7BCA" w14:textId="77777777" w:rsidR="006D2AE3" w:rsidRPr="006D2AE3" w:rsidRDefault="006D2AE3" w:rsidP="006D2AE3">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5405925B"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2.4</w:t>
      </w:r>
      <w:r w:rsidRPr="006D2AE3">
        <w:rPr>
          <w:rFonts w:ascii="Times New Roman" w:eastAsia="Times New Roman" w:hAnsi="Times New Roman" w:cs="David"/>
          <w:sz w:val="24"/>
          <w:szCs w:val="24"/>
          <w:rtl/>
          <w:lang w:eastAsia="he-IL"/>
        </w:rPr>
        <w:tab/>
        <w:t>"</w:t>
      </w:r>
      <w:r w:rsidRPr="006D2AE3">
        <w:rPr>
          <w:rFonts w:ascii="Times New Roman" w:eastAsia="Times New Roman" w:hAnsi="Times New Roman" w:cs="David" w:hint="cs"/>
          <w:sz w:val="24"/>
          <w:szCs w:val="24"/>
          <w:rtl/>
          <w:lang w:eastAsia="he-IL"/>
        </w:rPr>
        <w:t>ייעוץ</w:t>
      </w:r>
      <w:r w:rsidRPr="006D2AE3">
        <w:rPr>
          <w:rFonts w:ascii="Times New Roman" w:eastAsia="Times New Roman" w:hAnsi="Times New Roman" w:cs="David"/>
          <w:sz w:val="24"/>
          <w:szCs w:val="24"/>
          <w:rtl/>
          <w:lang w:eastAsia="he-IL"/>
        </w:rPr>
        <w:t xml:space="preserve"> מפורט" </w:t>
      </w:r>
      <w:r w:rsidRPr="006D2AE3">
        <w:rPr>
          <w:rFonts w:ascii="Times New Roman" w:eastAsia="Times New Roman" w:hAnsi="Times New Roman" w:cs="David"/>
          <w:sz w:val="24"/>
          <w:szCs w:val="24"/>
          <w:lang w:eastAsia="he-IL"/>
        </w:rPr>
        <w:t>–</w:t>
      </w:r>
      <w:r w:rsidRPr="006D2AE3">
        <w:rPr>
          <w:rFonts w:ascii="Times New Roman" w:eastAsia="Times New Roman" w:hAnsi="Times New Roman" w:cs="David"/>
          <w:sz w:val="24"/>
          <w:szCs w:val="24"/>
          <w:rtl/>
          <w:lang w:eastAsia="he-IL"/>
        </w:rPr>
        <w:t xml:space="preserve"> תכניות מפורטות, פרטים, </w:t>
      </w:r>
      <w:r w:rsidRPr="006D2AE3">
        <w:rPr>
          <w:rFonts w:ascii="Times New Roman" w:eastAsia="Times New Roman" w:hAnsi="Times New Roman" w:cs="David" w:hint="cs"/>
          <w:sz w:val="24"/>
          <w:szCs w:val="24"/>
          <w:rtl/>
          <w:lang w:eastAsia="he-IL"/>
        </w:rPr>
        <w:t>חתכים</w:t>
      </w:r>
      <w:r w:rsidRPr="006D2AE3">
        <w:rPr>
          <w:rFonts w:ascii="Times New Roman" w:eastAsia="Times New Roman" w:hAnsi="Times New Roman" w:cs="David"/>
          <w:sz w:val="24"/>
          <w:szCs w:val="24"/>
          <w:rtl/>
          <w:lang w:eastAsia="he-IL"/>
        </w:rPr>
        <w:t>, והמסמכים וכל הדרוש לביצוע מכרזים בין הקבלנים ו/או לביצוע המבנים בשטח.</w:t>
      </w:r>
    </w:p>
    <w:p w14:paraId="74CC8535" w14:textId="77777777" w:rsidR="006D2AE3" w:rsidRPr="006D2AE3" w:rsidRDefault="006D2AE3" w:rsidP="006D2AE3">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651F332B"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2.5</w:t>
      </w:r>
      <w:r w:rsidRPr="006D2AE3">
        <w:rPr>
          <w:rFonts w:ascii="Times New Roman" w:eastAsia="Times New Roman" w:hAnsi="Times New Roman" w:cs="David"/>
          <w:sz w:val="24"/>
          <w:szCs w:val="24"/>
          <w:rtl/>
          <w:lang w:eastAsia="he-IL"/>
        </w:rPr>
        <w:tab/>
        <w:t xml:space="preserve">"פיקוח עליון" </w:t>
      </w:r>
      <w:r w:rsidRPr="006D2AE3">
        <w:rPr>
          <w:rFonts w:ascii="Times New Roman" w:eastAsia="Times New Roman" w:hAnsi="Times New Roman" w:cs="David"/>
          <w:sz w:val="24"/>
          <w:szCs w:val="24"/>
          <w:lang w:eastAsia="he-IL"/>
        </w:rPr>
        <w:t>–</w:t>
      </w:r>
      <w:r w:rsidRPr="006D2AE3">
        <w:rPr>
          <w:rFonts w:ascii="Times New Roman" w:eastAsia="Times New Roman" w:hAnsi="Times New Roman" w:cs="David"/>
          <w:sz w:val="24"/>
          <w:szCs w:val="24"/>
          <w:rtl/>
          <w:lang w:eastAsia="he-IL"/>
        </w:rPr>
        <w:t xml:space="preserve"> פיקוח עליון על הקמת </w:t>
      </w:r>
      <w:r w:rsidRPr="006D2AE3">
        <w:rPr>
          <w:rFonts w:ascii="Times New Roman" w:eastAsia="Times New Roman" w:hAnsi="Times New Roman" w:cs="David" w:hint="cs"/>
          <w:sz w:val="24"/>
          <w:szCs w:val="24"/>
          <w:rtl/>
          <w:lang w:eastAsia="he-IL"/>
        </w:rPr>
        <w:t>מערכות האלקטרו-מכאניות בהתאם למודל, כולל מתן פתרונות בשטח.</w:t>
      </w:r>
    </w:p>
    <w:p w14:paraId="78FAEEA1"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p>
    <w:p w14:paraId="4DA199E9" w14:textId="77777777" w:rsidR="006D2AE3" w:rsidRPr="006D2AE3" w:rsidRDefault="006D2AE3" w:rsidP="00415999">
      <w:pPr>
        <w:widowControl w:val="0"/>
        <w:spacing w:before="0" w:beforeAutospacing="0" w:after="0" w:afterAutospacing="0" w:line="240" w:lineRule="auto"/>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3.</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b/>
          <w:bCs/>
          <w:sz w:val="24"/>
          <w:szCs w:val="24"/>
          <w:u w:val="single"/>
          <w:rtl/>
          <w:lang w:eastAsia="he-IL"/>
        </w:rPr>
        <w:t>שלבי העבודה ההנדסית ופ</w:t>
      </w:r>
      <w:r w:rsidRPr="006D2AE3">
        <w:rPr>
          <w:rFonts w:ascii="Times New Roman" w:eastAsia="Times New Roman" w:hAnsi="Times New Roman" w:cs="David" w:hint="cs"/>
          <w:b/>
          <w:bCs/>
          <w:sz w:val="24"/>
          <w:szCs w:val="24"/>
          <w:u w:val="single"/>
          <w:rtl/>
          <w:lang w:eastAsia="he-IL"/>
        </w:rPr>
        <w:t>י</w:t>
      </w:r>
      <w:r w:rsidRPr="006D2AE3">
        <w:rPr>
          <w:rFonts w:ascii="Times New Roman" w:eastAsia="Times New Roman" w:hAnsi="Times New Roman" w:cs="David"/>
          <w:b/>
          <w:bCs/>
          <w:sz w:val="24"/>
          <w:szCs w:val="24"/>
          <w:u w:val="single"/>
          <w:rtl/>
          <w:lang w:eastAsia="he-IL"/>
        </w:rPr>
        <w:t>רוט הש</w:t>
      </w:r>
      <w:r w:rsidRPr="006D2AE3">
        <w:rPr>
          <w:rFonts w:ascii="Times New Roman" w:eastAsia="Times New Roman" w:hAnsi="Times New Roman" w:cs="David" w:hint="cs"/>
          <w:b/>
          <w:bCs/>
          <w:sz w:val="24"/>
          <w:szCs w:val="24"/>
          <w:u w:val="single"/>
          <w:rtl/>
          <w:lang w:eastAsia="he-IL"/>
        </w:rPr>
        <w:t>י</w:t>
      </w:r>
      <w:r w:rsidRPr="006D2AE3">
        <w:rPr>
          <w:rFonts w:ascii="Times New Roman" w:eastAsia="Times New Roman" w:hAnsi="Times New Roman" w:cs="David"/>
          <w:b/>
          <w:bCs/>
          <w:sz w:val="24"/>
          <w:szCs w:val="24"/>
          <w:u w:val="single"/>
          <w:rtl/>
          <w:lang w:eastAsia="he-IL"/>
        </w:rPr>
        <w:t>רותים</w:t>
      </w:r>
      <w:r w:rsidR="00415999">
        <w:rPr>
          <w:rFonts w:ascii="Times New Roman" w:eastAsia="Times New Roman" w:hAnsi="Times New Roman" w:cs="David"/>
          <w:sz w:val="24"/>
          <w:szCs w:val="24"/>
          <w:rtl/>
          <w:lang w:eastAsia="he-IL"/>
        </w:rPr>
        <w:t>:</w:t>
      </w:r>
      <w:r w:rsidR="00415999">
        <w:rPr>
          <w:rFonts w:ascii="Times New Roman" w:eastAsia="Times New Roman" w:hAnsi="Times New Roman" w:cs="David"/>
          <w:sz w:val="24"/>
          <w:szCs w:val="24"/>
          <w:rtl/>
          <w:lang w:eastAsia="he-IL"/>
        </w:rPr>
        <w:tab/>
      </w:r>
    </w:p>
    <w:p w14:paraId="4B9A7090" w14:textId="77777777" w:rsidR="006D2AE3" w:rsidRPr="006D2AE3" w:rsidRDefault="006D2AE3" w:rsidP="006D2AE3">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העבודה תבוצע בקטעים לפי התקדמות הפרויקט והנחיות המנהל, לרבות להסדרי ביניים לבניה ואכלוס בשלבים. </w:t>
      </w:r>
    </w:p>
    <w:p w14:paraId="7EDD13E2" w14:textId="77777777" w:rsidR="006D2AE3" w:rsidRPr="006D2AE3" w:rsidRDefault="006D2AE3" w:rsidP="00572B5D">
      <w:pPr>
        <w:widowControl w:val="0"/>
        <w:spacing w:before="0" w:beforeAutospacing="0" w:after="0" w:afterAutospacing="0" w:line="360" w:lineRule="auto"/>
        <w:ind w:firstLine="720"/>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העבודה תבוצע בשלבים הכוללים את הש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רותים כלהלן:</w:t>
      </w:r>
    </w:p>
    <w:p w14:paraId="0250C190" w14:textId="77777777" w:rsidR="006D2AE3" w:rsidRPr="006D2AE3" w:rsidRDefault="006D2AE3" w:rsidP="00572B5D">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r w:rsidRPr="006D2AE3">
        <w:rPr>
          <w:rFonts w:ascii="Times New Roman" w:eastAsia="Times New Roman" w:hAnsi="Times New Roman" w:cs="David"/>
          <w:sz w:val="24"/>
          <w:szCs w:val="24"/>
          <w:rtl/>
          <w:lang w:eastAsia="he-IL"/>
        </w:rPr>
        <w:t>3.1</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hint="cs"/>
          <w:sz w:val="24"/>
          <w:szCs w:val="24"/>
          <w:u w:val="single"/>
          <w:rtl/>
          <w:lang w:eastAsia="he-IL"/>
        </w:rPr>
        <w:t>ייעוץ</w:t>
      </w:r>
      <w:r w:rsidRPr="006D2AE3">
        <w:rPr>
          <w:rFonts w:ascii="Times New Roman" w:eastAsia="Times New Roman" w:hAnsi="Times New Roman" w:cs="David"/>
          <w:sz w:val="24"/>
          <w:szCs w:val="24"/>
          <w:u w:val="single"/>
          <w:rtl/>
          <w:lang w:eastAsia="he-IL"/>
        </w:rPr>
        <w:t xml:space="preserve"> מוקדם</w:t>
      </w:r>
      <w:r w:rsidRPr="006D2AE3">
        <w:rPr>
          <w:rFonts w:ascii="Times New Roman" w:eastAsia="Times New Roman" w:hAnsi="Times New Roman" w:cs="David"/>
          <w:sz w:val="24"/>
          <w:szCs w:val="24"/>
          <w:rtl/>
          <w:lang w:eastAsia="he-IL"/>
        </w:rPr>
        <w:t>:</w:t>
      </w:r>
    </w:p>
    <w:p w14:paraId="6F1E598C" w14:textId="77777777" w:rsidR="006D2AE3" w:rsidRPr="006D2AE3" w:rsidRDefault="006D2AE3" w:rsidP="006D2AE3">
      <w:pPr>
        <w:widowControl w:val="0"/>
        <w:numPr>
          <w:ilvl w:val="0"/>
          <w:numId w:val="7"/>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קבלת תדריך תכנון מנציג המזמין.</w:t>
      </w:r>
    </w:p>
    <w:p w14:paraId="7A5E3E74" w14:textId="77777777" w:rsidR="006D2AE3" w:rsidRPr="006D2AE3" w:rsidRDefault="006D2AE3" w:rsidP="006D2AE3">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p>
    <w:p w14:paraId="0C8EDCF5" w14:textId="77777777" w:rsidR="006D2AE3" w:rsidRPr="00572B5D" w:rsidRDefault="006D2AE3" w:rsidP="00415999">
      <w:pPr>
        <w:widowControl w:val="0"/>
        <w:numPr>
          <w:ilvl w:val="0"/>
          <w:numId w:val="7"/>
        </w:numPr>
        <w:spacing w:before="0" w:beforeAutospacing="0" w:after="24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רור</w:t>
      </w:r>
      <w:r w:rsidRPr="006D2AE3">
        <w:rPr>
          <w:rFonts w:ascii="Times New Roman" w:eastAsia="Times New Roman" w:hAnsi="Times New Roman" w:cs="David" w:hint="cs"/>
          <w:sz w:val="24"/>
          <w:szCs w:val="24"/>
          <w:rtl/>
          <w:lang w:eastAsia="he-IL"/>
        </w:rPr>
        <w:t xml:space="preserve"> הפרוגרמה</w:t>
      </w:r>
      <w:r w:rsidRPr="006D2AE3">
        <w:rPr>
          <w:rFonts w:ascii="Times New Roman" w:eastAsia="Times New Roman" w:hAnsi="Times New Roman" w:cs="David"/>
          <w:sz w:val="24"/>
          <w:szCs w:val="24"/>
          <w:rtl/>
          <w:lang w:eastAsia="he-IL"/>
        </w:rPr>
        <w:t xml:space="preserve"> עם נציג המזמין</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האדריכל </w:t>
      </w:r>
      <w:proofErr w:type="spellStart"/>
      <w:r w:rsidRPr="006D2AE3">
        <w:rPr>
          <w:rFonts w:ascii="Times New Roman" w:eastAsia="Times New Roman" w:hAnsi="Times New Roman" w:cs="David" w:hint="cs"/>
          <w:sz w:val="24"/>
          <w:szCs w:val="24"/>
          <w:rtl/>
          <w:lang w:eastAsia="he-IL"/>
        </w:rPr>
        <w:t>והקונסטרוקטור</w:t>
      </w:r>
      <w:proofErr w:type="spellEnd"/>
      <w:r w:rsidRPr="006D2AE3">
        <w:rPr>
          <w:rFonts w:ascii="Times New Roman" w:eastAsia="Times New Roman" w:hAnsi="Times New Roman" w:cs="David"/>
          <w:sz w:val="24"/>
          <w:szCs w:val="24"/>
          <w:rtl/>
          <w:lang w:eastAsia="he-IL"/>
        </w:rPr>
        <w:t xml:space="preserve"> בכל הקשור למערכת הקונסטרוקטיבית</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של המבנה, </w:t>
      </w:r>
      <w:r w:rsidRPr="006D2AE3">
        <w:rPr>
          <w:rFonts w:ascii="Times New Roman" w:eastAsia="Times New Roman" w:hAnsi="Times New Roman" w:cs="David" w:hint="cs"/>
          <w:sz w:val="24"/>
          <w:szCs w:val="24"/>
          <w:rtl/>
          <w:lang w:eastAsia="he-IL"/>
        </w:rPr>
        <w:t xml:space="preserve">ועם המתכננים האלקטרו-מכאניים בכל הקשור למערכות האלקטרו-מכאניות והתשתיות, </w:t>
      </w:r>
      <w:r w:rsidRPr="006D2AE3">
        <w:rPr>
          <w:rFonts w:ascii="Times New Roman" w:eastAsia="Times New Roman" w:hAnsi="Times New Roman" w:cs="David"/>
          <w:sz w:val="24"/>
          <w:szCs w:val="24"/>
          <w:rtl/>
          <w:lang w:eastAsia="he-IL"/>
        </w:rPr>
        <w:t>בירורים באתר במידת הצורך, חקירות מוקדמות, התייעצות ותיאום עם היועצים האחרים.</w:t>
      </w:r>
    </w:p>
    <w:p w14:paraId="5FBF5D5F" w14:textId="77777777" w:rsidR="006D2AE3" w:rsidRPr="00D2422A" w:rsidRDefault="006D2AE3" w:rsidP="00D2422A">
      <w:pPr>
        <w:widowControl w:val="0"/>
        <w:numPr>
          <w:ilvl w:val="0"/>
          <w:numId w:val="7"/>
        </w:numPr>
        <w:spacing w:before="0" w:beforeAutospacing="0" w:after="24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ייעוץ, מתן הנחיות וקביעת עקרונות לצוות התכנון בנוגע להעברת המערכות האלקטרו-מכאניות.</w:t>
      </w:r>
    </w:p>
    <w:p w14:paraId="4B6DF275" w14:textId="77777777" w:rsidR="006D2AE3" w:rsidRPr="00415999" w:rsidRDefault="006D2AE3" w:rsidP="00877030">
      <w:pPr>
        <w:widowControl w:val="0"/>
        <w:numPr>
          <w:ilvl w:val="0"/>
          <w:numId w:val="7"/>
        </w:numPr>
        <w:spacing w:before="24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הכנ</w:t>
      </w:r>
      <w:r w:rsidR="00415999">
        <w:rPr>
          <w:rFonts w:ascii="Times New Roman" w:eastAsia="Times New Roman" w:hAnsi="Times New Roman" w:cs="David" w:hint="cs"/>
          <w:sz w:val="24"/>
          <w:szCs w:val="24"/>
          <w:rtl/>
          <w:lang w:eastAsia="he-IL"/>
        </w:rPr>
        <w:t xml:space="preserve">ת </w:t>
      </w:r>
      <w:r w:rsidR="004143FC">
        <w:rPr>
          <w:rFonts w:ascii="Times New Roman" w:eastAsia="Times New Roman" w:hAnsi="Times New Roman" w:cs="David" w:hint="cs"/>
          <w:sz w:val="24"/>
          <w:szCs w:val="24"/>
          <w:rtl/>
          <w:lang w:eastAsia="he-IL"/>
        </w:rPr>
        <w:t>מודל תלת מ</w:t>
      </w:r>
      <w:r w:rsidR="00415999">
        <w:rPr>
          <w:rFonts w:ascii="Times New Roman" w:eastAsia="Times New Roman" w:hAnsi="Times New Roman" w:cs="David" w:hint="cs"/>
          <w:sz w:val="24"/>
          <w:szCs w:val="24"/>
          <w:rtl/>
          <w:lang w:eastAsia="he-IL"/>
        </w:rPr>
        <w:t xml:space="preserve">מדי ראשוני בתכנת </w:t>
      </w:r>
      <w:r w:rsidRPr="006D2AE3">
        <w:rPr>
          <w:rFonts w:ascii="Times New Roman" w:eastAsia="Times New Roman" w:hAnsi="Times New Roman" w:cs="David"/>
          <w:sz w:val="24"/>
          <w:szCs w:val="24"/>
          <w:lang w:eastAsia="he-IL"/>
        </w:rPr>
        <w:t>REVIT</w:t>
      </w:r>
      <w:r w:rsidR="00415999">
        <w:rPr>
          <w:rFonts w:ascii="Times New Roman" w:eastAsia="Times New Roman" w:hAnsi="Times New Roman" w:cs="David" w:hint="cs"/>
          <w:sz w:val="24"/>
          <w:szCs w:val="24"/>
          <w:rtl/>
          <w:lang w:eastAsia="he-IL"/>
        </w:rPr>
        <w:t xml:space="preserve"> </w:t>
      </w:r>
      <w:r w:rsidR="00877030" w:rsidRPr="008F5534">
        <w:rPr>
          <w:rFonts w:ascii="Times New Roman" w:eastAsia="Times New Roman" w:hAnsi="Times New Roman" w:cs="David" w:hint="cs"/>
          <w:sz w:val="24"/>
          <w:szCs w:val="24"/>
          <w:rtl/>
          <w:lang w:eastAsia="he-IL"/>
        </w:rPr>
        <w:t>במתודולוגיי</w:t>
      </w:r>
      <w:r w:rsidR="00877030" w:rsidRPr="008F5534">
        <w:rPr>
          <w:rFonts w:ascii="Times New Roman" w:eastAsia="Times New Roman" w:hAnsi="Times New Roman" w:cs="David" w:hint="eastAsia"/>
          <w:sz w:val="24"/>
          <w:szCs w:val="24"/>
          <w:rtl/>
          <w:lang w:eastAsia="he-IL"/>
        </w:rPr>
        <w:t>ת</w:t>
      </w:r>
      <w:r w:rsidR="00877030" w:rsidRPr="008F5534">
        <w:rPr>
          <w:rFonts w:ascii="Times New Roman" w:eastAsia="Times New Roman" w:hAnsi="Times New Roman" w:cs="David" w:hint="cs"/>
          <w:sz w:val="24"/>
          <w:szCs w:val="24"/>
          <w:rtl/>
          <w:lang w:eastAsia="he-IL"/>
        </w:rPr>
        <w:t xml:space="preserve"> </w:t>
      </w:r>
      <w:r w:rsidR="00877030" w:rsidRPr="008F5534">
        <w:rPr>
          <w:rFonts w:ascii="Times New Roman" w:eastAsia="Times New Roman" w:hAnsi="Times New Roman" w:cs="David" w:hint="cs"/>
          <w:sz w:val="24"/>
          <w:szCs w:val="24"/>
          <w:lang w:eastAsia="he-IL"/>
        </w:rPr>
        <w:t>BIM</w:t>
      </w:r>
      <w:r w:rsidR="00877030">
        <w:rPr>
          <w:rFonts w:ascii="Times New Roman" w:eastAsia="Times New Roman" w:hAnsi="Times New Roman" w:cs="David" w:hint="cs"/>
          <w:sz w:val="24"/>
          <w:szCs w:val="24"/>
          <w:rtl/>
          <w:lang w:eastAsia="he-IL"/>
        </w:rPr>
        <w:t>,</w:t>
      </w:r>
      <w:r w:rsidR="00877030" w:rsidRPr="008F5534">
        <w:rPr>
          <w:rFonts w:ascii="Times New Roman" w:eastAsia="Times New Roman" w:hAnsi="Times New Roman" w:cs="David" w:hint="cs"/>
          <w:sz w:val="24"/>
          <w:szCs w:val="24"/>
          <w:rtl/>
          <w:lang w:eastAsia="he-IL"/>
        </w:rPr>
        <w:t xml:space="preserve"> בענן – "</w:t>
      </w:r>
      <w:r w:rsidR="00877030" w:rsidRPr="008F5534">
        <w:rPr>
          <w:rFonts w:ascii="Times New Roman" w:eastAsia="Times New Roman" w:hAnsi="Times New Roman" w:cs="David" w:hint="cs"/>
          <w:sz w:val="24"/>
          <w:szCs w:val="24"/>
          <w:lang w:eastAsia="he-IL"/>
        </w:rPr>
        <w:t>BIM360</w:t>
      </w:r>
      <w:r w:rsidR="00877030" w:rsidRPr="008F5534">
        <w:rPr>
          <w:rFonts w:ascii="Times New Roman" w:eastAsia="Times New Roman" w:hAnsi="Times New Roman" w:cs="David" w:hint="cs"/>
          <w:sz w:val="24"/>
          <w:szCs w:val="24"/>
          <w:rtl/>
          <w:lang w:eastAsia="he-IL"/>
        </w:rPr>
        <w:t xml:space="preserve">" </w:t>
      </w:r>
      <w:r w:rsidR="00877030">
        <w:rPr>
          <w:rFonts w:ascii="Times New Roman" w:eastAsia="Times New Roman" w:hAnsi="Times New Roman" w:cs="David" w:hint="cs"/>
          <w:sz w:val="24"/>
          <w:szCs w:val="24"/>
          <w:rtl/>
          <w:lang w:eastAsia="he-IL"/>
        </w:rPr>
        <w:t>השייך למזמין, הכולל את ת</w:t>
      </w:r>
      <w:r w:rsidR="00877030" w:rsidRPr="006D2AE3">
        <w:rPr>
          <w:rFonts w:ascii="Times New Roman" w:eastAsia="Times New Roman" w:hAnsi="Times New Roman" w:cs="David" w:hint="cs"/>
          <w:sz w:val="24"/>
          <w:szCs w:val="24"/>
          <w:rtl/>
          <w:lang w:eastAsia="he-IL"/>
        </w:rPr>
        <w:t>כניות האדריכלות והסכמה הקונסטרוקטיבית הראשונית.</w:t>
      </w:r>
      <w:r w:rsidR="00877030">
        <w:rPr>
          <w:rFonts w:ascii="Times New Roman" w:eastAsia="Times New Roman" w:hAnsi="Times New Roman" w:cs="David" w:hint="cs"/>
          <w:sz w:val="24"/>
          <w:szCs w:val="24"/>
          <w:rtl/>
          <w:lang w:eastAsia="he-IL"/>
        </w:rPr>
        <w:t xml:space="preserve">  </w:t>
      </w:r>
    </w:p>
    <w:p w14:paraId="53FB5063" w14:textId="77777777" w:rsidR="006D2AE3" w:rsidRPr="00415999" w:rsidRDefault="006D2AE3" w:rsidP="00415999">
      <w:pPr>
        <w:widowControl w:val="0"/>
        <w:numPr>
          <w:ilvl w:val="0"/>
          <w:numId w:val="7"/>
        </w:numPr>
        <w:spacing w:before="24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 xml:space="preserve">הכנת פרוגראמה </w:t>
      </w:r>
      <w:r w:rsidRPr="00415999">
        <w:rPr>
          <w:rFonts w:ascii="Times New Roman" w:eastAsia="Times New Roman" w:hAnsi="Times New Roman" w:cs="David"/>
          <w:sz w:val="24"/>
          <w:szCs w:val="24"/>
          <w:rtl/>
          <w:lang w:eastAsia="he-IL"/>
        </w:rPr>
        <w:t>של האלטרנטיבות השונות, המצאת דו"ח הכולל תיאור השיטות, יתרונות וחסרונות, עלויות הקמה, עלויות תפעול והיבטי נגישות, תפעול ותחזוקה וכיו"ב.</w:t>
      </w:r>
    </w:p>
    <w:p w14:paraId="6B47D6A8" w14:textId="77777777" w:rsidR="006D2AE3" w:rsidRPr="00415999" w:rsidRDefault="006D2AE3" w:rsidP="00415999">
      <w:pPr>
        <w:widowControl w:val="0"/>
        <w:numPr>
          <w:ilvl w:val="0"/>
          <w:numId w:val="7"/>
        </w:numPr>
        <w:spacing w:before="240" w:beforeAutospacing="0" w:after="0" w:afterAutospacing="0" w:line="240" w:lineRule="auto"/>
        <w:jc w:val="both"/>
        <w:rPr>
          <w:rFonts w:ascii="Times New Roman" w:eastAsia="Times New Roman" w:hAnsi="Times New Roman" w:cs="David"/>
          <w:sz w:val="24"/>
          <w:szCs w:val="24"/>
          <w:lang w:eastAsia="he-IL"/>
        </w:rPr>
      </w:pPr>
      <w:r w:rsidRPr="00415999">
        <w:rPr>
          <w:rFonts w:ascii="Times New Roman" w:eastAsia="Times New Roman" w:hAnsi="Times New Roman" w:cs="David"/>
          <w:sz w:val="24"/>
          <w:szCs w:val="24"/>
          <w:rtl/>
          <w:lang w:eastAsia="he-IL"/>
        </w:rPr>
        <w:t>השתתפות בדיוני התקדמות שיקבעו ע"י המנהל. השתתפות בישיבות היועצים והמתכננים בקשר  לתכנון המערכות בפרויקט. בירורים בגופים המוסמכים ואצל גורמים אחרים בקשר לבעיות טכניות, חוקיות וכיו"ב הקשורות בתחום תיאום התשתיות, המערכות ובכלל.</w:t>
      </w:r>
    </w:p>
    <w:p w14:paraId="3E02CC10" w14:textId="77777777" w:rsidR="006D2AE3" w:rsidRPr="006D2AE3" w:rsidRDefault="006D2AE3" w:rsidP="00415999">
      <w:pPr>
        <w:widowControl w:val="0"/>
        <w:numPr>
          <w:ilvl w:val="0"/>
          <w:numId w:val="7"/>
        </w:numPr>
        <w:spacing w:before="240" w:beforeAutospacing="0" w:after="0" w:afterAutospacing="0" w:line="240" w:lineRule="auto"/>
        <w:jc w:val="both"/>
        <w:rPr>
          <w:rFonts w:ascii="Times New Roman" w:eastAsia="Times New Roman" w:hAnsi="Times New Roman" w:cs="David"/>
          <w:sz w:val="24"/>
          <w:szCs w:val="24"/>
          <w:rtl/>
          <w:lang w:eastAsia="he-IL"/>
        </w:rPr>
      </w:pPr>
      <w:r w:rsidRPr="00415999">
        <w:rPr>
          <w:rFonts w:ascii="Times New Roman" w:eastAsia="Times New Roman" w:hAnsi="Times New Roman" w:cs="David"/>
          <w:sz w:val="24"/>
          <w:szCs w:val="24"/>
          <w:rtl/>
          <w:lang w:eastAsia="he-IL"/>
        </w:rPr>
        <w:t>מסירת הנתונים, הפרוגראמה</w:t>
      </w:r>
      <w:r w:rsidRPr="006D2AE3">
        <w:rPr>
          <w:rFonts w:ascii="Times New Roman" w:eastAsia="Times New Roman" w:hAnsi="Times New Roman" w:cs="David" w:hint="cs"/>
          <w:sz w:val="24"/>
          <w:szCs w:val="24"/>
          <w:rtl/>
          <w:lang w:eastAsia="he-IL"/>
        </w:rPr>
        <w:t xml:space="preserve"> וחוות הדעת למזמין, ל</w:t>
      </w:r>
      <w:r w:rsidR="007902DF">
        <w:rPr>
          <w:rFonts w:ascii="Times New Roman" w:eastAsia="Times New Roman" w:hAnsi="Times New Roman" w:cs="David" w:hint="cs"/>
          <w:sz w:val="24"/>
          <w:szCs w:val="24"/>
          <w:rtl/>
          <w:lang w:eastAsia="he-IL"/>
        </w:rPr>
        <w:t>יועץ</w:t>
      </w:r>
      <w:r w:rsidRPr="006D2AE3">
        <w:rPr>
          <w:rFonts w:ascii="Times New Roman" w:eastAsia="Times New Roman" w:hAnsi="Times New Roman" w:cs="David" w:hint="cs"/>
          <w:sz w:val="24"/>
          <w:szCs w:val="24"/>
          <w:rtl/>
          <w:lang w:eastAsia="he-IL"/>
        </w:rPr>
        <w:t xml:space="preserve"> וכן ליועצים ולמתכננים ולכל גורם אחר שייקבע על ידי המזמין.</w:t>
      </w:r>
    </w:p>
    <w:p w14:paraId="0C5B6459" w14:textId="77777777" w:rsidR="006D2AE3" w:rsidRPr="006D2AE3" w:rsidRDefault="006D2AE3" w:rsidP="006D2AE3">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9255857" w14:textId="77777777" w:rsidR="006D2AE3" w:rsidRPr="006D2AE3" w:rsidRDefault="006D2AE3" w:rsidP="006D2AE3">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ab/>
      </w:r>
    </w:p>
    <w:p w14:paraId="18BAC951"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3.2</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hint="cs"/>
          <w:sz w:val="24"/>
          <w:szCs w:val="24"/>
          <w:u w:val="single"/>
          <w:rtl/>
          <w:lang w:eastAsia="he-IL"/>
        </w:rPr>
        <w:t>ייעוץ</w:t>
      </w:r>
      <w:r w:rsidRPr="006D2AE3">
        <w:rPr>
          <w:rFonts w:ascii="Times New Roman" w:eastAsia="Times New Roman" w:hAnsi="Times New Roman" w:cs="David"/>
          <w:sz w:val="24"/>
          <w:szCs w:val="24"/>
          <w:u w:val="single"/>
          <w:rtl/>
          <w:lang w:eastAsia="he-IL"/>
        </w:rPr>
        <w:t xml:space="preserve"> סופי</w:t>
      </w:r>
      <w:r w:rsidRPr="006D2AE3">
        <w:rPr>
          <w:rFonts w:ascii="Times New Roman" w:eastAsia="Times New Roman" w:hAnsi="Times New Roman" w:cs="David"/>
          <w:sz w:val="24"/>
          <w:szCs w:val="24"/>
          <w:rtl/>
          <w:lang w:eastAsia="he-IL"/>
        </w:rPr>
        <w:t>:</w:t>
      </w:r>
    </w:p>
    <w:p w14:paraId="50C9D562" w14:textId="77777777" w:rsidR="006D2AE3" w:rsidRPr="006D2AE3" w:rsidRDefault="006D2AE3" w:rsidP="006D2AE3">
      <w:pPr>
        <w:widowControl w:val="0"/>
        <w:numPr>
          <w:ilvl w:val="0"/>
          <w:numId w:val="12"/>
        </w:numPr>
        <w:spacing w:before="24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 xml:space="preserve">ייעוץ לאדריכל, </w:t>
      </w:r>
      <w:proofErr w:type="spellStart"/>
      <w:r w:rsidRPr="006D2AE3">
        <w:rPr>
          <w:rFonts w:ascii="Times New Roman" w:eastAsia="Times New Roman" w:hAnsi="Times New Roman" w:cs="David" w:hint="cs"/>
          <w:sz w:val="24"/>
          <w:szCs w:val="24"/>
          <w:rtl/>
          <w:lang w:eastAsia="he-IL"/>
        </w:rPr>
        <w:t>לקונסטרוקטור</w:t>
      </w:r>
      <w:proofErr w:type="spellEnd"/>
      <w:r w:rsidRPr="006D2AE3">
        <w:rPr>
          <w:rFonts w:ascii="Times New Roman" w:eastAsia="Times New Roman" w:hAnsi="Times New Roman" w:cs="David" w:hint="cs"/>
          <w:sz w:val="24"/>
          <w:szCs w:val="24"/>
          <w:rtl/>
          <w:lang w:eastAsia="he-IL"/>
        </w:rPr>
        <w:t xml:space="preserve"> ולמתכננים האלקטרו-מכאניים בכל הנוגע לתיאום המערכות בשלב התכנון הסופי. ייעוץ לתכנון תיאום המערכות בהתאם לאלטרנטיבה שתיבחר על ידי המזמין בתיאום עם המזמין, המתכננים וכל יתר היועצים של המזמין.</w:t>
      </w:r>
    </w:p>
    <w:p w14:paraId="6A0BE9D7" w14:textId="77777777" w:rsidR="006D2AE3" w:rsidRPr="006D2AE3" w:rsidRDefault="006D2AE3" w:rsidP="006D2AE3">
      <w:pPr>
        <w:spacing w:before="0" w:beforeAutospacing="0" w:after="0" w:afterAutospacing="0" w:line="240" w:lineRule="auto"/>
        <w:ind w:left="1440"/>
        <w:jc w:val="both"/>
        <w:rPr>
          <w:rFonts w:ascii="Times New Roman" w:eastAsia="Times New Roman" w:hAnsi="Times New Roman" w:cs="David"/>
          <w:sz w:val="24"/>
          <w:szCs w:val="24"/>
          <w:lang w:eastAsia="he-IL"/>
        </w:rPr>
      </w:pPr>
    </w:p>
    <w:p w14:paraId="6616C3C1" w14:textId="77777777" w:rsidR="006D2AE3" w:rsidRPr="006D2AE3" w:rsidRDefault="004143FC" w:rsidP="003F3C6F">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עדכון מודל תלת מ</w:t>
      </w:r>
      <w:r w:rsidR="006D2AE3" w:rsidRPr="006D2AE3">
        <w:rPr>
          <w:rFonts w:ascii="Times New Roman" w:eastAsia="Times New Roman" w:hAnsi="Times New Roman" w:cs="David" w:hint="cs"/>
          <w:sz w:val="24"/>
          <w:szCs w:val="24"/>
          <w:rtl/>
          <w:lang w:eastAsia="he-IL"/>
        </w:rPr>
        <w:t>מדי לשלב סופי בהתאם לאלטרנטיבה שנבחרה בת</w:t>
      </w:r>
      <w:r>
        <w:rPr>
          <w:rFonts w:ascii="Times New Roman" w:eastAsia="Times New Roman" w:hAnsi="Times New Roman" w:cs="David" w:hint="cs"/>
          <w:sz w:val="24"/>
          <w:szCs w:val="24"/>
          <w:rtl/>
          <w:lang w:eastAsia="he-IL"/>
        </w:rPr>
        <w:t>כנת</w:t>
      </w:r>
      <w:r w:rsidR="006D2AE3" w:rsidRPr="006D2AE3">
        <w:rPr>
          <w:rFonts w:ascii="Times New Roman" w:eastAsia="Times New Roman" w:hAnsi="Times New Roman" w:cs="David" w:hint="cs"/>
          <w:sz w:val="24"/>
          <w:szCs w:val="24"/>
          <w:rtl/>
          <w:lang w:eastAsia="he-IL"/>
        </w:rPr>
        <w:t xml:space="preserve"> </w:t>
      </w:r>
      <w:r w:rsidR="006D2AE3" w:rsidRPr="006D2AE3">
        <w:rPr>
          <w:rFonts w:ascii="Times New Roman" w:eastAsia="Times New Roman" w:hAnsi="Times New Roman" w:cs="David"/>
          <w:sz w:val="24"/>
          <w:szCs w:val="24"/>
          <w:lang w:eastAsia="he-IL"/>
        </w:rPr>
        <w:t>REVIT</w:t>
      </w:r>
      <w:r w:rsidR="003F3C6F" w:rsidRPr="003F3C6F">
        <w:rPr>
          <w:rFonts w:ascii="Times New Roman" w:eastAsia="Times New Roman" w:hAnsi="Times New Roman" w:cs="David" w:hint="cs"/>
          <w:sz w:val="24"/>
          <w:szCs w:val="24"/>
          <w:rtl/>
          <w:lang w:eastAsia="he-IL"/>
        </w:rPr>
        <w:t xml:space="preserve"> </w:t>
      </w:r>
      <w:r w:rsidR="003F3C6F" w:rsidRPr="008F5534">
        <w:rPr>
          <w:rFonts w:ascii="Times New Roman" w:eastAsia="Times New Roman" w:hAnsi="Times New Roman" w:cs="David" w:hint="cs"/>
          <w:sz w:val="24"/>
          <w:szCs w:val="24"/>
          <w:rtl/>
          <w:lang w:eastAsia="he-IL"/>
        </w:rPr>
        <w:t>מתודולוגיי</w:t>
      </w:r>
      <w:r w:rsidR="003F3C6F" w:rsidRPr="008F5534">
        <w:rPr>
          <w:rFonts w:ascii="Times New Roman" w:eastAsia="Times New Roman" w:hAnsi="Times New Roman" w:cs="David" w:hint="eastAsia"/>
          <w:sz w:val="24"/>
          <w:szCs w:val="24"/>
          <w:rtl/>
          <w:lang w:eastAsia="he-IL"/>
        </w:rPr>
        <w:t>ת</w:t>
      </w:r>
      <w:r w:rsidR="003F3C6F" w:rsidRPr="008F5534">
        <w:rPr>
          <w:rFonts w:ascii="Times New Roman" w:eastAsia="Times New Roman" w:hAnsi="Times New Roman" w:cs="David" w:hint="cs"/>
          <w:sz w:val="24"/>
          <w:szCs w:val="24"/>
          <w:rtl/>
          <w:lang w:eastAsia="he-IL"/>
        </w:rPr>
        <w:t xml:space="preserve"> </w:t>
      </w:r>
      <w:r w:rsidR="003F3C6F" w:rsidRPr="008F5534">
        <w:rPr>
          <w:rFonts w:ascii="Times New Roman" w:eastAsia="Times New Roman" w:hAnsi="Times New Roman" w:cs="David" w:hint="cs"/>
          <w:sz w:val="24"/>
          <w:szCs w:val="24"/>
          <w:lang w:eastAsia="he-IL"/>
        </w:rPr>
        <w:t>BIM</w:t>
      </w:r>
      <w:r w:rsidR="003F3C6F">
        <w:rPr>
          <w:rFonts w:ascii="Times New Roman" w:eastAsia="Times New Roman" w:hAnsi="Times New Roman" w:cs="David" w:hint="cs"/>
          <w:sz w:val="24"/>
          <w:szCs w:val="24"/>
          <w:rtl/>
          <w:lang w:eastAsia="he-IL"/>
        </w:rPr>
        <w:t>,</w:t>
      </w:r>
      <w:r w:rsidR="003F3C6F" w:rsidRPr="008F5534">
        <w:rPr>
          <w:rFonts w:ascii="Times New Roman" w:eastAsia="Times New Roman" w:hAnsi="Times New Roman" w:cs="David" w:hint="cs"/>
          <w:sz w:val="24"/>
          <w:szCs w:val="24"/>
          <w:rtl/>
          <w:lang w:eastAsia="he-IL"/>
        </w:rPr>
        <w:t xml:space="preserve"> בענן – "</w:t>
      </w:r>
      <w:r w:rsidR="003F3C6F" w:rsidRPr="008F5534">
        <w:rPr>
          <w:rFonts w:ascii="Times New Roman" w:eastAsia="Times New Roman" w:hAnsi="Times New Roman" w:cs="David" w:hint="cs"/>
          <w:sz w:val="24"/>
          <w:szCs w:val="24"/>
          <w:lang w:eastAsia="he-IL"/>
        </w:rPr>
        <w:t>BIM360</w:t>
      </w:r>
      <w:r w:rsidR="003F3C6F" w:rsidRPr="008F5534">
        <w:rPr>
          <w:rFonts w:ascii="Times New Roman" w:eastAsia="Times New Roman" w:hAnsi="Times New Roman" w:cs="David" w:hint="cs"/>
          <w:sz w:val="24"/>
          <w:szCs w:val="24"/>
          <w:rtl/>
          <w:lang w:eastAsia="he-IL"/>
        </w:rPr>
        <w:t xml:space="preserve">" </w:t>
      </w:r>
      <w:r w:rsidR="003F3C6F">
        <w:rPr>
          <w:rFonts w:ascii="Times New Roman" w:eastAsia="Times New Roman" w:hAnsi="Times New Roman" w:cs="David" w:hint="cs"/>
          <w:sz w:val="24"/>
          <w:szCs w:val="24"/>
          <w:rtl/>
          <w:lang w:eastAsia="he-IL"/>
        </w:rPr>
        <w:t>השייך למזמין,</w:t>
      </w:r>
      <w:r w:rsidR="00415999">
        <w:rPr>
          <w:rFonts w:ascii="Times New Roman" w:eastAsia="Times New Roman" w:hAnsi="Times New Roman" w:cs="David" w:hint="cs"/>
          <w:sz w:val="24"/>
          <w:szCs w:val="24"/>
          <w:rtl/>
          <w:lang w:eastAsia="he-IL"/>
        </w:rPr>
        <w:t xml:space="preserve"> הכולל את ת</w:t>
      </w:r>
      <w:r w:rsidR="006D2AE3" w:rsidRPr="006D2AE3">
        <w:rPr>
          <w:rFonts w:ascii="Times New Roman" w:eastAsia="Times New Roman" w:hAnsi="Times New Roman" w:cs="David" w:hint="cs"/>
          <w:sz w:val="24"/>
          <w:szCs w:val="24"/>
          <w:rtl/>
          <w:lang w:eastAsia="he-IL"/>
        </w:rPr>
        <w:t>כניות האדריכלות, הקונסטרוקציה והמערכות האלקטרו-מכאניות הסופיות.</w:t>
      </w:r>
    </w:p>
    <w:p w14:paraId="1260BD79" w14:textId="77777777" w:rsidR="006D2AE3" w:rsidRPr="006D2AE3" w:rsidRDefault="006D2AE3" w:rsidP="006D2AE3">
      <w:pPr>
        <w:widowControl w:val="0"/>
        <w:numPr>
          <w:ilvl w:val="0"/>
          <w:numId w:val="12"/>
        </w:numPr>
        <w:spacing w:before="24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 xml:space="preserve">מתן המלצות לאדריכל, </w:t>
      </w:r>
      <w:proofErr w:type="spellStart"/>
      <w:r w:rsidRPr="006D2AE3">
        <w:rPr>
          <w:rFonts w:ascii="Times New Roman" w:eastAsia="Times New Roman" w:hAnsi="Times New Roman" w:cs="David" w:hint="cs"/>
          <w:sz w:val="24"/>
          <w:szCs w:val="24"/>
          <w:rtl/>
          <w:lang w:eastAsia="he-IL"/>
        </w:rPr>
        <w:t>לקונסטרוקטור</w:t>
      </w:r>
      <w:proofErr w:type="spellEnd"/>
      <w:r w:rsidRPr="006D2AE3">
        <w:rPr>
          <w:rFonts w:ascii="Times New Roman" w:eastAsia="Times New Roman" w:hAnsi="Times New Roman" w:cs="David" w:hint="cs"/>
          <w:sz w:val="24"/>
          <w:szCs w:val="24"/>
          <w:rtl/>
          <w:lang w:eastAsia="he-IL"/>
        </w:rPr>
        <w:t xml:space="preserve"> ולמתכננים האלקטרו-מכאניים לתיאום המערכות למזמין ולמתכננים בכתב ו/או על ידי שרטוטים, חתכים כולל פתרון פרטים ייעודיים.</w:t>
      </w:r>
    </w:p>
    <w:p w14:paraId="24519630" w14:textId="77777777" w:rsidR="006D2AE3" w:rsidRPr="006D2AE3" w:rsidRDefault="006D2AE3" w:rsidP="006D2AE3">
      <w:pPr>
        <w:widowControl w:val="0"/>
        <w:numPr>
          <w:ilvl w:val="0"/>
          <w:numId w:val="12"/>
        </w:numPr>
        <w:spacing w:before="24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 xml:space="preserve">ייעוץ לאדריכל, </w:t>
      </w:r>
      <w:proofErr w:type="spellStart"/>
      <w:r w:rsidRPr="006D2AE3">
        <w:rPr>
          <w:rFonts w:ascii="Times New Roman" w:eastAsia="Times New Roman" w:hAnsi="Times New Roman" w:cs="David" w:hint="cs"/>
          <w:sz w:val="24"/>
          <w:szCs w:val="24"/>
          <w:rtl/>
          <w:lang w:eastAsia="he-IL"/>
        </w:rPr>
        <w:t>לקונסטרוקטור</w:t>
      </w:r>
      <w:proofErr w:type="spellEnd"/>
      <w:r w:rsidRPr="006D2AE3">
        <w:rPr>
          <w:rFonts w:ascii="Times New Roman" w:eastAsia="Times New Roman" w:hAnsi="Times New Roman" w:cs="David" w:hint="cs"/>
          <w:sz w:val="24"/>
          <w:szCs w:val="24"/>
          <w:rtl/>
          <w:lang w:eastAsia="he-IL"/>
        </w:rPr>
        <w:t xml:space="preserve"> ולמתכננים האלקטרו-מכאניים להכנת</w:t>
      </w:r>
      <w:r w:rsidR="00415999">
        <w:rPr>
          <w:rFonts w:ascii="Times New Roman" w:eastAsia="Times New Roman" w:hAnsi="Times New Roman" w:cs="David"/>
          <w:sz w:val="24"/>
          <w:szCs w:val="24"/>
          <w:rtl/>
          <w:lang w:eastAsia="he-IL"/>
        </w:rPr>
        <w:t xml:space="preserve"> ת</w:t>
      </w:r>
      <w:r w:rsidRPr="006D2AE3">
        <w:rPr>
          <w:rFonts w:ascii="Times New Roman" w:eastAsia="Times New Roman" w:hAnsi="Times New Roman" w:cs="David"/>
          <w:sz w:val="24"/>
          <w:szCs w:val="24"/>
          <w:rtl/>
          <w:lang w:eastAsia="he-IL"/>
        </w:rPr>
        <w:t>כניות לא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סופי של המזמין לפני התחלת שלב תכניות עבודה.</w:t>
      </w:r>
    </w:p>
    <w:p w14:paraId="68FB70FF" w14:textId="77777777" w:rsidR="006D2AE3" w:rsidRPr="006D2AE3" w:rsidRDefault="006D2AE3" w:rsidP="006D2AE3">
      <w:pPr>
        <w:widowControl w:val="0"/>
        <w:numPr>
          <w:ilvl w:val="0"/>
          <w:numId w:val="12"/>
        </w:numPr>
        <w:spacing w:before="24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תיאום התכנון המוקדם מול כל רשויות התכנון והבניה, הרשויות הרלוונטיות וכל יתר הגורמים הנדרשים כהכנת רקע לתכנון היועץ ו</w:t>
      </w:r>
      <w:r w:rsidRPr="006D2AE3">
        <w:rPr>
          <w:rFonts w:ascii="Times New Roman" w:eastAsia="Times New Roman" w:hAnsi="Times New Roman" w:cs="David"/>
          <w:sz w:val="24"/>
          <w:szCs w:val="24"/>
          <w:rtl/>
          <w:lang w:eastAsia="he-IL"/>
        </w:rPr>
        <w:t>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התכנון הסופי של היועצים.</w:t>
      </w:r>
    </w:p>
    <w:p w14:paraId="112AE45F"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587BC0C" w14:textId="77777777" w:rsidR="006D2AE3" w:rsidRPr="006D2AE3" w:rsidRDefault="006D2AE3" w:rsidP="006D2AE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כל יתר הדרוש לתכנון סופי.</w:t>
      </w:r>
    </w:p>
    <w:p w14:paraId="3345E04B"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ABA5F1C"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ADF820C"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3.3</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u w:val="single"/>
          <w:rtl/>
          <w:lang w:eastAsia="he-IL"/>
        </w:rPr>
        <w:t>תכנון מפורט</w:t>
      </w:r>
      <w:r w:rsidRPr="006D2AE3">
        <w:rPr>
          <w:rFonts w:ascii="Times New Roman" w:eastAsia="Times New Roman" w:hAnsi="Times New Roman" w:cs="David"/>
          <w:sz w:val="24"/>
          <w:szCs w:val="24"/>
          <w:rtl/>
          <w:lang w:eastAsia="he-IL"/>
        </w:rPr>
        <w:t>:</w:t>
      </w:r>
    </w:p>
    <w:p w14:paraId="6B8CEE22"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8987E39"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קבלה וקליטת תכניות </w:t>
      </w:r>
      <w:r w:rsidRPr="006D2AE3">
        <w:rPr>
          <w:rFonts w:ascii="Times New Roman" w:eastAsia="Times New Roman" w:hAnsi="Times New Roman" w:cs="David" w:hint="cs"/>
          <w:sz w:val="24"/>
          <w:szCs w:val="24"/>
          <w:rtl/>
          <w:lang w:eastAsia="he-IL"/>
        </w:rPr>
        <w:t>ממוחשבות של ה</w:t>
      </w:r>
      <w:r w:rsidRPr="006D2AE3">
        <w:rPr>
          <w:rFonts w:ascii="Times New Roman" w:eastAsia="Times New Roman" w:hAnsi="Times New Roman" w:cs="David"/>
          <w:sz w:val="24"/>
          <w:szCs w:val="24"/>
          <w:rtl/>
          <w:lang w:eastAsia="he-IL"/>
        </w:rPr>
        <w:t xml:space="preserve">אדריכל, </w:t>
      </w:r>
      <w:proofErr w:type="spellStart"/>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קונסטרוקטור</w:t>
      </w:r>
      <w:proofErr w:type="spellEnd"/>
      <w:r w:rsidRPr="006D2AE3">
        <w:rPr>
          <w:rFonts w:ascii="Times New Roman" w:eastAsia="Times New Roman" w:hAnsi="Times New Roman" w:cs="David"/>
          <w:sz w:val="24"/>
          <w:szCs w:val="24"/>
          <w:rtl/>
          <w:lang w:eastAsia="he-IL"/>
        </w:rPr>
        <w:t xml:space="preserve"> ו</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מתכננים האלקטרו-מכאניים</w:t>
      </w:r>
      <w:r w:rsidRPr="006D2AE3">
        <w:rPr>
          <w:rFonts w:ascii="Times New Roman" w:eastAsia="Times New Roman" w:hAnsi="Times New Roman" w:cs="David" w:hint="cs"/>
          <w:sz w:val="24"/>
          <w:szCs w:val="24"/>
          <w:rtl/>
          <w:lang w:eastAsia="he-IL"/>
        </w:rPr>
        <w:t>.</w:t>
      </w:r>
    </w:p>
    <w:p w14:paraId="2D2F0B87"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0DA0414" w14:textId="77777777" w:rsidR="006D2AE3" w:rsidRPr="006D2AE3" w:rsidRDefault="004143FC" w:rsidP="003F3C6F">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עדכון מודל תלת מ</w:t>
      </w:r>
      <w:r w:rsidR="006D2AE3" w:rsidRPr="006D2AE3">
        <w:rPr>
          <w:rFonts w:ascii="Times New Roman" w:eastAsia="Times New Roman" w:hAnsi="Times New Roman" w:cs="David" w:hint="cs"/>
          <w:sz w:val="24"/>
          <w:szCs w:val="24"/>
          <w:rtl/>
          <w:lang w:eastAsia="he-IL"/>
        </w:rPr>
        <w:t xml:space="preserve">מדי לשלב מפורט לביצוע בתוכנית </w:t>
      </w:r>
      <w:r w:rsidR="006D2AE3" w:rsidRPr="006D2AE3">
        <w:rPr>
          <w:rFonts w:ascii="Times New Roman" w:eastAsia="Times New Roman" w:hAnsi="Times New Roman" w:cs="David"/>
          <w:sz w:val="24"/>
          <w:szCs w:val="24"/>
          <w:lang w:eastAsia="he-IL"/>
        </w:rPr>
        <w:t>REVIT</w:t>
      </w:r>
      <w:r w:rsidR="003F3C6F" w:rsidRPr="003F3C6F">
        <w:rPr>
          <w:rFonts w:ascii="Times New Roman" w:eastAsia="Times New Roman" w:hAnsi="Times New Roman" w:cs="David" w:hint="cs"/>
          <w:sz w:val="24"/>
          <w:szCs w:val="24"/>
          <w:rtl/>
          <w:lang w:eastAsia="he-IL"/>
        </w:rPr>
        <w:t xml:space="preserve"> </w:t>
      </w:r>
      <w:r w:rsidR="003F3C6F" w:rsidRPr="008F5534">
        <w:rPr>
          <w:rFonts w:ascii="Times New Roman" w:eastAsia="Times New Roman" w:hAnsi="Times New Roman" w:cs="David" w:hint="cs"/>
          <w:sz w:val="24"/>
          <w:szCs w:val="24"/>
          <w:rtl/>
          <w:lang w:eastAsia="he-IL"/>
        </w:rPr>
        <w:t>מתודולוגיי</w:t>
      </w:r>
      <w:r w:rsidR="003F3C6F" w:rsidRPr="008F5534">
        <w:rPr>
          <w:rFonts w:ascii="Times New Roman" w:eastAsia="Times New Roman" w:hAnsi="Times New Roman" w:cs="David" w:hint="eastAsia"/>
          <w:sz w:val="24"/>
          <w:szCs w:val="24"/>
          <w:rtl/>
          <w:lang w:eastAsia="he-IL"/>
        </w:rPr>
        <w:t>ת</w:t>
      </w:r>
      <w:r w:rsidR="003F3C6F" w:rsidRPr="008F5534">
        <w:rPr>
          <w:rFonts w:ascii="Times New Roman" w:eastAsia="Times New Roman" w:hAnsi="Times New Roman" w:cs="David" w:hint="cs"/>
          <w:sz w:val="24"/>
          <w:szCs w:val="24"/>
          <w:rtl/>
          <w:lang w:eastAsia="he-IL"/>
        </w:rPr>
        <w:t xml:space="preserve"> </w:t>
      </w:r>
      <w:r w:rsidR="003F3C6F" w:rsidRPr="008F5534">
        <w:rPr>
          <w:rFonts w:ascii="Times New Roman" w:eastAsia="Times New Roman" w:hAnsi="Times New Roman" w:cs="David" w:hint="cs"/>
          <w:sz w:val="24"/>
          <w:szCs w:val="24"/>
          <w:lang w:eastAsia="he-IL"/>
        </w:rPr>
        <w:t>BIM</w:t>
      </w:r>
      <w:r w:rsidR="003F3C6F">
        <w:rPr>
          <w:rFonts w:ascii="Times New Roman" w:eastAsia="Times New Roman" w:hAnsi="Times New Roman" w:cs="David" w:hint="cs"/>
          <w:sz w:val="24"/>
          <w:szCs w:val="24"/>
          <w:rtl/>
          <w:lang w:eastAsia="he-IL"/>
        </w:rPr>
        <w:t>,</w:t>
      </w:r>
      <w:r w:rsidR="003F3C6F" w:rsidRPr="008F5534">
        <w:rPr>
          <w:rFonts w:ascii="Times New Roman" w:eastAsia="Times New Roman" w:hAnsi="Times New Roman" w:cs="David" w:hint="cs"/>
          <w:sz w:val="24"/>
          <w:szCs w:val="24"/>
          <w:rtl/>
          <w:lang w:eastAsia="he-IL"/>
        </w:rPr>
        <w:t xml:space="preserve"> בענן – "</w:t>
      </w:r>
      <w:r w:rsidR="003F3C6F" w:rsidRPr="008F5534">
        <w:rPr>
          <w:rFonts w:ascii="Times New Roman" w:eastAsia="Times New Roman" w:hAnsi="Times New Roman" w:cs="David" w:hint="cs"/>
          <w:sz w:val="24"/>
          <w:szCs w:val="24"/>
          <w:lang w:eastAsia="he-IL"/>
        </w:rPr>
        <w:t>BIM360</w:t>
      </w:r>
      <w:r w:rsidR="003F3C6F" w:rsidRPr="008F5534">
        <w:rPr>
          <w:rFonts w:ascii="Times New Roman" w:eastAsia="Times New Roman" w:hAnsi="Times New Roman" w:cs="David" w:hint="cs"/>
          <w:sz w:val="24"/>
          <w:szCs w:val="24"/>
          <w:rtl/>
          <w:lang w:eastAsia="he-IL"/>
        </w:rPr>
        <w:t xml:space="preserve">" </w:t>
      </w:r>
      <w:r w:rsidR="003F3C6F">
        <w:rPr>
          <w:rFonts w:ascii="Times New Roman" w:eastAsia="Times New Roman" w:hAnsi="Times New Roman" w:cs="David" w:hint="cs"/>
          <w:sz w:val="24"/>
          <w:szCs w:val="24"/>
          <w:rtl/>
          <w:lang w:eastAsia="he-IL"/>
        </w:rPr>
        <w:t>השייך למזמין,</w:t>
      </w:r>
      <w:r>
        <w:rPr>
          <w:rFonts w:ascii="Times New Roman" w:eastAsia="Times New Roman" w:hAnsi="Times New Roman" w:cs="David" w:hint="cs"/>
          <w:sz w:val="24"/>
          <w:szCs w:val="24"/>
          <w:rtl/>
          <w:lang w:eastAsia="he-IL"/>
        </w:rPr>
        <w:t xml:space="preserve"> </w:t>
      </w:r>
      <w:r w:rsidR="00415999">
        <w:rPr>
          <w:rFonts w:ascii="Times New Roman" w:eastAsia="Times New Roman" w:hAnsi="Times New Roman" w:cs="David" w:hint="cs"/>
          <w:sz w:val="24"/>
          <w:szCs w:val="24"/>
          <w:rtl/>
          <w:lang w:eastAsia="he-IL"/>
        </w:rPr>
        <w:t>הכולל את ת</w:t>
      </w:r>
      <w:r w:rsidR="006D2AE3" w:rsidRPr="006D2AE3">
        <w:rPr>
          <w:rFonts w:ascii="Times New Roman" w:eastAsia="Times New Roman" w:hAnsi="Times New Roman" w:cs="David" w:hint="cs"/>
          <w:sz w:val="24"/>
          <w:szCs w:val="24"/>
          <w:rtl/>
          <w:lang w:eastAsia="he-IL"/>
        </w:rPr>
        <w:t>כניות האדריכלות, הקונסטרוקציה והמערכות האלקטרו-מכאניות המפורטות לביצוע.</w:t>
      </w:r>
    </w:p>
    <w:p w14:paraId="46DB1210" w14:textId="77777777" w:rsidR="006D2AE3" w:rsidRPr="006D2AE3" w:rsidRDefault="006D2AE3" w:rsidP="006D2AE3">
      <w:pPr>
        <w:widowControl w:val="0"/>
        <w:bidi w:val="0"/>
        <w:spacing w:before="0" w:beforeAutospacing="0" w:after="0" w:afterAutospacing="0" w:line="240" w:lineRule="auto"/>
        <w:ind w:left="720"/>
        <w:rPr>
          <w:rFonts w:ascii="Times New Roman" w:eastAsia="Times New Roman" w:hAnsi="Times New Roman" w:cs="David"/>
          <w:sz w:val="24"/>
          <w:szCs w:val="24"/>
          <w:rtl/>
          <w:lang w:eastAsia="he-IL"/>
        </w:rPr>
      </w:pPr>
    </w:p>
    <w:p w14:paraId="5D50BC64"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הפקת</w:t>
      </w:r>
      <w:r w:rsidRPr="006D2AE3">
        <w:rPr>
          <w:rFonts w:ascii="Times New Roman" w:eastAsia="Times New Roman" w:hAnsi="Times New Roman" w:cs="David"/>
          <w:sz w:val="24"/>
          <w:szCs w:val="24"/>
          <w:rtl/>
          <w:lang w:eastAsia="he-IL"/>
        </w:rPr>
        <w:t xml:space="preserve"> תכניות </w:t>
      </w:r>
      <w:r w:rsidRPr="006D2AE3">
        <w:rPr>
          <w:rFonts w:ascii="Times New Roman" w:eastAsia="Times New Roman" w:hAnsi="Times New Roman" w:cs="David" w:hint="cs"/>
          <w:sz w:val="24"/>
          <w:szCs w:val="24"/>
          <w:rtl/>
          <w:lang w:eastAsia="he-IL"/>
        </w:rPr>
        <w:t>תיאום מערכות</w:t>
      </w:r>
      <w:r w:rsidRPr="006D2AE3">
        <w:rPr>
          <w:rFonts w:ascii="Times New Roman" w:eastAsia="Times New Roman" w:hAnsi="Times New Roman" w:cs="David"/>
          <w:sz w:val="24"/>
          <w:szCs w:val="24"/>
          <w:rtl/>
          <w:lang w:eastAsia="he-IL"/>
        </w:rPr>
        <w:t xml:space="preserve"> ממוחשבות</w:t>
      </w:r>
      <w:r w:rsidRPr="006D2AE3">
        <w:rPr>
          <w:rFonts w:ascii="Times New Roman" w:eastAsia="Times New Roman" w:hAnsi="Times New Roman" w:cs="David" w:hint="cs"/>
          <w:sz w:val="24"/>
          <w:szCs w:val="24"/>
          <w:rtl/>
          <w:lang w:eastAsia="he-IL"/>
        </w:rPr>
        <w:t xml:space="preserve"> הנ</w:t>
      </w:r>
      <w:r w:rsidR="004143FC">
        <w:rPr>
          <w:rFonts w:ascii="Times New Roman" w:eastAsia="Times New Roman" w:hAnsi="Times New Roman" w:cs="David" w:hint="cs"/>
          <w:sz w:val="24"/>
          <w:szCs w:val="24"/>
          <w:rtl/>
          <w:lang w:eastAsia="he-IL"/>
        </w:rPr>
        <w:t>גזרות מתוך המודל התלת מ</w:t>
      </w:r>
      <w:r w:rsidRPr="006D2AE3">
        <w:rPr>
          <w:rFonts w:ascii="Times New Roman" w:eastAsia="Times New Roman" w:hAnsi="Times New Roman" w:cs="David" w:hint="cs"/>
          <w:sz w:val="24"/>
          <w:szCs w:val="24"/>
          <w:rtl/>
          <w:lang w:eastAsia="he-IL"/>
        </w:rPr>
        <w:t>מדי</w:t>
      </w:r>
      <w:r w:rsidRPr="006D2AE3">
        <w:rPr>
          <w:rFonts w:ascii="Times New Roman" w:eastAsia="Times New Roman" w:hAnsi="Times New Roman" w:cs="David"/>
          <w:sz w:val="24"/>
          <w:szCs w:val="24"/>
          <w:rtl/>
          <w:lang w:eastAsia="he-IL"/>
        </w:rPr>
        <w:t xml:space="preserve"> והצעת פתרונות טכניים של שילוב מערכות בצמתים בעייתיים, תוך התחשבות במגבלות אדריכליות וקונסטרוקטיביות</w:t>
      </w:r>
      <w:r w:rsidRPr="006D2AE3">
        <w:rPr>
          <w:rFonts w:ascii="Times New Roman" w:eastAsia="Times New Roman" w:hAnsi="Times New Roman" w:cs="David" w:hint="cs"/>
          <w:sz w:val="24"/>
          <w:szCs w:val="24"/>
          <w:rtl/>
          <w:lang w:eastAsia="he-IL"/>
        </w:rPr>
        <w:t>.</w:t>
      </w:r>
    </w:p>
    <w:p w14:paraId="7D581FB1"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8C4C190"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הכנת חתכים </w:t>
      </w:r>
      <w:r w:rsidRPr="006D2AE3">
        <w:rPr>
          <w:rFonts w:ascii="Times New Roman" w:eastAsia="Times New Roman" w:hAnsi="Times New Roman" w:cs="David" w:hint="cs"/>
          <w:sz w:val="24"/>
          <w:szCs w:val="24"/>
          <w:rtl/>
          <w:lang w:eastAsia="he-IL"/>
        </w:rPr>
        <w:t>וורטיקליי</w:t>
      </w:r>
      <w:r w:rsidRPr="006D2AE3">
        <w:rPr>
          <w:rFonts w:ascii="Times New Roman" w:eastAsia="Times New Roman" w:hAnsi="Times New Roman" w:cs="David" w:hint="eastAsia"/>
          <w:sz w:val="24"/>
          <w:szCs w:val="24"/>
          <w:rtl/>
          <w:lang w:eastAsia="he-IL"/>
        </w:rPr>
        <w:t>ם</w:t>
      </w:r>
      <w:r w:rsidRPr="006D2AE3">
        <w:rPr>
          <w:rFonts w:ascii="Times New Roman" w:eastAsia="Times New Roman" w:hAnsi="Times New Roman" w:cs="David"/>
          <w:sz w:val="24"/>
          <w:szCs w:val="24"/>
          <w:rtl/>
          <w:lang w:eastAsia="he-IL"/>
        </w:rPr>
        <w:t xml:space="preserve"> למעבר מערכות במקומות בעייתיים וטיפוסיים</w:t>
      </w:r>
      <w:r w:rsidRPr="006D2AE3">
        <w:rPr>
          <w:rFonts w:ascii="Times New Roman" w:eastAsia="Times New Roman" w:hAnsi="Times New Roman" w:cs="David" w:hint="cs"/>
          <w:sz w:val="24"/>
          <w:szCs w:val="24"/>
          <w:rtl/>
          <w:lang w:eastAsia="he-IL"/>
        </w:rPr>
        <w:t>.</w:t>
      </w:r>
    </w:p>
    <w:p w14:paraId="6F427951"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lang w:eastAsia="he-IL"/>
        </w:rPr>
      </w:pPr>
    </w:p>
    <w:p w14:paraId="6435079E"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בדיקת תכניות המתכננים מהיבט אחזקה</w:t>
      </w:r>
      <w:r w:rsidRPr="006D2AE3">
        <w:rPr>
          <w:rFonts w:ascii="Times New Roman" w:eastAsia="Times New Roman" w:hAnsi="Times New Roman" w:cs="David" w:hint="cs"/>
          <w:sz w:val="24"/>
          <w:szCs w:val="24"/>
          <w:rtl/>
          <w:lang w:eastAsia="he-IL"/>
        </w:rPr>
        <w:t xml:space="preserve"> ונגישות לאחזקה</w:t>
      </w:r>
      <w:r w:rsidRPr="006D2AE3">
        <w:rPr>
          <w:rFonts w:ascii="Times New Roman" w:eastAsia="Times New Roman" w:hAnsi="Times New Roman" w:cs="David"/>
          <w:sz w:val="24"/>
          <w:szCs w:val="24"/>
          <w:rtl/>
          <w:lang w:eastAsia="he-IL"/>
        </w:rPr>
        <w:t xml:space="preserve"> והצגת דרישות לביצוע שינויים בהתאם</w:t>
      </w:r>
      <w:r w:rsidRPr="006D2AE3">
        <w:rPr>
          <w:rFonts w:ascii="Times New Roman" w:eastAsia="Times New Roman" w:hAnsi="Times New Roman" w:cs="David" w:hint="cs"/>
          <w:sz w:val="24"/>
          <w:szCs w:val="24"/>
          <w:rtl/>
          <w:lang w:eastAsia="he-IL"/>
        </w:rPr>
        <w:t>.</w:t>
      </w:r>
    </w:p>
    <w:p w14:paraId="61722784" w14:textId="77777777" w:rsidR="006D2AE3" w:rsidRPr="006D2AE3" w:rsidRDefault="006D2AE3" w:rsidP="006D2AE3">
      <w:pPr>
        <w:widowControl w:val="0"/>
        <w:bidi w:val="0"/>
        <w:spacing w:before="0" w:beforeAutospacing="0" w:after="0" w:afterAutospacing="0" w:line="240" w:lineRule="auto"/>
        <w:ind w:left="720"/>
        <w:rPr>
          <w:rFonts w:ascii="Times New Roman" w:eastAsia="Times New Roman" w:hAnsi="Times New Roman" w:cs="David"/>
          <w:sz w:val="24"/>
          <w:szCs w:val="24"/>
          <w:rtl/>
          <w:lang w:eastAsia="he-IL"/>
        </w:rPr>
      </w:pPr>
    </w:p>
    <w:p w14:paraId="7362DB1A"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32"/>
          <w:szCs w:val="32"/>
          <w:u w:val="single"/>
          <w:rtl/>
          <w:lang w:eastAsia="he-IL"/>
        </w:rPr>
      </w:pPr>
      <w:r w:rsidRPr="006D2AE3">
        <w:rPr>
          <w:rFonts w:ascii="Times New Roman" w:eastAsia="Times New Roman" w:hAnsi="Times New Roman" w:cs="David" w:hint="cs"/>
          <w:sz w:val="24"/>
          <w:szCs w:val="24"/>
          <w:rtl/>
          <w:lang w:eastAsia="he-IL"/>
        </w:rPr>
        <w:t xml:space="preserve">ייעוץ לאדריכל וליועצים האחרים בקשר לפירים, להכנות הבינוי, לתשתיות </w:t>
      </w:r>
      <w:proofErr w:type="spellStart"/>
      <w:r w:rsidRPr="006D2AE3">
        <w:rPr>
          <w:rFonts w:ascii="Times New Roman" w:eastAsia="Times New Roman" w:hAnsi="Times New Roman" w:cs="David" w:hint="cs"/>
          <w:sz w:val="24"/>
          <w:szCs w:val="24"/>
          <w:rtl/>
          <w:lang w:eastAsia="he-IL"/>
        </w:rPr>
        <w:t>וכיוב</w:t>
      </w:r>
      <w:proofErr w:type="spellEnd"/>
      <w:r w:rsidRPr="006D2AE3">
        <w:rPr>
          <w:rFonts w:ascii="Times New Roman" w:eastAsia="Times New Roman" w:hAnsi="Times New Roman" w:cs="David" w:hint="cs"/>
          <w:sz w:val="24"/>
          <w:szCs w:val="24"/>
          <w:rtl/>
          <w:lang w:eastAsia="he-IL"/>
        </w:rPr>
        <w:t>'.</w:t>
      </w:r>
    </w:p>
    <w:p w14:paraId="327C60B8"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68973873"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הפצת חומר לכל יועץ בנפרד וטיפול עד למציאת פתרונות סופיים ומאושרים</w:t>
      </w:r>
      <w:r w:rsidRPr="006D2AE3">
        <w:rPr>
          <w:rFonts w:ascii="Times New Roman" w:eastAsia="Times New Roman" w:hAnsi="Times New Roman" w:cs="David" w:hint="cs"/>
          <w:sz w:val="24"/>
          <w:szCs w:val="24"/>
          <w:rtl/>
          <w:lang w:eastAsia="he-IL"/>
        </w:rPr>
        <w:t xml:space="preserve"> לביצוע.</w:t>
      </w:r>
    </w:p>
    <w:p w14:paraId="0C5D8A2B"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7B8A46CB"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קורת כל התכניות והמפרטים של האדריכל והיועצים השונים כדי לוודא שהתכנון תואם את דרישות תיאום המערכות. בדיקת תכניות כל המתכננים והיועצים האחרים בפרויקט לבחינה ואישור בכל התחומים. באחריות היועץ לקיים ישיבות ייעודיות להסבר התכנון ומתן חוות דעתו בכל תחומי התכנון בפרויקט הנוגעים לתיאום תשתיות ומערכות. באחריות היועץ להעביר התייחסות בכתב ו/או על גבי התכניות של כל אחד מן היועצים ו/או המתכננים.</w:t>
      </w:r>
    </w:p>
    <w:p w14:paraId="02CADC46"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3B712D17"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בדיקת</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 xml:space="preserve">שינויים בתוכניות ככל שיתחייב להתאמת הפרויקט למסגרת </w:t>
      </w:r>
      <w:r w:rsidRPr="006D2AE3">
        <w:rPr>
          <w:rFonts w:ascii="Times New Roman" w:eastAsia="Times New Roman" w:hAnsi="Times New Roman" w:cs="David"/>
          <w:sz w:val="24"/>
          <w:szCs w:val="24"/>
          <w:rtl/>
          <w:lang w:eastAsia="he-IL"/>
        </w:rPr>
        <w:lastRenderedPageBreak/>
        <w:t>התקציבית כפי שיקבע ע"י המזמין.</w:t>
      </w:r>
    </w:p>
    <w:p w14:paraId="7FDBA604"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287CF66B"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אישור תכניות </w:t>
      </w:r>
      <w:r w:rsidRPr="006D2AE3">
        <w:rPr>
          <w:rFonts w:ascii="Times New Roman" w:eastAsia="Times New Roman" w:hAnsi="Times New Roman" w:cs="David" w:hint="cs"/>
          <w:sz w:val="24"/>
          <w:szCs w:val="24"/>
          <w:rtl/>
          <w:lang w:eastAsia="he-IL"/>
        </w:rPr>
        <w:t>מפורטות</w:t>
      </w:r>
      <w:r w:rsidRPr="006D2AE3">
        <w:rPr>
          <w:rFonts w:ascii="Times New Roman" w:eastAsia="Times New Roman" w:hAnsi="Times New Roman" w:cs="David"/>
          <w:sz w:val="24"/>
          <w:szCs w:val="24"/>
          <w:rtl/>
          <w:lang w:eastAsia="he-IL"/>
        </w:rPr>
        <w:t xml:space="preserve"> לביצוע</w:t>
      </w:r>
      <w:r w:rsidRPr="006D2AE3">
        <w:rPr>
          <w:rFonts w:ascii="Times New Roman" w:eastAsia="Times New Roman" w:hAnsi="Times New Roman" w:cs="David" w:hint="cs"/>
          <w:sz w:val="24"/>
          <w:szCs w:val="24"/>
          <w:rtl/>
          <w:lang w:eastAsia="he-IL"/>
        </w:rPr>
        <w:t>.</w:t>
      </w:r>
    </w:p>
    <w:p w14:paraId="5D063039"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5174F43D"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הפקה והפצת תכניות וחתכים צבעוניים לביצוע באתר</w:t>
      </w:r>
      <w:r w:rsidRPr="006D2AE3">
        <w:rPr>
          <w:rFonts w:ascii="Times New Roman" w:eastAsia="Times New Roman" w:hAnsi="Times New Roman" w:cs="David" w:hint="cs"/>
          <w:sz w:val="24"/>
          <w:szCs w:val="24"/>
          <w:rtl/>
          <w:lang w:eastAsia="he-IL"/>
        </w:rPr>
        <w:t>.</w:t>
      </w:r>
    </w:p>
    <w:p w14:paraId="0ECAB9D4"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247C28D"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מתן חוות דעת טכנית וי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עוץ בכל הקשור בהכנת המכרזים ופרסומם.</w:t>
      </w:r>
    </w:p>
    <w:p w14:paraId="65FF481A"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D7E0615" w14:textId="77777777" w:rsidR="006D2AE3" w:rsidRPr="00415999" w:rsidRDefault="006D2AE3" w:rsidP="00415999">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מתן חוות דעת טכנית, בכל הקשור להצעות הקבלנים.</w:t>
      </w:r>
    </w:p>
    <w:p w14:paraId="36BC180A" w14:textId="77777777" w:rsidR="006D2AE3" w:rsidRPr="006D2AE3" w:rsidRDefault="006D2AE3" w:rsidP="006D2AE3">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68F30B40" w14:textId="77777777" w:rsidR="006D2AE3" w:rsidRPr="006D2AE3" w:rsidRDefault="006D2AE3" w:rsidP="006D2AE3">
      <w:pPr>
        <w:widowControl w:val="0"/>
        <w:spacing w:before="0" w:beforeAutospacing="0" w:after="120" w:afterAutospacing="0" w:line="240" w:lineRule="auto"/>
        <w:ind w:left="1440"/>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מובהר בזאת שה</w:t>
      </w:r>
      <w:r w:rsidRPr="006D2AE3">
        <w:rPr>
          <w:rFonts w:ascii="Times New Roman" w:eastAsia="Times New Roman" w:hAnsi="Times New Roman" w:cs="David" w:hint="cs"/>
          <w:sz w:val="24"/>
          <w:szCs w:val="24"/>
          <w:rtl/>
          <w:lang w:eastAsia="he-IL"/>
        </w:rPr>
        <w:t>יועץ</w:t>
      </w:r>
      <w:r w:rsidRPr="006D2AE3">
        <w:rPr>
          <w:rFonts w:ascii="Times New Roman" w:eastAsia="Times New Roman" w:hAnsi="Times New Roman" w:cs="David"/>
          <w:sz w:val="24"/>
          <w:szCs w:val="24"/>
          <w:rtl/>
          <w:lang w:eastAsia="he-IL"/>
        </w:rPr>
        <w:t xml:space="preserve"> יכין, באם 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דרש מסמכים למכרזים, עוד לפני השלמת המסמכים המפורטים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w:t>
      </w:r>
    </w:p>
    <w:p w14:paraId="4F038B5D"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60644F4" w14:textId="77777777" w:rsidR="006D2AE3" w:rsidRPr="006D2AE3" w:rsidRDefault="006D2AE3" w:rsidP="006D2AE3">
      <w:pPr>
        <w:widowControl w:val="0"/>
        <w:spacing w:before="0" w:beforeAutospacing="0" w:after="0" w:afterAutospacing="0" w:line="240" w:lineRule="auto"/>
        <w:ind w:left="1440" w:hanging="720"/>
        <w:jc w:val="both"/>
        <w:rPr>
          <w:rFonts w:ascii="Times New Roman" w:eastAsia="Times New Roman" w:hAnsi="Times New Roman" w:cs="David"/>
          <w:b/>
          <w:bCs/>
          <w:sz w:val="24"/>
          <w:szCs w:val="24"/>
          <w:u w:val="single"/>
          <w:rtl/>
          <w:lang w:eastAsia="he-IL"/>
        </w:rPr>
      </w:pPr>
      <w:r w:rsidRPr="006D2AE3">
        <w:rPr>
          <w:rFonts w:ascii="Times New Roman" w:eastAsia="Times New Roman" w:hAnsi="Times New Roman" w:cs="David"/>
          <w:sz w:val="24"/>
          <w:szCs w:val="24"/>
          <w:rtl/>
          <w:lang w:eastAsia="he-IL"/>
        </w:rPr>
        <w:t>3.4</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u w:val="single"/>
          <w:rtl/>
          <w:lang w:eastAsia="he-IL"/>
        </w:rPr>
        <w:t>פיקוח עליון</w:t>
      </w:r>
      <w:r w:rsidRPr="006D2AE3">
        <w:rPr>
          <w:rFonts w:ascii="Times New Roman" w:eastAsia="Times New Roman" w:hAnsi="Times New Roman" w:cs="David"/>
          <w:sz w:val="24"/>
          <w:szCs w:val="24"/>
          <w:rtl/>
          <w:lang w:eastAsia="he-IL"/>
        </w:rPr>
        <w:t>:</w:t>
      </w:r>
    </w:p>
    <w:p w14:paraId="49901A22" w14:textId="77777777" w:rsidR="006D2AE3" w:rsidRPr="006D2AE3" w:rsidRDefault="006D2AE3" w:rsidP="006D2AE3">
      <w:pPr>
        <w:widowControl w:val="0"/>
        <w:spacing w:before="0" w:beforeAutospacing="0" w:after="0" w:afterAutospacing="0" w:line="240" w:lineRule="auto"/>
        <w:ind w:left="720" w:hanging="720"/>
        <w:jc w:val="both"/>
        <w:rPr>
          <w:rFonts w:ascii="Times New Roman" w:eastAsia="Times New Roman" w:hAnsi="Times New Roman" w:cs="David"/>
          <w:b/>
          <w:bCs/>
          <w:sz w:val="24"/>
          <w:szCs w:val="24"/>
          <w:u w:val="single"/>
          <w:rtl/>
          <w:lang w:eastAsia="he-IL"/>
        </w:rPr>
      </w:pPr>
    </w:p>
    <w:p w14:paraId="38476DDB" w14:textId="77777777" w:rsidR="006D2AE3" w:rsidRPr="006D2AE3" w:rsidRDefault="006D2AE3" w:rsidP="006D2AE3">
      <w:pPr>
        <w:widowControl w:val="0"/>
        <w:spacing w:before="0" w:beforeAutospacing="0" w:after="0" w:afterAutospacing="0" w:line="240" w:lineRule="auto"/>
        <w:ind w:left="2096"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א.</w:t>
      </w:r>
      <w:r w:rsidRPr="006D2AE3">
        <w:rPr>
          <w:rFonts w:ascii="Times New Roman" w:eastAsia="Times New Roman" w:hAnsi="Times New Roman" w:cs="David"/>
          <w:sz w:val="24"/>
          <w:szCs w:val="24"/>
          <w:rtl/>
          <w:lang w:eastAsia="he-IL"/>
        </w:rPr>
        <w:tab/>
        <w:t>הפ</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קוח העליון של ה</w:t>
      </w:r>
      <w:r w:rsidRPr="006D2AE3">
        <w:rPr>
          <w:rFonts w:ascii="Times New Roman" w:eastAsia="Times New Roman" w:hAnsi="Times New Roman" w:cs="David" w:hint="cs"/>
          <w:sz w:val="24"/>
          <w:szCs w:val="24"/>
          <w:rtl/>
          <w:lang w:eastAsia="he-IL"/>
        </w:rPr>
        <w:t>יועץ</w:t>
      </w:r>
      <w:r w:rsidRPr="006D2AE3">
        <w:rPr>
          <w:rFonts w:ascii="Times New Roman" w:eastAsia="Times New Roman" w:hAnsi="Times New Roman" w:cs="David"/>
          <w:sz w:val="24"/>
          <w:szCs w:val="24"/>
          <w:rtl/>
          <w:lang w:eastAsia="he-IL"/>
        </w:rPr>
        <w:t xml:space="preserve"> על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העבודות יכלול:</w:t>
      </w:r>
    </w:p>
    <w:p w14:paraId="274E4CCB" w14:textId="77777777" w:rsidR="006D2AE3" w:rsidRPr="006D2AE3" w:rsidRDefault="006D2AE3" w:rsidP="006D2AE3">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01E4C03F"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יעוץ והמלצה </w:t>
      </w:r>
      <w:r w:rsidRPr="006D2AE3">
        <w:rPr>
          <w:rFonts w:ascii="Times New Roman" w:eastAsia="Times New Roman" w:hAnsi="Times New Roman" w:cs="David" w:hint="cs"/>
          <w:sz w:val="24"/>
          <w:szCs w:val="24"/>
          <w:rtl/>
          <w:lang w:eastAsia="he-IL"/>
        </w:rPr>
        <w:t xml:space="preserve">למנהל </w:t>
      </w:r>
      <w:r w:rsidRPr="006D2AE3">
        <w:rPr>
          <w:rFonts w:ascii="Times New Roman" w:eastAsia="Times New Roman" w:hAnsi="Times New Roman" w:cs="David"/>
          <w:sz w:val="24"/>
          <w:szCs w:val="24"/>
          <w:rtl/>
          <w:lang w:eastAsia="he-IL"/>
        </w:rPr>
        <w:t xml:space="preserve">לגבי </w:t>
      </w:r>
      <w:r w:rsidRPr="006D2AE3">
        <w:rPr>
          <w:rFonts w:ascii="Times New Roman" w:eastAsia="Times New Roman" w:hAnsi="Times New Roman" w:cs="David" w:hint="cs"/>
          <w:sz w:val="24"/>
          <w:szCs w:val="24"/>
          <w:rtl/>
          <w:lang w:eastAsia="he-IL"/>
        </w:rPr>
        <w:t>פתרונות לפתרון תיאום מערכות באזורים שהקבלן מתריע עליהם כבעייתיי</w:t>
      </w:r>
      <w:r w:rsidRPr="006D2AE3">
        <w:rPr>
          <w:rFonts w:ascii="Times New Roman" w:eastAsia="Times New Roman" w:hAnsi="Times New Roman" w:cs="David" w:hint="eastAsia"/>
          <w:sz w:val="24"/>
          <w:szCs w:val="24"/>
          <w:rtl/>
          <w:lang w:eastAsia="he-IL"/>
        </w:rPr>
        <w:t>ם</w:t>
      </w:r>
      <w:r w:rsidRPr="006D2AE3">
        <w:rPr>
          <w:rFonts w:ascii="Times New Roman" w:eastAsia="Times New Roman" w:hAnsi="Times New Roman" w:cs="David"/>
          <w:sz w:val="24"/>
          <w:szCs w:val="24"/>
          <w:rtl/>
          <w:lang w:eastAsia="he-IL"/>
        </w:rPr>
        <w:t>.</w:t>
      </w:r>
    </w:p>
    <w:p w14:paraId="3FAFE2B7"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5999584E"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עדכון </w:t>
      </w:r>
      <w:r w:rsidRPr="006D2AE3">
        <w:rPr>
          <w:rFonts w:ascii="Times New Roman" w:eastAsia="Times New Roman" w:hAnsi="Times New Roman" w:cs="David" w:hint="cs"/>
          <w:sz w:val="24"/>
          <w:szCs w:val="24"/>
          <w:rtl/>
          <w:lang w:eastAsia="he-IL"/>
        </w:rPr>
        <w:t>מודל</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 xml:space="preserve">תיאום המערכות, החתכים </w:t>
      </w:r>
      <w:r w:rsidRPr="006D2AE3">
        <w:rPr>
          <w:rFonts w:ascii="Times New Roman" w:eastAsia="Times New Roman" w:hAnsi="Times New Roman" w:cs="David"/>
          <w:sz w:val="24"/>
          <w:szCs w:val="24"/>
          <w:rtl/>
          <w:lang w:eastAsia="he-IL"/>
        </w:rPr>
        <w:t>והפרטים בהתאם לשינויים שיתחייבו מבעיות שיופיעו במהלך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העבודות </w:t>
      </w:r>
      <w:r w:rsidRPr="006D2AE3">
        <w:rPr>
          <w:rFonts w:ascii="Times New Roman" w:eastAsia="Times New Roman" w:hAnsi="Times New Roman" w:cs="David" w:hint="cs"/>
          <w:sz w:val="24"/>
          <w:szCs w:val="24"/>
          <w:rtl/>
          <w:lang w:eastAsia="he-IL"/>
        </w:rPr>
        <w:t>ע"י</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הקבלן, אשר אושרו מראש ע"י המזמין והמנהל.</w:t>
      </w:r>
      <w:r w:rsidRPr="006D2AE3">
        <w:rPr>
          <w:rFonts w:ascii="Times New Roman" w:eastAsia="Times New Roman" w:hAnsi="Times New Roman" w:cs="David"/>
          <w:sz w:val="24"/>
          <w:szCs w:val="24"/>
          <w:rtl/>
          <w:lang w:eastAsia="he-IL"/>
        </w:rPr>
        <w:t xml:space="preserve"> כל עדכון יבוצע בתאום עם המנהל בכתב.</w:t>
      </w:r>
    </w:p>
    <w:p w14:paraId="6ADD804D"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4E8FED41"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השתתפות בקבלת העבודות ואישור גמר ביצוע העבודות, בתאום עם היועצים. העברת רשימות ליקויים לתיקון.</w:t>
      </w:r>
    </w:p>
    <w:p w14:paraId="028DA405"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0ED9F949"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ייעוץ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5B3D121A"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50EC6335"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מתן 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עוץ לפתרונות במקרים של כשלים בבצוע העבודות לעומת התכנון.</w:t>
      </w:r>
    </w:p>
    <w:p w14:paraId="17A6DA73"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77171A5B"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סיוע למזמין במתן מענה לפניות אליו בקשר לתכנון ובצוע העבודות. </w:t>
      </w:r>
    </w:p>
    <w:p w14:paraId="4C5B182F"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5DBB981E"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השתתפות עם המזמין בהגנה בפני תביעות בקשר עם תכנון ובצוע העבודות</w:t>
      </w:r>
      <w:r w:rsidRPr="006D2AE3">
        <w:rPr>
          <w:rFonts w:ascii="Times New Roman" w:eastAsia="Times New Roman" w:hAnsi="Times New Roman" w:cs="David" w:hint="cs"/>
          <w:sz w:val="24"/>
          <w:szCs w:val="24"/>
          <w:rtl/>
          <w:lang w:eastAsia="he-IL"/>
        </w:rPr>
        <w:t xml:space="preserve"> ומתן חוות דעת מקצועית במסגרת תביעות משפטיות שיוגשו, אם יוגשו, נגד המזמין בקשר לפרויקט ולאתר</w:t>
      </w:r>
      <w:r w:rsidRPr="006D2AE3">
        <w:rPr>
          <w:rFonts w:ascii="Times New Roman" w:eastAsia="Times New Roman" w:hAnsi="Times New Roman" w:cs="David"/>
          <w:sz w:val="24"/>
          <w:szCs w:val="24"/>
          <w:rtl/>
          <w:lang w:eastAsia="he-IL"/>
        </w:rPr>
        <w:t>.</w:t>
      </w:r>
    </w:p>
    <w:p w14:paraId="00C796F6"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03F7099A"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יתר הדרוש לפיקוח עליון, ולביקורת על הבניה.</w:t>
      </w:r>
    </w:p>
    <w:p w14:paraId="37380F32"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7CABC39D"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עיבוד תכניות הפרויקט כפי שבוצעו למעשה (</w:t>
      </w:r>
      <w:r w:rsidRPr="006D2AE3">
        <w:rPr>
          <w:rFonts w:ascii="Times New Roman" w:eastAsia="Times New Roman" w:hAnsi="Times New Roman" w:cs="David"/>
          <w:sz w:val="24"/>
          <w:szCs w:val="24"/>
          <w:lang w:eastAsia="he-IL"/>
        </w:rPr>
        <w:t>AS-MADE</w:t>
      </w:r>
      <w:r w:rsidRPr="006D2AE3">
        <w:rPr>
          <w:rFonts w:ascii="Times New Roman" w:eastAsia="Times New Roman" w:hAnsi="Times New Roman" w:cs="David"/>
          <w:sz w:val="24"/>
          <w:szCs w:val="24"/>
          <w:rtl/>
          <w:lang w:eastAsia="he-IL"/>
        </w:rPr>
        <w:t xml:space="preserve">) על בסיס תכניות </w:t>
      </w:r>
      <w:r w:rsidRPr="006D2AE3">
        <w:rPr>
          <w:rFonts w:ascii="Times New Roman" w:eastAsia="Times New Roman" w:hAnsi="Times New Roman" w:cs="David"/>
          <w:sz w:val="24"/>
          <w:szCs w:val="24"/>
          <w:lang w:eastAsia="he-IL"/>
        </w:rPr>
        <w:t>AS-MADE</w:t>
      </w:r>
      <w:r w:rsidRPr="006D2AE3">
        <w:rPr>
          <w:rFonts w:ascii="Times New Roman" w:eastAsia="Times New Roman" w:hAnsi="Times New Roman" w:cs="David"/>
          <w:sz w:val="24"/>
          <w:szCs w:val="24"/>
          <w:rtl/>
          <w:lang w:eastAsia="he-IL"/>
        </w:rPr>
        <w:t xml:space="preserve"> שימסור הקבלן תוך ציון כל השינויים שחלו בזמן הביצוע, ומסירתם למזמין ע"ג דיסקט.</w:t>
      </w:r>
    </w:p>
    <w:p w14:paraId="647C65CE" w14:textId="77777777" w:rsidR="006D2AE3" w:rsidRPr="006D2AE3" w:rsidRDefault="006D2AE3" w:rsidP="006D2AE3">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35A6EC6" w14:textId="77777777" w:rsidR="006D2AE3" w:rsidRPr="006D2AE3" w:rsidRDefault="006D2AE3" w:rsidP="006D2AE3">
      <w:pPr>
        <w:widowControl w:val="0"/>
        <w:spacing w:before="0" w:beforeAutospacing="0" w:after="0" w:afterAutospacing="0" w:line="276" w:lineRule="auto"/>
        <w:ind w:left="2160"/>
        <w:jc w:val="both"/>
        <w:rPr>
          <w:rFonts w:ascii="Times New Roman" w:eastAsia="Times New Roman" w:hAnsi="Times New Roman" w:cs="David"/>
          <w:sz w:val="24"/>
          <w:szCs w:val="24"/>
          <w:rtl/>
          <w:lang w:eastAsia="he-IL"/>
        </w:rPr>
      </w:pPr>
    </w:p>
    <w:p w14:paraId="0F585ABB" w14:textId="77777777" w:rsidR="006D2AE3" w:rsidRPr="006D2AE3" w:rsidRDefault="006D2AE3" w:rsidP="006D2AE3">
      <w:pPr>
        <w:widowControl w:val="0"/>
        <w:numPr>
          <w:ilvl w:val="0"/>
          <w:numId w:val="8"/>
        </w:numPr>
        <w:tabs>
          <w:tab w:val="num" w:pos="2522"/>
        </w:tabs>
        <w:spacing w:before="0" w:beforeAutospacing="0" w:after="0" w:afterAutospacing="0" w:line="276" w:lineRule="auto"/>
        <w:ind w:left="2522" w:hanging="362"/>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 xml:space="preserve">השתתפות </w:t>
      </w:r>
      <w:r w:rsidRPr="006D2AE3">
        <w:rPr>
          <w:rFonts w:ascii="Times New Roman" w:eastAsia="Times New Roman" w:hAnsi="Times New Roman" w:cs="David"/>
          <w:sz w:val="24"/>
          <w:szCs w:val="24"/>
          <w:rtl/>
          <w:lang w:eastAsia="he-IL"/>
        </w:rPr>
        <w:t>בישיבות ת</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אום תקופ</w:t>
      </w:r>
      <w:r w:rsidRPr="006D2AE3">
        <w:rPr>
          <w:rFonts w:ascii="Times New Roman" w:eastAsia="Times New Roman" w:hAnsi="Times New Roman" w:cs="David" w:hint="cs"/>
          <w:sz w:val="24"/>
          <w:szCs w:val="24"/>
          <w:rtl/>
          <w:lang w:eastAsia="he-IL"/>
        </w:rPr>
        <w:t>ת</w:t>
      </w:r>
      <w:r w:rsidRPr="006D2AE3">
        <w:rPr>
          <w:rFonts w:ascii="Times New Roman" w:eastAsia="Times New Roman" w:hAnsi="Times New Roman" w:cs="David"/>
          <w:sz w:val="24"/>
          <w:szCs w:val="24"/>
          <w:rtl/>
          <w:lang w:eastAsia="he-IL"/>
        </w:rPr>
        <w:t xml:space="preserve">יות. </w:t>
      </w:r>
    </w:p>
    <w:p w14:paraId="4B9D5F45" w14:textId="77777777" w:rsidR="006D2AE3" w:rsidRPr="006D2AE3" w:rsidRDefault="006D2AE3" w:rsidP="006D2AE3">
      <w:pPr>
        <w:widowControl w:val="0"/>
        <w:spacing w:before="0" w:beforeAutospacing="0" w:after="0" w:afterAutospacing="0" w:line="276" w:lineRule="auto"/>
        <w:ind w:left="2522"/>
        <w:jc w:val="both"/>
        <w:rPr>
          <w:rFonts w:ascii="Times New Roman" w:eastAsia="Times New Roman" w:hAnsi="Times New Roman" w:cs="David"/>
          <w:sz w:val="24"/>
          <w:szCs w:val="24"/>
          <w:rtl/>
          <w:lang w:eastAsia="he-IL"/>
        </w:rPr>
      </w:pPr>
    </w:p>
    <w:p w14:paraId="6F5CC1C4" w14:textId="77777777" w:rsidR="00C3509C" w:rsidRPr="006D2AE3" w:rsidRDefault="003F3C6F" w:rsidP="003F3C6F">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ב. </w:t>
      </w:r>
      <w:r w:rsidR="006D2AE3" w:rsidRPr="006D2AE3">
        <w:rPr>
          <w:rFonts w:ascii="Times New Roman" w:eastAsia="Times New Roman" w:hAnsi="Times New Roman" w:cs="David"/>
          <w:sz w:val="24"/>
          <w:szCs w:val="24"/>
          <w:rtl/>
          <w:lang w:eastAsia="he-IL"/>
        </w:rPr>
        <w:tab/>
        <w:t xml:space="preserve">אין </w:t>
      </w:r>
      <w:r w:rsidR="009F6985">
        <w:rPr>
          <w:rFonts w:ascii="Times New Roman" w:eastAsia="Times New Roman" w:hAnsi="Times New Roman" w:cs="David"/>
          <w:sz w:val="24"/>
          <w:szCs w:val="24"/>
          <w:rtl/>
          <w:lang w:eastAsia="he-IL"/>
        </w:rPr>
        <w:t>היועץ</w:t>
      </w:r>
      <w:r w:rsidR="006D2AE3" w:rsidRPr="006D2AE3">
        <w:rPr>
          <w:rFonts w:ascii="Times New Roman" w:eastAsia="Times New Roman" w:hAnsi="Times New Roman" w:cs="David"/>
          <w:sz w:val="24"/>
          <w:szCs w:val="24"/>
          <w:rtl/>
          <w:lang w:eastAsia="he-IL"/>
        </w:rPr>
        <w:t xml:space="preserve"> רשאי לתת הוראות במישרין לקבלנים או לנהל משא ומתן עם הקבלנים ביחס למחירים או לדרכי ביצוע אלא באמצעות נציג המזמין.</w:t>
      </w:r>
    </w:p>
    <w:p w14:paraId="54826507" w14:textId="77777777" w:rsidR="006D2AE3" w:rsidRDefault="003F3C6F" w:rsidP="003F3C6F">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ג. </w:t>
      </w:r>
      <w:r w:rsidR="006D2AE3" w:rsidRPr="006D2AE3">
        <w:rPr>
          <w:rFonts w:ascii="Times New Roman" w:eastAsia="Times New Roman" w:hAnsi="Times New Roman" w:cs="David"/>
          <w:sz w:val="24"/>
          <w:szCs w:val="24"/>
          <w:rtl/>
          <w:lang w:eastAsia="he-IL"/>
        </w:rPr>
        <w:tab/>
        <w:t>י</w:t>
      </w:r>
      <w:r w:rsidR="006D2AE3" w:rsidRPr="006D2AE3">
        <w:rPr>
          <w:rFonts w:ascii="Times New Roman" w:eastAsia="Times New Roman" w:hAnsi="Times New Roman" w:cs="David" w:hint="cs"/>
          <w:sz w:val="24"/>
          <w:szCs w:val="24"/>
          <w:rtl/>
          <w:lang w:eastAsia="he-IL"/>
        </w:rPr>
        <w:t>י</w:t>
      </w:r>
      <w:r w:rsidR="006D2AE3" w:rsidRPr="006D2AE3">
        <w:rPr>
          <w:rFonts w:ascii="Times New Roman" w:eastAsia="Times New Roman" w:hAnsi="Times New Roman" w:cs="David"/>
          <w:sz w:val="24"/>
          <w:szCs w:val="24"/>
          <w:rtl/>
          <w:lang w:eastAsia="he-IL"/>
        </w:rPr>
        <w:t>עוץ למזמין בדבר אחזקת המתקן.</w:t>
      </w:r>
    </w:p>
    <w:p w14:paraId="296A9BE1" w14:textId="77777777" w:rsidR="003F3C6F" w:rsidRDefault="003F3C6F" w:rsidP="006D2AE3">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79EAD483" w14:textId="77777777" w:rsidR="003F3C6F" w:rsidRPr="006D2AE3" w:rsidRDefault="003F3C6F" w:rsidP="006D2AE3">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40E79442" w14:textId="77777777" w:rsidR="006D2AE3" w:rsidRPr="006D2AE3" w:rsidRDefault="006D2AE3" w:rsidP="006D2AE3">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0F2F8CC2" w14:textId="77777777" w:rsidR="006D2AE3" w:rsidRPr="006D2AE3" w:rsidRDefault="006D2AE3" w:rsidP="006D2AE3">
      <w:pPr>
        <w:widowControl w:val="0"/>
        <w:spacing w:before="0" w:beforeAutospacing="0" w:after="0" w:afterAutospacing="0" w:line="240" w:lineRule="auto"/>
        <w:ind w:left="-58" w:firstLine="142"/>
        <w:jc w:val="both"/>
        <w:rPr>
          <w:rFonts w:ascii="Times New Roman" w:eastAsia="Times New Roman" w:hAnsi="Times New Roman" w:cs="David"/>
          <w:b/>
          <w:bCs/>
          <w:sz w:val="24"/>
          <w:szCs w:val="24"/>
          <w:rtl/>
          <w:lang w:eastAsia="he-IL"/>
        </w:rPr>
      </w:pPr>
      <w:r w:rsidRPr="006D2AE3">
        <w:rPr>
          <w:rFonts w:ascii="Times New Roman" w:eastAsia="Times New Roman" w:hAnsi="Times New Roman" w:cs="David"/>
          <w:b/>
          <w:bCs/>
          <w:sz w:val="24"/>
          <w:szCs w:val="24"/>
          <w:rtl/>
          <w:lang w:eastAsia="he-IL"/>
        </w:rPr>
        <w:t>4.</w:t>
      </w:r>
      <w:r w:rsidRPr="006D2AE3">
        <w:rPr>
          <w:rFonts w:ascii="Times New Roman" w:eastAsia="Times New Roman" w:hAnsi="Times New Roman" w:cs="David"/>
          <w:b/>
          <w:bCs/>
          <w:sz w:val="24"/>
          <w:szCs w:val="24"/>
          <w:rtl/>
          <w:lang w:eastAsia="he-IL"/>
        </w:rPr>
        <w:tab/>
      </w:r>
      <w:r w:rsidRPr="006D2AE3">
        <w:rPr>
          <w:rFonts w:ascii="Times New Roman" w:eastAsia="Times New Roman" w:hAnsi="Times New Roman" w:cs="David"/>
          <w:b/>
          <w:bCs/>
          <w:sz w:val="24"/>
          <w:szCs w:val="24"/>
          <w:u w:val="single"/>
          <w:rtl/>
          <w:lang w:eastAsia="he-IL"/>
        </w:rPr>
        <w:t>אופציה לבחירת המזמין</w:t>
      </w:r>
      <w:r w:rsidRPr="006D2AE3">
        <w:rPr>
          <w:rFonts w:ascii="Times New Roman" w:eastAsia="Times New Roman" w:hAnsi="Times New Roman" w:cs="David"/>
          <w:b/>
          <w:bCs/>
          <w:sz w:val="24"/>
          <w:szCs w:val="24"/>
          <w:rtl/>
          <w:lang w:eastAsia="he-IL"/>
        </w:rPr>
        <w:t>:</w:t>
      </w:r>
    </w:p>
    <w:p w14:paraId="2E37ADB8" w14:textId="77777777" w:rsidR="006D2AE3" w:rsidRPr="006D2AE3" w:rsidRDefault="006D2AE3" w:rsidP="00282052">
      <w:pPr>
        <w:widowControl w:val="0"/>
        <w:tabs>
          <w:tab w:val="left" w:pos="2096"/>
        </w:tabs>
        <w:spacing w:before="0" w:beforeAutospacing="0" w:after="0" w:afterAutospacing="0" w:line="360" w:lineRule="auto"/>
        <w:jc w:val="both"/>
        <w:rPr>
          <w:rFonts w:ascii="Times New Roman" w:eastAsia="Times New Roman" w:hAnsi="Times New Roman" w:cs="David"/>
          <w:sz w:val="24"/>
          <w:szCs w:val="24"/>
          <w:rtl/>
          <w:lang w:eastAsia="he-IL"/>
        </w:rPr>
      </w:pPr>
    </w:p>
    <w:p w14:paraId="29102B03" w14:textId="77777777" w:rsidR="006D2AE3" w:rsidRPr="006D2AE3" w:rsidRDefault="00282052" w:rsidP="006D2AE3">
      <w:pPr>
        <w:widowControl w:val="0"/>
        <w:spacing w:before="0" w:beforeAutospacing="0" w:after="0" w:afterAutospacing="0" w:line="360" w:lineRule="auto"/>
        <w:ind w:left="2096" w:hanging="708"/>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א</w:t>
      </w:r>
      <w:r w:rsidR="006D2AE3" w:rsidRPr="006D2AE3">
        <w:rPr>
          <w:rFonts w:ascii="Times New Roman" w:eastAsia="Times New Roman" w:hAnsi="Times New Roman" w:cs="David" w:hint="cs"/>
          <w:sz w:val="24"/>
          <w:szCs w:val="24"/>
          <w:rtl/>
          <w:lang w:eastAsia="he-IL"/>
        </w:rPr>
        <w:t xml:space="preserve">. </w:t>
      </w:r>
      <w:r w:rsidR="006D2AE3" w:rsidRPr="006D2AE3">
        <w:rPr>
          <w:rFonts w:ascii="Times New Roman" w:eastAsia="Times New Roman" w:hAnsi="Times New Roman" w:cs="David" w:hint="cs"/>
          <w:sz w:val="24"/>
          <w:szCs w:val="24"/>
          <w:rtl/>
          <w:lang w:eastAsia="he-IL"/>
        </w:rPr>
        <w:tab/>
      </w:r>
      <w:r w:rsidR="006D2AE3" w:rsidRPr="006D2AE3">
        <w:rPr>
          <w:rFonts w:ascii="Times New Roman" w:eastAsia="Times New Roman" w:hAnsi="Times New Roman" w:cs="David"/>
          <w:sz w:val="24"/>
          <w:szCs w:val="24"/>
          <w:rtl/>
          <w:lang w:eastAsia="he-IL"/>
        </w:rPr>
        <w:t>הקבלנים יהיו רשאים להציע פתרונות אדריכליים</w:t>
      </w:r>
      <w:r w:rsidR="006D2AE3" w:rsidRPr="006D2AE3">
        <w:rPr>
          <w:rFonts w:ascii="Times New Roman" w:eastAsia="Times New Roman" w:hAnsi="Times New Roman" w:cs="David" w:hint="cs"/>
          <w:sz w:val="24"/>
          <w:szCs w:val="24"/>
          <w:rtl/>
          <w:lang w:eastAsia="he-IL"/>
        </w:rPr>
        <w:t xml:space="preserve">, </w:t>
      </w:r>
      <w:r w:rsidR="006D2AE3" w:rsidRPr="006D2AE3">
        <w:rPr>
          <w:rFonts w:ascii="Times New Roman" w:eastAsia="Times New Roman" w:hAnsi="Times New Roman" w:cs="David"/>
          <w:sz w:val="24"/>
          <w:szCs w:val="24"/>
          <w:rtl/>
          <w:lang w:eastAsia="he-IL"/>
        </w:rPr>
        <w:t>קונסטרוקטיביים</w:t>
      </w:r>
      <w:r w:rsidR="006D2AE3" w:rsidRPr="006D2AE3">
        <w:rPr>
          <w:rFonts w:ascii="Times New Roman" w:eastAsia="Times New Roman" w:hAnsi="Times New Roman" w:cs="David" w:hint="cs"/>
          <w:sz w:val="24"/>
          <w:szCs w:val="24"/>
          <w:rtl/>
          <w:lang w:eastAsia="he-IL"/>
        </w:rPr>
        <w:t xml:space="preserve"> ואלקטרו-מכאניים</w:t>
      </w:r>
      <w:r w:rsidR="006D2AE3" w:rsidRPr="006D2AE3">
        <w:rPr>
          <w:rFonts w:ascii="Times New Roman" w:eastAsia="Times New Roman" w:hAnsi="Times New Roman" w:cs="David"/>
          <w:sz w:val="24"/>
          <w:szCs w:val="24"/>
          <w:rtl/>
          <w:lang w:eastAsia="he-IL"/>
        </w:rPr>
        <w:t xml:space="preserve">, פתרונות שונים מהפתרונות שהוצעו ע"י </w:t>
      </w:r>
      <w:r w:rsidR="009F6985">
        <w:rPr>
          <w:rFonts w:ascii="Times New Roman" w:eastAsia="Times New Roman" w:hAnsi="Times New Roman" w:cs="David"/>
          <w:sz w:val="24"/>
          <w:szCs w:val="24"/>
          <w:rtl/>
          <w:lang w:eastAsia="he-IL"/>
        </w:rPr>
        <w:t>היועץ</w:t>
      </w:r>
      <w:r w:rsidR="006D2AE3" w:rsidRPr="006D2AE3">
        <w:rPr>
          <w:rFonts w:ascii="Times New Roman" w:eastAsia="Times New Roman" w:hAnsi="Times New Roman" w:cs="David"/>
          <w:sz w:val="24"/>
          <w:szCs w:val="24"/>
          <w:rtl/>
          <w:lang w:eastAsia="he-IL"/>
        </w:rPr>
        <w:t>. ה</w:t>
      </w:r>
      <w:r w:rsidR="006D2AE3" w:rsidRPr="006D2AE3">
        <w:rPr>
          <w:rFonts w:ascii="Times New Roman" w:eastAsia="Times New Roman" w:hAnsi="Times New Roman" w:cs="David" w:hint="cs"/>
          <w:sz w:val="24"/>
          <w:szCs w:val="24"/>
          <w:rtl/>
          <w:lang w:eastAsia="he-IL"/>
        </w:rPr>
        <w:t>יועץ</w:t>
      </w:r>
      <w:r w:rsidR="006D2AE3" w:rsidRPr="006D2AE3">
        <w:rPr>
          <w:rFonts w:ascii="Times New Roman" w:eastAsia="Times New Roman" w:hAnsi="Times New Roman" w:cs="David"/>
          <w:sz w:val="24"/>
          <w:szCs w:val="24"/>
          <w:rtl/>
          <w:lang w:eastAsia="he-IL"/>
        </w:rPr>
        <w:t xml:space="preserve"> ייעץ למזמין בבחינת הצעות הקבלנים ולאחר בחירת הקבלנים יסייע למזמין באשור התכנון שיוגש ע"י מהנדס מטעם הקבלן ובפקוח על הב</w:t>
      </w:r>
      <w:r w:rsidR="006D2AE3" w:rsidRPr="006D2AE3">
        <w:rPr>
          <w:rFonts w:ascii="Times New Roman" w:eastAsia="Times New Roman" w:hAnsi="Times New Roman" w:cs="David" w:hint="cs"/>
          <w:sz w:val="24"/>
          <w:szCs w:val="24"/>
          <w:rtl/>
          <w:lang w:eastAsia="he-IL"/>
        </w:rPr>
        <w:t>י</w:t>
      </w:r>
      <w:r w:rsidR="006D2AE3" w:rsidRPr="006D2AE3">
        <w:rPr>
          <w:rFonts w:ascii="Times New Roman" w:eastAsia="Times New Roman" w:hAnsi="Times New Roman" w:cs="David"/>
          <w:sz w:val="24"/>
          <w:szCs w:val="24"/>
          <w:rtl/>
          <w:lang w:eastAsia="he-IL"/>
        </w:rPr>
        <w:t xml:space="preserve">צוע. לצורך כך ישתתף </w:t>
      </w:r>
      <w:r w:rsidR="006D2AE3" w:rsidRPr="006D2AE3">
        <w:rPr>
          <w:rFonts w:ascii="Times New Roman" w:eastAsia="Times New Roman" w:hAnsi="Times New Roman" w:cs="David" w:hint="cs"/>
          <w:sz w:val="24"/>
          <w:szCs w:val="24"/>
          <w:rtl/>
          <w:lang w:eastAsia="he-IL"/>
        </w:rPr>
        <w:t>היועץ</w:t>
      </w:r>
      <w:r w:rsidR="00415999">
        <w:rPr>
          <w:rFonts w:ascii="Times New Roman" w:eastAsia="Times New Roman" w:hAnsi="Times New Roman" w:cs="David"/>
          <w:sz w:val="24"/>
          <w:szCs w:val="24"/>
          <w:rtl/>
          <w:lang w:eastAsia="he-IL"/>
        </w:rPr>
        <w:t xml:space="preserve"> בפגישות, יבדוק ת</w:t>
      </w:r>
      <w:r w:rsidR="006D2AE3" w:rsidRPr="006D2AE3">
        <w:rPr>
          <w:rFonts w:ascii="Times New Roman" w:eastAsia="Times New Roman" w:hAnsi="Times New Roman" w:cs="David"/>
          <w:sz w:val="24"/>
          <w:szCs w:val="24"/>
          <w:rtl/>
          <w:lang w:eastAsia="he-IL"/>
        </w:rPr>
        <w:t>כניות ומסמכים אחרים שיוגשו ע"י הקבלן, יעביר את המלצותיו לדחייתם/לא</w:t>
      </w:r>
      <w:r w:rsidR="00415999">
        <w:rPr>
          <w:rFonts w:ascii="Times New Roman" w:eastAsia="Times New Roman" w:hAnsi="Times New Roman" w:cs="David" w:hint="cs"/>
          <w:sz w:val="24"/>
          <w:szCs w:val="24"/>
          <w:rtl/>
          <w:lang w:eastAsia="he-IL"/>
        </w:rPr>
        <w:t>י</w:t>
      </w:r>
      <w:r w:rsidR="006D2AE3" w:rsidRPr="006D2AE3">
        <w:rPr>
          <w:rFonts w:ascii="Times New Roman" w:eastAsia="Times New Roman" w:hAnsi="Times New Roman" w:cs="David"/>
          <w:sz w:val="24"/>
          <w:szCs w:val="24"/>
          <w:rtl/>
          <w:lang w:eastAsia="he-IL"/>
        </w:rPr>
        <w:t>שורם ו/או את הערותיו לתכנון המוצע,</w:t>
      </w:r>
      <w:r w:rsidR="006D2AE3" w:rsidRPr="006D2AE3">
        <w:rPr>
          <w:rFonts w:ascii="Times New Roman" w:eastAsia="Times New Roman" w:hAnsi="Times New Roman" w:cs="David" w:hint="cs"/>
          <w:sz w:val="24"/>
          <w:szCs w:val="24"/>
          <w:rtl/>
          <w:lang w:eastAsia="he-IL"/>
        </w:rPr>
        <w:t xml:space="preserve"> </w:t>
      </w:r>
      <w:r w:rsidR="006D2AE3" w:rsidRPr="006D2AE3">
        <w:rPr>
          <w:rFonts w:ascii="Times New Roman" w:eastAsia="Times New Roman" w:hAnsi="Times New Roman" w:cs="David"/>
          <w:sz w:val="24"/>
          <w:szCs w:val="24"/>
          <w:rtl/>
          <w:lang w:eastAsia="he-IL"/>
        </w:rPr>
        <w:t>ויבצע פ</w:t>
      </w:r>
      <w:r w:rsidR="006D2AE3" w:rsidRPr="006D2AE3">
        <w:rPr>
          <w:rFonts w:ascii="Times New Roman" w:eastAsia="Times New Roman" w:hAnsi="Times New Roman" w:cs="David" w:hint="cs"/>
          <w:sz w:val="24"/>
          <w:szCs w:val="24"/>
          <w:rtl/>
          <w:lang w:eastAsia="he-IL"/>
        </w:rPr>
        <w:t>י</w:t>
      </w:r>
      <w:r w:rsidR="006D2AE3" w:rsidRPr="006D2AE3">
        <w:rPr>
          <w:rFonts w:ascii="Times New Roman" w:eastAsia="Times New Roman" w:hAnsi="Times New Roman" w:cs="David"/>
          <w:sz w:val="24"/>
          <w:szCs w:val="24"/>
          <w:rtl/>
          <w:lang w:eastAsia="he-IL"/>
        </w:rPr>
        <w:t>קוח עליון.</w:t>
      </w:r>
    </w:p>
    <w:p w14:paraId="6C4ECA49" w14:textId="77777777" w:rsidR="006D2AE3" w:rsidRPr="006D2AE3" w:rsidRDefault="006D2AE3" w:rsidP="006D2AE3">
      <w:pPr>
        <w:widowControl w:val="0"/>
        <w:spacing w:before="0" w:beforeAutospacing="0" w:after="0" w:afterAutospacing="0" w:line="360" w:lineRule="auto"/>
        <w:ind w:left="2096" w:hanging="708"/>
        <w:jc w:val="both"/>
        <w:rPr>
          <w:rFonts w:ascii="Times New Roman" w:eastAsia="Times New Roman" w:hAnsi="Times New Roman" w:cs="David"/>
          <w:sz w:val="24"/>
          <w:szCs w:val="24"/>
          <w:rtl/>
          <w:lang w:eastAsia="he-IL"/>
        </w:rPr>
      </w:pPr>
    </w:p>
    <w:p w14:paraId="25B33534" w14:textId="77777777" w:rsidR="006D2AE3" w:rsidRPr="006D2AE3" w:rsidRDefault="006D2AE3" w:rsidP="00282052">
      <w:pPr>
        <w:widowControl w:val="0"/>
        <w:spacing w:before="0" w:beforeAutospacing="0" w:after="0" w:afterAutospacing="0" w:line="360" w:lineRule="auto"/>
        <w:ind w:left="72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 </w:t>
      </w:r>
      <w:r w:rsidR="00282052">
        <w:rPr>
          <w:rFonts w:ascii="Times New Roman" w:eastAsia="Times New Roman" w:hAnsi="Times New Roman" w:cs="David" w:hint="cs"/>
          <w:sz w:val="24"/>
          <w:szCs w:val="24"/>
          <w:rtl/>
          <w:lang w:eastAsia="he-IL"/>
        </w:rPr>
        <w:t>5</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ה</w:t>
      </w:r>
      <w:r w:rsidRPr="006D2AE3">
        <w:rPr>
          <w:rFonts w:ascii="Times New Roman" w:eastAsia="Times New Roman" w:hAnsi="Times New Roman" w:cs="David" w:hint="cs"/>
          <w:sz w:val="24"/>
          <w:szCs w:val="24"/>
          <w:rtl/>
          <w:lang w:eastAsia="he-IL"/>
        </w:rPr>
        <w:t>יועץ</w:t>
      </w:r>
      <w:r w:rsidRPr="006D2AE3">
        <w:rPr>
          <w:rFonts w:ascii="Times New Roman" w:eastAsia="Times New Roman" w:hAnsi="Times New Roman" w:cs="David"/>
          <w:sz w:val="24"/>
          <w:szCs w:val="24"/>
          <w:rtl/>
          <w:lang w:eastAsia="he-IL"/>
        </w:rPr>
        <w:t xml:space="preserve"> מתחייב לשמור על דיסקט ואוריגינלים של התוכניות עד לאחר סיום הביצוע בשטח של העבודות נשוא התכנון, כך שניתן יהיה לבצע מהם העתקות, צילומים וכו' וכן ניתן יהיה לבצע בהם תיקונים ושינויים. </w:t>
      </w:r>
    </w:p>
    <w:p w14:paraId="670CC7E8" w14:textId="77777777" w:rsidR="006D2AE3" w:rsidRPr="006D2AE3" w:rsidRDefault="006D2AE3" w:rsidP="00282052">
      <w:pPr>
        <w:widowControl w:val="0"/>
        <w:spacing w:before="0" w:beforeAutospacing="0" w:after="0" w:afterAutospacing="0" w:line="360" w:lineRule="auto"/>
        <w:ind w:left="720" w:hanging="778"/>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 </w:t>
      </w:r>
      <w:r w:rsidR="00282052">
        <w:rPr>
          <w:rFonts w:ascii="Times New Roman" w:eastAsia="Times New Roman" w:hAnsi="Times New Roman" w:cs="David" w:hint="cs"/>
          <w:sz w:val="24"/>
          <w:szCs w:val="24"/>
          <w:rtl/>
          <w:lang w:eastAsia="he-IL"/>
        </w:rPr>
        <w:t>6</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נציג המזמין רשאי להזמין מ</w:t>
      </w:r>
      <w:r w:rsidR="009F6985">
        <w:rPr>
          <w:rFonts w:ascii="Times New Roman" w:eastAsia="Times New Roman" w:hAnsi="Times New Roman" w:cs="David"/>
          <w:sz w:val="24"/>
          <w:szCs w:val="24"/>
          <w:rtl/>
          <w:lang w:eastAsia="he-IL"/>
        </w:rPr>
        <w:t>היועץ</w:t>
      </w:r>
      <w:r w:rsidRPr="006D2AE3">
        <w:rPr>
          <w:rFonts w:ascii="Times New Roman" w:eastAsia="Times New Roman" w:hAnsi="Times New Roman" w:cs="David"/>
          <w:sz w:val="24"/>
          <w:szCs w:val="24"/>
          <w:rtl/>
          <w:lang w:eastAsia="he-IL"/>
        </w:rPr>
        <w:t xml:space="preserve"> את כל שלבי העבודות המפורטות בנספח זה ו/או חלק מהן  ו/או עבודות נוספות להן, </w:t>
      </w:r>
      <w:proofErr w:type="spellStart"/>
      <w:r w:rsidRPr="006D2AE3">
        <w:rPr>
          <w:rFonts w:ascii="Times New Roman" w:eastAsia="Times New Roman" w:hAnsi="Times New Roman" w:cs="David"/>
          <w:sz w:val="24"/>
          <w:szCs w:val="24"/>
          <w:rtl/>
          <w:lang w:eastAsia="he-IL"/>
        </w:rPr>
        <w:t>הכל</w:t>
      </w:r>
      <w:proofErr w:type="spellEnd"/>
      <w:r w:rsidRPr="006D2AE3">
        <w:rPr>
          <w:rFonts w:ascii="Times New Roman" w:eastAsia="Times New Roman" w:hAnsi="Times New Roman" w:cs="David"/>
          <w:sz w:val="24"/>
          <w:szCs w:val="24"/>
          <w:rtl/>
          <w:lang w:eastAsia="he-IL"/>
        </w:rPr>
        <w:t xml:space="preserve"> כפי שיפורט בנספח ד'.</w:t>
      </w:r>
    </w:p>
    <w:p w14:paraId="705DFC13" w14:textId="77777777" w:rsidR="006D2AE3" w:rsidRPr="006D2AE3" w:rsidRDefault="00282052" w:rsidP="006D2AE3">
      <w:pPr>
        <w:widowControl w:val="0"/>
        <w:spacing w:before="0" w:beforeAutospacing="0" w:after="0" w:afterAutospacing="0" w:line="360" w:lineRule="auto"/>
        <w:ind w:left="720" w:hanging="778"/>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7</w:t>
      </w:r>
      <w:r w:rsidR="006D2AE3" w:rsidRPr="006D2AE3">
        <w:rPr>
          <w:rFonts w:ascii="Times New Roman" w:eastAsia="Times New Roman" w:hAnsi="Times New Roman" w:cs="David" w:hint="cs"/>
          <w:sz w:val="24"/>
          <w:szCs w:val="24"/>
          <w:rtl/>
          <w:lang w:eastAsia="he-IL"/>
        </w:rPr>
        <w:t>.</w:t>
      </w:r>
      <w:r w:rsidR="006D2AE3" w:rsidRPr="006D2AE3">
        <w:rPr>
          <w:rFonts w:ascii="Times New Roman" w:eastAsia="Times New Roman" w:hAnsi="Times New Roman" w:cs="David" w:hint="cs"/>
          <w:sz w:val="24"/>
          <w:szCs w:val="24"/>
          <w:rtl/>
          <w:lang w:eastAsia="he-IL"/>
        </w:rPr>
        <w:tab/>
        <w:t>יובהר כדלקמן:</w:t>
      </w:r>
    </w:p>
    <w:p w14:paraId="609C5B36" w14:textId="77777777" w:rsidR="006D2AE3" w:rsidRPr="00447566" w:rsidRDefault="006D2AE3" w:rsidP="003F3C6F">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lang w:eastAsia="he-IL"/>
        </w:rPr>
      </w:pPr>
      <w:r w:rsidRPr="00447566">
        <w:rPr>
          <w:rFonts w:ascii="Times New Roman" w:eastAsia="Times New Roman" w:hAnsi="Times New Roman" w:cs="David"/>
          <w:sz w:val="24"/>
          <w:szCs w:val="24"/>
          <w:rtl/>
          <w:lang w:eastAsia="he-IL"/>
        </w:rPr>
        <w:t xml:space="preserve">העבודה הממוחשבת בפרויקט תיערך בתכנת </w:t>
      </w:r>
      <w:r w:rsidRPr="00447566">
        <w:rPr>
          <w:rFonts w:ascii="Times New Roman" w:eastAsia="Times New Roman" w:hAnsi="Times New Roman" w:cs="David"/>
          <w:sz w:val="24"/>
          <w:szCs w:val="24"/>
          <w:lang w:eastAsia="he-IL"/>
        </w:rPr>
        <w:t>REVIT</w:t>
      </w:r>
      <w:r w:rsidRPr="00447566">
        <w:rPr>
          <w:rFonts w:ascii="Times New Roman" w:eastAsia="Times New Roman" w:hAnsi="Times New Roman" w:cs="David"/>
          <w:sz w:val="24"/>
          <w:szCs w:val="24"/>
          <w:rtl/>
          <w:lang w:eastAsia="he-IL"/>
        </w:rPr>
        <w:t xml:space="preserve"> </w:t>
      </w:r>
      <w:r w:rsidR="003F3C6F">
        <w:rPr>
          <w:rFonts w:ascii="Times New Roman" w:eastAsia="Times New Roman" w:hAnsi="Times New Roman" w:cs="David" w:hint="cs"/>
          <w:sz w:val="24"/>
          <w:szCs w:val="24"/>
          <w:rtl/>
          <w:lang w:eastAsia="he-IL"/>
        </w:rPr>
        <w:t>ב</w:t>
      </w:r>
      <w:r w:rsidR="003F3C6F" w:rsidRPr="008F5534">
        <w:rPr>
          <w:rFonts w:ascii="Times New Roman" w:eastAsia="Times New Roman" w:hAnsi="Times New Roman" w:cs="David" w:hint="cs"/>
          <w:sz w:val="24"/>
          <w:szCs w:val="24"/>
          <w:rtl/>
          <w:lang w:eastAsia="he-IL"/>
        </w:rPr>
        <w:t>מתודולוגיי</w:t>
      </w:r>
      <w:r w:rsidR="003F3C6F" w:rsidRPr="008F5534">
        <w:rPr>
          <w:rFonts w:ascii="Times New Roman" w:eastAsia="Times New Roman" w:hAnsi="Times New Roman" w:cs="David" w:hint="eastAsia"/>
          <w:sz w:val="24"/>
          <w:szCs w:val="24"/>
          <w:rtl/>
          <w:lang w:eastAsia="he-IL"/>
        </w:rPr>
        <w:t>ת</w:t>
      </w:r>
      <w:r w:rsidR="003F3C6F" w:rsidRPr="008F5534">
        <w:rPr>
          <w:rFonts w:ascii="Times New Roman" w:eastAsia="Times New Roman" w:hAnsi="Times New Roman" w:cs="David" w:hint="cs"/>
          <w:sz w:val="24"/>
          <w:szCs w:val="24"/>
          <w:rtl/>
          <w:lang w:eastAsia="he-IL"/>
        </w:rPr>
        <w:t xml:space="preserve"> </w:t>
      </w:r>
      <w:r w:rsidR="003F3C6F" w:rsidRPr="008F5534">
        <w:rPr>
          <w:rFonts w:ascii="Times New Roman" w:eastAsia="Times New Roman" w:hAnsi="Times New Roman" w:cs="David" w:hint="cs"/>
          <w:sz w:val="24"/>
          <w:szCs w:val="24"/>
          <w:lang w:eastAsia="he-IL"/>
        </w:rPr>
        <w:t>BIM</w:t>
      </w:r>
      <w:r w:rsidR="003F3C6F">
        <w:rPr>
          <w:rFonts w:ascii="Times New Roman" w:eastAsia="Times New Roman" w:hAnsi="Times New Roman" w:cs="David" w:hint="cs"/>
          <w:sz w:val="24"/>
          <w:szCs w:val="24"/>
          <w:rtl/>
          <w:lang w:eastAsia="he-IL"/>
        </w:rPr>
        <w:t>,</w:t>
      </w:r>
      <w:r w:rsidR="003F3C6F" w:rsidRPr="008F5534">
        <w:rPr>
          <w:rFonts w:ascii="Times New Roman" w:eastAsia="Times New Roman" w:hAnsi="Times New Roman" w:cs="David" w:hint="cs"/>
          <w:sz w:val="24"/>
          <w:szCs w:val="24"/>
          <w:rtl/>
          <w:lang w:eastAsia="he-IL"/>
        </w:rPr>
        <w:t xml:space="preserve"> בענן – "</w:t>
      </w:r>
      <w:r w:rsidR="003F3C6F" w:rsidRPr="008F5534">
        <w:rPr>
          <w:rFonts w:ascii="Times New Roman" w:eastAsia="Times New Roman" w:hAnsi="Times New Roman" w:cs="David" w:hint="cs"/>
          <w:sz w:val="24"/>
          <w:szCs w:val="24"/>
          <w:lang w:eastAsia="he-IL"/>
        </w:rPr>
        <w:t>BIM360</w:t>
      </w:r>
      <w:r w:rsidR="003F3C6F" w:rsidRPr="008F5534">
        <w:rPr>
          <w:rFonts w:ascii="Times New Roman" w:eastAsia="Times New Roman" w:hAnsi="Times New Roman" w:cs="David" w:hint="cs"/>
          <w:sz w:val="24"/>
          <w:szCs w:val="24"/>
          <w:rtl/>
          <w:lang w:eastAsia="he-IL"/>
        </w:rPr>
        <w:t xml:space="preserve">" </w:t>
      </w:r>
      <w:r w:rsidR="003F3C6F">
        <w:rPr>
          <w:rFonts w:ascii="Times New Roman" w:eastAsia="Times New Roman" w:hAnsi="Times New Roman" w:cs="David" w:hint="cs"/>
          <w:sz w:val="24"/>
          <w:szCs w:val="24"/>
          <w:rtl/>
          <w:lang w:eastAsia="he-IL"/>
        </w:rPr>
        <w:t xml:space="preserve">השייך למזמין, </w:t>
      </w:r>
      <w:r w:rsidR="00415999" w:rsidRPr="00447566">
        <w:rPr>
          <w:rFonts w:ascii="Times New Roman" w:eastAsia="Times New Roman" w:hAnsi="Times New Roman" w:cs="David" w:hint="cs"/>
          <w:sz w:val="24"/>
          <w:szCs w:val="24"/>
          <w:rtl/>
          <w:lang w:eastAsia="he-IL"/>
        </w:rPr>
        <w:t xml:space="preserve"> </w:t>
      </w:r>
      <w:r w:rsidRPr="00447566">
        <w:rPr>
          <w:rFonts w:ascii="Times New Roman" w:eastAsia="Times New Roman" w:hAnsi="Times New Roman" w:cs="David"/>
          <w:sz w:val="24"/>
          <w:szCs w:val="24"/>
          <w:rtl/>
          <w:lang w:eastAsia="he-IL"/>
        </w:rPr>
        <w:t xml:space="preserve">על </w:t>
      </w:r>
      <w:r w:rsidR="009F6985">
        <w:rPr>
          <w:rFonts w:ascii="Times New Roman" w:eastAsia="Times New Roman" w:hAnsi="Times New Roman" w:cs="David" w:hint="cs"/>
          <w:sz w:val="24"/>
          <w:szCs w:val="24"/>
          <w:rtl/>
          <w:lang w:eastAsia="he-IL"/>
        </w:rPr>
        <w:t>היועץ</w:t>
      </w:r>
      <w:r w:rsidRPr="00447566">
        <w:rPr>
          <w:rFonts w:ascii="Times New Roman" w:eastAsia="Times New Roman" w:hAnsi="Times New Roman" w:cs="David"/>
          <w:sz w:val="24"/>
          <w:szCs w:val="24"/>
          <w:rtl/>
          <w:lang w:eastAsia="he-IL"/>
        </w:rPr>
        <w:t xml:space="preserve"> לדאוג לעמדות עבודה וכ"א מוכשר במשרדו בהתאם.</w:t>
      </w:r>
    </w:p>
    <w:p w14:paraId="69641FA0" w14:textId="77777777" w:rsidR="006D2AE3" w:rsidRPr="00447566" w:rsidRDefault="006D2AE3" w:rsidP="004143FC">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tl/>
          <w:lang w:eastAsia="he-IL"/>
        </w:rPr>
      </w:pPr>
      <w:r w:rsidRPr="00447566">
        <w:rPr>
          <w:rFonts w:ascii="Times New Roman" w:eastAsia="Times New Roman" w:hAnsi="Times New Roman" w:cs="David"/>
          <w:sz w:val="24"/>
          <w:szCs w:val="24"/>
          <w:rtl/>
          <w:lang w:eastAsia="he-IL"/>
        </w:rPr>
        <w:t>כל קבצי התכנון והמסמכים השונים יוטענו למערכת</w:t>
      </w:r>
      <w:r w:rsidR="00415999" w:rsidRPr="00447566">
        <w:rPr>
          <w:rFonts w:ascii="Times New Roman" w:eastAsia="Times New Roman" w:hAnsi="Times New Roman" w:cs="David" w:hint="cs"/>
          <w:sz w:val="24"/>
          <w:szCs w:val="24"/>
          <w:rtl/>
          <w:lang w:eastAsia="he-IL"/>
        </w:rPr>
        <w:t xml:space="preserve"> </w:t>
      </w:r>
      <w:r w:rsidR="004143FC">
        <w:rPr>
          <w:rFonts w:ascii="Times New Roman" w:eastAsia="Times New Roman" w:hAnsi="Times New Roman" w:cs="David" w:hint="cs"/>
          <w:sz w:val="24"/>
          <w:szCs w:val="24"/>
          <w:rtl/>
          <w:lang w:eastAsia="he-IL"/>
        </w:rPr>
        <w:t>ה</w:t>
      </w:r>
      <w:r w:rsidR="00415999" w:rsidRPr="00447566">
        <w:rPr>
          <w:rFonts w:ascii="Times New Roman" w:eastAsia="Times New Roman" w:hAnsi="Times New Roman" w:cs="David" w:hint="cs"/>
          <w:sz w:val="24"/>
          <w:szCs w:val="24"/>
          <w:lang w:eastAsia="he-IL"/>
        </w:rPr>
        <w:t>BIM</w:t>
      </w:r>
      <w:r w:rsidR="00447566">
        <w:rPr>
          <w:rFonts w:ascii="Times New Roman" w:eastAsia="Times New Roman" w:hAnsi="Times New Roman" w:cs="David"/>
          <w:sz w:val="24"/>
          <w:szCs w:val="24"/>
          <w:lang w:eastAsia="he-IL"/>
        </w:rPr>
        <w:t xml:space="preserve"> </w:t>
      </w:r>
      <w:r w:rsidR="00415999" w:rsidRPr="00447566">
        <w:rPr>
          <w:rFonts w:ascii="Times New Roman" w:eastAsia="Times New Roman" w:hAnsi="Times New Roman" w:cs="David" w:hint="cs"/>
          <w:sz w:val="24"/>
          <w:szCs w:val="24"/>
          <w:rtl/>
          <w:lang w:eastAsia="he-IL"/>
        </w:rPr>
        <w:t xml:space="preserve"> </w:t>
      </w:r>
      <w:proofErr w:type="spellStart"/>
      <w:r w:rsidR="00415999" w:rsidRPr="00447566">
        <w:rPr>
          <w:rFonts w:ascii="Times New Roman" w:eastAsia="Times New Roman" w:hAnsi="Times New Roman" w:cs="David" w:hint="cs"/>
          <w:sz w:val="24"/>
          <w:szCs w:val="24"/>
          <w:rtl/>
          <w:lang w:eastAsia="he-IL"/>
        </w:rPr>
        <w:t>ול</w:t>
      </w:r>
      <w:proofErr w:type="spellEnd"/>
      <w:r w:rsidR="00415999" w:rsidRPr="00447566">
        <w:rPr>
          <w:rFonts w:ascii="Times New Roman" w:eastAsia="Times New Roman" w:hAnsi="Times New Roman" w:cs="David" w:hint="cs"/>
          <w:sz w:val="24"/>
          <w:szCs w:val="24"/>
          <w:rtl/>
          <w:lang w:eastAsia="he-IL"/>
        </w:rPr>
        <w:t xml:space="preserve"> </w:t>
      </w:r>
      <w:r w:rsidRPr="00447566">
        <w:rPr>
          <w:rFonts w:ascii="Times New Roman" w:eastAsia="Times New Roman" w:hAnsi="Times New Roman" w:cs="David"/>
          <w:sz w:val="24"/>
          <w:szCs w:val="24"/>
          <w:rtl/>
          <w:lang w:eastAsia="he-IL"/>
        </w:rPr>
        <w:t>-</w:t>
      </w:r>
      <w:r w:rsidRPr="00447566">
        <w:rPr>
          <w:rFonts w:ascii="Times New Roman" w:eastAsia="Times New Roman" w:hAnsi="Times New Roman" w:cs="David"/>
          <w:sz w:val="24"/>
          <w:szCs w:val="24"/>
          <w:lang w:eastAsia="he-IL"/>
        </w:rPr>
        <w:t>@view</w:t>
      </w:r>
      <w:r w:rsidRPr="00447566">
        <w:rPr>
          <w:rFonts w:ascii="Times New Roman" w:eastAsia="Times New Roman" w:hAnsi="Times New Roman" w:cs="David"/>
          <w:sz w:val="24"/>
          <w:szCs w:val="24"/>
          <w:rtl/>
          <w:lang w:eastAsia="he-IL"/>
        </w:rPr>
        <w:t xml:space="preserve">, </w:t>
      </w:r>
      <w:r w:rsidR="00447566">
        <w:rPr>
          <w:rFonts w:ascii="Times New Roman" w:eastAsia="Times New Roman" w:hAnsi="Times New Roman" w:cs="David" w:hint="cs"/>
          <w:sz w:val="24"/>
          <w:szCs w:val="24"/>
          <w:rtl/>
          <w:lang w:eastAsia="he-IL"/>
        </w:rPr>
        <w:t>תעבורת</w:t>
      </w:r>
      <w:r w:rsidR="00415999" w:rsidRPr="00447566">
        <w:rPr>
          <w:rFonts w:ascii="Times New Roman" w:eastAsia="Times New Roman" w:hAnsi="Times New Roman" w:cs="David"/>
          <w:sz w:val="24"/>
          <w:szCs w:val="24"/>
          <w:rtl/>
          <w:lang w:eastAsia="he-IL"/>
        </w:rPr>
        <w:t xml:space="preserve"> המידע היחיד</w:t>
      </w:r>
      <w:r w:rsidR="00415999" w:rsidRPr="00447566">
        <w:rPr>
          <w:rFonts w:ascii="Times New Roman" w:eastAsia="Times New Roman" w:hAnsi="Times New Roman" w:cs="David" w:hint="cs"/>
          <w:sz w:val="24"/>
          <w:szCs w:val="24"/>
          <w:rtl/>
          <w:lang w:eastAsia="he-IL"/>
        </w:rPr>
        <w:t>ות</w:t>
      </w:r>
      <w:r w:rsidRPr="00447566">
        <w:rPr>
          <w:rFonts w:ascii="Times New Roman" w:eastAsia="Times New Roman" w:hAnsi="Times New Roman" w:cs="David"/>
          <w:sz w:val="24"/>
          <w:szCs w:val="24"/>
          <w:rtl/>
          <w:lang w:eastAsia="he-IL"/>
        </w:rPr>
        <w:t xml:space="preserve"> הקביל</w:t>
      </w:r>
      <w:r w:rsidR="00415999" w:rsidRPr="00447566">
        <w:rPr>
          <w:rFonts w:ascii="Times New Roman" w:eastAsia="Times New Roman" w:hAnsi="Times New Roman" w:cs="David" w:hint="cs"/>
          <w:sz w:val="24"/>
          <w:szCs w:val="24"/>
          <w:rtl/>
          <w:lang w:eastAsia="he-IL"/>
        </w:rPr>
        <w:t>ות</w:t>
      </w:r>
      <w:r w:rsidRPr="00447566">
        <w:rPr>
          <w:rFonts w:ascii="Times New Roman" w:eastAsia="Times New Roman" w:hAnsi="Times New Roman" w:cs="David"/>
          <w:sz w:val="24"/>
          <w:szCs w:val="24"/>
          <w:rtl/>
          <w:lang w:eastAsia="he-IL"/>
        </w:rPr>
        <w:t xml:space="preserve"> בפרויקט. </w:t>
      </w:r>
    </w:p>
    <w:p w14:paraId="411E2460" w14:textId="77777777" w:rsidR="006D2AE3" w:rsidRPr="006D2AE3" w:rsidRDefault="006D2AE3" w:rsidP="006D2AE3">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3C665C41" w14:textId="77777777" w:rsidR="00415999" w:rsidRDefault="00415999"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DEDFA3D" w14:textId="77777777" w:rsidR="00415999" w:rsidRDefault="00415999"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DA5BAB8" w14:textId="77777777" w:rsidR="007902DF" w:rsidRDefault="007902DF"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09F90667"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6D2AE3">
        <w:rPr>
          <w:rFonts w:ascii="Times New Roman" w:eastAsia="Times New Roman" w:hAnsi="Times New Roman" w:cs="David"/>
          <w:bCs/>
          <w:sz w:val="20"/>
          <w:szCs w:val="24"/>
          <w:u w:val="single"/>
          <w:rtl/>
          <w:lang w:eastAsia="he-IL"/>
        </w:rPr>
        <w:lastRenderedPageBreak/>
        <w:t xml:space="preserve">נספח </w:t>
      </w:r>
      <w:r w:rsidR="00415999">
        <w:rPr>
          <w:rFonts w:ascii="Times New Roman" w:eastAsia="Times New Roman" w:hAnsi="Times New Roman" w:cs="David" w:hint="cs"/>
          <w:bCs/>
          <w:sz w:val="20"/>
          <w:szCs w:val="24"/>
          <w:u w:val="single"/>
          <w:rtl/>
          <w:lang w:eastAsia="he-IL"/>
        </w:rPr>
        <w:t>"</w:t>
      </w:r>
      <w:r w:rsidRPr="006D2AE3">
        <w:rPr>
          <w:rFonts w:ascii="Times New Roman" w:eastAsia="Times New Roman" w:hAnsi="Times New Roman" w:cs="David"/>
          <w:bCs/>
          <w:sz w:val="20"/>
          <w:szCs w:val="24"/>
          <w:u w:val="single"/>
          <w:rtl/>
          <w:lang w:eastAsia="he-IL"/>
        </w:rPr>
        <w:t>ג</w:t>
      </w:r>
      <w:r w:rsidR="00415999">
        <w:rPr>
          <w:rFonts w:ascii="Times New Roman" w:eastAsia="Times New Roman" w:hAnsi="Times New Roman" w:cs="David" w:hint="cs"/>
          <w:bCs/>
          <w:sz w:val="20"/>
          <w:szCs w:val="24"/>
          <w:u w:val="single"/>
          <w:rtl/>
          <w:lang w:eastAsia="he-IL"/>
        </w:rPr>
        <w:t>'</w:t>
      </w:r>
      <w:r w:rsidRPr="006D2AE3">
        <w:rPr>
          <w:rFonts w:ascii="Times New Roman" w:eastAsia="Times New Roman" w:hAnsi="Times New Roman" w:cs="David"/>
          <w:bCs/>
          <w:sz w:val="20"/>
          <w:szCs w:val="24"/>
          <w:u w:val="single"/>
          <w:rtl/>
          <w:lang w:eastAsia="he-IL"/>
        </w:rPr>
        <w:t>'</w:t>
      </w:r>
    </w:p>
    <w:p w14:paraId="31776414"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C4711C1"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6D2AE3">
        <w:rPr>
          <w:rFonts w:ascii="Times New Roman" w:eastAsia="Times New Roman" w:hAnsi="Times New Roman" w:cs="David"/>
          <w:bCs/>
          <w:sz w:val="20"/>
          <w:szCs w:val="24"/>
          <w:u w:val="single"/>
          <w:rtl/>
          <w:lang w:eastAsia="he-IL"/>
        </w:rPr>
        <w:t>לוח זמנים ושלבי עבודה</w:t>
      </w:r>
    </w:p>
    <w:p w14:paraId="5D8105AF"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9C3EBFB"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2C40DB1F"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6D2AE3">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6D2AE3">
        <w:rPr>
          <w:rFonts w:ascii="Times New Roman" w:eastAsia="Times New Roman" w:hAnsi="Times New Roman" w:cs="David"/>
          <w:sz w:val="20"/>
          <w:szCs w:val="24"/>
          <w:lang w:eastAsia="he-IL"/>
        </w:rPr>
        <w:t>–</w:t>
      </w:r>
      <w:r w:rsidRPr="006D2AE3">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4F22ED0F"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9ED2627"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6D2AE3">
        <w:rPr>
          <w:rFonts w:ascii="Times New Roman" w:eastAsia="Times New Roman" w:hAnsi="Times New Roman" w:cs="David"/>
          <w:sz w:val="20"/>
          <w:szCs w:val="24"/>
          <w:rtl/>
          <w:lang w:eastAsia="he-IL"/>
        </w:rPr>
        <w:t>ה</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sz w:val="20"/>
          <w:szCs w:val="24"/>
          <w:rtl/>
          <w:lang w:eastAsia="he-IL"/>
        </w:rPr>
        <w:t xml:space="preserve"> וצוותו יעסקו בפרויקט לפי הצורך וללא הגבלת זמן.</w:t>
      </w:r>
    </w:p>
    <w:p w14:paraId="69DD6781"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lang w:eastAsia="he-IL"/>
        </w:rPr>
      </w:pPr>
    </w:p>
    <w:p w14:paraId="6DD8A8AF"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6D2AE3">
        <w:rPr>
          <w:rFonts w:ascii="Times New Roman" w:eastAsia="Times New Roman" w:hAnsi="Times New Roman" w:cs="David"/>
          <w:sz w:val="20"/>
          <w:szCs w:val="24"/>
          <w:rtl/>
          <w:lang w:eastAsia="he-IL"/>
        </w:rPr>
        <w:t>ה</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sz w:val="20"/>
          <w:szCs w:val="24"/>
          <w:rtl/>
          <w:lang w:eastAsia="he-IL"/>
        </w:rPr>
        <w:t xml:space="preserve"> ימסור את התכניות לאישור המזמין בהתאם ללוח הזמנים והתכניות לא תיחשבנה כמושלמות עד לקבלת אישור המזמין.</w:t>
      </w:r>
    </w:p>
    <w:p w14:paraId="2BCC4633"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6ADD97C"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6D2AE3">
        <w:rPr>
          <w:rFonts w:ascii="Times New Roman" w:eastAsia="Times New Roman" w:hAnsi="Times New Roman" w:cs="David"/>
          <w:sz w:val="20"/>
          <w:szCs w:val="24"/>
          <w:rtl/>
          <w:lang w:eastAsia="he-IL"/>
        </w:rPr>
        <w:t>העביר המזמין ל</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sz w:val="20"/>
          <w:szCs w:val="24"/>
          <w:rtl/>
          <w:lang w:eastAsia="he-IL"/>
        </w:rPr>
        <w:t xml:space="preserve"> הערות או הנחיות נוספות לגבי התכניות, יתכנן </w:t>
      </w:r>
      <w:r w:rsidR="009F6985">
        <w:rPr>
          <w:rFonts w:ascii="Times New Roman" w:eastAsia="Times New Roman" w:hAnsi="Times New Roman" w:cs="David"/>
          <w:sz w:val="20"/>
          <w:szCs w:val="24"/>
          <w:rtl/>
          <w:lang w:eastAsia="he-IL"/>
        </w:rPr>
        <w:t>היועץ</w:t>
      </w:r>
      <w:r w:rsidRPr="006D2AE3">
        <w:rPr>
          <w:rFonts w:ascii="Times New Roman" w:eastAsia="Times New Roman" w:hAnsi="Times New Roman" w:cs="David"/>
          <w:sz w:val="20"/>
          <w:szCs w:val="24"/>
          <w:rtl/>
          <w:lang w:eastAsia="he-IL"/>
        </w:rPr>
        <w:t xml:space="preserve"> את התכניות תוך פרק זמן סביר שיוסכם בינו ל</w:t>
      </w:r>
      <w:r w:rsidRPr="006D2AE3">
        <w:rPr>
          <w:rFonts w:ascii="Times New Roman" w:eastAsia="Times New Roman" w:hAnsi="Times New Roman" w:cs="David" w:hint="cs"/>
          <w:sz w:val="20"/>
          <w:szCs w:val="24"/>
          <w:rtl/>
          <w:lang w:eastAsia="he-IL"/>
        </w:rPr>
        <w:t>ב</w:t>
      </w:r>
      <w:r w:rsidRPr="006D2AE3">
        <w:rPr>
          <w:rFonts w:ascii="Times New Roman" w:eastAsia="Times New Roman" w:hAnsi="Times New Roman" w:cs="David"/>
          <w:sz w:val="20"/>
          <w:szCs w:val="24"/>
          <w:rtl/>
          <w:lang w:eastAsia="he-IL"/>
        </w:rPr>
        <w:t>ין המזמין, ואולם בכל מקרה לא יעלה על פרק הזמן הנקוב עובר אותו שלב בלוח הזמנים. האמור לעיל מותנה בכך שהמזמין ימציא ל</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sz w:val="20"/>
          <w:szCs w:val="24"/>
          <w:rtl/>
          <w:lang w:eastAsia="he-IL"/>
        </w:rPr>
        <w:t xml:space="preserve"> הערותיו ו/או הנחיותיו לגבי תכניות שהוגשו לו ע"י ה</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hint="cs"/>
          <w:sz w:val="20"/>
          <w:szCs w:val="24"/>
          <w:lang w:eastAsia="he-IL"/>
        </w:rPr>
        <w:t xml:space="preserve"> </w:t>
      </w:r>
      <w:r w:rsidRPr="006D2AE3">
        <w:rPr>
          <w:rFonts w:ascii="Times New Roman" w:eastAsia="Times New Roman" w:hAnsi="Times New Roman" w:cs="David"/>
          <w:sz w:val="20"/>
          <w:szCs w:val="24"/>
          <w:rtl/>
          <w:lang w:eastAsia="he-IL"/>
        </w:rPr>
        <w:t>בתוך 30 יום ממועד הגשתן למזמין.</w:t>
      </w:r>
    </w:p>
    <w:p w14:paraId="667D4469"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EB64C3B"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6D2AE3">
        <w:rPr>
          <w:rFonts w:ascii="Times New Roman" w:eastAsia="Times New Roman" w:hAnsi="Times New Roman" w:cs="David"/>
          <w:sz w:val="20"/>
          <w:szCs w:val="24"/>
          <w:rtl/>
          <w:lang w:eastAsia="he-IL"/>
        </w:rPr>
        <w:t>אם לא יקבע לוח זמנים במעמד חתימת ההסכם יעביר ה</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sz w:val="20"/>
          <w:szCs w:val="24"/>
          <w:rtl/>
          <w:lang w:eastAsia="he-IL"/>
        </w:rPr>
        <w:t xml:space="preserve"> לוח זמנים ראשוני לאישור המנהל תוך 7 ימים ממועד החתימה.</w:t>
      </w:r>
    </w:p>
    <w:p w14:paraId="62975656"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2D81874"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6D2AE3">
        <w:rPr>
          <w:rFonts w:ascii="Times New Roman" w:eastAsia="Times New Roman" w:hAnsi="Times New Roman" w:cs="David"/>
          <w:sz w:val="20"/>
          <w:szCs w:val="24"/>
          <w:rtl/>
          <w:lang w:eastAsia="he-IL"/>
        </w:rPr>
        <w:t xml:space="preserve">התקדמות תכנון </w:t>
      </w:r>
      <w:r w:rsidRPr="006D2AE3">
        <w:rPr>
          <w:rFonts w:ascii="Times New Roman" w:eastAsia="Times New Roman" w:hAnsi="Times New Roman" w:cs="David" w:hint="cs"/>
          <w:sz w:val="20"/>
          <w:szCs w:val="24"/>
          <w:rtl/>
          <w:lang w:eastAsia="he-IL"/>
        </w:rPr>
        <w:t xml:space="preserve">תיאום המערכות </w:t>
      </w:r>
      <w:r w:rsidRPr="006D2AE3">
        <w:rPr>
          <w:rFonts w:ascii="Times New Roman" w:eastAsia="Times New Roman" w:hAnsi="Times New Roman" w:cs="David"/>
          <w:sz w:val="20"/>
          <w:szCs w:val="24"/>
          <w:rtl/>
          <w:lang w:eastAsia="he-IL"/>
        </w:rPr>
        <w:t>תעשה לפי שלבי הפרויקט ועל פי שינויי תכנון של האדריכל והיועצים, ללא זכות לתוספות שכר.</w:t>
      </w:r>
    </w:p>
    <w:p w14:paraId="172EF39C" w14:textId="77777777" w:rsidR="006D2AE3" w:rsidRPr="006D2AE3" w:rsidRDefault="006D2AE3" w:rsidP="006D2AE3">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7F445680"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6D2AE3">
        <w:rPr>
          <w:rFonts w:ascii="Times New Roman" w:eastAsia="Times New Roman" w:hAnsi="Times New Roman" w:cs="David" w:hint="cs"/>
          <w:sz w:val="20"/>
          <w:szCs w:val="24"/>
          <w:u w:val="single"/>
          <w:rtl/>
          <w:lang w:eastAsia="he-IL"/>
        </w:rPr>
        <w:t>לו"ז עקרוני</w:t>
      </w:r>
      <w:r w:rsidRPr="006D2AE3">
        <w:rPr>
          <w:rFonts w:ascii="Times New Roman" w:eastAsia="Times New Roman" w:hAnsi="Times New Roman" w:cs="David" w:hint="cs"/>
          <w:sz w:val="20"/>
          <w:szCs w:val="24"/>
          <w:rtl/>
          <w:lang w:eastAsia="he-IL"/>
        </w:rPr>
        <w:t>:</w:t>
      </w:r>
    </w:p>
    <w:p w14:paraId="7BB75A7E" w14:textId="77777777" w:rsidR="006D2AE3" w:rsidRPr="006D2AE3" w:rsidRDefault="006D2AE3" w:rsidP="006D2AE3">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4417867D" w14:textId="77777777" w:rsidR="006D2AE3" w:rsidRPr="006D2AE3" w:rsidRDefault="006D2AE3" w:rsidP="006D2AE3">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lang w:eastAsia="he-IL"/>
        </w:rPr>
      </w:pPr>
      <w:r w:rsidRPr="006D2AE3">
        <w:rPr>
          <w:rFonts w:ascii="Times New Roman" w:eastAsia="Times New Roman" w:hAnsi="Times New Roman" w:cs="David" w:hint="cs"/>
          <w:sz w:val="20"/>
          <w:szCs w:val="24"/>
          <w:rtl/>
          <w:lang w:eastAsia="he-IL"/>
        </w:rPr>
        <w:t xml:space="preserve">השלמת תכנון מוקדם </w:t>
      </w:r>
      <w:r w:rsidRPr="006D2AE3">
        <w:rPr>
          <w:rFonts w:ascii="Times New Roman" w:eastAsia="Times New Roman" w:hAnsi="Times New Roman" w:cs="David"/>
          <w:sz w:val="20"/>
          <w:szCs w:val="24"/>
          <w:rtl/>
          <w:lang w:eastAsia="he-IL"/>
        </w:rPr>
        <w:t>–</w:t>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lang w:eastAsia="he-IL"/>
        </w:rPr>
        <w:t>XX/XXXX</w:t>
      </w:r>
    </w:p>
    <w:p w14:paraId="558F46D8" w14:textId="77777777" w:rsidR="006D2AE3" w:rsidRPr="006D2AE3" w:rsidRDefault="006D2AE3" w:rsidP="006D2AE3">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lang w:eastAsia="he-IL"/>
        </w:rPr>
      </w:pPr>
      <w:r w:rsidRPr="006D2AE3">
        <w:rPr>
          <w:rFonts w:ascii="Times New Roman" w:eastAsia="Times New Roman" w:hAnsi="Times New Roman" w:cs="David" w:hint="cs"/>
          <w:sz w:val="20"/>
          <w:szCs w:val="24"/>
          <w:rtl/>
          <w:lang w:eastAsia="he-IL"/>
        </w:rPr>
        <w:t xml:space="preserve">השלמת תכנון סופי להיתרים </w:t>
      </w:r>
      <w:r w:rsidRPr="006D2AE3">
        <w:rPr>
          <w:rFonts w:ascii="Times New Roman" w:eastAsia="Times New Roman" w:hAnsi="Times New Roman" w:cs="David"/>
          <w:sz w:val="20"/>
          <w:szCs w:val="24"/>
          <w:rtl/>
          <w:lang w:eastAsia="he-IL"/>
        </w:rPr>
        <w:t>–</w:t>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lang w:eastAsia="he-IL"/>
        </w:rPr>
        <w:t>XX/XXXX</w:t>
      </w:r>
      <w:r w:rsidRPr="006D2AE3" w:rsidDel="00500657">
        <w:rPr>
          <w:rFonts w:ascii="Times New Roman" w:eastAsia="Times New Roman" w:hAnsi="Times New Roman" w:cs="David" w:hint="cs"/>
          <w:sz w:val="20"/>
          <w:szCs w:val="24"/>
          <w:rtl/>
          <w:lang w:eastAsia="he-IL"/>
        </w:rPr>
        <w:t xml:space="preserve"> </w:t>
      </w:r>
    </w:p>
    <w:p w14:paraId="749DB9B6" w14:textId="77777777" w:rsidR="006D2AE3" w:rsidRPr="006D2AE3" w:rsidRDefault="006D2AE3" w:rsidP="006D2AE3">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lang w:eastAsia="he-IL"/>
        </w:rPr>
      </w:pPr>
      <w:r w:rsidRPr="006D2AE3">
        <w:rPr>
          <w:rFonts w:ascii="Times New Roman" w:eastAsia="Times New Roman" w:hAnsi="Times New Roman" w:cs="David" w:hint="cs"/>
          <w:sz w:val="20"/>
          <w:szCs w:val="24"/>
          <w:rtl/>
          <w:lang w:eastAsia="he-IL"/>
        </w:rPr>
        <w:t xml:space="preserve">השלמת תכנון מפורט למכרזים </w:t>
      </w:r>
      <w:r w:rsidRPr="006D2AE3">
        <w:rPr>
          <w:rFonts w:ascii="Times New Roman" w:eastAsia="Times New Roman" w:hAnsi="Times New Roman" w:cs="David"/>
          <w:sz w:val="20"/>
          <w:szCs w:val="24"/>
          <w:rtl/>
          <w:lang w:eastAsia="he-IL"/>
        </w:rPr>
        <w:t>–</w:t>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lang w:eastAsia="he-IL"/>
        </w:rPr>
        <w:t>XX/XXXX</w:t>
      </w:r>
      <w:r w:rsidRPr="006D2AE3" w:rsidDel="00500657">
        <w:rPr>
          <w:rFonts w:ascii="Times New Roman" w:eastAsia="Times New Roman" w:hAnsi="Times New Roman" w:cs="David" w:hint="cs"/>
          <w:sz w:val="20"/>
          <w:szCs w:val="24"/>
          <w:rtl/>
          <w:lang w:eastAsia="he-IL"/>
        </w:rPr>
        <w:t xml:space="preserve"> </w:t>
      </w:r>
    </w:p>
    <w:p w14:paraId="61EA74E0" w14:textId="77777777" w:rsidR="006D2AE3" w:rsidRPr="006D2AE3" w:rsidRDefault="006D2AE3" w:rsidP="006D2AE3">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lang w:eastAsia="he-IL"/>
        </w:rPr>
      </w:pPr>
      <w:r w:rsidRPr="006D2AE3">
        <w:rPr>
          <w:rFonts w:ascii="Times New Roman" w:eastAsia="Times New Roman" w:hAnsi="Times New Roman" w:cs="David" w:hint="cs"/>
          <w:sz w:val="20"/>
          <w:szCs w:val="24"/>
          <w:rtl/>
          <w:lang w:eastAsia="he-IL"/>
        </w:rPr>
        <w:t xml:space="preserve">יציאה למכרזים </w:t>
      </w:r>
      <w:r w:rsidRPr="006D2AE3">
        <w:rPr>
          <w:rFonts w:ascii="Times New Roman" w:eastAsia="Times New Roman" w:hAnsi="Times New Roman" w:cs="David"/>
          <w:sz w:val="20"/>
          <w:szCs w:val="24"/>
          <w:rtl/>
          <w:lang w:eastAsia="he-IL"/>
        </w:rPr>
        <w:t>–</w:t>
      </w:r>
      <w:r w:rsidRPr="006D2AE3">
        <w:rPr>
          <w:rFonts w:ascii="Times New Roman" w:eastAsia="Times New Roman" w:hAnsi="Times New Roman" w:cs="David" w:hint="cs"/>
          <w:sz w:val="20"/>
          <w:szCs w:val="24"/>
          <w:rtl/>
          <w:lang w:eastAsia="he-IL"/>
        </w:rPr>
        <w:t xml:space="preserve"> </w:t>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lang w:eastAsia="he-IL"/>
        </w:rPr>
        <w:t>XX/XXXX</w:t>
      </w:r>
      <w:r w:rsidRPr="006D2AE3" w:rsidDel="00500657">
        <w:rPr>
          <w:rFonts w:ascii="Times New Roman" w:eastAsia="Times New Roman" w:hAnsi="Times New Roman" w:cs="David" w:hint="cs"/>
          <w:sz w:val="20"/>
          <w:szCs w:val="24"/>
          <w:rtl/>
          <w:lang w:eastAsia="he-IL"/>
        </w:rPr>
        <w:t xml:space="preserve"> </w:t>
      </w:r>
    </w:p>
    <w:p w14:paraId="7A9295A8" w14:textId="77777777" w:rsidR="006D2AE3" w:rsidRPr="006D2AE3" w:rsidRDefault="006D2AE3" w:rsidP="006D2AE3">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rtl/>
          <w:lang w:eastAsia="he-IL"/>
        </w:rPr>
      </w:pPr>
      <w:r w:rsidRPr="006D2AE3">
        <w:rPr>
          <w:rFonts w:ascii="Times New Roman" w:eastAsia="Times New Roman" w:hAnsi="Times New Roman" w:cs="David" w:hint="cs"/>
          <w:sz w:val="20"/>
          <w:szCs w:val="24"/>
          <w:rtl/>
          <w:lang w:eastAsia="he-IL"/>
        </w:rPr>
        <w:t xml:space="preserve">השלמת תכנון לביצוע </w:t>
      </w:r>
      <w:r w:rsidRPr="006D2AE3">
        <w:rPr>
          <w:rFonts w:ascii="Times New Roman" w:eastAsia="Times New Roman" w:hAnsi="Times New Roman" w:cs="David"/>
          <w:sz w:val="20"/>
          <w:szCs w:val="24"/>
          <w:rtl/>
          <w:lang w:eastAsia="he-IL"/>
        </w:rPr>
        <w:t>–</w:t>
      </w:r>
      <w:r w:rsidRPr="006D2AE3">
        <w:rPr>
          <w:rFonts w:ascii="Times New Roman" w:eastAsia="Times New Roman" w:hAnsi="Times New Roman" w:cs="David" w:hint="cs"/>
          <w:sz w:val="20"/>
          <w:szCs w:val="24"/>
          <w:rtl/>
          <w:lang w:eastAsia="he-IL"/>
        </w:rPr>
        <w:t xml:space="preserve"> </w:t>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lang w:eastAsia="he-IL"/>
        </w:rPr>
        <w:t>XX/XXXX</w:t>
      </w:r>
      <w:r w:rsidRPr="006D2AE3" w:rsidDel="00500657">
        <w:rPr>
          <w:rFonts w:ascii="Times New Roman" w:eastAsia="Times New Roman" w:hAnsi="Times New Roman" w:cs="David" w:hint="cs"/>
          <w:sz w:val="20"/>
          <w:szCs w:val="24"/>
          <w:rtl/>
          <w:lang w:eastAsia="he-IL"/>
        </w:rPr>
        <w:t xml:space="preserve"> </w:t>
      </w:r>
    </w:p>
    <w:p w14:paraId="64843787" w14:textId="77777777" w:rsidR="006D2AE3" w:rsidRPr="006D2AE3" w:rsidRDefault="006D2AE3" w:rsidP="006D2AE3">
      <w:pPr>
        <w:widowControl w:val="0"/>
        <w:spacing w:before="0" w:beforeAutospacing="0" w:after="0" w:afterAutospacing="0" w:line="240" w:lineRule="auto"/>
        <w:ind w:left="112"/>
        <w:jc w:val="both"/>
        <w:rPr>
          <w:rFonts w:ascii="Times New Roman" w:eastAsia="Times New Roman" w:hAnsi="Times New Roman" w:cs="David"/>
          <w:sz w:val="20"/>
          <w:szCs w:val="24"/>
          <w:rtl/>
          <w:lang w:eastAsia="he-IL"/>
        </w:rPr>
      </w:pPr>
    </w:p>
    <w:p w14:paraId="3F532CA8"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4E4F11C"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E02B556"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8F368F4" w14:textId="77777777" w:rsidR="006D2AE3" w:rsidRPr="006D2AE3" w:rsidRDefault="006D2AE3" w:rsidP="006D2AE3">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6D2AE3">
        <w:rPr>
          <w:rFonts w:ascii="Times New Roman" w:eastAsia="Times New Roman" w:hAnsi="Times New Roman" w:cs="David"/>
          <w:sz w:val="20"/>
          <w:szCs w:val="20"/>
          <w:u w:val="single"/>
          <w:rtl/>
          <w:lang w:eastAsia="he-IL"/>
        </w:rPr>
        <w:br w:type="page"/>
      </w:r>
      <w:r w:rsidRPr="006D2AE3">
        <w:rPr>
          <w:rFonts w:ascii="Times New Roman" w:eastAsia="Times New Roman" w:hAnsi="Times New Roman" w:cs="David"/>
          <w:b/>
          <w:bCs/>
          <w:sz w:val="24"/>
          <w:szCs w:val="24"/>
          <w:u w:val="single"/>
          <w:rtl/>
          <w:lang w:eastAsia="he-IL"/>
        </w:rPr>
        <w:lastRenderedPageBreak/>
        <w:t xml:space="preserve">נספח </w:t>
      </w:r>
      <w:r w:rsidR="00415999">
        <w:rPr>
          <w:rFonts w:ascii="Times New Roman" w:eastAsia="Times New Roman" w:hAnsi="Times New Roman" w:cs="David" w:hint="cs"/>
          <w:b/>
          <w:bCs/>
          <w:sz w:val="24"/>
          <w:szCs w:val="24"/>
          <w:u w:val="single"/>
          <w:rtl/>
          <w:lang w:eastAsia="he-IL"/>
        </w:rPr>
        <w:t>"</w:t>
      </w:r>
      <w:r w:rsidRPr="006D2AE3">
        <w:rPr>
          <w:rFonts w:ascii="Times New Roman" w:eastAsia="Times New Roman" w:hAnsi="Times New Roman" w:cs="David"/>
          <w:b/>
          <w:bCs/>
          <w:sz w:val="24"/>
          <w:szCs w:val="24"/>
          <w:u w:val="single"/>
          <w:rtl/>
          <w:lang w:eastAsia="he-IL"/>
        </w:rPr>
        <w:t>ד</w:t>
      </w:r>
      <w:r w:rsidR="00415999">
        <w:rPr>
          <w:rFonts w:ascii="Times New Roman" w:eastAsia="Times New Roman" w:hAnsi="Times New Roman" w:cs="David" w:hint="cs"/>
          <w:b/>
          <w:bCs/>
          <w:sz w:val="24"/>
          <w:szCs w:val="24"/>
          <w:u w:val="single"/>
          <w:rtl/>
          <w:lang w:eastAsia="he-IL"/>
        </w:rPr>
        <w:t>'</w:t>
      </w:r>
      <w:r w:rsidRPr="006D2AE3">
        <w:rPr>
          <w:rFonts w:ascii="Times New Roman" w:eastAsia="Times New Roman" w:hAnsi="Times New Roman" w:cs="David"/>
          <w:b/>
          <w:bCs/>
          <w:sz w:val="24"/>
          <w:szCs w:val="24"/>
          <w:u w:val="single"/>
          <w:rtl/>
          <w:lang w:eastAsia="he-IL"/>
        </w:rPr>
        <w:t>'</w:t>
      </w:r>
    </w:p>
    <w:p w14:paraId="4D0E21C5" w14:textId="77777777" w:rsidR="006D2AE3" w:rsidRPr="006D2AE3" w:rsidRDefault="006D2AE3" w:rsidP="006D2AE3">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u w:val="single"/>
          <w:rtl/>
          <w:lang w:eastAsia="he-IL"/>
        </w:rPr>
        <w:t>שכר היועץ</w:t>
      </w:r>
    </w:p>
    <w:p w14:paraId="32326732" w14:textId="77777777" w:rsidR="006D2AE3" w:rsidRPr="006D2AE3" w:rsidRDefault="006D2AE3" w:rsidP="006D2AE3">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sz w:val="24"/>
          <w:szCs w:val="24"/>
          <w:rtl/>
          <w:lang w:eastAsia="he-IL"/>
        </w:rPr>
        <w:tab/>
        <w:t>תמורת ביצוע שרותי היועץ, כמפורט בנספח ב', ישלם המזמין ליועץ בשעורים כדלקמן:</w:t>
      </w:r>
    </w:p>
    <w:p w14:paraId="52ADC0D4" w14:textId="77777777" w:rsidR="006D2AE3" w:rsidRPr="006D2AE3" w:rsidRDefault="006D2AE3" w:rsidP="006D2AE3">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1.1</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hint="cs"/>
          <w:sz w:val="24"/>
          <w:szCs w:val="24"/>
          <w:rtl/>
          <w:lang w:eastAsia="he-IL"/>
        </w:rPr>
        <w:t xml:space="preserve">תמורת ביצוע שירותי היועץ ישולם </w:t>
      </w:r>
      <w:r w:rsidRPr="006D2AE3">
        <w:rPr>
          <w:rFonts w:ascii="Times New Roman" w:eastAsia="Times New Roman" w:hAnsi="Times New Roman" w:cs="David"/>
          <w:sz w:val="24"/>
          <w:szCs w:val="24"/>
          <w:rtl/>
          <w:lang w:eastAsia="he-IL"/>
        </w:rPr>
        <w:t xml:space="preserve">סכום קבוע ומוחלט של _________ ש"ח </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(במילים ______________  ש"ח)</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לכל מבנה ראשוני</w:t>
      </w:r>
      <w:r w:rsidRPr="006D2AE3">
        <w:rPr>
          <w:rFonts w:ascii="Times New Roman" w:eastAsia="Times New Roman" w:hAnsi="Times New Roman" w:cs="David" w:hint="cs"/>
          <w:sz w:val="24"/>
          <w:szCs w:val="24"/>
          <w:rtl/>
          <w:lang w:eastAsia="he-IL"/>
        </w:rPr>
        <w:t xml:space="preserve"> הכולל:</w:t>
      </w:r>
    </w:p>
    <w:p w14:paraId="6ECB72C8" w14:textId="77777777" w:rsidR="006D2AE3" w:rsidRPr="006D2AE3" w:rsidRDefault="006D2AE3" w:rsidP="00415999">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1.1.1 תאום מערכות תת קרקעיות  ................................</w:t>
      </w:r>
      <w:r w:rsidR="00415999">
        <w:rPr>
          <w:rFonts w:ascii="Times New Roman" w:eastAsia="Times New Roman" w:hAnsi="Times New Roman" w:cs="David" w:hint="cs"/>
          <w:sz w:val="24"/>
          <w:szCs w:val="24"/>
          <w:rtl/>
          <w:lang w:eastAsia="he-IL"/>
        </w:rPr>
        <w:t>.</w:t>
      </w:r>
      <w:r w:rsidRPr="006D2AE3">
        <w:rPr>
          <w:rFonts w:ascii="Times New Roman" w:eastAsia="Times New Roman" w:hAnsi="Times New Roman" w:cs="David" w:hint="cs"/>
          <w:sz w:val="24"/>
          <w:szCs w:val="24"/>
          <w:rtl/>
          <w:lang w:eastAsia="he-IL"/>
        </w:rPr>
        <w:t>......................... ₪</w:t>
      </w:r>
    </w:p>
    <w:p w14:paraId="0DFF66D5" w14:textId="77777777" w:rsidR="006D2AE3" w:rsidRPr="006D2AE3" w:rsidRDefault="006D2AE3" w:rsidP="006D2AE3">
      <w:pPr>
        <w:widowControl w:val="0"/>
        <w:spacing w:before="120" w:beforeAutospacing="0" w:after="60" w:afterAutospacing="0" w:line="240" w:lineRule="auto"/>
        <w:ind w:left="1440"/>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1.1.2 תאום קומות מרתף.............................................</w:t>
      </w:r>
      <w:r w:rsidR="00415999">
        <w:rPr>
          <w:rFonts w:ascii="Times New Roman" w:eastAsia="Times New Roman" w:hAnsi="Times New Roman" w:cs="David" w:hint="cs"/>
          <w:sz w:val="24"/>
          <w:szCs w:val="24"/>
          <w:rtl/>
          <w:lang w:eastAsia="he-IL"/>
        </w:rPr>
        <w:t>.</w:t>
      </w:r>
      <w:r w:rsidRPr="006D2AE3">
        <w:rPr>
          <w:rFonts w:ascii="Times New Roman" w:eastAsia="Times New Roman" w:hAnsi="Times New Roman" w:cs="David" w:hint="cs"/>
          <w:sz w:val="24"/>
          <w:szCs w:val="24"/>
          <w:rtl/>
          <w:lang w:eastAsia="he-IL"/>
        </w:rPr>
        <w:t>.......................... ₪</w:t>
      </w:r>
    </w:p>
    <w:p w14:paraId="1A18BCBE" w14:textId="77777777" w:rsidR="006D2AE3" w:rsidRPr="006D2AE3" w:rsidRDefault="006D2AE3" w:rsidP="006D2AE3">
      <w:pPr>
        <w:widowControl w:val="0"/>
        <w:spacing w:before="120" w:beforeAutospacing="0" w:after="60" w:afterAutospacing="0" w:line="240" w:lineRule="auto"/>
        <w:ind w:left="144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1.1.3 תאום קומות חניון.............................................</w:t>
      </w:r>
      <w:r w:rsidR="00415999">
        <w:rPr>
          <w:rFonts w:ascii="Times New Roman" w:eastAsia="Times New Roman" w:hAnsi="Times New Roman" w:cs="David" w:hint="cs"/>
          <w:sz w:val="24"/>
          <w:szCs w:val="24"/>
          <w:rtl/>
          <w:lang w:eastAsia="he-IL"/>
        </w:rPr>
        <w:t>.</w:t>
      </w:r>
      <w:r w:rsidRPr="006D2AE3">
        <w:rPr>
          <w:rFonts w:ascii="Times New Roman" w:eastAsia="Times New Roman" w:hAnsi="Times New Roman" w:cs="David" w:hint="cs"/>
          <w:sz w:val="24"/>
          <w:szCs w:val="24"/>
          <w:rtl/>
          <w:lang w:eastAsia="he-IL"/>
        </w:rPr>
        <w:t>...</w:t>
      </w:r>
      <w:r w:rsidR="00415999">
        <w:rPr>
          <w:rFonts w:ascii="Times New Roman" w:eastAsia="Times New Roman" w:hAnsi="Times New Roman" w:cs="David" w:hint="cs"/>
          <w:sz w:val="24"/>
          <w:szCs w:val="24"/>
          <w:rtl/>
          <w:lang w:eastAsia="he-IL"/>
        </w:rPr>
        <w:t>.</w:t>
      </w:r>
      <w:r w:rsidRPr="006D2AE3">
        <w:rPr>
          <w:rFonts w:ascii="Times New Roman" w:eastAsia="Times New Roman" w:hAnsi="Times New Roman" w:cs="David" w:hint="cs"/>
          <w:sz w:val="24"/>
          <w:szCs w:val="24"/>
          <w:rtl/>
          <w:lang w:eastAsia="he-IL"/>
        </w:rPr>
        <w:t xml:space="preserve">........................ ₪ </w:t>
      </w:r>
    </w:p>
    <w:p w14:paraId="420D83D0" w14:textId="77777777" w:rsidR="006D2AE3" w:rsidRPr="006D2AE3" w:rsidRDefault="006D2AE3" w:rsidP="006D2AE3">
      <w:pPr>
        <w:widowControl w:val="0"/>
        <w:spacing w:before="120" w:beforeAutospacing="0" w:after="60" w:afterAutospacing="0" w:line="240" w:lineRule="auto"/>
        <w:ind w:left="1440"/>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1.1.4 תאום קומת קרקע ולובי ראשי.................................</w:t>
      </w:r>
      <w:r w:rsidR="00415999">
        <w:rPr>
          <w:rFonts w:ascii="Times New Roman" w:eastAsia="Times New Roman" w:hAnsi="Times New Roman" w:cs="David" w:hint="cs"/>
          <w:sz w:val="24"/>
          <w:szCs w:val="24"/>
          <w:rtl/>
          <w:lang w:eastAsia="he-IL"/>
        </w:rPr>
        <w:t>.</w:t>
      </w:r>
      <w:r w:rsidRPr="006D2AE3">
        <w:rPr>
          <w:rFonts w:ascii="Times New Roman" w:eastAsia="Times New Roman" w:hAnsi="Times New Roman" w:cs="David" w:hint="cs"/>
          <w:sz w:val="24"/>
          <w:szCs w:val="24"/>
          <w:rtl/>
          <w:lang w:eastAsia="he-IL"/>
        </w:rPr>
        <w:t>....................... ₪</w:t>
      </w:r>
    </w:p>
    <w:p w14:paraId="1B86A4A5" w14:textId="77777777" w:rsidR="006D2AE3" w:rsidRPr="006D2AE3" w:rsidRDefault="006D2AE3" w:rsidP="006D2AE3">
      <w:pPr>
        <w:widowControl w:val="0"/>
        <w:spacing w:before="120" w:beforeAutospacing="0" w:after="60" w:afterAutospacing="0" w:line="240" w:lineRule="auto"/>
        <w:ind w:left="144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1.1.5 תאום קומות המסחר...............................................</w:t>
      </w:r>
      <w:r w:rsidR="00415999">
        <w:rPr>
          <w:rFonts w:ascii="Times New Roman" w:eastAsia="Times New Roman" w:hAnsi="Times New Roman" w:cs="David" w:hint="cs"/>
          <w:sz w:val="24"/>
          <w:szCs w:val="24"/>
          <w:rtl/>
          <w:lang w:eastAsia="he-IL"/>
        </w:rPr>
        <w:t>.</w:t>
      </w:r>
      <w:r w:rsidRPr="006D2AE3">
        <w:rPr>
          <w:rFonts w:ascii="Times New Roman" w:eastAsia="Times New Roman" w:hAnsi="Times New Roman" w:cs="David" w:hint="cs"/>
          <w:sz w:val="24"/>
          <w:szCs w:val="24"/>
          <w:rtl/>
          <w:lang w:eastAsia="he-IL"/>
        </w:rPr>
        <w:t xml:space="preserve">...................... ₪ </w:t>
      </w:r>
    </w:p>
    <w:p w14:paraId="17671EDE" w14:textId="77777777" w:rsidR="006D2AE3" w:rsidRPr="006D2AE3" w:rsidRDefault="006D2AE3" w:rsidP="006D2AE3">
      <w:pPr>
        <w:widowControl w:val="0"/>
        <w:spacing w:before="120" w:beforeAutospacing="0" w:after="60" w:afterAutospacing="0" w:line="240" w:lineRule="auto"/>
        <w:ind w:left="144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1.1.6 תאום קומות המגורים...............................................</w:t>
      </w:r>
      <w:r w:rsidR="00415999">
        <w:rPr>
          <w:rFonts w:ascii="Times New Roman" w:eastAsia="Times New Roman" w:hAnsi="Times New Roman" w:cs="David" w:hint="cs"/>
          <w:sz w:val="24"/>
          <w:szCs w:val="24"/>
          <w:rtl/>
          <w:lang w:eastAsia="he-IL"/>
        </w:rPr>
        <w:t>.</w:t>
      </w:r>
      <w:r w:rsidRPr="006D2AE3">
        <w:rPr>
          <w:rFonts w:ascii="Times New Roman" w:eastAsia="Times New Roman" w:hAnsi="Times New Roman" w:cs="David" w:hint="cs"/>
          <w:sz w:val="24"/>
          <w:szCs w:val="24"/>
          <w:rtl/>
          <w:lang w:eastAsia="he-IL"/>
        </w:rPr>
        <w:t>....................  ₪</w:t>
      </w:r>
    </w:p>
    <w:p w14:paraId="6A17E4B7" w14:textId="77777777" w:rsidR="006D2AE3" w:rsidRPr="006D2AE3" w:rsidRDefault="006D2AE3" w:rsidP="00415999">
      <w:pPr>
        <w:widowControl w:val="0"/>
        <w:spacing w:before="120" w:beforeAutospacing="0" w:after="60" w:afterAutospacing="0" w:line="240" w:lineRule="auto"/>
        <w:ind w:left="1440"/>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1.1.7 תאום מערכות גג המגורים..........................................</w:t>
      </w:r>
      <w:r w:rsidR="00415999">
        <w:rPr>
          <w:rFonts w:ascii="Times New Roman" w:eastAsia="Times New Roman" w:hAnsi="Times New Roman" w:cs="David" w:hint="cs"/>
          <w:sz w:val="24"/>
          <w:szCs w:val="24"/>
          <w:rtl/>
          <w:lang w:eastAsia="he-IL"/>
        </w:rPr>
        <w:t>.</w:t>
      </w:r>
      <w:r w:rsidRPr="006D2AE3">
        <w:rPr>
          <w:rFonts w:ascii="Times New Roman" w:eastAsia="Times New Roman" w:hAnsi="Times New Roman" w:cs="David" w:hint="cs"/>
          <w:sz w:val="24"/>
          <w:szCs w:val="24"/>
          <w:rtl/>
          <w:lang w:eastAsia="he-IL"/>
        </w:rPr>
        <w:t xml:space="preserve">...................  ₪ </w:t>
      </w:r>
    </w:p>
    <w:p w14:paraId="31AE37EB" w14:textId="77777777" w:rsidR="006D2AE3" w:rsidRPr="006D2AE3" w:rsidRDefault="006D2AE3" w:rsidP="00415999">
      <w:pPr>
        <w:widowControl w:val="0"/>
        <w:spacing w:before="120" w:beforeAutospacing="0" w:after="60" w:afterAutospacing="0" w:line="240" w:lineRule="auto"/>
        <w:ind w:left="144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1.1.8 תאום מערכות גג המסחר.............................................</w:t>
      </w:r>
      <w:r w:rsidR="00415999">
        <w:rPr>
          <w:rFonts w:ascii="Times New Roman" w:eastAsia="Times New Roman" w:hAnsi="Times New Roman" w:cs="David" w:hint="cs"/>
          <w:sz w:val="24"/>
          <w:szCs w:val="24"/>
          <w:rtl/>
          <w:lang w:eastAsia="he-IL"/>
        </w:rPr>
        <w:t>..</w:t>
      </w:r>
      <w:r w:rsidRPr="006D2AE3">
        <w:rPr>
          <w:rFonts w:ascii="Times New Roman" w:eastAsia="Times New Roman" w:hAnsi="Times New Roman" w:cs="David" w:hint="cs"/>
          <w:sz w:val="24"/>
          <w:szCs w:val="24"/>
          <w:rtl/>
          <w:lang w:eastAsia="he-IL"/>
        </w:rPr>
        <w:t>.................. ₪</w:t>
      </w:r>
    </w:p>
    <w:p w14:paraId="03A3FA62" w14:textId="77777777" w:rsidR="006D2AE3" w:rsidRPr="006D2AE3" w:rsidRDefault="006D2AE3" w:rsidP="006D2AE3">
      <w:pPr>
        <w:widowControl w:val="0"/>
        <w:spacing w:before="120" w:beforeAutospacing="0" w:after="60" w:afterAutospacing="0" w:line="240" w:lineRule="auto"/>
        <w:ind w:left="144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*מחק את המיותר</w:t>
      </w:r>
    </w:p>
    <w:p w14:paraId="44C92412" w14:textId="77777777" w:rsidR="006D2AE3" w:rsidRPr="006D2AE3" w:rsidRDefault="006D2AE3" w:rsidP="006D2AE3">
      <w:pPr>
        <w:widowControl w:val="0"/>
        <w:spacing w:before="120" w:beforeAutospacing="0" w:after="60" w:afterAutospacing="0" w:line="240" w:lineRule="auto"/>
        <w:ind w:left="1440" w:hanging="720"/>
        <w:jc w:val="both"/>
        <w:rPr>
          <w:rFonts w:ascii="Times New Roman" w:eastAsia="Times New Roman" w:hAnsi="Times New Roman" w:cs="David"/>
          <w:b/>
          <w:bCs/>
          <w:sz w:val="24"/>
          <w:szCs w:val="24"/>
          <w:rtl/>
          <w:lang w:eastAsia="he-IL"/>
        </w:rPr>
      </w:pPr>
      <w:r w:rsidRPr="006D2AE3">
        <w:rPr>
          <w:rFonts w:ascii="Times New Roman" w:eastAsia="Times New Roman" w:hAnsi="Times New Roman" w:cs="David" w:hint="cs"/>
          <w:b/>
          <w:bCs/>
          <w:sz w:val="24"/>
          <w:szCs w:val="24"/>
          <w:rtl/>
          <w:lang w:eastAsia="he-IL"/>
        </w:rPr>
        <w:t xml:space="preserve">                                                                                                      סה"כ: ______ ___₪</w:t>
      </w:r>
    </w:p>
    <w:p w14:paraId="73798F4B" w14:textId="77777777" w:rsidR="006D2AE3" w:rsidRPr="006D2AE3" w:rsidRDefault="006D2AE3" w:rsidP="006D2AE3">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1.2</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hint="cs"/>
          <w:sz w:val="24"/>
          <w:szCs w:val="24"/>
          <w:rtl/>
          <w:lang w:eastAsia="he-IL"/>
        </w:rPr>
        <w:t xml:space="preserve">תמורת ביצוע שירותי היועץ ישולם </w:t>
      </w:r>
      <w:r w:rsidRPr="006D2AE3">
        <w:rPr>
          <w:rFonts w:ascii="Times New Roman" w:eastAsia="Times New Roman" w:hAnsi="Times New Roman" w:cs="David"/>
          <w:sz w:val="24"/>
          <w:szCs w:val="24"/>
          <w:rtl/>
          <w:lang w:eastAsia="he-IL"/>
        </w:rPr>
        <w:t xml:space="preserve">סכום קבוע ומוחלט של _________ ש"ח (במילים ______________  ש"ח) לכל מבנה חוזר. </w:t>
      </w:r>
    </w:p>
    <w:p w14:paraId="197B1866" w14:textId="77777777" w:rsidR="00415999" w:rsidRPr="00DE118F" w:rsidRDefault="00415999" w:rsidP="00415999">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בסעיף זה:</w:t>
      </w:r>
    </w:p>
    <w:p w14:paraId="2263C71D" w14:textId="77777777" w:rsidR="00415999" w:rsidRPr="00DE118F" w:rsidRDefault="00415999" w:rsidP="00415999">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 xml:space="preserve">מבנה ראשוני - המבנה שהוקם לראשונה עפ"י תכניותיו של </w:t>
      </w:r>
      <w:r w:rsidR="009F6985">
        <w:rPr>
          <w:rFonts w:ascii="Times New Roman" w:eastAsia="Times New Roman" w:hAnsi="Times New Roman" w:cs="David"/>
          <w:sz w:val="24"/>
          <w:szCs w:val="24"/>
          <w:rtl/>
          <w:lang w:eastAsia="he-IL"/>
        </w:rPr>
        <w:t>היועץ</w:t>
      </w:r>
      <w:r w:rsidRPr="00DE118F">
        <w:rPr>
          <w:rFonts w:ascii="Times New Roman" w:eastAsia="Times New Roman" w:hAnsi="Times New Roman" w:cs="David"/>
          <w:sz w:val="24"/>
          <w:szCs w:val="24"/>
          <w:rtl/>
          <w:lang w:eastAsia="he-IL"/>
        </w:rPr>
        <w:t xml:space="preserve">. </w:t>
      </w:r>
    </w:p>
    <w:p w14:paraId="68DA7701" w14:textId="77777777" w:rsidR="00415999" w:rsidRPr="00DE118F" w:rsidRDefault="00415999" w:rsidP="00415999">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במקרים בהם מתוכננים במקביל מס' מבנים ראשונים וחוזרים יחשב המבנה שבו מס' היחידות הרב ביותר כמבנה ראשוני.</w:t>
      </w:r>
    </w:p>
    <w:p w14:paraId="2014488B" w14:textId="77777777" w:rsidR="00415999" w:rsidRPr="00DE118F" w:rsidRDefault="00415999" w:rsidP="00415999">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 xml:space="preserve">מבנה חוזר - מבנה נוסף המוקם בשלמותו או בחלקו עפ"י תכניותיו של </w:t>
      </w:r>
      <w:r w:rsidR="009F6985">
        <w:rPr>
          <w:rFonts w:ascii="Times New Roman" w:eastAsia="Times New Roman" w:hAnsi="Times New Roman" w:cs="David"/>
          <w:sz w:val="24"/>
          <w:szCs w:val="24"/>
          <w:rtl/>
          <w:lang w:eastAsia="he-IL"/>
        </w:rPr>
        <w:t>היועץ</w:t>
      </w:r>
      <w:r w:rsidRPr="00DE118F">
        <w:rPr>
          <w:rFonts w:ascii="Times New Roman" w:eastAsia="Times New Roman" w:hAnsi="Times New Roman" w:cs="David"/>
          <w:sz w:val="24"/>
          <w:szCs w:val="24"/>
          <w:rtl/>
          <w:lang w:eastAsia="he-IL"/>
        </w:rPr>
        <w:t xml:space="preserve">, על אותו המגרש או במגרש אחר, בין אם על פי תכניות קיימות על כל פרטיהן ובין אם לצורך הקמתו התבקש </w:t>
      </w:r>
      <w:r w:rsidR="007902DF">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להכניס שינויים והתאמות בתוכניות הקיימות כגון: תמונת ראי, קומת עמודים, התאמה למרתפים, הצמדת זוג מבנים, תוספת ו/או הפחתת קומה אחת טיפוסית, שינויים קלים במידות.</w:t>
      </w:r>
    </w:p>
    <w:p w14:paraId="452FB48B" w14:textId="77777777" w:rsidR="00415999" w:rsidRPr="00DE118F" w:rsidRDefault="00415999" w:rsidP="00415999">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(במקרים בהם מתוכננים במקביל מס' מבנים שיוגדרו כראשונים וכחוזרים בהפרשים של עד שתי קומות יחשב גם מבנה בו מתוכננות שתי קומות פחות מהמבנה הראשוני כמבנה חוזר).</w:t>
      </w:r>
    </w:p>
    <w:p w14:paraId="522E0D3D" w14:textId="77777777" w:rsidR="00415999" w:rsidRPr="00DE118F" w:rsidRDefault="00415999" w:rsidP="00415999">
      <w:pPr>
        <w:widowControl w:val="0"/>
        <w:spacing w:before="0" w:beforeAutospacing="0" w:after="0" w:afterAutospacing="0" w:line="240" w:lineRule="auto"/>
        <w:ind w:left="651" w:hanging="651"/>
        <w:jc w:val="both"/>
        <w:rPr>
          <w:rFonts w:ascii="Times New Roman" w:eastAsia="Times New Roman" w:hAnsi="Times New Roman" w:cs="David"/>
          <w:sz w:val="24"/>
          <w:szCs w:val="24"/>
          <w:lang w:eastAsia="he-IL"/>
        </w:rPr>
      </w:pPr>
      <w:r w:rsidRPr="00DE118F">
        <w:rPr>
          <w:rFonts w:ascii="Times New Roman" w:eastAsia="Times New Roman" w:hAnsi="Times New Roman" w:cs="David" w:hint="cs"/>
          <w:sz w:val="24"/>
          <w:szCs w:val="24"/>
          <w:rtl/>
          <w:lang w:eastAsia="he-IL"/>
        </w:rPr>
        <w:t>2</w:t>
      </w:r>
      <w:r w:rsidRPr="00DE118F">
        <w:rPr>
          <w:rFonts w:ascii="Times New Roman" w:eastAsia="Times New Roman" w:hAnsi="Times New Roman" w:cs="David"/>
          <w:sz w:val="24"/>
          <w:szCs w:val="24"/>
          <w:rtl/>
          <w:lang w:eastAsia="he-IL"/>
        </w:rPr>
        <w:t>.</w:t>
      </w:r>
      <w:r w:rsidRPr="00DE118F">
        <w:rPr>
          <w:rFonts w:ascii="Times New Roman" w:eastAsia="Times New Roman" w:hAnsi="Times New Roman" w:cs="David"/>
          <w:sz w:val="24"/>
          <w:szCs w:val="24"/>
          <w:rtl/>
          <w:lang w:eastAsia="he-IL"/>
        </w:rPr>
        <w:tab/>
      </w:r>
      <w:r w:rsidRPr="00DE118F">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0CAA92AB66134D6BAE9FDEF64F28175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Pr="00DE118F">
            <w:rPr>
              <w:color w:val="00B0F0"/>
              <w:rtl/>
            </w:rPr>
            <w:t>[סוג מדד כותרת]</w:t>
          </w:r>
        </w:sdtContent>
      </w:sdt>
      <w:r w:rsidRPr="00DE118F">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9EDBA94241044DCDACE3A7876F77F25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Pr="00DE118F">
            <w:rPr>
              <w:color w:val="00B0F0"/>
              <w:rtl/>
            </w:rPr>
            <w:t>[מדד בגין/ידוע - כותרת]</w:t>
          </w:r>
        </w:sdtContent>
      </w:sdt>
      <w:r w:rsidRPr="00DE118F">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10D93A9C94D64EA0966AEB2E9C6974C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EndPr/>
        <w:sdtContent>
          <w:r w:rsidRPr="00DE118F">
            <w:rPr>
              <w:color w:val="00B0F0"/>
              <w:rtl/>
            </w:rPr>
            <w:t>[מדד בסיס]</w:t>
          </w:r>
        </w:sdtContent>
      </w:sdt>
      <w:r w:rsidRPr="00DE118F">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4FD4697092804C88B4E0DD179DD83BB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Pr="00DE118F">
            <w:rPr>
              <w:color w:val="00B0F0"/>
              <w:rtl/>
            </w:rPr>
            <w:t>[נקודות מדד]</w:t>
          </w:r>
        </w:sdtContent>
      </w:sdt>
      <w:r w:rsidRPr="00DE118F">
        <w:rPr>
          <w:rFonts w:ascii="Times New Roman" w:eastAsia="Times New Roman" w:hAnsi="Times New Roman" w:cs="David" w:hint="cs"/>
          <w:sz w:val="24"/>
          <w:szCs w:val="24"/>
          <w:rtl/>
        </w:rPr>
        <w:t xml:space="preserve"> נקודות) </w:t>
      </w:r>
      <w:r w:rsidRPr="00DE118F">
        <w:rPr>
          <w:rFonts w:ascii="Times New Roman" w:eastAsia="Times New Roman" w:hAnsi="Times New Roman" w:cs="David" w:hint="cs"/>
          <w:sz w:val="24"/>
          <w:szCs w:val="24"/>
          <w:rtl/>
          <w:lang w:eastAsia="he-IL"/>
        </w:rPr>
        <w:t xml:space="preserve"> עד למדד הידוע ביום הגשת כל חשבון.</w:t>
      </w:r>
    </w:p>
    <w:p w14:paraId="4BBEC7B5" w14:textId="77777777" w:rsidR="00415999" w:rsidRPr="00DE118F" w:rsidRDefault="00415999" w:rsidP="00415999">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p>
    <w:p w14:paraId="71004FD4" w14:textId="77777777" w:rsidR="00415999" w:rsidRPr="00DE118F" w:rsidRDefault="00415999" w:rsidP="00415999">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w:t>
      </w:r>
      <w:r w:rsidRPr="00DE118F">
        <w:rPr>
          <w:rFonts w:ascii="Times New Roman" w:eastAsia="Times New Roman" w:hAnsi="Times New Roman" w:cs="David"/>
          <w:sz w:val="24"/>
          <w:szCs w:val="24"/>
          <w:rtl/>
          <w:lang w:eastAsia="he-IL"/>
        </w:rPr>
        <w:tab/>
        <w:t>למען הסר ספק:</w:t>
      </w:r>
    </w:p>
    <w:p w14:paraId="3403797E" w14:textId="77777777" w:rsidR="00415999" w:rsidRPr="00DE118F" w:rsidRDefault="00415999" w:rsidP="00415999">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3.1</w:t>
      </w:r>
      <w:r w:rsidRPr="00DE118F">
        <w:rPr>
          <w:rFonts w:ascii="Times New Roman" w:eastAsia="Times New Roman" w:hAnsi="Times New Roman" w:cs="David"/>
          <w:sz w:val="24"/>
          <w:szCs w:val="24"/>
          <w:rtl/>
          <w:lang w:eastAsia="he-IL"/>
        </w:rPr>
        <w:tab/>
        <w:t>שכר הטרחה יחושב כמכפלת יחידת הדיור שבתכנון ושבכוונת המזמין לבצעם בכל קטע וקטע של הפרויקט במועדו (לדוגמא: אם בקטע א' בכוונת המזמין לבצע 60 יח"ד, ו</w:t>
      </w:r>
      <w:r w:rsidR="009F6985">
        <w:rPr>
          <w:rFonts w:ascii="Times New Roman" w:eastAsia="Times New Roman" w:hAnsi="Times New Roman" w:cs="David"/>
          <w:sz w:val="24"/>
          <w:szCs w:val="24"/>
          <w:rtl/>
          <w:lang w:eastAsia="he-IL"/>
        </w:rPr>
        <w:t>היועץ</w:t>
      </w:r>
      <w:r w:rsidRPr="00DE118F">
        <w:rPr>
          <w:rFonts w:ascii="Times New Roman" w:eastAsia="Times New Roman" w:hAnsi="Times New Roman" w:cs="David"/>
          <w:sz w:val="24"/>
          <w:szCs w:val="24"/>
          <w:rtl/>
          <w:lang w:eastAsia="he-IL"/>
        </w:rPr>
        <w:t xml:space="preserve"> נדרש לתכנן להקמת 60 יח"ד, יהיה חייב המזמין בתשלום עבור אותן יח"ד בלבד, גם אם התכנון יתאים לקטעים הבאים). </w:t>
      </w:r>
    </w:p>
    <w:p w14:paraId="0458ABD2" w14:textId="77777777" w:rsidR="00415999" w:rsidRPr="00DE118F" w:rsidRDefault="00415999" w:rsidP="00415999">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3.2</w:t>
      </w:r>
      <w:r w:rsidRPr="00DE118F">
        <w:rPr>
          <w:rFonts w:ascii="Times New Roman" w:eastAsia="Times New Roman" w:hAnsi="Times New Roman" w:cs="David"/>
          <w:sz w:val="24"/>
          <w:szCs w:val="24"/>
          <w:rtl/>
          <w:lang w:eastAsia="he-IL"/>
        </w:rPr>
        <w:tab/>
        <w:t xml:space="preserve">מובהר כי שכר </w:t>
      </w:r>
      <w:r w:rsidR="009F6985">
        <w:rPr>
          <w:rFonts w:ascii="Times New Roman" w:eastAsia="Times New Roman" w:hAnsi="Times New Roman" w:cs="David"/>
          <w:sz w:val="24"/>
          <w:szCs w:val="24"/>
          <w:rtl/>
          <w:lang w:eastAsia="he-IL"/>
        </w:rPr>
        <w:t>היועץ</w:t>
      </w:r>
      <w:r w:rsidRPr="00DE118F">
        <w:rPr>
          <w:rFonts w:ascii="Times New Roman" w:eastAsia="Times New Roman" w:hAnsi="Times New Roman" w:cs="David"/>
          <w:sz w:val="24"/>
          <w:szCs w:val="24"/>
          <w:rtl/>
          <w:lang w:eastAsia="he-IL"/>
        </w:rPr>
        <w:t xml:space="preserve">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58C450FC" w14:textId="77777777" w:rsidR="00415999" w:rsidRPr="00DE118F" w:rsidRDefault="00415999" w:rsidP="00415999">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3.3</w:t>
      </w:r>
      <w:r w:rsidRPr="00DE118F">
        <w:rPr>
          <w:rFonts w:ascii="Times New Roman" w:eastAsia="Times New Roman" w:hAnsi="Times New Roman" w:cs="David"/>
          <w:sz w:val="24"/>
          <w:szCs w:val="24"/>
          <w:rtl/>
          <w:lang w:eastAsia="he-IL"/>
        </w:rPr>
        <w:tab/>
        <w:t xml:space="preserve">שכר </w:t>
      </w:r>
      <w:r w:rsidR="009F6985">
        <w:rPr>
          <w:rFonts w:ascii="Times New Roman" w:eastAsia="Times New Roman" w:hAnsi="Times New Roman" w:cs="David"/>
          <w:sz w:val="24"/>
          <w:szCs w:val="24"/>
          <w:rtl/>
          <w:lang w:eastAsia="he-IL"/>
        </w:rPr>
        <w:t>היועץ</w:t>
      </w:r>
      <w:r w:rsidRPr="00DE118F">
        <w:rPr>
          <w:rFonts w:ascii="Times New Roman" w:eastAsia="Times New Roman" w:hAnsi="Times New Roman" w:cs="David"/>
          <w:sz w:val="24"/>
          <w:szCs w:val="24"/>
          <w:rtl/>
          <w:lang w:eastAsia="he-IL"/>
        </w:rPr>
        <w:t xml:space="preserve"> כולל את כל המפורט בחוזה על כל נספחיו, לרבות נספח ב'.</w:t>
      </w:r>
    </w:p>
    <w:p w14:paraId="7E63A823" w14:textId="77777777" w:rsidR="00415999" w:rsidRPr="00DE118F" w:rsidRDefault="00415999" w:rsidP="00415999">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4.</w:t>
      </w:r>
      <w:r w:rsidRPr="00DE118F">
        <w:rPr>
          <w:rFonts w:ascii="Times New Roman" w:eastAsia="Times New Roman" w:hAnsi="Times New Roman" w:cs="David"/>
          <w:sz w:val="24"/>
          <w:szCs w:val="24"/>
          <w:rtl/>
          <w:lang w:eastAsia="he-IL"/>
        </w:rPr>
        <w:tab/>
        <w:t>בנוסף לכל תשלום ישולם ל</w:t>
      </w:r>
      <w:r w:rsidR="007902DF">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מע"מ כשיעורו בחוק וזאת כנגד המצאת חשבונית מס כדין, למועד תשלום המע"מ ע"י </w:t>
      </w:r>
      <w:r w:rsidR="009F6985">
        <w:rPr>
          <w:rFonts w:ascii="Times New Roman" w:eastAsia="Times New Roman" w:hAnsi="Times New Roman" w:cs="David"/>
          <w:sz w:val="24"/>
          <w:szCs w:val="24"/>
          <w:rtl/>
          <w:lang w:eastAsia="he-IL"/>
        </w:rPr>
        <w:t>היועץ</w:t>
      </w:r>
      <w:r w:rsidRPr="00DE118F">
        <w:rPr>
          <w:rFonts w:ascii="Times New Roman" w:eastAsia="Times New Roman" w:hAnsi="Times New Roman" w:cs="David"/>
          <w:sz w:val="24"/>
          <w:szCs w:val="24"/>
          <w:rtl/>
          <w:lang w:eastAsia="he-IL"/>
        </w:rPr>
        <w:t xml:space="preserve"> והמצאת כל אישור נוסף עפ"י דין.</w:t>
      </w:r>
    </w:p>
    <w:p w14:paraId="503649B0" w14:textId="77777777" w:rsidR="006D2AE3" w:rsidRPr="00415999" w:rsidRDefault="00415999" w:rsidP="00415999">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lang w:eastAsia="he-IL"/>
        </w:rPr>
      </w:pPr>
      <w:r w:rsidRPr="00DE118F">
        <w:rPr>
          <w:rFonts w:ascii="Times New Roman" w:eastAsia="Times New Roman" w:hAnsi="Times New Roman" w:cs="David"/>
          <w:sz w:val="24"/>
          <w:szCs w:val="24"/>
          <w:rtl/>
          <w:lang w:eastAsia="he-IL"/>
        </w:rPr>
        <w:t>5.</w:t>
      </w:r>
      <w:r w:rsidRPr="00DE118F">
        <w:rPr>
          <w:rFonts w:ascii="Times New Roman" w:eastAsia="Times New Roman" w:hAnsi="Times New Roman" w:cs="David"/>
          <w:sz w:val="24"/>
          <w:szCs w:val="24"/>
          <w:rtl/>
          <w:lang w:eastAsia="he-IL"/>
        </w:rPr>
        <w:tab/>
        <w:t xml:space="preserve">תנאי מוקדם לביצוע התשלומים לפי נספח זה הוא שכל עבודות התכנון הכלולות בשכר </w:t>
      </w:r>
      <w:r w:rsidR="009F6985">
        <w:rPr>
          <w:rFonts w:ascii="Times New Roman" w:eastAsia="Times New Roman" w:hAnsi="Times New Roman" w:cs="David"/>
          <w:sz w:val="24"/>
          <w:szCs w:val="24"/>
          <w:rtl/>
          <w:lang w:eastAsia="he-IL"/>
        </w:rPr>
        <w:t>היועץ</w:t>
      </w:r>
      <w:r w:rsidRPr="00DE118F">
        <w:rPr>
          <w:rFonts w:ascii="Times New Roman" w:eastAsia="Times New Roman" w:hAnsi="Times New Roman" w:cs="David"/>
          <w:sz w:val="24"/>
          <w:szCs w:val="24"/>
          <w:rtl/>
          <w:lang w:eastAsia="he-IL"/>
        </w:rPr>
        <w:t xml:space="preserve"> </w:t>
      </w:r>
      <w:r w:rsidRPr="00DE118F">
        <w:rPr>
          <w:rFonts w:ascii="Times New Roman" w:eastAsia="Times New Roman" w:hAnsi="Times New Roman" w:cs="David"/>
          <w:sz w:val="24"/>
          <w:szCs w:val="24"/>
          <w:rtl/>
          <w:lang w:eastAsia="he-IL"/>
        </w:rPr>
        <w:lastRenderedPageBreak/>
        <w:t xml:space="preserve">הושלמו וכל המסמכים והתוכניות נמסרו למזמין. </w:t>
      </w:r>
    </w:p>
    <w:p w14:paraId="4DB5D242" w14:textId="77777777" w:rsidR="006D2AE3" w:rsidRPr="006D2AE3" w:rsidRDefault="006D2AE3" w:rsidP="006D2AE3">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6D2AE3">
        <w:rPr>
          <w:rFonts w:ascii="Times New Roman" w:eastAsia="Times New Roman" w:hAnsi="Times New Roman" w:cs="David"/>
          <w:bCs/>
          <w:sz w:val="24"/>
          <w:szCs w:val="24"/>
          <w:u w:val="single"/>
          <w:rtl/>
          <w:lang w:eastAsia="he-IL"/>
        </w:rPr>
        <w:t xml:space="preserve">נספח </w:t>
      </w:r>
      <w:r w:rsidR="00415999">
        <w:rPr>
          <w:rFonts w:ascii="Times New Roman" w:eastAsia="Times New Roman" w:hAnsi="Times New Roman" w:cs="David" w:hint="cs"/>
          <w:bCs/>
          <w:sz w:val="24"/>
          <w:szCs w:val="24"/>
          <w:u w:val="single"/>
          <w:rtl/>
          <w:lang w:eastAsia="he-IL"/>
        </w:rPr>
        <w:t>"</w:t>
      </w:r>
      <w:r w:rsidRPr="006D2AE3">
        <w:rPr>
          <w:rFonts w:ascii="Times New Roman" w:eastAsia="Times New Roman" w:hAnsi="Times New Roman" w:cs="David"/>
          <w:bCs/>
          <w:sz w:val="24"/>
          <w:szCs w:val="24"/>
          <w:u w:val="single"/>
          <w:rtl/>
          <w:lang w:eastAsia="he-IL"/>
        </w:rPr>
        <w:t>ה</w:t>
      </w:r>
      <w:r w:rsidR="00415999">
        <w:rPr>
          <w:rFonts w:ascii="Times New Roman" w:eastAsia="Times New Roman" w:hAnsi="Times New Roman" w:cs="David" w:hint="cs"/>
          <w:bCs/>
          <w:sz w:val="24"/>
          <w:szCs w:val="24"/>
          <w:u w:val="single"/>
          <w:rtl/>
          <w:lang w:eastAsia="he-IL"/>
        </w:rPr>
        <w:t>'</w:t>
      </w:r>
      <w:r w:rsidRPr="006D2AE3">
        <w:rPr>
          <w:rFonts w:ascii="Times New Roman" w:eastAsia="Times New Roman" w:hAnsi="Times New Roman" w:cs="David"/>
          <w:bCs/>
          <w:sz w:val="24"/>
          <w:szCs w:val="24"/>
          <w:u w:val="single"/>
          <w:rtl/>
          <w:lang w:eastAsia="he-IL"/>
        </w:rPr>
        <w:t>'</w:t>
      </w:r>
    </w:p>
    <w:p w14:paraId="53500857"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05CCDB1" w14:textId="77777777" w:rsidR="006D2AE3" w:rsidRPr="006D2AE3" w:rsidRDefault="006D2AE3" w:rsidP="006D2AE3">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6D2AE3">
        <w:rPr>
          <w:rFonts w:ascii="Times New Roman" w:eastAsia="Times New Roman" w:hAnsi="Times New Roman" w:cs="David"/>
          <w:bCs/>
          <w:sz w:val="24"/>
          <w:szCs w:val="24"/>
          <w:u w:val="single"/>
          <w:rtl/>
          <w:lang w:eastAsia="he-IL"/>
        </w:rPr>
        <w:t xml:space="preserve">תשלומי שכר </w:t>
      </w:r>
      <w:r w:rsidR="009F6985">
        <w:rPr>
          <w:rFonts w:ascii="Times New Roman" w:eastAsia="Times New Roman" w:hAnsi="Times New Roman" w:cs="David" w:hint="cs"/>
          <w:bCs/>
          <w:sz w:val="24"/>
          <w:szCs w:val="24"/>
          <w:u w:val="single"/>
          <w:rtl/>
          <w:lang w:eastAsia="he-IL"/>
        </w:rPr>
        <w:t>היועץ</w:t>
      </w:r>
    </w:p>
    <w:p w14:paraId="434BE235" w14:textId="77777777" w:rsidR="006D2AE3" w:rsidRPr="006D2AE3" w:rsidRDefault="006D2AE3" w:rsidP="006D2AE3">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5131DC1A" w14:textId="77777777" w:rsidR="006D2AE3" w:rsidRPr="006D2AE3" w:rsidRDefault="006D2AE3" w:rsidP="006D2AE3">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00D5AAEA" w14:textId="77777777" w:rsidR="006D2AE3" w:rsidRPr="006D2AE3" w:rsidRDefault="006D2AE3" w:rsidP="006D2AE3">
      <w:pPr>
        <w:widowControl w:val="0"/>
        <w:numPr>
          <w:ilvl w:val="0"/>
          <w:numId w:val="9"/>
        </w:numPr>
        <w:spacing w:before="0" w:beforeAutospacing="0" w:after="0" w:afterAutospacing="0" w:line="240" w:lineRule="auto"/>
        <w:ind w:right="360"/>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שכר </w:t>
      </w:r>
      <w:r w:rsidR="009F6985">
        <w:rPr>
          <w:rFonts w:ascii="Times New Roman" w:eastAsia="Times New Roman" w:hAnsi="Times New Roman" w:cs="David"/>
          <w:sz w:val="24"/>
          <w:szCs w:val="24"/>
          <w:rtl/>
          <w:lang w:eastAsia="he-IL"/>
        </w:rPr>
        <w:t>היועץ</w:t>
      </w:r>
      <w:r w:rsidRPr="006D2AE3">
        <w:rPr>
          <w:rFonts w:ascii="Times New Roman" w:eastAsia="Times New Roman" w:hAnsi="Times New Roman" w:cs="David"/>
          <w:sz w:val="24"/>
          <w:szCs w:val="24"/>
          <w:rtl/>
          <w:lang w:eastAsia="he-IL"/>
        </w:rPr>
        <w:t xml:space="preserve"> ישולם לשיעורין כנגד גמר כל שלב ושלב של שרותי </w:t>
      </w:r>
      <w:r w:rsidR="009F6985">
        <w:rPr>
          <w:rFonts w:ascii="Times New Roman" w:eastAsia="Times New Roman" w:hAnsi="Times New Roman" w:cs="David"/>
          <w:sz w:val="24"/>
          <w:szCs w:val="24"/>
          <w:rtl/>
          <w:lang w:eastAsia="he-IL"/>
        </w:rPr>
        <w:t>היועץ</w:t>
      </w:r>
      <w:r w:rsidRPr="006D2AE3">
        <w:rPr>
          <w:rFonts w:ascii="Times New Roman" w:eastAsia="Times New Roman" w:hAnsi="Times New Roman" w:cs="David"/>
          <w:sz w:val="24"/>
          <w:szCs w:val="24"/>
          <w:rtl/>
          <w:lang w:eastAsia="he-IL"/>
        </w:rPr>
        <w:t xml:space="preserve"> כמוגדר בחוזה לרבות בנספחים ב' ו- ח' כדלקמן:</w:t>
      </w:r>
      <w:r w:rsidRPr="006D2AE3">
        <w:rPr>
          <w:rFonts w:ascii="Times New Roman" w:eastAsia="Times New Roman" w:hAnsi="Times New Roman" w:cs="David"/>
          <w:sz w:val="24"/>
          <w:szCs w:val="24"/>
          <w:rtl/>
          <w:lang w:eastAsia="he-IL"/>
        </w:rPr>
        <w:br/>
      </w:r>
    </w:p>
    <w:tbl>
      <w:tblPr>
        <w:tblW w:w="8763" w:type="dxa"/>
        <w:tblLook w:val="00A0" w:firstRow="1" w:lastRow="0" w:firstColumn="1" w:lastColumn="0" w:noHBand="0" w:noVBand="0"/>
      </w:tblPr>
      <w:tblGrid>
        <w:gridCol w:w="993"/>
        <w:gridCol w:w="5670"/>
        <w:gridCol w:w="567"/>
        <w:gridCol w:w="966"/>
        <w:gridCol w:w="567"/>
      </w:tblGrid>
      <w:tr w:rsidR="006D2AE3" w:rsidRPr="006D2AE3" w14:paraId="0CE48BA4" w14:textId="77777777" w:rsidTr="00144C6E">
        <w:trPr>
          <w:gridAfter w:val="1"/>
          <w:wAfter w:w="567" w:type="dxa"/>
        </w:trPr>
        <w:tc>
          <w:tcPr>
            <w:tcW w:w="993" w:type="dxa"/>
            <w:vAlign w:val="bottom"/>
          </w:tcPr>
          <w:p w14:paraId="200A81D7" w14:textId="77777777" w:rsidR="006D2AE3" w:rsidRPr="006D2AE3" w:rsidRDefault="006D2AE3" w:rsidP="006D2AE3">
            <w:pPr>
              <w:widowControl w:val="0"/>
              <w:spacing w:before="0" w:beforeAutospacing="0" w:after="0" w:afterAutospacing="0" w:line="240" w:lineRule="auto"/>
              <w:ind w:right="360"/>
              <w:jc w:val="center"/>
              <w:rPr>
                <w:rFonts w:ascii="Times New Roman" w:eastAsia="Times New Roman" w:hAnsi="Times New Roman" w:cs="David"/>
                <w:sz w:val="24"/>
                <w:szCs w:val="24"/>
                <w:rtl/>
              </w:rPr>
            </w:pPr>
          </w:p>
        </w:tc>
        <w:tc>
          <w:tcPr>
            <w:tcW w:w="5670" w:type="dxa"/>
          </w:tcPr>
          <w:p w14:paraId="4E23DCBD" w14:textId="77777777" w:rsidR="006D2AE3" w:rsidRPr="006D2AE3" w:rsidRDefault="006D2AE3" w:rsidP="006D2AE3">
            <w:pPr>
              <w:widowControl w:val="0"/>
              <w:spacing w:before="0" w:beforeAutospacing="0" w:after="0" w:afterAutospacing="0" w:line="240" w:lineRule="auto"/>
              <w:ind w:left="397" w:right="360"/>
              <w:rPr>
                <w:rFonts w:ascii="Times New Roman" w:eastAsia="Times New Roman" w:hAnsi="Times New Roman" w:cs="David"/>
                <w:sz w:val="24"/>
                <w:szCs w:val="24"/>
                <w:rtl/>
              </w:rPr>
            </w:pPr>
          </w:p>
        </w:tc>
        <w:tc>
          <w:tcPr>
            <w:tcW w:w="1533" w:type="dxa"/>
            <w:gridSpan w:val="2"/>
          </w:tcPr>
          <w:p w14:paraId="50D81683" w14:textId="77777777" w:rsidR="006D2AE3" w:rsidRPr="006D2AE3" w:rsidRDefault="006D2AE3" w:rsidP="006D2AE3">
            <w:pPr>
              <w:widowControl w:val="0"/>
              <w:spacing w:before="0" w:beforeAutospacing="0" w:after="0" w:afterAutospacing="0" w:line="240" w:lineRule="auto"/>
              <w:jc w:val="right"/>
              <w:rPr>
                <w:rFonts w:ascii="Times New Roman" w:eastAsia="Times New Roman" w:hAnsi="Times New Roman" w:cs="David"/>
                <w:sz w:val="24"/>
                <w:szCs w:val="24"/>
                <w:rtl/>
              </w:rPr>
            </w:pPr>
          </w:p>
        </w:tc>
      </w:tr>
      <w:tr w:rsidR="006D2AE3" w:rsidRPr="006D2AE3" w14:paraId="1323222C" w14:textId="77777777" w:rsidTr="00144C6E">
        <w:trPr>
          <w:trHeight w:val="340"/>
        </w:trPr>
        <w:tc>
          <w:tcPr>
            <w:tcW w:w="993" w:type="dxa"/>
          </w:tcPr>
          <w:p w14:paraId="36CDC335" w14:textId="77777777" w:rsidR="006D2AE3" w:rsidRPr="006D2AE3" w:rsidRDefault="006D2AE3" w:rsidP="00415999">
            <w:pPr>
              <w:widowControl w:val="0"/>
              <w:spacing w:before="0" w:beforeAutospacing="0" w:after="0" w:afterAutospacing="0" w:line="240" w:lineRule="auto"/>
              <w:ind w:left="310" w:right="360" w:hanging="310"/>
              <w:jc w:val="center"/>
              <w:rPr>
                <w:rFonts w:ascii="Times New Roman" w:eastAsia="Times New Roman" w:hAnsi="Times New Roman" w:cs="David"/>
                <w:sz w:val="24"/>
                <w:szCs w:val="24"/>
              </w:rPr>
            </w:pPr>
            <w:r w:rsidRPr="006D2AE3">
              <w:rPr>
                <w:rFonts w:ascii="Times New Roman" w:eastAsia="Times New Roman" w:hAnsi="Times New Roman" w:cs="David" w:hint="cs"/>
                <w:sz w:val="24"/>
                <w:szCs w:val="24"/>
                <w:rtl/>
                <w:lang w:eastAsia="he-IL"/>
              </w:rPr>
              <w:t>10%</w:t>
            </w:r>
          </w:p>
        </w:tc>
        <w:tc>
          <w:tcPr>
            <w:tcW w:w="6237" w:type="dxa"/>
            <w:gridSpan w:val="2"/>
          </w:tcPr>
          <w:p w14:paraId="0EC69DAD" w14:textId="77777777" w:rsidR="006D2AE3" w:rsidRPr="006D2AE3" w:rsidRDefault="006D2AE3" w:rsidP="00144C6E">
            <w:pPr>
              <w:widowControl w:val="0"/>
              <w:tabs>
                <w:tab w:val="left" w:pos="6151"/>
              </w:tabs>
              <w:spacing w:before="0" w:beforeAutospacing="0" w:after="0" w:afterAutospacing="0" w:line="240" w:lineRule="auto"/>
              <w:rPr>
                <w:rFonts w:ascii="Times New Roman" w:eastAsia="Times New Roman" w:hAnsi="Times New Roman" w:cs="David"/>
                <w:sz w:val="24"/>
                <w:szCs w:val="24"/>
              </w:rPr>
            </w:pPr>
            <w:r w:rsidRPr="006D2AE3">
              <w:rPr>
                <w:rFonts w:ascii="Times New Roman" w:eastAsia="Times New Roman" w:hAnsi="Times New Roman" w:cs="David"/>
                <w:sz w:val="24"/>
                <w:szCs w:val="24"/>
                <w:rtl/>
                <w:lang w:eastAsia="he-IL"/>
              </w:rPr>
              <w:t>לאחר גמר הי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עוץ המוקדם</w:t>
            </w:r>
            <w:r w:rsidRPr="006D2AE3">
              <w:rPr>
                <w:rFonts w:ascii="Times New Roman" w:eastAsia="Times New Roman" w:hAnsi="Times New Roman" w:cs="David" w:hint="cs"/>
                <w:sz w:val="24"/>
                <w:szCs w:val="24"/>
                <w:rtl/>
                <w:lang w:eastAsia="he-IL"/>
              </w:rPr>
              <w:t xml:space="preserve"> לתיאום מערכות</w:t>
            </w:r>
            <w:r w:rsidR="00415999">
              <w:rPr>
                <w:rFonts w:ascii="Times New Roman" w:eastAsia="Times New Roman" w:hAnsi="Times New Roman" w:cs="David" w:hint="cs"/>
                <w:sz w:val="24"/>
                <w:szCs w:val="24"/>
                <w:rtl/>
              </w:rPr>
              <w:t>............................</w:t>
            </w:r>
            <w:r w:rsidR="00144C6E">
              <w:rPr>
                <w:rFonts w:ascii="Times New Roman" w:eastAsia="Times New Roman" w:hAnsi="Times New Roman" w:cs="David" w:hint="cs"/>
                <w:sz w:val="24"/>
                <w:szCs w:val="24"/>
                <w:rtl/>
              </w:rPr>
              <w:t>.........</w:t>
            </w:r>
          </w:p>
        </w:tc>
        <w:tc>
          <w:tcPr>
            <w:tcW w:w="1533" w:type="dxa"/>
            <w:gridSpan w:val="2"/>
          </w:tcPr>
          <w:p w14:paraId="749BAC05" w14:textId="77777777" w:rsidR="006D2AE3" w:rsidRPr="006D2AE3" w:rsidRDefault="006D2AE3" w:rsidP="006D2AE3">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tl/>
              </w:rPr>
            </w:pPr>
            <w:r w:rsidRPr="006D2AE3">
              <w:rPr>
                <w:rFonts w:ascii="Times New Roman" w:eastAsia="Times New Roman" w:hAnsi="Times New Roman" w:cs="David" w:hint="cs"/>
                <w:sz w:val="24"/>
                <w:szCs w:val="24"/>
                <w:rtl/>
              </w:rPr>
              <w:t>א.</w:t>
            </w:r>
          </w:p>
        </w:tc>
      </w:tr>
      <w:tr w:rsidR="006D2AE3" w:rsidRPr="006D2AE3" w14:paraId="0034B3E3" w14:textId="77777777" w:rsidTr="00144C6E">
        <w:trPr>
          <w:trHeight w:val="340"/>
        </w:trPr>
        <w:tc>
          <w:tcPr>
            <w:tcW w:w="993" w:type="dxa"/>
          </w:tcPr>
          <w:p w14:paraId="45E2AA41" w14:textId="77777777" w:rsidR="006D2AE3" w:rsidRPr="006D2AE3" w:rsidRDefault="006D2AE3" w:rsidP="006D2AE3">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6D2AE3">
              <w:rPr>
                <w:rFonts w:ascii="Times New Roman" w:eastAsia="Times New Roman" w:hAnsi="Times New Roman" w:cs="David" w:hint="cs"/>
                <w:sz w:val="24"/>
                <w:szCs w:val="24"/>
                <w:rtl/>
                <w:lang w:eastAsia="he-IL"/>
              </w:rPr>
              <w:t>25%</w:t>
            </w:r>
          </w:p>
        </w:tc>
        <w:tc>
          <w:tcPr>
            <w:tcW w:w="6237" w:type="dxa"/>
            <w:gridSpan w:val="2"/>
          </w:tcPr>
          <w:p w14:paraId="23AA6944" w14:textId="77777777" w:rsidR="006D2AE3" w:rsidRPr="006D2AE3" w:rsidRDefault="006D2AE3" w:rsidP="00144C6E">
            <w:pPr>
              <w:widowControl w:val="0"/>
              <w:spacing w:before="0" w:beforeAutospacing="0" w:after="0" w:afterAutospacing="0" w:line="240" w:lineRule="auto"/>
              <w:rPr>
                <w:rFonts w:ascii="Times New Roman" w:eastAsia="Times New Roman" w:hAnsi="Times New Roman" w:cs="David"/>
                <w:sz w:val="24"/>
                <w:szCs w:val="24"/>
              </w:rPr>
            </w:pPr>
            <w:r w:rsidRPr="006D2AE3">
              <w:rPr>
                <w:rFonts w:ascii="Times New Roman" w:eastAsia="Times New Roman" w:hAnsi="Times New Roman" w:cs="David"/>
                <w:sz w:val="24"/>
                <w:szCs w:val="24"/>
                <w:rtl/>
                <w:lang w:eastAsia="he-IL"/>
              </w:rPr>
              <w:t xml:space="preserve">לאחר גמר </w:t>
            </w:r>
            <w:r w:rsidRPr="006D2AE3">
              <w:rPr>
                <w:rFonts w:ascii="Times New Roman" w:eastAsia="Times New Roman" w:hAnsi="Times New Roman" w:cs="David" w:hint="cs"/>
                <w:sz w:val="24"/>
                <w:szCs w:val="24"/>
                <w:rtl/>
                <w:lang w:eastAsia="he-IL"/>
              </w:rPr>
              <w:t xml:space="preserve">הפקת תכניות </w:t>
            </w:r>
            <w:r w:rsidRPr="006D2AE3">
              <w:rPr>
                <w:rFonts w:ascii="Times New Roman" w:eastAsia="Times New Roman" w:hAnsi="Times New Roman" w:cs="David" w:hint="cs"/>
                <w:sz w:val="24"/>
                <w:szCs w:val="24"/>
                <w:rtl/>
              </w:rPr>
              <w:t xml:space="preserve"> לתיאום מערכות כולל חתכים </w:t>
            </w:r>
            <w:r w:rsidR="00144C6E">
              <w:rPr>
                <w:rFonts w:ascii="Times New Roman" w:eastAsia="Times New Roman" w:hAnsi="Times New Roman" w:cs="David" w:hint="cs"/>
                <w:sz w:val="24"/>
                <w:szCs w:val="24"/>
                <w:rtl/>
              </w:rPr>
              <w:t xml:space="preserve">סבב </w:t>
            </w:r>
            <w:r w:rsidRPr="006D2AE3">
              <w:rPr>
                <w:rFonts w:ascii="Times New Roman" w:eastAsia="Times New Roman" w:hAnsi="Times New Roman" w:cs="David" w:hint="cs"/>
                <w:sz w:val="24"/>
                <w:szCs w:val="24"/>
                <w:rtl/>
              </w:rPr>
              <w:t xml:space="preserve">ראשון </w:t>
            </w:r>
            <w:r w:rsidR="00144C6E">
              <w:rPr>
                <w:rFonts w:ascii="Times New Roman" w:eastAsia="Times New Roman" w:hAnsi="Times New Roman" w:cs="David" w:hint="cs"/>
                <w:sz w:val="24"/>
                <w:szCs w:val="24"/>
                <w:rtl/>
              </w:rPr>
              <w:t>...</w:t>
            </w:r>
          </w:p>
        </w:tc>
        <w:tc>
          <w:tcPr>
            <w:tcW w:w="1533" w:type="dxa"/>
            <w:gridSpan w:val="2"/>
          </w:tcPr>
          <w:p w14:paraId="5B950D86" w14:textId="77777777" w:rsidR="006D2AE3" w:rsidRPr="006D2AE3" w:rsidRDefault="006D2AE3" w:rsidP="006D2AE3">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6D2AE3">
              <w:rPr>
                <w:rFonts w:ascii="Times New Roman" w:eastAsia="Times New Roman" w:hAnsi="Times New Roman" w:cs="David" w:hint="cs"/>
                <w:sz w:val="24"/>
                <w:szCs w:val="24"/>
                <w:rtl/>
              </w:rPr>
              <w:t>ב.</w:t>
            </w:r>
          </w:p>
        </w:tc>
      </w:tr>
      <w:tr w:rsidR="006D2AE3" w:rsidRPr="006D2AE3" w14:paraId="6DA9CDDA" w14:textId="77777777" w:rsidTr="00144C6E">
        <w:trPr>
          <w:trHeight w:val="340"/>
        </w:trPr>
        <w:tc>
          <w:tcPr>
            <w:tcW w:w="993" w:type="dxa"/>
          </w:tcPr>
          <w:p w14:paraId="00E5B5A7" w14:textId="77777777" w:rsidR="006D2AE3" w:rsidRPr="006D2AE3" w:rsidRDefault="006D2AE3" w:rsidP="006D2AE3">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6D2AE3">
              <w:rPr>
                <w:rFonts w:ascii="Times New Roman" w:eastAsia="Times New Roman" w:hAnsi="Times New Roman" w:cs="David" w:hint="cs"/>
                <w:sz w:val="24"/>
                <w:szCs w:val="24"/>
                <w:rtl/>
                <w:lang w:eastAsia="he-IL"/>
              </w:rPr>
              <w:t>55%</w:t>
            </w:r>
          </w:p>
        </w:tc>
        <w:tc>
          <w:tcPr>
            <w:tcW w:w="6237" w:type="dxa"/>
            <w:gridSpan w:val="2"/>
          </w:tcPr>
          <w:p w14:paraId="07768544" w14:textId="77777777" w:rsidR="006D2AE3" w:rsidRPr="006D2AE3" w:rsidRDefault="006D2AE3" w:rsidP="00144C6E">
            <w:pPr>
              <w:widowControl w:val="0"/>
              <w:spacing w:before="0" w:beforeAutospacing="0" w:after="0" w:afterAutospacing="0" w:line="240" w:lineRule="auto"/>
              <w:rPr>
                <w:rFonts w:ascii="Times New Roman" w:eastAsia="Times New Roman" w:hAnsi="Times New Roman" w:cs="David"/>
                <w:sz w:val="24"/>
                <w:szCs w:val="24"/>
              </w:rPr>
            </w:pPr>
            <w:r w:rsidRPr="006D2AE3">
              <w:rPr>
                <w:rFonts w:ascii="Times New Roman" w:eastAsia="Times New Roman" w:hAnsi="Times New Roman" w:cs="David"/>
                <w:sz w:val="24"/>
                <w:szCs w:val="24"/>
                <w:rtl/>
                <w:lang w:eastAsia="he-IL"/>
              </w:rPr>
              <w:t xml:space="preserve">לאחר גמר </w:t>
            </w:r>
            <w:r w:rsidRPr="006D2AE3">
              <w:rPr>
                <w:rFonts w:ascii="Times New Roman" w:eastAsia="Times New Roman" w:hAnsi="Times New Roman" w:cs="David" w:hint="cs"/>
                <w:sz w:val="24"/>
                <w:szCs w:val="24"/>
                <w:rtl/>
                <w:lang w:eastAsia="he-IL"/>
              </w:rPr>
              <w:t>הפקת תכניות סופיות לביצוע</w:t>
            </w:r>
            <w:r w:rsidR="00144C6E">
              <w:rPr>
                <w:rFonts w:ascii="Times New Roman" w:eastAsia="Times New Roman" w:hAnsi="Times New Roman" w:cs="David" w:hint="cs"/>
                <w:sz w:val="24"/>
                <w:szCs w:val="24"/>
                <w:rtl/>
              </w:rPr>
              <w:t>...........................................</w:t>
            </w:r>
          </w:p>
        </w:tc>
        <w:tc>
          <w:tcPr>
            <w:tcW w:w="1533" w:type="dxa"/>
            <w:gridSpan w:val="2"/>
          </w:tcPr>
          <w:p w14:paraId="68E32907" w14:textId="77777777" w:rsidR="006D2AE3" w:rsidRPr="006D2AE3" w:rsidRDefault="006D2AE3" w:rsidP="006D2AE3">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6D2AE3">
              <w:rPr>
                <w:rFonts w:ascii="Times New Roman" w:eastAsia="Times New Roman" w:hAnsi="Times New Roman" w:cs="David" w:hint="cs"/>
                <w:sz w:val="24"/>
                <w:szCs w:val="24"/>
                <w:rtl/>
              </w:rPr>
              <w:t>ג.</w:t>
            </w:r>
          </w:p>
        </w:tc>
      </w:tr>
      <w:tr w:rsidR="006D2AE3" w:rsidRPr="006D2AE3" w14:paraId="0F09F4C7" w14:textId="77777777" w:rsidTr="00144C6E">
        <w:trPr>
          <w:trHeight w:val="340"/>
        </w:trPr>
        <w:tc>
          <w:tcPr>
            <w:tcW w:w="993" w:type="dxa"/>
          </w:tcPr>
          <w:p w14:paraId="264B1C02" w14:textId="77777777" w:rsidR="006D2AE3" w:rsidRPr="006D2AE3" w:rsidRDefault="006D2AE3" w:rsidP="006D2AE3">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6D2AE3">
              <w:rPr>
                <w:rFonts w:ascii="Times New Roman" w:eastAsia="Times New Roman" w:hAnsi="Times New Roman" w:cs="David" w:hint="cs"/>
                <w:sz w:val="24"/>
                <w:szCs w:val="24"/>
                <w:rtl/>
                <w:lang w:eastAsia="he-IL"/>
              </w:rPr>
              <w:t>10%</w:t>
            </w:r>
          </w:p>
        </w:tc>
        <w:tc>
          <w:tcPr>
            <w:tcW w:w="6237" w:type="dxa"/>
            <w:gridSpan w:val="2"/>
          </w:tcPr>
          <w:p w14:paraId="2A7E3D4A" w14:textId="77777777" w:rsidR="006D2AE3" w:rsidRPr="006D2AE3" w:rsidRDefault="006D2AE3" w:rsidP="00144C6E">
            <w:pPr>
              <w:widowControl w:val="0"/>
              <w:spacing w:before="0" w:beforeAutospacing="0" w:after="0" w:afterAutospacing="0" w:line="240" w:lineRule="auto"/>
              <w:rPr>
                <w:rFonts w:ascii="Times New Roman" w:eastAsia="Times New Roman" w:hAnsi="Times New Roman" w:cs="David"/>
                <w:sz w:val="24"/>
                <w:szCs w:val="24"/>
              </w:rPr>
            </w:pPr>
            <w:r w:rsidRPr="006D2AE3">
              <w:rPr>
                <w:rFonts w:ascii="Times New Roman" w:eastAsia="Times New Roman" w:hAnsi="Times New Roman" w:cs="David"/>
                <w:sz w:val="24"/>
                <w:szCs w:val="24"/>
                <w:rtl/>
                <w:lang w:eastAsia="he-IL"/>
              </w:rPr>
              <w:t>במהלך הפיקוח העליון</w:t>
            </w:r>
            <w:r w:rsidR="00144C6E">
              <w:rPr>
                <w:rFonts w:ascii="Times New Roman" w:eastAsia="Times New Roman" w:hAnsi="Times New Roman" w:cs="David" w:hint="cs"/>
                <w:sz w:val="24"/>
                <w:szCs w:val="24"/>
                <w:rtl/>
              </w:rPr>
              <w:t>....................................................................</w:t>
            </w:r>
          </w:p>
        </w:tc>
        <w:tc>
          <w:tcPr>
            <w:tcW w:w="1533" w:type="dxa"/>
            <w:gridSpan w:val="2"/>
          </w:tcPr>
          <w:p w14:paraId="4801FB13" w14:textId="77777777" w:rsidR="006D2AE3" w:rsidRPr="006D2AE3" w:rsidRDefault="006D2AE3" w:rsidP="006D2AE3">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6D2AE3">
              <w:rPr>
                <w:rFonts w:ascii="Times New Roman" w:eastAsia="Times New Roman" w:hAnsi="Times New Roman" w:cs="David" w:hint="cs"/>
                <w:sz w:val="24"/>
                <w:szCs w:val="24"/>
                <w:rtl/>
              </w:rPr>
              <w:t>ד.</w:t>
            </w:r>
          </w:p>
        </w:tc>
      </w:tr>
      <w:tr w:rsidR="006D2AE3" w:rsidRPr="006D2AE3" w14:paraId="5B8EBCB0" w14:textId="77777777" w:rsidTr="00144C6E">
        <w:trPr>
          <w:gridAfter w:val="1"/>
          <w:wAfter w:w="567" w:type="dxa"/>
        </w:trPr>
        <w:tc>
          <w:tcPr>
            <w:tcW w:w="993" w:type="dxa"/>
          </w:tcPr>
          <w:p w14:paraId="0C0026DA" w14:textId="77777777" w:rsidR="006D2AE3" w:rsidRPr="006D2AE3" w:rsidRDefault="006D2AE3" w:rsidP="006D2AE3">
            <w:pPr>
              <w:widowControl w:val="0"/>
              <w:spacing w:before="0" w:beforeAutospacing="0" w:after="0" w:afterAutospacing="0" w:line="240" w:lineRule="auto"/>
              <w:ind w:right="360"/>
              <w:rPr>
                <w:rFonts w:ascii="Times New Roman" w:eastAsia="Times New Roman" w:hAnsi="Times New Roman" w:cs="David"/>
                <w:sz w:val="24"/>
                <w:szCs w:val="24"/>
              </w:rPr>
            </w:pPr>
          </w:p>
        </w:tc>
        <w:tc>
          <w:tcPr>
            <w:tcW w:w="5670" w:type="dxa"/>
          </w:tcPr>
          <w:p w14:paraId="7CDF2147" w14:textId="77777777" w:rsidR="006D2AE3" w:rsidRPr="006D2AE3" w:rsidRDefault="006D2AE3" w:rsidP="006D2AE3">
            <w:pPr>
              <w:widowControl w:val="0"/>
              <w:spacing w:before="0" w:beforeAutospacing="0" w:after="0" w:afterAutospacing="0" w:line="240" w:lineRule="auto"/>
              <w:ind w:right="360"/>
              <w:rPr>
                <w:rFonts w:ascii="Times New Roman" w:eastAsia="Times New Roman" w:hAnsi="Times New Roman" w:cs="David"/>
                <w:sz w:val="24"/>
                <w:szCs w:val="24"/>
              </w:rPr>
            </w:pPr>
          </w:p>
        </w:tc>
        <w:tc>
          <w:tcPr>
            <w:tcW w:w="1533" w:type="dxa"/>
            <w:gridSpan w:val="2"/>
          </w:tcPr>
          <w:p w14:paraId="170CA7D1" w14:textId="77777777" w:rsidR="006D2AE3" w:rsidRPr="006D2AE3" w:rsidRDefault="006D2AE3" w:rsidP="006D2AE3">
            <w:pPr>
              <w:widowControl w:val="0"/>
              <w:spacing w:before="0" w:beforeAutospacing="0" w:after="0" w:afterAutospacing="0" w:line="240" w:lineRule="auto"/>
              <w:jc w:val="right"/>
              <w:rPr>
                <w:rFonts w:ascii="Times New Roman" w:eastAsia="Times New Roman" w:hAnsi="Times New Roman" w:cs="David"/>
                <w:sz w:val="24"/>
                <w:szCs w:val="24"/>
              </w:rPr>
            </w:pPr>
          </w:p>
        </w:tc>
      </w:tr>
    </w:tbl>
    <w:p w14:paraId="0DE99BE2" w14:textId="77777777" w:rsidR="006D2AE3" w:rsidRPr="006D2AE3" w:rsidRDefault="006D2AE3" w:rsidP="006D2AE3">
      <w:pPr>
        <w:widowControl w:val="0"/>
        <w:spacing w:before="0" w:beforeAutospacing="0" w:after="0" w:afterAutospacing="0" w:line="240" w:lineRule="auto"/>
        <w:ind w:left="720" w:right="360"/>
        <w:rPr>
          <w:rFonts w:ascii="Times New Roman" w:eastAsia="Times New Roman" w:hAnsi="Times New Roman" w:cs="David"/>
          <w:color w:val="008000"/>
          <w:sz w:val="24"/>
          <w:szCs w:val="24"/>
          <w:rtl/>
          <w:lang w:eastAsia="he-IL"/>
        </w:rPr>
      </w:pPr>
    </w:p>
    <w:p w14:paraId="560DEED0" w14:textId="77777777" w:rsidR="00144C6E" w:rsidRPr="00776496" w:rsidRDefault="00144C6E" w:rsidP="00144C6E">
      <w:pPr>
        <w:widowControl w:val="0"/>
        <w:numPr>
          <w:ilvl w:val="0"/>
          <w:numId w:val="15"/>
        </w:numPr>
        <w:spacing w:before="0" w:beforeAutospacing="0" w:after="0" w:afterAutospacing="0" w:line="360" w:lineRule="auto"/>
        <w:ind w:right="36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למרות האמור בסעיף 1 לעיל רשאי המזמין לשלם ליועץ מקדמות בגין קידום התכנון אשר יקוזזו משלבי התשלום עפ"י קביעתו.</w:t>
      </w:r>
    </w:p>
    <w:p w14:paraId="6F8F86DD" w14:textId="77777777" w:rsidR="00144C6E" w:rsidRPr="00776496" w:rsidRDefault="00144C6E" w:rsidP="00144C6E">
      <w:pPr>
        <w:spacing w:before="0" w:beforeAutospacing="0" w:after="0" w:afterAutospacing="0" w:line="360" w:lineRule="auto"/>
        <w:rPr>
          <w:rFonts w:ascii="Times New Roman" w:eastAsia="Times New Roman" w:hAnsi="Times New Roman" w:cs="David"/>
          <w:sz w:val="24"/>
          <w:szCs w:val="24"/>
          <w:rtl/>
        </w:rPr>
      </w:pPr>
    </w:p>
    <w:p w14:paraId="7035BC4D" w14:textId="77777777" w:rsidR="00144C6E" w:rsidRPr="00776496" w:rsidRDefault="00144C6E" w:rsidP="00144C6E">
      <w:pPr>
        <w:widowControl w:val="0"/>
        <w:numPr>
          <w:ilvl w:val="0"/>
          <w:numId w:val="15"/>
        </w:numPr>
        <w:spacing w:before="0" w:beforeAutospacing="0" w:after="0" w:afterAutospacing="0" w:line="360" w:lineRule="auto"/>
        <w:ind w:right="36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היועץ יגיש חשבון לא יותר מאשר פעם בחודש.</w:t>
      </w:r>
    </w:p>
    <w:p w14:paraId="5885C517" w14:textId="77777777" w:rsidR="00144C6E" w:rsidRPr="00776496" w:rsidRDefault="00144C6E" w:rsidP="00144C6E">
      <w:pPr>
        <w:spacing w:before="0" w:beforeAutospacing="0" w:after="0" w:afterAutospacing="0" w:line="360" w:lineRule="auto"/>
        <w:ind w:left="720"/>
        <w:rPr>
          <w:rFonts w:ascii="Times New Roman" w:eastAsia="Times New Roman" w:hAnsi="Times New Roman" w:cs="David"/>
          <w:sz w:val="24"/>
          <w:szCs w:val="24"/>
          <w:rtl/>
        </w:rPr>
      </w:pPr>
    </w:p>
    <w:p w14:paraId="1EE6EB95" w14:textId="77777777" w:rsidR="00144C6E" w:rsidRPr="00776496" w:rsidRDefault="00144C6E" w:rsidP="00144C6E">
      <w:pPr>
        <w:spacing w:before="0" w:beforeAutospacing="0" w:after="0" w:afterAutospacing="0" w:line="360" w:lineRule="auto"/>
        <w:ind w:left="720" w:hanging="720"/>
        <w:rPr>
          <w:rFonts w:ascii="Times New Roman" w:eastAsia="Times New Roman" w:hAnsi="Times New Roman" w:cs="David"/>
          <w:sz w:val="24"/>
          <w:szCs w:val="24"/>
        </w:rPr>
      </w:pPr>
      <w:r w:rsidRPr="00776496">
        <w:rPr>
          <w:rFonts w:ascii="Times New Roman" w:eastAsia="Times New Roman" w:hAnsi="Times New Roman" w:cs="David"/>
          <w:sz w:val="24"/>
          <w:szCs w:val="24"/>
          <w:rtl/>
        </w:rPr>
        <w:t xml:space="preserve">4. </w:t>
      </w:r>
      <w:r w:rsidRPr="00776496">
        <w:rPr>
          <w:rFonts w:ascii="Times New Roman" w:eastAsia="Times New Roman" w:hAnsi="Times New Roman" w:cs="David"/>
          <w:sz w:val="24"/>
          <w:szCs w:val="24"/>
          <w:rtl/>
        </w:rPr>
        <w:tab/>
        <w:t>המזמין ישלם את שכר היועץ בטווח של  60 יום מתאריך אישור החשבון ע"י המנהל.</w:t>
      </w:r>
    </w:p>
    <w:p w14:paraId="1BE88002" w14:textId="77777777" w:rsidR="006D2AE3" w:rsidRPr="00144C6E" w:rsidRDefault="006D2AE3" w:rsidP="006D2AE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1838E24"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lang w:eastAsia="he-IL"/>
        </w:rPr>
      </w:pPr>
    </w:p>
    <w:p w14:paraId="6EF0C481" w14:textId="77777777" w:rsidR="006D2AE3" w:rsidRPr="006D2AE3" w:rsidRDefault="006D2AE3" w:rsidP="006D2AE3">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25AF895E" w14:textId="77777777" w:rsidR="006D2AE3" w:rsidRPr="006D2AE3" w:rsidRDefault="006D2AE3" w:rsidP="006D2AE3">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5A35A267"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56A43FA7" w14:textId="77777777" w:rsidR="00BE2283" w:rsidRPr="00672C76" w:rsidRDefault="006D2AE3" w:rsidP="00BE228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6D2AE3">
        <w:rPr>
          <w:rFonts w:ascii="Times New Roman" w:eastAsia="Times New Roman" w:hAnsi="Times New Roman" w:cs="David"/>
          <w:sz w:val="20"/>
          <w:szCs w:val="20"/>
          <w:rtl/>
          <w:lang w:eastAsia="he-IL"/>
        </w:rPr>
        <w:br w:type="page"/>
      </w:r>
      <w:r w:rsidR="00BE2283" w:rsidRPr="00B27B4C">
        <w:rPr>
          <w:rFonts w:ascii="Times New Roman" w:eastAsia="Times New Roman" w:hAnsi="Times New Roman" w:cs="David" w:hint="cs"/>
          <w:bCs/>
          <w:sz w:val="20"/>
          <w:szCs w:val="24"/>
          <w:u w:val="single"/>
          <w:rtl/>
          <w:lang w:eastAsia="he-IL"/>
        </w:rPr>
        <w:lastRenderedPageBreak/>
        <w:t xml:space="preserve">נספח </w:t>
      </w:r>
      <w:r w:rsidR="00BE2283">
        <w:rPr>
          <w:rFonts w:ascii="Times New Roman" w:eastAsia="Times New Roman" w:hAnsi="Times New Roman" w:cs="David" w:hint="cs"/>
          <w:bCs/>
          <w:sz w:val="20"/>
          <w:szCs w:val="24"/>
          <w:u w:val="single"/>
          <w:rtl/>
          <w:lang w:eastAsia="he-IL"/>
        </w:rPr>
        <w:t>"</w:t>
      </w:r>
      <w:r w:rsidR="00BE2283" w:rsidRPr="00B27B4C">
        <w:rPr>
          <w:rFonts w:ascii="Times New Roman" w:eastAsia="Times New Roman" w:hAnsi="Times New Roman" w:cs="David" w:hint="cs"/>
          <w:bCs/>
          <w:sz w:val="20"/>
          <w:szCs w:val="24"/>
          <w:u w:val="single"/>
          <w:rtl/>
          <w:lang w:eastAsia="he-IL"/>
        </w:rPr>
        <w:t>ו'</w:t>
      </w:r>
      <w:r w:rsidR="00BE2283">
        <w:rPr>
          <w:rFonts w:ascii="Times New Roman" w:eastAsia="Times New Roman" w:hAnsi="Times New Roman" w:cs="David" w:hint="cs"/>
          <w:bCs/>
          <w:sz w:val="20"/>
          <w:szCs w:val="24"/>
          <w:u w:val="single"/>
          <w:rtl/>
          <w:lang w:eastAsia="he-IL"/>
        </w:rPr>
        <w:t>'</w:t>
      </w:r>
    </w:p>
    <w:p w14:paraId="762ADBA2" w14:textId="77777777" w:rsidR="00BE2283" w:rsidRPr="00B27B4C" w:rsidRDefault="00BE2283" w:rsidP="00BE2283">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64D78EE1306F478981E85F71046DD80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a7"/>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6538BA41" w14:textId="77777777" w:rsidR="00BE2283" w:rsidRPr="00B27B4C" w:rsidRDefault="00BE2283" w:rsidP="00BE228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A40997DB512B4ABFA03A7068DBDF427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4C4E38BD" w14:textId="77777777" w:rsidR="00BE2283" w:rsidRPr="00B27B4C" w:rsidRDefault="00990494" w:rsidP="00BE228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ins w:id="31" w:author="Kook Sec" w:date="2021-08-01T14:06:00Z">
            <w:r>
              <w:rPr>
                <w:rFonts w:ascii="Times New Roman" w:eastAsia="Times New Roman" w:hAnsi="Times New Roman" w:cs="David"/>
                <w:color w:val="008000"/>
                <w:sz w:val="24"/>
                <w:szCs w:val="24"/>
                <w:rtl/>
                <w:lang w:eastAsia="he-IL"/>
              </w:rPr>
              <w:t>א.מ. ישראל מגורים פיתוח בע"מ</w:t>
            </w:r>
            <w:r>
              <w:rPr>
                <w:rFonts w:ascii="Times New Roman" w:eastAsia="Times New Roman" w:hAnsi="Times New Roman" w:cs="David"/>
                <w:color w:val="008000"/>
                <w:sz w:val="24"/>
                <w:szCs w:val="24"/>
                <w:rtl/>
                <w:lang w:eastAsia="he-IL"/>
              </w:rPr>
              <w:br/>
              <w:t>יוני נתניהו 1 ג' אור יהודה</w:t>
            </w:r>
            <w:r>
              <w:rPr>
                <w:rFonts w:ascii="Times New Roman" w:eastAsia="Times New Roman" w:hAnsi="Times New Roman" w:cs="David"/>
                <w:color w:val="008000"/>
                <w:sz w:val="24"/>
                <w:szCs w:val="24"/>
                <w:rtl/>
                <w:lang w:eastAsia="he-IL"/>
              </w:rPr>
              <w:br/>
              <w:t xml:space="preserve">513313148     </w:t>
            </w:r>
          </w:ins>
        </w:p>
      </w:sdtContent>
    </w:sdt>
    <w:p w14:paraId="6FE37E6D" w14:textId="77777777" w:rsidR="00BE2283" w:rsidRPr="00B27B4C" w:rsidRDefault="00BE2283" w:rsidP="00BE228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05761EA7" w14:textId="77777777" w:rsidR="00BE2283" w:rsidRPr="00B27B4C" w:rsidRDefault="00BE2283" w:rsidP="00BE228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1F82944F" w14:textId="77777777" w:rsidR="00BE2283" w:rsidRPr="00B27B4C" w:rsidRDefault="00BE2283" w:rsidP="00BE2283">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6F80518B" w14:textId="77777777" w:rsidR="00BE2283" w:rsidRPr="00B27B4C" w:rsidRDefault="00BE2283" w:rsidP="00BE2283">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28C54034" w14:textId="77777777" w:rsidR="00BE2283" w:rsidRPr="00B27B4C" w:rsidRDefault="00BE2283" w:rsidP="00BE228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23CC45D" w14:textId="77777777" w:rsidR="00BE2283" w:rsidRPr="00B27B4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DE63A9EF46A44C22853C079A122AC9F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32" w:author="Kook Sec" w:date="2021-08-01T14:06:00Z">
            <w:r w:rsidR="00990494">
              <w:rPr>
                <w:rFonts w:ascii="Times New Roman" w:eastAsia="Times New Roman" w:hAnsi="Times New Roman" w:cs="David"/>
                <w:color w:val="008000"/>
                <w:sz w:val="24"/>
                <w:szCs w:val="24"/>
                <w:rtl/>
                <w:lang w:eastAsia="he-IL"/>
              </w:rPr>
              <w:t>טל ארליך פתרונות בע"מ</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64FC0E27992B443EBEA7575F994363F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33" w:author="Kook Sec" w:date="2021-08-01T14:06:00Z">
            <w:r w:rsidR="00990494">
              <w:rPr>
                <w:rFonts w:ascii="Times New Roman" w:eastAsia="Times New Roman" w:hAnsi="Times New Roman" w:cs="David"/>
                <w:color w:val="008000"/>
                <w:sz w:val="24"/>
                <w:szCs w:val="24"/>
                <w:rtl/>
                <w:lang w:eastAsia="he-IL"/>
              </w:rPr>
              <w:t>טל ארליך פתרונות בע"מ</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5AFDBB4F13F94DE48D3568262112BBD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34" w:author="Kook Sec" w:date="2021-08-01T14:06:00Z">
            <w:r w:rsidR="00990494">
              <w:rPr>
                <w:rFonts w:ascii="Times New Roman" w:eastAsia="Times New Roman" w:hAnsi="Times New Roman" w:cs="David"/>
                <w:color w:val="008000"/>
                <w:sz w:val="24"/>
                <w:szCs w:val="24"/>
                <w:rtl/>
                <w:lang w:eastAsia="he-IL"/>
              </w:rPr>
              <w:t>טל ארליך פתרונות בע"מ</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6045E379" w14:textId="77777777" w:rsidR="00BE2283" w:rsidRPr="00B27B4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43481EE" w14:textId="77777777" w:rsidR="00BE2283" w:rsidRPr="00B27B4C" w:rsidRDefault="00BE2283" w:rsidP="00BE2283">
      <w:pPr>
        <w:widowControl w:val="0"/>
        <w:numPr>
          <w:ilvl w:val="0"/>
          <w:numId w:val="1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08123B423D524015B9D8F05B53845B8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35" w:author="Kook Sec" w:date="2021-08-01T14:06:00Z">
            <w:r w:rsidR="00990494">
              <w:rPr>
                <w:rFonts w:ascii="Times New Roman" w:eastAsia="Times New Roman" w:hAnsi="Times New Roman" w:cs="David"/>
                <w:color w:val="008000"/>
                <w:sz w:val="24"/>
                <w:szCs w:val="24"/>
                <w:rtl/>
                <w:lang w:eastAsia="he-IL"/>
              </w:rPr>
              <w:t>טל ארליך פתרונות בע"מ</w:t>
            </w:r>
          </w:ins>
        </w:sdtContent>
      </w:sdt>
      <w:r>
        <w:rPr>
          <w:rFonts w:ascii="Times New Roman" w:eastAsia="Times New Roman" w:hAnsi="Times New Roman" w:cs="David" w:hint="cs"/>
          <w:sz w:val="24"/>
          <w:szCs w:val="24"/>
          <w:rtl/>
          <w:lang w:eastAsia="he-IL"/>
        </w:rPr>
        <w:t xml:space="preserve"> , המבצעת עבורכם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887340384C3740498EDEA0E8B18A7A1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sidR="00707BE1">
            <w:rPr>
              <w:rFonts w:ascii="Times New Roman" w:eastAsia="Times New Roman" w:hAnsi="Times New Roman" w:cs="David" w:hint="cs"/>
              <w:bCs/>
              <w:color w:val="00B0F0"/>
              <w:sz w:val="24"/>
              <w:szCs w:val="24"/>
              <w:rtl/>
              <w:lang w:eastAsia="he-IL"/>
            </w:rPr>
            <w:t>מנהל מודל</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86862C7AB92642F88893BCF6521EC48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36" w:author="Kook Sec" w:date="2021-08-01T14:05:00Z">
            <w:r w:rsidR="00990494">
              <w:rPr>
                <w:rFonts w:ascii="Times New Roman" w:eastAsia="Times New Roman" w:hAnsi="Times New Roman" w:cs="David" w:hint="cs"/>
                <w:bCs/>
                <w:color w:val="008000"/>
                <w:sz w:val="24"/>
                <w:szCs w:val="24"/>
                <w:rtl/>
                <w:lang w:eastAsia="he-IL"/>
              </w:rPr>
              <w:t>א.מ ישראל מגורים פיתוח בע"מ</w:t>
            </w:r>
          </w:ins>
        </w:sdtContent>
      </w:sdt>
      <w:r w:rsidRPr="00B27B4C">
        <w:rPr>
          <w:rFonts w:ascii="Times New Roman" w:eastAsia="Times New Roman" w:hAnsi="Times New Roman" w:cs="David" w:hint="cs"/>
          <w:color w:val="008000"/>
          <w:sz w:val="24"/>
          <w:szCs w:val="24"/>
          <w:rtl/>
          <w:lang w:eastAsia="he-IL"/>
        </w:rPr>
        <w:t>.</w:t>
      </w:r>
    </w:p>
    <w:p w14:paraId="1D6973A9" w14:textId="77777777" w:rsidR="00BE2283" w:rsidRPr="00B27B4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186D8F5" w14:textId="77777777" w:rsidR="00BE2283" w:rsidRPr="00B27B4C" w:rsidRDefault="00BE2283" w:rsidP="00BE2283">
      <w:pPr>
        <w:widowControl w:val="0"/>
        <w:numPr>
          <w:ilvl w:val="0"/>
          <w:numId w:val="1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6BDD356D98CD4B6AA070FA170D08B99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37" w:author="Kook Sec" w:date="2021-08-01T14:06:00Z">
            <w:r w:rsidR="00990494">
              <w:rPr>
                <w:rFonts w:ascii="Times New Roman" w:eastAsia="Times New Roman" w:hAnsi="Times New Roman" w:cs="David"/>
                <w:color w:val="008000"/>
                <w:sz w:val="24"/>
                <w:szCs w:val="24"/>
                <w:rtl/>
                <w:lang w:eastAsia="he-IL"/>
              </w:rPr>
              <w:t>טל ארליך פתרונות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5D3E228B" w14:textId="77777777" w:rsidR="00BE2283" w:rsidRPr="00B27B4C" w:rsidRDefault="00BE2283" w:rsidP="00BE228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33C00BEF" w14:textId="77777777" w:rsidR="00BE2283" w:rsidRPr="00B27B4C" w:rsidRDefault="00BE2283" w:rsidP="00BE2283">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9C02C6DFB21C409DBF8D5F895FE27CC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38" w:author="Kook Sec" w:date="2021-08-01T14:06:00Z">
            <w:r w:rsidR="00990494">
              <w:rPr>
                <w:rFonts w:ascii="Times New Roman" w:eastAsia="Times New Roman" w:hAnsi="Times New Roman" w:cs="David"/>
                <w:color w:val="008000"/>
                <w:sz w:val="24"/>
                <w:szCs w:val="24"/>
                <w:rtl/>
                <w:lang w:eastAsia="he-IL"/>
              </w:rPr>
              <w:t>טל ארליך פתרונות בע"מ</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699696B4" w14:textId="77777777" w:rsidR="00BE2283" w:rsidRPr="00B27B4C" w:rsidRDefault="00BE2283" w:rsidP="00BE228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51207126" w14:textId="77777777" w:rsidR="00BE2283" w:rsidRPr="00B27B4C" w:rsidRDefault="00BE2283" w:rsidP="00BE2283">
      <w:pPr>
        <w:widowControl w:val="0"/>
        <w:numPr>
          <w:ilvl w:val="0"/>
          <w:numId w:val="1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64A19F03" w14:textId="77777777" w:rsidR="00BE2283" w:rsidRPr="00B27B4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75E189F" w14:textId="77777777" w:rsidR="00BE2283" w:rsidRPr="00B27B4C" w:rsidRDefault="00BE2283" w:rsidP="00BE2283">
      <w:pPr>
        <w:widowControl w:val="0"/>
        <w:numPr>
          <w:ilvl w:val="0"/>
          <w:numId w:val="1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5FE36021" w14:textId="77777777" w:rsidR="00BE2283" w:rsidRPr="00B27B4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0EBC00F" w14:textId="77777777" w:rsidR="00BE2283" w:rsidRPr="00B27B4C" w:rsidRDefault="00BE2283" w:rsidP="00BE2283">
      <w:pPr>
        <w:widowControl w:val="0"/>
        <w:numPr>
          <w:ilvl w:val="0"/>
          <w:numId w:val="1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5F33D2C5" w14:textId="77777777" w:rsidR="00BE2283" w:rsidRPr="00B27B4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229A8CE" w14:textId="77777777" w:rsidR="00BE2283" w:rsidRPr="00B27B4C" w:rsidRDefault="00BE2283" w:rsidP="00BE228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733DCD7C" w14:textId="77777777" w:rsidR="00BE2283" w:rsidRPr="00435A20" w:rsidRDefault="00BE2283" w:rsidP="00BE2283">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25010868" w14:textId="77777777" w:rsidR="00BE2283" w:rsidRPr="009130F0" w:rsidRDefault="00BE2283" w:rsidP="00BE228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33AC4916" w14:textId="77777777" w:rsidR="00BE2283" w:rsidRPr="009130F0" w:rsidRDefault="00BE2283" w:rsidP="005D185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991450687"/>
          <w:placeholder>
            <w:docPart w:val="9B9678DC7A6C4D779440614379246A8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39" w:author="Kook Sec" w:date="2021-08-01T14:06:00Z">
            <w:r w:rsidR="00990494">
              <w:rPr>
                <w:rFonts w:ascii="Times New Roman" w:eastAsia="Times New Roman" w:hAnsi="Times New Roman" w:cs="David"/>
                <w:color w:val="008000"/>
                <w:sz w:val="24"/>
                <w:szCs w:val="24"/>
                <w:rtl/>
                <w:lang w:eastAsia="he-IL"/>
              </w:rPr>
              <w:t>טל ארליך פתרונות בע"מ</w:t>
            </w:r>
          </w:ins>
        </w:sdtContent>
      </w:sdt>
    </w:p>
    <w:p w14:paraId="737C9985" w14:textId="77777777" w:rsidR="00BE2283" w:rsidRDefault="00BE2283" w:rsidP="00BE228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0E1A7CEE" w14:textId="77777777" w:rsidR="00BE2283" w:rsidRPr="00B27B4C" w:rsidRDefault="00BE2283" w:rsidP="00BE228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29376272" w14:textId="77777777" w:rsidR="00BE2283" w:rsidRPr="00B27B4C" w:rsidRDefault="00BE2283" w:rsidP="00BE228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4CC87ACB" w14:textId="77777777" w:rsidR="00BE2283" w:rsidRPr="00B27B4C" w:rsidRDefault="00BE2283" w:rsidP="00BE228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421B8D3F" w14:textId="77777777" w:rsidR="00BE2283" w:rsidRPr="00B27B4C" w:rsidRDefault="00BE2283" w:rsidP="00BE2283">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36067903" w14:textId="77777777" w:rsidR="00BE2283" w:rsidRPr="00776496" w:rsidRDefault="00BE2283" w:rsidP="00BE2283">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p>
    <w:p w14:paraId="315D3ABD" w14:textId="77777777" w:rsidR="00BE2283" w:rsidRDefault="00BE2283" w:rsidP="00BE228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0A3258C" w14:textId="77777777" w:rsidR="00BE2283" w:rsidRDefault="00BE2283" w:rsidP="00BE228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DE4513C" w14:textId="77777777" w:rsidR="00BE2283" w:rsidRDefault="00BE2283" w:rsidP="00BE228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B0D61C8" w14:textId="77777777" w:rsidR="00BE2283" w:rsidRDefault="00BE2283" w:rsidP="00BE228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B6D2093" w14:textId="77777777" w:rsidR="00BE2283" w:rsidRDefault="00BE2283" w:rsidP="00BE228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487AF66" w14:textId="77777777" w:rsidR="008872EF" w:rsidRPr="00232692" w:rsidRDefault="008872EF" w:rsidP="008872EF">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0460A99C" w14:textId="77777777" w:rsidR="008872EF" w:rsidRPr="0009511C" w:rsidRDefault="008872EF" w:rsidP="008872EF">
      <w:pPr>
        <w:widowControl w:val="0"/>
        <w:spacing w:before="0" w:beforeAutospacing="0" w:after="0" w:afterAutospacing="0" w:line="240" w:lineRule="auto"/>
        <w:jc w:val="center"/>
        <w:rPr>
          <w:rFonts w:ascii="David" w:eastAsia="Times New Roman" w:hAnsi="David" w:cs="David"/>
          <w:sz w:val="24"/>
          <w:szCs w:val="24"/>
          <w:lang w:eastAsia="he-IL"/>
        </w:rPr>
      </w:pPr>
    </w:p>
    <w:p w14:paraId="0B577914" w14:textId="77777777" w:rsidR="008872EF" w:rsidRPr="002419E5" w:rsidRDefault="008872EF" w:rsidP="008872EF">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Pr>
          <w:rFonts w:ascii="Times New Roman" w:eastAsia="Times New Roman" w:hAnsi="Times New Roman" w:cs="David" w:hint="cs"/>
          <w:b/>
          <w:bCs/>
          <w:sz w:val="20"/>
          <w:szCs w:val="24"/>
          <w:u w:val="single"/>
          <w:rtl/>
          <w:lang w:eastAsia="he-IL"/>
        </w:rPr>
        <w:t>היועץ</w:t>
      </w:r>
      <w:r w:rsidRPr="0009511C">
        <w:rPr>
          <w:rFonts w:ascii="David" w:eastAsia="Times New Roman" w:hAnsi="David" w:cs="David" w:hint="cs"/>
          <w:bCs/>
          <w:sz w:val="24"/>
          <w:szCs w:val="24"/>
          <w:u w:val="single"/>
          <w:rtl/>
          <w:lang w:eastAsia="he-IL"/>
        </w:rPr>
        <w:t xml:space="preserve"> </w:t>
      </w:r>
    </w:p>
    <w:p w14:paraId="35CC989B" w14:textId="77777777" w:rsidR="008872EF" w:rsidRPr="0009511C" w:rsidRDefault="008872EF" w:rsidP="008872EF">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05074FD3" w14:textId="77777777" w:rsidR="008872EF" w:rsidRPr="0009511C" w:rsidRDefault="008872EF" w:rsidP="008872E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xml:space="preserve">, לכיסוי </w:t>
      </w:r>
      <w:proofErr w:type="spellStart"/>
      <w:r w:rsidRPr="0009511C">
        <w:rPr>
          <w:rFonts w:ascii="David" w:eastAsia="Calibri" w:hAnsi="David" w:cs="David" w:hint="cs"/>
          <w:sz w:val="24"/>
          <w:szCs w:val="24"/>
          <w:rtl/>
        </w:rPr>
        <w:t>חבותו</w:t>
      </w:r>
      <w:proofErr w:type="spellEnd"/>
      <w:r w:rsidRPr="0009511C">
        <w:rPr>
          <w:rFonts w:ascii="David" w:eastAsia="Calibri" w:hAnsi="David" w:cs="David" w:hint="cs"/>
          <w:sz w:val="24"/>
          <w:szCs w:val="24"/>
          <w:rtl/>
        </w:rPr>
        <w:t xml:space="preserve"> המקצועית של היועץ ביחס להתחייבויותיו על פי ההסכם הנדון.</w:t>
      </w:r>
    </w:p>
    <w:p w14:paraId="048DF925" w14:textId="77777777" w:rsidR="008872EF" w:rsidRPr="0009511C" w:rsidRDefault="008872EF" w:rsidP="008872E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גבול האחריות על פי הפוליסה לא יפחת מ- 4,000,000 ₪  (ארבעה </w:t>
      </w:r>
      <w:proofErr w:type="spellStart"/>
      <w:r w:rsidRPr="0009511C">
        <w:rPr>
          <w:rFonts w:ascii="David" w:eastAsia="Calibri" w:hAnsi="David" w:cs="David" w:hint="cs"/>
          <w:sz w:val="24"/>
          <w:szCs w:val="24"/>
          <w:rtl/>
        </w:rPr>
        <w:t>מליון</w:t>
      </w:r>
      <w:proofErr w:type="spellEnd"/>
      <w:r w:rsidRPr="0009511C">
        <w:rPr>
          <w:rFonts w:ascii="David" w:eastAsia="Calibri" w:hAnsi="David" w:cs="David" w:hint="cs"/>
          <w:sz w:val="24"/>
          <w:szCs w:val="24"/>
          <w:rtl/>
        </w:rPr>
        <w:t xml:space="preserve"> ₪) לאירוע ובסה"כ לתקופת הביטוח.</w:t>
      </w:r>
    </w:p>
    <w:p w14:paraId="559BA95A" w14:textId="77777777" w:rsidR="008872EF" w:rsidRPr="0009511C" w:rsidRDefault="008872EF" w:rsidP="008872E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w:t>
      </w:r>
      <w:proofErr w:type="spellStart"/>
      <w:r w:rsidRPr="0009511C">
        <w:rPr>
          <w:rFonts w:ascii="David" w:eastAsia="Calibri" w:hAnsi="David" w:cs="David" w:hint="cs"/>
          <w:sz w:val="24"/>
          <w:szCs w:val="24"/>
          <w:rtl/>
        </w:rPr>
        <w:t>חבותו</w:t>
      </w:r>
      <w:proofErr w:type="spellEnd"/>
      <w:r w:rsidRPr="0009511C">
        <w:rPr>
          <w:rFonts w:ascii="David" w:eastAsia="Calibri" w:hAnsi="David" w:cs="David" w:hint="cs"/>
          <w:sz w:val="24"/>
          <w:szCs w:val="24"/>
          <w:rtl/>
        </w:rPr>
        <w:t xml:space="preserve">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w:t>
      </w:r>
      <w:proofErr w:type="spellStart"/>
      <w:r w:rsidRPr="0009511C">
        <w:rPr>
          <w:rFonts w:ascii="David" w:eastAsia="Calibri" w:hAnsi="David" w:cs="David" w:hint="cs"/>
          <w:sz w:val="24"/>
          <w:szCs w:val="24"/>
          <w:rtl/>
        </w:rPr>
        <w:t>ב.ר</w:t>
      </w:r>
      <w:proofErr w:type="spellEnd"/>
      <w:r w:rsidRPr="0009511C">
        <w:rPr>
          <w:rFonts w:ascii="David" w:eastAsia="Calibri" w:hAnsi="David" w:cs="David" w:hint="cs"/>
          <w:sz w:val="24"/>
          <w:szCs w:val="24"/>
          <w:rtl/>
        </w:rPr>
        <w:t>. 2018".</w:t>
      </w:r>
    </w:p>
    <w:p w14:paraId="4FBCC247" w14:textId="77777777" w:rsidR="008872EF" w:rsidRPr="0009511C" w:rsidRDefault="008872EF" w:rsidP="008872E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xml:space="preserve">, המבטח חבות עפ"י פקודת </w:t>
      </w:r>
      <w:proofErr w:type="spellStart"/>
      <w:r w:rsidRPr="0009511C">
        <w:rPr>
          <w:rFonts w:ascii="David" w:eastAsia="Calibri" w:hAnsi="David" w:cs="David" w:hint="cs"/>
          <w:sz w:val="24"/>
          <w:szCs w:val="24"/>
          <w:rtl/>
        </w:rPr>
        <w:t>הנזיקין</w:t>
      </w:r>
      <w:proofErr w:type="spellEnd"/>
      <w:r w:rsidRPr="0009511C">
        <w:rPr>
          <w:rFonts w:ascii="David" w:eastAsia="Calibri" w:hAnsi="David" w:cs="David" w:hint="cs"/>
          <w:sz w:val="24"/>
          <w:szCs w:val="24"/>
          <w:rtl/>
        </w:rPr>
        <w:t xml:space="preserve"> (נוסח חדש) וחוק האחריות למוצרים פגומים תש"ם-1980,  כלפי כל העובדים, המועסקים על ידי היועץ, בגין פגיעה גופנית או מחלה העלולים </w:t>
      </w:r>
      <w:proofErr w:type="spellStart"/>
      <w:r w:rsidRPr="0009511C">
        <w:rPr>
          <w:rFonts w:ascii="David" w:eastAsia="Calibri" w:hAnsi="David" w:cs="David" w:hint="cs"/>
          <w:sz w:val="24"/>
          <w:szCs w:val="24"/>
          <w:rtl/>
        </w:rPr>
        <w:t>להגרם</w:t>
      </w:r>
      <w:proofErr w:type="spellEnd"/>
      <w:r w:rsidRPr="0009511C">
        <w:rPr>
          <w:rFonts w:ascii="David" w:eastAsia="Calibri" w:hAnsi="David" w:cs="David" w:hint="cs"/>
          <w:sz w:val="24"/>
          <w:szCs w:val="24"/>
          <w:rtl/>
        </w:rPr>
        <w:t xml:space="preserve"> למי מהם תוך כדי ועקב העסקתם על פי ההסכם בגבול האחריות שאינו נופל מ-20,000,000 ₪  (עשרים מיליון ₪ ) לעובד אחד, לאירוע ובסה"כ לתקופת ביטוח שנתית.</w:t>
      </w:r>
    </w:p>
    <w:p w14:paraId="1775FCCE" w14:textId="77777777" w:rsidR="008872EF" w:rsidRPr="0009511C" w:rsidRDefault="008872EF" w:rsidP="008872E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24702A9A" w14:textId="77777777" w:rsidR="008872EF" w:rsidRPr="0009511C" w:rsidRDefault="008872EF" w:rsidP="008872E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7E1F1F85" w14:textId="77777777" w:rsidR="008872EF" w:rsidRPr="0009511C" w:rsidRDefault="008872EF" w:rsidP="008872E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הביטוח מורחב לשפות את המזמין בגין אחריותו למעשי ו/או מחדלי היועץ והבאים מטעמו, וזאת בכפוף לסעיף אחריות צולבת לפי נחשב הביטוח כאילו נערך בנפרד עבור כל אחד מיחידי המבוטח.  רכוש המזמין ייחשב כרכוש צד שלישי.</w:t>
      </w:r>
    </w:p>
    <w:p w14:paraId="0B093FC2" w14:textId="77777777" w:rsidR="008872EF" w:rsidRPr="0009511C" w:rsidRDefault="008872EF" w:rsidP="008872EF">
      <w:pPr>
        <w:numPr>
          <w:ilvl w:val="0"/>
          <w:numId w:val="17"/>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lastRenderedPageBreak/>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7CDFB47D" w14:textId="77777777" w:rsidR="008872EF" w:rsidRPr="0009511C" w:rsidRDefault="008872EF" w:rsidP="008872EF">
      <w:pPr>
        <w:numPr>
          <w:ilvl w:val="0"/>
          <w:numId w:val="17"/>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2D1C1666" w14:textId="77777777" w:rsidR="008872EF" w:rsidRPr="0009511C" w:rsidRDefault="008872EF" w:rsidP="008872EF">
      <w:pPr>
        <w:numPr>
          <w:ilvl w:val="0"/>
          <w:numId w:val="17"/>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p>
    <w:p w14:paraId="29940B9E" w14:textId="77777777" w:rsidR="008872EF" w:rsidRPr="0009511C" w:rsidRDefault="008872EF" w:rsidP="008872EF">
      <w:pPr>
        <w:numPr>
          <w:ilvl w:val="0"/>
          <w:numId w:val="17"/>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2F8E6798" w14:textId="77777777" w:rsidR="008872EF" w:rsidRPr="002419E5" w:rsidRDefault="008872EF" w:rsidP="008872E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David" w:eastAsia="Calibri" w:hAnsi="David" w:cs="David" w:hint="cs"/>
          <w:sz w:val="24"/>
          <w:szCs w:val="24"/>
          <w:rtl/>
        </w:rPr>
        <w:t xml:space="preserve"> </w:t>
      </w: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0528F8BB" w14:textId="77777777" w:rsidR="008872EF" w:rsidRDefault="008872EF" w:rsidP="008872EF">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w:t>
      </w:r>
      <w:r>
        <w:rPr>
          <w:rFonts w:ascii="Times New Roman" w:eastAsia="Times New Roman" w:hAnsi="Times New Roman" w:cs="David" w:hint="cs"/>
          <w:b/>
          <w:bCs/>
          <w:sz w:val="20"/>
          <w:szCs w:val="24"/>
          <w:u w:val="single"/>
          <w:rtl/>
          <w:lang w:eastAsia="he-IL"/>
        </w:rPr>
        <w:t>יועץ</w:t>
      </w:r>
    </w:p>
    <w:p w14:paraId="0FDACE7E" w14:textId="77777777" w:rsidR="008872EF" w:rsidRPr="00400B84" w:rsidRDefault="008872EF" w:rsidP="008872EF">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8872EF" w:rsidRPr="0009511C" w14:paraId="1DF822BF" w14:textId="77777777" w:rsidTr="00786BFA">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58305FDC" w14:textId="77777777" w:rsidR="008872EF" w:rsidRPr="0009511C" w:rsidRDefault="008872EF" w:rsidP="00786B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52DA5B94" w14:textId="77777777" w:rsidR="008872EF" w:rsidRPr="0009511C" w:rsidRDefault="008872EF" w:rsidP="00786B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8872EF" w:rsidRPr="0009511C" w14:paraId="3382BDDD" w14:textId="77777777" w:rsidTr="00786BFA">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5359B507" w14:textId="77777777" w:rsidR="008872EF" w:rsidRPr="0009511C" w:rsidRDefault="008872EF" w:rsidP="00786B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8872EF" w:rsidRPr="0009511C" w14:paraId="7EAF4AA9" w14:textId="77777777" w:rsidTr="00786BFA">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39BA857A" w14:textId="77777777" w:rsidR="008872EF" w:rsidRPr="0009511C" w:rsidRDefault="008872EF" w:rsidP="00786B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439F6A05" w14:textId="77777777" w:rsidR="008872EF" w:rsidRPr="0009511C" w:rsidRDefault="008872EF" w:rsidP="00786B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55B30D58" w14:textId="77777777" w:rsidR="008872EF" w:rsidRPr="0009511C" w:rsidRDefault="008872EF" w:rsidP="00786B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5113C667" w14:textId="77777777" w:rsidR="008872EF" w:rsidRPr="0009511C" w:rsidRDefault="008872EF" w:rsidP="00786B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8872EF" w:rsidRPr="0009511C" w14:paraId="62748D4B" w14:textId="77777777" w:rsidTr="00786BFA">
        <w:trPr>
          <w:trHeight w:val="551"/>
        </w:trPr>
        <w:tc>
          <w:tcPr>
            <w:tcW w:w="4068" w:type="dxa"/>
            <w:tcBorders>
              <w:top w:val="single" w:sz="4" w:space="0" w:color="auto"/>
              <w:left w:val="single" w:sz="4" w:space="0" w:color="auto"/>
              <w:bottom w:val="single" w:sz="4" w:space="0" w:color="auto"/>
              <w:right w:val="single" w:sz="4" w:space="0" w:color="auto"/>
            </w:tcBorders>
            <w:hideMark/>
          </w:tcPr>
          <w:p w14:paraId="25D02F28" w14:textId="77777777" w:rsidR="008872EF" w:rsidRPr="0009511C" w:rsidRDefault="008872EF" w:rsidP="00786B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3EADCB74" w14:textId="77777777" w:rsidR="008872EF" w:rsidRPr="0009511C" w:rsidRDefault="008872EF" w:rsidP="00786B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2C62E447" w14:textId="77777777" w:rsidR="008872EF" w:rsidRPr="0009511C" w:rsidRDefault="008872EF" w:rsidP="00786B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68DC480A" w14:textId="77777777" w:rsidR="008872EF" w:rsidRPr="0009511C" w:rsidRDefault="008872EF" w:rsidP="00786BFA">
            <w:pPr>
              <w:spacing w:before="0" w:beforeAutospacing="0" w:after="0" w:afterAutospacing="0" w:line="240" w:lineRule="auto"/>
              <w:ind w:left="50" w:right="78"/>
              <w:rPr>
                <w:rFonts w:ascii="David" w:eastAsia="Calibri" w:hAnsi="David" w:cs="David"/>
                <w:b/>
                <w:sz w:val="24"/>
                <w:szCs w:val="24"/>
                <w:rtl/>
                <w:lang w:eastAsia="he-IL"/>
              </w:rPr>
            </w:pPr>
          </w:p>
          <w:p w14:paraId="65C49613" w14:textId="77777777" w:rsidR="008872EF" w:rsidRPr="0009511C" w:rsidRDefault="008872EF" w:rsidP="00786BF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41BE4D11" w14:textId="77777777" w:rsidR="008872EF" w:rsidRPr="0009511C" w:rsidRDefault="008872EF" w:rsidP="00786BFA">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3C9F49D0" w14:textId="77777777" w:rsidR="008872EF" w:rsidRPr="0009511C" w:rsidRDefault="008872EF" w:rsidP="00786BFA">
            <w:pPr>
              <w:spacing w:before="0" w:beforeAutospacing="0" w:after="0" w:afterAutospacing="0" w:line="240" w:lineRule="auto"/>
              <w:ind w:left="50" w:right="78"/>
              <w:rPr>
                <w:rFonts w:ascii="David" w:eastAsia="Calibri" w:hAnsi="David" w:cs="David"/>
                <w:b/>
                <w:sz w:val="24"/>
                <w:szCs w:val="24"/>
                <w:rtl/>
                <w:lang w:eastAsia="he-IL"/>
              </w:rPr>
            </w:pPr>
          </w:p>
          <w:p w14:paraId="45DF72B9" w14:textId="77777777" w:rsidR="008872EF" w:rsidRPr="0009511C" w:rsidRDefault="008872EF" w:rsidP="00786BF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28410BF5" w14:textId="77777777" w:rsidR="008872EF" w:rsidRPr="0009511C" w:rsidRDefault="008872EF" w:rsidP="00786BFA">
            <w:pPr>
              <w:spacing w:before="0" w:beforeAutospacing="0" w:after="0" w:afterAutospacing="0" w:line="240" w:lineRule="auto"/>
              <w:ind w:left="50" w:right="78"/>
              <w:rPr>
                <w:rFonts w:ascii="David" w:eastAsia="Calibri" w:hAnsi="David" w:cs="David"/>
                <w:b/>
                <w:sz w:val="24"/>
                <w:szCs w:val="24"/>
                <w:rtl/>
                <w:lang w:eastAsia="he-IL"/>
              </w:rPr>
            </w:pPr>
          </w:p>
        </w:tc>
      </w:tr>
      <w:tr w:rsidR="008872EF" w:rsidRPr="0009511C" w14:paraId="008B0F18" w14:textId="77777777" w:rsidTr="00786BFA">
        <w:trPr>
          <w:trHeight w:val="571"/>
        </w:trPr>
        <w:tc>
          <w:tcPr>
            <w:tcW w:w="4068" w:type="dxa"/>
            <w:tcBorders>
              <w:top w:val="single" w:sz="4" w:space="0" w:color="auto"/>
              <w:left w:val="single" w:sz="4" w:space="0" w:color="auto"/>
              <w:bottom w:val="single" w:sz="4" w:space="0" w:color="auto"/>
              <w:right w:val="single" w:sz="4" w:space="0" w:color="auto"/>
            </w:tcBorders>
            <w:hideMark/>
          </w:tcPr>
          <w:p w14:paraId="2C5D678A" w14:textId="77777777" w:rsidR="008872EF" w:rsidRPr="0009511C" w:rsidRDefault="008872EF" w:rsidP="00786B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1659E530" w14:textId="77777777" w:rsidR="008872EF" w:rsidRPr="0009511C" w:rsidRDefault="008872EF" w:rsidP="00786B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11BA23EE" w14:textId="77777777" w:rsidR="008872EF" w:rsidRPr="0009511C" w:rsidRDefault="008872EF" w:rsidP="00786B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D010B7F" w14:textId="77777777" w:rsidR="008872EF" w:rsidRPr="0009511C" w:rsidRDefault="008872EF" w:rsidP="00786BFA">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C22DD28" w14:textId="77777777" w:rsidR="008872EF" w:rsidRPr="0009511C" w:rsidRDefault="008872EF" w:rsidP="00786BFA">
            <w:pPr>
              <w:spacing w:before="0" w:beforeAutospacing="0" w:after="0" w:afterAutospacing="0" w:line="256" w:lineRule="auto"/>
              <w:rPr>
                <w:rFonts w:ascii="David" w:eastAsia="Calibri" w:hAnsi="David" w:cs="David"/>
                <w:b/>
                <w:sz w:val="24"/>
                <w:szCs w:val="24"/>
                <w:lang w:eastAsia="he-IL"/>
              </w:rPr>
            </w:pPr>
          </w:p>
        </w:tc>
      </w:tr>
      <w:tr w:rsidR="008872EF" w:rsidRPr="0009511C" w14:paraId="7E4EE443" w14:textId="77777777" w:rsidTr="00786BFA">
        <w:trPr>
          <w:trHeight w:val="391"/>
        </w:trPr>
        <w:tc>
          <w:tcPr>
            <w:tcW w:w="4068" w:type="dxa"/>
            <w:tcBorders>
              <w:top w:val="single" w:sz="4" w:space="0" w:color="auto"/>
              <w:left w:val="single" w:sz="4" w:space="0" w:color="auto"/>
              <w:bottom w:val="single" w:sz="4" w:space="0" w:color="auto"/>
              <w:right w:val="single" w:sz="4" w:space="0" w:color="auto"/>
            </w:tcBorders>
            <w:hideMark/>
          </w:tcPr>
          <w:p w14:paraId="71CEAABD" w14:textId="77777777" w:rsidR="008872EF" w:rsidRPr="0009511C" w:rsidRDefault="008872EF" w:rsidP="00786B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2078F625" w14:textId="77777777" w:rsidR="008872EF" w:rsidRPr="0009511C" w:rsidRDefault="008872EF" w:rsidP="00786B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5B87B498" w14:textId="77777777" w:rsidR="008872EF" w:rsidRPr="0009511C" w:rsidRDefault="008872EF" w:rsidP="00786BFA">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0280C2E" w14:textId="77777777" w:rsidR="008872EF" w:rsidRPr="0009511C" w:rsidRDefault="008872EF" w:rsidP="00786BFA">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B67F5D6" w14:textId="77777777" w:rsidR="008872EF" w:rsidRPr="0009511C" w:rsidRDefault="008872EF" w:rsidP="00786BFA">
            <w:pPr>
              <w:spacing w:before="0" w:beforeAutospacing="0" w:after="0" w:afterAutospacing="0" w:line="256" w:lineRule="auto"/>
              <w:rPr>
                <w:rFonts w:ascii="David" w:eastAsia="Calibri" w:hAnsi="David" w:cs="David"/>
                <w:b/>
                <w:sz w:val="24"/>
                <w:szCs w:val="24"/>
                <w:lang w:eastAsia="he-IL"/>
              </w:rPr>
            </w:pPr>
          </w:p>
        </w:tc>
      </w:tr>
    </w:tbl>
    <w:p w14:paraId="3397DE8B" w14:textId="77777777" w:rsidR="008872EF" w:rsidRPr="0009511C" w:rsidRDefault="008872EF" w:rsidP="008872EF">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8872EF" w:rsidRPr="0009511C" w14:paraId="3816C6E2" w14:textId="77777777" w:rsidTr="00786BFA">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64414C3E" w14:textId="77777777" w:rsidR="008872EF" w:rsidRPr="0009511C" w:rsidRDefault="008872EF" w:rsidP="00786B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8872EF" w:rsidRPr="0009511C" w14:paraId="11F8EEE4" w14:textId="77777777" w:rsidTr="00786BFA">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5CD89634" w14:textId="77777777" w:rsidR="008872EF" w:rsidRPr="0009511C" w:rsidRDefault="008872EF" w:rsidP="00786B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7C073B61" w14:textId="77777777" w:rsidR="008872EF" w:rsidRPr="0009511C" w:rsidRDefault="008872EF" w:rsidP="00786BFA">
            <w:pPr>
              <w:spacing w:before="0" w:beforeAutospacing="0" w:after="0" w:afterAutospacing="0" w:line="240" w:lineRule="auto"/>
              <w:rPr>
                <w:rFonts w:ascii="David" w:eastAsia="Calibri" w:hAnsi="David" w:cs="David"/>
                <w:sz w:val="24"/>
                <w:szCs w:val="24"/>
                <w:rtl/>
                <w:lang w:eastAsia="he-IL"/>
              </w:rPr>
            </w:pPr>
          </w:p>
          <w:p w14:paraId="3C7DE70F" w14:textId="77777777" w:rsidR="008872EF" w:rsidRPr="0009511C" w:rsidRDefault="008872EF" w:rsidP="00786B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515F6CD" w14:textId="77777777" w:rsidR="008872EF" w:rsidRPr="0009511C" w:rsidRDefault="008872EF" w:rsidP="00786B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76A9F3D5" w14:textId="77777777" w:rsidR="008872EF" w:rsidRPr="0009511C" w:rsidRDefault="008872EF" w:rsidP="00786B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70FC18A7" w14:textId="77777777" w:rsidR="008872EF" w:rsidRPr="0009511C" w:rsidRDefault="008872EF" w:rsidP="00786B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24ABCA0" w14:textId="77777777" w:rsidR="008872EF" w:rsidRPr="0009511C" w:rsidRDefault="008872EF" w:rsidP="00786B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583306A3" w14:textId="77777777" w:rsidR="008872EF" w:rsidRPr="0009511C" w:rsidRDefault="008872EF" w:rsidP="00786B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892841D" w14:textId="77777777" w:rsidR="008872EF" w:rsidRPr="0009511C" w:rsidRDefault="008872EF" w:rsidP="00786B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67E331C3" w14:textId="77777777" w:rsidR="008872EF" w:rsidRPr="0009511C" w:rsidRDefault="008872EF" w:rsidP="00786B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8872EF" w:rsidRPr="0009511C" w14:paraId="45B80125" w14:textId="77777777" w:rsidTr="00786BFA">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15F16DA2" w14:textId="77777777" w:rsidR="008872EF" w:rsidRPr="0009511C" w:rsidRDefault="008872EF" w:rsidP="00786BFA">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6A079A4B" w14:textId="77777777" w:rsidR="008872EF" w:rsidRPr="0009511C" w:rsidRDefault="008872EF" w:rsidP="00786BFA">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40B72329" w14:textId="77777777" w:rsidR="008872EF" w:rsidRPr="0009511C" w:rsidRDefault="008872EF" w:rsidP="00786BFA">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4CCCB5A8" w14:textId="77777777" w:rsidR="008872EF" w:rsidRPr="0009511C" w:rsidRDefault="008872EF" w:rsidP="00786BFA">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6461DF19" w14:textId="77777777" w:rsidR="008872EF" w:rsidRPr="0009511C" w:rsidRDefault="008872EF" w:rsidP="00786BFA">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19B89F98" w14:textId="77777777" w:rsidR="008872EF" w:rsidRPr="0009511C" w:rsidRDefault="008872EF" w:rsidP="00786B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5ACF5811" w14:textId="77777777" w:rsidR="008872EF" w:rsidRPr="0009511C" w:rsidRDefault="008872EF" w:rsidP="00786B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5F7279D0" w14:textId="77777777" w:rsidR="008872EF" w:rsidRPr="0009511C" w:rsidRDefault="008872EF" w:rsidP="00786BFA">
            <w:pPr>
              <w:spacing w:before="0" w:beforeAutospacing="0" w:after="0" w:afterAutospacing="0" w:line="256" w:lineRule="auto"/>
              <w:rPr>
                <w:rFonts w:ascii="David" w:eastAsia="Calibri" w:hAnsi="David" w:cs="David"/>
                <w:sz w:val="24"/>
                <w:szCs w:val="24"/>
                <w:lang w:eastAsia="he-IL"/>
              </w:rPr>
            </w:pPr>
          </w:p>
        </w:tc>
      </w:tr>
      <w:tr w:rsidR="008872EF" w:rsidRPr="0009511C" w14:paraId="0275EA0B" w14:textId="77777777" w:rsidTr="00786BFA">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3F10C773" w14:textId="77777777" w:rsidR="008872EF" w:rsidRPr="0009511C" w:rsidRDefault="008872EF" w:rsidP="00786B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01C06CE9" w14:textId="77777777" w:rsidR="008872EF" w:rsidRPr="0009511C" w:rsidRDefault="008872EF" w:rsidP="00786BFA">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4E1EC9DC" w14:textId="77777777" w:rsidR="008872EF" w:rsidRPr="0009511C" w:rsidRDefault="008872EF" w:rsidP="00786BFA">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0E32E501" w14:textId="77777777" w:rsidR="008872EF" w:rsidRPr="0009511C" w:rsidRDefault="008872EF" w:rsidP="00786BFA">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518806F1" w14:textId="77777777" w:rsidR="008872EF" w:rsidRPr="0009511C" w:rsidRDefault="008872EF" w:rsidP="00786BFA">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6A7F3280" w14:textId="77777777" w:rsidR="008872EF" w:rsidRPr="0009511C" w:rsidRDefault="008872EF" w:rsidP="00786B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2CC1485F" w14:textId="77777777" w:rsidR="008872EF" w:rsidRPr="0009511C" w:rsidRDefault="008872EF" w:rsidP="00786B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0E021F42" w14:textId="77777777" w:rsidR="008872EF" w:rsidRPr="0009511C" w:rsidRDefault="008872EF" w:rsidP="00786BFA">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8872EF" w:rsidRPr="0009511C" w14:paraId="559A92B2" w14:textId="77777777" w:rsidTr="00786BFA">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00A04AEB" w14:textId="77777777" w:rsidR="008872EF" w:rsidRPr="0009511C" w:rsidRDefault="008872EF" w:rsidP="00786B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2066BF37" w14:textId="77777777" w:rsidR="008872EF" w:rsidRPr="0009511C" w:rsidRDefault="008872EF" w:rsidP="00786BFA">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20C2610A" w14:textId="77777777" w:rsidR="008872EF" w:rsidRPr="0009511C" w:rsidRDefault="008872EF" w:rsidP="00786BFA">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5C118EF1" w14:textId="77777777" w:rsidR="008872EF" w:rsidRPr="0009511C" w:rsidRDefault="008872EF" w:rsidP="00786BFA">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28A58EA1" w14:textId="77777777" w:rsidR="008872EF" w:rsidRPr="0009511C" w:rsidRDefault="008872EF" w:rsidP="00786BFA">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725D74D3" w14:textId="77777777" w:rsidR="008872EF" w:rsidRPr="0009511C" w:rsidRDefault="008872EF" w:rsidP="00786B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0657C7A7" w14:textId="77777777" w:rsidR="008872EF" w:rsidRPr="0009511C" w:rsidRDefault="008872EF" w:rsidP="00786B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70931507" w14:textId="77777777" w:rsidR="008872EF" w:rsidRPr="0009511C" w:rsidRDefault="008872EF" w:rsidP="00786BFA">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8872EF" w:rsidRPr="0009511C" w14:paraId="4256571D" w14:textId="77777777" w:rsidTr="00786BFA">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25FA98E6" w14:textId="77777777" w:rsidR="008872EF" w:rsidRPr="0009511C" w:rsidRDefault="008872EF" w:rsidP="00786B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19C8680E" w14:textId="77777777" w:rsidR="008872EF" w:rsidRPr="0009511C" w:rsidRDefault="008872EF" w:rsidP="00786BFA">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384C92EA" w14:textId="77777777" w:rsidR="008872EF" w:rsidRPr="0009511C" w:rsidRDefault="008872EF" w:rsidP="00786BFA">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6CACECD4" w14:textId="77777777" w:rsidR="008872EF" w:rsidRPr="0009511C" w:rsidRDefault="008872EF" w:rsidP="00786BFA">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41066858" w14:textId="77777777" w:rsidR="008872EF" w:rsidRPr="0009511C" w:rsidRDefault="008872EF" w:rsidP="00786BFA">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2DDDBE07" w14:textId="77777777" w:rsidR="008872EF" w:rsidRPr="0009511C" w:rsidRDefault="008872EF" w:rsidP="00786BFA">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2ECFE604" w14:textId="77777777" w:rsidR="008872EF" w:rsidRPr="0009511C" w:rsidRDefault="008872EF" w:rsidP="00786B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78B7E843" w14:textId="77777777" w:rsidR="008872EF" w:rsidRPr="0009511C" w:rsidRDefault="008872EF" w:rsidP="00786BFA">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0558C848" w14:textId="77777777" w:rsidR="008872EF" w:rsidRPr="0009511C" w:rsidRDefault="008872EF" w:rsidP="008872EF">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8872EF" w:rsidRPr="0009511C" w14:paraId="68198CAE" w14:textId="77777777" w:rsidTr="00786BFA">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3A083657" w14:textId="77777777" w:rsidR="008872EF" w:rsidRPr="0009511C" w:rsidRDefault="008872EF" w:rsidP="00786BF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lastRenderedPageBreak/>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8872EF" w:rsidRPr="0009511C" w14:paraId="51BC64FB" w14:textId="77777777" w:rsidTr="00786BFA">
        <w:trPr>
          <w:trHeight w:val="798"/>
        </w:trPr>
        <w:tc>
          <w:tcPr>
            <w:tcW w:w="11530" w:type="dxa"/>
            <w:tcBorders>
              <w:top w:val="single" w:sz="4" w:space="0" w:color="auto"/>
              <w:left w:val="single" w:sz="4" w:space="0" w:color="auto"/>
              <w:bottom w:val="single" w:sz="4" w:space="0" w:color="auto"/>
              <w:right w:val="single" w:sz="4" w:space="0" w:color="auto"/>
            </w:tcBorders>
            <w:hideMark/>
          </w:tcPr>
          <w:p w14:paraId="3736F0B0" w14:textId="77777777" w:rsidR="008872EF" w:rsidRPr="0009511C" w:rsidRDefault="008872EF" w:rsidP="00786BF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437AD13E" w14:textId="77777777" w:rsidR="008872EF" w:rsidRPr="0009511C" w:rsidRDefault="008872EF" w:rsidP="008872EF">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8872EF" w:rsidRPr="0009511C" w14:paraId="516FB782" w14:textId="77777777" w:rsidTr="00786BFA">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59BA0C1E" w14:textId="77777777" w:rsidR="008872EF" w:rsidRPr="0009511C" w:rsidRDefault="008872EF" w:rsidP="00786BFA">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t>חתימת האישור</w:t>
            </w:r>
          </w:p>
        </w:tc>
      </w:tr>
      <w:tr w:rsidR="008872EF" w:rsidRPr="0009511C" w14:paraId="39294C39" w14:textId="77777777" w:rsidTr="00786BFA">
        <w:trPr>
          <w:trHeight w:val="598"/>
        </w:trPr>
        <w:tc>
          <w:tcPr>
            <w:tcW w:w="11530" w:type="dxa"/>
            <w:tcBorders>
              <w:top w:val="single" w:sz="4" w:space="0" w:color="auto"/>
              <w:left w:val="single" w:sz="4" w:space="0" w:color="auto"/>
              <w:bottom w:val="single" w:sz="4" w:space="0" w:color="auto"/>
              <w:right w:val="single" w:sz="4" w:space="0" w:color="auto"/>
            </w:tcBorders>
            <w:hideMark/>
          </w:tcPr>
          <w:p w14:paraId="45DFE38C" w14:textId="77777777" w:rsidR="008872EF" w:rsidRPr="0009511C" w:rsidRDefault="008872EF" w:rsidP="00786BF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005E02CC" w14:textId="77777777" w:rsidR="003371F2" w:rsidRDefault="003371F2" w:rsidP="008872EF">
      <w:pPr>
        <w:spacing w:before="0" w:beforeAutospacing="0" w:after="200" w:afterAutospacing="0" w:line="276" w:lineRule="auto"/>
        <w:rPr>
          <w:rFonts w:ascii="David" w:eastAsia="Calibri" w:hAnsi="David" w:cs="David"/>
          <w:b/>
          <w:bCs/>
          <w:sz w:val="24"/>
          <w:szCs w:val="24"/>
          <w:u w:val="single"/>
          <w:rtl/>
          <w:lang w:eastAsia="he-IL"/>
        </w:rPr>
      </w:pPr>
    </w:p>
    <w:p w14:paraId="319E08A7" w14:textId="77777777" w:rsidR="003371F2" w:rsidRDefault="003371F2" w:rsidP="008872EF">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3371F2" w:rsidRPr="0009511C" w14:paraId="2EC612CE" w14:textId="77777777" w:rsidTr="00786BFA">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16BEBF85" w14:textId="77777777" w:rsidR="003371F2" w:rsidRPr="0009511C" w:rsidRDefault="003371F2" w:rsidP="00786BF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3371F2" w:rsidRPr="0009511C" w14:paraId="58BC88D0" w14:textId="77777777" w:rsidTr="00786BFA">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7FCC393B" w14:textId="77777777" w:rsidR="003371F2" w:rsidRPr="0009511C" w:rsidRDefault="003371F2" w:rsidP="00786BFA">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53D9817B" w14:textId="77777777" w:rsidR="003371F2" w:rsidRDefault="003371F2" w:rsidP="008872EF">
      <w:pPr>
        <w:spacing w:before="0" w:beforeAutospacing="0" w:after="200" w:afterAutospacing="0" w:line="276" w:lineRule="auto"/>
        <w:rPr>
          <w:rFonts w:ascii="David" w:eastAsia="Calibri" w:hAnsi="David" w:cs="David"/>
          <w:b/>
          <w:bCs/>
          <w:sz w:val="24"/>
          <w:szCs w:val="24"/>
          <w:u w:val="single"/>
          <w:rtl/>
          <w:lang w:eastAsia="he-IL"/>
        </w:rPr>
      </w:pPr>
    </w:p>
    <w:p w14:paraId="5A49376E" w14:textId="77777777" w:rsidR="008872EF" w:rsidRPr="0009511C" w:rsidRDefault="008872EF" w:rsidP="008872EF">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45E05871" w14:textId="77777777" w:rsidR="006D2AE3" w:rsidRPr="006D2AE3" w:rsidRDefault="006D2AE3" w:rsidP="006D2AE3">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4AADCCF4" w14:textId="77777777" w:rsidR="003371F2" w:rsidRDefault="003371F2"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089C87AF"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6D2AE3">
        <w:rPr>
          <w:rFonts w:ascii="Times New Roman" w:eastAsia="Times New Roman" w:hAnsi="Times New Roman" w:cs="David"/>
          <w:bCs/>
          <w:sz w:val="20"/>
          <w:szCs w:val="24"/>
          <w:u w:val="single"/>
          <w:rtl/>
          <w:lang w:eastAsia="he-IL"/>
        </w:rPr>
        <w:lastRenderedPageBreak/>
        <w:t xml:space="preserve">נספח </w:t>
      </w:r>
      <w:r w:rsidR="001743FC">
        <w:rPr>
          <w:rFonts w:ascii="Times New Roman" w:eastAsia="Times New Roman" w:hAnsi="Times New Roman" w:cs="David" w:hint="cs"/>
          <w:bCs/>
          <w:sz w:val="20"/>
          <w:szCs w:val="24"/>
          <w:u w:val="single"/>
          <w:rtl/>
          <w:lang w:eastAsia="he-IL"/>
        </w:rPr>
        <w:t>"</w:t>
      </w:r>
      <w:r w:rsidRPr="006D2AE3">
        <w:rPr>
          <w:rFonts w:ascii="Times New Roman" w:eastAsia="Times New Roman" w:hAnsi="Times New Roman" w:cs="David"/>
          <w:bCs/>
          <w:sz w:val="20"/>
          <w:szCs w:val="24"/>
          <w:u w:val="single"/>
          <w:rtl/>
          <w:lang w:eastAsia="he-IL"/>
        </w:rPr>
        <w:t>ח</w:t>
      </w:r>
      <w:r w:rsidR="001743FC">
        <w:rPr>
          <w:rFonts w:ascii="Times New Roman" w:eastAsia="Times New Roman" w:hAnsi="Times New Roman" w:cs="David" w:hint="cs"/>
          <w:bCs/>
          <w:sz w:val="20"/>
          <w:szCs w:val="24"/>
          <w:u w:val="single"/>
          <w:rtl/>
          <w:lang w:eastAsia="he-IL"/>
        </w:rPr>
        <w:t>'</w:t>
      </w:r>
      <w:r w:rsidRPr="006D2AE3">
        <w:rPr>
          <w:rFonts w:ascii="Times New Roman" w:eastAsia="Times New Roman" w:hAnsi="Times New Roman" w:cs="David"/>
          <w:bCs/>
          <w:sz w:val="20"/>
          <w:szCs w:val="24"/>
          <w:u w:val="single"/>
          <w:rtl/>
          <w:lang w:eastAsia="he-IL"/>
        </w:rPr>
        <w:t>'</w:t>
      </w:r>
    </w:p>
    <w:p w14:paraId="780DEC48"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492E90B3"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6D2AE3">
        <w:rPr>
          <w:rFonts w:ascii="Times New Roman" w:eastAsia="Times New Roman" w:hAnsi="Times New Roman" w:cs="David"/>
          <w:b/>
          <w:bCs/>
          <w:sz w:val="24"/>
          <w:szCs w:val="24"/>
          <w:u w:val="single"/>
          <w:rtl/>
          <w:lang w:eastAsia="he-IL"/>
        </w:rPr>
        <w:t xml:space="preserve">רשימת התוכניות והמסמכים שעל </w:t>
      </w:r>
      <w:r w:rsidR="009F6985">
        <w:rPr>
          <w:rFonts w:ascii="Times New Roman" w:eastAsia="Times New Roman" w:hAnsi="Times New Roman" w:cs="David"/>
          <w:b/>
          <w:bCs/>
          <w:sz w:val="24"/>
          <w:szCs w:val="24"/>
          <w:u w:val="single"/>
          <w:rtl/>
          <w:lang w:eastAsia="he-IL"/>
        </w:rPr>
        <w:t>היועץ</w:t>
      </w:r>
      <w:r w:rsidRPr="006D2AE3">
        <w:rPr>
          <w:rFonts w:ascii="Times New Roman" w:eastAsia="Times New Roman" w:hAnsi="Times New Roman" w:cs="David"/>
          <w:b/>
          <w:bCs/>
          <w:sz w:val="24"/>
          <w:szCs w:val="24"/>
          <w:u w:val="single"/>
          <w:rtl/>
          <w:lang w:eastAsia="he-IL"/>
        </w:rPr>
        <w:t xml:space="preserve"> להנפיק</w:t>
      </w:r>
    </w:p>
    <w:p w14:paraId="1A71F753"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129EBE5"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מסמך זה מהווה השלמה לנספח ב' ואינו גורע ממנו</w:t>
      </w:r>
    </w:p>
    <w:p w14:paraId="604B6145"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46DF6CEE"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462D0A3" w14:textId="77777777" w:rsidR="006D2AE3" w:rsidRPr="006D2AE3" w:rsidRDefault="006D2AE3" w:rsidP="001743FC">
      <w:pPr>
        <w:widowControl w:val="0"/>
        <w:numPr>
          <w:ilvl w:val="0"/>
          <w:numId w:val="10"/>
        </w:numPr>
        <w:spacing w:before="0" w:beforeAutospacing="0" w:after="0" w:afterAutospacing="0" w:line="240" w:lineRule="auto"/>
        <w:ind w:right="720"/>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מודל תלת ממדי בתוכנית</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lang w:eastAsia="he-IL"/>
        </w:rPr>
        <w:t xml:space="preserve">REVIT </w:t>
      </w:r>
      <w:r w:rsidRPr="006D2AE3">
        <w:rPr>
          <w:rFonts w:ascii="Times New Roman" w:eastAsia="Times New Roman" w:hAnsi="Times New Roman" w:cs="David" w:hint="cs"/>
          <w:sz w:val="24"/>
          <w:szCs w:val="24"/>
          <w:rtl/>
          <w:lang w:eastAsia="he-IL"/>
        </w:rPr>
        <w:t xml:space="preserve"> </w:t>
      </w:r>
      <w:proofErr w:type="spellStart"/>
      <w:r w:rsidR="001743FC">
        <w:rPr>
          <w:rFonts w:ascii="Times New Roman" w:eastAsia="Times New Roman" w:hAnsi="Times New Roman" w:cs="David" w:hint="cs"/>
          <w:sz w:val="24"/>
          <w:szCs w:val="24"/>
          <w:rtl/>
          <w:lang w:eastAsia="he-IL"/>
        </w:rPr>
        <w:t>וב</w:t>
      </w:r>
      <w:proofErr w:type="spellEnd"/>
      <w:r w:rsidR="001743FC">
        <w:rPr>
          <w:rFonts w:ascii="Times New Roman" w:eastAsia="Times New Roman" w:hAnsi="Times New Roman" w:cs="David" w:hint="cs"/>
          <w:sz w:val="24"/>
          <w:szCs w:val="24"/>
          <w:rtl/>
          <w:lang w:eastAsia="he-IL"/>
        </w:rPr>
        <w:t xml:space="preserve"> </w:t>
      </w:r>
      <w:r w:rsidR="001743FC">
        <w:rPr>
          <w:rFonts w:ascii="Times New Roman" w:eastAsia="Times New Roman" w:hAnsi="Times New Roman" w:cs="David" w:hint="cs"/>
          <w:sz w:val="24"/>
          <w:szCs w:val="24"/>
          <w:lang w:eastAsia="he-IL"/>
        </w:rPr>
        <w:t>BIM</w:t>
      </w:r>
      <w:r w:rsidR="001743FC">
        <w:rPr>
          <w:rFonts w:ascii="Times New Roman" w:eastAsia="Times New Roman" w:hAnsi="Times New Roman" w:cs="David" w:hint="cs"/>
          <w:sz w:val="24"/>
          <w:szCs w:val="24"/>
          <w:rtl/>
          <w:lang w:eastAsia="he-IL"/>
        </w:rPr>
        <w:t xml:space="preserve"> </w:t>
      </w:r>
      <w:r w:rsidR="001743FC">
        <w:rPr>
          <w:rFonts w:ascii="Times New Roman" w:eastAsia="Times New Roman" w:hAnsi="Times New Roman" w:cs="David"/>
          <w:sz w:val="24"/>
          <w:szCs w:val="24"/>
          <w:rtl/>
          <w:lang w:eastAsia="he-IL"/>
        </w:rPr>
        <w:t>הכולל את ת</w:t>
      </w:r>
      <w:r w:rsidRPr="006D2AE3">
        <w:rPr>
          <w:rFonts w:ascii="Times New Roman" w:eastAsia="Times New Roman" w:hAnsi="Times New Roman" w:cs="David"/>
          <w:sz w:val="24"/>
          <w:szCs w:val="24"/>
          <w:rtl/>
          <w:lang w:eastAsia="he-IL"/>
        </w:rPr>
        <w:t>כניות כל המתכננים והיועצים</w:t>
      </w:r>
      <w:r w:rsidRPr="006D2AE3">
        <w:rPr>
          <w:rFonts w:ascii="Times New Roman" w:eastAsia="Times New Roman" w:hAnsi="Times New Roman" w:cs="David" w:hint="cs"/>
          <w:sz w:val="24"/>
          <w:szCs w:val="24"/>
          <w:rtl/>
          <w:lang w:eastAsia="he-IL"/>
        </w:rPr>
        <w:t>.</w:t>
      </w:r>
    </w:p>
    <w:p w14:paraId="5DEABF73" w14:textId="77777777" w:rsidR="006D2AE3" w:rsidRPr="006D2AE3" w:rsidRDefault="006D2AE3" w:rsidP="006D2AE3">
      <w:pPr>
        <w:widowControl w:val="0"/>
        <w:spacing w:before="0" w:beforeAutospacing="0" w:after="0" w:afterAutospacing="0" w:line="240" w:lineRule="auto"/>
        <w:ind w:left="720" w:right="720"/>
        <w:jc w:val="both"/>
        <w:rPr>
          <w:rFonts w:ascii="Times New Roman" w:eastAsia="Times New Roman" w:hAnsi="Times New Roman" w:cs="David"/>
          <w:sz w:val="24"/>
          <w:szCs w:val="24"/>
          <w:lang w:eastAsia="he-IL"/>
        </w:rPr>
      </w:pPr>
    </w:p>
    <w:p w14:paraId="11BF8E80" w14:textId="77777777" w:rsidR="006D2AE3" w:rsidRPr="006D2AE3" w:rsidRDefault="001743FC" w:rsidP="006D2AE3">
      <w:pPr>
        <w:widowControl w:val="0"/>
        <w:numPr>
          <w:ilvl w:val="0"/>
          <w:numId w:val="10"/>
        </w:numPr>
        <w:spacing w:before="0" w:beforeAutospacing="0" w:after="0" w:afterAutospacing="0" w:line="240" w:lineRule="auto"/>
        <w:ind w:right="720"/>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ת</w:t>
      </w:r>
      <w:r w:rsidR="006D2AE3" w:rsidRPr="006D2AE3">
        <w:rPr>
          <w:rFonts w:ascii="Times New Roman" w:eastAsia="Times New Roman" w:hAnsi="Times New Roman" w:cs="David" w:hint="cs"/>
          <w:sz w:val="24"/>
          <w:szCs w:val="24"/>
          <w:rtl/>
          <w:lang w:eastAsia="he-IL"/>
        </w:rPr>
        <w:t xml:space="preserve">כניות, חתכים ופרטים של </w:t>
      </w:r>
      <w:r w:rsidR="00E2151E">
        <w:rPr>
          <w:rFonts w:ascii="Times New Roman" w:eastAsia="Times New Roman" w:hAnsi="Times New Roman" w:cs="David" w:hint="cs"/>
          <w:sz w:val="24"/>
          <w:szCs w:val="24"/>
          <w:rtl/>
          <w:lang w:eastAsia="he-IL"/>
        </w:rPr>
        <w:t>תיאום המערכות מתוך המודל התלת מ</w:t>
      </w:r>
      <w:r w:rsidR="006D2AE3" w:rsidRPr="006D2AE3">
        <w:rPr>
          <w:rFonts w:ascii="Times New Roman" w:eastAsia="Times New Roman" w:hAnsi="Times New Roman" w:cs="David" w:hint="cs"/>
          <w:sz w:val="24"/>
          <w:szCs w:val="24"/>
          <w:rtl/>
          <w:lang w:eastAsia="he-IL"/>
        </w:rPr>
        <w:t>מדי.</w:t>
      </w:r>
    </w:p>
    <w:p w14:paraId="7CCA714E" w14:textId="77777777" w:rsidR="006D2AE3" w:rsidRPr="006D2AE3" w:rsidRDefault="006D2AE3" w:rsidP="006D2AE3">
      <w:pPr>
        <w:widowControl w:val="0"/>
        <w:spacing w:before="0" w:beforeAutospacing="0" w:after="0" w:afterAutospacing="0" w:line="240" w:lineRule="auto"/>
        <w:ind w:left="720" w:right="720"/>
        <w:jc w:val="both"/>
        <w:rPr>
          <w:rFonts w:ascii="Times New Roman" w:eastAsia="Times New Roman" w:hAnsi="Times New Roman" w:cs="David"/>
          <w:sz w:val="24"/>
          <w:szCs w:val="24"/>
          <w:lang w:eastAsia="he-IL"/>
        </w:rPr>
      </w:pPr>
    </w:p>
    <w:p w14:paraId="7D69AF00" w14:textId="77777777" w:rsidR="006D2AE3" w:rsidRPr="006D2AE3" w:rsidRDefault="006D2AE3" w:rsidP="006D2AE3">
      <w:pPr>
        <w:widowControl w:val="0"/>
        <w:numPr>
          <w:ilvl w:val="0"/>
          <w:numId w:val="10"/>
        </w:numPr>
        <w:spacing w:before="0" w:beforeAutospacing="0" w:after="0" w:afterAutospacing="0" w:line="240" w:lineRule="auto"/>
        <w:ind w:right="720"/>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מובהר בזאת שהתוכניות יוכנו לפי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בקטעים של הפרויקט ויכללו פתרונות לקטעי הביניים.</w:t>
      </w:r>
    </w:p>
    <w:p w14:paraId="5A6B81F8" w14:textId="77777777" w:rsidR="006D2AE3" w:rsidRPr="006D2AE3" w:rsidRDefault="006D2AE3" w:rsidP="006D2AE3">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6965E161" w14:textId="77777777" w:rsidR="006D2AE3" w:rsidRPr="006D2AE3" w:rsidRDefault="006D2AE3" w:rsidP="006D2AE3">
      <w:pPr>
        <w:widowControl w:val="0"/>
        <w:numPr>
          <w:ilvl w:val="0"/>
          <w:numId w:val="10"/>
        </w:numPr>
        <w:spacing w:before="0" w:beforeAutospacing="0" w:after="0" w:afterAutospacing="0" w:line="240" w:lineRule="auto"/>
        <w:ind w:right="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שאר תכניות הביצוע המתחייבות מכל תקן ודין, לרבות אך לא רק מחלקיו השונים של ת"י 1547 - "תכניות ביצוע לבניינים ולעבודות פיתוח סביבתי".</w:t>
      </w:r>
    </w:p>
    <w:p w14:paraId="048441B9"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0DA16DE" w14:textId="77777777" w:rsidR="006D2AE3" w:rsidRPr="006D2AE3" w:rsidRDefault="006D2AE3" w:rsidP="001743F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r w:rsidRPr="006D2AE3">
        <w:rPr>
          <w:rFonts w:ascii="Times New Roman" w:eastAsia="Times New Roman" w:hAnsi="Times New Roman" w:cs="David"/>
          <w:sz w:val="24"/>
          <w:szCs w:val="24"/>
          <w:rtl/>
          <w:lang w:eastAsia="he-IL"/>
        </w:rPr>
        <w:t>כל המסמכים והתכניות יערכו בשפה העברית.</w:t>
      </w:r>
    </w:p>
    <w:p w14:paraId="29AC397D" w14:textId="77777777" w:rsidR="00E2151E" w:rsidRPr="00B27B4C" w:rsidRDefault="006D2AE3" w:rsidP="00E2151E">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6D2AE3">
        <w:rPr>
          <w:rFonts w:ascii="Times New Roman" w:eastAsia="Times New Roman" w:hAnsi="Times New Roman" w:cs="David"/>
          <w:b/>
          <w:bCs/>
          <w:sz w:val="20"/>
          <w:szCs w:val="20"/>
          <w:u w:val="single"/>
          <w:rtl/>
          <w:lang w:eastAsia="he-IL"/>
        </w:rPr>
        <w:br w:type="page"/>
      </w:r>
      <w:r w:rsidR="00E2151E" w:rsidRPr="00B27B4C">
        <w:rPr>
          <w:rFonts w:ascii="Times New Roman" w:eastAsia="Times New Roman" w:hAnsi="Times New Roman" w:cs="David" w:hint="cs"/>
          <w:b/>
          <w:bCs/>
          <w:sz w:val="20"/>
          <w:szCs w:val="24"/>
          <w:u w:val="single"/>
          <w:rtl/>
          <w:lang w:eastAsia="he-IL"/>
        </w:rPr>
        <w:lastRenderedPageBreak/>
        <w:t>נספח "ט"</w:t>
      </w:r>
    </w:p>
    <w:p w14:paraId="4F262708" w14:textId="77777777" w:rsidR="00E2151E" w:rsidRPr="00B27B4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05B447B5" w14:textId="77777777" w:rsidR="00E2151E" w:rsidRPr="00B27B4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702FB082"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0936F8C"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32B45AB"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E1C9C0C" w14:textId="77777777" w:rsidR="00E2151E" w:rsidRPr="00B27B4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7A9B338D" w14:textId="77777777" w:rsidR="00E2151E" w:rsidRPr="00B27B4C" w:rsidRDefault="00990494" w:rsidP="00E2151E">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9688286A29CC4C75A35752231B81D84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40" w:author="Kook Sec" w:date="2021-08-01T14:06:00Z">
            <w:r>
              <w:rPr>
                <w:rFonts w:ascii="Times New Roman" w:eastAsia="Times New Roman" w:hAnsi="Times New Roman" w:cs="David" w:hint="cs"/>
                <w:color w:val="008000"/>
                <w:sz w:val="24"/>
                <w:szCs w:val="24"/>
                <w:rtl/>
                <w:lang w:eastAsia="he-IL"/>
              </w:rPr>
              <w:t>א.מ. ישראל מגורים פיתוח בע"מ</w:t>
            </w:r>
            <w:r>
              <w:rPr>
                <w:rFonts w:ascii="Times New Roman" w:eastAsia="Times New Roman" w:hAnsi="Times New Roman" w:cs="David" w:hint="cs"/>
                <w:color w:val="008000"/>
                <w:sz w:val="24"/>
                <w:szCs w:val="24"/>
                <w:rtl/>
                <w:lang w:eastAsia="he-IL"/>
              </w:rPr>
              <w:br/>
              <w:t>יוני נתניהו 1 ג' אור יהודה</w:t>
            </w:r>
            <w:r>
              <w:rPr>
                <w:rFonts w:ascii="Times New Roman" w:eastAsia="Times New Roman" w:hAnsi="Times New Roman" w:cs="David" w:hint="cs"/>
                <w:color w:val="008000"/>
                <w:sz w:val="24"/>
                <w:szCs w:val="24"/>
                <w:rtl/>
                <w:lang w:eastAsia="he-IL"/>
              </w:rPr>
              <w:br/>
              <w:t xml:space="preserve">513313148     </w:t>
            </w:r>
          </w:ins>
        </w:sdtContent>
      </w:sdt>
      <w:r w:rsidR="00E2151E" w:rsidRPr="00B27B4C">
        <w:rPr>
          <w:rFonts w:ascii="Times New Roman" w:eastAsia="Times New Roman" w:hAnsi="Times New Roman" w:cs="David" w:hint="cs"/>
          <w:color w:val="008000"/>
          <w:sz w:val="24"/>
          <w:szCs w:val="24"/>
          <w:rtl/>
          <w:lang w:eastAsia="he-IL"/>
        </w:rPr>
        <w:br/>
      </w:r>
      <w:r w:rsidR="00E2151E" w:rsidRPr="00B27B4C">
        <w:rPr>
          <w:rFonts w:ascii="Times New Roman" w:eastAsia="Times New Roman" w:hAnsi="Times New Roman" w:cs="David" w:hint="cs"/>
          <w:sz w:val="24"/>
          <w:szCs w:val="24"/>
          <w:rtl/>
          <w:lang w:eastAsia="he-IL"/>
        </w:rPr>
        <w:t>(</w:t>
      </w:r>
      <w:r w:rsidR="00E2151E" w:rsidRPr="009E0EE6">
        <w:rPr>
          <w:rFonts w:ascii="Times New Roman" w:eastAsia="Times New Roman" w:hAnsi="Times New Roman" w:cs="David" w:hint="cs"/>
          <w:sz w:val="24"/>
          <w:szCs w:val="24"/>
          <w:rtl/>
          <w:lang w:eastAsia="he-IL"/>
        </w:rPr>
        <w:t>המזמין)</w:t>
      </w:r>
    </w:p>
    <w:p w14:paraId="2F159518" w14:textId="77777777" w:rsidR="00E2151E" w:rsidRPr="00B27B4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A0590B5" w14:textId="77777777" w:rsidR="00E2151E" w:rsidRPr="00B27B4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28D6B88" w14:textId="77777777" w:rsidR="00E2151E" w:rsidRPr="00B27B4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663434F" w14:textId="77777777" w:rsidR="00E2151E" w:rsidRPr="00B27B4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919EDC4" w14:textId="77777777" w:rsidR="00E2151E" w:rsidRPr="00B27B4C" w:rsidRDefault="00E2151E" w:rsidP="00E2151E">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D5BB37A9C122434BB9AA16240FEEA2F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41" w:author="Kook Sec" w:date="2021-08-01T14:06:00Z">
            <w:r w:rsidR="00990494">
              <w:rPr>
                <w:rFonts w:ascii="Times New Roman" w:eastAsia="Times New Roman" w:hAnsi="Times New Roman" w:cs="David"/>
                <w:color w:val="008000"/>
                <w:sz w:val="24"/>
                <w:szCs w:val="24"/>
                <w:rtl/>
                <w:lang w:eastAsia="he-IL"/>
              </w:rPr>
              <w:t>טל ארליך פתרונות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1D24DEEE881B44F2A14169533431BC8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42" w:author="Kook Sec" w:date="2021-08-01T14:05:00Z">
            <w:r w:rsidR="00990494">
              <w:rPr>
                <w:rFonts w:ascii="Times New Roman" w:eastAsia="Times New Roman" w:hAnsi="Times New Roman" w:cs="David"/>
                <w:color w:val="008000"/>
                <w:sz w:val="24"/>
                <w:szCs w:val="24"/>
                <w:rtl/>
                <w:lang w:eastAsia="he-IL"/>
              </w:rPr>
              <w:t>מורדות ארנונה</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7209F77D3FD94A6D91E4B36B61F4C21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Pr="00ED6C9C">
            <w:rPr>
              <w:rStyle w:val="a7"/>
              <w:color w:val="00B0F0"/>
              <w:rtl/>
            </w:rPr>
            <w:t>[תיאור עבודה]</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12C3374C" w14:textId="77777777" w:rsidR="00E2151E" w:rsidRPr="00B27B4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62D0FD6"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9C56B8B"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5BB956D"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8605FF3"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44DAF97" w14:textId="77777777" w:rsidR="00E2151E" w:rsidRDefault="00E2151E" w:rsidP="00E2151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7356042D" w14:textId="77777777" w:rsidR="00E2151E" w:rsidRDefault="00E2151E" w:rsidP="00E2151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5EB27C3" w14:textId="77777777" w:rsidR="00E2151E" w:rsidRDefault="00E2151E" w:rsidP="00E2151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9612F97" w14:textId="77777777" w:rsidR="00E2151E" w:rsidRDefault="00E2151E" w:rsidP="00E2151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06BA632" w14:textId="77777777" w:rsidR="00E2151E" w:rsidRPr="00B27B4C" w:rsidRDefault="00E2151E" w:rsidP="00E2151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4CD3AD0C" w14:textId="77777777" w:rsidR="00E2151E" w:rsidRPr="00B27B4C" w:rsidRDefault="00990494" w:rsidP="00E2151E">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1767609749"/>
          <w:placeholder>
            <w:docPart w:val="5FFBA3CEC5CF47F1AE943009F85A2CA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43" w:author="Kook Sec" w:date="2021-08-01T14:06:00Z">
            <w:r>
              <w:rPr>
                <w:rFonts w:ascii="Times New Roman" w:eastAsia="Times New Roman" w:hAnsi="Times New Roman" w:cs="David"/>
                <w:color w:val="008000"/>
                <w:sz w:val="24"/>
                <w:szCs w:val="24"/>
                <w:rtl/>
                <w:lang w:eastAsia="he-IL"/>
              </w:rPr>
              <w:t>טל ארליך פתרונות בע"מ</w:t>
            </w:r>
          </w:ins>
        </w:sdtContent>
      </w:sdt>
    </w:p>
    <w:p w14:paraId="6FA279E0" w14:textId="77777777" w:rsidR="00E2151E" w:rsidRPr="00B27B4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472A8262" w14:textId="77777777" w:rsidR="00E2151E" w:rsidRPr="00B27B4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44D8B4C1" w14:textId="77777777" w:rsidR="00E2151E" w:rsidRPr="00B27B4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489B3112" w14:textId="77777777" w:rsidR="00E2151E" w:rsidRPr="00B27B4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04B65B08" w14:textId="77777777" w:rsidR="00E2151E" w:rsidRPr="00B27B4C" w:rsidRDefault="00E2151E" w:rsidP="00E2151E">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 xml:space="preserve">דוגמא לנוסח הצהרת </w:t>
      </w:r>
      <w:r w:rsidR="009F6985">
        <w:rPr>
          <w:rFonts w:ascii="Times New Roman" w:eastAsia="Times New Roman" w:hAnsi="Times New Roman" w:cs="David" w:hint="cs"/>
          <w:b/>
          <w:bCs/>
          <w:sz w:val="24"/>
          <w:szCs w:val="24"/>
          <w:u w:val="single"/>
          <w:rtl/>
          <w:lang w:eastAsia="he-IL"/>
        </w:rPr>
        <w:t>היועץ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62CEED10" w14:textId="77777777" w:rsidR="00E2151E" w:rsidRPr="00B27B4C" w:rsidRDefault="00E2151E" w:rsidP="00E2151E">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376970A1"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CAF0F59B0B494623BA7E94697B8C992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44" w:author="Kook Sec" w:date="2021-08-01T14:06:00Z">
            <w:r w:rsidR="00990494">
              <w:rPr>
                <w:rFonts w:ascii="Times New Roman" w:eastAsia="Times New Roman" w:hAnsi="Times New Roman" w:cs="David" w:hint="cs"/>
                <w:color w:val="008000"/>
                <w:sz w:val="24"/>
                <w:szCs w:val="24"/>
                <w:rtl/>
                <w:lang w:eastAsia="he-IL"/>
              </w:rPr>
              <w:t>א.מ. ישראל מגורים פיתוח בע"מ</w:t>
            </w:r>
            <w:r w:rsidR="00990494">
              <w:rPr>
                <w:rFonts w:ascii="Times New Roman" w:eastAsia="Times New Roman" w:hAnsi="Times New Roman" w:cs="David" w:hint="cs"/>
                <w:color w:val="008000"/>
                <w:sz w:val="24"/>
                <w:szCs w:val="24"/>
                <w:rtl/>
                <w:lang w:eastAsia="he-IL"/>
              </w:rPr>
              <w:br/>
              <w:t>יוני נתניהו 1 ג' אור יהודה</w:t>
            </w:r>
            <w:r w:rsidR="00990494">
              <w:rPr>
                <w:rFonts w:ascii="Times New Roman" w:eastAsia="Times New Roman" w:hAnsi="Times New Roman" w:cs="David" w:hint="cs"/>
                <w:color w:val="008000"/>
                <w:sz w:val="24"/>
                <w:szCs w:val="24"/>
                <w:rtl/>
                <w:lang w:eastAsia="he-IL"/>
              </w:rPr>
              <w:br/>
              <w:t xml:space="preserve">513313148     </w:t>
            </w:r>
          </w:ins>
        </w:sdtContent>
      </w:sdt>
    </w:p>
    <w:p w14:paraId="6312A6F4"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D9BD001"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ג.א.נ</w:t>
      </w:r>
      <w:proofErr w:type="spellEnd"/>
      <w:r w:rsidRPr="00B27B4C">
        <w:rPr>
          <w:rFonts w:ascii="Times New Roman" w:eastAsia="Times New Roman" w:hAnsi="Times New Roman" w:cs="David" w:hint="cs"/>
          <w:sz w:val="24"/>
          <w:szCs w:val="24"/>
          <w:rtl/>
          <w:lang w:eastAsia="he-IL"/>
        </w:rPr>
        <w:t>.,</w:t>
      </w:r>
    </w:p>
    <w:p w14:paraId="3D87AFBF"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96E161E"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היתרה</w:t>
      </w:r>
      <w:proofErr w:type="spellEnd"/>
      <w:r w:rsidRPr="00B27B4C">
        <w:rPr>
          <w:rFonts w:ascii="Times New Roman" w:eastAsia="Times New Roman" w:hAnsi="Times New Roman" w:cs="David" w:hint="cs"/>
          <w:b/>
          <w:bCs/>
          <w:sz w:val="24"/>
          <w:szCs w:val="24"/>
          <w:rtl/>
          <w:lang w:eastAsia="he-IL"/>
        </w:rPr>
        <w:t xml:space="preserve">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47FB60407A584444809A61A502CB687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45" w:author="Kook Sec" w:date="2021-08-01T14:05:00Z">
            <w:r w:rsidR="00990494">
              <w:rPr>
                <w:rFonts w:ascii="Times New Roman" w:eastAsia="Times New Roman" w:hAnsi="Times New Roman" w:cs="David" w:hint="cs"/>
                <w:color w:val="008000"/>
                <w:sz w:val="24"/>
                <w:szCs w:val="24"/>
                <w:rtl/>
                <w:lang w:eastAsia="he-IL"/>
              </w:rPr>
              <w:t>מורדות ארנונה</w:t>
            </w:r>
          </w:ins>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3B3D78B21245407E8F5B0F59D6F387D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a7"/>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2F534DAC"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29D791FB"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E08237F"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2946ACC2"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175E5E5A"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A566E4D"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00D23E04"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CA1E237"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09702BC1"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F4B4CF0"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6D36FC2"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2873627F"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D966B7D"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3EA693F2" w14:textId="77777777" w:rsidR="00E2151E" w:rsidRPr="00B27B4C" w:rsidRDefault="00E2151E" w:rsidP="00E2151E">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1786765F" w14:textId="77777777" w:rsidR="00E2151E" w:rsidRDefault="00E2151E" w:rsidP="00E2151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חתימה וחותמת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w:t>
      </w:r>
    </w:p>
    <w:p w14:paraId="1C77CA9E" w14:textId="77777777" w:rsidR="00E2151E" w:rsidRDefault="00E2151E" w:rsidP="00E2151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3AA4DA67" w14:textId="77777777" w:rsidR="00E2151E" w:rsidRDefault="00E2151E" w:rsidP="00E2151E">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615B7470" w14:textId="77777777" w:rsidR="00E2151E" w:rsidRPr="009130F0" w:rsidRDefault="00E2151E" w:rsidP="00E2151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0C8ED06C" w14:textId="77777777" w:rsidR="00E2151E" w:rsidRPr="009130F0" w:rsidRDefault="00E2151E" w:rsidP="005D185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del w:id="46" w:author="Kook Sec" w:date="2021-08-01T14:10:00Z">
        <w:r w:rsidRPr="009130F0" w:rsidDel="00990494">
          <w:rPr>
            <w:rFonts w:ascii="Times New Roman" w:eastAsia="Times New Roman" w:hAnsi="Times New Roman" w:cs="David" w:hint="cs"/>
            <w:color w:val="00B0F0"/>
            <w:sz w:val="24"/>
            <w:szCs w:val="24"/>
            <w:rtl/>
            <w:lang w:eastAsia="he-IL"/>
          </w:rPr>
          <w:delText xml:space="preserve">            </w:delText>
        </w:r>
      </w:del>
      <w:bookmarkStart w:id="47" w:name="_GoBack"/>
      <w:bookmarkEnd w:id="47"/>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47225176"/>
          <w:placeholder>
            <w:docPart w:val="61D14D5A73084B0B9D2FAC40AD9F6CA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48" w:author="Kook Sec" w:date="2021-08-01T14:06:00Z">
            <w:r w:rsidR="00990494">
              <w:rPr>
                <w:rFonts w:ascii="Times New Roman" w:eastAsia="Times New Roman" w:hAnsi="Times New Roman" w:cs="David"/>
                <w:color w:val="008000"/>
                <w:sz w:val="24"/>
                <w:szCs w:val="24"/>
                <w:rtl/>
                <w:lang w:eastAsia="he-IL"/>
              </w:rPr>
              <w:t>טל ארליך פתרונות בע"מ</w:t>
            </w:r>
          </w:ins>
        </w:sdtContent>
      </w:sdt>
    </w:p>
    <w:p w14:paraId="5DDE69A4" w14:textId="77777777" w:rsidR="00E2151E" w:rsidRDefault="00E2151E" w:rsidP="00E2151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887B170"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8AEEF00"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A13C09E"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62D163A2"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החברה</w:t>
      </w:r>
      <w:proofErr w:type="spellEnd"/>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15E82FF8" w14:textId="77777777" w:rsidR="00E2151E" w:rsidRPr="00B27B4C" w:rsidRDefault="00E2151E" w:rsidP="00E2151E">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07850913" w14:textId="77777777" w:rsidR="00E2151E" w:rsidRPr="00B27B4C" w:rsidRDefault="00E2151E" w:rsidP="00E2151E">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15B9D86D" w14:textId="77777777" w:rsidR="00E2151E" w:rsidRPr="00B27B4C" w:rsidRDefault="00E2151E" w:rsidP="00E2151E">
      <w:pPr>
        <w:widowControl w:val="0"/>
        <w:spacing w:before="0" w:beforeAutospacing="0" w:after="0" w:afterAutospacing="0" w:line="240" w:lineRule="auto"/>
        <w:rPr>
          <w:rFonts w:ascii="Times New Roman" w:eastAsia="Times New Roman" w:hAnsi="Times New Roman" w:cs="David"/>
          <w:sz w:val="20"/>
          <w:szCs w:val="20"/>
          <w:rtl/>
          <w:lang w:eastAsia="he-IL"/>
        </w:rPr>
      </w:pPr>
    </w:p>
    <w:p w14:paraId="15B07BC2" w14:textId="77777777" w:rsidR="00E2151E" w:rsidRPr="00B27B4C" w:rsidRDefault="00E2151E" w:rsidP="00E2151E">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2E8870C2" w14:textId="77777777" w:rsidR="00E2151E" w:rsidRPr="00B27B4C" w:rsidRDefault="00E2151E" w:rsidP="00E2151E">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435A8D8E" w14:textId="77777777" w:rsidR="00E2151E" w:rsidRPr="00B27B4C" w:rsidRDefault="00E2151E" w:rsidP="00E2151E">
      <w:pPr>
        <w:spacing w:before="0" w:beforeAutospacing="0" w:after="0" w:afterAutospacing="0" w:line="240" w:lineRule="auto"/>
        <w:rPr>
          <w:rFonts w:ascii="Times New Roman" w:eastAsia="Times New Roman" w:hAnsi="Times New Roman" w:cs="David"/>
          <w:sz w:val="20"/>
          <w:szCs w:val="24"/>
          <w:rtl/>
        </w:rPr>
      </w:pPr>
    </w:p>
    <w:p w14:paraId="03F55A94" w14:textId="77777777" w:rsidR="00E2151E" w:rsidRPr="00B27B4C" w:rsidRDefault="00E2151E" w:rsidP="00E2151E">
      <w:pPr>
        <w:spacing w:before="0" w:beforeAutospacing="0" w:after="0" w:afterAutospacing="0" w:line="240" w:lineRule="auto"/>
        <w:rPr>
          <w:rFonts w:ascii="Times New Roman" w:eastAsia="Times New Roman" w:hAnsi="Times New Roman" w:cs="David"/>
          <w:sz w:val="20"/>
          <w:szCs w:val="24"/>
          <w:rtl/>
        </w:rPr>
      </w:pPr>
    </w:p>
    <w:p w14:paraId="76A09902" w14:textId="77777777" w:rsidR="00E2151E" w:rsidRPr="00B27B4C" w:rsidRDefault="00E2151E" w:rsidP="00E2151E">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0A1AD93E" w14:textId="77777777" w:rsidR="00E2151E" w:rsidRPr="0047052D" w:rsidRDefault="00E2151E" w:rsidP="00E2151E">
      <w:pPr>
        <w:widowControl w:val="0"/>
        <w:spacing w:before="0" w:beforeAutospacing="0" w:after="0" w:afterAutospacing="0" w:line="240" w:lineRule="auto"/>
        <w:jc w:val="both"/>
      </w:pPr>
    </w:p>
    <w:p w14:paraId="430CC836" w14:textId="77777777" w:rsidR="001A69D5" w:rsidRPr="006D2AE3" w:rsidRDefault="001A69D5" w:rsidP="00E2151E">
      <w:pPr>
        <w:widowControl w:val="0"/>
        <w:spacing w:before="0" w:beforeAutospacing="0" w:after="0" w:afterAutospacing="0" w:line="240" w:lineRule="auto"/>
        <w:jc w:val="center"/>
        <w:outlineLvl w:val="7"/>
        <w:rPr>
          <w:rtl/>
        </w:rPr>
      </w:pPr>
    </w:p>
    <w:sectPr w:rsidR="001A69D5" w:rsidRPr="006D2AE3" w:rsidSect="006D2AE3">
      <w:headerReference w:type="default" r:id="rId13"/>
      <w:footerReference w:type="default" r:id="rId14"/>
      <w:pgSz w:w="11906" w:h="16838"/>
      <w:pgMar w:top="1440" w:right="1800" w:bottom="567" w:left="1800" w:header="708" w:footer="13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EBEBE71" w14:textId="77777777" w:rsidR="00990494" w:rsidRDefault="00990494" w:rsidP="00AF234B">
      <w:pPr>
        <w:spacing w:before="0" w:after="0" w:line="240" w:lineRule="auto"/>
      </w:pPr>
      <w:r>
        <w:separator/>
      </w:r>
    </w:p>
  </w:endnote>
  <w:endnote w:type="continuationSeparator" w:id="0">
    <w:p w14:paraId="4A99DCE7" w14:textId="77777777" w:rsidR="00990494" w:rsidRDefault="00990494" w:rsidP="00AF234B">
      <w:pPr>
        <w:spacing w:before="0" w:after="0" w:line="240" w:lineRule="auto"/>
      </w:pPr>
      <w:r>
        <w:continuationSeparator/>
      </w:r>
    </w:p>
  </w:endnote>
  <w:endnote w:type="continuationNotice" w:id="1">
    <w:p w14:paraId="5593B7EA" w14:textId="77777777" w:rsidR="00990494" w:rsidRDefault="00990494">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David">
    <w:altName w:val="David"/>
    <w:charset w:val="B1"/>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35"/>
      <w:gridCol w:w="2810"/>
      <w:gridCol w:w="233"/>
      <w:gridCol w:w="1046"/>
      <w:gridCol w:w="1772"/>
    </w:tblGrid>
    <w:tr w:rsidR="00D065DD" w:rsidRPr="00F9528C" w14:paraId="2167B553" w14:textId="77777777" w:rsidTr="00E53410">
      <w:tc>
        <w:tcPr>
          <w:tcW w:w="753" w:type="dxa"/>
        </w:tcPr>
        <w:p w14:paraId="35DF5045" w14:textId="77777777" w:rsidR="00D065DD" w:rsidRPr="00F9528C" w:rsidRDefault="00D065DD" w:rsidP="00E5341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53172A0D" w14:textId="77777777" w:rsidR="00D065DD" w:rsidRPr="00F9528C" w:rsidRDefault="00990494" w:rsidP="00E53410">
              <w:pPr>
                <w:tabs>
                  <w:tab w:val="center" w:pos="4153"/>
                  <w:tab w:val="right" w:pos="8306"/>
                </w:tabs>
                <w:spacing w:before="0" w:after="0" w:line="240" w:lineRule="auto"/>
                <w:rPr>
                  <w:rFonts w:ascii="David" w:hAnsi="David"/>
                  <w:color w:val="00B0F0"/>
                  <w:sz w:val="20"/>
                  <w:szCs w:val="20"/>
                  <w:rtl/>
                </w:rPr>
              </w:pPr>
              <w:ins w:id="49" w:author="Kook Sec" w:date="2021-08-01T14:05:00Z">
                <w:r>
                  <w:rPr>
                    <w:rFonts w:ascii="David" w:hAnsi="David"/>
                    <w:color w:val="00B0F0"/>
                    <w:sz w:val="20"/>
                    <w:szCs w:val="20"/>
                    <w:rtl/>
                  </w:rPr>
                  <w:t>א.מ ישראל מגורים פיתוח בע"מ</w:t>
                </w:r>
              </w:ins>
            </w:p>
          </w:tc>
        </w:sdtContent>
      </w:sdt>
      <w:tc>
        <w:tcPr>
          <w:tcW w:w="2232" w:type="dxa"/>
        </w:tcPr>
        <w:p w14:paraId="3AB51D66" w14:textId="77777777" w:rsidR="00D065DD" w:rsidRPr="00F9528C" w:rsidRDefault="00D065DD" w:rsidP="00E5341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מנהל מודל</w:t>
              </w:r>
            </w:sdtContent>
          </w:sdt>
        </w:p>
      </w:tc>
      <w:tc>
        <w:tcPr>
          <w:tcW w:w="236" w:type="dxa"/>
        </w:tcPr>
        <w:p w14:paraId="5135A261" w14:textId="77777777" w:rsidR="00D065DD" w:rsidRPr="00F9528C" w:rsidRDefault="00D065DD" w:rsidP="00E53410">
          <w:pPr>
            <w:tabs>
              <w:tab w:val="center" w:pos="4153"/>
              <w:tab w:val="right" w:pos="8306"/>
            </w:tabs>
            <w:spacing w:before="0" w:after="0" w:line="240" w:lineRule="auto"/>
            <w:rPr>
              <w:rFonts w:ascii="David" w:hAnsi="David"/>
              <w:sz w:val="16"/>
              <w:szCs w:val="16"/>
              <w:rtl/>
            </w:rPr>
          </w:pPr>
        </w:p>
      </w:tc>
      <w:tc>
        <w:tcPr>
          <w:tcW w:w="1129" w:type="dxa"/>
        </w:tcPr>
        <w:p w14:paraId="11A3324A" w14:textId="77777777" w:rsidR="00D065DD" w:rsidRPr="00F9528C" w:rsidRDefault="00D065DD" w:rsidP="00E53410">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3CCD0C90" w14:textId="77777777" w:rsidR="00D065DD" w:rsidRPr="00F9528C" w:rsidRDefault="00D065DD" w:rsidP="00E53410">
              <w:pPr>
                <w:tabs>
                  <w:tab w:val="center" w:pos="4153"/>
                  <w:tab w:val="right" w:pos="8306"/>
                </w:tabs>
                <w:spacing w:before="0" w:after="0" w:line="240" w:lineRule="auto"/>
                <w:rPr>
                  <w:rFonts w:ascii="David" w:hAnsi="David"/>
                  <w:sz w:val="20"/>
                  <w:szCs w:val="20"/>
                  <w:rtl/>
                </w:rPr>
              </w:pPr>
              <w:r>
                <w:rPr>
                  <w:rFonts w:ascii="David" w:hAnsi="David" w:hint="cs"/>
                  <w:sz w:val="20"/>
                  <w:szCs w:val="20"/>
                </w:rPr>
                <w:t>CONT-5-713</w:t>
              </w:r>
            </w:p>
          </w:tc>
        </w:sdtContent>
      </w:sdt>
    </w:tr>
    <w:tr w:rsidR="00D065DD" w:rsidRPr="00F9528C" w14:paraId="3A84AC67" w14:textId="77777777" w:rsidTr="00E53410">
      <w:tc>
        <w:tcPr>
          <w:tcW w:w="753" w:type="dxa"/>
        </w:tcPr>
        <w:p w14:paraId="22A3EFCB" w14:textId="77777777" w:rsidR="00D065DD" w:rsidRPr="00F9528C" w:rsidRDefault="00D065DD" w:rsidP="00E5341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883" w:type="dxa"/>
            </w:tcPr>
            <w:p w14:paraId="063312E5" w14:textId="77777777" w:rsidR="00D065DD" w:rsidRPr="00F9528C" w:rsidRDefault="00990494" w:rsidP="00E53410">
              <w:pPr>
                <w:tabs>
                  <w:tab w:val="center" w:pos="4153"/>
                  <w:tab w:val="right" w:pos="8306"/>
                </w:tabs>
                <w:spacing w:before="0" w:after="0" w:line="240" w:lineRule="auto"/>
                <w:rPr>
                  <w:rFonts w:ascii="David" w:hAnsi="David"/>
                  <w:color w:val="00B0F0"/>
                  <w:sz w:val="20"/>
                  <w:szCs w:val="20"/>
                  <w:rtl/>
                </w:rPr>
              </w:pPr>
              <w:ins w:id="50" w:author="Kook Sec" w:date="2021-08-01T14:06:00Z">
                <w:r>
                  <w:rPr>
                    <w:rFonts w:ascii="David" w:hAnsi="David" w:hint="cs"/>
                    <w:color w:val="00B0F0"/>
                    <w:sz w:val="20"/>
                    <w:szCs w:val="20"/>
                    <w:rtl/>
                  </w:rPr>
                  <w:t>טל ארליך פתרונות בע"מ</w:t>
                </w:r>
              </w:ins>
            </w:p>
          </w:tc>
        </w:sdtContent>
      </w:sdt>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D065DD" w:rsidRPr="00F9528C" w14:paraId="315C1732" w14:textId="77777777" w:rsidTr="00E53410">
            <w:trPr>
              <w:trHeight w:val="201"/>
            </w:trPr>
            <w:tc>
              <w:tcPr>
                <w:tcW w:w="926" w:type="dxa"/>
              </w:tcPr>
              <w:p w14:paraId="70688DFD" w14:textId="77777777" w:rsidR="00D065DD" w:rsidRPr="00F9528C" w:rsidRDefault="00D065DD" w:rsidP="00E5341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761C28F4" w14:textId="77777777" w:rsidR="00D065DD" w:rsidRPr="00F9528C" w:rsidRDefault="00D065DD" w:rsidP="00E53410">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34F2AB10" w14:textId="77777777" w:rsidR="00D065DD" w:rsidRPr="00F9528C" w:rsidRDefault="00D065DD" w:rsidP="00E53410">
          <w:pPr>
            <w:tabs>
              <w:tab w:val="center" w:pos="4153"/>
              <w:tab w:val="right" w:pos="8306"/>
            </w:tabs>
            <w:spacing w:before="0" w:after="0" w:line="240" w:lineRule="auto"/>
            <w:rPr>
              <w:rFonts w:ascii="David" w:hAnsi="David"/>
              <w:sz w:val="20"/>
              <w:szCs w:val="20"/>
              <w:rtl/>
            </w:rPr>
          </w:pPr>
        </w:p>
      </w:tc>
      <w:tc>
        <w:tcPr>
          <w:tcW w:w="236" w:type="dxa"/>
        </w:tcPr>
        <w:p w14:paraId="5C994CBE" w14:textId="77777777" w:rsidR="00D065DD" w:rsidRPr="00F9528C" w:rsidRDefault="00D065DD" w:rsidP="00E53410">
          <w:pPr>
            <w:tabs>
              <w:tab w:val="center" w:pos="4153"/>
              <w:tab w:val="right" w:pos="8306"/>
            </w:tabs>
            <w:spacing w:before="0" w:after="0" w:line="240" w:lineRule="auto"/>
            <w:rPr>
              <w:rFonts w:ascii="David" w:hAnsi="David"/>
              <w:sz w:val="20"/>
              <w:szCs w:val="20"/>
              <w:rtl/>
            </w:rPr>
          </w:pPr>
        </w:p>
      </w:tc>
      <w:tc>
        <w:tcPr>
          <w:tcW w:w="1129" w:type="dxa"/>
        </w:tcPr>
        <w:p w14:paraId="0021FD41" w14:textId="77777777" w:rsidR="00D065DD" w:rsidRPr="00F9528C" w:rsidRDefault="00D065DD" w:rsidP="00E5341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32FD4D21" w14:textId="77777777" w:rsidR="00D065DD" w:rsidRPr="00F9528C" w:rsidRDefault="00990494" w:rsidP="00E53410">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D065DD" w:rsidRPr="00F9528C">
                <w:rPr>
                  <w:rFonts w:ascii="David" w:hAnsi="David"/>
                  <w:color w:val="00B0F0"/>
                  <w:sz w:val="20"/>
                  <w:szCs w:val="20"/>
                  <w:rtl/>
                </w:rPr>
                <w:t>[סטטוס חוזה]</w:t>
              </w:r>
            </w:sdtContent>
          </w:sdt>
        </w:p>
      </w:tc>
    </w:tr>
    <w:tr w:rsidR="00D065DD" w:rsidRPr="00F9528C" w14:paraId="372BA799" w14:textId="77777777" w:rsidTr="00E53410">
      <w:trPr>
        <w:trHeight w:val="80"/>
      </w:trPr>
      <w:tc>
        <w:tcPr>
          <w:tcW w:w="753" w:type="dxa"/>
        </w:tcPr>
        <w:p w14:paraId="0ED6C33D" w14:textId="77777777" w:rsidR="00D065DD" w:rsidRPr="00F9528C" w:rsidRDefault="00D065DD" w:rsidP="00E53410">
          <w:pPr>
            <w:tabs>
              <w:tab w:val="center" w:pos="4153"/>
              <w:tab w:val="right" w:pos="8306"/>
            </w:tabs>
            <w:spacing w:before="0" w:after="0" w:line="240" w:lineRule="auto"/>
            <w:rPr>
              <w:rFonts w:ascii="David" w:hAnsi="David"/>
              <w:sz w:val="20"/>
              <w:szCs w:val="20"/>
              <w:rtl/>
            </w:rPr>
          </w:pPr>
        </w:p>
      </w:tc>
      <w:tc>
        <w:tcPr>
          <w:tcW w:w="1883" w:type="dxa"/>
        </w:tcPr>
        <w:p w14:paraId="600CAA23" w14:textId="77777777" w:rsidR="00D065DD" w:rsidRPr="00F9528C" w:rsidRDefault="00D065DD" w:rsidP="00E53410">
          <w:pPr>
            <w:tabs>
              <w:tab w:val="center" w:pos="4153"/>
              <w:tab w:val="right" w:pos="8306"/>
            </w:tabs>
            <w:spacing w:before="0" w:after="0" w:line="240" w:lineRule="auto"/>
            <w:rPr>
              <w:rFonts w:ascii="David" w:hAnsi="David"/>
              <w:color w:val="00B0F0"/>
              <w:sz w:val="20"/>
              <w:szCs w:val="20"/>
              <w:rtl/>
            </w:rPr>
          </w:pPr>
        </w:p>
      </w:tc>
      <w:tc>
        <w:tcPr>
          <w:tcW w:w="2232" w:type="dxa"/>
        </w:tcPr>
        <w:p w14:paraId="60E7FCA5" w14:textId="77777777" w:rsidR="00D065DD" w:rsidRPr="00F9528C" w:rsidRDefault="00D065DD" w:rsidP="00E53410">
          <w:pPr>
            <w:tabs>
              <w:tab w:val="center" w:pos="4153"/>
              <w:tab w:val="right" w:pos="8306"/>
            </w:tabs>
            <w:spacing w:before="0" w:after="0" w:line="240" w:lineRule="auto"/>
            <w:rPr>
              <w:rFonts w:ascii="David" w:hAnsi="David"/>
              <w:sz w:val="20"/>
              <w:szCs w:val="20"/>
              <w:rtl/>
            </w:rPr>
          </w:pPr>
        </w:p>
      </w:tc>
      <w:tc>
        <w:tcPr>
          <w:tcW w:w="236" w:type="dxa"/>
        </w:tcPr>
        <w:p w14:paraId="3ED4306A" w14:textId="77777777" w:rsidR="00D065DD" w:rsidRPr="00F9528C" w:rsidRDefault="00D065DD" w:rsidP="00E53410">
          <w:pPr>
            <w:tabs>
              <w:tab w:val="center" w:pos="4153"/>
              <w:tab w:val="right" w:pos="8306"/>
            </w:tabs>
            <w:spacing w:before="0" w:after="0" w:line="240" w:lineRule="auto"/>
            <w:rPr>
              <w:rFonts w:ascii="David" w:hAnsi="David"/>
              <w:sz w:val="20"/>
              <w:szCs w:val="20"/>
              <w:rtl/>
            </w:rPr>
          </w:pPr>
        </w:p>
      </w:tc>
      <w:tc>
        <w:tcPr>
          <w:tcW w:w="1129" w:type="dxa"/>
        </w:tcPr>
        <w:p w14:paraId="6D52309E" w14:textId="77777777" w:rsidR="00D065DD" w:rsidRPr="00F9528C" w:rsidRDefault="00D065DD" w:rsidP="00E53410">
          <w:pPr>
            <w:tabs>
              <w:tab w:val="center" w:pos="4153"/>
              <w:tab w:val="right" w:pos="8306"/>
            </w:tabs>
            <w:spacing w:before="0" w:after="0" w:line="240" w:lineRule="auto"/>
            <w:rPr>
              <w:rFonts w:ascii="David" w:hAnsi="David"/>
              <w:sz w:val="20"/>
              <w:szCs w:val="20"/>
              <w:rtl/>
            </w:rPr>
          </w:pPr>
        </w:p>
      </w:tc>
      <w:tc>
        <w:tcPr>
          <w:tcW w:w="2073" w:type="dxa"/>
        </w:tcPr>
        <w:p w14:paraId="051FFCA3" w14:textId="77777777" w:rsidR="00D065DD" w:rsidRPr="00F9528C" w:rsidRDefault="00D065DD" w:rsidP="00E53410">
          <w:pPr>
            <w:tabs>
              <w:tab w:val="center" w:pos="4153"/>
              <w:tab w:val="right" w:pos="8306"/>
            </w:tabs>
            <w:spacing w:before="0" w:after="0" w:line="240" w:lineRule="auto"/>
            <w:rPr>
              <w:rFonts w:ascii="David" w:hAnsi="David"/>
              <w:sz w:val="20"/>
              <w:szCs w:val="20"/>
              <w:rtl/>
            </w:rPr>
          </w:pPr>
        </w:p>
      </w:tc>
    </w:tr>
  </w:tbl>
  <w:p w14:paraId="20C95CC5" w14:textId="77777777" w:rsidR="00D065DD" w:rsidRPr="00C3505D" w:rsidRDefault="00D065DD" w:rsidP="00C3505D">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xml:space="preserve">© </w:t>
    </w:r>
    <w:proofErr w:type="spellStart"/>
    <w:r w:rsidRPr="00F9528C">
      <w:rPr>
        <w:rFonts w:ascii="Arial" w:hAnsi="Arial" w:cs="Arial"/>
        <w:sz w:val="16"/>
        <w:szCs w:val="16"/>
        <w:rtl/>
      </w:rPr>
      <w:t>וקסלר</w:t>
    </w:r>
    <w:proofErr w:type="spellEnd"/>
    <w:r w:rsidRPr="00F9528C">
      <w:rPr>
        <w:rFonts w:ascii="Arial" w:hAnsi="Arial" w:cs="Arial"/>
        <w:sz w:val="16"/>
        <w:szCs w:val="16"/>
        <w:rtl/>
      </w:rPr>
      <w:t>, ברגמן ושות' עורכי-דין</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5C34328" w14:textId="77777777" w:rsidR="00990494" w:rsidRDefault="00990494" w:rsidP="00AF234B">
      <w:pPr>
        <w:spacing w:before="0" w:after="0" w:line="240" w:lineRule="auto"/>
      </w:pPr>
      <w:r>
        <w:separator/>
      </w:r>
    </w:p>
  </w:footnote>
  <w:footnote w:type="continuationSeparator" w:id="0">
    <w:p w14:paraId="4DA6C92F" w14:textId="77777777" w:rsidR="00990494" w:rsidRDefault="00990494" w:rsidP="00AF234B">
      <w:pPr>
        <w:spacing w:before="0" w:after="0" w:line="240" w:lineRule="auto"/>
      </w:pPr>
      <w:r>
        <w:continuationSeparator/>
      </w:r>
    </w:p>
  </w:footnote>
  <w:footnote w:type="continuationNotice" w:id="1">
    <w:p w14:paraId="79550840" w14:textId="77777777" w:rsidR="00990494" w:rsidRDefault="00990494">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tl/>
      </w:rPr>
      <w:id w:val="2027908422"/>
      <w:docPartObj>
        <w:docPartGallery w:val="Page Numbers (Top of Page)"/>
        <w:docPartUnique/>
      </w:docPartObj>
    </w:sdtPr>
    <w:sdtEndPr/>
    <w:sdtContent>
      <w:p w14:paraId="62249375" w14:textId="77777777" w:rsidR="00D065DD" w:rsidRDefault="00D065DD" w:rsidP="00CF334C">
        <w:pPr>
          <w:pStyle w:val="a3"/>
          <w:jc w:val="center"/>
        </w:pPr>
        <w:r>
          <w:fldChar w:fldCharType="begin"/>
        </w:r>
        <w:r>
          <w:instrText xml:space="preserve"> PAGE   \* MERGEFORMAT </w:instrText>
        </w:r>
        <w:r>
          <w:fldChar w:fldCharType="separate"/>
        </w:r>
        <w:r w:rsidR="003371F2">
          <w:rPr>
            <w:noProof/>
            <w:rtl/>
          </w:rPr>
          <w:t>21</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4184CB7"/>
    <w:multiLevelType w:val="multilevel"/>
    <w:tmpl w:val="71183080"/>
    <w:lvl w:ilvl="0">
      <w:start w:val="1"/>
      <w:numFmt w:val="decimal"/>
      <w:lvlText w:val="%1."/>
      <w:lvlJc w:val="left"/>
      <w:pPr>
        <w:tabs>
          <w:tab w:val="num" w:pos="720"/>
        </w:tabs>
        <w:ind w:left="720" w:hanging="720"/>
      </w:pPr>
      <w:rPr>
        <w:rFonts w:cs="David"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3"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4"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5" w15:restartNumberingAfterBreak="0">
    <w:nsid w:val="505D3BB8"/>
    <w:multiLevelType w:val="multilevel"/>
    <w:tmpl w:val="3EA81CA0"/>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6" w15:restartNumberingAfterBreak="0">
    <w:nsid w:val="5BD8380C"/>
    <w:multiLevelType w:val="singleLevel"/>
    <w:tmpl w:val="3D5C77E8"/>
    <w:lvl w:ilvl="0">
      <w:start w:val="1"/>
      <w:numFmt w:val="hebrew1"/>
      <w:lvlText w:val="%1."/>
      <w:lvlJc w:val="left"/>
      <w:pPr>
        <w:tabs>
          <w:tab w:val="num" w:pos="2160"/>
        </w:tabs>
        <w:ind w:left="2160" w:hanging="720"/>
      </w:pPr>
      <w:rPr>
        <w:rFonts w:cs="David" w:hint="cs"/>
        <w:sz w:val="2"/>
        <w:szCs w:val="24"/>
      </w:rPr>
    </w:lvl>
  </w:abstractNum>
  <w:abstractNum w:abstractNumId="7" w15:restartNumberingAfterBreak="0">
    <w:nsid w:val="5C614206"/>
    <w:multiLevelType w:val="singleLevel"/>
    <w:tmpl w:val="56903582"/>
    <w:lvl w:ilvl="0">
      <w:start w:val="1"/>
      <w:numFmt w:val="decimal"/>
      <w:lvlText w:val="%1."/>
      <w:lvlJc w:val="left"/>
      <w:pPr>
        <w:tabs>
          <w:tab w:val="num" w:pos="720"/>
        </w:tabs>
        <w:ind w:left="720" w:hanging="720"/>
      </w:pPr>
      <w:rPr>
        <w:rFonts w:cs="David" w:hint="cs"/>
        <w:szCs w:val="24"/>
      </w:rPr>
    </w:lvl>
  </w:abstractNum>
  <w:abstractNum w:abstractNumId="8"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62D14626"/>
    <w:multiLevelType w:val="hybridMultilevel"/>
    <w:tmpl w:val="291A20D0"/>
    <w:lvl w:ilvl="0" w:tplc="EE446D4A">
      <w:start w:val="1"/>
      <w:numFmt w:val="hebrew1"/>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6D6924D2"/>
    <w:multiLevelType w:val="hybridMultilevel"/>
    <w:tmpl w:val="7E364844"/>
    <w:lvl w:ilvl="0" w:tplc="B1BC10D4">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16C0E85"/>
    <w:multiLevelType w:val="singleLevel"/>
    <w:tmpl w:val="92D21A0E"/>
    <w:lvl w:ilvl="0">
      <w:start w:val="2"/>
      <w:numFmt w:val="bullet"/>
      <w:lvlText w:val="-"/>
      <w:lvlJc w:val="left"/>
      <w:pPr>
        <w:tabs>
          <w:tab w:val="num" w:pos="2880"/>
        </w:tabs>
        <w:ind w:left="2880" w:hanging="720"/>
      </w:pPr>
      <w:rPr>
        <w:rFonts w:hint="default"/>
      </w:rPr>
    </w:lvl>
  </w:abstractNum>
  <w:abstractNum w:abstractNumId="12" w15:restartNumberingAfterBreak="0">
    <w:nsid w:val="7396096F"/>
    <w:multiLevelType w:val="hybridMultilevel"/>
    <w:tmpl w:val="1F44C058"/>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BA40EFF"/>
    <w:multiLevelType w:val="multilevel"/>
    <w:tmpl w:val="03B2088C"/>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14" w15:restartNumberingAfterBreak="0">
    <w:nsid w:val="7E9A36A8"/>
    <w:multiLevelType w:val="hybridMultilevel"/>
    <w:tmpl w:val="26281C36"/>
    <w:lvl w:ilvl="0" w:tplc="7B90EAD2">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4"/>
  </w:num>
  <w:num w:numId="3">
    <w:abstractNumId w:val="2"/>
  </w:num>
  <w:num w:numId="4">
    <w:abstractNumId w:val="1"/>
  </w:num>
  <w:num w:numId="5">
    <w:abstractNumId w:val="12"/>
  </w:num>
  <w:num w:numId="6">
    <w:abstractNumId w:val="8"/>
  </w:num>
  <w:num w:numId="7">
    <w:abstractNumId w:val="6"/>
  </w:num>
  <w:num w:numId="8">
    <w:abstractNumId w:val="11"/>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num>
  <w:num w:numId="11">
    <w:abstractNumId w:val="9"/>
  </w:num>
  <w:num w:numId="12">
    <w:abstractNumId w:val="10"/>
  </w:num>
  <w:num w:numId="13">
    <w:abstractNumId w:val="14"/>
  </w:num>
  <w:num w:numId="14">
    <w:abstractNumId w:val="5"/>
  </w:num>
  <w:num w:numId="15">
    <w:abstractNumId w:val="0"/>
  </w:num>
  <w:num w:numId="1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Kook Sec">
    <w15:presenceInfo w15:providerId="AD" w15:userId="S-1-5-21-1915107579-1707952165-794563710-124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trackRevisions/>
  <w:documentProtection w:edit="trackedChanges" w:enforcement="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177"/>
    <w:rsid w:val="00054435"/>
    <w:rsid w:val="000A39FE"/>
    <w:rsid w:val="001328C5"/>
    <w:rsid w:val="00134C85"/>
    <w:rsid w:val="00144C6E"/>
    <w:rsid w:val="001743FC"/>
    <w:rsid w:val="00174B59"/>
    <w:rsid w:val="00195F27"/>
    <w:rsid w:val="001A0C3C"/>
    <w:rsid w:val="001A69D5"/>
    <w:rsid w:val="001D14C2"/>
    <w:rsid w:val="001D4EC2"/>
    <w:rsid w:val="001D526A"/>
    <w:rsid w:val="00201A12"/>
    <w:rsid w:val="00214ACF"/>
    <w:rsid w:val="00227818"/>
    <w:rsid w:val="002436F3"/>
    <w:rsid w:val="00263813"/>
    <w:rsid w:val="00264D14"/>
    <w:rsid w:val="00272745"/>
    <w:rsid w:val="00282052"/>
    <w:rsid w:val="002B2234"/>
    <w:rsid w:val="002B66AF"/>
    <w:rsid w:val="003371F2"/>
    <w:rsid w:val="003F3C6F"/>
    <w:rsid w:val="004143FC"/>
    <w:rsid w:val="00415999"/>
    <w:rsid w:val="00447566"/>
    <w:rsid w:val="0045181B"/>
    <w:rsid w:val="004E28D0"/>
    <w:rsid w:val="00552E11"/>
    <w:rsid w:val="00572B5D"/>
    <w:rsid w:val="005B6AFF"/>
    <w:rsid w:val="005D185C"/>
    <w:rsid w:val="005D6E29"/>
    <w:rsid w:val="005F1A06"/>
    <w:rsid w:val="00650D2D"/>
    <w:rsid w:val="00666119"/>
    <w:rsid w:val="006D2AE3"/>
    <w:rsid w:val="00707BE1"/>
    <w:rsid w:val="0072103C"/>
    <w:rsid w:val="007700CC"/>
    <w:rsid w:val="007902DF"/>
    <w:rsid w:val="007E2B0D"/>
    <w:rsid w:val="0086233E"/>
    <w:rsid w:val="00877030"/>
    <w:rsid w:val="008872EF"/>
    <w:rsid w:val="008C64C6"/>
    <w:rsid w:val="00934362"/>
    <w:rsid w:val="00942177"/>
    <w:rsid w:val="009441B2"/>
    <w:rsid w:val="00990494"/>
    <w:rsid w:val="009A7DD6"/>
    <w:rsid w:val="009D2BDD"/>
    <w:rsid w:val="009F6985"/>
    <w:rsid w:val="00A12E4C"/>
    <w:rsid w:val="00A42271"/>
    <w:rsid w:val="00AF234B"/>
    <w:rsid w:val="00AF2508"/>
    <w:rsid w:val="00B404AC"/>
    <w:rsid w:val="00BD18FB"/>
    <w:rsid w:val="00BD72C4"/>
    <w:rsid w:val="00BE17B4"/>
    <w:rsid w:val="00BE2283"/>
    <w:rsid w:val="00BF0AA7"/>
    <w:rsid w:val="00C3505D"/>
    <w:rsid w:val="00C3509C"/>
    <w:rsid w:val="00C53582"/>
    <w:rsid w:val="00C81171"/>
    <w:rsid w:val="00C903A8"/>
    <w:rsid w:val="00CC012C"/>
    <w:rsid w:val="00CD2C71"/>
    <w:rsid w:val="00CD755B"/>
    <w:rsid w:val="00CF334C"/>
    <w:rsid w:val="00D065DD"/>
    <w:rsid w:val="00D2422A"/>
    <w:rsid w:val="00DA086E"/>
    <w:rsid w:val="00DD25CB"/>
    <w:rsid w:val="00DE41CE"/>
    <w:rsid w:val="00E2151E"/>
    <w:rsid w:val="00E53410"/>
    <w:rsid w:val="00E679C7"/>
    <w:rsid w:val="00E870A8"/>
    <w:rsid w:val="00EC37B6"/>
    <w:rsid w:val="00EF74E4"/>
    <w:rsid w:val="00F07DE3"/>
    <w:rsid w:val="00FC0AC7"/>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C10B3C"/>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
    <w:next w:val="a"/>
    <w:link w:val="30"/>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
    <w:next w:val="a"/>
    <w:link w:val="40"/>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6">
    <w:name w:val="heading 6"/>
    <w:basedOn w:val="a"/>
    <w:next w:val="a"/>
    <w:link w:val="60"/>
    <w:qFormat/>
    <w:rsid w:val="00650D2D"/>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650D2D"/>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650D2D"/>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650D2D"/>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6"/>
    <w:link w:val="AutoFields"/>
    <w:rsid w:val="00CF334C"/>
    <w:rPr>
      <w:rFonts w:ascii="David" w:hAnsi="David" w:cs="David"/>
      <w:color w:val="0070C0"/>
      <w:sz w:val="20"/>
      <w:szCs w:val="24"/>
    </w:rPr>
  </w:style>
  <w:style w:type="character" w:customStyle="1" w:styleId="10">
    <w:name w:val="כותרת 1 תו"/>
    <w:basedOn w:val="a0"/>
    <w:link w:val="1"/>
    <w:rsid w:val="002B2234"/>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2B2234"/>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2B2234"/>
    <w:rPr>
      <w:rFonts w:ascii="Times New Roman" w:eastAsia="Times New Roman" w:hAnsi="Times New Roman" w:cs="David"/>
      <w:sz w:val="24"/>
      <w:szCs w:val="24"/>
      <w:u w:val="single"/>
      <w:lang w:eastAsia="he-IL"/>
    </w:rPr>
  </w:style>
  <w:style w:type="character" w:customStyle="1" w:styleId="40">
    <w:name w:val="כותרת 4 תו"/>
    <w:basedOn w:val="a0"/>
    <w:link w:val="4"/>
    <w:rsid w:val="002B2234"/>
    <w:rPr>
      <w:rFonts w:ascii="Calibri" w:eastAsia="Times New Roman" w:hAnsi="Calibri" w:cs="Arial"/>
      <w:b/>
      <w:bCs/>
      <w:sz w:val="28"/>
      <w:szCs w:val="28"/>
      <w:lang w:eastAsia="he-IL"/>
    </w:rPr>
  </w:style>
  <w:style w:type="character" w:customStyle="1" w:styleId="50">
    <w:name w:val="כותרת 5 תו"/>
    <w:basedOn w:val="a0"/>
    <w:link w:val="5"/>
    <w:rsid w:val="002B2234"/>
    <w:rPr>
      <w:rFonts w:ascii="Times New Roman" w:eastAsia="Times New Roman" w:hAnsi="Times New Roman" w:cs="David"/>
      <w:b/>
      <w:bCs/>
      <w:i/>
      <w:iCs/>
      <w:sz w:val="26"/>
      <w:szCs w:val="26"/>
      <w:lang w:eastAsia="he-IL"/>
    </w:rPr>
  </w:style>
  <w:style w:type="numbering" w:customStyle="1" w:styleId="NoList1">
    <w:name w:val="No List1"/>
    <w:next w:val="a2"/>
    <w:semiHidden/>
    <w:rsid w:val="002B2234"/>
  </w:style>
  <w:style w:type="paragraph" w:customStyle="1" w:styleId="Heading11">
    <w:name w:val="Heading 11"/>
    <w:basedOn w:val="a"/>
    <w:next w:val="a"/>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9">
    <w:name w:val="Body Text"/>
    <w:basedOn w:val="a"/>
    <w:link w:val="aa"/>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2B2234"/>
    <w:rPr>
      <w:rFonts w:ascii="Times New Roman" w:eastAsia="Times New Roman" w:hAnsi="Times New Roman" w:cs="David"/>
      <w:sz w:val="20"/>
      <w:szCs w:val="24"/>
      <w:lang w:eastAsia="he-IL"/>
    </w:rPr>
  </w:style>
  <w:style w:type="paragraph" w:styleId="ab">
    <w:name w:val="Title"/>
    <w:basedOn w:val="a"/>
    <w:link w:val="ac"/>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ad">
    <w:name w:val="Block Text"/>
    <w:basedOn w:val="a"/>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
    <w:link w:val="32"/>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2B2234"/>
    <w:rPr>
      <w:rFonts w:ascii="Times New Roman" w:eastAsia="Times New Roman" w:hAnsi="Times New Roman" w:cs="David"/>
      <w:sz w:val="24"/>
      <w:szCs w:val="24"/>
      <w:lang w:eastAsia="he-IL"/>
    </w:rPr>
  </w:style>
  <w:style w:type="paragraph" w:styleId="21">
    <w:name w:val="Body Text Indent 2"/>
    <w:basedOn w:val="a"/>
    <w:link w:val="22"/>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2B2234"/>
    <w:rPr>
      <w:rFonts w:ascii="Times New Roman" w:eastAsia="Times New Roman" w:hAnsi="Times New Roman" w:cs="David"/>
      <w:sz w:val="20"/>
      <w:szCs w:val="24"/>
      <w:lang w:eastAsia="he-IL"/>
    </w:rPr>
  </w:style>
  <w:style w:type="paragraph" w:styleId="ae">
    <w:name w:val="Balloon Text"/>
    <w:basedOn w:val="a"/>
    <w:link w:val="af"/>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2B2234"/>
    <w:rPr>
      <w:rFonts w:ascii="Tahoma" w:eastAsia="Times New Roman" w:hAnsi="Tahoma" w:cs="Tahoma"/>
      <w:sz w:val="16"/>
      <w:szCs w:val="16"/>
      <w:lang w:eastAsia="he-IL"/>
    </w:rPr>
  </w:style>
  <w:style w:type="paragraph" w:customStyle="1" w:styleId="af0">
    <w:name w:val="סגנון"/>
    <w:basedOn w:val="a"/>
    <w:next w:val="ad"/>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1">
    <w:name w:val="page number"/>
    <w:rsid w:val="002B2234"/>
    <w:rPr>
      <w:rFonts w:cs="Times New Roman"/>
    </w:rPr>
  </w:style>
  <w:style w:type="paragraph" w:styleId="af2">
    <w:name w:val="Document Map"/>
    <w:basedOn w:val="a"/>
    <w:link w:val="af3"/>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rsid w:val="002B2234"/>
    <w:rPr>
      <w:rFonts w:ascii="Tahoma" w:eastAsia="Times New Roman" w:hAnsi="Tahoma" w:cs="Tahoma"/>
      <w:sz w:val="20"/>
      <w:szCs w:val="20"/>
      <w:shd w:val="clear" w:color="auto" w:fill="000080"/>
      <w:lang w:eastAsia="he-IL"/>
    </w:rPr>
  </w:style>
  <w:style w:type="paragraph" w:customStyle="1" w:styleId="af4">
    <w:name w:val="רשימה מימין"/>
    <w:basedOn w:val="a"/>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5">
    <w:name w:val="חתימה קו אחד"/>
    <w:basedOn w:val="11"/>
    <w:rsid w:val="002B2234"/>
    <w:pPr>
      <w:tabs>
        <w:tab w:val="left" w:pos="2880"/>
        <w:tab w:val="left" w:pos="5220"/>
        <w:tab w:val="left" w:pos="7740"/>
      </w:tabs>
      <w:ind w:left="360"/>
    </w:pPr>
    <w:rPr>
      <w:sz w:val="22"/>
      <w:szCs w:val="22"/>
    </w:rPr>
  </w:style>
  <w:style w:type="paragraph" w:customStyle="1" w:styleId="12">
    <w:name w:val="חתימה קו 1 נקודות"/>
    <w:basedOn w:val="1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60">
    <w:name w:val="כותרת 6 תו"/>
    <w:basedOn w:val="a0"/>
    <w:link w:val="6"/>
    <w:rsid w:val="00650D2D"/>
    <w:rPr>
      <w:rFonts w:ascii="Times New Roman" w:eastAsia="Times New Roman" w:hAnsi="Times New Roman" w:cs="David"/>
      <w:sz w:val="20"/>
      <w:szCs w:val="24"/>
      <w:u w:val="single"/>
      <w:lang w:eastAsia="he-IL"/>
    </w:rPr>
  </w:style>
  <w:style w:type="character" w:customStyle="1" w:styleId="70">
    <w:name w:val="כותרת 7 תו"/>
    <w:basedOn w:val="a0"/>
    <w:link w:val="7"/>
    <w:rsid w:val="00650D2D"/>
    <w:rPr>
      <w:rFonts w:ascii="Times New Roman" w:eastAsia="Times New Roman" w:hAnsi="Times New Roman" w:cs="David"/>
      <w:sz w:val="20"/>
      <w:szCs w:val="24"/>
      <w:lang w:eastAsia="he-IL"/>
    </w:rPr>
  </w:style>
  <w:style w:type="character" w:customStyle="1" w:styleId="80">
    <w:name w:val="כותרת 8 תו"/>
    <w:basedOn w:val="a0"/>
    <w:link w:val="8"/>
    <w:rsid w:val="00650D2D"/>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650D2D"/>
    <w:rPr>
      <w:rFonts w:ascii="Times New Roman" w:eastAsia="Times New Roman" w:hAnsi="Times New Roman" w:cs="David"/>
      <w:bCs/>
      <w:sz w:val="20"/>
      <w:szCs w:val="24"/>
      <w:u w:val="single"/>
      <w:lang w:eastAsia="he-IL"/>
    </w:rPr>
  </w:style>
  <w:style w:type="numbering" w:customStyle="1" w:styleId="NoList2">
    <w:name w:val="No List2"/>
    <w:next w:val="a2"/>
    <w:semiHidden/>
    <w:rsid w:val="00650D2D"/>
  </w:style>
  <w:style w:type="paragraph" w:styleId="NormalWeb">
    <w:name w:val="Normal (Web)"/>
    <w:basedOn w:val="a"/>
    <w:rsid w:val="00650D2D"/>
    <w:pPr>
      <w:bidi w:val="0"/>
      <w:spacing w:line="240" w:lineRule="auto"/>
    </w:pPr>
    <w:rPr>
      <w:rFonts w:ascii="Times New Roman" w:eastAsia="Times New Roman" w:hAnsi="Times New Roman" w:cs="Times New Roman"/>
      <w:sz w:val="24"/>
      <w:szCs w:val="24"/>
    </w:rPr>
  </w:style>
  <w:style w:type="paragraph" w:styleId="af6">
    <w:name w:val="List Paragraph"/>
    <w:basedOn w:val="a"/>
    <w:uiPriority w:val="34"/>
    <w:qFormat/>
    <w:rsid w:val="00650D2D"/>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3">
    <w:name w:val="No List3"/>
    <w:next w:val="a2"/>
    <w:semiHidden/>
    <w:unhideWhenUsed/>
    <w:rsid w:val="000A39FE"/>
  </w:style>
  <w:style w:type="character" w:customStyle="1" w:styleId="af7">
    <w:name w:val="ביטול תו"/>
    <w:link w:val="af8"/>
    <w:locked/>
    <w:rsid w:val="000A39FE"/>
    <w:rPr>
      <w:rFonts w:cs="David"/>
      <w:sz w:val="26"/>
      <w:szCs w:val="24"/>
    </w:rPr>
  </w:style>
  <w:style w:type="paragraph" w:customStyle="1" w:styleId="af8">
    <w:name w:val="ביטול"/>
    <w:basedOn w:val="a"/>
    <w:link w:val="af7"/>
    <w:rsid w:val="000A39FE"/>
    <w:pPr>
      <w:spacing w:before="240" w:beforeAutospacing="0" w:after="0" w:afterAutospacing="0" w:line="240" w:lineRule="auto"/>
      <w:jc w:val="both"/>
    </w:pPr>
    <w:rPr>
      <w:rFonts w:cs="David"/>
      <w:sz w:val="26"/>
      <w:szCs w:val="24"/>
    </w:rPr>
  </w:style>
  <w:style w:type="numbering" w:customStyle="1" w:styleId="NoList4">
    <w:name w:val="No List4"/>
    <w:next w:val="a2"/>
    <w:semiHidden/>
    <w:rsid w:val="006D2AE3"/>
  </w:style>
  <w:style w:type="table" w:customStyle="1" w:styleId="13">
    <w:name w:val="רשת טבלה1"/>
    <w:basedOn w:val="a1"/>
    <w:next w:val="a8"/>
    <w:rsid w:val="00C350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9">
    <w:name w:val="היסט_כפול"/>
    <w:basedOn w:val="a"/>
    <w:rsid w:val="0045181B"/>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1" Type="http://schemas.openxmlformats.org/officeDocument/2006/relationships/endnotes" Target="endnotes.xml"/><Relationship Id="rId6"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25F2671BF21342B5B246A0CF1F604E56"/>
        <w:category>
          <w:name w:val="כללי"/>
          <w:gallery w:val="placeholder"/>
        </w:category>
        <w:types>
          <w:type w:val="bbPlcHdr"/>
        </w:types>
        <w:behaviors>
          <w:behavior w:val="content"/>
        </w:behaviors>
        <w:guid w:val="{AF274718-7E0F-436B-A55D-5AB83F1FDB07}"/>
      </w:docPartPr>
      <w:docPartBody>
        <w:p w:rsidR="00485563" w:rsidRDefault="00485563" w:rsidP="00485563">
          <w:pPr>
            <w:pStyle w:val="25F2671BF21342B5B246A0CF1F604E56"/>
          </w:pPr>
          <w:r w:rsidRPr="00F11BAF">
            <w:rPr>
              <w:rStyle w:val="a3"/>
              <w:rtl/>
            </w:rPr>
            <w:t>[שם הפרויקט]</w:t>
          </w:r>
        </w:p>
      </w:docPartBody>
    </w:docPart>
    <w:docPart>
      <w:docPartPr>
        <w:name w:val="5CE060F2C0C646DD8AFA016A53267F56"/>
        <w:category>
          <w:name w:val="כללי"/>
          <w:gallery w:val="placeholder"/>
        </w:category>
        <w:types>
          <w:type w:val="bbPlcHdr"/>
        </w:types>
        <w:behaviors>
          <w:behavior w:val="content"/>
        </w:behaviors>
        <w:guid w:val="{946B5DC1-3D30-4F84-8CBE-CD07401351A1}"/>
      </w:docPartPr>
      <w:docPartBody>
        <w:p w:rsidR="00485563" w:rsidRDefault="00485563" w:rsidP="00485563">
          <w:pPr>
            <w:pStyle w:val="5CE060F2C0C646DD8AFA016A53267F56"/>
          </w:pPr>
          <w:r w:rsidRPr="00F11BAF">
            <w:rPr>
              <w:rStyle w:val="a3"/>
              <w:rtl/>
            </w:rPr>
            <w:t>[שם אתר]</w:t>
          </w:r>
        </w:p>
      </w:docPartBody>
    </w:docPart>
    <w:docPart>
      <w:docPartPr>
        <w:name w:val="4EAF696F874F4BDD9060084B94A76636"/>
        <w:category>
          <w:name w:val="כללי"/>
          <w:gallery w:val="placeholder"/>
        </w:category>
        <w:types>
          <w:type w:val="bbPlcHdr"/>
        </w:types>
        <w:behaviors>
          <w:behavior w:val="content"/>
        </w:behaviors>
        <w:guid w:val="{07A2A380-829B-4B60-9AE6-357BF86A9A59}"/>
      </w:docPartPr>
      <w:docPartBody>
        <w:p w:rsidR="00485563" w:rsidRDefault="00485563" w:rsidP="00485563">
          <w:pPr>
            <w:pStyle w:val="4EAF696F874F4BDD9060084B94A76636"/>
          </w:pPr>
          <w:r w:rsidRPr="00852C72">
            <w:rPr>
              <w:rStyle w:val="a3"/>
              <w:rtl/>
            </w:rPr>
            <w:t>[תאריך חתימת חוזה]</w:t>
          </w:r>
        </w:p>
      </w:docPartBody>
    </w:docPart>
    <w:docPart>
      <w:docPartPr>
        <w:name w:val="6F89BAB265884B71A4BB8B391816B074"/>
        <w:category>
          <w:name w:val="כללי"/>
          <w:gallery w:val="placeholder"/>
        </w:category>
        <w:types>
          <w:type w:val="bbPlcHdr"/>
        </w:types>
        <w:behaviors>
          <w:behavior w:val="content"/>
        </w:behaviors>
        <w:guid w:val="{D1F8B5FA-FFF6-450D-A0CD-B9A4C295799E}"/>
      </w:docPartPr>
      <w:docPartBody>
        <w:p w:rsidR="00485563" w:rsidRDefault="00485563" w:rsidP="00485563">
          <w:pPr>
            <w:pStyle w:val="6F89BAB265884B71A4BB8B391816B074"/>
          </w:pPr>
          <w:r w:rsidRPr="00852C72">
            <w:rPr>
              <w:rStyle w:val="a3"/>
              <w:rtl/>
            </w:rPr>
            <w:t>[צד א בחוזה]</w:t>
          </w:r>
        </w:p>
      </w:docPartBody>
    </w:docPart>
    <w:docPart>
      <w:docPartPr>
        <w:name w:val="740960676E614932B08A4771395CEE20"/>
        <w:category>
          <w:name w:val="כללי"/>
          <w:gallery w:val="placeholder"/>
        </w:category>
        <w:types>
          <w:type w:val="bbPlcHdr"/>
        </w:types>
        <w:behaviors>
          <w:behavior w:val="content"/>
        </w:behaviors>
        <w:guid w:val="{033FEA1B-AAFB-4DB8-8147-889535FDF62B}"/>
      </w:docPartPr>
      <w:docPartBody>
        <w:p w:rsidR="00485563" w:rsidRDefault="00485563" w:rsidP="00485563">
          <w:pPr>
            <w:pStyle w:val="740960676E614932B08A4771395CEE20"/>
          </w:pPr>
          <w:r w:rsidRPr="00852C72">
            <w:rPr>
              <w:rStyle w:val="a3"/>
              <w:rtl/>
            </w:rPr>
            <w:t>[צדדים נוספים]</w:t>
          </w:r>
        </w:p>
      </w:docPartBody>
    </w:docPart>
    <w:docPart>
      <w:docPartPr>
        <w:name w:val="D39AE3067E66486C9A90852E221240B0"/>
        <w:category>
          <w:name w:val="כללי"/>
          <w:gallery w:val="placeholder"/>
        </w:category>
        <w:types>
          <w:type w:val="bbPlcHdr"/>
        </w:types>
        <w:behaviors>
          <w:behavior w:val="content"/>
        </w:behaviors>
        <w:guid w:val="{4B3534A4-E0BC-4217-93E8-9477B6044955}"/>
      </w:docPartPr>
      <w:docPartBody>
        <w:p w:rsidR="00485563" w:rsidRDefault="00485563" w:rsidP="00485563">
          <w:pPr>
            <w:pStyle w:val="D39AE3067E66486C9A90852E221240B0"/>
          </w:pPr>
          <w:r w:rsidRPr="003059F5">
            <w:rPr>
              <w:rStyle w:val="a3"/>
              <w:rtl/>
            </w:rPr>
            <w:t>[רשות מקומית]</w:t>
          </w:r>
        </w:p>
      </w:docPartBody>
    </w:docPart>
    <w:docPart>
      <w:docPartPr>
        <w:name w:val="90802EC2DA2749B38D0E0DEA71ACFD39"/>
        <w:category>
          <w:name w:val="כללי"/>
          <w:gallery w:val="placeholder"/>
        </w:category>
        <w:types>
          <w:type w:val="bbPlcHdr"/>
        </w:types>
        <w:behaviors>
          <w:behavior w:val="content"/>
        </w:behaviors>
        <w:guid w:val="{9D5CD5A0-7C66-4060-859E-E2FE5B49B54E}"/>
      </w:docPartPr>
      <w:docPartBody>
        <w:p w:rsidR="00485563" w:rsidRDefault="00485563" w:rsidP="00485563">
          <w:pPr>
            <w:pStyle w:val="90802EC2DA2749B38D0E0DEA71ACFD39"/>
          </w:pPr>
          <w:r w:rsidRPr="003059F5">
            <w:rPr>
              <w:rStyle w:val="a3"/>
              <w:rtl/>
            </w:rPr>
            <w:t>[שם אתר]</w:t>
          </w:r>
        </w:p>
      </w:docPartBody>
    </w:docPart>
    <w:docPart>
      <w:docPartPr>
        <w:name w:val="56DB539365AD4F8E81151B40C213BDCB"/>
        <w:category>
          <w:name w:val="כללי"/>
          <w:gallery w:val="placeholder"/>
        </w:category>
        <w:types>
          <w:type w:val="bbPlcHdr"/>
        </w:types>
        <w:behaviors>
          <w:behavior w:val="content"/>
        </w:behaviors>
        <w:guid w:val="{B57093FD-EF29-4F60-BCD7-BE0C5AA8591D}"/>
      </w:docPartPr>
      <w:docPartBody>
        <w:p w:rsidR="00485563" w:rsidRDefault="00485563" w:rsidP="00485563">
          <w:pPr>
            <w:pStyle w:val="56DB539365AD4F8E81151B40C213BDCB"/>
          </w:pPr>
          <w:r w:rsidRPr="003059F5">
            <w:rPr>
              <w:rStyle w:val="a3"/>
              <w:rtl/>
            </w:rPr>
            <w:t>[שם הפרויקט]</w:t>
          </w:r>
        </w:p>
      </w:docPartBody>
    </w:docPart>
    <w:docPart>
      <w:docPartPr>
        <w:name w:val="E054604954E24B839C636740FFBFA310"/>
        <w:category>
          <w:name w:val="כללי"/>
          <w:gallery w:val="placeholder"/>
        </w:category>
        <w:types>
          <w:type w:val="bbPlcHdr"/>
        </w:types>
        <w:behaviors>
          <w:behavior w:val="content"/>
        </w:behaviors>
        <w:guid w:val="{FE871403-A521-4CD5-9D86-BEF2224B3402}"/>
      </w:docPartPr>
      <w:docPartBody>
        <w:p w:rsidR="00485563" w:rsidRDefault="00485563" w:rsidP="00485563">
          <w:pPr>
            <w:pStyle w:val="E054604954E24B839C636740FFBFA310"/>
          </w:pPr>
          <w:r w:rsidRPr="003059F5">
            <w:rPr>
              <w:rStyle w:val="a3"/>
              <w:rtl/>
            </w:rPr>
            <w:t>[שדה נוסף 2]</w:t>
          </w:r>
        </w:p>
      </w:docPartBody>
    </w:docPart>
    <w:docPart>
      <w:docPartPr>
        <w:name w:val="09FE91EA7DC0442DA0B028C682C88F8E"/>
        <w:category>
          <w:name w:val="כללי"/>
          <w:gallery w:val="placeholder"/>
        </w:category>
        <w:types>
          <w:type w:val="bbPlcHdr"/>
        </w:types>
        <w:behaviors>
          <w:behavior w:val="content"/>
        </w:behaviors>
        <w:guid w:val="{57A3192C-DD42-4C75-84A9-5E2741474C1E}"/>
      </w:docPartPr>
      <w:docPartBody>
        <w:p w:rsidR="00485563" w:rsidRDefault="00485563" w:rsidP="00485563">
          <w:pPr>
            <w:pStyle w:val="09FE91EA7DC0442DA0B028C682C88F8E"/>
          </w:pPr>
          <w:r w:rsidRPr="003059F5">
            <w:rPr>
              <w:rStyle w:val="a3"/>
              <w:rtl/>
            </w:rPr>
            <w:t>[שדה נוסף 1]</w:t>
          </w:r>
        </w:p>
      </w:docPartBody>
    </w:docPart>
    <w:docPart>
      <w:docPartPr>
        <w:name w:val="BB7C71698158428FA97188CA61B20599"/>
        <w:category>
          <w:name w:val="כללי"/>
          <w:gallery w:val="placeholder"/>
        </w:category>
        <w:types>
          <w:type w:val="bbPlcHdr"/>
        </w:types>
        <w:behaviors>
          <w:behavior w:val="content"/>
        </w:behaviors>
        <w:guid w:val="{8E35568A-19F6-4E92-94AF-1841A6FA099A}"/>
      </w:docPartPr>
      <w:docPartBody>
        <w:p w:rsidR="00485563" w:rsidRDefault="00485563" w:rsidP="00485563">
          <w:pPr>
            <w:pStyle w:val="BB7C71698158428FA97188CA61B20599"/>
          </w:pPr>
          <w:r w:rsidRPr="003059F5">
            <w:rPr>
              <w:rStyle w:val="a3"/>
              <w:rtl/>
            </w:rPr>
            <w:t>[רשות מקומית]</w:t>
          </w:r>
        </w:p>
      </w:docPartBody>
    </w:docPart>
    <w:docPart>
      <w:docPartPr>
        <w:name w:val="B5A366A640BD483E9E98DA7DD0FFAD93"/>
        <w:category>
          <w:name w:val="כללי"/>
          <w:gallery w:val="placeholder"/>
        </w:category>
        <w:types>
          <w:type w:val="bbPlcHdr"/>
        </w:types>
        <w:behaviors>
          <w:behavior w:val="content"/>
        </w:behaviors>
        <w:guid w:val="{6D22FFC8-E264-4B4E-842E-0DEFE19FEC69}"/>
      </w:docPartPr>
      <w:docPartBody>
        <w:p w:rsidR="00485563" w:rsidRDefault="00485563" w:rsidP="00485563">
          <w:pPr>
            <w:pStyle w:val="B5A366A640BD483E9E98DA7DD0FFAD93"/>
          </w:pPr>
          <w:r w:rsidRPr="003059F5">
            <w:rPr>
              <w:rStyle w:val="a3"/>
              <w:rtl/>
            </w:rPr>
            <w:t>[שדה נוסף 3]</w:t>
          </w:r>
        </w:p>
      </w:docPartBody>
    </w:docPart>
    <w:docPart>
      <w:docPartPr>
        <w:name w:val="B63EE391B33844248FD8C965A00B165A"/>
        <w:category>
          <w:name w:val="כללי"/>
          <w:gallery w:val="placeholder"/>
        </w:category>
        <w:types>
          <w:type w:val="bbPlcHdr"/>
        </w:types>
        <w:behaviors>
          <w:behavior w:val="content"/>
        </w:behaviors>
        <w:guid w:val="{0AC0F6B8-C886-4488-A55D-967A754CD157}"/>
      </w:docPartPr>
      <w:docPartBody>
        <w:p w:rsidR="00485563" w:rsidRDefault="00485563" w:rsidP="00485563">
          <w:pPr>
            <w:pStyle w:val="B63EE391B33844248FD8C965A00B165A"/>
          </w:pPr>
          <w:r w:rsidRPr="003059F5">
            <w:rPr>
              <w:rStyle w:val="a3"/>
              <w:rtl/>
            </w:rPr>
            <w:t>[שדה נוסף 4]</w:t>
          </w:r>
        </w:p>
      </w:docPartBody>
    </w:docPart>
    <w:docPart>
      <w:docPartPr>
        <w:name w:val="5676CBBF73AC4A6D8CB79A98AFECB9CB"/>
        <w:category>
          <w:name w:val="כללי"/>
          <w:gallery w:val="placeholder"/>
        </w:category>
        <w:types>
          <w:type w:val="bbPlcHdr"/>
        </w:types>
        <w:behaviors>
          <w:behavior w:val="content"/>
        </w:behaviors>
        <w:guid w:val="{18097F02-925E-4E6E-87A4-1DD8823E61EA}"/>
      </w:docPartPr>
      <w:docPartBody>
        <w:p w:rsidR="00485563" w:rsidRDefault="00485563" w:rsidP="00485563">
          <w:pPr>
            <w:pStyle w:val="5676CBBF73AC4A6D8CB79A98AFECB9CB"/>
          </w:pPr>
          <w:r w:rsidRPr="003059F5">
            <w:rPr>
              <w:rStyle w:val="a3"/>
              <w:rtl/>
            </w:rPr>
            <w:t>[שדה נוסף 5]</w:t>
          </w:r>
        </w:p>
      </w:docPartBody>
    </w:docPart>
    <w:docPart>
      <w:docPartPr>
        <w:name w:val="874D236E510D43FBAD5E03E496056A9E"/>
        <w:category>
          <w:name w:val="כללי"/>
          <w:gallery w:val="placeholder"/>
        </w:category>
        <w:types>
          <w:type w:val="bbPlcHdr"/>
        </w:types>
        <w:behaviors>
          <w:behavior w:val="content"/>
        </w:behaviors>
        <w:guid w:val="{F9763E7E-0148-48B9-B9B9-D3C8E576B29D}"/>
      </w:docPartPr>
      <w:docPartBody>
        <w:p w:rsidR="00485563" w:rsidRDefault="00485563" w:rsidP="00485563">
          <w:pPr>
            <w:pStyle w:val="874D236E510D43FBAD5E03E496056A9E"/>
          </w:pPr>
          <w:r w:rsidRPr="003059F5">
            <w:rPr>
              <w:rStyle w:val="a3"/>
              <w:rtl/>
            </w:rPr>
            <w:t>[שדה נוסף 6]</w:t>
          </w:r>
        </w:p>
      </w:docPartBody>
    </w:docPart>
    <w:docPart>
      <w:docPartPr>
        <w:name w:val="EE981423BF07481D9CF68D8D682CB9D9"/>
        <w:category>
          <w:name w:val="כללי"/>
          <w:gallery w:val="placeholder"/>
        </w:category>
        <w:types>
          <w:type w:val="bbPlcHdr"/>
        </w:types>
        <w:behaviors>
          <w:behavior w:val="content"/>
        </w:behaviors>
        <w:guid w:val="{827403EE-E405-47EB-ABD6-6AF4466D3F42}"/>
      </w:docPartPr>
      <w:docPartBody>
        <w:p w:rsidR="00485563" w:rsidRDefault="00485563" w:rsidP="00485563">
          <w:pPr>
            <w:pStyle w:val="EE981423BF07481D9CF68D8D682CB9D9"/>
          </w:pPr>
          <w:r w:rsidRPr="003059F5">
            <w:rPr>
              <w:rStyle w:val="a3"/>
              <w:rtl/>
            </w:rPr>
            <w:t>[אחוז השתתפות צד א]</w:t>
          </w:r>
        </w:p>
      </w:docPartBody>
    </w:docPart>
    <w:docPart>
      <w:docPartPr>
        <w:name w:val="0CAA92AB66134D6BAE9FDEF64F281759"/>
        <w:category>
          <w:name w:val="כללי"/>
          <w:gallery w:val="placeholder"/>
        </w:category>
        <w:types>
          <w:type w:val="bbPlcHdr"/>
        </w:types>
        <w:behaviors>
          <w:behavior w:val="content"/>
        </w:behaviors>
        <w:guid w:val="{9C1BAD64-017A-42E5-A749-8F39254D88EB}"/>
      </w:docPartPr>
      <w:docPartBody>
        <w:p w:rsidR="003F305A" w:rsidRDefault="00485563" w:rsidP="00485563">
          <w:pPr>
            <w:pStyle w:val="0CAA92AB66134D6BAE9FDEF64F281759"/>
          </w:pPr>
          <w:r w:rsidRPr="00064388">
            <w:rPr>
              <w:rStyle w:val="a3"/>
              <w:rtl/>
            </w:rPr>
            <w:t>[סוג מדד כותרת]</w:t>
          </w:r>
        </w:p>
      </w:docPartBody>
    </w:docPart>
    <w:docPart>
      <w:docPartPr>
        <w:name w:val="9EDBA94241044DCDACE3A7876F77F257"/>
        <w:category>
          <w:name w:val="כללי"/>
          <w:gallery w:val="placeholder"/>
        </w:category>
        <w:types>
          <w:type w:val="bbPlcHdr"/>
        </w:types>
        <w:behaviors>
          <w:behavior w:val="content"/>
        </w:behaviors>
        <w:guid w:val="{7CEBA84C-AF75-4112-B6FA-DFCEB798189E}"/>
      </w:docPartPr>
      <w:docPartBody>
        <w:p w:rsidR="003F305A" w:rsidRDefault="00485563" w:rsidP="00485563">
          <w:pPr>
            <w:pStyle w:val="9EDBA94241044DCDACE3A7876F77F257"/>
          </w:pPr>
          <w:r w:rsidRPr="00033B28">
            <w:rPr>
              <w:rStyle w:val="a3"/>
              <w:rtl/>
            </w:rPr>
            <w:t>[מדד בגין/ידוע - כותרת]</w:t>
          </w:r>
        </w:p>
      </w:docPartBody>
    </w:docPart>
    <w:docPart>
      <w:docPartPr>
        <w:name w:val="10D93A9C94D64EA0966AEB2E9C6974C9"/>
        <w:category>
          <w:name w:val="כללי"/>
          <w:gallery w:val="placeholder"/>
        </w:category>
        <w:types>
          <w:type w:val="bbPlcHdr"/>
        </w:types>
        <w:behaviors>
          <w:behavior w:val="content"/>
        </w:behaviors>
        <w:guid w:val="{876B91FD-FD87-4E44-8740-9F6DF31CB9F7}"/>
      </w:docPartPr>
      <w:docPartBody>
        <w:p w:rsidR="003F305A" w:rsidRDefault="00485563" w:rsidP="00485563">
          <w:pPr>
            <w:pStyle w:val="10D93A9C94D64EA0966AEB2E9C6974C9"/>
          </w:pPr>
          <w:r w:rsidRPr="003059F5">
            <w:rPr>
              <w:rStyle w:val="a3"/>
              <w:rtl/>
            </w:rPr>
            <w:t>[מדד בסיס]</w:t>
          </w:r>
        </w:p>
      </w:docPartBody>
    </w:docPart>
    <w:docPart>
      <w:docPartPr>
        <w:name w:val="4FD4697092804C88B4E0DD179DD83BB6"/>
        <w:category>
          <w:name w:val="כללי"/>
          <w:gallery w:val="placeholder"/>
        </w:category>
        <w:types>
          <w:type w:val="bbPlcHdr"/>
        </w:types>
        <w:behaviors>
          <w:behavior w:val="content"/>
        </w:behaviors>
        <w:guid w:val="{21CA25A7-525E-406A-BC32-BE6F6097E2F3}"/>
      </w:docPartPr>
      <w:docPartBody>
        <w:p w:rsidR="003F305A" w:rsidRDefault="00485563" w:rsidP="00485563">
          <w:pPr>
            <w:pStyle w:val="4FD4697092804C88B4E0DD179DD83BB6"/>
          </w:pPr>
          <w:r w:rsidRPr="003059F5">
            <w:rPr>
              <w:rStyle w:val="a3"/>
              <w:rtl/>
            </w:rPr>
            <w:t>[נקודות מדד]</w:t>
          </w:r>
        </w:p>
      </w:docPartBody>
    </w:docPart>
    <w:docPart>
      <w:docPartPr>
        <w:name w:val="64D78EE1306F478981E85F71046DD806"/>
        <w:category>
          <w:name w:val="כללי"/>
          <w:gallery w:val="placeholder"/>
        </w:category>
        <w:types>
          <w:type w:val="bbPlcHdr"/>
        </w:types>
        <w:behaviors>
          <w:behavior w:val="content"/>
        </w:behaviors>
        <w:guid w:val="{4A7600AC-AFFF-4C49-83EC-EB17721470A6}"/>
      </w:docPartPr>
      <w:docPartBody>
        <w:p w:rsidR="003F305A" w:rsidRDefault="00485563" w:rsidP="00485563">
          <w:pPr>
            <w:pStyle w:val="64D78EE1306F478981E85F71046DD806"/>
          </w:pPr>
          <w:r w:rsidRPr="003059F5">
            <w:rPr>
              <w:rStyle w:val="a3"/>
              <w:rtl/>
            </w:rPr>
            <w:t>[תאריך חתימת חוזה]</w:t>
          </w:r>
        </w:p>
      </w:docPartBody>
    </w:docPart>
    <w:docPart>
      <w:docPartPr>
        <w:name w:val="A40997DB512B4ABFA03A7068DBDF4278"/>
        <w:category>
          <w:name w:val="כללי"/>
          <w:gallery w:val="placeholder"/>
        </w:category>
        <w:types>
          <w:type w:val="bbPlcHdr"/>
        </w:types>
        <w:behaviors>
          <w:behavior w:val="content"/>
        </w:behaviors>
        <w:guid w:val="{BA1FF66F-8FF7-4E4A-BB55-BFB5EDD98008}"/>
      </w:docPartPr>
      <w:docPartBody>
        <w:p w:rsidR="003F305A" w:rsidRDefault="00485563" w:rsidP="00485563">
          <w:pPr>
            <w:pStyle w:val="A40997DB512B4ABFA03A7068DBDF4278"/>
          </w:pPr>
          <w:r w:rsidRPr="0027244C">
            <w:rPr>
              <w:rStyle w:val="a3"/>
              <w:rtl/>
            </w:rPr>
            <w:t>[צד א בחוזה]</w:t>
          </w:r>
        </w:p>
      </w:docPartBody>
    </w:docPart>
    <w:docPart>
      <w:docPartPr>
        <w:name w:val="DE63A9EF46A44C22853C079A122AC9F8"/>
        <w:category>
          <w:name w:val="כללי"/>
          <w:gallery w:val="placeholder"/>
        </w:category>
        <w:types>
          <w:type w:val="bbPlcHdr"/>
        </w:types>
        <w:behaviors>
          <w:behavior w:val="content"/>
        </w:behaviors>
        <w:guid w:val="{AA612E26-E3F1-48A4-BC3E-33A865E93D9B}"/>
      </w:docPartPr>
      <w:docPartBody>
        <w:p w:rsidR="003F305A" w:rsidRDefault="00485563" w:rsidP="00485563">
          <w:pPr>
            <w:pStyle w:val="DE63A9EF46A44C22853C079A122AC9F8"/>
          </w:pPr>
          <w:r w:rsidRPr="003059F5">
            <w:rPr>
              <w:rStyle w:val="a3"/>
              <w:rtl/>
            </w:rPr>
            <w:t>[שם ספק]</w:t>
          </w:r>
        </w:p>
      </w:docPartBody>
    </w:docPart>
    <w:docPart>
      <w:docPartPr>
        <w:name w:val="64FC0E27992B443EBEA7575F994363F7"/>
        <w:category>
          <w:name w:val="כללי"/>
          <w:gallery w:val="placeholder"/>
        </w:category>
        <w:types>
          <w:type w:val="bbPlcHdr"/>
        </w:types>
        <w:behaviors>
          <w:behavior w:val="content"/>
        </w:behaviors>
        <w:guid w:val="{8353B789-27AA-4E86-9DDC-759FF2C9C147}"/>
      </w:docPartPr>
      <w:docPartBody>
        <w:p w:rsidR="003F305A" w:rsidRDefault="00485563" w:rsidP="00485563">
          <w:pPr>
            <w:pStyle w:val="64FC0E27992B443EBEA7575F994363F7"/>
          </w:pPr>
          <w:r w:rsidRPr="003059F5">
            <w:rPr>
              <w:rStyle w:val="a3"/>
              <w:rtl/>
            </w:rPr>
            <w:t>[שם ספק]</w:t>
          </w:r>
        </w:p>
      </w:docPartBody>
    </w:docPart>
    <w:docPart>
      <w:docPartPr>
        <w:name w:val="5AFDBB4F13F94DE48D3568262112BBD7"/>
        <w:category>
          <w:name w:val="כללי"/>
          <w:gallery w:val="placeholder"/>
        </w:category>
        <w:types>
          <w:type w:val="bbPlcHdr"/>
        </w:types>
        <w:behaviors>
          <w:behavior w:val="content"/>
        </w:behaviors>
        <w:guid w:val="{45A0F1EE-BD92-47FF-AF2E-55B89DF1DBD6}"/>
      </w:docPartPr>
      <w:docPartBody>
        <w:p w:rsidR="003F305A" w:rsidRDefault="00485563" w:rsidP="00485563">
          <w:pPr>
            <w:pStyle w:val="5AFDBB4F13F94DE48D3568262112BBD7"/>
          </w:pPr>
          <w:r w:rsidRPr="003059F5">
            <w:rPr>
              <w:rStyle w:val="a3"/>
              <w:rtl/>
            </w:rPr>
            <w:t>[שם ספק]</w:t>
          </w:r>
        </w:p>
      </w:docPartBody>
    </w:docPart>
    <w:docPart>
      <w:docPartPr>
        <w:name w:val="08123B423D524015B9D8F05B53845B8F"/>
        <w:category>
          <w:name w:val="כללי"/>
          <w:gallery w:val="placeholder"/>
        </w:category>
        <w:types>
          <w:type w:val="bbPlcHdr"/>
        </w:types>
        <w:behaviors>
          <w:behavior w:val="content"/>
        </w:behaviors>
        <w:guid w:val="{1309EF38-204D-42B0-99FF-9CBB851EE404}"/>
      </w:docPartPr>
      <w:docPartBody>
        <w:p w:rsidR="003F305A" w:rsidRDefault="00485563" w:rsidP="00485563">
          <w:pPr>
            <w:pStyle w:val="08123B423D524015B9D8F05B53845B8F"/>
          </w:pPr>
          <w:r w:rsidRPr="003059F5">
            <w:rPr>
              <w:rStyle w:val="a3"/>
              <w:rtl/>
            </w:rPr>
            <w:t>[שם ספק]</w:t>
          </w:r>
        </w:p>
      </w:docPartBody>
    </w:docPart>
    <w:docPart>
      <w:docPartPr>
        <w:name w:val="887340384C3740498EDEA0E8B18A7A13"/>
        <w:category>
          <w:name w:val="כללי"/>
          <w:gallery w:val="placeholder"/>
        </w:category>
        <w:types>
          <w:type w:val="bbPlcHdr"/>
        </w:types>
        <w:behaviors>
          <w:behavior w:val="content"/>
        </w:behaviors>
        <w:guid w:val="{930A8142-CACC-435C-AE6B-96F2AA89C8B4}"/>
      </w:docPartPr>
      <w:docPartBody>
        <w:p w:rsidR="003F305A" w:rsidRDefault="00485563" w:rsidP="00485563">
          <w:pPr>
            <w:pStyle w:val="887340384C3740498EDEA0E8B18A7A13"/>
          </w:pPr>
          <w:r w:rsidRPr="003059F5">
            <w:rPr>
              <w:rStyle w:val="a3"/>
              <w:rtl/>
            </w:rPr>
            <w:t>[תבנית חוזה]</w:t>
          </w:r>
        </w:p>
      </w:docPartBody>
    </w:docPart>
    <w:docPart>
      <w:docPartPr>
        <w:name w:val="86862C7AB92642F88893BCF6521EC483"/>
        <w:category>
          <w:name w:val="כללי"/>
          <w:gallery w:val="placeholder"/>
        </w:category>
        <w:types>
          <w:type w:val="bbPlcHdr"/>
        </w:types>
        <w:behaviors>
          <w:behavior w:val="content"/>
        </w:behaviors>
        <w:guid w:val="{BE99AED4-72DE-4A43-ADE8-5508489BC8F8}"/>
      </w:docPartPr>
      <w:docPartBody>
        <w:p w:rsidR="003F305A" w:rsidRDefault="00485563" w:rsidP="00485563">
          <w:pPr>
            <w:pStyle w:val="86862C7AB92642F88893BCF6521EC483"/>
          </w:pPr>
          <w:r w:rsidRPr="009D00D7">
            <w:rPr>
              <w:rStyle w:val="a3"/>
              <w:rtl/>
            </w:rPr>
            <w:t>[שם הפרויקט]</w:t>
          </w:r>
        </w:p>
      </w:docPartBody>
    </w:docPart>
    <w:docPart>
      <w:docPartPr>
        <w:name w:val="6BDD356D98CD4B6AA070FA170D08B998"/>
        <w:category>
          <w:name w:val="כללי"/>
          <w:gallery w:val="placeholder"/>
        </w:category>
        <w:types>
          <w:type w:val="bbPlcHdr"/>
        </w:types>
        <w:behaviors>
          <w:behavior w:val="content"/>
        </w:behaviors>
        <w:guid w:val="{11E34253-9E6F-4F44-B272-0535CD0EEC88}"/>
      </w:docPartPr>
      <w:docPartBody>
        <w:p w:rsidR="003F305A" w:rsidRDefault="00485563" w:rsidP="00485563">
          <w:pPr>
            <w:pStyle w:val="6BDD356D98CD4B6AA070FA170D08B998"/>
          </w:pPr>
          <w:r w:rsidRPr="003059F5">
            <w:rPr>
              <w:rStyle w:val="a3"/>
              <w:rtl/>
            </w:rPr>
            <w:t>[שם ספק]</w:t>
          </w:r>
        </w:p>
      </w:docPartBody>
    </w:docPart>
    <w:docPart>
      <w:docPartPr>
        <w:name w:val="9C02C6DFB21C409DBF8D5F895FE27CCE"/>
        <w:category>
          <w:name w:val="כללי"/>
          <w:gallery w:val="placeholder"/>
        </w:category>
        <w:types>
          <w:type w:val="bbPlcHdr"/>
        </w:types>
        <w:behaviors>
          <w:behavior w:val="content"/>
        </w:behaviors>
        <w:guid w:val="{5EDF00A2-214B-400B-B1D1-D066D5687CF6}"/>
      </w:docPartPr>
      <w:docPartBody>
        <w:p w:rsidR="003F305A" w:rsidRDefault="00485563" w:rsidP="00485563">
          <w:pPr>
            <w:pStyle w:val="9C02C6DFB21C409DBF8D5F895FE27CCE"/>
          </w:pPr>
          <w:r w:rsidRPr="003059F5">
            <w:rPr>
              <w:rStyle w:val="a3"/>
              <w:rtl/>
            </w:rPr>
            <w:t>[שם ספק]</w:t>
          </w:r>
        </w:p>
      </w:docPartBody>
    </w:docPart>
    <w:docPart>
      <w:docPartPr>
        <w:name w:val="9688286A29CC4C75A35752231B81D84C"/>
        <w:category>
          <w:name w:val="כללי"/>
          <w:gallery w:val="placeholder"/>
        </w:category>
        <w:types>
          <w:type w:val="bbPlcHdr"/>
        </w:types>
        <w:behaviors>
          <w:behavior w:val="content"/>
        </w:behaviors>
        <w:guid w:val="{EA2F0B8C-B796-4654-A8BA-9236641FC368}"/>
      </w:docPartPr>
      <w:docPartBody>
        <w:p w:rsidR="003F305A" w:rsidRDefault="00485563" w:rsidP="00485563">
          <w:pPr>
            <w:pStyle w:val="9688286A29CC4C75A35752231B81D84C"/>
          </w:pPr>
          <w:r w:rsidRPr="00C5438E">
            <w:rPr>
              <w:rStyle w:val="a3"/>
              <w:rtl/>
            </w:rPr>
            <w:t>[צד א בחוזה]</w:t>
          </w:r>
        </w:p>
      </w:docPartBody>
    </w:docPart>
    <w:docPart>
      <w:docPartPr>
        <w:name w:val="D5BB37A9C122434BB9AA16240FEEA2F8"/>
        <w:category>
          <w:name w:val="כללי"/>
          <w:gallery w:val="placeholder"/>
        </w:category>
        <w:types>
          <w:type w:val="bbPlcHdr"/>
        </w:types>
        <w:behaviors>
          <w:behavior w:val="content"/>
        </w:behaviors>
        <w:guid w:val="{E2258771-AE00-4DE9-ADFD-3A188AD55A99}"/>
      </w:docPartPr>
      <w:docPartBody>
        <w:p w:rsidR="003F305A" w:rsidRDefault="00485563" w:rsidP="00485563">
          <w:pPr>
            <w:pStyle w:val="D5BB37A9C122434BB9AA16240FEEA2F8"/>
          </w:pPr>
          <w:r w:rsidRPr="003059F5">
            <w:rPr>
              <w:rStyle w:val="a3"/>
              <w:rtl/>
            </w:rPr>
            <w:t>[שם ספק]</w:t>
          </w:r>
        </w:p>
      </w:docPartBody>
    </w:docPart>
    <w:docPart>
      <w:docPartPr>
        <w:name w:val="1D24DEEE881B44F2A14169533431BC8E"/>
        <w:category>
          <w:name w:val="כללי"/>
          <w:gallery w:val="placeholder"/>
        </w:category>
        <w:types>
          <w:type w:val="bbPlcHdr"/>
        </w:types>
        <w:behaviors>
          <w:behavior w:val="content"/>
        </w:behaviors>
        <w:guid w:val="{DADE4518-5A2E-4478-8D2E-9D712B75BDCA}"/>
      </w:docPartPr>
      <w:docPartBody>
        <w:p w:rsidR="003F305A" w:rsidRDefault="00485563" w:rsidP="00485563">
          <w:pPr>
            <w:pStyle w:val="1D24DEEE881B44F2A14169533431BC8E"/>
          </w:pPr>
          <w:r w:rsidRPr="003059F5">
            <w:rPr>
              <w:rStyle w:val="a3"/>
              <w:rtl/>
            </w:rPr>
            <w:t>[שם אתר]</w:t>
          </w:r>
        </w:p>
      </w:docPartBody>
    </w:docPart>
    <w:docPart>
      <w:docPartPr>
        <w:name w:val="7209F77D3FD94A6D91E4B36B61F4C216"/>
        <w:category>
          <w:name w:val="כללי"/>
          <w:gallery w:val="placeholder"/>
        </w:category>
        <w:types>
          <w:type w:val="bbPlcHdr"/>
        </w:types>
        <w:behaviors>
          <w:behavior w:val="content"/>
        </w:behaviors>
        <w:guid w:val="{6B96E83E-DE1B-4BAC-85ED-71C19D5AA198}"/>
      </w:docPartPr>
      <w:docPartBody>
        <w:p w:rsidR="003F305A" w:rsidRDefault="00485563" w:rsidP="00485563">
          <w:pPr>
            <w:pStyle w:val="7209F77D3FD94A6D91E4B36B61F4C216"/>
          </w:pPr>
          <w:r w:rsidRPr="003059F5">
            <w:rPr>
              <w:rStyle w:val="a3"/>
              <w:rtl/>
            </w:rPr>
            <w:t>[תיאור עבודה]</w:t>
          </w:r>
        </w:p>
      </w:docPartBody>
    </w:docPart>
    <w:docPart>
      <w:docPartPr>
        <w:name w:val="CAF0F59B0B494623BA7E94697B8C992C"/>
        <w:category>
          <w:name w:val="כללי"/>
          <w:gallery w:val="placeholder"/>
        </w:category>
        <w:types>
          <w:type w:val="bbPlcHdr"/>
        </w:types>
        <w:behaviors>
          <w:behavior w:val="content"/>
        </w:behaviors>
        <w:guid w:val="{FB6AC6AC-5486-4F46-B4F8-3D2B17A745E7}"/>
      </w:docPartPr>
      <w:docPartBody>
        <w:p w:rsidR="003F305A" w:rsidRDefault="00485563" w:rsidP="00485563">
          <w:pPr>
            <w:pStyle w:val="CAF0F59B0B494623BA7E94697B8C992C"/>
          </w:pPr>
          <w:r w:rsidRPr="00C5438E">
            <w:rPr>
              <w:rStyle w:val="a3"/>
              <w:rtl/>
            </w:rPr>
            <w:t>[צד א בחוזה]</w:t>
          </w:r>
        </w:p>
      </w:docPartBody>
    </w:docPart>
    <w:docPart>
      <w:docPartPr>
        <w:name w:val="47FB60407A584444809A61A502CB687E"/>
        <w:category>
          <w:name w:val="כללי"/>
          <w:gallery w:val="placeholder"/>
        </w:category>
        <w:types>
          <w:type w:val="bbPlcHdr"/>
        </w:types>
        <w:behaviors>
          <w:behavior w:val="content"/>
        </w:behaviors>
        <w:guid w:val="{52104489-8651-4FD1-9178-933F433C07E0}"/>
      </w:docPartPr>
      <w:docPartBody>
        <w:p w:rsidR="003F305A" w:rsidRDefault="00485563" w:rsidP="00485563">
          <w:pPr>
            <w:pStyle w:val="47FB60407A584444809A61A502CB687E"/>
          </w:pPr>
          <w:r w:rsidRPr="003059F5">
            <w:rPr>
              <w:rStyle w:val="a3"/>
              <w:rtl/>
            </w:rPr>
            <w:t>[שם אתר]</w:t>
          </w:r>
        </w:p>
      </w:docPartBody>
    </w:docPart>
    <w:docPart>
      <w:docPartPr>
        <w:name w:val="3B3D78B21245407E8F5B0F59D6F387D7"/>
        <w:category>
          <w:name w:val="כללי"/>
          <w:gallery w:val="placeholder"/>
        </w:category>
        <w:types>
          <w:type w:val="bbPlcHdr"/>
        </w:types>
        <w:behaviors>
          <w:behavior w:val="content"/>
        </w:behaviors>
        <w:guid w:val="{A1DAD80B-AB5B-484B-B1C3-9CBCDFF97F02}"/>
      </w:docPartPr>
      <w:docPartBody>
        <w:p w:rsidR="003F305A" w:rsidRDefault="00485563" w:rsidP="00485563">
          <w:pPr>
            <w:pStyle w:val="3B3D78B21245407E8F5B0F59D6F387D7"/>
          </w:pPr>
          <w:r w:rsidRPr="003059F5">
            <w:rPr>
              <w:rStyle w:val="a3"/>
              <w:rtl/>
            </w:rPr>
            <w:t>[תאריך חתימת חוזה]</w:t>
          </w:r>
        </w:p>
      </w:docPartBody>
    </w:docPart>
    <w:docPart>
      <w:docPartPr>
        <w:name w:val="4F66A04FF10C44ACBBBE3D8D47E21180"/>
        <w:category>
          <w:name w:val="כללי"/>
          <w:gallery w:val="placeholder"/>
        </w:category>
        <w:types>
          <w:type w:val="bbPlcHdr"/>
        </w:types>
        <w:behaviors>
          <w:behavior w:val="content"/>
        </w:behaviors>
        <w:guid w:val="{82AFD332-536E-4E32-A980-E6A35631B59B}"/>
      </w:docPartPr>
      <w:docPartBody>
        <w:p w:rsidR="00F30A15" w:rsidRDefault="00C72368">
          <w:r w:rsidRPr="00F3672F">
            <w:rPr>
              <w:rStyle w:val="a3"/>
              <w:rtl/>
            </w:rPr>
            <w:t>[שם צד א]</w:t>
          </w:r>
        </w:p>
      </w:docPartBody>
    </w:docPart>
    <w:docPart>
      <w:docPartPr>
        <w:name w:val="4C7E4C6A75FA4572B01E6A76D1E90002"/>
        <w:category>
          <w:name w:val="כללי"/>
          <w:gallery w:val="placeholder"/>
        </w:category>
        <w:types>
          <w:type w:val="bbPlcHdr"/>
        </w:types>
        <w:behaviors>
          <w:behavior w:val="content"/>
        </w:behaviors>
        <w:guid w:val="{1CB090CB-8D0D-42B0-894C-9C8DF200E948}"/>
      </w:docPartPr>
      <w:docPartBody>
        <w:p w:rsidR="00F30A15" w:rsidRDefault="00C72368">
          <w:r w:rsidRPr="00F3672F">
            <w:rPr>
              <w:rStyle w:val="a3"/>
              <w:rtl/>
            </w:rPr>
            <w:t>[שם ספק]</w:t>
          </w:r>
        </w:p>
      </w:docPartBody>
    </w:docPart>
    <w:docPart>
      <w:docPartPr>
        <w:name w:val="9B9678DC7A6C4D779440614379246A80"/>
        <w:category>
          <w:name w:val="כללי"/>
          <w:gallery w:val="placeholder"/>
        </w:category>
        <w:types>
          <w:type w:val="bbPlcHdr"/>
        </w:types>
        <w:behaviors>
          <w:behavior w:val="content"/>
        </w:behaviors>
        <w:guid w:val="{EF76960A-BDDA-4776-A432-60042AF6EADC}"/>
      </w:docPartPr>
      <w:docPartBody>
        <w:p w:rsidR="00F30A15" w:rsidRDefault="00C72368" w:rsidP="00C72368">
          <w:pPr>
            <w:pStyle w:val="9B9678DC7A6C4D779440614379246A80"/>
          </w:pPr>
          <w:r w:rsidRPr="003059F5">
            <w:rPr>
              <w:rStyle w:val="a3"/>
              <w:rtl/>
            </w:rPr>
            <w:t>[שם ספק]</w:t>
          </w:r>
        </w:p>
      </w:docPartBody>
    </w:docPart>
    <w:docPart>
      <w:docPartPr>
        <w:name w:val="5FFBA3CEC5CF47F1AE943009F85A2CAE"/>
        <w:category>
          <w:name w:val="כללי"/>
          <w:gallery w:val="placeholder"/>
        </w:category>
        <w:types>
          <w:type w:val="bbPlcHdr"/>
        </w:types>
        <w:behaviors>
          <w:behavior w:val="content"/>
        </w:behaviors>
        <w:guid w:val="{25023AD7-322F-45C8-A12A-2EDEB1777E78}"/>
      </w:docPartPr>
      <w:docPartBody>
        <w:p w:rsidR="00F30A15" w:rsidRDefault="00C72368" w:rsidP="00C72368">
          <w:pPr>
            <w:pStyle w:val="5FFBA3CEC5CF47F1AE943009F85A2CAE"/>
          </w:pPr>
          <w:r w:rsidRPr="003059F5">
            <w:rPr>
              <w:rStyle w:val="a3"/>
              <w:rtl/>
            </w:rPr>
            <w:t>[שם ספק]</w:t>
          </w:r>
        </w:p>
      </w:docPartBody>
    </w:docPart>
    <w:docPart>
      <w:docPartPr>
        <w:name w:val="61D14D5A73084B0B9D2FAC40AD9F6CAF"/>
        <w:category>
          <w:name w:val="כללי"/>
          <w:gallery w:val="placeholder"/>
        </w:category>
        <w:types>
          <w:type w:val="bbPlcHdr"/>
        </w:types>
        <w:behaviors>
          <w:behavior w:val="content"/>
        </w:behaviors>
        <w:guid w:val="{CAF17212-6F27-4276-857F-957060C7CEBA}"/>
      </w:docPartPr>
      <w:docPartBody>
        <w:p w:rsidR="00F30A15" w:rsidRDefault="00C72368" w:rsidP="00C72368">
          <w:pPr>
            <w:pStyle w:val="61D14D5A73084B0B9D2FAC40AD9F6CAF"/>
          </w:pPr>
          <w:r w:rsidRPr="003059F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David">
    <w:altName w:val="David"/>
    <w:charset w:val="B1"/>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5A5"/>
    <w:rsid w:val="000046A2"/>
    <w:rsid w:val="00013D3E"/>
    <w:rsid w:val="00015D7F"/>
    <w:rsid w:val="000C104F"/>
    <w:rsid w:val="00172407"/>
    <w:rsid w:val="002259C4"/>
    <w:rsid w:val="0032380B"/>
    <w:rsid w:val="003D3172"/>
    <w:rsid w:val="003F305A"/>
    <w:rsid w:val="00485563"/>
    <w:rsid w:val="006865A5"/>
    <w:rsid w:val="008276FA"/>
    <w:rsid w:val="00874A5F"/>
    <w:rsid w:val="00B704DF"/>
    <w:rsid w:val="00C72368"/>
    <w:rsid w:val="00E9649C"/>
    <w:rsid w:val="00F30A15"/>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C72368"/>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212B709D20E24C4FBC3A01EA478C3422">
    <w:name w:val="212B709D20E24C4FBC3A01EA478C3422"/>
    <w:rsid w:val="003D3172"/>
    <w:pPr>
      <w:bidi/>
    </w:pPr>
  </w:style>
  <w:style w:type="paragraph" w:customStyle="1" w:styleId="048129BCA59249ECB25D854E168CDD6D">
    <w:name w:val="048129BCA59249ECB25D854E168CDD6D"/>
    <w:rsid w:val="003D3172"/>
    <w:pPr>
      <w:bidi/>
    </w:pPr>
  </w:style>
  <w:style w:type="paragraph" w:customStyle="1" w:styleId="A878B222E35F471BAD1BBFF22095974D">
    <w:name w:val="A878B222E35F471BAD1BBFF22095974D"/>
    <w:rsid w:val="003D3172"/>
    <w:pPr>
      <w:bidi/>
    </w:pPr>
  </w:style>
  <w:style w:type="paragraph" w:customStyle="1" w:styleId="7B77F19C3F0C46F28774B2598DA9DFE2">
    <w:name w:val="7B77F19C3F0C46F28774B2598DA9DFE2"/>
    <w:rsid w:val="003D3172"/>
    <w:pPr>
      <w:bidi/>
    </w:pPr>
  </w:style>
  <w:style w:type="paragraph" w:customStyle="1" w:styleId="0A197E62E1E1410993613F645EAEF344">
    <w:name w:val="0A197E62E1E1410993613F645EAEF344"/>
    <w:rsid w:val="003D3172"/>
    <w:pPr>
      <w:bidi/>
    </w:pPr>
  </w:style>
  <w:style w:type="paragraph" w:customStyle="1" w:styleId="23A1F3B8A45E4BC2BD68960771DC4502">
    <w:name w:val="23A1F3B8A45E4BC2BD68960771DC4502"/>
    <w:rsid w:val="003D3172"/>
    <w:pPr>
      <w:bidi/>
    </w:pPr>
  </w:style>
  <w:style w:type="paragraph" w:customStyle="1" w:styleId="25F2671BF21342B5B246A0CF1F604E56">
    <w:name w:val="25F2671BF21342B5B246A0CF1F604E56"/>
    <w:rsid w:val="00485563"/>
    <w:pPr>
      <w:bidi/>
    </w:pPr>
  </w:style>
  <w:style w:type="paragraph" w:customStyle="1" w:styleId="5CE060F2C0C646DD8AFA016A53267F56">
    <w:name w:val="5CE060F2C0C646DD8AFA016A53267F56"/>
    <w:rsid w:val="00485563"/>
    <w:pPr>
      <w:bidi/>
    </w:pPr>
  </w:style>
  <w:style w:type="paragraph" w:customStyle="1" w:styleId="4EAF696F874F4BDD9060084B94A76636">
    <w:name w:val="4EAF696F874F4BDD9060084B94A76636"/>
    <w:rsid w:val="00485563"/>
    <w:pPr>
      <w:bidi/>
    </w:pPr>
  </w:style>
  <w:style w:type="paragraph" w:customStyle="1" w:styleId="6F89BAB265884B71A4BB8B391816B074">
    <w:name w:val="6F89BAB265884B71A4BB8B391816B074"/>
    <w:rsid w:val="00485563"/>
    <w:pPr>
      <w:bidi/>
    </w:pPr>
  </w:style>
  <w:style w:type="paragraph" w:customStyle="1" w:styleId="740960676E614932B08A4771395CEE20">
    <w:name w:val="740960676E614932B08A4771395CEE20"/>
    <w:rsid w:val="00485563"/>
    <w:pPr>
      <w:bidi/>
    </w:pPr>
  </w:style>
  <w:style w:type="paragraph" w:customStyle="1" w:styleId="0C9629E057054DBEA02DEF51A3B97CF7">
    <w:name w:val="0C9629E057054DBEA02DEF51A3B97CF7"/>
    <w:rsid w:val="00485563"/>
    <w:pPr>
      <w:bidi/>
    </w:pPr>
  </w:style>
  <w:style w:type="paragraph" w:customStyle="1" w:styleId="52FDC6823BAD438B9EF47321FBF00AB3">
    <w:name w:val="52FDC6823BAD438B9EF47321FBF00AB3"/>
    <w:rsid w:val="00485563"/>
    <w:pPr>
      <w:bidi/>
    </w:pPr>
  </w:style>
  <w:style w:type="paragraph" w:customStyle="1" w:styleId="B8D26C0E74104F1E9164016A14AF4D6A">
    <w:name w:val="B8D26C0E74104F1E9164016A14AF4D6A"/>
    <w:rsid w:val="00485563"/>
    <w:pPr>
      <w:bidi/>
    </w:pPr>
  </w:style>
  <w:style w:type="paragraph" w:customStyle="1" w:styleId="5C6E87EDD8DB4550B253B741DB51DC6B">
    <w:name w:val="5C6E87EDD8DB4550B253B741DB51DC6B"/>
    <w:rsid w:val="00485563"/>
    <w:pPr>
      <w:bidi/>
    </w:pPr>
  </w:style>
  <w:style w:type="paragraph" w:customStyle="1" w:styleId="8DFC1190A0094774897A6C74CB9E6B8A">
    <w:name w:val="8DFC1190A0094774897A6C74CB9E6B8A"/>
    <w:rsid w:val="00485563"/>
    <w:pPr>
      <w:bidi/>
    </w:pPr>
  </w:style>
  <w:style w:type="paragraph" w:customStyle="1" w:styleId="EB3B5AA04E1043B1A276D8DDEDEEF7F4">
    <w:name w:val="EB3B5AA04E1043B1A276D8DDEDEEF7F4"/>
    <w:rsid w:val="00485563"/>
    <w:pPr>
      <w:bidi/>
    </w:pPr>
  </w:style>
  <w:style w:type="paragraph" w:customStyle="1" w:styleId="37862B9758634431BE968AF785EAAB14">
    <w:name w:val="37862B9758634431BE968AF785EAAB14"/>
    <w:rsid w:val="00485563"/>
    <w:pPr>
      <w:bidi/>
    </w:pPr>
  </w:style>
  <w:style w:type="paragraph" w:customStyle="1" w:styleId="D39AE3067E66486C9A90852E221240B0">
    <w:name w:val="D39AE3067E66486C9A90852E221240B0"/>
    <w:rsid w:val="00485563"/>
    <w:pPr>
      <w:bidi/>
    </w:pPr>
  </w:style>
  <w:style w:type="paragraph" w:customStyle="1" w:styleId="90802EC2DA2749B38D0E0DEA71ACFD39">
    <w:name w:val="90802EC2DA2749B38D0E0DEA71ACFD39"/>
    <w:rsid w:val="00485563"/>
    <w:pPr>
      <w:bidi/>
    </w:pPr>
  </w:style>
  <w:style w:type="paragraph" w:customStyle="1" w:styleId="56DB539365AD4F8E81151B40C213BDCB">
    <w:name w:val="56DB539365AD4F8E81151B40C213BDCB"/>
    <w:rsid w:val="00485563"/>
    <w:pPr>
      <w:bidi/>
    </w:pPr>
  </w:style>
  <w:style w:type="paragraph" w:customStyle="1" w:styleId="E054604954E24B839C636740FFBFA310">
    <w:name w:val="E054604954E24B839C636740FFBFA310"/>
    <w:rsid w:val="00485563"/>
    <w:pPr>
      <w:bidi/>
    </w:pPr>
  </w:style>
  <w:style w:type="paragraph" w:customStyle="1" w:styleId="09FE91EA7DC0442DA0B028C682C88F8E">
    <w:name w:val="09FE91EA7DC0442DA0B028C682C88F8E"/>
    <w:rsid w:val="00485563"/>
    <w:pPr>
      <w:bidi/>
    </w:pPr>
  </w:style>
  <w:style w:type="paragraph" w:customStyle="1" w:styleId="BB7C71698158428FA97188CA61B20599">
    <w:name w:val="BB7C71698158428FA97188CA61B20599"/>
    <w:rsid w:val="00485563"/>
    <w:pPr>
      <w:bidi/>
    </w:pPr>
  </w:style>
  <w:style w:type="paragraph" w:customStyle="1" w:styleId="B5A366A640BD483E9E98DA7DD0FFAD93">
    <w:name w:val="B5A366A640BD483E9E98DA7DD0FFAD93"/>
    <w:rsid w:val="00485563"/>
    <w:pPr>
      <w:bidi/>
    </w:pPr>
  </w:style>
  <w:style w:type="paragraph" w:customStyle="1" w:styleId="B63EE391B33844248FD8C965A00B165A">
    <w:name w:val="B63EE391B33844248FD8C965A00B165A"/>
    <w:rsid w:val="00485563"/>
    <w:pPr>
      <w:bidi/>
    </w:pPr>
  </w:style>
  <w:style w:type="paragraph" w:customStyle="1" w:styleId="5676CBBF73AC4A6D8CB79A98AFECB9CB">
    <w:name w:val="5676CBBF73AC4A6D8CB79A98AFECB9CB"/>
    <w:rsid w:val="00485563"/>
    <w:pPr>
      <w:bidi/>
    </w:pPr>
  </w:style>
  <w:style w:type="paragraph" w:customStyle="1" w:styleId="874D236E510D43FBAD5E03E496056A9E">
    <w:name w:val="874D236E510D43FBAD5E03E496056A9E"/>
    <w:rsid w:val="00485563"/>
    <w:pPr>
      <w:bidi/>
    </w:pPr>
  </w:style>
  <w:style w:type="paragraph" w:customStyle="1" w:styleId="EE981423BF07481D9CF68D8D682CB9D9">
    <w:name w:val="EE981423BF07481D9CF68D8D682CB9D9"/>
    <w:rsid w:val="00485563"/>
    <w:pPr>
      <w:bidi/>
    </w:pPr>
  </w:style>
  <w:style w:type="paragraph" w:customStyle="1" w:styleId="0CAA92AB66134D6BAE9FDEF64F281759">
    <w:name w:val="0CAA92AB66134D6BAE9FDEF64F281759"/>
    <w:rsid w:val="00485563"/>
    <w:pPr>
      <w:bidi/>
    </w:pPr>
  </w:style>
  <w:style w:type="paragraph" w:customStyle="1" w:styleId="9EDBA94241044DCDACE3A7876F77F257">
    <w:name w:val="9EDBA94241044DCDACE3A7876F77F257"/>
    <w:rsid w:val="00485563"/>
    <w:pPr>
      <w:bidi/>
    </w:pPr>
  </w:style>
  <w:style w:type="paragraph" w:customStyle="1" w:styleId="10D93A9C94D64EA0966AEB2E9C6974C9">
    <w:name w:val="10D93A9C94D64EA0966AEB2E9C6974C9"/>
    <w:rsid w:val="00485563"/>
    <w:pPr>
      <w:bidi/>
    </w:pPr>
  </w:style>
  <w:style w:type="paragraph" w:customStyle="1" w:styleId="4FD4697092804C88B4E0DD179DD83BB6">
    <w:name w:val="4FD4697092804C88B4E0DD179DD83BB6"/>
    <w:rsid w:val="00485563"/>
    <w:pPr>
      <w:bidi/>
    </w:pPr>
  </w:style>
  <w:style w:type="paragraph" w:customStyle="1" w:styleId="64D78EE1306F478981E85F71046DD806">
    <w:name w:val="64D78EE1306F478981E85F71046DD806"/>
    <w:rsid w:val="00485563"/>
    <w:pPr>
      <w:bidi/>
    </w:pPr>
  </w:style>
  <w:style w:type="paragraph" w:customStyle="1" w:styleId="A40997DB512B4ABFA03A7068DBDF4278">
    <w:name w:val="A40997DB512B4ABFA03A7068DBDF4278"/>
    <w:rsid w:val="00485563"/>
    <w:pPr>
      <w:bidi/>
    </w:pPr>
  </w:style>
  <w:style w:type="paragraph" w:customStyle="1" w:styleId="DE63A9EF46A44C22853C079A122AC9F8">
    <w:name w:val="DE63A9EF46A44C22853C079A122AC9F8"/>
    <w:rsid w:val="00485563"/>
    <w:pPr>
      <w:bidi/>
    </w:pPr>
  </w:style>
  <w:style w:type="paragraph" w:customStyle="1" w:styleId="64FC0E27992B443EBEA7575F994363F7">
    <w:name w:val="64FC0E27992B443EBEA7575F994363F7"/>
    <w:rsid w:val="00485563"/>
    <w:pPr>
      <w:bidi/>
    </w:pPr>
  </w:style>
  <w:style w:type="paragraph" w:customStyle="1" w:styleId="5AFDBB4F13F94DE48D3568262112BBD7">
    <w:name w:val="5AFDBB4F13F94DE48D3568262112BBD7"/>
    <w:rsid w:val="00485563"/>
    <w:pPr>
      <w:bidi/>
    </w:pPr>
  </w:style>
  <w:style w:type="paragraph" w:customStyle="1" w:styleId="08123B423D524015B9D8F05B53845B8F">
    <w:name w:val="08123B423D524015B9D8F05B53845B8F"/>
    <w:rsid w:val="00485563"/>
    <w:pPr>
      <w:bidi/>
    </w:pPr>
  </w:style>
  <w:style w:type="paragraph" w:customStyle="1" w:styleId="887340384C3740498EDEA0E8B18A7A13">
    <w:name w:val="887340384C3740498EDEA0E8B18A7A13"/>
    <w:rsid w:val="00485563"/>
    <w:pPr>
      <w:bidi/>
    </w:pPr>
  </w:style>
  <w:style w:type="paragraph" w:customStyle="1" w:styleId="86862C7AB92642F88893BCF6521EC483">
    <w:name w:val="86862C7AB92642F88893BCF6521EC483"/>
    <w:rsid w:val="00485563"/>
    <w:pPr>
      <w:bidi/>
    </w:pPr>
  </w:style>
  <w:style w:type="paragraph" w:customStyle="1" w:styleId="6BDD356D98CD4B6AA070FA170D08B998">
    <w:name w:val="6BDD356D98CD4B6AA070FA170D08B998"/>
    <w:rsid w:val="00485563"/>
    <w:pPr>
      <w:bidi/>
    </w:pPr>
  </w:style>
  <w:style w:type="paragraph" w:customStyle="1" w:styleId="9C02C6DFB21C409DBF8D5F895FE27CCE">
    <w:name w:val="9C02C6DFB21C409DBF8D5F895FE27CCE"/>
    <w:rsid w:val="00485563"/>
    <w:pPr>
      <w:bidi/>
    </w:pPr>
  </w:style>
  <w:style w:type="paragraph" w:customStyle="1" w:styleId="403C68643E174603A2AD4B8A66809ECA">
    <w:name w:val="403C68643E174603A2AD4B8A66809ECA"/>
    <w:rsid w:val="00485563"/>
    <w:pPr>
      <w:bidi/>
    </w:pPr>
  </w:style>
  <w:style w:type="paragraph" w:customStyle="1" w:styleId="1BEE9A4B8BAD4F71AEB2A5008ABB0297">
    <w:name w:val="1BEE9A4B8BAD4F71AEB2A5008ABB0297"/>
    <w:rsid w:val="00485563"/>
    <w:pPr>
      <w:bidi/>
    </w:pPr>
  </w:style>
  <w:style w:type="paragraph" w:customStyle="1" w:styleId="F2B2BC4397754F449F6519238452F798">
    <w:name w:val="F2B2BC4397754F449F6519238452F798"/>
    <w:rsid w:val="00485563"/>
    <w:pPr>
      <w:bidi/>
    </w:pPr>
  </w:style>
  <w:style w:type="paragraph" w:customStyle="1" w:styleId="CC7ACBC12E844A93B7104986C90266F4">
    <w:name w:val="CC7ACBC12E844A93B7104986C90266F4"/>
    <w:rsid w:val="00485563"/>
    <w:pPr>
      <w:bidi/>
    </w:pPr>
  </w:style>
  <w:style w:type="paragraph" w:customStyle="1" w:styleId="FE9AEE14C8244491AD89DD48ADDE584C">
    <w:name w:val="FE9AEE14C8244491AD89DD48ADDE584C"/>
    <w:rsid w:val="00485563"/>
    <w:pPr>
      <w:bidi/>
    </w:pPr>
  </w:style>
  <w:style w:type="paragraph" w:customStyle="1" w:styleId="9688286A29CC4C75A35752231B81D84C">
    <w:name w:val="9688286A29CC4C75A35752231B81D84C"/>
    <w:rsid w:val="00485563"/>
    <w:pPr>
      <w:bidi/>
    </w:pPr>
  </w:style>
  <w:style w:type="paragraph" w:customStyle="1" w:styleId="D5BB37A9C122434BB9AA16240FEEA2F8">
    <w:name w:val="D5BB37A9C122434BB9AA16240FEEA2F8"/>
    <w:rsid w:val="00485563"/>
    <w:pPr>
      <w:bidi/>
    </w:pPr>
  </w:style>
  <w:style w:type="paragraph" w:customStyle="1" w:styleId="1D24DEEE881B44F2A14169533431BC8E">
    <w:name w:val="1D24DEEE881B44F2A14169533431BC8E"/>
    <w:rsid w:val="00485563"/>
    <w:pPr>
      <w:bidi/>
    </w:pPr>
  </w:style>
  <w:style w:type="paragraph" w:customStyle="1" w:styleId="7209F77D3FD94A6D91E4B36B61F4C216">
    <w:name w:val="7209F77D3FD94A6D91E4B36B61F4C216"/>
    <w:rsid w:val="00485563"/>
    <w:pPr>
      <w:bidi/>
    </w:pPr>
  </w:style>
  <w:style w:type="paragraph" w:customStyle="1" w:styleId="6CB896792E0C440BB27FA90CE85A580C">
    <w:name w:val="6CB896792E0C440BB27FA90CE85A580C"/>
    <w:rsid w:val="00485563"/>
    <w:pPr>
      <w:bidi/>
    </w:pPr>
  </w:style>
  <w:style w:type="paragraph" w:customStyle="1" w:styleId="CAF0F59B0B494623BA7E94697B8C992C">
    <w:name w:val="CAF0F59B0B494623BA7E94697B8C992C"/>
    <w:rsid w:val="00485563"/>
    <w:pPr>
      <w:bidi/>
    </w:pPr>
  </w:style>
  <w:style w:type="paragraph" w:customStyle="1" w:styleId="47FB60407A584444809A61A502CB687E">
    <w:name w:val="47FB60407A584444809A61A502CB687E"/>
    <w:rsid w:val="00485563"/>
    <w:pPr>
      <w:bidi/>
    </w:pPr>
  </w:style>
  <w:style w:type="paragraph" w:customStyle="1" w:styleId="3B3D78B21245407E8F5B0F59D6F387D7">
    <w:name w:val="3B3D78B21245407E8F5B0F59D6F387D7"/>
    <w:rsid w:val="00485563"/>
    <w:pPr>
      <w:bidi/>
    </w:pPr>
  </w:style>
  <w:style w:type="paragraph" w:customStyle="1" w:styleId="E999BF7B10A046CE894F995AACE1DA9A">
    <w:name w:val="E999BF7B10A046CE894F995AACE1DA9A"/>
    <w:rsid w:val="00485563"/>
    <w:pPr>
      <w:bidi/>
    </w:pPr>
  </w:style>
  <w:style w:type="paragraph" w:customStyle="1" w:styleId="9B9678DC7A6C4D779440614379246A80">
    <w:name w:val="9B9678DC7A6C4D779440614379246A80"/>
    <w:rsid w:val="00C72368"/>
    <w:pPr>
      <w:bidi/>
    </w:pPr>
  </w:style>
  <w:style w:type="paragraph" w:customStyle="1" w:styleId="B38C6C921943429482F329B396141749">
    <w:name w:val="B38C6C921943429482F329B396141749"/>
    <w:rsid w:val="00C72368"/>
    <w:pPr>
      <w:bidi/>
    </w:pPr>
  </w:style>
  <w:style w:type="paragraph" w:customStyle="1" w:styleId="0031101C85C7419A95DDB222F11DFAD7">
    <w:name w:val="0031101C85C7419A95DDB222F11DFAD7"/>
    <w:rsid w:val="00C72368"/>
    <w:pPr>
      <w:bidi/>
    </w:pPr>
  </w:style>
  <w:style w:type="paragraph" w:customStyle="1" w:styleId="5FFBA3CEC5CF47F1AE943009F85A2CAE">
    <w:name w:val="5FFBA3CEC5CF47F1AE943009F85A2CAE"/>
    <w:rsid w:val="00C72368"/>
    <w:pPr>
      <w:bidi/>
    </w:pPr>
  </w:style>
  <w:style w:type="paragraph" w:customStyle="1" w:styleId="61D14D5A73084B0B9D2FAC40AD9F6CAF">
    <w:name w:val="61D14D5A73084B0B9D2FAC40AD9F6CAF"/>
    <w:rsid w:val="00C72368"/>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E2AC52B-02C6-4E08-B5B3-813FE1825506}"/>
</file>

<file path=customXml/itemProps2.xml><?xml version="1.0" encoding="utf-8"?>
<ds:datastoreItem xmlns:ds="http://schemas.openxmlformats.org/officeDocument/2006/customXml" ds:itemID="{5C84E91A-4AF8-47C7-BF01-1A72F3D8333B}"/>
</file>

<file path=customXml/itemProps3.xml><?xml version="1.0" encoding="utf-8"?>
<ds:datastoreItem xmlns:ds="http://schemas.openxmlformats.org/officeDocument/2006/customXml" ds:itemID="{81709D4C-33DC-48CC-AC7E-130A245806EE}"/>
</file>

<file path=customXml/itemProps4.xml><?xml version="1.0" encoding="utf-8"?>
<ds:datastoreItem xmlns:ds="http://schemas.openxmlformats.org/officeDocument/2006/customXml" ds:itemID="{19381418-8ABF-4017-996B-57015B068E3D}"/>
</file>

<file path=customXml/itemProps5.xml><?xml version="1.0" encoding="utf-8"?>
<ds:datastoreItem xmlns:ds="http://schemas.openxmlformats.org/officeDocument/2006/customXml" ds:itemID="{7AB29D64-F5B4-4019-9B5F-07B4875DAE17}"/>
</file>

<file path=docProps/app.xml><?xml version="1.0" encoding="utf-8"?>
<Properties xmlns="http://schemas.openxmlformats.org/officeDocument/2006/extended-properties" xmlns:vt="http://schemas.openxmlformats.org/officeDocument/2006/docPropsVTypes">
  <Template>Normal</Template>
  <TotalTime>7</TotalTime>
  <Pages>33</Pages>
  <Words>9179</Words>
  <Characters>52321</Characters>
  <Application>Microsoft Office Word</Application>
  <DocSecurity>0</DocSecurity>
  <Lines>436</Lines>
  <Paragraphs>122</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61378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1</cp:revision>
  <dcterms:created xsi:type="dcterms:W3CDTF">2021-08-01T11:04:00Z</dcterms:created>
  <dcterms:modified xsi:type="dcterms:W3CDTF">2021-08-01T11:11:00Z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f5e4571c-3d2b-43d4-8243-865b90c16d5a</vt:lpwstr>
  </property>
</Properties>
</file>